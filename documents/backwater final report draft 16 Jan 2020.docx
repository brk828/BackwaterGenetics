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dp" ContentType="image/vnd.ms-photo"/>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header5.xml" ContentType="application/vnd.openxmlformats-officedocument.wordprocessingml.header+xml"/>
  <Override PartName="/word/footer8.xml" ContentType="application/vnd.openxmlformats-officedocument.wordprocessingml.footer+xml"/>
  <Override PartName="/word/header6.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14.xml" ContentType="application/vnd.openxmlformats-officedocument.wordprocessingml.footer+xml"/>
  <Override PartName="/word/footer15.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4474807" w14:textId="77777777" w:rsidR="00AA0DB3" w:rsidRPr="00AA0DB3" w:rsidRDefault="00AA0DB3" w:rsidP="00AA0DB3">
      <w:pPr>
        <w:ind w:left="-720"/>
        <w:rPr>
          <w:sz w:val="32"/>
          <w:szCs w:val="32"/>
        </w:rPr>
      </w:pPr>
    </w:p>
    <w:p w14:paraId="34474808" w14:textId="4084E2C0" w:rsidR="006E6402" w:rsidRDefault="00520C09" w:rsidP="0015215E">
      <w:pPr>
        <w:pStyle w:val="ReportTitle-Cover"/>
      </w:pPr>
      <w:r>
        <w:rPr>
          <w:noProof/>
        </w:rPr>
        <w:drawing>
          <wp:anchor distT="0" distB="0" distL="114300" distR="114300" simplePos="0" relativeHeight="251656192" behindDoc="0" locked="0" layoutInCell="1" allowOverlap="1" wp14:anchorId="344748D7" wp14:editId="344748D8">
            <wp:simplePos x="0" y="0"/>
            <wp:positionH relativeFrom="column">
              <wp:posOffset>-1165860</wp:posOffset>
            </wp:positionH>
            <wp:positionV relativeFrom="paragraph">
              <wp:posOffset>-287020</wp:posOffset>
            </wp:positionV>
            <wp:extent cx="7795260" cy="1752600"/>
            <wp:effectExtent l="19050" t="0" r="0" b="0"/>
            <wp:wrapSquare wrapText="bothSides"/>
            <wp:docPr id="4" name="Picture 2" descr="MSCP h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SCPheader"/>
                    <pic:cNvPicPr>
                      <a:picLocks noChangeAspect="1" noChangeArrowheads="1"/>
                    </pic:cNvPicPr>
                  </pic:nvPicPr>
                  <pic:blipFill>
                    <a:blip r:embed="rId13" cstate="print"/>
                    <a:srcRect/>
                    <a:stretch>
                      <a:fillRect/>
                    </a:stretch>
                  </pic:blipFill>
                  <pic:spPr bwMode="auto">
                    <a:xfrm>
                      <a:off x="0" y="0"/>
                      <a:ext cx="7795260" cy="1752600"/>
                    </a:xfrm>
                    <a:prstGeom prst="rect">
                      <a:avLst/>
                    </a:prstGeom>
                    <a:noFill/>
                    <a:ln w="9525">
                      <a:noFill/>
                      <a:miter lim="800000"/>
                      <a:headEnd/>
                      <a:tailEnd/>
                    </a:ln>
                  </pic:spPr>
                </pic:pic>
              </a:graphicData>
            </a:graphic>
          </wp:anchor>
        </w:drawing>
      </w:r>
      <w:r w:rsidR="00D77E96">
        <w:t>Genetic and Demographic Studies to Guide Conservation Management of Razorback Suckers in Off-Channel Habitats</w:t>
      </w:r>
    </w:p>
    <w:p w14:paraId="34474809" w14:textId="77777777" w:rsidR="009C241F" w:rsidRDefault="009C241F" w:rsidP="0015215E">
      <w:pPr>
        <w:pStyle w:val="ReportTitle-Cover"/>
      </w:pPr>
    </w:p>
    <w:p w14:paraId="3447480A" w14:textId="2766FEA5" w:rsidR="00957DE8" w:rsidRPr="00957DE8" w:rsidRDefault="00F524C6" w:rsidP="00957DE8">
      <w:pPr>
        <w:pStyle w:val="ReportTitle-Cover"/>
      </w:pPr>
      <w:r>
        <w:t>2019 Final Report</w:t>
      </w:r>
    </w:p>
    <w:p w14:paraId="3447480B" w14:textId="77777777" w:rsidR="00957DE8" w:rsidRDefault="00957DE8" w:rsidP="0015215E">
      <w:pPr>
        <w:pStyle w:val="ReportTitle-Cover"/>
      </w:pPr>
    </w:p>
    <w:p w14:paraId="3447480D" w14:textId="3CCBD1D8" w:rsidR="000C4AAA" w:rsidRPr="00C66A6C" w:rsidRDefault="007F670D" w:rsidP="003304DA">
      <w:pPr>
        <w:ind w:hanging="630"/>
      </w:pPr>
      <w:r>
        <w:rPr>
          <w:noProof/>
          <w:sz w:val="16"/>
          <w:szCs w:val="16"/>
        </w:rPr>
        <w:drawing>
          <wp:inline distT="0" distB="0" distL="0" distR="0" wp14:anchorId="723E2BD3" wp14:editId="114A1530">
            <wp:extent cx="3657600" cy="2743200"/>
            <wp:effectExtent l="0" t="0" r="1905" b="635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G_3626.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657600" cy="2743200"/>
                    </a:xfrm>
                    <a:prstGeom prst="rect">
                      <a:avLst/>
                    </a:prstGeom>
                  </pic:spPr>
                </pic:pic>
              </a:graphicData>
            </a:graphic>
          </wp:inline>
        </w:drawing>
      </w:r>
    </w:p>
    <w:p w14:paraId="2B73EA8B" w14:textId="77777777" w:rsidR="00CD5D58" w:rsidRDefault="00CD5D58" w:rsidP="00CD5D58">
      <w:pPr>
        <w:ind w:right="-1320"/>
      </w:pPr>
    </w:p>
    <w:p w14:paraId="3447481F" w14:textId="3157A54F" w:rsidR="009C241F" w:rsidRPr="009C241F" w:rsidRDefault="00CD5D58" w:rsidP="00CD5D58">
      <w:pPr>
        <w:ind w:right="-1320"/>
      </w:pPr>
      <w:r w:rsidRPr="00B521AE">
        <w:t>Cover photo courtesy of Jeff Lantow and the MSCP staff</w:t>
      </w:r>
    </w:p>
    <w:p w14:paraId="34474820" w14:textId="38022600" w:rsidR="000E3121" w:rsidRDefault="000E3121" w:rsidP="009853A4">
      <w:pPr>
        <w:ind w:left="-1200" w:right="-1320"/>
        <w:jc w:val="center"/>
        <w:rPr>
          <w:b/>
          <w:sz w:val="32"/>
          <w:szCs w:val="32"/>
        </w:rPr>
      </w:pPr>
    </w:p>
    <w:p w14:paraId="45789C26" w14:textId="77777777" w:rsidR="00CD5D58" w:rsidRDefault="00CD5D58" w:rsidP="009853A4">
      <w:pPr>
        <w:ind w:left="-1200" w:right="-1320"/>
        <w:jc w:val="center"/>
        <w:rPr>
          <w:b/>
          <w:sz w:val="32"/>
          <w:szCs w:val="32"/>
        </w:rPr>
        <w:sectPr w:rsidR="00CD5D58" w:rsidSect="000E3121">
          <w:headerReference w:type="default" r:id="rId15"/>
          <w:footerReference w:type="even" r:id="rId16"/>
          <w:footerReference w:type="default" r:id="rId17"/>
          <w:footerReference w:type="first" r:id="rId18"/>
          <w:pgSz w:w="12240" w:h="15840"/>
          <w:pgMar w:top="1440" w:right="1800" w:bottom="1440" w:left="1800" w:header="720" w:footer="2132" w:gutter="0"/>
          <w:cols w:space="720"/>
          <w:titlePg/>
          <w:docGrid w:linePitch="360"/>
        </w:sectPr>
      </w:pPr>
    </w:p>
    <w:p w14:paraId="34474821" w14:textId="77777777" w:rsidR="00C45457" w:rsidRPr="00304B28" w:rsidRDefault="00C45457" w:rsidP="009853A4">
      <w:pPr>
        <w:ind w:left="-1200" w:right="-1320"/>
        <w:jc w:val="center"/>
        <w:rPr>
          <w:rFonts w:ascii="Arial" w:hAnsi="Arial" w:cs="Arial"/>
          <w:b/>
          <w:sz w:val="32"/>
          <w:szCs w:val="32"/>
        </w:rPr>
      </w:pPr>
      <w:r w:rsidRPr="00304B28">
        <w:rPr>
          <w:rFonts w:ascii="Arial" w:hAnsi="Arial" w:cs="Arial"/>
          <w:b/>
          <w:sz w:val="32"/>
          <w:szCs w:val="32"/>
        </w:rPr>
        <w:lastRenderedPageBreak/>
        <w:t>Lower Colorado River Multi-Species Conservation Program</w:t>
      </w:r>
    </w:p>
    <w:p w14:paraId="34474822" w14:textId="77777777" w:rsidR="00C45457" w:rsidRPr="00304B28" w:rsidRDefault="00C45457" w:rsidP="00C45457">
      <w:pPr>
        <w:jc w:val="center"/>
        <w:rPr>
          <w:rFonts w:ascii="Arial" w:hAnsi="Arial" w:cs="Arial"/>
          <w:b/>
          <w:sz w:val="32"/>
          <w:szCs w:val="32"/>
        </w:rPr>
      </w:pPr>
      <w:r w:rsidRPr="00304B28">
        <w:rPr>
          <w:rFonts w:ascii="Arial" w:hAnsi="Arial" w:cs="Arial"/>
          <w:b/>
          <w:sz w:val="32"/>
          <w:szCs w:val="32"/>
        </w:rPr>
        <w:t>Steering Committee Members</w:t>
      </w:r>
    </w:p>
    <w:p w14:paraId="34474823" w14:textId="77777777" w:rsidR="00C45457" w:rsidRPr="00C66A6C" w:rsidRDefault="00C45457" w:rsidP="00C66A6C"/>
    <w:p w14:paraId="34474824" w14:textId="77777777" w:rsidR="00C45457" w:rsidRPr="00C66A6C" w:rsidRDefault="00C45457" w:rsidP="00C66A6C"/>
    <w:p w14:paraId="34474825" w14:textId="77777777" w:rsidR="00C45457" w:rsidRPr="00C66A6C" w:rsidRDefault="00C45457" w:rsidP="00C66A6C"/>
    <w:p w14:paraId="34474826" w14:textId="77777777" w:rsidR="00C45457" w:rsidRPr="00810EA3" w:rsidRDefault="00810EA3" w:rsidP="00C45457">
      <w:pPr>
        <w:rPr>
          <w:rFonts w:ascii="Arial" w:hAnsi="Arial" w:cs="Arial"/>
          <w:b/>
          <w:sz w:val="18"/>
          <w:szCs w:val="18"/>
        </w:rPr>
      </w:pPr>
      <w:r>
        <w:rPr>
          <w:rFonts w:ascii="Arial" w:hAnsi="Arial" w:cs="Arial"/>
          <w:b/>
          <w:sz w:val="18"/>
          <w:szCs w:val="18"/>
        </w:rPr>
        <w:t>Federal Participant Group</w:t>
      </w:r>
      <w:r>
        <w:rPr>
          <w:rFonts w:ascii="Arial" w:hAnsi="Arial" w:cs="Arial"/>
          <w:b/>
          <w:sz w:val="18"/>
          <w:szCs w:val="18"/>
        </w:rPr>
        <w:tab/>
      </w:r>
      <w:r>
        <w:rPr>
          <w:rFonts w:ascii="Arial" w:hAnsi="Arial" w:cs="Arial"/>
          <w:b/>
          <w:sz w:val="18"/>
          <w:szCs w:val="18"/>
        </w:rPr>
        <w:tab/>
      </w:r>
      <w:r>
        <w:rPr>
          <w:rFonts w:ascii="Arial" w:hAnsi="Arial" w:cs="Arial"/>
          <w:b/>
          <w:sz w:val="18"/>
          <w:szCs w:val="18"/>
        </w:rPr>
        <w:tab/>
      </w:r>
      <w:r>
        <w:rPr>
          <w:rFonts w:ascii="Arial" w:hAnsi="Arial" w:cs="Arial"/>
          <w:b/>
          <w:sz w:val="18"/>
          <w:szCs w:val="18"/>
        </w:rPr>
        <w:tab/>
      </w:r>
      <w:r w:rsidR="00C45457" w:rsidRPr="00810EA3">
        <w:rPr>
          <w:rFonts w:ascii="Arial" w:hAnsi="Arial" w:cs="Arial"/>
          <w:b/>
          <w:sz w:val="18"/>
          <w:szCs w:val="18"/>
        </w:rPr>
        <w:t>California Participant Group</w:t>
      </w:r>
    </w:p>
    <w:p w14:paraId="34474827" w14:textId="77777777" w:rsidR="00C45457" w:rsidRDefault="00C45457" w:rsidP="00C45457">
      <w:pPr>
        <w:rPr>
          <w:sz w:val="18"/>
          <w:szCs w:val="18"/>
        </w:rPr>
      </w:pPr>
    </w:p>
    <w:p w14:paraId="34474828" w14:textId="77777777" w:rsidR="00C45457" w:rsidRDefault="00C45457" w:rsidP="00C45457">
      <w:pPr>
        <w:rPr>
          <w:sz w:val="18"/>
          <w:szCs w:val="18"/>
        </w:rPr>
      </w:pPr>
      <w:r w:rsidRPr="00824309">
        <w:rPr>
          <w:sz w:val="18"/>
          <w:szCs w:val="18"/>
        </w:rPr>
        <w:t>Bureau of Reclamation</w:t>
      </w:r>
      <w:r w:rsidRPr="00C45457">
        <w:rPr>
          <w:sz w:val="18"/>
          <w:szCs w:val="18"/>
        </w:rPr>
        <w:t xml:space="preserve"> </w:t>
      </w:r>
      <w:r>
        <w:rPr>
          <w:sz w:val="18"/>
          <w:szCs w:val="18"/>
        </w:rPr>
        <w:tab/>
      </w:r>
      <w:r>
        <w:rPr>
          <w:sz w:val="18"/>
          <w:szCs w:val="18"/>
        </w:rPr>
        <w:tab/>
      </w:r>
      <w:r>
        <w:rPr>
          <w:sz w:val="18"/>
          <w:szCs w:val="18"/>
        </w:rPr>
        <w:tab/>
      </w:r>
      <w:r>
        <w:rPr>
          <w:sz w:val="18"/>
          <w:szCs w:val="18"/>
        </w:rPr>
        <w:tab/>
      </w:r>
      <w:r>
        <w:rPr>
          <w:sz w:val="18"/>
          <w:szCs w:val="18"/>
        </w:rPr>
        <w:tab/>
      </w:r>
      <w:r w:rsidRPr="00824309">
        <w:rPr>
          <w:sz w:val="18"/>
          <w:szCs w:val="18"/>
        </w:rPr>
        <w:t xml:space="preserve">California Department of Fish and </w:t>
      </w:r>
      <w:r w:rsidR="00854338">
        <w:rPr>
          <w:sz w:val="18"/>
          <w:szCs w:val="18"/>
        </w:rPr>
        <w:t>Wildlife</w:t>
      </w:r>
    </w:p>
    <w:p w14:paraId="34474829" w14:textId="77777777" w:rsidR="00C45457" w:rsidRDefault="00C5133C" w:rsidP="00C45457">
      <w:pPr>
        <w:rPr>
          <w:sz w:val="18"/>
          <w:szCs w:val="18"/>
        </w:rPr>
      </w:pPr>
      <w:r>
        <w:rPr>
          <w:sz w:val="18"/>
          <w:szCs w:val="18"/>
        </w:rPr>
        <w:t xml:space="preserve">U.S. </w:t>
      </w:r>
      <w:r w:rsidR="00C45457">
        <w:rPr>
          <w:sz w:val="18"/>
          <w:szCs w:val="18"/>
        </w:rPr>
        <w:t>Fis</w:t>
      </w:r>
      <w:r w:rsidR="00C45457" w:rsidRPr="00824309">
        <w:rPr>
          <w:sz w:val="18"/>
          <w:szCs w:val="18"/>
        </w:rPr>
        <w:t>h and Wildlife Service</w:t>
      </w:r>
      <w:r w:rsidR="00C45457" w:rsidRPr="00824309">
        <w:rPr>
          <w:sz w:val="18"/>
          <w:szCs w:val="18"/>
        </w:rPr>
        <w:tab/>
      </w:r>
      <w:r>
        <w:rPr>
          <w:sz w:val="18"/>
          <w:szCs w:val="18"/>
        </w:rPr>
        <w:tab/>
      </w:r>
      <w:r>
        <w:rPr>
          <w:sz w:val="18"/>
          <w:szCs w:val="18"/>
        </w:rPr>
        <w:tab/>
      </w:r>
      <w:r>
        <w:rPr>
          <w:sz w:val="18"/>
          <w:szCs w:val="18"/>
        </w:rPr>
        <w:tab/>
      </w:r>
      <w:r w:rsidR="00C45457" w:rsidRPr="00824309">
        <w:rPr>
          <w:sz w:val="18"/>
          <w:szCs w:val="18"/>
        </w:rPr>
        <w:t>City of Needles</w:t>
      </w:r>
    </w:p>
    <w:p w14:paraId="3447482A" w14:textId="77777777" w:rsidR="00C45457" w:rsidRDefault="00C45457" w:rsidP="00C45457">
      <w:pPr>
        <w:rPr>
          <w:sz w:val="18"/>
          <w:szCs w:val="18"/>
        </w:rPr>
      </w:pPr>
      <w:r w:rsidRPr="00824309">
        <w:rPr>
          <w:sz w:val="18"/>
          <w:szCs w:val="18"/>
        </w:rPr>
        <w:t>National Park Service</w:t>
      </w:r>
      <w:r w:rsidRPr="00C45457">
        <w:rPr>
          <w:sz w:val="18"/>
          <w:szCs w:val="18"/>
        </w:rPr>
        <w:t xml:space="preserve"> </w:t>
      </w:r>
      <w:r>
        <w:rPr>
          <w:sz w:val="18"/>
          <w:szCs w:val="18"/>
        </w:rPr>
        <w:tab/>
      </w:r>
      <w:r>
        <w:rPr>
          <w:sz w:val="18"/>
          <w:szCs w:val="18"/>
        </w:rPr>
        <w:tab/>
      </w:r>
      <w:r>
        <w:rPr>
          <w:sz w:val="18"/>
          <w:szCs w:val="18"/>
        </w:rPr>
        <w:tab/>
      </w:r>
      <w:r>
        <w:rPr>
          <w:sz w:val="18"/>
          <w:szCs w:val="18"/>
        </w:rPr>
        <w:tab/>
      </w:r>
      <w:r>
        <w:rPr>
          <w:sz w:val="18"/>
          <w:szCs w:val="18"/>
        </w:rPr>
        <w:tab/>
      </w:r>
      <w:r w:rsidRPr="00824309">
        <w:rPr>
          <w:sz w:val="18"/>
          <w:szCs w:val="18"/>
        </w:rPr>
        <w:t>Coachella Valley Water District</w:t>
      </w:r>
    </w:p>
    <w:p w14:paraId="3447482B" w14:textId="77777777" w:rsidR="00C45457" w:rsidRDefault="00C45457" w:rsidP="00C45457">
      <w:pPr>
        <w:rPr>
          <w:sz w:val="18"/>
          <w:szCs w:val="18"/>
        </w:rPr>
      </w:pPr>
      <w:r w:rsidRPr="00824309">
        <w:rPr>
          <w:sz w:val="18"/>
          <w:szCs w:val="18"/>
        </w:rPr>
        <w:t>Bureau of Land Management</w:t>
      </w:r>
      <w:r w:rsidRPr="00824309">
        <w:rPr>
          <w:sz w:val="18"/>
          <w:szCs w:val="18"/>
        </w:rPr>
        <w:tab/>
      </w:r>
      <w:r>
        <w:rPr>
          <w:sz w:val="18"/>
          <w:szCs w:val="18"/>
        </w:rPr>
        <w:tab/>
      </w:r>
      <w:r>
        <w:rPr>
          <w:sz w:val="18"/>
          <w:szCs w:val="18"/>
        </w:rPr>
        <w:tab/>
      </w:r>
      <w:r>
        <w:rPr>
          <w:sz w:val="18"/>
          <w:szCs w:val="18"/>
        </w:rPr>
        <w:tab/>
      </w:r>
      <w:r>
        <w:rPr>
          <w:sz w:val="18"/>
          <w:szCs w:val="18"/>
        </w:rPr>
        <w:tab/>
      </w:r>
      <w:r w:rsidRPr="00824309">
        <w:rPr>
          <w:sz w:val="18"/>
          <w:szCs w:val="18"/>
        </w:rPr>
        <w:t xml:space="preserve">Colorado River Board of </w:t>
      </w:r>
      <w:smartTag w:uri="urn:schemas-microsoft-com:office:smarttags" w:element="State">
        <w:smartTag w:uri="urn:schemas-microsoft-com:office:smarttags" w:element="place">
          <w:r w:rsidRPr="00824309">
            <w:rPr>
              <w:sz w:val="18"/>
              <w:szCs w:val="18"/>
            </w:rPr>
            <w:t>California</w:t>
          </w:r>
        </w:smartTag>
      </w:smartTag>
    </w:p>
    <w:p w14:paraId="3447482C" w14:textId="77777777" w:rsidR="00C45457" w:rsidRDefault="00C45457" w:rsidP="00C45457">
      <w:pPr>
        <w:rPr>
          <w:sz w:val="18"/>
          <w:szCs w:val="18"/>
        </w:rPr>
      </w:pPr>
      <w:r w:rsidRPr="00824309">
        <w:rPr>
          <w:sz w:val="18"/>
          <w:szCs w:val="18"/>
        </w:rPr>
        <w:t>Bureau of Indian Affairs</w:t>
      </w:r>
      <w:r w:rsidRPr="00C45457">
        <w:rPr>
          <w:sz w:val="18"/>
          <w:szCs w:val="18"/>
        </w:rPr>
        <w:t xml:space="preserve"> </w:t>
      </w:r>
      <w:r>
        <w:rPr>
          <w:sz w:val="18"/>
          <w:szCs w:val="18"/>
        </w:rPr>
        <w:tab/>
      </w:r>
      <w:r>
        <w:rPr>
          <w:sz w:val="18"/>
          <w:szCs w:val="18"/>
        </w:rPr>
        <w:tab/>
      </w:r>
      <w:r>
        <w:rPr>
          <w:sz w:val="18"/>
          <w:szCs w:val="18"/>
        </w:rPr>
        <w:tab/>
      </w:r>
      <w:r>
        <w:rPr>
          <w:sz w:val="18"/>
          <w:szCs w:val="18"/>
        </w:rPr>
        <w:tab/>
      </w:r>
      <w:r>
        <w:rPr>
          <w:sz w:val="18"/>
          <w:szCs w:val="18"/>
        </w:rPr>
        <w:tab/>
      </w:r>
      <w:r w:rsidRPr="00824309">
        <w:rPr>
          <w:sz w:val="18"/>
          <w:szCs w:val="18"/>
        </w:rPr>
        <w:t>Bard Water District</w:t>
      </w:r>
    </w:p>
    <w:p w14:paraId="3447482D" w14:textId="77777777" w:rsidR="00C45457" w:rsidRPr="00824309" w:rsidRDefault="00C45457" w:rsidP="00C45457">
      <w:pPr>
        <w:rPr>
          <w:sz w:val="18"/>
          <w:szCs w:val="18"/>
        </w:rPr>
      </w:pPr>
      <w:r w:rsidRPr="00824309">
        <w:rPr>
          <w:sz w:val="18"/>
          <w:szCs w:val="18"/>
        </w:rPr>
        <w:t>Western Area Power Administration</w:t>
      </w:r>
      <w:r>
        <w:rPr>
          <w:sz w:val="18"/>
          <w:szCs w:val="18"/>
        </w:rPr>
        <w:tab/>
      </w:r>
      <w:r>
        <w:rPr>
          <w:sz w:val="18"/>
          <w:szCs w:val="18"/>
        </w:rPr>
        <w:tab/>
      </w:r>
      <w:r>
        <w:rPr>
          <w:sz w:val="18"/>
          <w:szCs w:val="18"/>
        </w:rPr>
        <w:tab/>
      </w:r>
      <w:r>
        <w:rPr>
          <w:sz w:val="18"/>
          <w:szCs w:val="18"/>
        </w:rPr>
        <w:tab/>
      </w:r>
      <w:r w:rsidRPr="00824309">
        <w:rPr>
          <w:sz w:val="18"/>
          <w:szCs w:val="18"/>
        </w:rPr>
        <w:t>Imperial Irrigation District</w:t>
      </w:r>
    </w:p>
    <w:p w14:paraId="3447482E" w14:textId="77777777" w:rsidR="00C45457" w:rsidRPr="00824309" w:rsidRDefault="00C45457" w:rsidP="00C45457">
      <w:pPr>
        <w:ind w:left="4320" w:firstLine="720"/>
        <w:rPr>
          <w:sz w:val="18"/>
          <w:szCs w:val="18"/>
        </w:rPr>
      </w:pPr>
      <w:r w:rsidRPr="00824309">
        <w:rPr>
          <w:sz w:val="18"/>
          <w:szCs w:val="18"/>
        </w:rPr>
        <w:t>Los Angeles Department of Water and Power</w:t>
      </w:r>
    </w:p>
    <w:p w14:paraId="3447482F" w14:textId="77777777" w:rsidR="00C45457" w:rsidRPr="00824309" w:rsidRDefault="00C45457" w:rsidP="00C45457">
      <w:pPr>
        <w:rPr>
          <w:sz w:val="18"/>
          <w:szCs w:val="18"/>
        </w:rPr>
      </w:pP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sidRPr="00824309">
        <w:rPr>
          <w:sz w:val="18"/>
          <w:szCs w:val="18"/>
        </w:rPr>
        <w:t>Palo Verde Irrigation District</w:t>
      </w:r>
    </w:p>
    <w:p w14:paraId="34474830" w14:textId="77777777" w:rsidR="00C45457" w:rsidRPr="00824309" w:rsidRDefault="00C45457" w:rsidP="00C45457">
      <w:pPr>
        <w:rPr>
          <w:sz w:val="18"/>
          <w:szCs w:val="18"/>
        </w:rPr>
      </w:pPr>
      <w:r w:rsidRPr="00810EA3">
        <w:rPr>
          <w:rFonts w:ascii="Arial" w:hAnsi="Arial" w:cs="Arial"/>
          <w:b/>
          <w:sz w:val="18"/>
          <w:szCs w:val="18"/>
        </w:rPr>
        <w:t>Arizona Participant Group</w:t>
      </w:r>
      <w:r>
        <w:rPr>
          <w:b/>
          <w:sz w:val="18"/>
          <w:szCs w:val="18"/>
        </w:rPr>
        <w:tab/>
      </w:r>
      <w:r>
        <w:rPr>
          <w:b/>
          <w:sz w:val="18"/>
          <w:szCs w:val="18"/>
        </w:rPr>
        <w:tab/>
      </w:r>
      <w:r>
        <w:rPr>
          <w:b/>
          <w:sz w:val="18"/>
          <w:szCs w:val="18"/>
        </w:rPr>
        <w:tab/>
      </w:r>
      <w:r>
        <w:rPr>
          <w:b/>
          <w:sz w:val="18"/>
          <w:szCs w:val="18"/>
        </w:rPr>
        <w:tab/>
      </w:r>
      <w:smartTag w:uri="urn:schemas-microsoft-com:office:smarttags" w:element="City">
        <w:r w:rsidRPr="00824309">
          <w:rPr>
            <w:sz w:val="18"/>
            <w:szCs w:val="18"/>
          </w:rPr>
          <w:t>San Diego</w:t>
        </w:r>
      </w:smartTag>
      <w:r w:rsidRPr="00824309">
        <w:rPr>
          <w:sz w:val="18"/>
          <w:szCs w:val="18"/>
        </w:rPr>
        <w:t xml:space="preserve"> </w:t>
      </w:r>
      <w:smartTag w:uri="urn:schemas-microsoft-com:office:smarttags" w:element="place">
        <w:smartTag w:uri="urn:schemas-microsoft-com:office:smarttags" w:element="PlaceType">
          <w:r w:rsidRPr="00824309">
            <w:rPr>
              <w:sz w:val="18"/>
              <w:szCs w:val="18"/>
            </w:rPr>
            <w:t>County</w:t>
          </w:r>
        </w:smartTag>
        <w:r w:rsidRPr="00824309">
          <w:rPr>
            <w:sz w:val="18"/>
            <w:szCs w:val="18"/>
          </w:rPr>
          <w:t xml:space="preserve"> </w:t>
        </w:r>
        <w:smartTag w:uri="urn:schemas-microsoft-com:office:smarttags" w:element="PlaceName">
          <w:r w:rsidRPr="00824309">
            <w:rPr>
              <w:sz w:val="18"/>
              <w:szCs w:val="18"/>
            </w:rPr>
            <w:t>Water</w:t>
          </w:r>
        </w:smartTag>
      </w:smartTag>
      <w:r w:rsidRPr="00824309">
        <w:rPr>
          <w:sz w:val="18"/>
          <w:szCs w:val="18"/>
        </w:rPr>
        <w:t xml:space="preserve"> Authority</w:t>
      </w:r>
    </w:p>
    <w:p w14:paraId="34474831" w14:textId="77777777" w:rsidR="00C45457" w:rsidRPr="00824309" w:rsidRDefault="00C45457" w:rsidP="00C45457">
      <w:pPr>
        <w:ind w:left="4320" w:firstLine="720"/>
        <w:rPr>
          <w:sz w:val="18"/>
          <w:szCs w:val="18"/>
        </w:rPr>
      </w:pPr>
      <w:r w:rsidRPr="00824309">
        <w:rPr>
          <w:sz w:val="18"/>
          <w:szCs w:val="18"/>
        </w:rPr>
        <w:t>Southern California Edison Company</w:t>
      </w:r>
    </w:p>
    <w:p w14:paraId="34474832" w14:textId="77777777" w:rsidR="00C45457" w:rsidRPr="00824309" w:rsidRDefault="00C45457" w:rsidP="00C45457">
      <w:pPr>
        <w:rPr>
          <w:sz w:val="18"/>
          <w:szCs w:val="18"/>
        </w:rPr>
      </w:pPr>
      <w:r>
        <w:rPr>
          <w:sz w:val="18"/>
          <w:szCs w:val="18"/>
        </w:rPr>
        <w:t>A</w:t>
      </w:r>
      <w:r w:rsidRPr="00824309">
        <w:rPr>
          <w:sz w:val="18"/>
          <w:szCs w:val="18"/>
        </w:rPr>
        <w:t>rizona Department of Water Resources</w:t>
      </w:r>
      <w:r>
        <w:rPr>
          <w:sz w:val="18"/>
          <w:szCs w:val="18"/>
        </w:rPr>
        <w:tab/>
      </w:r>
      <w:r>
        <w:rPr>
          <w:sz w:val="18"/>
          <w:szCs w:val="18"/>
        </w:rPr>
        <w:tab/>
      </w:r>
      <w:r>
        <w:rPr>
          <w:sz w:val="18"/>
          <w:szCs w:val="18"/>
        </w:rPr>
        <w:tab/>
      </w:r>
      <w:smartTag w:uri="urn:schemas-microsoft-com:office:smarttags" w:element="place">
        <w:r w:rsidRPr="00824309">
          <w:rPr>
            <w:sz w:val="18"/>
            <w:szCs w:val="18"/>
          </w:rPr>
          <w:t>Southern California</w:t>
        </w:r>
      </w:smartTag>
      <w:r w:rsidRPr="00824309">
        <w:rPr>
          <w:sz w:val="18"/>
          <w:szCs w:val="18"/>
        </w:rPr>
        <w:t xml:space="preserve"> Public Power Authority</w:t>
      </w:r>
    </w:p>
    <w:p w14:paraId="34474833" w14:textId="77777777" w:rsidR="00C45457" w:rsidRPr="00824309" w:rsidRDefault="00C45457" w:rsidP="00C45457">
      <w:pPr>
        <w:rPr>
          <w:sz w:val="18"/>
          <w:szCs w:val="18"/>
        </w:rPr>
      </w:pPr>
      <w:r w:rsidRPr="00824309">
        <w:rPr>
          <w:sz w:val="18"/>
          <w:szCs w:val="18"/>
        </w:rPr>
        <w:t>Arizona Electric Power Cooperative</w:t>
      </w:r>
      <w:r w:rsidR="00F72F4D">
        <w:rPr>
          <w:sz w:val="18"/>
          <w:szCs w:val="18"/>
        </w:rPr>
        <w:t>,</w:t>
      </w:r>
      <w:r w:rsidRPr="00824309">
        <w:rPr>
          <w:sz w:val="18"/>
          <w:szCs w:val="18"/>
        </w:rPr>
        <w:t xml:space="preserve"> Inc.</w:t>
      </w:r>
      <w:r w:rsidRPr="00C45457">
        <w:rPr>
          <w:sz w:val="18"/>
          <w:szCs w:val="18"/>
        </w:rPr>
        <w:t xml:space="preserve"> </w:t>
      </w:r>
      <w:r>
        <w:rPr>
          <w:sz w:val="18"/>
          <w:szCs w:val="18"/>
        </w:rPr>
        <w:tab/>
      </w:r>
      <w:r>
        <w:rPr>
          <w:sz w:val="18"/>
          <w:szCs w:val="18"/>
        </w:rPr>
        <w:tab/>
      </w:r>
      <w:r>
        <w:rPr>
          <w:sz w:val="18"/>
          <w:szCs w:val="18"/>
        </w:rPr>
        <w:tab/>
      </w:r>
      <w:r w:rsidRPr="00824309">
        <w:rPr>
          <w:sz w:val="18"/>
          <w:szCs w:val="18"/>
        </w:rPr>
        <w:t>The Metropolit</w:t>
      </w:r>
      <w:r>
        <w:rPr>
          <w:sz w:val="18"/>
          <w:szCs w:val="18"/>
        </w:rPr>
        <w:t xml:space="preserve">an Water District of Southern </w:t>
      </w:r>
    </w:p>
    <w:p w14:paraId="34474834" w14:textId="77777777" w:rsidR="00C45457" w:rsidRPr="00824309" w:rsidRDefault="00C45457" w:rsidP="00C45457">
      <w:pPr>
        <w:rPr>
          <w:sz w:val="18"/>
          <w:szCs w:val="18"/>
        </w:rPr>
      </w:pPr>
      <w:smartTag w:uri="urn:schemas-microsoft-com:office:smarttags" w:element="State">
        <w:r w:rsidRPr="00824309">
          <w:rPr>
            <w:sz w:val="18"/>
            <w:szCs w:val="18"/>
          </w:rPr>
          <w:t>Arizona</w:t>
        </w:r>
      </w:smartTag>
      <w:r w:rsidRPr="00824309">
        <w:rPr>
          <w:sz w:val="18"/>
          <w:szCs w:val="18"/>
        </w:rPr>
        <w:t xml:space="preserve"> Game and </w:t>
      </w:r>
      <w:smartTag w:uri="urn:schemas-microsoft-com:office:smarttags" w:element="City">
        <w:r w:rsidRPr="00824309">
          <w:rPr>
            <w:sz w:val="18"/>
            <w:szCs w:val="18"/>
          </w:rPr>
          <w:t>Fish Department</w:t>
        </w:r>
      </w:smartTag>
      <w:r w:rsidR="00497547">
        <w:rPr>
          <w:sz w:val="18"/>
          <w:szCs w:val="18"/>
        </w:rPr>
        <w:tab/>
      </w:r>
      <w:r w:rsidR="00497547">
        <w:rPr>
          <w:sz w:val="18"/>
          <w:szCs w:val="18"/>
        </w:rPr>
        <w:tab/>
      </w:r>
      <w:r w:rsidR="00497547">
        <w:rPr>
          <w:sz w:val="18"/>
          <w:szCs w:val="18"/>
        </w:rPr>
        <w:tab/>
      </w:r>
      <w:r w:rsidR="00497547">
        <w:rPr>
          <w:sz w:val="18"/>
          <w:szCs w:val="18"/>
        </w:rPr>
        <w:tab/>
      </w:r>
      <w:r w:rsidR="00C47CD9">
        <w:rPr>
          <w:sz w:val="18"/>
          <w:szCs w:val="18"/>
        </w:rPr>
        <w:t xml:space="preserve">   </w:t>
      </w:r>
      <w:r>
        <w:rPr>
          <w:sz w:val="18"/>
          <w:szCs w:val="18"/>
        </w:rPr>
        <w:t>California</w:t>
      </w:r>
    </w:p>
    <w:p w14:paraId="34474835" w14:textId="77777777" w:rsidR="00C45457" w:rsidRPr="00824309" w:rsidRDefault="00C45457" w:rsidP="00C45457">
      <w:pPr>
        <w:rPr>
          <w:sz w:val="18"/>
          <w:szCs w:val="18"/>
        </w:rPr>
      </w:pPr>
      <w:smartTag w:uri="urn:schemas-microsoft-com:office:smarttags" w:element="place">
        <w:smartTag w:uri="urn:schemas-microsoft-com:office:smarttags" w:element="State">
          <w:r w:rsidRPr="00824309">
            <w:rPr>
              <w:sz w:val="18"/>
              <w:szCs w:val="18"/>
            </w:rPr>
            <w:t>Arizona</w:t>
          </w:r>
        </w:smartTag>
      </w:smartTag>
      <w:r w:rsidRPr="00824309">
        <w:rPr>
          <w:sz w:val="18"/>
          <w:szCs w:val="18"/>
        </w:rPr>
        <w:t xml:space="preserve"> Power Authority</w:t>
      </w:r>
      <w:r w:rsidRPr="00824309">
        <w:rPr>
          <w:sz w:val="18"/>
          <w:szCs w:val="18"/>
        </w:rPr>
        <w:tab/>
      </w:r>
      <w:r w:rsidRPr="00824309">
        <w:rPr>
          <w:sz w:val="18"/>
          <w:szCs w:val="18"/>
        </w:rPr>
        <w:tab/>
      </w:r>
      <w:r w:rsidRPr="00824309">
        <w:rPr>
          <w:sz w:val="18"/>
          <w:szCs w:val="18"/>
        </w:rPr>
        <w:tab/>
      </w:r>
      <w:r w:rsidRPr="00824309">
        <w:rPr>
          <w:sz w:val="18"/>
          <w:szCs w:val="18"/>
        </w:rPr>
        <w:tab/>
      </w:r>
      <w:r w:rsidRPr="00824309">
        <w:rPr>
          <w:sz w:val="18"/>
          <w:szCs w:val="18"/>
        </w:rPr>
        <w:tab/>
      </w:r>
    </w:p>
    <w:p w14:paraId="34474836" w14:textId="77777777" w:rsidR="00C45457" w:rsidRPr="00824309" w:rsidRDefault="00C45457" w:rsidP="00C45457">
      <w:pPr>
        <w:rPr>
          <w:sz w:val="18"/>
          <w:szCs w:val="18"/>
        </w:rPr>
      </w:pPr>
      <w:r w:rsidRPr="00824309">
        <w:rPr>
          <w:sz w:val="18"/>
          <w:szCs w:val="18"/>
        </w:rPr>
        <w:t>Central Arizona</w:t>
      </w:r>
      <w:r w:rsidR="00F72F4D">
        <w:rPr>
          <w:sz w:val="18"/>
          <w:szCs w:val="18"/>
        </w:rPr>
        <w:t xml:space="preserve"> W</w:t>
      </w:r>
      <w:r w:rsidRPr="00824309">
        <w:rPr>
          <w:sz w:val="18"/>
          <w:szCs w:val="18"/>
        </w:rPr>
        <w:t>ater Conservation District</w:t>
      </w:r>
      <w:r w:rsidRPr="00824309">
        <w:rPr>
          <w:sz w:val="18"/>
          <w:szCs w:val="18"/>
        </w:rPr>
        <w:tab/>
      </w:r>
      <w:r w:rsidRPr="00824309">
        <w:rPr>
          <w:sz w:val="18"/>
          <w:szCs w:val="18"/>
        </w:rPr>
        <w:tab/>
      </w:r>
      <w:r w:rsidRPr="00824309">
        <w:rPr>
          <w:sz w:val="18"/>
          <w:szCs w:val="18"/>
        </w:rPr>
        <w:tab/>
      </w:r>
    </w:p>
    <w:p w14:paraId="34474837" w14:textId="77777777" w:rsidR="00C45457" w:rsidRPr="00C45457" w:rsidRDefault="00C45457" w:rsidP="00C45457">
      <w:pPr>
        <w:rPr>
          <w:b/>
          <w:sz w:val="18"/>
          <w:szCs w:val="18"/>
        </w:rPr>
      </w:pPr>
      <w:smartTag w:uri="urn:schemas-microsoft-com:office:smarttags" w:element="place">
        <w:smartTag w:uri="urn:schemas-microsoft-com:office:smarttags" w:element="PlaceName">
          <w:r w:rsidRPr="00824309">
            <w:rPr>
              <w:sz w:val="18"/>
              <w:szCs w:val="18"/>
            </w:rPr>
            <w:t>Cibola</w:t>
          </w:r>
        </w:smartTag>
        <w:r w:rsidRPr="00824309">
          <w:rPr>
            <w:sz w:val="18"/>
            <w:szCs w:val="18"/>
          </w:rPr>
          <w:t xml:space="preserve"> </w:t>
        </w:r>
        <w:smartTag w:uri="urn:schemas-microsoft-com:office:smarttags" w:element="PlaceType">
          <w:r w:rsidRPr="00824309">
            <w:rPr>
              <w:sz w:val="18"/>
              <w:szCs w:val="18"/>
            </w:rPr>
            <w:t>Valley</w:t>
          </w:r>
        </w:smartTag>
      </w:smartTag>
      <w:r w:rsidRPr="00824309">
        <w:rPr>
          <w:sz w:val="18"/>
          <w:szCs w:val="18"/>
        </w:rPr>
        <w:t xml:space="preserve"> Irrigation and Drainage District</w:t>
      </w:r>
      <w:r>
        <w:rPr>
          <w:sz w:val="18"/>
          <w:szCs w:val="18"/>
        </w:rPr>
        <w:tab/>
      </w:r>
      <w:r>
        <w:rPr>
          <w:sz w:val="18"/>
          <w:szCs w:val="18"/>
        </w:rPr>
        <w:tab/>
      </w:r>
      <w:r>
        <w:rPr>
          <w:sz w:val="18"/>
          <w:szCs w:val="18"/>
        </w:rPr>
        <w:tab/>
      </w:r>
      <w:r w:rsidRPr="00810EA3">
        <w:rPr>
          <w:rFonts w:ascii="Arial" w:hAnsi="Arial" w:cs="Arial"/>
          <w:b/>
          <w:sz w:val="18"/>
          <w:szCs w:val="18"/>
        </w:rPr>
        <w:t>Nevada Participant Group</w:t>
      </w:r>
    </w:p>
    <w:p w14:paraId="34474838" w14:textId="77777777" w:rsidR="00C45457" w:rsidRPr="00824309" w:rsidRDefault="00C45457" w:rsidP="00C45457">
      <w:pPr>
        <w:rPr>
          <w:sz w:val="18"/>
          <w:szCs w:val="18"/>
        </w:rPr>
      </w:pPr>
      <w:r w:rsidRPr="00824309">
        <w:rPr>
          <w:sz w:val="18"/>
          <w:szCs w:val="18"/>
        </w:rPr>
        <w:t xml:space="preserve">City of </w:t>
      </w:r>
      <w:smartTag w:uri="urn:schemas-microsoft-com:office:smarttags" w:element="place">
        <w:smartTag w:uri="urn:schemas-microsoft-com:office:smarttags" w:element="PlaceName">
          <w:r w:rsidRPr="00824309">
            <w:rPr>
              <w:sz w:val="18"/>
              <w:szCs w:val="18"/>
            </w:rPr>
            <w:t>Bullhead</w:t>
          </w:r>
        </w:smartTag>
        <w:r w:rsidRPr="00824309">
          <w:rPr>
            <w:sz w:val="18"/>
            <w:szCs w:val="18"/>
          </w:rPr>
          <w:t xml:space="preserve"> </w:t>
        </w:r>
        <w:smartTag w:uri="urn:schemas-microsoft-com:office:smarttags" w:element="PlaceType">
          <w:r w:rsidRPr="00824309">
            <w:rPr>
              <w:sz w:val="18"/>
              <w:szCs w:val="18"/>
            </w:rPr>
            <w:t>City</w:t>
          </w:r>
        </w:smartTag>
      </w:smartTag>
      <w:r w:rsidRPr="00824309">
        <w:rPr>
          <w:sz w:val="18"/>
          <w:szCs w:val="18"/>
        </w:rPr>
        <w:tab/>
      </w:r>
      <w:r w:rsidRPr="00824309">
        <w:rPr>
          <w:sz w:val="18"/>
          <w:szCs w:val="18"/>
        </w:rPr>
        <w:tab/>
      </w:r>
      <w:r w:rsidRPr="00824309">
        <w:rPr>
          <w:sz w:val="18"/>
          <w:szCs w:val="18"/>
        </w:rPr>
        <w:tab/>
      </w:r>
      <w:r w:rsidRPr="00824309">
        <w:rPr>
          <w:sz w:val="18"/>
          <w:szCs w:val="18"/>
        </w:rPr>
        <w:tab/>
      </w:r>
      <w:r w:rsidRPr="00824309">
        <w:rPr>
          <w:sz w:val="18"/>
          <w:szCs w:val="18"/>
        </w:rPr>
        <w:tab/>
      </w:r>
    </w:p>
    <w:p w14:paraId="34474839" w14:textId="77777777" w:rsidR="00C45457" w:rsidRPr="00C45457" w:rsidRDefault="00F72F4D" w:rsidP="00C45457">
      <w:pPr>
        <w:rPr>
          <w:sz w:val="18"/>
          <w:szCs w:val="18"/>
        </w:rPr>
      </w:pPr>
      <w:smartTag w:uri="urn:schemas-microsoft-com:office:smarttags" w:element="City">
        <w:r>
          <w:rPr>
            <w:sz w:val="18"/>
            <w:szCs w:val="18"/>
          </w:rPr>
          <w:t xml:space="preserve">City of </w:t>
        </w:r>
        <w:r w:rsidR="00C45457" w:rsidRPr="00824309">
          <w:rPr>
            <w:sz w:val="18"/>
            <w:szCs w:val="18"/>
          </w:rPr>
          <w:t>Lake Havasu City</w:t>
        </w:r>
      </w:smartTag>
      <w:r w:rsidR="00C45457" w:rsidRPr="00824309">
        <w:rPr>
          <w:sz w:val="18"/>
          <w:szCs w:val="18"/>
        </w:rPr>
        <w:tab/>
      </w:r>
      <w:r w:rsidR="00C45457" w:rsidRPr="00824309">
        <w:rPr>
          <w:sz w:val="18"/>
          <w:szCs w:val="18"/>
        </w:rPr>
        <w:tab/>
      </w:r>
      <w:r w:rsidR="00C45457" w:rsidRPr="00824309">
        <w:rPr>
          <w:sz w:val="18"/>
          <w:szCs w:val="18"/>
        </w:rPr>
        <w:tab/>
      </w:r>
      <w:r w:rsidR="00C45457" w:rsidRPr="00824309">
        <w:rPr>
          <w:sz w:val="18"/>
          <w:szCs w:val="18"/>
        </w:rPr>
        <w:tab/>
      </w:r>
      <w:r w:rsidR="00C45457" w:rsidRPr="00824309">
        <w:rPr>
          <w:sz w:val="18"/>
          <w:szCs w:val="18"/>
        </w:rPr>
        <w:tab/>
      </w:r>
      <w:smartTag w:uri="urn:schemas-microsoft-com:office:smarttags" w:element="State">
        <w:r w:rsidR="00C45457">
          <w:rPr>
            <w:sz w:val="18"/>
            <w:szCs w:val="18"/>
          </w:rPr>
          <w:t>Colorado</w:t>
        </w:r>
      </w:smartTag>
      <w:r w:rsidR="00C45457">
        <w:rPr>
          <w:sz w:val="18"/>
          <w:szCs w:val="18"/>
        </w:rPr>
        <w:t xml:space="preserve"> River Commission of </w:t>
      </w:r>
      <w:smartTag w:uri="urn:schemas-microsoft-com:office:smarttags" w:element="State">
        <w:smartTag w:uri="urn:schemas-microsoft-com:office:smarttags" w:element="place">
          <w:r w:rsidR="00C45457">
            <w:rPr>
              <w:sz w:val="18"/>
              <w:szCs w:val="18"/>
            </w:rPr>
            <w:t>Nevada</w:t>
          </w:r>
        </w:smartTag>
      </w:smartTag>
    </w:p>
    <w:p w14:paraId="3447483A" w14:textId="77777777" w:rsidR="00C45457" w:rsidRPr="00824309" w:rsidRDefault="00C45457" w:rsidP="00C45457">
      <w:pPr>
        <w:rPr>
          <w:sz w:val="18"/>
          <w:szCs w:val="18"/>
        </w:rPr>
      </w:pPr>
      <w:smartTag w:uri="urn:schemas-microsoft-com:office:smarttags" w:element="place">
        <w:smartTag w:uri="urn:schemas-microsoft-com:office:smarttags" w:element="City">
          <w:r w:rsidRPr="00824309">
            <w:rPr>
              <w:sz w:val="18"/>
              <w:szCs w:val="18"/>
            </w:rPr>
            <w:t>City of Mesa</w:t>
          </w:r>
        </w:smartTag>
        <w:r>
          <w:rPr>
            <w:sz w:val="18"/>
            <w:szCs w:val="18"/>
          </w:rPr>
          <w:tab/>
        </w:r>
        <w:r>
          <w:rPr>
            <w:sz w:val="18"/>
            <w:szCs w:val="18"/>
          </w:rPr>
          <w:tab/>
        </w:r>
        <w:r>
          <w:rPr>
            <w:sz w:val="18"/>
            <w:szCs w:val="18"/>
          </w:rPr>
          <w:tab/>
        </w:r>
        <w:r>
          <w:rPr>
            <w:sz w:val="18"/>
            <w:szCs w:val="18"/>
          </w:rPr>
          <w:tab/>
        </w:r>
        <w:r>
          <w:rPr>
            <w:sz w:val="18"/>
            <w:szCs w:val="18"/>
          </w:rPr>
          <w:tab/>
        </w:r>
        <w:r>
          <w:rPr>
            <w:sz w:val="18"/>
            <w:szCs w:val="18"/>
          </w:rPr>
          <w:tab/>
        </w:r>
        <w:smartTag w:uri="urn:schemas-microsoft-com:office:smarttags" w:element="State">
          <w:r>
            <w:rPr>
              <w:sz w:val="18"/>
              <w:szCs w:val="18"/>
            </w:rPr>
            <w:t>Nevada</w:t>
          </w:r>
        </w:smartTag>
      </w:smartTag>
      <w:r>
        <w:rPr>
          <w:sz w:val="18"/>
          <w:szCs w:val="18"/>
        </w:rPr>
        <w:t xml:space="preserve"> Department of Wildlife</w:t>
      </w:r>
    </w:p>
    <w:p w14:paraId="3447483B" w14:textId="77777777" w:rsidR="00C45457" w:rsidRPr="00824309" w:rsidRDefault="00C45457" w:rsidP="00C45457">
      <w:pPr>
        <w:rPr>
          <w:sz w:val="18"/>
          <w:szCs w:val="18"/>
        </w:rPr>
      </w:pPr>
      <w:r w:rsidRPr="00824309">
        <w:rPr>
          <w:sz w:val="18"/>
          <w:szCs w:val="18"/>
        </w:rPr>
        <w:t xml:space="preserve">City of </w:t>
      </w:r>
      <w:smartTag w:uri="urn:schemas-microsoft-com:office:smarttags" w:element="City">
        <w:r w:rsidRPr="00824309">
          <w:rPr>
            <w:sz w:val="18"/>
            <w:szCs w:val="18"/>
          </w:rPr>
          <w:t>Somerton</w:t>
        </w:r>
      </w:smartTag>
      <w:r>
        <w:rPr>
          <w:sz w:val="18"/>
          <w:szCs w:val="18"/>
        </w:rPr>
        <w:tab/>
      </w:r>
      <w:r>
        <w:rPr>
          <w:sz w:val="18"/>
          <w:szCs w:val="18"/>
        </w:rPr>
        <w:tab/>
      </w:r>
      <w:r>
        <w:rPr>
          <w:sz w:val="18"/>
          <w:szCs w:val="18"/>
        </w:rPr>
        <w:tab/>
      </w:r>
      <w:r>
        <w:rPr>
          <w:sz w:val="18"/>
          <w:szCs w:val="18"/>
        </w:rPr>
        <w:tab/>
      </w:r>
      <w:r>
        <w:rPr>
          <w:sz w:val="18"/>
          <w:szCs w:val="18"/>
        </w:rPr>
        <w:tab/>
      </w:r>
      <w:r>
        <w:rPr>
          <w:sz w:val="18"/>
          <w:szCs w:val="18"/>
        </w:rPr>
        <w:tab/>
      </w:r>
      <w:smartTag w:uri="urn:schemas-microsoft-com:office:smarttags" w:element="place">
        <w:r>
          <w:rPr>
            <w:sz w:val="18"/>
            <w:szCs w:val="18"/>
          </w:rPr>
          <w:t>Southern Nevada</w:t>
        </w:r>
      </w:smartTag>
      <w:r>
        <w:rPr>
          <w:sz w:val="18"/>
          <w:szCs w:val="18"/>
        </w:rPr>
        <w:t xml:space="preserve"> Water Authority</w:t>
      </w:r>
    </w:p>
    <w:p w14:paraId="3447483C" w14:textId="77777777" w:rsidR="00C45457" w:rsidRPr="00824309" w:rsidRDefault="00C45457" w:rsidP="00C45457">
      <w:pPr>
        <w:rPr>
          <w:sz w:val="18"/>
          <w:szCs w:val="18"/>
        </w:rPr>
      </w:pPr>
      <w:smartTag w:uri="urn:schemas-microsoft-com:office:smarttags" w:element="place">
        <w:smartTag w:uri="urn:schemas-microsoft-com:office:smarttags" w:element="City">
          <w:r w:rsidRPr="00824309">
            <w:rPr>
              <w:sz w:val="18"/>
              <w:szCs w:val="18"/>
            </w:rPr>
            <w:t>City of Yuma</w:t>
          </w:r>
        </w:smartTag>
        <w:r>
          <w:rPr>
            <w:sz w:val="18"/>
            <w:szCs w:val="18"/>
          </w:rPr>
          <w:tab/>
        </w:r>
        <w:r>
          <w:rPr>
            <w:sz w:val="18"/>
            <w:szCs w:val="18"/>
          </w:rPr>
          <w:tab/>
        </w:r>
        <w:r>
          <w:rPr>
            <w:sz w:val="18"/>
            <w:szCs w:val="18"/>
          </w:rPr>
          <w:tab/>
        </w:r>
        <w:r>
          <w:rPr>
            <w:sz w:val="18"/>
            <w:szCs w:val="18"/>
          </w:rPr>
          <w:tab/>
        </w:r>
        <w:r>
          <w:rPr>
            <w:sz w:val="18"/>
            <w:szCs w:val="18"/>
          </w:rPr>
          <w:tab/>
        </w:r>
        <w:r>
          <w:rPr>
            <w:sz w:val="18"/>
            <w:szCs w:val="18"/>
          </w:rPr>
          <w:tab/>
        </w:r>
        <w:smartTag w:uri="urn:schemas-microsoft-com:office:smarttags" w:element="State">
          <w:r>
            <w:rPr>
              <w:sz w:val="18"/>
              <w:szCs w:val="18"/>
            </w:rPr>
            <w:t>Colorado</w:t>
          </w:r>
        </w:smartTag>
      </w:smartTag>
      <w:r>
        <w:rPr>
          <w:sz w:val="18"/>
          <w:szCs w:val="18"/>
        </w:rPr>
        <w:t xml:space="preserve"> River Commission Power Users</w:t>
      </w:r>
    </w:p>
    <w:p w14:paraId="3447483D" w14:textId="77777777" w:rsidR="00C45457" w:rsidRPr="00824309" w:rsidRDefault="00C45457" w:rsidP="00C45457">
      <w:pPr>
        <w:rPr>
          <w:sz w:val="18"/>
          <w:szCs w:val="18"/>
        </w:rPr>
      </w:pPr>
      <w:r w:rsidRPr="00824309">
        <w:rPr>
          <w:sz w:val="18"/>
          <w:szCs w:val="18"/>
        </w:rPr>
        <w:t xml:space="preserve">Electrical </w:t>
      </w:r>
      <w:r w:rsidR="00AF2573">
        <w:rPr>
          <w:sz w:val="18"/>
          <w:szCs w:val="18"/>
        </w:rPr>
        <w:t>District No. 3, Pinal County, Arizona</w:t>
      </w:r>
      <w:r>
        <w:rPr>
          <w:sz w:val="18"/>
          <w:szCs w:val="18"/>
        </w:rPr>
        <w:tab/>
      </w:r>
      <w:r>
        <w:rPr>
          <w:sz w:val="18"/>
          <w:szCs w:val="18"/>
        </w:rPr>
        <w:tab/>
      </w:r>
      <w:r>
        <w:rPr>
          <w:sz w:val="18"/>
          <w:szCs w:val="18"/>
        </w:rPr>
        <w:tab/>
        <w:t>Basic Water Company</w:t>
      </w:r>
    </w:p>
    <w:p w14:paraId="3447483E" w14:textId="77777777" w:rsidR="00C45457" w:rsidRPr="00824309" w:rsidRDefault="00C45457" w:rsidP="00C45457">
      <w:pPr>
        <w:rPr>
          <w:sz w:val="18"/>
          <w:szCs w:val="18"/>
        </w:rPr>
      </w:pPr>
      <w:r w:rsidRPr="00824309">
        <w:rPr>
          <w:sz w:val="18"/>
          <w:szCs w:val="18"/>
        </w:rPr>
        <w:t>Golden Shores Water Conservation District</w:t>
      </w:r>
    </w:p>
    <w:p w14:paraId="3447483F" w14:textId="77777777" w:rsidR="00C45457" w:rsidRPr="00824309" w:rsidRDefault="00C45457" w:rsidP="00C45457">
      <w:pPr>
        <w:rPr>
          <w:sz w:val="18"/>
          <w:szCs w:val="18"/>
        </w:rPr>
      </w:pPr>
      <w:r w:rsidRPr="00824309">
        <w:rPr>
          <w:sz w:val="18"/>
          <w:szCs w:val="18"/>
        </w:rPr>
        <w:t xml:space="preserve">Mohave </w:t>
      </w:r>
      <w:smartTag w:uri="urn:schemas-microsoft-com:office:smarttags" w:element="place">
        <w:smartTag w:uri="urn:schemas-microsoft-com:office:smarttags" w:element="PlaceType">
          <w:r w:rsidRPr="00824309">
            <w:rPr>
              <w:sz w:val="18"/>
              <w:szCs w:val="18"/>
            </w:rPr>
            <w:t>County</w:t>
          </w:r>
        </w:smartTag>
        <w:r w:rsidRPr="00824309">
          <w:rPr>
            <w:sz w:val="18"/>
            <w:szCs w:val="18"/>
          </w:rPr>
          <w:t xml:space="preserve"> </w:t>
        </w:r>
        <w:smartTag w:uri="urn:schemas-microsoft-com:office:smarttags" w:element="PlaceName">
          <w:r w:rsidRPr="00824309">
            <w:rPr>
              <w:sz w:val="18"/>
              <w:szCs w:val="18"/>
            </w:rPr>
            <w:t>Water</w:t>
          </w:r>
        </w:smartTag>
      </w:smartTag>
      <w:r w:rsidRPr="00824309">
        <w:rPr>
          <w:sz w:val="18"/>
          <w:szCs w:val="18"/>
        </w:rPr>
        <w:t xml:space="preserve"> Authority</w:t>
      </w:r>
    </w:p>
    <w:p w14:paraId="34474840" w14:textId="77777777" w:rsidR="00C45457" w:rsidRPr="00C45457" w:rsidRDefault="00C45457" w:rsidP="00C45457">
      <w:pPr>
        <w:rPr>
          <w:sz w:val="18"/>
          <w:szCs w:val="18"/>
        </w:rPr>
      </w:pPr>
      <w:smartTag w:uri="urn:schemas-microsoft-com:office:smarttags" w:element="place">
        <w:smartTag w:uri="urn:schemas-microsoft-com:office:smarttags" w:element="PlaceName">
          <w:r w:rsidRPr="00824309">
            <w:rPr>
              <w:sz w:val="18"/>
              <w:szCs w:val="18"/>
            </w:rPr>
            <w:t>Mohave</w:t>
          </w:r>
        </w:smartTag>
        <w:r w:rsidRPr="00824309">
          <w:rPr>
            <w:sz w:val="18"/>
            <w:szCs w:val="18"/>
          </w:rPr>
          <w:t xml:space="preserve"> </w:t>
        </w:r>
        <w:smartTag w:uri="urn:schemas-microsoft-com:office:smarttags" w:element="PlaceType">
          <w:r w:rsidRPr="00824309">
            <w:rPr>
              <w:sz w:val="18"/>
              <w:szCs w:val="18"/>
            </w:rPr>
            <w:t>Valley</w:t>
          </w:r>
        </w:smartTag>
      </w:smartTag>
      <w:r w:rsidRPr="00824309">
        <w:rPr>
          <w:sz w:val="18"/>
          <w:szCs w:val="18"/>
        </w:rPr>
        <w:t xml:space="preserve"> Irrigation and Drainage District</w:t>
      </w:r>
      <w:r>
        <w:rPr>
          <w:sz w:val="18"/>
          <w:szCs w:val="18"/>
        </w:rPr>
        <w:tab/>
      </w:r>
      <w:r>
        <w:rPr>
          <w:sz w:val="18"/>
          <w:szCs w:val="18"/>
        </w:rPr>
        <w:tab/>
      </w:r>
      <w:r>
        <w:rPr>
          <w:sz w:val="18"/>
          <w:szCs w:val="18"/>
        </w:rPr>
        <w:tab/>
      </w:r>
      <w:r w:rsidRPr="00810EA3">
        <w:rPr>
          <w:rFonts w:ascii="Arial" w:hAnsi="Arial" w:cs="Arial"/>
          <w:b/>
          <w:sz w:val="18"/>
          <w:szCs w:val="18"/>
        </w:rPr>
        <w:t>Native American Participant Group</w:t>
      </w:r>
    </w:p>
    <w:p w14:paraId="34474841" w14:textId="77777777" w:rsidR="00C45457" w:rsidRPr="00824309" w:rsidRDefault="00C45457" w:rsidP="00C45457">
      <w:pPr>
        <w:rPr>
          <w:sz w:val="18"/>
          <w:szCs w:val="18"/>
        </w:rPr>
      </w:pPr>
      <w:r w:rsidRPr="00824309">
        <w:rPr>
          <w:sz w:val="18"/>
          <w:szCs w:val="18"/>
        </w:rPr>
        <w:t>Mohave Water Conservation District</w:t>
      </w:r>
      <w:r w:rsidR="002F481D">
        <w:rPr>
          <w:sz w:val="18"/>
          <w:szCs w:val="18"/>
        </w:rPr>
        <w:tab/>
      </w:r>
      <w:r w:rsidR="002F481D">
        <w:rPr>
          <w:sz w:val="18"/>
          <w:szCs w:val="18"/>
        </w:rPr>
        <w:tab/>
      </w:r>
      <w:r w:rsidR="002F481D">
        <w:rPr>
          <w:sz w:val="18"/>
          <w:szCs w:val="18"/>
        </w:rPr>
        <w:tab/>
      </w:r>
      <w:r w:rsidR="002F481D">
        <w:rPr>
          <w:sz w:val="18"/>
          <w:szCs w:val="18"/>
        </w:rPr>
        <w:tab/>
      </w:r>
    </w:p>
    <w:p w14:paraId="34474842" w14:textId="77777777" w:rsidR="00C45457" w:rsidRPr="00824309" w:rsidRDefault="00C45457" w:rsidP="00C45457">
      <w:pPr>
        <w:rPr>
          <w:sz w:val="18"/>
          <w:szCs w:val="18"/>
        </w:rPr>
      </w:pPr>
      <w:smartTag w:uri="urn:schemas-microsoft-com:office:smarttags" w:element="place">
        <w:smartTag w:uri="urn:schemas-microsoft-com:office:smarttags" w:element="PlaceName">
          <w:r w:rsidRPr="00824309">
            <w:rPr>
              <w:sz w:val="18"/>
              <w:szCs w:val="18"/>
            </w:rPr>
            <w:t>North</w:t>
          </w:r>
        </w:smartTag>
        <w:r w:rsidRPr="00824309">
          <w:rPr>
            <w:sz w:val="18"/>
            <w:szCs w:val="18"/>
          </w:rPr>
          <w:t xml:space="preserve"> </w:t>
        </w:r>
        <w:smartTag w:uri="urn:schemas-microsoft-com:office:smarttags" w:element="PlaceName">
          <w:r w:rsidRPr="00824309">
            <w:rPr>
              <w:sz w:val="18"/>
              <w:szCs w:val="18"/>
            </w:rPr>
            <w:t>Gila</w:t>
          </w:r>
        </w:smartTag>
        <w:r w:rsidRPr="00824309">
          <w:rPr>
            <w:sz w:val="18"/>
            <w:szCs w:val="18"/>
          </w:rPr>
          <w:t xml:space="preserve"> </w:t>
        </w:r>
        <w:smartTag w:uri="urn:schemas-microsoft-com:office:smarttags" w:element="PlaceType">
          <w:r w:rsidRPr="00824309">
            <w:rPr>
              <w:sz w:val="18"/>
              <w:szCs w:val="18"/>
            </w:rPr>
            <w:t>Valley</w:t>
          </w:r>
        </w:smartTag>
      </w:smartTag>
      <w:r w:rsidRPr="00824309">
        <w:rPr>
          <w:sz w:val="18"/>
          <w:szCs w:val="18"/>
        </w:rPr>
        <w:t xml:space="preserve"> Irrigation and Drainage District</w:t>
      </w:r>
      <w:r>
        <w:rPr>
          <w:sz w:val="18"/>
          <w:szCs w:val="18"/>
        </w:rPr>
        <w:tab/>
      </w:r>
      <w:r>
        <w:rPr>
          <w:sz w:val="18"/>
          <w:szCs w:val="18"/>
        </w:rPr>
        <w:tab/>
        <w:t>Hualapai Tribe</w:t>
      </w:r>
    </w:p>
    <w:p w14:paraId="34474843" w14:textId="77777777" w:rsidR="00C45457" w:rsidRPr="00824309" w:rsidRDefault="00C45457" w:rsidP="00C45457">
      <w:pPr>
        <w:rPr>
          <w:sz w:val="18"/>
          <w:szCs w:val="18"/>
        </w:rPr>
      </w:pPr>
      <w:smartTag w:uri="urn:schemas-microsoft-com:office:smarttags" w:element="place">
        <w:smartTag w:uri="urn:schemas-microsoft-com:office:smarttags" w:element="City">
          <w:r w:rsidRPr="00824309">
            <w:rPr>
              <w:sz w:val="18"/>
              <w:szCs w:val="18"/>
            </w:rPr>
            <w:t>Town of Fredonia</w:t>
          </w:r>
        </w:smartTag>
        <w:r>
          <w:rPr>
            <w:sz w:val="18"/>
            <w:szCs w:val="18"/>
          </w:rPr>
          <w:tab/>
        </w:r>
        <w:r>
          <w:rPr>
            <w:sz w:val="18"/>
            <w:szCs w:val="18"/>
          </w:rPr>
          <w:tab/>
        </w:r>
        <w:r>
          <w:rPr>
            <w:sz w:val="18"/>
            <w:szCs w:val="18"/>
          </w:rPr>
          <w:tab/>
        </w:r>
        <w:r>
          <w:rPr>
            <w:sz w:val="18"/>
            <w:szCs w:val="18"/>
          </w:rPr>
          <w:tab/>
        </w:r>
        <w:r>
          <w:rPr>
            <w:sz w:val="18"/>
            <w:szCs w:val="18"/>
          </w:rPr>
          <w:tab/>
        </w:r>
        <w:r>
          <w:rPr>
            <w:sz w:val="18"/>
            <w:szCs w:val="18"/>
          </w:rPr>
          <w:tab/>
        </w:r>
        <w:smartTag w:uri="urn:schemas-microsoft-com:office:smarttags" w:element="State">
          <w:r>
            <w:rPr>
              <w:sz w:val="18"/>
              <w:szCs w:val="18"/>
            </w:rPr>
            <w:t>Colorado</w:t>
          </w:r>
        </w:smartTag>
      </w:smartTag>
      <w:r>
        <w:rPr>
          <w:sz w:val="18"/>
          <w:szCs w:val="18"/>
        </w:rPr>
        <w:t xml:space="preserve"> River Indian Tribes</w:t>
      </w:r>
    </w:p>
    <w:p w14:paraId="34474844" w14:textId="77777777" w:rsidR="00C45457" w:rsidRPr="00824309" w:rsidRDefault="00C45457" w:rsidP="00C45457">
      <w:pPr>
        <w:rPr>
          <w:sz w:val="18"/>
          <w:szCs w:val="18"/>
        </w:rPr>
      </w:pPr>
      <w:r w:rsidRPr="00824309">
        <w:rPr>
          <w:sz w:val="18"/>
          <w:szCs w:val="18"/>
        </w:rPr>
        <w:t>Town of Thatcher</w:t>
      </w:r>
      <w:r>
        <w:rPr>
          <w:sz w:val="18"/>
          <w:szCs w:val="18"/>
        </w:rPr>
        <w:tab/>
      </w:r>
      <w:r>
        <w:rPr>
          <w:sz w:val="18"/>
          <w:szCs w:val="18"/>
        </w:rPr>
        <w:tab/>
      </w:r>
      <w:r>
        <w:rPr>
          <w:sz w:val="18"/>
          <w:szCs w:val="18"/>
        </w:rPr>
        <w:tab/>
      </w:r>
      <w:r>
        <w:rPr>
          <w:sz w:val="18"/>
          <w:szCs w:val="18"/>
        </w:rPr>
        <w:tab/>
      </w:r>
      <w:r>
        <w:rPr>
          <w:sz w:val="18"/>
          <w:szCs w:val="18"/>
        </w:rPr>
        <w:tab/>
      </w:r>
      <w:r>
        <w:rPr>
          <w:sz w:val="18"/>
          <w:szCs w:val="18"/>
        </w:rPr>
        <w:tab/>
      </w:r>
      <w:r w:rsidR="0025524B">
        <w:rPr>
          <w:sz w:val="18"/>
          <w:szCs w:val="18"/>
        </w:rPr>
        <w:t>Chemehuevi Indian Tribe</w:t>
      </w:r>
    </w:p>
    <w:p w14:paraId="34474845" w14:textId="77777777" w:rsidR="00C45457" w:rsidRPr="00824309" w:rsidRDefault="00C45457" w:rsidP="00C45457">
      <w:pPr>
        <w:rPr>
          <w:sz w:val="18"/>
          <w:szCs w:val="18"/>
        </w:rPr>
      </w:pPr>
      <w:r w:rsidRPr="00824309">
        <w:rPr>
          <w:sz w:val="18"/>
          <w:szCs w:val="18"/>
        </w:rPr>
        <w:t>Town of Wickenburg</w:t>
      </w:r>
      <w:r w:rsidR="009959F0">
        <w:rPr>
          <w:sz w:val="18"/>
          <w:szCs w:val="18"/>
        </w:rPr>
        <w:tab/>
      </w:r>
      <w:r w:rsidR="009959F0">
        <w:rPr>
          <w:sz w:val="18"/>
          <w:szCs w:val="18"/>
        </w:rPr>
        <w:tab/>
      </w:r>
      <w:r w:rsidR="009959F0">
        <w:rPr>
          <w:sz w:val="18"/>
          <w:szCs w:val="18"/>
        </w:rPr>
        <w:tab/>
      </w:r>
      <w:r w:rsidR="009959F0">
        <w:rPr>
          <w:sz w:val="18"/>
          <w:szCs w:val="18"/>
        </w:rPr>
        <w:tab/>
      </w:r>
      <w:r w:rsidR="009959F0">
        <w:rPr>
          <w:sz w:val="18"/>
          <w:szCs w:val="18"/>
        </w:rPr>
        <w:tab/>
      </w:r>
    </w:p>
    <w:p w14:paraId="34474846" w14:textId="77777777" w:rsidR="009959F0" w:rsidRDefault="00C45457" w:rsidP="00C45457">
      <w:pPr>
        <w:rPr>
          <w:sz w:val="18"/>
          <w:szCs w:val="18"/>
        </w:rPr>
      </w:pPr>
      <w:r w:rsidRPr="00824309">
        <w:rPr>
          <w:sz w:val="18"/>
          <w:szCs w:val="18"/>
        </w:rPr>
        <w:t>Salt River Project Agricultural Improvement and Power District</w:t>
      </w:r>
      <w:r w:rsidR="009959F0">
        <w:rPr>
          <w:sz w:val="18"/>
          <w:szCs w:val="18"/>
        </w:rPr>
        <w:tab/>
      </w:r>
    </w:p>
    <w:p w14:paraId="34474847" w14:textId="77777777" w:rsidR="00C45457" w:rsidRPr="00824309" w:rsidRDefault="009959F0" w:rsidP="00C45457">
      <w:pPr>
        <w:rPr>
          <w:sz w:val="18"/>
          <w:szCs w:val="18"/>
        </w:rPr>
      </w:pPr>
      <w:r>
        <w:rPr>
          <w:sz w:val="18"/>
          <w:szCs w:val="18"/>
        </w:rPr>
        <w:t>Unit “B”</w:t>
      </w:r>
      <w:r w:rsidRPr="00824309">
        <w:rPr>
          <w:sz w:val="18"/>
          <w:szCs w:val="18"/>
        </w:rPr>
        <w:t xml:space="preserve"> Irrigation and Drainage District</w:t>
      </w:r>
      <w:r>
        <w:rPr>
          <w:sz w:val="18"/>
          <w:szCs w:val="18"/>
        </w:rPr>
        <w:tab/>
      </w:r>
      <w:r>
        <w:rPr>
          <w:sz w:val="18"/>
          <w:szCs w:val="18"/>
        </w:rPr>
        <w:tab/>
      </w:r>
      <w:r w:rsidR="00214FAF">
        <w:rPr>
          <w:b/>
          <w:sz w:val="18"/>
          <w:szCs w:val="18"/>
        </w:rPr>
        <w:tab/>
      </w:r>
      <w:r w:rsidR="00214FAF" w:rsidRPr="00810EA3">
        <w:rPr>
          <w:rFonts w:ascii="Arial" w:hAnsi="Arial" w:cs="Arial"/>
          <w:b/>
          <w:sz w:val="18"/>
          <w:szCs w:val="18"/>
        </w:rPr>
        <w:t>Conservation Participant Group</w:t>
      </w:r>
    </w:p>
    <w:p w14:paraId="34474848" w14:textId="77777777" w:rsidR="009959F0" w:rsidRDefault="00C45457" w:rsidP="00214FAF">
      <w:pPr>
        <w:rPr>
          <w:sz w:val="18"/>
          <w:szCs w:val="18"/>
        </w:rPr>
      </w:pPr>
      <w:r w:rsidRPr="00824309">
        <w:rPr>
          <w:sz w:val="18"/>
          <w:szCs w:val="18"/>
        </w:rPr>
        <w:t>Wellton-Mohawk Irrigation and Drainage District</w:t>
      </w:r>
      <w:r w:rsidR="00214FAF" w:rsidRPr="00214FAF">
        <w:rPr>
          <w:sz w:val="18"/>
          <w:szCs w:val="18"/>
        </w:rPr>
        <w:t xml:space="preserve"> </w:t>
      </w:r>
      <w:r w:rsidR="00214FAF">
        <w:rPr>
          <w:sz w:val="18"/>
          <w:szCs w:val="18"/>
        </w:rPr>
        <w:tab/>
      </w:r>
      <w:r w:rsidR="00214FAF">
        <w:rPr>
          <w:sz w:val="18"/>
          <w:szCs w:val="18"/>
        </w:rPr>
        <w:tab/>
      </w:r>
    </w:p>
    <w:p w14:paraId="34474849" w14:textId="77777777" w:rsidR="00214FAF" w:rsidRPr="00824309" w:rsidRDefault="009959F0" w:rsidP="009959F0">
      <w:pPr>
        <w:rPr>
          <w:sz w:val="18"/>
          <w:szCs w:val="18"/>
        </w:rPr>
      </w:pPr>
      <w:r w:rsidRPr="00824309">
        <w:rPr>
          <w:sz w:val="18"/>
          <w:szCs w:val="18"/>
        </w:rPr>
        <w:t>Yuma County Water Users’ Association</w:t>
      </w:r>
      <w:r>
        <w:rPr>
          <w:sz w:val="18"/>
          <w:szCs w:val="18"/>
        </w:rPr>
        <w:tab/>
      </w:r>
      <w:r>
        <w:rPr>
          <w:sz w:val="18"/>
          <w:szCs w:val="18"/>
        </w:rPr>
        <w:tab/>
      </w:r>
      <w:r>
        <w:rPr>
          <w:sz w:val="18"/>
          <w:szCs w:val="18"/>
        </w:rPr>
        <w:tab/>
      </w:r>
      <w:r w:rsidR="00214FAF">
        <w:rPr>
          <w:sz w:val="18"/>
          <w:szCs w:val="18"/>
        </w:rPr>
        <w:t>Ducks Unlimited</w:t>
      </w:r>
    </w:p>
    <w:p w14:paraId="3447484A" w14:textId="77777777" w:rsidR="00214FAF" w:rsidRPr="00824309" w:rsidRDefault="009959F0" w:rsidP="00214FAF">
      <w:pPr>
        <w:rPr>
          <w:sz w:val="18"/>
          <w:szCs w:val="18"/>
        </w:rPr>
      </w:pPr>
      <w:r w:rsidRPr="00824309">
        <w:rPr>
          <w:sz w:val="18"/>
          <w:szCs w:val="18"/>
        </w:rPr>
        <w:t>Yuma Irrigation District</w:t>
      </w:r>
      <w:r>
        <w:rPr>
          <w:sz w:val="18"/>
          <w:szCs w:val="18"/>
        </w:rPr>
        <w:tab/>
      </w:r>
      <w:r>
        <w:rPr>
          <w:sz w:val="18"/>
          <w:szCs w:val="18"/>
        </w:rPr>
        <w:tab/>
      </w:r>
      <w:r w:rsidR="00214FAF">
        <w:rPr>
          <w:sz w:val="18"/>
          <w:szCs w:val="18"/>
        </w:rPr>
        <w:tab/>
      </w:r>
      <w:r w:rsidR="00214FAF">
        <w:rPr>
          <w:sz w:val="18"/>
          <w:szCs w:val="18"/>
        </w:rPr>
        <w:tab/>
      </w:r>
      <w:r w:rsidR="00214FAF">
        <w:rPr>
          <w:sz w:val="18"/>
          <w:szCs w:val="18"/>
        </w:rPr>
        <w:tab/>
        <w:t>Lower Colorado River RC&amp;D Area, Inc.</w:t>
      </w:r>
    </w:p>
    <w:p w14:paraId="3447484B" w14:textId="77777777" w:rsidR="00214FAF" w:rsidRDefault="009959F0" w:rsidP="00C45457">
      <w:pPr>
        <w:rPr>
          <w:sz w:val="18"/>
          <w:szCs w:val="18"/>
        </w:rPr>
      </w:pPr>
      <w:r w:rsidRPr="00824309">
        <w:rPr>
          <w:sz w:val="18"/>
          <w:szCs w:val="18"/>
        </w:rPr>
        <w:t>Yuma Mesa Irrigation and Drainage District</w:t>
      </w:r>
      <w:r w:rsidR="00214FAF">
        <w:rPr>
          <w:sz w:val="18"/>
          <w:szCs w:val="18"/>
        </w:rPr>
        <w:tab/>
      </w:r>
      <w:r w:rsidR="00214FAF">
        <w:rPr>
          <w:sz w:val="18"/>
          <w:szCs w:val="18"/>
        </w:rPr>
        <w:tab/>
      </w:r>
      <w:r w:rsidR="00214FAF">
        <w:rPr>
          <w:sz w:val="18"/>
          <w:szCs w:val="18"/>
        </w:rPr>
        <w:tab/>
        <w:t>The Nature Conservancy</w:t>
      </w:r>
    </w:p>
    <w:p w14:paraId="3447484C" w14:textId="77777777" w:rsidR="00C45457" w:rsidRDefault="00C45457" w:rsidP="00C45457">
      <w:pPr>
        <w:rPr>
          <w:sz w:val="18"/>
          <w:szCs w:val="18"/>
        </w:rPr>
      </w:pPr>
    </w:p>
    <w:p w14:paraId="3447484D" w14:textId="77777777" w:rsidR="00C45457" w:rsidRDefault="00C45457" w:rsidP="00C45457">
      <w:pPr>
        <w:rPr>
          <w:sz w:val="18"/>
          <w:szCs w:val="18"/>
        </w:rPr>
      </w:pPr>
    </w:p>
    <w:p w14:paraId="3447484E" w14:textId="77777777" w:rsidR="00C45457" w:rsidRPr="00810EA3" w:rsidRDefault="00C45457" w:rsidP="00C45457">
      <w:pPr>
        <w:rPr>
          <w:rFonts w:ascii="Arial" w:hAnsi="Arial" w:cs="Arial"/>
          <w:sz w:val="18"/>
          <w:szCs w:val="18"/>
        </w:rPr>
      </w:pPr>
      <w:r w:rsidRPr="00810EA3">
        <w:rPr>
          <w:rFonts w:ascii="Arial" w:hAnsi="Arial" w:cs="Arial"/>
          <w:b/>
          <w:sz w:val="18"/>
          <w:szCs w:val="18"/>
        </w:rPr>
        <w:t>Other Interested Parties Participant Group</w:t>
      </w:r>
    </w:p>
    <w:p w14:paraId="3447484F" w14:textId="77777777" w:rsidR="00C45457" w:rsidRDefault="00C45457" w:rsidP="00C45457">
      <w:pPr>
        <w:rPr>
          <w:sz w:val="18"/>
          <w:szCs w:val="18"/>
        </w:rPr>
      </w:pPr>
    </w:p>
    <w:p w14:paraId="34474850" w14:textId="77777777" w:rsidR="002516F7" w:rsidRDefault="00C45457" w:rsidP="00C45457">
      <w:pPr>
        <w:rPr>
          <w:sz w:val="18"/>
          <w:szCs w:val="18"/>
        </w:rPr>
      </w:pPr>
      <w:smartTag w:uri="urn:schemas-microsoft-com:office:smarttags" w:element="PlaceName">
        <w:r>
          <w:rPr>
            <w:sz w:val="18"/>
            <w:szCs w:val="18"/>
          </w:rPr>
          <w:t>QuadSta</w:t>
        </w:r>
        <w:r w:rsidR="002516F7">
          <w:rPr>
            <w:sz w:val="18"/>
            <w:szCs w:val="18"/>
          </w:rPr>
          <w:t>te</w:t>
        </w:r>
      </w:smartTag>
      <w:r>
        <w:rPr>
          <w:sz w:val="18"/>
          <w:szCs w:val="18"/>
        </w:rPr>
        <w:t xml:space="preserve"> </w:t>
      </w:r>
      <w:r w:rsidR="00854338">
        <w:rPr>
          <w:sz w:val="18"/>
          <w:szCs w:val="18"/>
        </w:rPr>
        <w:t>Local Governments Authority</w:t>
      </w:r>
    </w:p>
    <w:p w14:paraId="34474851" w14:textId="77777777" w:rsidR="00A53E88" w:rsidRDefault="002516F7" w:rsidP="00C45457">
      <w:pPr>
        <w:rPr>
          <w:sz w:val="18"/>
          <w:szCs w:val="18"/>
        </w:rPr>
      </w:pPr>
      <w:r>
        <w:rPr>
          <w:sz w:val="18"/>
          <w:szCs w:val="18"/>
        </w:rPr>
        <w:t>Desert Wildlife Unlimited</w:t>
      </w:r>
    </w:p>
    <w:p w14:paraId="34474852" w14:textId="77777777" w:rsidR="00FF2E56" w:rsidRPr="00C66A6C" w:rsidRDefault="00FF2E56" w:rsidP="00C66A6C"/>
    <w:p w14:paraId="34474853" w14:textId="77777777" w:rsidR="00FF2E56" w:rsidRPr="00C66A6C" w:rsidRDefault="00FF2E56" w:rsidP="006E6402">
      <w:pPr>
        <w:pStyle w:val="Title2AuxText"/>
        <w:suppressLineNumbers/>
        <w:tabs>
          <w:tab w:val="right" w:pos="9000"/>
        </w:tabs>
        <w:sectPr w:rsidR="00FF2E56" w:rsidRPr="00C66A6C" w:rsidSect="001B3851">
          <w:headerReference w:type="default" r:id="rId19"/>
          <w:footerReference w:type="default" r:id="rId20"/>
          <w:footerReference w:type="first" r:id="rId21"/>
          <w:pgSz w:w="12240" w:h="15840"/>
          <w:pgMar w:top="1440" w:right="1800" w:bottom="1440" w:left="1800" w:header="1440" w:footer="1440" w:gutter="0"/>
          <w:cols w:space="720"/>
          <w:titlePg/>
          <w:docGrid w:linePitch="360"/>
        </w:sectPr>
      </w:pPr>
    </w:p>
    <w:p w14:paraId="34474854" w14:textId="77777777" w:rsidR="006E6402" w:rsidRPr="001B3851" w:rsidRDefault="001B3851" w:rsidP="002D5FE2">
      <w:pPr>
        <w:pStyle w:val="LCMSCPTitle-TitlePage"/>
      </w:pPr>
      <w:r w:rsidRPr="001B3851">
        <w:lastRenderedPageBreak/>
        <w:t>Lower Colorado River</w:t>
      </w:r>
      <w:r w:rsidRPr="001B3851">
        <w:br/>
      </w:r>
      <w:r w:rsidR="006E6402" w:rsidRPr="001B3851">
        <w:t>Multi-Species Conservation</w:t>
      </w:r>
      <w:r w:rsidRPr="001B3851">
        <w:t xml:space="preserve"> </w:t>
      </w:r>
      <w:r w:rsidR="006E6402" w:rsidRPr="001B3851">
        <w:t>Program</w:t>
      </w:r>
    </w:p>
    <w:p w14:paraId="34474855" w14:textId="6248F07D" w:rsidR="00AA0DB3" w:rsidRDefault="00F524C6" w:rsidP="00AA0DB3">
      <w:pPr>
        <w:pStyle w:val="ReportTitle-TitlePage"/>
      </w:pPr>
      <w:r w:rsidRPr="00692895">
        <w:rPr>
          <w:sz w:val="40"/>
          <w:szCs w:val="40"/>
        </w:rPr>
        <w:t>Genetic and Demographic Studies to G</w:t>
      </w:r>
      <w:r>
        <w:rPr>
          <w:sz w:val="40"/>
          <w:szCs w:val="40"/>
        </w:rPr>
        <w:t>uide Conservation Management of R</w:t>
      </w:r>
      <w:r w:rsidRPr="00692895">
        <w:rPr>
          <w:sz w:val="40"/>
          <w:szCs w:val="40"/>
        </w:rPr>
        <w:t xml:space="preserve">azorback </w:t>
      </w:r>
      <w:r>
        <w:rPr>
          <w:sz w:val="40"/>
          <w:szCs w:val="40"/>
        </w:rPr>
        <w:t>S</w:t>
      </w:r>
      <w:r w:rsidRPr="00692895">
        <w:rPr>
          <w:sz w:val="40"/>
          <w:szCs w:val="40"/>
        </w:rPr>
        <w:t>ucker</w:t>
      </w:r>
      <w:r>
        <w:rPr>
          <w:sz w:val="40"/>
          <w:szCs w:val="40"/>
        </w:rPr>
        <w:t>s</w:t>
      </w:r>
      <w:r w:rsidRPr="00692895">
        <w:rPr>
          <w:sz w:val="40"/>
          <w:szCs w:val="40"/>
        </w:rPr>
        <w:t xml:space="preserve"> in </w:t>
      </w:r>
      <w:r>
        <w:rPr>
          <w:sz w:val="40"/>
          <w:szCs w:val="40"/>
        </w:rPr>
        <w:t>O</w:t>
      </w:r>
      <w:r w:rsidRPr="00692895">
        <w:rPr>
          <w:sz w:val="40"/>
          <w:szCs w:val="40"/>
        </w:rPr>
        <w:t>ff-</w:t>
      </w:r>
      <w:r>
        <w:rPr>
          <w:sz w:val="40"/>
          <w:szCs w:val="40"/>
        </w:rPr>
        <w:t>C</w:t>
      </w:r>
      <w:r w:rsidRPr="00692895">
        <w:rPr>
          <w:sz w:val="40"/>
          <w:szCs w:val="40"/>
        </w:rPr>
        <w:t xml:space="preserve">hannel </w:t>
      </w:r>
      <w:r>
        <w:rPr>
          <w:sz w:val="40"/>
          <w:szCs w:val="40"/>
        </w:rPr>
        <w:t>H</w:t>
      </w:r>
      <w:r w:rsidRPr="00692895">
        <w:rPr>
          <w:sz w:val="40"/>
          <w:szCs w:val="40"/>
        </w:rPr>
        <w:t>abitats</w:t>
      </w:r>
    </w:p>
    <w:p w14:paraId="34474856" w14:textId="77777777" w:rsidR="003E6E8F" w:rsidRDefault="003E6E8F" w:rsidP="00AA0DB3">
      <w:pPr>
        <w:pStyle w:val="ReportTitle-TitlePage"/>
      </w:pPr>
    </w:p>
    <w:p w14:paraId="34474857" w14:textId="2B85AAAA" w:rsidR="003E6E8F" w:rsidRPr="006E6402" w:rsidRDefault="00F524C6" w:rsidP="00AA0DB3">
      <w:pPr>
        <w:pStyle w:val="ReportTitle-TitlePage"/>
      </w:pPr>
      <w:r w:rsidRPr="00D02E88">
        <w:t>2019 Final Report</w:t>
      </w:r>
    </w:p>
    <w:p w14:paraId="34474858" w14:textId="77777777" w:rsidR="006E6402" w:rsidRPr="006E6402" w:rsidRDefault="006E6402" w:rsidP="00AA0DB3">
      <w:pPr>
        <w:pStyle w:val="Prepared"/>
      </w:pPr>
      <w:r w:rsidRPr="006E6402">
        <w:t>Prepared by:</w:t>
      </w:r>
    </w:p>
    <w:p w14:paraId="11100BC3" w14:textId="614AD3C7" w:rsidR="00F524C6" w:rsidRDefault="00F524C6" w:rsidP="00F524C6">
      <w:pPr>
        <w:pStyle w:val="AuthorandGroup"/>
        <w:rPr>
          <w:vertAlign w:val="superscript"/>
        </w:rPr>
      </w:pPr>
      <w:r w:rsidRPr="00692895">
        <w:t>Thomas E. Dowling</w:t>
      </w:r>
      <w:r w:rsidRPr="00692895">
        <w:rPr>
          <w:vertAlign w:val="superscript"/>
        </w:rPr>
        <w:t>1</w:t>
      </w:r>
      <w:r w:rsidR="009D7987">
        <w:t xml:space="preserve">, </w:t>
      </w:r>
      <w:r w:rsidRPr="00692895">
        <w:t>Brian R. Kesner</w:t>
      </w:r>
      <w:r w:rsidRPr="00692895">
        <w:rPr>
          <w:vertAlign w:val="superscript"/>
        </w:rPr>
        <w:t>2</w:t>
      </w:r>
      <w:r w:rsidR="009D7987">
        <w:t xml:space="preserve">, </w:t>
      </w:r>
      <w:r w:rsidRPr="00692895">
        <w:t>Paul C. Marsh</w:t>
      </w:r>
      <w:r w:rsidRPr="00126BCA">
        <w:rPr>
          <w:vertAlign w:val="superscript"/>
        </w:rPr>
        <w:t>2</w:t>
      </w:r>
      <w:r w:rsidR="009D7987">
        <w:t xml:space="preserve">, </w:t>
      </w:r>
      <w:r w:rsidR="00D52220">
        <w:t>Kurtis</w:t>
      </w:r>
      <w:r w:rsidR="00486302">
        <w:t xml:space="preserve"> R. Shollenberger</w:t>
      </w:r>
      <w:r w:rsidR="002E3802" w:rsidRPr="00126BCA">
        <w:rPr>
          <w:vertAlign w:val="superscript"/>
        </w:rPr>
        <w:t>2</w:t>
      </w:r>
      <w:r w:rsidR="002E3802">
        <w:t xml:space="preserve">, </w:t>
      </w:r>
      <w:r>
        <w:t xml:space="preserve">and </w:t>
      </w:r>
      <w:r w:rsidRPr="00692895">
        <w:t>Thomas F. Turner</w:t>
      </w:r>
      <w:r>
        <w:rPr>
          <w:vertAlign w:val="superscript"/>
        </w:rPr>
        <w:t>3</w:t>
      </w:r>
    </w:p>
    <w:p w14:paraId="24E1065D" w14:textId="77777777" w:rsidR="00F524C6" w:rsidRDefault="00F524C6" w:rsidP="00F524C6"/>
    <w:tbl>
      <w:tblPr>
        <w:tblW w:w="9588" w:type="dxa"/>
        <w:tblLayout w:type="fixed"/>
        <w:tblLook w:val="04A0" w:firstRow="1" w:lastRow="0" w:firstColumn="1" w:lastColumn="0" w:noHBand="0" w:noVBand="1"/>
      </w:tblPr>
      <w:tblGrid>
        <w:gridCol w:w="3468"/>
        <w:gridCol w:w="2760"/>
        <w:gridCol w:w="3360"/>
      </w:tblGrid>
      <w:tr w:rsidR="00F524C6" w:rsidRPr="00126BCA" w14:paraId="5B591BF2" w14:textId="77777777" w:rsidTr="004A681A">
        <w:tc>
          <w:tcPr>
            <w:tcW w:w="3468" w:type="dxa"/>
          </w:tcPr>
          <w:p w14:paraId="67BDDF62" w14:textId="77777777" w:rsidR="00F524C6" w:rsidRPr="00002B47" w:rsidRDefault="00F524C6" w:rsidP="004A681A">
            <w:pPr>
              <w:suppressLineNumbers/>
              <w:tabs>
                <w:tab w:val="left" w:pos="120"/>
                <w:tab w:val="right" w:pos="9000"/>
              </w:tabs>
              <w:rPr>
                <w:rFonts w:ascii="Arial" w:hAnsi="Arial" w:cs="Arial"/>
                <w:sz w:val="20"/>
                <w:szCs w:val="20"/>
              </w:rPr>
            </w:pPr>
            <w:r w:rsidRPr="00002B47">
              <w:rPr>
                <w:rFonts w:ascii="Arial" w:hAnsi="Arial" w:cs="Arial"/>
                <w:sz w:val="20"/>
                <w:szCs w:val="20"/>
                <w:vertAlign w:val="superscript"/>
              </w:rPr>
              <w:t>1</w:t>
            </w:r>
            <w:r w:rsidRPr="00002B47">
              <w:rPr>
                <w:rFonts w:ascii="Arial" w:hAnsi="Arial" w:cs="Arial"/>
                <w:sz w:val="20"/>
                <w:szCs w:val="20"/>
                <w:vertAlign w:val="superscript"/>
              </w:rPr>
              <w:tab/>
            </w:r>
            <w:r w:rsidRPr="00002B47">
              <w:rPr>
                <w:rFonts w:ascii="Arial" w:hAnsi="Arial" w:cs="Arial"/>
                <w:sz w:val="20"/>
                <w:szCs w:val="20"/>
              </w:rPr>
              <w:t>Department of Biological Sciences</w:t>
            </w:r>
          </w:p>
          <w:p w14:paraId="7A2FA0A1" w14:textId="77777777" w:rsidR="00F524C6" w:rsidRPr="00002B47" w:rsidRDefault="00F524C6" w:rsidP="004A681A">
            <w:pPr>
              <w:suppressLineNumbers/>
              <w:tabs>
                <w:tab w:val="left" w:pos="120"/>
                <w:tab w:val="right" w:pos="9000"/>
              </w:tabs>
              <w:rPr>
                <w:rFonts w:ascii="Arial" w:hAnsi="Arial" w:cs="Arial"/>
                <w:sz w:val="20"/>
                <w:szCs w:val="20"/>
              </w:rPr>
            </w:pPr>
            <w:r w:rsidRPr="00002B47">
              <w:rPr>
                <w:rFonts w:ascii="Arial" w:hAnsi="Arial" w:cs="Arial"/>
                <w:sz w:val="20"/>
                <w:szCs w:val="20"/>
              </w:rPr>
              <w:tab/>
              <w:t xml:space="preserve">5047 </w:t>
            </w:r>
            <w:proofErr w:type="spellStart"/>
            <w:r w:rsidRPr="00002B47">
              <w:rPr>
                <w:rFonts w:ascii="Arial" w:hAnsi="Arial" w:cs="Arial"/>
                <w:sz w:val="20"/>
                <w:szCs w:val="20"/>
              </w:rPr>
              <w:t>Gullen</w:t>
            </w:r>
            <w:proofErr w:type="spellEnd"/>
            <w:r w:rsidRPr="00002B47">
              <w:rPr>
                <w:rFonts w:ascii="Arial" w:hAnsi="Arial" w:cs="Arial"/>
                <w:sz w:val="20"/>
                <w:szCs w:val="20"/>
              </w:rPr>
              <w:t xml:space="preserve"> Mall</w:t>
            </w:r>
          </w:p>
          <w:p w14:paraId="103249E9" w14:textId="77777777" w:rsidR="00F524C6" w:rsidRPr="00002B47" w:rsidRDefault="00F524C6" w:rsidP="004A681A">
            <w:pPr>
              <w:suppressLineNumbers/>
              <w:tabs>
                <w:tab w:val="left" w:pos="120"/>
                <w:tab w:val="right" w:pos="9000"/>
              </w:tabs>
              <w:rPr>
                <w:rFonts w:ascii="Arial" w:hAnsi="Arial" w:cs="Arial"/>
                <w:sz w:val="20"/>
                <w:szCs w:val="20"/>
              </w:rPr>
            </w:pPr>
            <w:r w:rsidRPr="00002B47">
              <w:rPr>
                <w:rFonts w:ascii="Arial" w:hAnsi="Arial" w:cs="Arial"/>
                <w:sz w:val="20"/>
                <w:szCs w:val="20"/>
              </w:rPr>
              <w:tab/>
              <w:t>Wayne State University</w:t>
            </w:r>
          </w:p>
          <w:p w14:paraId="744A2836" w14:textId="77777777" w:rsidR="00F524C6" w:rsidRPr="00002B47" w:rsidRDefault="00F524C6" w:rsidP="004A681A">
            <w:pPr>
              <w:suppressLineNumbers/>
              <w:tabs>
                <w:tab w:val="left" w:pos="120"/>
                <w:tab w:val="right" w:pos="9000"/>
              </w:tabs>
              <w:rPr>
                <w:rFonts w:ascii="Arial" w:hAnsi="Arial" w:cs="Arial"/>
                <w:sz w:val="20"/>
                <w:szCs w:val="20"/>
                <w:lang w:val="fr-FR"/>
              </w:rPr>
            </w:pPr>
            <w:r w:rsidRPr="00002B47">
              <w:rPr>
                <w:rFonts w:ascii="Arial" w:hAnsi="Arial" w:cs="Arial"/>
                <w:sz w:val="20"/>
                <w:szCs w:val="20"/>
                <w:lang w:val="fr-FR"/>
              </w:rPr>
              <w:tab/>
              <w:t>Detroit, MI  48202</w:t>
            </w:r>
          </w:p>
          <w:p w14:paraId="5BF5A523" w14:textId="77777777" w:rsidR="00F524C6" w:rsidRPr="00002B47" w:rsidRDefault="00F524C6" w:rsidP="004A681A">
            <w:pPr>
              <w:suppressLineNumbers/>
              <w:tabs>
                <w:tab w:val="left" w:pos="120"/>
                <w:tab w:val="right" w:pos="9000"/>
              </w:tabs>
              <w:rPr>
                <w:rFonts w:ascii="Arial" w:hAnsi="Arial" w:cs="Arial"/>
                <w:sz w:val="20"/>
                <w:szCs w:val="20"/>
              </w:rPr>
            </w:pPr>
            <w:r w:rsidRPr="00002B47">
              <w:rPr>
                <w:rFonts w:ascii="Arial" w:hAnsi="Arial" w:cs="Arial"/>
                <w:sz w:val="20"/>
                <w:szCs w:val="20"/>
              </w:rPr>
              <w:tab/>
              <w:t>313-577-3020</w:t>
            </w:r>
          </w:p>
          <w:p w14:paraId="79CD23ED" w14:textId="77777777" w:rsidR="00F524C6" w:rsidRPr="00002B47" w:rsidRDefault="00F524C6" w:rsidP="004A681A">
            <w:pPr>
              <w:suppressLineNumbers/>
              <w:tabs>
                <w:tab w:val="left" w:pos="120"/>
                <w:tab w:val="right" w:pos="9000"/>
              </w:tabs>
              <w:rPr>
                <w:rFonts w:ascii="Arial" w:hAnsi="Arial" w:cs="Arial"/>
                <w:sz w:val="18"/>
                <w:szCs w:val="18"/>
              </w:rPr>
            </w:pPr>
            <w:r w:rsidRPr="00002B47">
              <w:rPr>
                <w:rFonts w:ascii="Arial" w:hAnsi="Arial" w:cs="Arial"/>
                <w:sz w:val="20"/>
                <w:szCs w:val="20"/>
              </w:rPr>
              <w:tab/>
            </w:r>
            <w:hyperlink r:id="rId22" w:history="1">
              <w:r w:rsidRPr="00002B47">
                <w:rPr>
                  <w:rStyle w:val="Hyperlink"/>
                  <w:rFonts w:ascii="Arial" w:hAnsi="Arial" w:cs="Arial"/>
                  <w:sz w:val="18"/>
                  <w:szCs w:val="18"/>
                </w:rPr>
                <w:t>thomas.dowling@wayne.edu</w:t>
              </w:r>
            </w:hyperlink>
          </w:p>
        </w:tc>
        <w:tc>
          <w:tcPr>
            <w:tcW w:w="2760" w:type="dxa"/>
          </w:tcPr>
          <w:p w14:paraId="4DE830BC" w14:textId="77777777" w:rsidR="00F524C6" w:rsidRPr="00002B47" w:rsidRDefault="00F524C6" w:rsidP="004A681A">
            <w:pPr>
              <w:tabs>
                <w:tab w:val="left" w:pos="132"/>
              </w:tabs>
              <w:rPr>
                <w:rFonts w:ascii="Arial" w:hAnsi="Arial" w:cs="Arial"/>
                <w:sz w:val="20"/>
                <w:szCs w:val="20"/>
              </w:rPr>
            </w:pPr>
            <w:r w:rsidRPr="00002B47">
              <w:rPr>
                <w:rFonts w:ascii="Arial" w:hAnsi="Arial" w:cs="Arial"/>
                <w:sz w:val="20"/>
                <w:szCs w:val="20"/>
                <w:vertAlign w:val="superscript"/>
              </w:rPr>
              <w:t>2</w:t>
            </w:r>
            <w:r w:rsidRPr="00002B47">
              <w:rPr>
                <w:rFonts w:ascii="Arial" w:hAnsi="Arial" w:cs="Arial"/>
                <w:sz w:val="20"/>
                <w:szCs w:val="20"/>
              </w:rPr>
              <w:tab/>
              <w:t>Marsh &amp; Associates, LLC</w:t>
            </w:r>
          </w:p>
          <w:p w14:paraId="5FA27D07" w14:textId="77777777" w:rsidR="00F524C6" w:rsidRPr="00002B47" w:rsidRDefault="00F524C6" w:rsidP="004A681A">
            <w:pPr>
              <w:tabs>
                <w:tab w:val="left" w:pos="132"/>
              </w:tabs>
              <w:rPr>
                <w:rFonts w:ascii="Arial" w:hAnsi="Arial" w:cs="Arial"/>
                <w:sz w:val="20"/>
                <w:szCs w:val="20"/>
              </w:rPr>
            </w:pPr>
            <w:r w:rsidRPr="00002B47">
              <w:rPr>
                <w:rFonts w:ascii="Arial" w:hAnsi="Arial" w:cs="Arial"/>
                <w:sz w:val="20"/>
                <w:szCs w:val="20"/>
              </w:rPr>
              <w:tab/>
              <w:t>5016 South Ash Avenue</w:t>
            </w:r>
          </w:p>
          <w:p w14:paraId="77A3627C" w14:textId="77777777" w:rsidR="00F524C6" w:rsidRPr="00002B47" w:rsidRDefault="00F524C6" w:rsidP="004A681A">
            <w:pPr>
              <w:tabs>
                <w:tab w:val="left" w:pos="132"/>
              </w:tabs>
              <w:rPr>
                <w:rFonts w:ascii="Arial" w:hAnsi="Arial" w:cs="Arial"/>
                <w:sz w:val="20"/>
                <w:szCs w:val="20"/>
              </w:rPr>
            </w:pPr>
            <w:r w:rsidRPr="00002B47">
              <w:rPr>
                <w:rFonts w:ascii="Arial" w:hAnsi="Arial" w:cs="Arial"/>
                <w:sz w:val="20"/>
                <w:szCs w:val="20"/>
              </w:rPr>
              <w:tab/>
              <w:t>Suite 108</w:t>
            </w:r>
          </w:p>
          <w:p w14:paraId="5206334B" w14:textId="77777777" w:rsidR="00F524C6" w:rsidRPr="00002B47" w:rsidRDefault="00F524C6" w:rsidP="004A681A">
            <w:pPr>
              <w:tabs>
                <w:tab w:val="left" w:pos="132"/>
              </w:tabs>
              <w:rPr>
                <w:rFonts w:ascii="Arial" w:hAnsi="Arial" w:cs="Arial"/>
                <w:sz w:val="20"/>
                <w:szCs w:val="20"/>
                <w:lang w:val="fr-FR"/>
              </w:rPr>
            </w:pPr>
            <w:r w:rsidRPr="00002B47">
              <w:rPr>
                <w:rFonts w:ascii="Arial" w:hAnsi="Arial" w:cs="Arial"/>
                <w:sz w:val="20"/>
                <w:szCs w:val="20"/>
                <w:lang w:val="fr-FR"/>
              </w:rPr>
              <w:tab/>
              <w:t>Tempe, AZ  85282</w:t>
            </w:r>
          </w:p>
          <w:p w14:paraId="52EAB503" w14:textId="77777777" w:rsidR="00F524C6" w:rsidRPr="00002B47" w:rsidRDefault="00F524C6" w:rsidP="004A681A">
            <w:pPr>
              <w:tabs>
                <w:tab w:val="left" w:pos="132"/>
              </w:tabs>
              <w:rPr>
                <w:rFonts w:ascii="Arial" w:hAnsi="Arial" w:cs="Arial"/>
                <w:sz w:val="20"/>
                <w:szCs w:val="20"/>
              </w:rPr>
            </w:pPr>
            <w:r w:rsidRPr="00002B47">
              <w:rPr>
                <w:rFonts w:ascii="Arial" w:hAnsi="Arial" w:cs="Arial"/>
                <w:sz w:val="20"/>
                <w:szCs w:val="20"/>
              </w:rPr>
              <w:tab/>
              <w:t>480-456-0801</w:t>
            </w:r>
          </w:p>
          <w:p w14:paraId="112F1C18" w14:textId="77777777" w:rsidR="00F524C6" w:rsidRPr="00002B47" w:rsidRDefault="00F524C6" w:rsidP="004A681A">
            <w:pPr>
              <w:tabs>
                <w:tab w:val="left" w:pos="132"/>
              </w:tabs>
              <w:rPr>
                <w:rFonts w:ascii="Arial" w:hAnsi="Arial" w:cs="Arial"/>
                <w:sz w:val="18"/>
                <w:szCs w:val="18"/>
              </w:rPr>
            </w:pPr>
            <w:r w:rsidRPr="00002B47">
              <w:rPr>
                <w:rFonts w:ascii="Arial" w:hAnsi="Arial" w:cs="Arial"/>
                <w:sz w:val="20"/>
                <w:szCs w:val="20"/>
              </w:rPr>
              <w:tab/>
            </w:r>
            <w:hyperlink r:id="rId23" w:history="1">
              <w:r w:rsidRPr="00002B47">
                <w:rPr>
                  <w:rStyle w:val="Hyperlink"/>
                  <w:rFonts w:ascii="Arial" w:hAnsi="Arial" w:cs="Arial"/>
                  <w:sz w:val="18"/>
                  <w:szCs w:val="18"/>
                </w:rPr>
                <w:t>bkesner@nativefishlab.net</w:t>
              </w:r>
            </w:hyperlink>
            <w:r w:rsidRPr="00002B47">
              <w:rPr>
                <w:rFonts w:ascii="Arial" w:hAnsi="Arial" w:cs="Arial"/>
                <w:sz w:val="18"/>
                <w:szCs w:val="18"/>
              </w:rPr>
              <w:t>.</w:t>
            </w:r>
          </w:p>
          <w:p w14:paraId="266A385F" w14:textId="77777777" w:rsidR="00F524C6" w:rsidRDefault="00F524C6" w:rsidP="004A681A">
            <w:pPr>
              <w:tabs>
                <w:tab w:val="left" w:pos="132"/>
              </w:tabs>
              <w:rPr>
                <w:rStyle w:val="Hyperlink"/>
                <w:rFonts w:ascii="Arial" w:hAnsi="Arial" w:cs="Arial"/>
                <w:sz w:val="18"/>
                <w:szCs w:val="18"/>
              </w:rPr>
            </w:pPr>
            <w:r w:rsidRPr="00002B47">
              <w:rPr>
                <w:rFonts w:ascii="Arial" w:hAnsi="Arial" w:cs="Arial"/>
                <w:sz w:val="18"/>
                <w:szCs w:val="18"/>
              </w:rPr>
              <w:tab/>
            </w:r>
            <w:hyperlink r:id="rId24" w:history="1">
              <w:r w:rsidRPr="00002B47">
                <w:rPr>
                  <w:rStyle w:val="Hyperlink"/>
                  <w:rFonts w:ascii="Arial" w:hAnsi="Arial" w:cs="Arial"/>
                  <w:sz w:val="18"/>
                  <w:szCs w:val="18"/>
                </w:rPr>
                <w:t>fish.dr@nativefishlab.net</w:t>
              </w:r>
            </w:hyperlink>
          </w:p>
          <w:p w14:paraId="57557CB0" w14:textId="3F19A0DB" w:rsidR="002E3802" w:rsidRPr="002E3802" w:rsidRDefault="00EA16DD" w:rsidP="004A681A">
            <w:pPr>
              <w:tabs>
                <w:tab w:val="left" w:pos="132"/>
              </w:tabs>
              <w:rPr>
                <w:rFonts w:ascii="Arial" w:hAnsi="Arial" w:cs="Arial"/>
                <w:sz w:val="18"/>
                <w:szCs w:val="18"/>
              </w:rPr>
            </w:pPr>
            <w:r>
              <w:rPr>
                <w:rStyle w:val="Hyperlink"/>
                <w:rFonts w:ascii="Arial" w:hAnsi="Arial" w:cs="Arial"/>
                <w:sz w:val="16"/>
                <w:szCs w:val="16"/>
              </w:rPr>
              <w:t xml:space="preserve">   </w:t>
            </w:r>
            <w:r w:rsidR="002E3802" w:rsidRPr="00EA16DD">
              <w:rPr>
                <w:rStyle w:val="Hyperlink"/>
                <w:rFonts w:ascii="Arial" w:hAnsi="Arial" w:cs="Arial"/>
                <w:sz w:val="16"/>
                <w:szCs w:val="16"/>
              </w:rPr>
              <w:t>kshollenberger@nativefishlab.net</w:t>
            </w:r>
          </w:p>
        </w:tc>
        <w:tc>
          <w:tcPr>
            <w:tcW w:w="3360" w:type="dxa"/>
          </w:tcPr>
          <w:p w14:paraId="059D6015" w14:textId="77777777" w:rsidR="00F524C6" w:rsidRPr="00002B47" w:rsidRDefault="00F524C6" w:rsidP="004A681A">
            <w:pPr>
              <w:tabs>
                <w:tab w:val="left" w:pos="147"/>
                <w:tab w:val="left" w:pos="3330"/>
                <w:tab w:val="left" w:pos="4230"/>
                <w:tab w:val="left" w:pos="6030"/>
                <w:tab w:val="left" w:pos="6660"/>
                <w:tab w:val="left" w:pos="6840"/>
              </w:tabs>
              <w:rPr>
                <w:rFonts w:ascii="Arial" w:hAnsi="Arial" w:cs="Arial"/>
                <w:sz w:val="20"/>
                <w:szCs w:val="20"/>
              </w:rPr>
            </w:pPr>
            <w:r w:rsidRPr="00002B47">
              <w:rPr>
                <w:rFonts w:ascii="Arial" w:hAnsi="Arial" w:cs="Arial"/>
                <w:sz w:val="20"/>
                <w:szCs w:val="20"/>
                <w:vertAlign w:val="superscript"/>
              </w:rPr>
              <w:t>3</w:t>
            </w:r>
            <w:r w:rsidRPr="00002B47">
              <w:rPr>
                <w:rFonts w:ascii="Arial" w:hAnsi="Arial" w:cs="Arial"/>
                <w:sz w:val="20"/>
                <w:szCs w:val="20"/>
              </w:rPr>
              <w:tab/>
              <w:t>Museum of Southwestern Biology</w:t>
            </w:r>
          </w:p>
          <w:p w14:paraId="017BA793" w14:textId="77777777" w:rsidR="00F524C6" w:rsidRPr="00002B47" w:rsidRDefault="00F524C6" w:rsidP="004A681A">
            <w:pPr>
              <w:tabs>
                <w:tab w:val="left" w:pos="147"/>
                <w:tab w:val="left" w:pos="2700"/>
                <w:tab w:val="left" w:pos="3330"/>
                <w:tab w:val="left" w:pos="6030"/>
              </w:tabs>
              <w:rPr>
                <w:rFonts w:ascii="Arial" w:hAnsi="Arial" w:cs="Arial"/>
                <w:sz w:val="20"/>
                <w:szCs w:val="20"/>
              </w:rPr>
            </w:pPr>
            <w:r w:rsidRPr="00002B47">
              <w:rPr>
                <w:rFonts w:ascii="Arial" w:hAnsi="Arial" w:cs="Arial"/>
                <w:sz w:val="20"/>
                <w:szCs w:val="20"/>
              </w:rPr>
              <w:tab/>
              <w:t>MSC 03-2020</w:t>
            </w:r>
          </w:p>
          <w:p w14:paraId="7FD870BD" w14:textId="77777777" w:rsidR="00F524C6" w:rsidRPr="00002B47" w:rsidRDefault="00F524C6" w:rsidP="004A681A">
            <w:pPr>
              <w:tabs>
                <w:tab w:val="left" w:pos="147"/>
                <w:tab w:val="left" w:pos="3330"/>
                <w:tab w:val="left" w:pos="6030"/>
              </w:tabs>
              <w:rPr>
                <w:rFonts w:ascii="Arial" w:hAnsi="Arial" w:cs="Arial"/>
                <w:sz w:val="20"/>
                <w:szCs w:val="20"/>
              </w:rPr>
            </w:pPr>
            <w:r w:rsidRPr="00002B47">
              <w:rPr>
                <w:rFonts w:ascii="Arial" w:hAnsi="Arial" w:cs="Arial"/>
                <w:sz w:val="20"/>
                <w:szCs w:val="20"/>
              </w:rPr>
              <w:tab/>
              <w:t>University of New Mexico</w:t>
            </w:r>
          </w:p>
          <w:p w14:paraId="2D6A07A9" w14:textId="77777777" w:rsidR="00F524C6" w:rsidRPr="00002B47" w:rsidRDefault="00F524C6" w:rsidP="004A681A">
            <w:pPr>
              <w:tabs>
                <w:tab w:val="left" w:pos="147"/>
                <w:tab w:val="left" w:pos="3330"/>
                <w:tab w:val="left" w:pos="6030"/>
              </w:tabs>
              <w:rPr>
                <w:rFonts w:ascii="Arial" w:hAnsi="Arial" w:cs="Arial"/>
                <w:sz w:val="20"/>
                <w:szCs w:val="20"/>
              </w:rPr>
            </w:pPr>
            <w:r w:rsidRPr="00002B47">
              <w:rPr>
                <w:rFonts w:ascii="Arial" w:hAnsi="Arial" w:cs="Arial"/>
                <w:sz w:val="20"/>
                <w:szCs w:val="20"/>
              </w:rPr>
              <w:tab/>
              <w:t>A</w:t>
            </w:r>
            <w:r w:rsidRPr="00002B47">
              <w:rPr>
                <w:rFonts w:ascii="Arial" w:hAnsi="Arial" w:cs="Arial"/>
                <w:sz w:val="20"/>
                <w:szCs w:val="20"/>
                <w:lang w:val="fr-FR"/>
              </w:rPr>
              <w:t>lbuquerque, NM  87131</w:t>
            </w:r>
          </w:p>
          <w:p w14:paraId="57B4AD4B" w14:textId="77777777" w:rsidR="00F524C6" w:rsidRPr="00002B47" w:rsidRDefault="00F524C6" w:rsidP="004A681A">
            <w:pPr>
              <w:tabs>
                <w:tab w:val="left" w:pos="147"/>
              </w:tabs>
              <w:rPr>
                <w:rFonts w:ascii="Arial" w:hAnsi="Arial" w:cs="Arial"/>
                <w:sz w:val="20"/>
                <w:szCs w:val="20"/>
              </w:rPr>
            </w:pPr>
            <w:r w:rsidRPr="00002B47">
              <w:rPr>
                <w:rFonts w:ascii="Arial" w:hAnsi="Arial" w:cs="Arial"/>
                <w:sz w:val="20"/>
                <w:szCs w:val="20"/>
              </w:rPr>
              <w:tab/>
              <w:t>505-277-7541</w:t>
            </w:r>
          </w:p>
          <w:p w14:paraId="4968FA5A" w14:textId="77777777" w:rsidR="00F524C6" w:rsidRPr="00EA16DD" w:rsidRDefault="00F524C6" w:rsidP="004A681A">
            <w:pPr>
              <w:suppressLineNumbers/>
              <w:tabs>
                <w:tab w:val="left" w:pos="147"/>
                <w:tab w:val="right" w:pos="9000"/>
              </w:tabs>
              <w:rPr>
                <w:rFonts w:ascii="Arial" w:hAnsi="Arial" w:cs="Arial"/>
                <w:sz w:val="18"/>
                <w:szCs w:val="18"/>
              </w:rPr>
            </w:pPr>
            <w:r w:rsidRPr="00002B47">
              <w:rPr>
                <w:rFonts w:ascii="Arial" w:hAnsi="Arial" w:cs="Arial"/>
                <w:sz w:val="20"/>
                <w:szCs w:val="20"/>
              </w:rPr>
              <w:tab/>
            </w:r>
            <w:hyperlink r:id="rId25" w:history="1">
              <w:r w:rsidRPr="00EA16DD">
                <w:rPr>
                  <w:rStyle w:val="Hyperlink"/>
                  <w:rFonts w:ascii="Arial" w:hAnsi="Arial" w:cs="Arial"/>
                  <w:sz w:val="18"/>
                  <w:szCs w:val="18"/>
                </w:rPr>
                <w:t>turnert@unm.edu</w:t>
              </w:r>
            </w:hyperlink>
          </w:p>
        </w:tc>
      </w:tr>
    </w:tbl>
    <w:p w14:paraId="3447485C" w14:textId="77777777" w:rsidR="00FF2E56" w:rsidRDefault="00FF2E56" w:rsidP="0009319B">
      <w:pPr>
        <w:suppressLineNumbers/>
        <w:tabs>
          <w:tab w:val="right" w:pos="9000"/>
        </w:tabs>
        <w:rPr>
          <w:b/>
        </w:rPr>
        <w:sectPr w:rsidR="00FF2E56" w:rsidSect="001B3851">
          <w:headerReference w:type="first" r:id="rId26"/>
          <w:footerReference w:type="first" r:id="rId27"/>
          <w:pgSz w:w="12240" w:h="15840"/>
          <w:pgMar w:top="1440" w:right="1800" w:bottom="1440" w:left="1800" w:header="1440" w:footer="1440" w:gutter="0"/>
          <w:cols w:space="720"/>
          <w:titlePg/>
          <w:docGrid w:linePitch="360"/>
        </w:sectPr>
      </w:pPr>
    </w:p>
    <w:p w14:paraId="34474884" w14:textId="1D02359E" w:rsidR="006E6402" w:rsidRPr="00482FE4" w:rsidRDefault="00D02E88" w:rsidP="00482FE4">
      <w:r>
        <w:lastRenderedPageBreak/>
        <w:t>Dowling, T.</w:t>
      </w:r>
      <w:r w:rsidRPr="00190172">
        <w:t xml:space="preserve">E., </w:t>
      </w:r>
      <w:r>
        <w:t xml:space="preserve">B.R. Kesner, P.C. Marsh, </w:t>
      </w:r>
      <w:r w:rsidR="002E3802">
        <w:t xml:space="preserve">K. R. Shollenberger, </w:t>
      </w:r>
      <w:r>
        <w:t>and T.</w:t>
      </w:r>
      <w:r w:rsidRPr="00190172">
        <w:t xml:space="preserve">F. </w:t>
      </w:r>
      <w:r w:rsidRPr="00D80F7C">
        <w:t>Turner.  201</w:t>
      </w:r>
      <w:r>
        <w:t>9</w:t>
      </w:r>
      <w:r w:rsidRPr="00D80F7C">
        <w:t>.</w:t>
      </w:r>
      <w:r w:rsidRPr="00190172">
        <w:t xml:space="preserve"> </w:t>
      </w:r>
      <w:r>
        <w:t xml:space="preserve"> </w:t>
      </w:r>
      <w:r w:rsidRPr="00190172">
        <w:t xml:space="preserve">Genetic and </w:t>
      </w:r>
      <w:r>
        <w:t>D</w:t>
      </w:r>
      <w:r w:rsidRPr="00190172">
        <w:t xml:space="preserve">emographic </w:t>
      </w:r>
      <w:r>
        <w:t>S</w:t>
      </w:r>
      <w:r w:rsidRPr="00190172">
        <w:t xml:space="preserve">tudies to </w:t>
      </w:r>
      <w:r>
        <w:t>G</w:t>
      </w:r>
      <w:r w:rsidRPr="00190172">
        <w:t xml:space="preserve">uide </w:t>
      </w:r>
      <w:r>
        <w:t>C</w:t>
      </w:r>
      <w:r w:rsidRPr="00190172">
        <w:t xml:space="preserve">onservation </w:t>
      </w:r>
      <w:r>
        <w:t>M</w:t>
      </w:r>
      <w:r w:rsidRPr="00190172">
        <w:t xml:space="preserve">anagement of </w:t>
      </w:r>
      <w:r>
        <w:t>R</w:t>
      </w:r>
      <w:r w:rsidRPr="00190172">
        <w:t xml:space="preserve">azorback </w:t>
      </w:r>
      <w:r>
        <w:t>S</w:t>
      </w:r>
      <w:r w:rsidRPr="00190172">
        <w:t>ucker</w:t>
      </w:r>
      <w:r>
        <w:t>s in</w:t>
      </w:r>
      <w:r w:rsidR="002E3802">
        <w:t xml:space="preserve"> </w:t>
      </w:r>
      <w:r>
        <w:t>O</w:t>
      </w:r>
      <w:r w:rsidRPr="00190172">
        <w:t>ff-</w:t>
      </w:r>
      <w:r>
        <w:t>C</w:t>
      </w:r>
      <w:r w:rsidRPr="00190172">
        <w:t xml:space="preserve">hannel </w:t>
      </w:r>
      <w:r>
        <w:t>H</w:t>
      </w:r>
      <w:r w:rsidRPr="00190172">
        <w:t>abitat</w:t>
      </w:r>
      <w:r>
        <w:t>s, Final Report</w:t>
      </w:r>
      <w:r w:rsidRPr="00190172">
        <w:t xml:space="preserve">. </w:t>
      </w:r>
      <w:r>
        <w:t xml:space="preserve"> Submitted </w:t>
      </w:r>
      <w:r w:rsidRPr="00617B95">
        <w:t xml:space="preserve">to the Lower Colorado River Multi-Species Conservation Program, Bureau of Reclamation, Boulder City, Nevada, by </w:t>
      </w:r>
      <w:r>
        <w:t>Wayne State</w:t>
      </w:r>
      <w:r w:rsidR="002E3802">
        <w:t xml:space="preserve"> </w:t>
      </w:r>
      <w:r>
        <w:t>University</w:t>
      </w:r>
      <w:r w:rsidRPr="00617B95">
        <w:t xml:space="preserve">, </w:t>
      </w:r>
      <w:r>
        <w:t xml:space="preserve">Detroit, Michigan; Marsh &amp; Associates, LLC, Tempe, Arizona; and University of New Mexico, Albuquerque, New Mexico, </w:t>
      </w:r>
      <w:r w:rsidRPr="00617B95">
        <w:t xml:space="preserve">under </w:t>
      </w:r>
      <w:r>
        <w:t>Agreement No.</w:t>
      </w:r>
      <w:r w:rsidR="002E3802">
        <w:t xml:space="preserve"> </w:t>
      </w:r>
      <w:r>
        <w:t>R13AC300016</w:t>
      </w:r>
      <w:r w:rsidRPr="00A74240">
        <w:t>.</w:t>
      </w:r>
    </w:p>
    <w:p w14:paraId="34474885" w14:textId="77777777" w:rsidR="00412E1C" w:rsidRDefault="00412E1C" w:rsidP="0009319B">
      <w:pPr>
        <w:tabs>
          <w:tab w:val="center" w:pos="4320"/>
          <w:tab w:val="right" w:pos="8640"/>
          <w:tab w:val="right" w:pos="9000"/>
        </w:tabs>
        <w:rPr>
          <w:b/>
        </w:rPr>
        <w:sectPr w:rsidR="00412E1C" w:rsidSect="009D0373">
          <w:headerReference w:type="first" r:id="rId28"/>
          <w:footerReference w:type="first" r:id="rId29"/>
          <w:pgSz w:w="12240" w:h="15840" w:code="1"/>
          <w:pgMar w:top="1440" w:right="1800" w:bottom="1440" w:left="1800" w:header="1440" w:footer="1440" w:gutter="0"/>
          <w:cols w:space="720"/>
          <w:vAlign w:val="bottom"/>
          <w:titlePg/>
          <w:docGrid w:linePitch="360"/>
        </w:sectPr>
      </w:pPr>
    </w:p>
    <w:p w14:paraId="34474886" w14:textId="77777777" w:rsidR="00453CE5" w:rsidRPr="001D0DB9" w:rsidRDefault="00453CE5" w:rsidP="00FF0188">
      <w:pPr>
        <w:rPr>
          <w:rFonts w:ascii="Arial" w:hAnsi="Arial" w:cs="Arial"/>
          <w:b/>
          <w:smallCaps/>
          <w:sz w:val="40"/>
          <w:szCs w:val="40"/>
        </w:rPr>
      </w:pPr>
      <w:r w:rsidRPr="001D0DB9">
        <w:rPr>
          <w:rFonts w:ascii="Arial" w:hAnsi="Arial" w:cs="Arial"/>
          <w:b/>
          <w:smallCaps/>
          <w:sz w:val="40"/>
          <w:szCs w:val="40"/>
        </w:rPr>
        <w:lastRenderedPageBreak/>
        <w:t>Acronyms and Abbreviations</w:t>
      </w:r>
    </w:p>
    <w:p w14:paraId="34474888" w14:textId="77777777" w:rsidR="00161CBC" w:rsidRPr="001D0DB9" w:rsidRDefault="00161CBC" w:rsidP="00FF0188"/>
    <w:p w14:paraId="359F4AAB" w14:textId="77777777" w:rsidR="009C2793" w:rsidRPr="009C2793" w:rsidRDefault="009C2793" w:rsidP="009C2793">
      <w:r w:rsidRPr="009C2793">
        <w:rPr>
          <w:color w:val="000000"/>
        </w:rPr>
        <w:t>A</w:t>
      </w:r>
      <w:r w:rsidRPr="009C2793">
        <w:rPr>
          <w:color w:val="000000"/>
          <w:vertAlign w:val="subscript"/>
        </w:rPr>
        <w:t>R</w:t>
      </w:r>
      <w:r w:rsidRPr="009C2793">
        <w:t xml:space="preserve"> – allelic richness</w:t>
      </w:r>
    </w:p>
    <w:p w14:paraId="3B005571" w14:textId="77777777" w:rsidR="009C2793" w:rsidRPr="009C2793" w:rsidRDefault="009C2793" w:rsidP="009C2793">
      <w:r w:rsidRPr="009C2793">
        <w:t>AJ – Arizona Juvenile backwater</w:t>
      </w:r>
    </w:p>
    <w:p w14:paraId="16DAA94B" w14:textId="77777777" w:rsidR="009C2793" w:rsidRPr="009C2793" w:rsidRDefault="009C2793" w:rsidP="009C2793">
      <w:r w:rsidRPr="009C2793">
        <w:t>bp – base pair(s)</w:t>
      </w:r>
    </w:p>
    <w:p w14:paraId="5D9D6288" w14:textId="77777777" w:rsidR="009C2793" w:rsidRPr="009C2793" w:rsidRDefault="009C2793" w:rsidP="009C2793">
      <w:r w:rsidRPr="009C2793">
        <w:rPr>
          <w:color w:val="000000"/>
        </w:rPr>
        <w:t xml:space="preserve">BTC </w:t>
      </w:r>
      <w:r w:rsidRPr="009C2793">
        <w:t xml:space="preserve">– </w:t>
      </w:r>
      <w:r w:rsidRPr="009C2793">
        <w:rPr>
          <w:color w:val="000000"/>
        </w:rPr>
        <w:t>bonytail chub</w:t>
      </w:r>
    </w:p>
    <w:p w14:paraId="79D9F5C3" w14:textId="77777777" w:rsidR="009C2793" w:rsidRPr="009C2793" w:rsidRDefault="009C2793" w:rsidP="009C2793">
      <w:r w:rsidRPr="009C2793">
        <w:t>DAN – Dandy backwater</w:t>
      </w:r>
    </w:p>
    <w:p w14:paraId="39B62B6F" w14:textId="77777777" w:rsidR="009C2793" w:rsidRPr="009C2793" w:rsidRDefault="009C2793" w:rsidP="009C2793">
      <w:r w:rsidRPr="009C2793">
        <w:t>DNA – deoxyribonucleic acid</w:t>
      </w:r>
    </w:p>
    <w:p w14:paraId="1CAD02E4" w14:textId="77777777" w:rsidR="009C2793" w:rsidRPr="009C2793" w:rsidRDefault="009C2793" w:rsidP="009C2793">
      <w:pPr>
        <w:rPr>
          <w:color w:val="000000"/>
        </w:rPr>
      </w:pPr>
      <w:r w:rsidRPr="009C2793">
        <w:rPr>
          <w:color w:val="000000"/>
        </w:rPr>
        <w:t>F</w:t>
      </w:r>
      <w:r w:rsidRPr="009C2793">
        <w:rPr>
          <w:color w:val="000000"/>
          <w:vertAlign w:val="subscript"/>
        </w:rPr>
        <w:t>IS</w:t>
      </w:r>
      <w:r w:rsidRPr="009C2793">
        <w:rPr>
          <w:color w:val="000000"/>
        </w:rPr>
        <w:t xml:space="preserve"> – standard inbreeding coefficient (within populations)</w:t>
      </w:r>
    </w:p>
    <w:p w14:paraId="345495D5" w14:textId="77777777" w:rsidR="009C2793" w:rsidRPr="009C2793" w:rsidRDefault="009C2793" w:rsidP="009C2793">
      <w:r w:rsidRPr="009C2793">
        <w:t>GLMM – general linear mixed model</w:t>
      </w:r>
    </w:p>
    <w:p w14:paraId="2C04DE47" w14:textId="77777777" w:rsidR="009C2793" w:rsidRPr="009C2793" w:rsidRDefault="009C2793" w:rsidP="009C2793">
      <w:r w:rsidRPr="009C2793">
        <w:t>ha – hectare(s)</w:t>
      </w:r>
    </w:p>
    <w:p w14:paraId="51D011B9" w14:textId="77777777" w:rsidR="009C2793" w:rsidRPr="009C2793" w:rsidRDefault="009C2793" w:rsidP="009C2793">
      <w:pPr>
        <w:rPr>
          <w:color w:val="000000"/>
        </w:rPr>
      </w:pPr>
      <w:r w:rsidRPr="009C2793">
        <w:rPr>
          <w:color w:val="000000"/>
        </w:rPr>
        <w:t>H</w:t>
      </w:r>
      <w:r w:rsidRPr="009C2793">
        <w:rPr>
          <w:color w:val="000000"/>
          <w:vertAlign w:val="subscript"/>
        </w:rPr>
        <w:t xml:space="preserve">E </w:t>
      </w:r>
      <w:r w:rsidRPr="009C2793">
        <w:rPr>
          <w:color w:val="000000"/>
        </w:rPr>
        <w:t>– expected heterozygosity</w:t>
      </w:r>
    </w:p>
    <w:p w14:paraId="3644CE6F" w14:textId="77777777" w:rsidR="009C2793" w:rsidRPr="009C2793" w:rsidRDefault="009C2793" w:rsidP="009C2793">
      <w:pPr>
        <w:rPr>
          <w:color w:val="000000"/>
        </w:rPr>
      </w:pPr>
      <w:r w:rsidRPr="009C2793">
        <w:t>IP – Imperial National Wildlife Refuge</w:t>
      </w:r>
    </w:p>
    <w:p w14:paraId="08B04534" w14:textId="77777777" w:rsidR="009C2793" w:rsidRPr="009C2793" w:rsidRDefault="009C2793" w:rsidP="009C2793">
      <w:r w:rsidRPr="009C2793">
        <w:t>m – meter(s)</w:t>
      </w:r>
    </w:p>
    <w:p w14:paraId="6D5B9D4D" w14:textId="77777777" w:rsidR="009C2793" w:rsidRPr="009C2793" w:rsidRDefault="009C2793" w:rsidP="009C2793">
      <w:r w:rsidRPr="009C2793">
        <w:rPr>
          <w:rFonts w:eastAsia="Calibri"/>
        </w:rPr>
        <w:t xml:space="preserve">µL </w:t>
      </w:r>
      <w:r w:rsidRPr="009C2793">
        <w:t xml:space="preserve">–  </w:t>
      </w:r>
      <w:r w:rsidRPr="009C2793">
        <w:rPr>
          <w:rFonts w:eastAsia="Calibri"/>
        </w:rPr>
        <w:t>microliter</w:t>
      </w:r>
    </w:p>
    <w:p w14:paraId="6EAE82C3" w14:textId="77777777" w:rsidR="009C2793" w:rsidRPr="009C2793" w:rsidRDefault="009C2793" w:rsidP="009C2793">
      <w:r w:rsidRPr="009C2793">
        <w:t>min – minute(s)</w:t>
      </w:r>
    </w:p>
    <w:p w14:paraId="37DB7358" w14:textId="77777777" w:rsidR="009C2793" w:rsidRPr="009C2793" w:rsidRDefault="009C2793" w:rsidP="009C2793">
      <w:r w:rsidRPr="009C2793">
        <w:t>mm – millimeter(s)</w:t>
      </w:r>
    </w:p>
    <w:p w14:paraId="78E4BE39" w14:textId="77777777" w:rsidR="009C2793" w:rsidRPr="009C2793" w:rsidRDefault="009C2793" w:rsidP="009C2793">
      <w:proofErr w:type="spellStart"/>
      <w:r w:rsidRPr="009C2793">
        <w:rPr>
          <w:bCs/>
        </w:rPr>
        <w:t>mtDNA</w:t>
      </w:r>
      <w:proofErr w:type="spellEnd"/>
      <w:r w:rsidRPr="009C2793">
        <w:rPr>
          <w:bCs/>
        </w:rPr>
        <w:t xml:space="preserve"> </w:t>
      </w:r>
      <w:r w:rsidRPr="009C2793">
        <w:t>–</w:t>
      </w:r>
      <w:r w:rsidRPr="009C2793">
        <w:rPr>
          <w:bCs/>
        </w:rPr>
        <w:t xml:space="preserve"> mitochondrial DNA</w:t>
      </w:r>
    </w:p>
    <w:p w14:paraId="7A6286F1" w14:textId="77777777" w:rsidR="009C2793" w:rsidRPr="009C2793" w:rsidRDefault="009C2793" w:rsidP="009C2793">
      <w:r w:rsidRPr="009C2793">
        <w:t>N – sample size</w:t>
      </w:r>
    </w:p>
    <w:p w14:paraId="30DFBDAB" w14:textId="77777777" w:rsidR="009C2793" w:rsidRPr="009C2793" w:rsidRDefault="009C2793" w:rsidP="009C2793">
      <w:r w:rsidRPr="009C2793">
        <w:t>ng – nanogram(s)</w:t>
      </w:r>
    </w:p>
    <w:p w14:paraId="127C152D" w14:textId="77777777" w:rsidR="009C2793" w:rsidRPr="009C2793" w:rsidRDefault="009C2793" w:rsidP="009C2793">
      <w:r w:rsidRPr="009C2793">
        <w:t>PCR – polymerase chain reaction</w:t>
      </w:r>
    </w:p>
    <w:p w14:paraId="3D4520D6" w14:textId="77777777" w:rsidR="009C2793" w:rsidRPr="009C2793" w:rsidRDefault="009C2793" w:rsidP="009C2793">
      <w:r w:rsidRPr="009C2793">
        <w:t>PIT – passive integrated transponder</w:t>
      </w:r>
    </w:p>
    <w:p w14:paraId="20098224" w14:textId="77777777" w:rsidR="009C2793" w:rsidRPr="009C2793" w:rsidRDefault="009C2793" w:rsidP="009C2793">
      <w:r w:rsidRPr="009C2793">
        <w:t>RASU – razorback sucker (</w:t>
      </w:r>
      <w:r w:rsidRPr="009C2793">
        <w:rPr>
          <w:i/>
        </w:rPr>
        <w:t>Xyrauchen texanus</w:t>
      </w:r>
      <w:r w:rsidRPr="009C2793">
        <w:t>)</w:t>
      </w:r>
    </w:p>
    <w:p w14:paraId="27D27519" w14:textId="77777777" w:rsidR="009C2793" w:rsidRPr="009C2793" w:rsidRDefault="009C2793" w:rsidP="009C2793">
      <w:r w:rsidRPr="009C2793">
        <w:t>s – second(s)</w:t>
      </w:r>
    </w:p>
    <w:p w14:paraId="4FE307A3" w14:textId="77777777" w:rsidR="009C2793" w:rsidRPr="009C2793" w:rsidRDefault="009C2793" w:rsidP="009C2793">
      <w:r w:rsidRPr="009C2793">
        <w:t>SNPs – single nucleotide polymorphisms</w:t>
      </w:r>
    </w:p>
    <w:p w14:paraId="53A8E3F6" w14:textId="77777777" w:rsidR="009C2793" w:rsidRPr="009C2793" w:rsidRDefault="009C2793" w:rsidP="009C2793">
      <w:pPr>
        <w:tabs>
          <w:tab w:val="left" w:pos="1800"/>
        </w:tabs>
      </w:pPr>
      <w:r w:rsidRPr="009C2793">
        <w:t>TL – total length</w:t>
      </w:r>
    </w:p>
    <w:p w14:paraId="113E35DA" w14:textId="77777777" w:rsidR="009C2793" w:rsidRPr="009C2793" w:rsidRDefault="009C2793" w:rsidP="009C2793">
      <w:r w:rsidRPr="009C2793">
        <w:t>USFWS – U. S. Fish and Wildlife Service</w:t>
      </w:r>
    </w:p>
    <w:p w14:paraId="1AA4ABBD" w14:textId="77777777" w:rsidR="009C2793" w:rsidRPr="009C2793" w:rsidRDefault="009C2793" w:rsidP="009C2793">
      <w:pPr>
        <w:tabs>
          <w:tab w:val="left" w:pos="1800"/>
        </w:tabs>
      </w:pPr>
      <w:r w:rsidRPr="009C2793">
        <w:t>YUMA – Yuma Cove backwater</w:t>
      </w:r>
    </w:p>
    <w:p w14:paraId="3A5D2656" w14:textId="77777777" w:rsidR="009C2793" w:rsidRPr="009C2793" w:rsidRDefault="009C2793" w:rsidP="009C2793"/>
    <w:p w14:paraId="22947F52" w14:textId="77777777" w:rsidR="009C2793" w:rsidRPr="009C2793" w:rsidRDefault="009C2793" w:rsidP="009C2793">
      <w:pPr>
        <w:rPr>
          <w:rFonts w:ascii="Arial" w:hAnsi="Arial" w:cs="Arial"/>
          <w:b/>
        </w:rPr>
      </w:pPr>
      <w:r w:rsidRPr="009C2793">
        <w:rPr>
          <w:rFonts w:ascii="Arial" w:hAnsi="Arial" w:cs="Arial"/>
          <w:b/>
        </w:rPr>
        <w:t>Symbols</w:t>
      </w:r>
    </w:p>
    <w:p w14:paraId="35E52A9B" w14:textId="77777777" w:rsidR="009C2793" w:rsidRPr="009C2793" w:rsidRDefault="009C2793" w:rsidP="009C2793">
      <w:pPr>
        <w:tabs>
          <w:tab w:val="left" w:pos="1800"/>
        </w:tabs>
        <w:rPr>
          <w:rFonts w:eastAsia="Calibri"/>
        </w:rPr>
      </w:pPr>
      <w:r w:rsidRPr="009C2793">
        <w:rPr>
          <w:rFonts w:eastAsia="Calibri"/>
        </w:rPr>
        <w:t>°C</w:t>
      </w:r>
      <w:r w:rsidRPr="009C2793">
        <w:rPr>
          <w:rFonts w:eastAsia="Calibri"/>
        </w:rPr>
        <w:tab/>
        <w:t>degrees Celsius</w:t>
      </w:r>
    </w:p>
    <w:p w14:paraId="33A05087" w14:textId="77777777" w:rsidR="009C2793" w:rsidRPr="009C2793" w:rsidRDefault="009C2793" w:rsidP="009C2793">
      <w:pPr>
        <w:tabs>
          <w:tab w:val="left" w:pos="1800"/>
        </w:tabs>
        <w:rPr>
          <w:rFonts w:eastAsia="Calibri"/>
        </w:rPr>
      </w:pPr>
      <w:r w:rsidRPr="009C2793">
        <w:rPr>
          <w:rFonts w:eastAsia="Calibri"/>
        </w:rPr>
        <w:t>&gt;</w:t>
      </w:r>
      <w:r w:rsidRPr="009C2793">
        <w:rPr>
          <w:rFonts w:eastAsia="Calibri"/>
        </w:rPr>
        <w:tab/>
        <w:t>greater than</w:t>
      </w:r>
    </w:p>
    <w:p w14:paraId="283E2B2E" w14:textId="77777777" w:rsidR="009C2793" w:rsidRPr="009C2793" w:rsidRDefault="009C2793" w:rsidP="009C2793">
      <w:pPr>
        <w:tabs>
          <w:tab w:val="left" w:pos="1800"/>
        </w:tabs>
        <w:rPr>
          <w:rFonts w:eastAsia="Calibri"/>
        </w:rPr>
      </w:pPr>
      <w:r w:rsidRPr="009C2793">
        <w:rPr>
          <w:rFonts w:eastAsia="Calibri"/>
        </w:rPr>
        <w:t>&lt;</w:t>
      </w:r>
      <w:r w:rsidRPr="009C2793">
        <w:rPr>
          <w:rFonts w:eastAsia="Calibri"/>
        </w:rPr>
        <w:tab/>
        <w:t>less than</w:t>
      </w:r>
    </w:p>
    <w:p w14:paraId="740B38E8" w14:textId="77777777" w:rsidR="009C2793" w:rsidRPr="009C2793" w:rsidRDefault="009C2793" w:rsidP="009C2793">
      <w:pPr>
        <w:tabs>
          <w:tab w:val="left" w:pos="1800"/>
        </w:tabs>
        <w:rPr>
          <w:rFonts w:eastAsia="Calibri"/>
        </w:rPr>
      </w:pPr>
      <w:r w:rsidRPr="009C2793">
        <w:rPr>
          <w:rFonts w:eastAsia="Calibri"/>
        </w:rPr>
        <w:t>&lt;&lt;</w:t>
      </w:r>
      <w:r w:rsidRPr="009C2793">
        <w:rPr>
          <w:rFonts w:eastAsia="Calibri"/>
        </w:rPr>
        <w:tab/>
        <w:t>much less than</w:t>
      </w:r>
    </w:p>
    <w:p w14:paraId="6D931B22" w14:textId="77777777" w:rsidR="009C2793" w:rsidRDefault="009C2793" w:rsidP="009C2793">
      <w:pPr>
        <w:tabs>
          <w:tab w:val="left" w:pos="1800"/>
        </w:tabs>
      </w:pPr>
      <w:r w:rsidRPr="009C2793">
        <w:rPr>
          <w:rFonts w:eastAsia="Calibri"/>
        </w:rPr>
        <w:t>%</w:t>
      </w:r>
      <w:r w:rsidRPr="009C2793">
        <w:rPr>
          <w:rFonts w:eastAsia="Calibri"/>
        </w:rPr>
        <w:tab/>
        <w:t>percent</w:t>
      </w:r>
    </w:p>
    <w:p w14:paraId="3447488E" w14:textId="77777777" w:rsidR="00453CE5" w:rsidRPr="00F81C3D" w:rsidRDefault="00453CE5" w:rsidP="00FF0188"/>
    <w:p w14:paraId="3447488F" w14:textId="77777777" w:rsidR="00453CE5" w:rsidRPr="006640D3" w:rsidRDefault="00453CE5" w:rsidP="00FF0188">
      <w:pPr>
        <w:sectPr w:rsidR="00453CE5" w:rsidRPr="006640D3" w:rsidSect="009C66E2">
          <w:headerReference w:type="default" r:id="rId30"/>
          <w:footerReference w:type="default" r:id="rId31"/>
          <w:headerReference w:type="first" r:id="rId32"/>
          <w:type w:val="oddPage"/>
          <w:pgSz w:w="12240" w:h="15840" w:code="1"/>
          <w:pgMar w:top="1440" w:right="2160" w:bottom="1440" w:left="2160" w:header="720" w:footer="720" w:gutter="0"/>
          <w:cols w:space="720"/>
          <w:titlePg/>
          <w:docGrid w:linePitch="360"/>
        </w:sectPr>
      </w:pPr>
    </w:p>
    <w:p w14:paraId="34474890" w14:textId="77777777" w:rsidR="00453CE5" w:rsidRPr="00F81C3D" w:rsidRDefault="00453CE5" w:rsidP="00FF0188">
      <w:pPr>
        <w:rPr>
          <w:rFonts w:ascii="Arial" w:hAnsi="Arial" w:cs="Arial"/>
          <w:b/>
          <w:smallCaps/>
          <w:sz w:val="40"/>
          <w:szCs w:val="40"/>
        </w:rPr>
      </w:pPr>
      <w:r w:rsidRPr="00F81C3D">
        <w:rPr>
          <w:rFonts w:ascii="Arial" w:hAnsi="Arial" w:cs="Arial"/>
          <w:b/>
          <w:smallCaps/>
          <w:sz w:val="40"/>
          <w:szCs w:val="40"/>
        </w:rPr>
        <w:lastRenderedPageBreak/>
        <w:t>Contents</w:t>
      </w:r>
    </w:p>
    <w:p w14:paraId="34474892" w14:textId="77777777" w:rsidR="00453CE5" w:rsidRDefault="00453CE5" w:rsidP="00FF0188">
      <w:pPr>
        <w:jc w:val="right"/>
        <w:rPr>
          <w:rFonts w:ascii="Arial" w:hAnsi="Arial" w:cs="Arial"/>
          <w:sz w:val="22"/>
          <w:szCs w:val="22"/>
        </w:rPr>
      </w:pPr>
      <w:r w:rsidRPr="00F81C3D">
        <w:rPr>
          <w:rFonts w:ascii="Arial" w:hAnsi="Arial" w:cs="Arial"/>
          <w:sz w:val="22"/>
          <w:szCs w:val="22"/>
        </w:rPr>
        <w:t>Page</w:t>
      </w:r>
    </w:p>
    <w:sdt>
      <w:sdtPr>
        <w:rPr>
          <w:rFonts w:ascii="Times New Roman" w:eastAsia="Times New Roman" w:hAnsi="Times New Roman" w:cs="Times New Roman"/>
          <w:color w:val="auto"/>
          <w:sz w:val="24"/>
          <w:szCs w:val="24"/>
        </w:rPr>
        <w:id w:val="-779027980"/>
        <w:docPartObj>
          <w:docPartGallery w:val="Table of Contents"/>
          <w:docPartUnique/>
        </w:docPartObj>
      </w:sdtPr>
      <w:sdtEndPr>
        <w:rPr>
          <w:b/>
          <w:bCs/>
          <w:noProof/>
        </w:rPr>
      </w:sdtEndPr>
      <w:sdtContent>
        <w:p w14:paraId="379C5237" w14:textId="769850D2" w:rsidR="00FD080D" w:rsidRDefault="00FD080D">
          <w:pPr>
            <w:pStyle w:val="TOCHeading"/>
          </w:pPr>
        </w:p>
        <w:p w14:paraId="1CFB0418" w14:textId="3E6E761F" w:rsidR="00290A0C" w:rsidRDefault="00FD080D">
          <w:pPr>
            <w:pStyle w:val="TOC1"/>
            <w:tabs>
              <w:tab w:val="right" w:leader="dot" w:pos="7910"/>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29994255" w:history="1">
            <w:r w:rsidR="00290A0C" w:rsidRPr="00E20C2D">
              <w:rPr>
                <w:rStyle w:val="Hyperlink"/>
                <w:rFonts w:eastAsia="Calibri"/>
                <w:noProof/>
              </w:rPr>
              <w:t>Executive Summary</w:t>
            </w:r>
            <w:r w:rsidR="00290A0C">
              <w:rPr>
                <w:noProof/>
                <w:webHidden/>
              </w:rPr>
              <w:tab/>
            </w:r>
            <w:r w:rsidR="00290A0C">
              <w:rPr>
                <w:noProof/>
                <w:webHidden/>
              </w:rPr>
              <w:fldChar w:fldCharType="begin"/>
            </w:r>
            <w:r w:rsidR="00290A0C">
              <w:rPr>
                <w:noProof/>
                <w:webHidden/>
              </w:rPr>
              <w:instrText xml:space="preserve"> PAGEREF _Toc29994255 \h </w:instrText>
            </w:r>
            <w:r w:rsidR="00290A0C">
              <w:rPr>
                <w:noProof/>
                <w:webHidden/>
              </w:rPr>
            </w:r>
            <w:r w:rsidR="00290A0C">
              <w:rPr>
                <w:noProof/>
                <w:webHidden/>
              </w:rPr>
              <w:fldChar w:fldCharType="separate"/>
            </w:r>
            <w:r w:rsidR="00290A0C">
              <w:rPr>
                <w:noProof/>
                <w:webHidden/>
              </w:rPr>
              <w:t>1</w:t>
            </w:r>
            <w:r w:rsidR="00290A0C">
              <w:rPr>
                <w:noProof/>
                <w:webHidden/>
              </w:rPr>
              <w:fldChar w:fldCharType="end"/>
            </w:r>
          </w:hyperlink>
        </w:p>
        <w:p w14:paraId="64D8BDA5" w14:textId="0E31E25C" w:rsidR="00290A0C" w:rsidRDefault="00B94D3F">
          <w:pPr>
            <w:pStyle w:val="TOC1"/>
            <w:tabs>
              <w:tab w:val="right" w:leader="dot" w:pos="7910"/>
            </w:tabs>
            <w:rPr>
              <w:rFonts w:asciiTheme="minorHAnsi" w:eastAsiaTheme="minorEastAsia" w:hAnsiTheme="minorHAnsi" w:cstheme="minorBidi"/>
              <w:noProof/>
              <w:sz w:val="22"/>
              <w:szCs w:val="22"/>
            </w:rPr>
          </w:pPr>
          <w:hyperlink w:anchor="_Toc29994256" w:history="1">
            <w:r w:rsidR="00290A0C" w:rsidRPr="00E20C2D">
              <w:rPr>
                <w:rStyle w:val="Hyperlink"/>
                <w:rFonts w:eastAsia="Calibri"/>
                <w:noProof/>
              </w:rPr>
              <w:t>Introduction</w:t>
            </w:r>
            <w:r w:rsidR="00290A0C">
              <w:rPr>
                <w:noProof/>
                <w:webHidden/>
              </w:rPr>
              <w:tab/>
            </w:r>
            <w:r w:rsidR="00290A0C">
              <w:rPr>
                <w:noProof/>
                <w:webHidden/>
              </w:rPr>
              <w:fldChar w:fldCharType="begin"/>
            </w:r>
            <w:r w:rsidR="00290A0C">
              <w:rPr>
                <w:noProof/>
                <w:webHidden/>
              </w:rPr>
              <w:instrText xml:space="preserve"> PAGEREF _Toc29994256 \h </w:instrText>
            </w:r>
            <w:r w:rsidR="00290A0C">
              <w:rPr>
                <w:noProof/>
                <w:webHidden/>
              </w:rPr>
            </w:r>
            <w:r w:rsidR="00290A0C">
              <w:rPr>
                <w:noProof/>
                <w:webHidden/>
              </w:rPr>
              <w:fldChar w:fldCharType="separate"/>
            </w:r>
            <w:r w:rsidR="00290A0C">
              <w:rPr>
                <w:noProof/>
                <w:webHidden/>
              </w:rPr>
              <w:t>3</w:t>
            </w:r>
            <w:r w:rsidR="00290A0C">
              <w:rPr>
                <w:noProof/>
                <w:webHidden/>
              </w:rPr>
              <w:fldChar w:fldCharType="end"/>
            </w:r>
          </w:hyperlink>
        </w:p>
        <w:p w14:paraId="69F0543B" w14:textId="1AB23B1D" w:rsidR="00290A0C" w:rsidRDefault="00B94D3F">
          <w:pPr>
            <w:pStyle w:val="TOC1"/>
            <w:tabs>
              <w:tab w:val="right" w:leader="dot" w:pos="7910"/>
            </w:tabs>
            <w:rPr>
              <w:rFonts w:asciiTheme="minorHAnsi" w:eastAsiaTheme="minorEastAsia" w:hAnsiTheme="minorHAnsi" w:cstheme="minorBidi"/>
              <w:noProof/>
              <w:sz w:val="22"/>
              <w:szCs w:val="22"/>
            </w:rPr>
          </w:pPr>
          <w:hyperlink w:anchor="_Toc29994257" w:history="1">
            <w:r w:rsidR="00290A0C" w:rsidRPr="00E20C2D">
              <w:rPr>
                <w:rStyle w:val="Hyperlink"/>
                <w:rFonts w:eastAsia="Calibri"/>
                <w:noProof/>
              </w:rPr>
              <w:t>Methods</w:t>
            </w:r>
            <w:r w:rsidR="00290A0C">
              <w:rPr>
                <w:noProof/>
                <w:webHidden/>
              </w:rPr>
              <w:tab/>
            </w:r>
            <w:r w:rsidR="00290A0C">
              <w:rPr>
                <w:noProof/>
                <w:webHidden/>
              </w:rPr>
              <w:fldChar w:fldCharType="begin"/>
            </w:r>
            <w:r w:rsidR="00290A0C">
              <w:rPr>
                <w:noProof/>
                <w:webHidden/>
              </w:rPr>
              <w:instrText xml:space="preserve"> PAGEREF _Toc29994257 \h </w:instrText>
            </w:r>
            <w:r w:rsidR="00290A0C">
              <w:rPr>
                <w:noProof/>
                <w:webHidden/>
              </w:rPr>
            </w:r>
            <w:r w:rsidR="00290A0C">
              <w:rPr>
                <w:noProof/>
                <w:webHidden/>
              </w:rPr>
              <w:fldChar w:fldCharType="separate"/>
            </w:r>
            <w:r w:rsidR="00290A0C">
              <w:rPr>
                <w:noProof/>
                <w:webHidden/>
              </w:rPr>
              <w:t>5</w:t>
            </w:r>
            <w:r w:rsidR="00290A0C">
              <w:rPr>
                <w:noProof/>
                <w:webHidden/>
              </w:rPr>
              <w:fldChar w:fldCharType="end"/>
            </w:r>
          </w:hyperlink>
        </w:p>
        <w:p w14:paraId="43DC4DD9" w14:textId="4DC21648" w:rsidR="00290A0C" w:rsidRDefault="00B94D3F">
          <w:pPr>
            <w:pStyle w:val="TOC2"/>
            <w:tabs>
              <w:tab w:val="right" w:leader="dot" w:pos="7910"/>
            </w:tabs>
            <w:rPr>
              <w:rFonts w:asciiTheme="minorHAnsi" w:eastAsiaTheme="minorEastAsia" w:hAnsiTheme="minorHAnsi" w:cstheme="minorBidi"/>
              <w:noProof/>
              <w:sz w:val="22"/>
              <w:szCs w:val="22"/>
            </w:rPr>
          </w:pPr>
          <w:hyperlink w:anchor="_Toc29994258" w:history="1">
            <w:r w:rsidR="00290A0C" w:rsidRPr="00E20C2D">
              <w:rPr>
                <w:rStyle w:val="Hyperlink"/>
                <w:rFonts w:eastAsia="Calibri"/>
                <w:noProof/>
              </w:rPr>
              <w:t>Experimental Design</w:t>
            </w:r>
            <w:r w:rsidR="00290A0C">
              <w:rPr>
                <w:noProof/>
                <w:webHidden/>
              </w:rPr>
              <w:tab/>
            </w:r>
            <w:r w:rsidR="00290A0C">
              <w:rPr>
                <w:noProof/>
                <w:webHidden/>
              </w:rPr>
              <w:fldChar w:fldCharType="begin"/>
            </w:r>
            <w:r w:rsidR="00290A0C">
              <w:rPr>
                <w:noProof/>
                <w:webHidden/>
              </w:rPr>
              <w:instrText xml:space="preserve"> PAGEREF _Toc29994258 \h </w:instrText>
            </w:r>
            <w:r w:rsidR="00290A0C">
              <w:rPr>
                <w:noProof/>
                <w:webHidden/>
              </w:rPr>
            </w:r>
            <w:r w:rsidR="00290A0C">
              <w:rPr>
                <w:noProof/>
                <w:webHidden/>
              </w:rPr>
              <w:fldChar w:fldCharType="separate"/>
            </w:r>
            <w:r w:rsidR="00290A0C">
              <w:rPr>
                <w:noProof/>
                <w:webHidden/>
              </w:rPr>
              <w:t>5</w:t>
            </w:r>
            <w:r w:rsidR="00290A0C">
              <w:rPr>
                <w:noProof/>
                <w:webHidden/>
              </w:rPr>
              <w:fldChar w:fldCharType="end"/>
            </w:r>
          </w:hyperlink>
        </w:p>
        <w:p w14:paraId="75A365AE" w14:textId="115308F9" w:rsidR="00290A0C" w:rsidRDefault="00B94D3F">
          <w:pPr>
            <w:pStyle w:val="TOC2"/>
            <w:tabs>
              <w:tab w:val="right" w:leader="dot" w:pos="7910"/>
            </w:tabs>
            <w:rPr>
              <w:rFonts w:asciiTheme="minorHAnsi" w:eastAsiaTheme="minorEastAsia" w:hAnsiTheme="minorHAnsi" w:cstheme="minorBidi"/>
              <w:noProof/>
              <w:sz w:val="22"/>
              <w:szCs w:val="22"/>
            </w:rPr>
          </w:pPr>
          <w:hyperlink w:anchor="_Toc29994259" w:history="1">
            <w:r w:rsidR="00290A0C" w:rsidRPr="00E20C2D">
              <w:rPr>
                <w:rStyle w:val="Hyperlink"/>
                <w:rFonts w:eastAsia="Calibri"/>
                <w:noProof/>
              </w:rPr>
              <w:t>Remote Sensing</w:t>
            </w:r>
            <w:r w:rsidR="00290A0C">
              <w:rPr>
                <w:noProof/>
                <w:webHidden/>
              </w:rPr>
              <w:tab/>
            </w:r>
            <w:r w:rsidR="00290A0C">
              <w:rPr>
                <w:noProof/>
                <w:webHidden/>
              </w:rPr>
              <w:fldChar w:fldCharType="begin"/>
            </w:r>
            <w:r w:rsidR="00290A0C">
              <w:rPr>
                <w:noProof/>
                <w:webHidden/>
              </w:rPr>
              <w:instrText xml:space="preserve"> PAGEREF _Toc29994259 \h </w:instrText>
            </w:r>
            <w:r w:rsidR="00290A0C">
              <w:rPr>
                <w:noProof/>
                <w:webHidden/>
              </w:rPr>
            </w:r>
            <w:r w:rsidR="00290A0C">
              <w:rPr>
                <w:noProof/>
                <w:webHidden/>
              </w:rPr>
              <w:fldChar w:fldCharType="separate"/>
            </w:r>
            <w:r w:rsidR="00290A0C">
              <w:rPr>
                <w:noProof/>
                <w:webHidden/>
              </w:rPr>
              <w:t>6</w:t>
            </w:r>
            <w:r w:rsidR="00290A0C">
              <w:rPr>
                <w:noProof/>
                <w:webHidden/>
              </w:rPr>
              <w:fldChar w:fldCharType="end"/>
            </w:r>
          </w:hyperlink>
        </w:p>
        <w:p w14:paraId="1880BAFA" w14:textId="3E3C3E73" w:rsidR="00290A0C" w:rsidRDefault="00B94D3F">
          <w:pPr>
            <w:pStyle w:val="TOC3"/>
            <w:tabs>
              <w:tab w:val="right" w:leader="dot" w:pos="7910"/>
            </w:tabs>
            <w:rPr>
              <w:rFonts w:asciiTheme="minorHAnsi" w:eastAsiaTheme="minorEastAsia" w:hAnsiTheme="minorHAnsi" w:cstheme="minorBidi"/>
              <w:noProof/>
              <w:sz w:val="22"/>
              <w:szCs w:val="22"/>
            </w:rPr>
          </w:pPr>
          <w:hyperlink w:anchor="_Toc29994260" w:history="1">
            <w:r w:rsidR="00290A0C" w:rsidRPr="00E20C2D">
              <w:rPr>
                <w:rStyle w:val="Hyperlink"/>
                <w:rFonts w:eastAsia="Calibri"/>
                <w:noProof/>
              </w:rPr>
              <w:t>Statistical Analysis</w:t>
            </w:r>
            <w:r w:rsidR="00290A0C">
              <w:rPr>
                <w:noProof/>
                <w:webHidden/>
              </w:rPr>
              <w:tab/>
            </w:r>
            <w:r w:rsidR="00290A0C">
              <w:rPr>
                <w:noProof/>
                <w:webHidden/>
              </w:rPr>
              <w:fldChar w:fldCharType="begin"/>
            </w:r>
            <w:r w:rsidR="00290A0C">
              <w:rPr>
                <w:noProof/>
                <w:webHidden/>
              </w:rPr>
              <w:instrText xml:space="preserve"> PAGEREF _Toc29994260 \h </w:instrText>
            </w:r>
            <w:r w:rsidR="00290A0C">
              <w:rPr>
                <w:noProof/>
                <w:webHidden/>
              </w:rPr>
            </w:r>
            <w:r w:rsidR="00290A0C">
              <w:rPr>
                <w:noProof/>
                <w:webHidden/>
              </w:rPr>
              <w:fldChar w:fldCharType="separate"/>
            </w:r>
            <w:r w:rsidR="00290A0C">
              <w:rPr>
                <w:noProof/>
                <w:webHidden/>
              </w:rPr>
              <w:t>11</w:t>
            </w:r>
            <w:r w:rsidR="00290A0C">
              <w:rPr>
                <w:noProof/>
                <w:webHidden/>
              </w:rPr>
              <w:fldChar w:fldCharType="end"/>
            </w:r>
          </w:hyperlink>
        </w:p>
        <w:p w14:paraId="1D91B88D" w14:textId="127152A4" w:rsidR="00290A0C" w:rsidRDefault="00B94D3F">
          <w:pPr>
            <w:pStyle w:val="TOC2"/>
            <w:tabs>
              <w:tab w:val="right" w:leader="dot" w:pos="7910"/>
            </w:tabs>
            <w:rPr>
              <w:rFonts w:asciiTheme="minorHAnsi" w:eastAsiaTheme="minorEastAsia" w:hAnsiTheme="minorHAnsi" w:cstheme="minorBidi"/>
              <w:noProof/>
              <w:sz w:val="22"/>
              <w:szCs w:val="22"/>
            </w:rPr>
          </w:pPr>
          <w:hyperlink w:anchor="_Toc29994261" w:history="1">
            <w:r w:rsidR="00290A0C" w:rsidRPr="00E20C2D">
              <w:rPr>
                <w:rStyle w:val="Hyperlink"/>
                <w:rFonts w:eastAsia="Calibri"/>
                <w:noProof/>
              </w:rPr>
              <w:t>Characterization of Genetic Variation</w:t>
            </w:r>
            <w:r w:rsidR="00290A0C">
              <w:rPr>
                <w:noProof/>
                <w:webHidden/>
              </w:rPr>
              <w:tab/>
            </w:r>
            <w:r w:rsidR="00290A0C">
              <w:rPr>
                <w:noProof/>
                <w:webHidden/>
              </w:rPr>
              <w:fldChar w:fldCharType="begin"/>
            </w:r>
            <w:r w:rsidR="00290A0C">
              <w:rPr>
                <w:noProof/>
                <w:webHidden/>
              </w:rPr>
              <w:instrText xml:space="preserve"> PAGEREF _Toc29994261 \h </w:instrText>
            </w:r>
            <w:r w:rsidR="00290A0C">
              <w:rPr>
                <w:noProof/>
                <w:webHidden/>
              </w:rPr>
            </w:r>
            <w:r w:rsidR="00290A0C">
              <w:rPr>
                <w:noProof/>
                <w:webHidden/>
              </w:rPr>
              <w:fldChar w:fldCharType="separate"/>
            </w:r>
            <w:r w:rsidR="00290A0C">
              <w:rPr>
                <w:noProof/>
                <w:webHidden/>
              </w:rPr>
              <w:t>12</w:t>
            </w:r>
            <w:r w:rsidR="00290A0C">
              <w:rPr>
                <w:noProof/>
                <w:webHidden/>
              </w:rPr>
              <w:fldChar w:fldCharType="end"/>
            </w:r>
          </w:hyperlink>
        </w:p>
        <w:p w14:paraId="7A61C7BF" w14:textId="037B9CA4" w:rsidR="00290A0C" w:rsidRDefault="00B94D3F">
          <w:pPr>
            <w:pStyle w:val="TOC3"/>
            <w:tabs>
              <w:tab w:val="right" w:leader="dot" w:pos="7910"/>
            </w:tabs>
            <w:rPr>
              <w:rFonts w:asciiTheme="minorHAnsi" w:eastAsiaTheme="minorEastAsia" w:hAnsiTheme="minorHAnsi" w:cstheme="minorBidi"/>
              <w:noProof/>
              <w:sz w:val="22"/>
              <w:szCs w:val="22"/>
            </w:rPr>
          </w:pPr>
          <w:hyperlink w:anchor="_Toc29994262" w:history="1">
            <w:r w:rsidR="00290A0C" w:rsidRPr="00E20C2D">
              <w:rPr>
                <w:rStyle w:val="Hyperlink"/>
                <w:rFonts w:eastAsia="Calibri"/>
                <w:noProof/>
              </w:rPr>
              <w:t>Statistical Analysis</w:t>
            </w:r>
            <w:r w:rsidR="00290A0C">
              <w:rPr>
                <w:noProof/>
                <w:webHidden/>
              </w:rPr>
              <w:tab/>
            </w:r>
            <w:r w:rsidR="00290A0C">
              <w:rPr>
                <w:noProof/>
                <w:webHidden/>
              </w:rPr>
              <w:fldChar w:fldCharType="begin"/>
            </w:r>
            <w:r w:rsidR="00290A0C">
              <w:rPr>
                <w:noProof/>
                <w:webHidden/>
              </w:rPr>
              <w:instrText xml:space="preserve"> PAGEREF _Toc29994262 \h </w:instrText>
            </w:r>
            <w:r w:rsidR="00290A0C">
              <w:rPr>
                <w:noProof/>
                <w:webHidden/>
              </w:rPr>
            </w:r>
            <w:r w:rsidR="00290A0C">
              <w:rPr>
                <w:noProof/>
                <w:webHidden/>
              </w:rPr>
              <w:fldChar w:fldCharType="separate"/>
            </w:r>
            <w:r w:rsidR="00290A0C">
              <w:rPr>
                <w:noProof/>
                <w:webHidden/>
              </w:rPr>
              <w:t>13</w:t>
            </w:r>
            <w:r w:rsidR="00290A0C">
              <w:rPr>
                <w:noProof/>
                <w:webHidden/>
              </w:rPr>
              <w:fldChar w:fldCharType="end"/>
            </w:r>
          </w:hyperlink>
        </w:p>
        <w:p w14:paraId="1438D204" w14:textId="3D101617" w:rsidR="00290A0C" w:rsidRDefault="00B94D3F">
          <w:pPr>
            <w:pStyle w:val="TOC1"/>
            <w:tabs>
              <w:tab w:val="right" w:leader="dot" w:pos="7910"/>
            </w:tabs>
            <w:rPr>
              <w:rFonts w:asciiTheme="minorHAnsi" w:eastAsiaTheme="minorEastAsia" w:hAnsiTheme="minorHAnsi" w:cstheme="minorBidi"/>
              <w:noProof/>
              <w:sz w:val="22"/>
              <w:szCs w:val="22"/>
            </w:rPr>
          </w:pPr>
          <w:hyperlink w:anchor="_Toc29994263" w:history="1">
            <w:r w:rsidR="00290A0C" w:rsidRPr="00E20C2D">
              <w:rPr>
                <w:rStyle w:val="Hyperlink"/>
                <w:rFonts w:eastAsia="Calibri"/>
                <w:noProof/>
              </w:rPr>
              <w:t>Results and Discussion</w:t>
            </w:r>
            <w:r w:rsidR="00290A0C">
              <w:rPr>
                <w:noProof/>
                <w:webHidden/>
              </w:rPr>
              <w:tab/>
            </w:r>
            <w:r w:rsidR="00290A0C">
              <w:rPr>
                <w:noProof/>
                <w:webHidden/>
              </w:rPr>
              <w:fldChar w:fldCharType="begin"/>
            </w:r>
            <w:r w:rsidR="00290A0C">
              <w:rPr>
                <w:noProof/>
                <w:webHidden/>
              </w:rPr>
              <w:instrText xml:space="preserve"> PAGEREF _Toc29994263 \h </w:instrText>
            </w:r>
            <w:r w:rsidR="00290A0C">
              <w:rPr>
                <w:noProof/>
                <w:webHidden/>
              </w:rPr>
            </w:r>
            <w:r w:rsidR="00290A0C">
              <w:rPr>
                <w:noProof/>
                <w:webHidden/>
              </w:rPr>
              <w:fldChar w:fldCharType="separate"/>
            </w:r>
            <w:r w:rsidR="00290A0C">
              <w:rPr>
                <w:noProof/>
                <w:webHidden/>
              </w:rPr>
              <w:t>14</w:t>
            </w:r>
            <w:r w:rsidR="00290A0C">
              <w:rPr>
                <w:noProof/>
                <w:webHidden/>
              </w:rPr>
              <w:fldChar w:fldCharType="end"/>
            </w:r>
          </w:hyperlink>
        </w:p>
        <w:p w14:paraId="62DD9F05" w14:textId="3291E380" w:rsidR="00290A0C" w:rsidRDefault="00B94D3F">
          <w:pPr>
            <w:pStyle w:val="TOC2"/>
            <w:tabs>
              <w:tab w:val="right" w:leader="dot" w:pos="7910"/>
            </w:tabs>
            <w:rPr>
              <w:rFonts w:asciiTheme="minorHAnsi" w:eastAsiaTheme="minorEastAsia" w:hAnsiTheme="minorHAnsi" w:cstheme="minorBidi"/>
              <w:noProof/>
              <w:sz w:val="22"/>
              <w:szCs w:val="22"/>
            </w:rPr>
          </w:pPr>
          <w:hyperlink w:anchor="_Toc29994264" w:history="1">
            <w:r w:rsidR="00290A0C" w:rsidRPr="00E20C2D">
              <w:rPr>
                <w:rStyle w:val="Hyperlink"/>
                <w:rFonts w:eastAsia="Calibri"/>
                <w:noProof/>
              </w:rPr>
              <w:t>Patterns of genetic variation in stocked adults</w:t>
            </w:r>
            <w:r w:rsidR="00290A0C">
              <w:rPr>
                <w:noProof/>
                <w:webHidden/>
              </w:rPr>
              <w:tab/>
            </w:r>
            <w:r w:rsidR="00290A0C">
              <w:rPr>
                <w:noProof/>
                <w:webHidden/>
              </w:rPr>
              <w:fldChar w:fldCharType="begin"/>
            </w:r>
            <w:r w:rsidR="00290A0C">
              <w:rPr>
                <w:noProof/>
                <w:webHidden/>
              </w:rPr>
              <w:instrText xml:space="preserve"> PAGEREF _Toc29994264 \h </w:instrText>
            </w:r>
            <w:r w:rsidR="00290A0C">
              <w:rPr>
                <w:noProof/>
                <w:webHidden/>
              </w:rPr>
            </w:r>
            <w:r w:rsidR="00290A0C">
              <w:rPr>
                <w:noProof/>
                <w:webHidden/>
              </w:rPr>
              <w:fldChar w:fldCharType="separate"/>
            </w:r>
            <w:r w:rsidR="00290A0C">
              <w:rPr>
                <w:noProof/>
                <w:webHidden/>
              </w:rPr>
              <w:t>14</w:t>
            </w:r>
            <w:r w:rsidR="00290A0C">
              <w:rPr>
                <w:noProof/>
                <w:webHidden/>
              </w:rPr>
              <w:fldChar w:fldCharType="end"/>
            </w:r>
          </w:hyperlink>
        </w:p>
        <w:p w14:paraId="6B2A6C2A" w14:textId="5F58AE2E" w:rsidR="00290A0C" w:rsidRDefault="00B94D3F">
          <w:pPr>
            <w:pStyle w:val="TOC2"/>
            <w:tabs>
              <w:tab w:val="right" w:leader="dot" w:pos="7910"/>
            </w:tabs>
            <w:rPr>
              <w:rFonts w:asciiTheme="minorHAnsi" w:eastAsiaTheme="minorEastAsia" w:hAnsiTheme="minorHAnsi" w:cstheme="minorBidi"/>
              <w:noProof/>
              <w:sz w:val="22"/>
              <w:szCs w:val="22"/>
            </w:rPr>
          </w:pPr>
          <w:hyperlink w:anchor="_Toc29994265" w:history="1">
            <w:r w:rsidR="00290A0C" w:rsidRPr="00E20C2D">
              <w:rPr>
                <w:rStyle w:val="Hyperlink"/>
                <w:rFonts w:eastAsia="Calibri"/>
                <w:noProof/>
              </w:rPr>
              <w:t>Patterns of variation in larvae/juveniles</w:t>
            </w:r>
            <w:r w:rsidR="00290A0C">
              <w:rPr>
                <w:noProof/>
                <w:webHidden/>
              </w:rPr>
              <w:tab/>
            </w:r>
            <w:r w:rsidR="00290A0C">
              <w:rPr>
                <w:noProof/>
                <w:webHidden/>
              </w:rPr>
              <w:fldChar w:fldCharType="begin"/>
            </w:r>
            <w:r w:rsidR="00290A0C">
              <w:rPr>
                <w:noProof/>
                <w:webHidden/>
              </w:rPr>
              <w:instrText xml:space="preserve"> PAGEREF _Toc29994265 \h </w:instrText>
            </w:r>
            <w:r w:rsidR="00290A0C">
              <w:rPr>
                <w:noProof/>
                <w:webHidden/>
              </w:rPr>
            </w:r>
            <w:r w:rsidR="00290A0C">
              <w:rPr>
                <w:noProof/>
                <w:webHidden/>
              </w:rPr>
              <w:fldChar w:fldCharType="separate"/>
            </w:r>
            <w:r w:rsidR="00290A0C">
              <w:rPr>
                <w:noProof/>
                <w:webHidden/>
              </w:rPr>
              <w:t>16</w:t>
            </w:r>
            <w:r w:rsidR="00290A0C">
              <w:rPr>
                <w:noProof/>
                <w:webHidden/>
              </w:rPr>
              <w:fldChar w:fldCharType="end"/>
            </w:r>
          </w:hyperlink>
        </w:p>
        <w:p w14:paraId="55846FEF" w14:textId="35238D4F" w:rsidR="00290A0C" w:rsidRDefault="00B94D3F">
          <w:pPr>
            <w:pStyle w:val="TOC2"/>
            <w:tabs>
              <w:tab w:val="right" w:leader="dot" w:pos="7910"/>
            </w:tabs>
            <w:rPr>
              <w:rFonts w:asciiTheme="minorHAnsi" w:eastAsiaTheme="minorEastAsia" w:hAnsiTheme="minorHAnsi" w:cstheme="minorBidi"/>
              <w:noProof/>
              <w:sz w:val="22"/>
              <w:szCs w:val="22"/>
            </w:rPr>
          </w:pPr>
          <w:hyperlink w:anchor="_Toc29994266" w:history="1">
            <w:r w:rsidR="00290A0C" w:rsidRPr="00E20C2D">
              <w:rPr>
                <w:rStyle w:val="Hyperlink"/>
                <w:rFonts w:eastAsia="Calibri"/>
                <w:noProof/>
              </w:rPr>
              <w:t>Parentage assignment</w:t>
            </w:r>
            <w:r w:rsidR="00290A0C">
              <w:rPr>
                <w:noProof/>
                <w:webHidden/>
              </w:rPr>
              <w:tab/>
            </w:r>
            <w:r w:rsidR="00290A0C">
              <w:rPr>
                <w:noProof/>
                <w:webHidden/>
              </w:rPr>
              <w:fldChar w:fldCharType="begin"/>
            </w:r>
            <w:r w:rsidR="00290A0C">
              <w:rPr>
                <w:noProof/>
                <w:webHidden/>
              </w:rPr>
              <w:instrText xml:space="preserve"> PAGEREF _Toc29994266 \h </w:instrText>
            </w:r>
            <w:r w:rsidR="00290A0C">
              <w:rPr>
                <w:noProof/>
                <w:webHidden/>
              </w:rPr>
            </w:r>
            <w:r w:rsidR="00290A0C">
              <w:rPr>
                <w:noProof/>
                <w:webHidden/>
              </w:rPr>
              <w:fldChar w:fldCharType="separate"/>
            </w:r>
            <w:r w:rsidR="00290A0C">
              <w:rPr>
                <w:noProof/>
                <w:webHidden/>
              </w:rPr>
              <w:t>16</w:t>
            </w:r>
            <w:r w:rsidR="00290A0C">
              <w:rPr>
                <w:noProof/>
                <w:webHidden/>
              </w:rPr>
              <w:fldChar w:fldCharType="end"/>
            </w:r>
          </w:hyperlink>
        </w:p>
        <w:p w14:paraId="54C6F439" w14:textId="0EF3E2A9" w:rsidR="00290A0C" w:rsidRDefault="00B94D3F">
          <w:pPr>
            <w:pStyle w:val="TOC2"/>
            <w:tabs>
              <w:tab w:val="right" w:leader="dot" w:pos="7910"/>
            </w:tabs>
            <w:rPr>
              <w:rFonts w:asciiTheme="minorHAnsi" w:eastAsiaTheme="minorEastAsia" w:hAnsiTheme="minorHAnsi" w:cstheme="minorBidi"/>
              <w:noProof/>
              <w:sz w:val="22"/>
              <w:szCs w:val="22"/>
            </w:rPr>
          </w:pPr>
          <w:hyperlink w:anchor="_Toc29994267" w:history="1">
            <w:r w:rsidR="00290A0C" w:rsidRPr="00E20C2D">
              <w:rPr>
                <w:rStyle w:val="Hyperlink"/>
                <w:rFonts w:eastAsia="Calibri"/>
                <w:noProof/>
              </w:rPr>
              <w:t>Ephemeral ponds</w:t>
            </w:r>
            <w:r w:rsidR="00290A0C">
              <w:rPr>
                <w:noProof/>
                <w:webHidden/>
              </w:rPr>
              <w:tab/>
            </w:r>
            <w:r w:rsidR="00290A0C">
              <w:rPr>
                <w:noProof/>
                <w:webHidden/>
              </w:rPr>
              <w:fldChar w:fldCharType="begin"/>
            </w:r>
            <w:r w:rsidR="00290A0C">
              <w:rPr>
                <w:noProof/>
                <w:webHidden/>
              </w:rPr>
              <w:instrText xml:space="preserve"> PAGEREF _Toc29994267 \h </w:instrText>
            </w:r>
            <w:r w:rsidR="00290A0C">
              <w:rPr>
                <w:noProof/>
                <w:webHidden/>
              </w:rPr>
            </w:r>
            <w:r w:rsidR="00290A0C">
              <w:rPr>
                <w:noProof/>
                <w:webHidden/>
              </w:rPr>
              <w:fldChar w:fldCharType="separate"/>
            </w:r>
            <w:r w:rsidR="00290A0C">
              <w:rPr>
                <w:noProof/>
                <w:webHidden/>
              </w:rPr>
              <w:t>19</w:t>
            </w:r>
            <w:r w:rsidR="00290A0C">
              <w:rPr>
                <w:noProof/>
                <w:webHidden/>
              </w:rPr>
              <w:fldChar w:fldCharType="end"/>
            </w:r>
          </w:hyperlink>
        </w:p>
        <w:p w14:paraId="6F9404B9" w14:textId="7839A56A" w:rsidR="00290A0C" w:rsidRDefault="00B94D3F">
          <w:pPr>
            <w:pStyle w:val="TOC3"/>
            <w:tabs>
              <w:tab w:val="right" w:leader="dot" w:pos="7910"/>
            </w:tabs>
            <w:rPr>
              <w:rFonts w:asciiTheme="minorHAnsi" w:eastAsiaTheme="minorEastAsia" w:hAnsiTheme="minorHAnsi" w:cstheme="minorBidi"/>
              <w:noProof/>
              <w:sz w:val="22"/>
              <w:szCs w:val="22"/>
            </w:rPr>
          </w:pPr>
          <w:hyperlink w:anchor="_Toc29994268" w:history="1">
            <w:r w:rsidR="00290A0C" w:rsidRPr="00E20C2D">
              <w:rPr>
                <w:rStyle w:val="Hyperlink"/>
                <w:rFonts w:eastAsia="Calibri"/>
                <w:noProof/>
              </w:rPr>
              <w:t>Remote sensing</w:t>
            </w:r>
            <w:r w:rsidR="00290A0C">
              <w:rPr>
                <w:noProof/>
                <w:webHidden/>
              </w:rPr>
              <w:tab/>
            </w:r>
            <w:r w:rsidR="00290A0C">
              <w:rPr>
                <w:noProof/>
                <w:webHidden/>
              </w:rPr>
              <w:fldChar w:fldCharType="begin"/>
            </w:r>
            <w:r w:rsidR="00290A0C">
              <w:rPr>
                <w:noProof/>
                <w:webHidden/>
              </w:rPr>
              <w:instrText xml:space="preserve"> PAGEREF _Toc29994268 \h </w:instrText>
            </w:r>
            <w:r w:rsidR="00290A0C">
              <w:rPr>
                <w:noProof/>
                <w:webHidden/>
              </w:rPr>
            </w:r>
            <w:r w:rsidR="00290A0C">
              <w:rPr>
                <w:noProof/>
                <w:webHidden/>
              </w:rPr>
              <w:fldChar w:fldCharType="separate"/>
            </w:r>
            <w:r w:rsidR="00290A0C">
              <w:rPr>
                <w:noProof/>
                <w:webHidden/>
              </w:rPr>
              <w:t>19</w:t>
            </w:r>
            <w:r w:rsidR="00290A0C">
              <w:rPr>
                <w:noProof/>
                <w:webHidden/>
              </w:rPr>
              <w:fldChar w:fldCharType="end"/>
            </w:r>
          </w:hyperlink>
        </w:p>
        <w:p w14:paraId="1C861B21" w14:textId="11F33C87" w:rsidR="00290A0C" w:rsidRDefault="00B94D3F">
          <w:pPr>
            <w:pStyle w:val="TOC3"/>
            <w:tabs>
              <w:tab w:val="right" w:leader="dot" w:pos="7910"/>
            </w:tabs>
            <w:rPr>
              <w:rFonts w:asciiTheme="minorHAnsi" w:eastAsiaTheme="minorEastAsia" w:hAnsiTheme="minorHAnsi" w:cstheme="minorBidi"/>
              <w:noProof/>
              <w:sz w:val="22"/>
              <w:szCs w:val="22"/>
            </w:rPr>
          </w:pPr>
          <w:hyperlink w:anchor="_Toc29994269" w:history="1">
            <w:r w:rsidR="00290A0C" w:rsidRPr="00E20C2D">
              <w:rPr>
                <w:rStyle w:val="Hyperlink"/>
                <w:rFonts w:eastAsia="Calibri"/>
                <w:noProof/>
              </w:rPr>
              <w:t>Genetic characterization</w:t>
            </w:r>
            <w:r w:rsidR="00290A0C">
              <w:rPr>
                <w:noProof/>
                <w:webHidden/>
              </w:rPr>
              <w:tab/>
            </w:r>
            <w:r w:rsidR="00290A0C">
              <w:rPr>
                <w:noProof/>
                <w:webHidden/>
              </w:rPr>
              <w:fldChar w:fldCharType="begin"/>
            </w:r>
            <w:r w:rsidR="00290A0C">
              <w:rPr>
                <w:noProof/>
                <w:webHidden/>
              </w:rPr>
              <w:instrText xml:space="preserve"> PAGEREF _Toc29994269 \h </w:instrText>
            </w:r>
            <w:r w:rsidR="00290A0C">
              <w:rPr>
                <w:noProof/>
                <w:webHidden/>
              </w:rPr>
            </w:r>
            <w:r w:rsidR="00290A0C">
              <w:rPr>
                <w:noProof/>
                <w:webHidden/>
              </w:rPr>
              <w:fldChar w:fldCharType="separate"/>
            </w:r>
            <w:r w:rsidR="00290A0C">
              <w:rPr>
                <w:noProof/>
                <w:webHidden/>
              </w:rPr>
              <w:t>23</w:t>
            </w:r>
            <w:r w:rsidR="00290A0C">
              <w:rPr>
                <w:noProof/>
                <w:webHidden/>
              </w:rPr>
              <w:fldChar w:fldCharType="end"/>
            </w:r>
          </w:hyperlink>
        </w:p>
        <w:p w14:paraId="5FCB8672" w14:textId="2271ECA6" w:rsidR="00290A0C" w:rsidRDefault="00B94D3F">
          <w:pPr>
            <w:pStyle w:val="TOC2"/>
            <w:tabs>
              <w:tab w:val="right" w:leader="dot" w:pos="7910"/>
            </w:tabs>
            <w:rPr>
              <w:rFonts w:asciiTheme="minorHAnsi" w:eastAsiaTheme="minorEastAsia" w:hAnsiTheme="minorHAnsi" w:cstheme="minorBidi"/>
              <w:noProof/>
              <w:sz w:val="22"/>
              <w:szCs w:val="22"/>
            </w:rPr>
          </w:pPr>
          <w:hyperlink w:anchor="_Toc29994270" w:history="1">
            <w:r w:rsidR="00290A0C" w:rsidRPr="00E20C2D">
              <w:rPr>
                <w:rStyle w:val="Hyperlink"/>
                <w:rFonts w:eastAsia="Calibri"/>
                <w:noProof/>
              </w:rPr>
              <w:t>Yuma Backwater</w:t>
            </w:r>
            <w:r w:rsidR="00290A0C">
              <w:rPr>
                <w:noProof/>
                <w:webHidden/>
              </w:rPr>
              <w:tab/>
            </w:r>
            <w:r w:rsidR="00290A0C">
              <w:rPr>
                <w:noProof/>
                <w:webHidden/>
              </w:rPr>
              <w:fldChar w:fldCharType="begin"/>
            </w:r>
            <w:r w:rsidR="00290A0C">
              <w:rPr>
                <w:noProof/>
                <w:webHidden/>
              </w:rPr>
              <w:instrText xml:space="preserve"> PAGEREF _Toc29994270 \h </w:instrText>
            </w:r>
            <w:r w:rsidR="00290A0C">
              <w:rPr>
                <w:noProof/>
                <w:webHidden/>
              </w:rPr>
            </w:r>
            <w:r w:rsidR="00290A0C">
              <w:rPr>
                <w:noProof/>
                <w:webHidden/>
              </w:rPr>
              <w:fldChar w:fldCharType="separate"/>
            </w:r>
            <w:r w:rsidR="00290A0C">
              <w:rPr>
                <w:noProof/>
                <w:webHidden/>
              </w:rPr>
              <w:t>30</w:t>
            </w:r>
            <w:r w:rsidR="00290A0C">
              <w:rPr>
                <w:noProof/>
                <w:webHidden/>
              </w:rPr>
              <w:fldChar w:fldCharType="end"/>
            </w:r>
          </w:hyperlink>
        </w:p>
        <w:p w14:paraId="1DF1ABDE" w14:textId="36EC0720" w:rsidR="00290A0C" w:rsidRDefault="00B94D3F">
          <w:pPr>
            <w:pStyle w:val="TOC3"/>
            <w:tabs>
              <w:tab w:val="right" w:leader="dot" w:pos="7910"/>
            </w:tabs>
            <w:rPr>
              <w:rFonts w:asciiTheme="minorHAnsi" w:eastAsiaTheme="minorEastAsia" w:hAnsiTheme="minorHAnsi" w:cstheme="minorBidi"/>
              <w:noProof/>
              <w:sz w:val="22"/>
              <w:szCs w:val="22"/>
            </w:rPr>
          </w:pPr>
          <w:hyperlink w:anchor="_Toc29994271" w:history="1">
            <w:r w:rsidR="00290A0C" w:rsidRPr="00E20C2D">
              <w:rPr>
                <w:rStyle w:val="Hyperlink"/>
                <w:rFonts w:eastAsia="Calibri"/>
                <w:noProof/>
              </w:rPr>
              <w:t>Remote sensing</w:t>
            </w:r>
            <w:r w:rsidR="00290A0C">
              <w:rPr>
                <w:noProof/>
                <w:webHidden/>
              </w:rPr>
              <w:tab/>
            </w:r>
            <w:r w:rsidR="00290A0C">
              <w:rPr>
                <w:noProof/>
                <w:webHidden/>
              </w:rPr>
              <w:fldChar w:fldCharType="begin"/>
            </w:r>
            <w:r w:rsidR="00290A0C">
              <w:rPr>
                <w:noProof/>
                <w:webHidden/>
              </w:rPr>
              <w:instrText xml:space="preserve"> PAGEREF _Toc29994271 \h </w:instrText>
            </w:r>
            <w:r w:rsidR="00290A0C">
              <w:rPr>
                <w:noProof/>
                <w:webHidden/>
              </w:rPr>
            </w:r>
            <w:r w:rsidR="00290A0C">
              <w:rPr>
                <w:noProof/>
                <w:webHidden/>
              </w:rPr>
              <w:fldChar w:fldCharType="separate"/>
            </w:r>
            <w:r w:rsidR="00290A0C">
              <w:rPr>
                <w:noProof/>
                <w:webHidden/>
              </w:rPr>
              <w:t>30</w:t>
            </w:r>
            <w:r w:rsidR="00290A0C">
              <w:rPr>
                <w:noProof/>
                <w:webHidden/>
              </w:rPr>
              <w:fldChar w:fldCharType="end"/>
            </w:r>
          </w:hyperlink>
        </w:p>
        <w:p w14:paraId="5B5B1F11" w14:textId="2BCD8708" w:rsidR="00290A0C" w:rsidRDefault="00B94D3F">
          <w:pPr>
            <w:pStyle w:val="TOC3"/>
            <w:tabs>
              <w:tab w:val="right" w:leader="dot" w:pos="7910"/>
            </w:tabs>
            <w:rPr>
              <w:rFonts w:asciiTheme="minorHAnsi" w:eastAsiaTheme="minorEastAsia" w:hAnsiTheme="minorHAnsi" w:cstheme="minorBidi"/>
              <w:noProof/>
              <w:sz w:val="22"/>
              <w:szCs w:val="22"/>
            </w:rPr>
          </w:pPr>
          <w:hyperlink w:anchor="_Toc29994272" w:history="1">
            <w:r w:rsidR="00290A0C" w:rsidRPr="00E20C2D">
              <w:rPr>
                <w:rStyle w:val="Hyperlink"/>
                <w:rFonts w:eastAsia="Calibri"/>
                <w:noProof/>
              </w:rPr>
              <w:t>Genetic characterization</w:t>
            </w:r>
            <w:r w:rsidR="00290A0C">
              <w:rPr>
                <w:noProof/>
                <w:webHidden/>
              </w:rPr>
              <w:tab/>
            </w:r>
            <w:r w:rsidR="00290A0C">
              <w:rPr>
                <w:noProof/>
                <w:webHidden/>
              </w:rPr>
              <w:fldChar w:fldCharType="begin"/>
            </w:r>
            <w:r w:rsidR="00290A0C">
              <w:rPr>
                <w:noProof/>
                <w:webHidden/>
              </w:rPr>
              <w:instrText xml:space="preserve"> PAGEREF _Toc29994272 \h </w:instrText>
            </w:r>
            <w:r w:rsidR="00290A0C">
              <w:rPr>
                <w:noProof/>
                <w:webHidden/>
              </w:rPr>
            </w:r>
            <w:r w:rsidR="00290A0C">
              <w:rPr>
                <w:noProof/>
                <w:webHidden/>
              </w:rPr>
              <w:fldChar w:fldCharType="separate"/>
            </w:r>
            <w:r w:rsidR="00290A0C">
              <w:rPr>
                <w:noProof/>
                <w:webHidden/>
              </w:rPr>
              <w:t>34</w:t>
            </w:r>
            <w:r w:rsidR="00290A0C">
              <w:rPr>
                <w:noProof/>
                <w:webHidden/>
              </w:rPr>
              <w:fldChar w:fldCharType="end"/>
            </w:r>
          </w:hyperlink>
        </w:p>
        <w:p w14:paraId="51C3AA96" w14:textId="77738DA1" w:rsidR="00290A0C" w:rsidRDefault="00B94D3F">
          <w:pPr>
            <w:pStyle w:val="TOC2"/>
            <w:tabs>
              <w:tab w:val="right" w:leader="dot" w:pos="7910"/>
            </w:tabs>
            <w:rPr>
              <w:rFonts w:asciiTheme="minorHAnsi" w:eastAsiaTheme="minorEastAsia" w:hAnsiTheme="minorHAnsi" w:cstheme="minorBidi"/>
              <w:noProof/>
              <w:sz w:val="22"/>
              <w:szCs w:val="22"/>
            </w:rPr>
          </w:pPr>
          <w:hyperlink w:anchor="_Toc29994273" w:history="1">
            <w:r w:rsidR="00290A0C" w:rsidRPr="00E20C2D">
              <w:rPr>
                <w:rStyle w:val="Hyperlink"/>
                <w:rFonts w:eastAsia="Calibri"/>
                <w:noProof/>
              </w:rPr>
              <w:t>Imperial Ponds</w:t>
            </w:r>
            <w:r w:rsidR="00290A0C">
              <w:rPr>
                <w:noProof/>
                <w:webHidden/>
              </w:rPr>
              <w:tab/>
            </w:r>
            <w:r w:rsidR="00290A0C">
              <w:rPr>
                <w:noProof/>
                <w:webHidden/>
              </w:rPr>
              <w:fldChar w:fldCharType="begin"/>
            </w:r>
            <w:r w:rsidR="00290A0C">
              <w:rPr>
                <w:noProof/>
                <w:webHidden/>
              </w:rPr>
              <w:instrText xml:space="preserve"> PAGEREF _Toc29994273 \h </w:instrText>
            </w:r>
            <w:r w:rsidR="00290A0C">
              <w:rPr>
                <w:noProof/>
                <w:webHidden/>
              </w:rPr>
            </w:r>
            <w:r w:rsidR="00290A0C">
              <w:rPr>
                <w:noProof/>
                <w:webHidden/>
              </w:rPr>
              <w:fldChar w:fldCharType="separate"/>
            </w:r>
            <w:r w:rsidR="00290A0C">
              <w:rPr>
                <w:noProof/>
                <w:webHidden/>
              </w:rPr>
              <w:t>38</w:t>
            </w:r>
            <w:r w:rsidR="00290A0C">
              <w:rPr>
                <w:noProof/>
                <w:webHidden/>
              </w:rPr>
              <w:fldChar w:fldCharType="end"/>
            </w:r>
          </w:hyperlink>
        </w:p>
        <w:p w14:paraId="5A742D68" w14:textId="2211304E" w:rsidR="00290A0C" w:rsidRDefault="00B94D3F">
          <w:pPr>
            <w:pStyle w:val="TOC1"/>
            <w:tabs>
              <w:tab w:val="right" w:leader="dot" w:pos="7910"/>
            </w:tabs>
            <w:rPr>
              <w:rFonts w:asciiTheme="minorHAnsi" w:eastAsiaTheme="minorEastAsia" w:hAnsiTheme="minorHAnsi" w:cstheme="minorBidi"/>
              <w:noProof/>
              <w:sz w:val="22"/>
              <w:szCs w:val="22"/>
            </w:rPr>
          </w:pPr>
          <w:hyperlink w:anchor="_Toc29994274" w:history="1">
            <w:r w:rsidR="00290A0C" w:rsidRPr="00E20C2D">
              <w:rPr>
                <w:rStyle w:val="Hyperlink"/>
                <w:rFonts w:eastAsia="Calibri"/>
                <w:noProof/>
              </w:rPr>
              <w:t>Literature Cited</w:t>
            </w:r>
            <w:r w:rsidR="00290A0C">
              <w:rPr>
                <w:noProof/>
                <w:webHidden/>
              </w:rPr>
              <w:tab/>
            </w:r>
            <w:r w:rsidR="00290A0C">
              <w:rPr>
                <w:noProof/>
                <w:webHidden/>
              </w:rPr>
              <w:fldChar w:fldCharType="begin"/>
            </w:r>
            <w:r w:rsidR="00290A0C">
              <w:rPr>
                <w:noProof/>
                <w:webHidden/>
              </w:rPr>
              <w:instrText xml:space="preserve"> PAGEREF _Toc29994274 \h </w:instrText>
            </w:r>
            <w:r w:rsidR="00290A0C">
              <w:rPr>
                <w:noProof/>
                <w:webHidden/>
              </w:rPr>
            </w:r>
            <w:r w:rsidR="00290A0C">
              <w:rPr>
                <w:noProof/>
                <w:webHidden/>
              </w:rPr>
              <w:fldChar w:fldCharType="separate"/>
            </w:r>
            <w:r w:rsidR="00290A0C">
              <w:rPr>
                <w:noProof/>
                <w:webHidden/>
              </w:rPr>
              <w:t>39</w:t>
            </w:r>
            <w:r w:rsidR="00290A0C">
              <w:rPr>
                <w:noProof/>
                <w:webHidden/>
              </w:rPr>
              <w:fldChar w:fldCharType="end"/>
            </w:r>
          </w:hyperlink>
        </w:p>
        <w:p w14:paraId="030ADBD4" w14:textId="35FEE4B8" w:rsidR="00FD080D" w:rsidRDefault="00FD080D">
          <w:r>
            <w:rPr>
              <w:b/>
              <w:bCs/>
              <w:noProof/>
            </w:rPr>
            <w:fldChar w:fldCharType="end"/>
          </w:r>
        </w:p>
      </w:sdtContent>
    </w:sdt>
    <w:p w14:paraId="34474897" w14:textId="77777777" w:rsidR="00453CE5" w:rsidRPr="00300C2E" w:rsidRDefault="00453CE5" w:rsidP="00FF0188">
      <w:pPr>
        <w:rPr>
          <w:rFonts w:ascii="Arial" w:hAnsi="Arial" w:cs="Arial"/>
          <w:b/>
          <w:sz w:val="28"/>
          <w:szCs w:val="28"/>
        </w:rPr>
      </w:pPr>
      <w:r>
        <w:rPr>
          <w:rFonts w:ascii="Arial" w:hAnsi="Arial" w:cs="Arial"/>
          <w:b/>
          <w:sz w:val="28"/>
          <w:szCs w:val="28"/>
        </w:rPr>
        <w:t>Tabl</w:t>
      </w:r>
      <w:r w:rsidRPr="00300C2E">
        <w:rPr>
          <w:rFonts w:ascii="Arial" w:hAnsi="Arial" w:cs="Arial"/>
          <w:b/>
          <w:sz w:val="28"/>
          <w:szCs w:val="28"/>
        </w:rPr>
        <w:t>es</w:t>
      </w:r>
    </w:p>
    <w:p w14:paraId="34474898" w14:textId="77777777" w:rsidR="00453CE5" w:rsidRDefault="00453CE5" w:rsidP="00FF0188"/>
    <w:p w14:paraId="34474899" w14:textId="77777777" w:rsidR="00453CE5" w:rsidRDefault="00453CE5" w:rsidP="00FF0188">
      <w:pPr>
        <w:tabs>
          <w:tab w:val="right" w:pos="7920"/>
        </w:tabs>
        <w:rPr>
          <w:rFonts w:ascii="Arial" w:hAnsi="Arial" w:cs="Arial"/>
          <w:sz w:val="22"/>
          <w:szCs w:val="22"/>
        </w:rPr>
      </w:pPr>
      <w:r>
        <w:rPr>
          <w:rFonts w:ascii="Arial" w:hAnsi="Arial" w:cs="Arial"/>
          <w:sz w:val="22"/>
          <w:szCs w:val="22"/>
        </w:rPr>
        <w:t>Table</w:t>
      </w:r>
      <w:r w:rsidRPr="00F91D9A">
        <w:rPr>
          <w:rFonts w:ascii="Arial" w:hAnsi="Arial" w:cs="Arial"/>
          <w:sz w:val="22"/>
          <w:szCs w:val="22"/>
        </w:rPr>
        <w:tab/>
        <w:t>Page</w:t>
      </w:r>
    </w:p>
    <w:p w14:paraId="3447489A" w14:textId="77777777" w:rsidR="00453CE5" w:rsidRDefault="00453CE5" w:rsidP="00FF0188"/>
    <w:p w14:paraId="3B7DEC9D" w14:textId="33180D68" w:rsidR="00290A0C" w:rsidRDefault="00B52E68">
      <w:pPr>
        <w:pStyle w:val="TableofFigures"/>
        <w:tabs>
          <w:tab w:val="right" w:leader="dot" w:pos="7910"/>
        </w:tabs>
        <w:rPr>
          <w:rFonts w:asciiTheme="minorHAnsi" w:eastAsiaTheme="minorEastAsia" w:hAnsiTheme="minorHAnsi" w:cstheme="minorBidi"/>
          <w:noProof/>
          <w:sz w:val="22"/>
          <w:szCs w:val="22"/>
        </w:rPr>
      </w:pPr>
      <w:r>
        <w:rPr>
          <w:highlight w:val="yellow"/>
        </w:rPr>
        <w:fldChar w:fldCharType="begin"/>
      </w:r>
      <w:r>
        <w:rPr>
          <w:highlight w:val="yellow"/>
        </w:rPr>
        <w:instrText xml:space="preserve"> TOC \h \z \t "Table-heading" \c </w:instrText>
      </w:r>
      <w:r>
        <w:rPr>
          <w:highlight w:val="yellow"/>
        </w:rPr>
        <w:fldChar w:fldCharType="separate"/>
      </w:r>
      <w:hyperlink w:anchor="_Toc29994275" w:history="1">
        <w:r w:rsidR="00290A0C" w:rsidRPr="006A2DFF">
          <w:rPr>
            <w:rStyle w:val="Hyperlink"/>
            <w:noProof/>
          </w:rPr>
          <w:t>Table 1.—Samples examined in this study.</w:t>
        </w:r>
        <w:r w:rsidR="00290A0C">
          <w:rPr>
            <w:noProof/>
            <w:webHidden/>
          </w:rPr>
          <w:tab/>
        </w:r>
        <w:r w:rsidR="00290A0C">
          <w:rPr>
            <w:noProof/>
            <w:webHidden/>
          </w:rPr>
          <w:fldChar w:fldCharType="begin"/>
        </w:r>
        <w:r w:rsidR="00290A0C">
          <w:rPr>
            <w:noProof/>
            <w:webHidden/>
          </w:rPr>
          <w:instrText xml:space="preserve"> PAGEREF _Toc29994275 \h </w:instrText>
        </w:r>
        <w:r w:rsidR="00290A0C">
          <w:rPr>
            <w:noProof/>
            <w:webHidden/>
          </w:rPr>
        </w:r>
        <w:r w:rsidR="00290A0C">
          <w:rPr>
            <w:noProof/>
            <w:webHidden/>
          </w:rPr>
          <w:fldChar w:fldCharType="separate"/>
        </w:r>
        <w:r w:rsidR="00290A0C">
          <w:rPr>
            <w:noProof/>
            <w:webHidden/>
          </w:rPr>
          <w:t>7</w:t>
        </w:r>
        <w:r w:rsidR="00290A0C">
          <w:rPr>
            <w:noProof/>
            <w:webHidden/>
          </w:rPr>
          <w:fldChar w:fldCharType="end"/>
        </w:r>
      </w:hyperlink>
    </w:p>
    <w:p w14:paraId="68EB2603" w14:textId="7F4E91E9" w:rsidR="00290A0C" w:rsidRDefault="00B94D3F">
      <w:pPr>
        <w:pStyle w:val="TableofFigures"/>
        <w:tabs>
          <w:tab w:val="right" w:leader="dot" w:pos="7910"/>
        </w:tabs>
        <w:rPr>
          <w:rFonts w:asciiTheme="minorHAnsi" w:eastAsiaTheme="minorEastAsia" w:hAnsiTheme="minorHAnsi" w:cstheme="minorBidi"/>
          <w:noProof/>
          <w:sz w:val="22"/>
          <w:szCs w:val="22"/>
        </w:rPr>
      </w:pPr>
      <w:hyperlink w:anchor="_Toc29994276" w:history="1">
        <w:r w:rsidR="00290A0C" w:rsidRPr="006A2DFF">
          <w:rPr>
            <w:rStyle w:val="Hyperlink"/>
            <w:noProof/>
          </w:rPr>
          <w:t>Table 2.—PIT scanning effort (hrs of scanning) for AJ from 2010 through 2018.</w:t>
        </w:r>
        <w:r w:rsidR="00290A0C">
          <w:rPr>
            <w:noProof/>
            <w:webHidden/>
          </w:rPr>
          <w:tab/>
        </w:r>
        <w:r w:rsidR="00290A0C">
          <w:rPr>
            <w:noProof/>
            <w:webHidden/>
          </w:rPr>
          <w:fldChar w:fldCharType="begin"/>
        </w:r>
        <w:r w:rsidR="00290A0C">
          <w:rPr>
            <w:noProof/>
            <w:webHidden/>
          </w:rPr>
          <w:instrText xml:space="preserve"> PAGEREF _Toc29994276 \h </w:instrText>
        </w:r>
        <w:r w:rsidR="00290A0C">
          <w:rPr>
            <w:noProof/>
            <w:webHidden/>
          </w:rPr>
        </w:r>
        <w:r w:rsidR="00290A0C">
          <w:rPr>
            <w:noProof/>
            <w:webHidden/>
          </w:rPr>
          <w:fldChar w:fldCharType="separate"/>
        </w:r>
        <w:r w:rsidR="00290A0C">
          <w:rPr>
            <w:noProof/>
            <w:webHidden/>
          </w:rPr>
          <w:t>9</w:t>
        </w:r>
        <w:r w:rsidR="00290A0C">
          <w:rPr>
            <w:noProof/>
            <w:webHidden/>
          </w:rPr>
          <w:fldChar w:fldCharType="end"/>
        </w:r>
      </w:hyperlink>
    </w:p>
    <w:p w14:paraId="201E3F45" w14:textId="143DCE08" w:rsidR="00290A0C" w:rsidRDefault="00B94D3F">
      <w:pPr>
        <w:pStyle w:val="TableofFigures"/>
        <w:tabs>
          <w:tab w:val="right" w:leader="dot" w:pos="7910"/>
        </w:tabs>
        <w:rPr>
          <w:rFonts w:asciiTheme="minorHAnsi" w:eastAsiaTheme="minorEastAsia" w:hAnsiTheme="minorHAnsi" w:cstheme="minorBidi"/>
          <w:noProof/>
          <w:sz w:val="22"/>
          <w:szCs w:val="22"/>
        </w:rPr>
      </w:pPr>
      <w:hyperlink w:anchor="_Toc29994277" w:history="1">
        <w:r w:rsidR="00290A0C" w:rsidRPr="006A2DFF">
          <w:rPr>
            <w:rStyle w:val="Hyperlink"/>
            <w:noProof/>
          </w:rPr>
          <w:t>Table 3.—PIT scanning effort (hrs of scanning) for DAN from 2010 through 2018.</w:t>
        </w:r>
        <w:r w:rsidR="00290A0C">
          <w:rPr>
            <w:noProof/>
            <w:webHidden/>
          </w:rPr>
          <w:tab/>
        </w:r>
        <w:r w:rsidR="00290A0C">
          <w:rPr>
            <w:noProof/>
            <w:webHidden/>
          </w:rPr>
          <w:fldChar w:fldCharType="begin"/>
        </w:r>
        <w:r w:rsidR="00290A0C">
          <w:rPr>
            <w:noProof/>
            <w:webHidden/>
          </w:rPr>
          <w:instrText xml:space="preserve"> PAGEREF _Toc29994277 \h </w:instrText>
        </w:r>
        <w:r w:rsidR="00290A0C">
          <w:rPr>
            <w:noProof/>
            <w:webHidden/>
          </w:rPr>
        </w:r>
        <w:r w:rsidR="00290A0C">
          <w:rPr>
            <w:noProof/>
            <w:webHidden/>
          </w:rPr>
          <w:fldChar w:fldCharType="separate"/>
        </w:r>
        <w:r w:rsidR="00290A0C">
          <w:rPr>
            <w:noProof/>
            <w:webHidden/>
          </w:rPr>
          <w:t>9</w:t>
        </w:r>
        <w:r w:rsidR="00290A0C">
          <w:rPr>
            <w:noProof/>
            <w:webHidden/>
          </w:rPr>
          <w:fldChar w:fldCharType="end"/>
        </w:r>
      </w:hyperlink>
    </w:p>
    <w:p w14:paraId="436E0F69" w14:textId="2EFF7008" w:rsidR="00290A0C" w:rsidRDefault="00B94D3F">
      <w:pPr>
        <w:pStyle w:val="TableofFigures"/>
        <w:tabs>
          <w:tab w:val="right" w:leader="dot" w:pos="7910"/>
        </w:tabs>
        <w:rPr>
          <w:rFonts w:asciiTheme="minorHAnsi" w:eastAsiaTheme="minorEastAsia" w:hAnsiTheme="minorHAnsi" w:cstheme="minorBidi"/>
          <w:noProof/>
          <w:sz w:val="22"/>
          <w:szCs w:val="22"/>
        </w:rPr>
      </w:pPr>
      <w:hyperlink w:anchor="_Toc29994278" w:history="1">
        <w:r w:rsidR="00290A0C" w:rsidRPr="006A2DFF">
          <w:rPr>
            <w:rStyle w:val="Hyperlink"/>
            <w:noProof/>
          </w:rPr>
          <w:t>Table 4.—PIT scanning effort (hrs of scanning) for YUMA from 2013 through 2019 (September).</w:t>
        </w:r>
        <w:r w:rsidR="00290A0C">
          <w:rPr>
            <w:noProof/>
            <w:webHidden/>
          </w:rPr>
          <w:tab/>
        </w:r>
        <w:r w:rsidR="00290A0C">
          <w:rPr>
            <w:noProof/>
            <w:webHidden/>
          </w:rPr>
          <w:fldChar w:fldCharType="begin"/>
        </w:r>
        <w:r w:rsidR="00290A0C">
          <w:rPr>
            <w:noProof/>
            <w:webHidden/>
          </w:rPr>
          <w:instrText xml:space="preserve"> PAGEREF _Toc29994278 \h </w:instrText>
        </w:r>
        <w:r w:rsidR="00290A0C">
          <w:rPr>
            <w:noProof/>
            <w:webHidden/>
          </w:rPr>
        </w:r>
        <w:r w:rsidR="00290A0C">
          <w:rPr>
            <w:noProof/>
            <w:webHidden/>
          </w:rPr>
          <w:fldChar w:fldCharType="separate"/>
        </w:r>
        <w:r w:rsidR="00290A0C">
          <w:rPr>
            <w:noProof/>
            <w:webHidden/>
          </w:rPr>
          <w:t>10</w:t>
        </w:r>
        <w:r w:rsidR="00290A0C">
          <w:rPr>
            <w:noProof/>
            <w:webHidden/>
          </w:rPr>
          <w:fldChar w:fldCharType="end"/>
        </w:r>
      </w:hyperlink>
    </w:p>
    <w:p w14:paraId="705204B6" w14:textId="6CE698DF" w:rsidR="00290A0C" w:rsidRDefault="00B94D3F">
      <w:pPr>
        <w:pStyle w:val="TableofFigures"/>
        <w:tabs>
          <w:tab w:val="right" w:leader="dot" w:pos="7910"/>
        </w:tabs>
        <w:rPr>
          <w:rFonts w:asciiTheme="minorHAnsi" w:eastAsiaTheme="minorEastAsia" w:hAnsiTheme="minorHAnsi" w:cstheme="minorBidi"/>
          <w:noProof/>
          <w:sz w:val="22"/>
          <w:szCs w:val="22"/>
        </w:rPr>
      </w:pPr>
      <w:hyperlink w:anchor="_Toc29994279" w:history="1">
        <w:r w:rsidR="00290A0C" w:rsidRPr="006A2DFF">
          <w:rPr>
            <w:rStyle w:val="Hyperlink"/>
            <w:noProof/>
          </w:rPr>
          <w:t>Table 5.—PIT scanning effort (hrs of scanning) at IP from 2016 through 2019 (June).</w:t>
        </w:r>
        <w:r w:rsidR="00290A0C">
          <w:rPr>
            <w:noProof/>
            <w:webHidden/>
          </w:rPr>
          <w:tab/>
        </w:r>
        <w:r w:rsidR="00290A0C">
          <w:rPr>
            <w:noProof/>
            <w:webHidden/>
          </w:rPr>
          <w:fldChar w:fldCharType="begin"/>
        </w:r>
        <w:r w:rsidR="00290A0C">
          <w:rPr>
            <w:noProof/>
            <w:webHidden/>
          </w:rPr>
          <w:instrText xml:space="preserve"> PAGEREF _Toc29994279 \h </w:instrText>
        </w:r>
        <w:r w:rsidR="00290A0C">
          <w:rPr>
            <w:noProof/>
            <w:webHidden/>
          </w:rPr>
        </w:r>
        <w:r w:rsidR="00290A0C">
          <w:rPr>
            <w:noProof/>
            <w:webHidden/>
          </w:rPr>
          <w:fldChar w:fldCharType="separate"/>
        </w:r>
        <w:r w:rsidR="00290A0C">
          <w:rPr>
            <w:noProof/>
            <w:webHidden/>
          </w:rPr>
          <w:t>10</w:t>
        </w:r>
        <w:r w:rsidR="00290A0C">
          <w:rPr>
            <w:noProof/>
            <w:webHidden/>
          </w:rPr>
          <w:fldChar w:fldCharType="end"/>
        </w:r>
      </w:hyperlink>
    </w:p>
    <w:p w14:paraId="158BA498" w14:textId="0BAB25FF" w:rsidR="00290A0C" w:rsidRDefault="00B94D3F">
      <w:pPr>
        <w:pStyle w:val="TableofFigures"/>
        <w:tabs>
          <w:tab w:val="right" w:leader="dot" w:pos="7910"/>
        </w:tabs>
        <w:rPr>
          <w:rFonts w:asciiTheme="minorHAnsi" w:eastAsiaTheme="minorEastAsia" w:hAnsiTheme="minorHAnsi" w:cstheme="minorBidi"/>
          <w:noProof/>
          <w:sz w:val="22"/>
          <w:szCs w:val="22"/>
        </w:rPr>
      </w:pPr>
      <w:hyperlink w:anchor="_Toc29994280" w:history="1">
        <w:r w:rsidR="00290A0C" w:rsidRPr="006A2DFF">
          <w:rPr>
            <w:rStyle w:val="Hyperlink"/>
            <w:noProof/>
          </w:rPr>
          <w:t>Table 6.—</w:t>
        </w:r>
        <w:r w:rsidR="00290A0C" w:rsidRPr="006A2DFF">
          <w:rPr>
            <w:rStyle w:val="Hyperlink"/>
            <w:rFonts w:eastAsiaTheme="minorHAnsi"/>
            <w:noProof/>
          </w:rPr>
          <w:t xml:space="preserve"> Estimates of population genetic statistics of razorback sucker males and females stocked into AJ and DAN backwaters from the years 2010-2015</w:t>
        </w:r>
        <w:r w:rsidR="00290A0C" w:rsidRPr="006A2DFF">
          <w:rPr>
            <w:rStyle w:val="Hyperlink"/>
            <w:noProof/>
          </w:rPr>
          <w:t xml:space="preserve"> and YUMA from 2013-2015.</w:t>
        </w:r>
        <w:r w:rsidR="00290A0C">
          <w:rPr>
            <w:noProof/>
            <w:webHidden/>
          </w:rPr>
          <w:tab/>
        </w:r>
        <w:r w:rsidR="00290A0C">
          <w:rPr>
            <w:noProof/>
            <w:webHidden/>
          </w:rPr>
          <w:fldChar w:fldCharType="begin"/>
        </w:r>
        <w:r w:rsidR="00290A0C">
          <w:rPr>
            <w:noProof/>
            <w:webHidden/>
          </w:rPr>
          <w:instrText xml:space="preserve"> PAGEREF _Toc29994280 \h </w:instrText>
        </w:r>
        <w:r w:rsidR="00290A0C">
          <w:rPr>
            <w:noProof/>
            <w:webHidden/>
          </w:rPr>
        </w:r>
        <w:r w:rsidR="00290A0C">
          <w:rPr>
            <w:noProof/>
            <w:webHidden/>
          </w:rPr>
          <w:fldChar w:fldCharType="separate"/>
        </w:r>
        <w:r w:rsidR="00290A0C">
          <w:rPr>
            <w:noProof/>
            <w:webHidden/>
          </w:rPr>
          <w:t>15</w:t>
        </w:r>
        <w:r w:rsidR="00290A0C">
          <w:rPr>
            <w:noProof/>
            <w:webHidden/>
          </w:rPr>
          <w:fldChar w:fldCharType="end"/>
        </w:r>
      </w:hyperlink>
    </w:p>
    <w:p w14:paraId="2936130B" w14:textId="5843492B" w:rsidR="00290A0C" w:rsidRDefault="00B94D3F">
      <w:pPr>
        <w:pStyle w:val="TableofFigures"/>
        <w:tabs>
          <w:tab w:val="right" w:leader="dot" w:pos="7910"/>
        </w:tabs>
        <w:rPr>
          <w:rFonts w:asciiTheme="minorHAnsi" w:eastAsiaTheme="minorEastAsia" w:hAnsiTheme="minorHAnsi" w:cstheme="minorBidi"/>
          <w:noProof/>
          <w:sz w:val="22"/>
          <w:szCs w:val="22"/>
        </w:rPr>
      </w:pPr>
      <w:hyperlink w:anchor="_Toc29994281" w:history="1">
        <w:r w:rsidR="00290A0C" w:rsidRPr="006A2DFF">
          <w:rPr>
            <w:rStyle w:val="Hyperlink"/>
            <w:noProof/>
          </w:rPr>
          <w:t>Table 7.—Estimates of population genetic statistics of razorback sucker adults (males and females pooled), larvae, and juveniles stocked into AJ and DAN backwaters from the years 2010-2015 and YUMA from 2013-2015.</w:t>
        </w:r>
        <w:r w:rsidR="00290A0C">
          <w:rPr>
            <w:noProof/>
            <w:webHidden/>
          </w:rPr>
          <w:tab/>
        </w:r>
        <w:r w:rsidR="00290A0C">
          <w:rPr>
            <w:noProof/>
            <w:webHidden/>
          </w:rPr>
          <w:fldChar w:fldCharType="begin"/>
        </w:r>
        <w:r w:rsidR="00290A0C">
          <w:rPr>
            <w:noProof/>
            <w:webHidden/>
          </w:rPr>
          <w:instrText xml:space="preserve"> PAGEREF _Toc29994281 \h </w:instrText>
        </w:r>
        <w:r w:rsidR="00290A0C">
          <w:rPr>
            <w:noProof/>
            <w:webHidden/>
          </w:rPr>
        </w:r>
        <w:r w:rsidR="00290A0C">
          <w:rPr>
            <w:noProof/>
            <w:webHidden/>
          </w:rPr>
          <w:fldChar w:fldCharType="separate"/>
        </w:r>
        <w:r w:rsidR="00290A0C">
          <w:rPr>
            <w:noProof/>
            <w:webHidden/>
          </w:rPr>
          <w:t>17</w:t>
        </w:r>
        <w:r w:rsidR="00290A0C">
          <w:rPr>
            <w:noProof/>
            <w:webHidden/>
          </w:rPr>
          <w:fldChar w:fldCharType="end"/>
        </w:r>
      </w:hyperlink>
    </w:p>
    <w:p w14:paraId="1A854CD6" w14:textId="4822E0DA" w:rsidR="00290A0C" w:rsidRDefault="00B94D3F">
      <w:pPr>
        <w:pStyle w:val="TableofFigures"/>
        <w:tabs>
          <w:tab w:val="right" w:leader="dot" w:pos="7910"/>
        </w:tabs>
        <w:rPr>
          <w:rFonts w:asciiTheme="minorHAnsi" w:eastAsiaTheme="minorEastAsia" w:hAnsiTheme="minorHAnsi" w:cstheme="minorBidi"/>
          <w:noProof/>
          <w:sz w:val="22"/>
          <w:szCs w:val="22"/>
        </w:rPr>
      </w:pPr>
      <w:hyperlink w:anchor="_Toc29994282" w:history="1">
        <w:r w:rsidR="00290A0C" w:rsidRPr="006A2DFF">
          <w:rPr>
            <w:rStyle w:val="Hyperlink"/>
            <w:noProof/>
          </w:rPr>
          <w:t xml:space="preserve">Table 8. Results of parentage assignment for larvae and juveniles from ephemeral and permanent ponds using the programs </w:t>
        </w:r>
        <w:r w:rsidR="00290A0C" w:rsidRPr="006A2DFF">
          <w:rPr>
            <w:rStyle w:val="Hyperlink"/>
            <w:i/>
            <w:noProof/>
          </w:rPr>
          <w:t>Mykiss</w:t>
        </w:r>
        <w:r w:rsidR="00290A0C" w:rsidRPr="006A2DFF">
          <w:rPr>
            <w:rStyle w:val="Hyperlink"/>
            <w:noProof/>
          </w:rPr>
          <w:t xml:space="preserve"> and </w:t>
        </w:r>
        <w:r w:rsidR="00290A0C" w:rsidRPr="006A2DFF">
          <w:rPr>
            <w:rStyle w:val="Hyperlink"/>
            <w:i/>
            <w:noProof/>
          </w:rPr>
          <w:t>Colony</w:t>
        </w:r>
        <w:r w:rsidR="00290A0C" w:rsidRPr="006A2DFF">
          <w:rPr>
            <w:rStyle w:val="Hyperlink"/>
            <w:noProof/>
          </w:rPr>
          <w:t>.</w:t>
        </w:r>
        <w:r w:rsidR="00290A0C">
          <w:rPr>
            <w:noProof/>
            <w:webHidden/>
          </w:rPr>
          <w:tab/>
        </w:r>
        <w:r w:rsidR="00290A0C">
          <w:rPr>
            <w:noProof/>
            <w:webHidden/>
          </w:rPr>
          <w:fldChar w:fldCharType="begin"/>
        </w:r>
        <w:r w:rsidR="00290A0C">
          <w:rPr>
            <w:noProof/>
            <w:webHidden/>
          </w:rPr>
          <w:instrText xml:space="preserve"> PAGEREF _Toc29994282 \h </w:instrText>
        </w:r>
        <w:r w:rsidR="00290A0C">
          <w:rPr>
            <w:noProof/>
            <w:webHidden/>
          </w:rPr>
        </w:r>
        <w:r w:rsidR="00290A0C">
          <w:rPr>
            <w:noProof/>
            <w:webHidden/>
          </w:rPr>
          <w:fldChar w:fldCharType="separate"/>
        </w:r>
        <w:r w:rsidR="00290A0C">
          <w:rPr>
            <w:noProof/>
            <w:webHidden/>
          </w:rPr>
          <w:t>18</w:t>
        </w:r>
        <w:r w:rsidR="00290A0C">
          <w:rPr>
            <w:noProof/>
            <w:webHidden/>
          </w:rPr>
          <w:fldChar w:fldCharType="end"/>
        </w:r>
      </w:hyperlink>
    </w:p>
    <w:p w14:paraId="06E17E4B" w14:textId="0697EA8B" w:rsidR="00290A0C" w:rsidRDefault="00B94D3F">
      <w:pPr>
        <w:pStyle w:val="TableofFigures"/>
        <w:tabs>
          <w:tab w:val="right" w:leader="dot" w:pos="7910"/>
        </w:tabs>
        <w:rPr>
          <w:rFonts w:asciiTheme="minorHAnsi" w:eastAsiaTheme="minorEastAsia" w:hAnsiTheme="minorHAnsi" w:cstheme="minorBidi"/>
          <w:noProof/>
          <w:sz w:val="22"/>
          <w:szCs w:val="22"/>
        </w:rPr>
      </w:pPr>
      <w:hyperlink w:anchor="_Toc29994283" w:history="1">
        <w:r w:rsidR="00290A0C" w:rsidRPr="006A2DFF">
          <w:rPr>
            <w:rStyle w:val="Hyperlink"/>
            <w:noProof/>
          </w:rPr>
          <w:t>Table 9.—Stocking, harvest, and PIT scanning results for AJ from 2010 through 2018.</w:t>
        </w:r>
        <w:r w:rsidR="00290A0C">
          <w:rPr>
            <w:noProof/>
            <w:webHidden/>
          </w:rPr>
          <w:tab/>
        </w:r>
        <w:r w:rsidR="00290A0C">
          <w:rPr>
            <w:noProof/>
            <w:webHidden/>
          </w:rPr>
          <w:fldChar w:fldCharType="begin"/>
        </w:r>
        <w:r w:rsidR="00290A0C">
          <w:rPr>
            <w:noProof/>
            <w:webHidden/>
          </w:rPr>
          <w:instrText xml:space="preserve"> PAGEREF _Toc29994283 \h </w:instrText>
        </w:r>
        <w:r w:rsidR="00290A0C">
          <w:rPr>
            <w:noProof/>
            <w:webHidden/>
          </w:rPr>
        </w:r>
        <w:r w:rsidR="00290A0C">
          <w:rPr>
            <w:noProof/>
            <w:webHidden/>
          </w:rPr>
          <w:fldChar w:fldCharType="separate"/>
        </w:r>
        <w:r w:rsidR="00290A0C">
          <w:rPr>
            <w:noProof/>
            <w:webHidden/>
          </w:rPr>
          <w:t>20</w:t>
        </w:r>
        <w:r w:rsidR="00290A0C">
          <w:rPr>
            <w:noProof/>
            <w:webHidden/>
          </w:rPr>
          <w:fldChar w:fldCharType="end"/>
        </w:r>
      </w:hyperlink>
    </w:p>
    <w:p w14:paraId="13B6C0D7" w14:textId="509525F9" w:rsidR="00290A0C" w:rsidRDefault="00B94D3F">
      <w:pPr>
        <w:pStyle w:val="TableofFigures"/>
        <w:tabs>
          <w:tab w:val="right" w:leader="dot" w:pos="7910"/>
        </w:tabs>
        <w:rPr>
          <w:rFonts w:asciiTheme="minorHAnsi" w:eastAsiaTheme="minorEastAsia" w:hAnsiTheme="minorHAnsi" w:cstheme="minorBidi"/>
          <w:noProof/>
          <w:sz w:val="22"/>
          <w:szCs w:val="22"/>
        </w:rPr>
      </w:pPr>
      <w:hyperlink w:anchor="_Toc29994284" w:history="1">
        <w:r w:rsidR="00290A0C" w:rsidRPr="006A2DFF">
          <w:rPr>
            <w:rStyle w:val="Hyperlink"/>
            <w:noProof/>
          </w:rPr>
          <w:t>Table 10.—Stocking, harvest, and PIT scanning results for DAN from 2010 through 2018.</w:t>
        </w:r>
        <w:r w:rsidR="00290A0C">
          <w:rPr>
            <w:noProof/>
            <w:webHidden/>
          </w:rPr>
          <w:tab/>
        </w:r>
        <w:r w:rsidR="00290A0C">
          <w:rPr>
            <w:noProof/>
            <w:webHidden/>
          </w:rPr>
          <w:fldChar w:fldCharType="begin"/>
        </w:r>
        <w:r w:rsidR="00290A0C">
          <w:rPr>
            <w:noProof/>
            <w:webHidden/>
          </w:rPr>
          <w:instrText xml:space="preserve"> PAGEREF _Toc29994284 \h </w:instrText>
        </w:r>
        <w:r w:rsidR="00290A0C">
          <w:rPr>
            <w:noProof/>
            <w:webHidden/>
          </w:rPr>
        </w:r>
        <w:r w:rsidR="00290A0C">
          <w:rPr>
            <w:noProof/>
            <w:webHidden/>
          </w:rPr>
          <w:fldChar w:fldCharType="separate"/>
        </w:r>
        <w:r w:rsidR="00290A0C">
          <w:rPr>
            <w:noProof/>
            <w:webHidden/>
          </w:rPr>
          <w:t>21</w:t>
        </w:r>
        <w:r w:rsidR="00290A0C">
          <w:rPr>
            <w:noProof/>
            <w:webHidden/>
          </w:rPr>
          <w:fldChar w:fldCharType="end"/>
        </w:r>
      </w:hyperlink>
    </w:p>
    <w:p w14:paraId="6510B76B" w14:textId="47C95E3A" w:rsidR="00290A0C" w:rsidRDefault="00B94D3F">
      <w:pPr>
        <w:pStyle w:val="TableofFigures"/>
        <w:tabs>
          <w:tab w:val="right" w:leader="dot" w:pos="7910"/>
        </w:tabs>
        <w:rPr>
          <w:rFonts w:asciiTheme="minorHAnsi" w:eastAsiaTheme="minorEastAsia" w:hAnsiTheme="minorHAnsi" w:cstheme="minorBidi"/>
          <w:noProof/>
          <w:sz w:val="22"/>
          <w:szCs w:val="22"/>
        </w:rPr>
      </w:pPr>
      <w:hyperlink w:anchor="_Toc29994285" w:history="1">
        <w:r w:rsidR="00290A0C" w:rsidRPr="006A2DFF">
          <w:rPr>
            <w:rStyle w:val="Hyperlink"/>
            <w:noProof/>
          </w:rPr>
          <w:t>Table 11. —RASU contributors to genetic collections of progeny in AJ and detection via PIT scanning or harvest.</w:t>
        </w:r>
        <w:r w:rsidR="00290A0C">
          <w:rPr>
            <w:noProof/>
            <w:webHidden/>
          </w:rPr>
          <w:tab/>
        </w:r>
        <w:r w:rsidR="00290A0C">
          <w:rPr>
            <w:noProof/>
            <w:webHidden/>
          </w:rPr>
          <w:fldChar w:fldCharType="begin"/>
        </w:r>
        <w:r w:rsidR="00290A0C">
          <w:rPr>
            <w:noProof/>
            <w:webHidden/>
          </w:rPr>
          <w:instrText xml:space="preserve"> PAGEREF _Toc29994285 \h </w:instrText>
        </w:r>
        <w:r w:rsidR="00290A0C">
          <w:rPr>
            <w:noProof/>
            <w:webHidden/>
          </w:rPr>
        </w:r>
        <w:r w:rsidR="00290A0C">
          <w:rPr>
            <w:noProof/>
            <w:webHidden/>
          </w:rPr>
          <w:fldChar w:fldCharType="separate"/>
        </w:r>
        <w:r w:rsidR="00290A0C">
          <w:rPr>
            <w:noProof/>
            <w:webHidden/>
          </w:rPr>
          <w:t>22</w:t>
        </w:r>
        <w:r w:rsidR="00290A0C">
          <w:rPr>
            <w:noProof/>
            <w:webHidden/>
          </w:rPr>
          <w:fldChar w:fldCharType="end"/>
        </w:r>
      </w:hyperlink>
    </w:p>
    <w:p w14:paraId="4D59705E" w14:textId="179962C1" w:rsidR="00290A0C" w:rsidRDefault="00B94D3F">
      <w:pPr>
        <w:pStyle w:val="TableofFigures"/>
        <w:tabs>
          <w:tab w:val="right" w:leader="dot" w:pos="7910"/>
        </w:tabs>
        <w:rPr>
          <w:rFonts w:asciiTheme="minorHAnsi" w:eastAsiaTheme="minorEastAsia" w:hAnsiTheme="minorHAnsi" w:cstheme="minorBidi"/>
          <w:noProof/>
          <w:sz w:val="22"/>
          <w:szCs w:val="22"/>
        </w:rPr>
      </w:pPr>
      <w:hyperlink w:anchor="_Toc29994286" w:history="1">
        <w:r w:rsidR="00290A0C" w:rsidRPr="006A2DFF">
          <w:rPr>
            <w:rStyle w:val="Hyperlink"/>
            <w:noProof/>
          </w:rPr>
          <w:t>Table 12.—RASU contributors to genetic collections of progeny in DAN and detection via PIT scanning or harvest.</w:t>
        </w:r>
        <w:r w:rsidR="00290A0C">
          <w:rPr>
            <w:noProof/>
            <w:webHidden/>
          </w:rPr>
          <w:tab/>
        </w:r>
        <w:r w:rsidR="00290A0C">
          <w:rPr>
            <w:noProof/>
            <w:webHidden/>
          </w:rPr>
          <w:fldChar w:fldCharType="begin"/>
        </w:r>
        <w:r w:rsidR="00290A0C">
          <w:rPr>
            <w:noProof/>
            <w:webHidden/>
          </w:rPr>
          <w:instrText xml:space="preserve"> PAGEREF _Toc29994286 \h </w:instrText>
        </w:r>
        <w:r w:rsidR="00290A0C">
          <w:rPr>
            <w:noProof/>
            <w:webHidden/>
          </w:rPr>
        </w:r>
        <w:r w:rsidR="00290A0C">
          <w:rPr>
            <w:noProof/>
            <w:webHidden/>
          </w:rPr>
          <w:fldChar w:fldCharType="separate"/>
        </w:r>
        <w:r w:rsidR="00290A0C">
          <w:rPr>
            <w:noProof/>
            <w:webHidden/>
          </w:rPr>
          <w:t>22</w:t>
        </w:r>
        <w:r w:rsidR="00290A0C">
          <w:rPr>
            <w:noProof/>
            <w:webHidden/>
          </w:rPr>
          <w:fldChar w:fldCharType="end"/>
        </w:r>
      </w:hyperlink>
    </w:p>
    <w:p w14:paraId="7B38A095" w14:textId="781E82E2" w:rsidR="00290A0C" w:rsidRDefault="00B94D3F">
      <w:pPr>
        <w:pStyle w:val="TableofFigures"/>
        <w:tabs>
          <w:tab w:val="right" w:leader="dot" w:pos="7910"/>
        </w:tabs>
        <w:rPr>
          <w:rFonts w:asciiTheme="minorHAnsi" w:eastAsiaTheme="minorEastAsia" w:hAnsiTheme="minorHAnsi" w:cstheme="minorBidi"/>
          <w:noProof/>
          <w:sz w:val="22"/>
          <w:szCs w:val="22"/>
        </w:rPr>
      </w:pPr>
      <w:hyperlink w:anchor="_Toc29994287" w:history="1">
        <w:r w:rsidR="00290A0C" w:rsidRPr="006A2DFF">
          <w:rPr>
            <w:rStyle w:val="Hyperlink"/>
            <w:noProof/>
          </w:rPr>
          <w:t>Table 13.—Contribution of females and males to offspring (larvae and juveniles) and the number and proportion of offspring produced by different pairs of parents.</w:t>
        </w:r>
        <w:r w:rsidR="00290A0C">
          <w:rPr>
            <w:noProof/>
            <w:webHidden/>
          </w:rPr>
          <w:tab/>
        </w:r>
        <w:r w:rsidR="00290A0C">
          <w:rPr>
            <w:noProof/>
            <w:webHidden/>
          </w:rPr>
          <w:fldChar w:fldCharType="begin"/>
        </w:r>
        <w:r w:rsidR="00290A0C">
          <w:rPr>
            <w:noProof/>
            <w:webHidden/>
          </w:rPr>
          <w:instrText xml:space="preserve"> PAGEREF _Toc29994287 \h </w:instrText>
        </w:r>
        <w:r w:rsidR="00290A0C">
          <w:rPr>
            <w:noProof/>
            <w:webHidden/>
          </w:rPr>
        </w:r>
        <w:r w:rsidR="00290A0C">
          <w:rPr>
            <w:noProof/>
            <w:webHidden/>
          </w:rPr>
          <w:fldChar w:fldCharType="separate"/>
        </w:r>
        <w:r w:rsidR="00290A0C">
          <w:rPr>
            <w:noProof/>
            <w:webHidden/>
          </w:rPr>
          <w:t>24</w:t>
        </w:r>
        <w:r w:rsidR="00290A0C">
          <w:rPr>
            <w:noProof/>
            <w:webHidden/>
          </w:rPr>
          <w:fldChar w:fldCharType="end"/>
        </w:r>
      </w:hyperlink>
    </w:p>
    <w:p w14:paraId="46757D8C" w14:textId="269984F5" w:rsidR="00290A0C" w:rsidRDefault="00B94D3F">
      <w:pPr>
        <w:pStyle w:val="TableofFigures"/>
        <w:tabs>
          <w:tab w:val="right" w:leader="dot" w:pos="7910"/>
        </w:tabs>
        <w:rPr>
          <w:rFonts w:asciiTheme="minorHAnsi" w:eastAsiaTheme="minorEastAsia" w:hAnsiTheme="minorHAnsi" w:cstheme="minorBidi"/>
          <w:noProof/>
          <w:sz w:val="22"/>
          <w:szCs w:val="22"/>
        </w:rPr>
      </w:pPr>
      <w:hyperlink w:anchor="_Toc29994288" w:history="1">
        <w:r w:rsidR="00290A0C" w:rsidRPr="006A2DFF">
          <w:rPr>
            <w:rStyle w:val="Hyperlink"/>
            <w:noProof/>
          </w:rPr>
          <w:t>Table 14. Results from regression of the number of mates for individual males and females that reproduced vs. number of offspring sampled.</w:t>
        </w:r>
        <w:r w:rsidR="00290A0C">
          <w:rPr>
            <w:noProof/>
            <w:webHidden/>
          </w:rPr>
          <w:tab/>
        </w:r>
        <w:r w:rsidR="00290A0C">
          <w:rPr>
            <w:noProof/>
            <w:webHidden/>
          </w:rPr>
          <w:fldChar w:fldCharType="begin"/>
        </w:r>
        <w:r w:rsidR="00290A0C">
          <w:rPr>
            <w:noProof/>
            <w:webHidden/>
          </w:rPr>
          <w:instrText xml:space="preserve"> PAGEREF _Toc29994288 \h </w:instrText>
        </w:r>
        <w:r w:rsidR="00290A0C">
          <w:rPr>
            <w:noProof/>
            <w:webHidden/>
          </w:rPr>
        </w:r>
        <w:r w:rsidR="00290A0C">
          <w:rPr>
            <w:noProof/>
            <w:webHidden/>
          </w:rPr>
          <w:fldChar w:fldCharType="separate"/>
        </w:r>
        <w:r w:rsidR="00290A0C">
          <w:rPr>
            <w:noProof/>
            <w:webHidden/>
          </w:rPr>
          <w:t>25</w:t>
        </w:r>
        <w:r w:rsidR="00290A0C">
          <w:rPr>
            <w:noProof/>
            <w:webHidden/>
          </w:rPr>
          <w:fldChar w:fldCharType="end"/>
        </w:r>
      </w:hyperlink>
    </w:p>
    <w:p w14:paraId="245E42CC" w14:textId="6FAD5657" w:rsidR="00290A0C" w:rsidRDefault="00B94D3F">
      <w:pPr>
        <w:pStyle w:val="TableofFigures"/>
        <w:tabs>
          <w:tab w:val="right" w:leader="dot" w:pos="7910"/>
        </w:tabs>
        <w:rPr>
          <w:rFonts w:asciiTheme="minorHAnsi" w:eastAsiaTheme="minorEastAsia" w:hAnsiTheme="minorHAnsi" w:cstheme="minorBidi"/>
          <w:noProof/>
          <w:sz w:val="22"/>
          <w:szCs w:val="22"/>
        </w:rPr>
      </w:pPr>
      <w:hyperlink w:anchor="_Toc29994289" w:history="1">
        <w:r w:rsidR="00290A0C" w:rsidRPr="006A2DFF">
          <w:rPr>
            <w:rStyle w:val="Hyperlink"/>
            <w:noProof/>
          </w:rPr>
          <w:t>Table 15.—Results from linear regression analyses of length and number of offspring for females and males.</w:t>
        </w:r>
        <w:r w:rsidR="00290A0C">
          <w:rPr>
            <w:noProof/>
            <w:webHidden/>
          </w:rPr>
          <w:tab/>
        </w:r>
        <w:r w:rsidR="00290A0C">
          <w:rPr>
            <w:noProof/>
            <w:webHidden/>
          </w:rPr>
          <w:fldChar w:fldCharType="begin"/>
        </w:r>
        <w:r w:rsidR="00290A0C">
          <w:rPr>
            <w:noProof/>
            <w:webHidden/>
          </w:rPr>
          <w:instrText xml:space="preserve"> PAGEREF _Toc29994289 \h </w:instrText>
        </w:r>
        <w:r w:rsidR="00290A0C">
          <w:rPr>
            <w:noProof/>
            <w:webHidden/>
          </w:rPr>
        </w:r>
        <w:r w:rsidR="00290A0C">
          <w:rPr>
            <w:noProof/>
            <w:webHidden/>
          </w:rPr>
          <w:fldChar w:fldCharType="separate"/>
        </w:r>
        <w:r w:rsidR="00290A0C">
          <w:rPr>
            <w:noProof/>
            <w:webHidden/>
          </w:rPr>
          <w:t>26</w:t>
        </w:r>
        <w:r w:rsidR="00290A0C">
          <w:rPr>
            <w:noProof/>
            <w:webHidden/>
          </w:rPr>
          <w:fldChar w:fldCharType="end"/>
        </w:r>
      </w:hyperlink>
    </w:p>
    <w:p w14:paraId="4F3544E8" w14:textId="72F72EA7" w:rsidR="00290A0C" w:rsidRDefault="00B94D3F">
      <w:pPr>
        <w:pStyle w:val="TableofFigures"/>
        <w:tabs>
          <w:tab w:val="right" w:leader="dot" w:pos="7910"/>
        </w:tabs>
        <w:rPr>
          <w:rFonts w:asciiTheme="minorHAnsi" w:eastAsiaTheme="minorEastAsia" w:hAnsiTheme="minorHAnsi" w:cstheme="minorBidi"/>
          <w:noProof/>
          <w:sz w:val="22"/>
          <w:szCs w:val="22"/>
        </w:rPr>
      </w:pPr>
      <w:hyperlink w:anchor="_Toc29994290" w:history="1">
        <w:r w:rsidR="00290A0C" w:rsidRPr="006A2DFF">
          <w:rPr>
            <w:rStyle w:val="Hyperlink"/>
            <w:noProof/>
          </w:rPr>
          <w:t>Table 16.—Test of difference of contribution of females, males, and both combined to larvae and juveniles for each ephemeral pond sample.</w:t>
        </w:r>
        <w:r w:rsidR="00290A0C">
          <w:rPr>
            <w:noProof/>
            <w:webHidden/>
          </w:rPr>
          <w:tab/>
        </w:r>
        <w:r w:rsidR="00290A0C">
          <w:rPr>
            <w:noProof/>
            <w:webHidden/>
          </w:rPr>
          <w:fldChar w:fldCharType="begin"/>
        </w:r>
        <w:r w:rsidR="00290A0C">
          <w:rPr>
            <w:noProof/>
            <w:webHidden/>
          </w:rPr>
          <w:instrText xml:space="preserve"> PAGEREF _Toc29994290 \h </w:instrText>
        </w:r>
        <w:r w:rsidR="00290A0C">
          <w:rPr>
            <w:noProof/>
            <w:webHidden/>
          </w:rPr>
        </w:r>
        <w:r w:rsidR="00290A0C">
          <w:rPr>
            <w:noProof/>
            <w:webHidden/>
          </w:rPr>
          <w:fldChar w:fldCharType="separate"/>
        </w:r>
        <w:r w:rsidR="00290A0C">
          <w:rPr>
            <w:noProof/>
            <w:webHidden/>
          </w:rPr>
          <w:t>29</w:t>
        </w:r>
        <w:r w:rsidR="00290A0C">
          <w:rPr>
            <w:noProof/>
            <w:webHidden/>
          </w:rPr>
          <w:fldChar w:fldCharType="end"/>
        </w:r>
      </w:hyperlink>
    </w:p>
    <w:p w14:paraId="49A145FB" w14:textId="5A8875C4" w:rsidR="00290A0C" w:rsidRDefault="00B94D3F">
      <w:pPr>
        <w:pStyle w:val="TableofFigures"/>
        <w:tabs>
          <w:tab w:val="right" w:leader="dot" w:pos="7910"/>
        </w:tabs>
        <w:rPr>
          <w:rFonts w:asciiTheme="minorHAnsi" w:eastAsiaTheme="minorEastAsia" w:hAnsiTheme="minorHAnsi" w:cstheme="minorBidi"/>
          <w:noProof/>
          <w:sz w:val="22"/>
          <w:szCs w:val="22"/>
        </w:rPr>
      </w:pPr>
      <w:hyperlink w:anchor="_Toc29994291" w:history="1">
        <w:r w:rsidR="00290A0C" w:rsidRPr="006A2DFF">
          <w:rPr>
            <w:rStyle w:val="Hyperlink"/>
            <w:noProof/>
          </w:rPr>
          <w:t>Table 17.  RASU captures from routine monitoring efforts in YUMA.</w:t>
        </w:r>
        <w:r w:rsidR="00290A0C">
          <w:rPr>
            <w:noProof/>
            <w:webHidden/>
          </w:rPr>
          <w:tab/>
        </w:r>
        <w:r w:rsidR="00290A0C">
          <w:rPr>
            <w:noProof/>
            <w:webHidden/>
          </w:rPr>
          <w:fldChar w:fldCharType="begin"/>
        </w:r>
        <w:r w:rsidR="00290A0C">
          <w:rPr>
            <w:noProof/>
            <w:webHidden/>
          </w:rPr>
          <w:instrText xml:space="preserve"> PAGEREF _Toc29994291 \h </w:instrText>
        </w:r>
        <w:r w:rsidR="00290A0C">
          <w:rPr>
            <w:noProof/>
            <w:webHidden/>
          </w:rPr>
        </w:r>
        <w:r w:rsidR="00290A0C">
          <w:rPr>
            <w:noProof/>
            <w:webHidden/>
          </w:rPr>
          <w:fldChar w:fldCharType="separate"/>
        </w:r>
        <w:r w:rsidR="00290A0C">
          <w:rPr>
            <w:noProof/>
            <w:webHidden/>
          </w:rPr>
          <w:t>32</w:t>
        </w:r>
        <w:r w:rsidR="00290A0C">
          <w:rPr>
            <w:noProof/>
            <w:webHidden/>
          </w:rPr>
          <w:fldChar w:fldCharType="end"/>
        </w:r>
      </w:hyperlink>
    </w:p>
    <w:p w14:paraId="4B0695E2" w14:textId="497B6A93" w:rsidR="00290A0C" w:rsidRDefault="00B94D3F">
      <w:pPr>
        <w:pStyle w:val="TableofFigures"/>
        <w:tabs>
          <w:tab w:val="right" w:leader="dot" w:pos="7910"/>
        </w:tabs>
        <w:rPr>
          <w:rFonts w:asciiTheme="minorHAnsi" w:eastAsiaTheme="minorEastAsia" w:hAnsiTheme="minorHAnsi" w:cstheme="minorBidi"/>
          <w:noProof/>
          <w:sz w:val="22"/>
          <w:szCs w:val="22"/>
        </w:rPr>
      </w:pPr>
      <w:hyperlink w:anchor="_Toc29994292" w:history="1">
        <w:r w:rsidR="00290A0C" w:rsidRPr="006A2DFF">
          <w:rPr>
            <w:rStyle w:val="Hyperlink"/>
            <w:noProof/>
          </w:rPr>
          <w:t>Table 18.  Data for RASU stocked in YUMA in 2013 for which offspring (larvae or juvenile) were collected in 2014 or 2015 and were not scanned after 2013.</w:t>
        </w:r>
        <w:r w:rsidR="00290A0C">
          <w:rPr>
            <w:noProof/>
            <w:webHidden/>
          </w:rPr>
          <w:tab/>
        </w:r>
        <w:r w:rsidR="00290A0C">
          <w:rPr>
            <w:noProof/>
            <w:webHidden/>
          </w:rPr>
          <w:fldChar w:fldCharType="begin"/>
        </w:r>
        <w:r w:rsidR="00290A0C">
          <w:rPr>
            <w:noProof/>
            <w:webHidden/>
          </w:rPr>
          <w:instrText xml:space="preserve"> PAGEREF _Toc29994292 \h </w:instrText>
        </w:r>
        <w:r w:rsidR="00290A0C">
          <w:rPr>
            <w:noProof/>
            <w:webHidden/>
          </w:rPr>
        </w:r>
        <w:r w:rsidR="00290A0C">
          <w:rPr>
            <w:noProof/>
            <w:webHidden/>
          </w:rPr>
          <w:fldChar w:fldCharType="separate"/>
        </w:r>
        <w:r w:rsidR="00290A0C">
          <w:rPr>
            <w:noProof/>
            <w:webHidden/>
          </w:rPr>
          <w:t>34</w:t>
        </w:r>
        <w:r w:rsidR="00290A0C">
          <w:rPr>
            <w:noProof/>
            <w:webHidden/>
          </w:rPr>
          <w:fldChar w:fldCharType="end"/>
        </w:r>
      </w:hyperlink>
    </w:p>
    <w:p w14:paraId="3447489C" w14:textId="56B0E7ED" w:rsidR="00453CE5" w:rsidRDefault="00B52E68" w:rsidP="00FF0188">
      <w:r>
        <w:rPr>
          <w:highlight w:val="yellow"/>
        </w:rPr>
        <w:fldChar w:fldCharType="end"/>
      </w:r>
    </w:p>
    <w:p w14:paraId="3447489D" w14:textId="77777777" w:rsidR="00453CE5" w:rsidRDefault="00453CE5" w:rsidP="00FF0188"/>
    <w:p w14:paraId="3447489E" w14:textId="77777777" w:rsidR="00453CE5" w:rsidRPr="00300C2E" w:rsidRDefault="00453CE5" w:rsidP="00FF0188">
      <w:pPr>
        <w:rPr>
          <w:rFonts w:ascii="Arial" w:hAnsi="Arial" w:cs="Arial"/>
          <w:b/>
          <w:sz w:val="28"/>
          <w:szCs w:val="28"/>
        </w:rPr>
      </w:pPr>
      <w:r w:rsidRPr="00300C2E">
        <w:rPr>
          <w:rFonts w:ascii="Arial" w:hAnsi="Arial" w:cs="Arial"/>
          <w:b/>
          <w:sz w:val="28"/>
          <w:szCs w:val="28"/>
        </w:rPr>
        <w:t>Figures</w:t>
      </w:r>
    </w:p>
    <w:p w14:paraId="3447489F" w14:textId="77777777" w:rsidR="00453CE5" w:rsidRDefault="00453CE5" w:rsidP="00FF0188"/>
    <w:p w14:paraId="344748A0" w14:textId="77777777" w:rsidR="00453CE5" w:rsidRDefault="00453CE5" w:rsidP="00FF0188">
      <w:pPr>
        <w:tabs>
          <w:tab w:val="right" w:pos="7920"/>
        </w:tabs>
        <w:rPr>
          <w:rFonts w:ascii="Arial" w:hAnsi="Arial" w:cs="Arial"/>
          <w:sz w:val="22"/>
          <w:szCs w:val="22"/>
        </w:rPr>
      </w:pPr>
      <w:r w:rsidRPr="00F91D9A">
        <w:rPr>
          <w:rFonts w:ascii="Arial" w:hAnsi="Arial" w:cs="Arial"/>
          <w:sz w:val="22"/>
          <w:szCs w:val="22"/>
        </w:rPr>
        <w:t>Figure</w:t>
      </w:r>
      <w:r w:rsidRPr="00F91D9A">
        <w:rPr>
          <w:rFonts w:ascii="Arial" w:hAnsi="Arial" w:cs="Arial"/>
          <w:sz w:val="22"/>
          <w:szCs w:val="22"/>
        </w:rPr>
        <w:tab/>
        <w:t>Page</w:t>
      </w:r>
    </w:p>
    <w:p w14:paraId="344748A1" w14:textId="77777777" w:rsidR="00453CE5" w:rsidRDefault="00453CE5" w:rsidP="00FF0188"/>
    <w:p w14:paraId="0D57AE96" w14:textId="7A1983E8" w:rsidR="00290A0C" w:rsidRDefault="00FD080D">
      <w:pPr>
        <w:pStyle w:val="TableofFigures"/>
        <w:tabs>
          <w:tab w:val="right" w:leader="dot" w:pos="7910"/>
        </w:tabs>
        <w:rPr>
          <w:rFonts w:asciiTheme="minorHAnsi" w:eastAsiaTheme="minorEastAsia" w:hAnsiTheme="minorHAnsi" w:cstheme="minorBidi"/>
          <w:noProof/>
          <w:sz w:val="22"/>
          <w:szCs w:val="22"/>
        </w:rPr>
      </w:pPr>
      <w:r>
        <w:rPr>
          <w:highlight w:val="yellow"/>
        </w:rPr>
        <w:fldChar w:fldCharType="begin"/>
      </w:r>
      <w:r>
        <w:rPr>
          <w:highlight w:val="yellow"/>
        </w:rPr>
        <w:instrText xml:space="preserve"> TOC \h \z \c "Figure" </w:instrText>
      </w:r>
      <w:r>
        <w:rPr>
          <w:highlight w:val="yellow"/>
        </w:rPr>
        <w:fldChar w:fldCharType="separate"/>
      </w:r>
      <w:hyperlink w:anchor="_Toc29994293" w:history="1">
        <w:r w:rsidR="00290A0C" w:rsidRPr="004E516A">
          <w:rPr>
            <w:rStyle w:val="Hyperlink"/>
            <w:noProof/>
          </w:rPr>
          <w:t>Figure 1.</w:t>
        </w:r>
        <w:r w:rsidR="00290A0C" w:rsidRPr="004E516A">
          <w:rPr>
            <w:rStyle w:val="Hyperlink"/>
            <w:rFonts w:cs="Arial"/>
            <w:noProof/>
          </w:rPr>
          <w:t>—</w:t>
        </w:r>
        <w:r w:rsidR="00290A0C" w:rsidRPr="004E516A">
          <w:rPr>
            <w:rStyle w:val="Hyperlink"/>
            <w:noProof/>
          </w:rPr>
          <w:t>Schematic representation of use of off-channel habitats for management of RASU (from Minckley et al. 2003).</w:t>
        </w:r>
        <w:r w:rsidR="00290A0C">
          <w:rPr>
            <w:noProof/>
            <w:webHidden/>
          </w:rPr>
          <w:tab/>
        </w:r>
        <w:r w:rsidR="00290A0C">
          <w:rPr>
            <w:noProof/>
            <w:webHidden/>
          </w:rPr>
          <w:fldChar w:fldCharType="begin"/>
        </w:r>
        <w:r w:rsidR="00290A0C">
          <w:rPr>
            <w:noProof/>
            <w:webHidden/>
          </w:rPr>
          <w:instrText xml:space="preserve"> PAGEREF _Toc29994293 \h </w:instrText>
        </w:r>
        <w:r w:rsidR="00290A0C">
          <w:rPr>
            <w:noProof/>
            <w:webHidden/>
          </w:rPr>
        </w:r>
        <w:r w:rsidR="00290A0C">
          <w:rPr>
            <w:noProof/>
            <w:webHidden/>
          </w:rPr>
          <w:fldChar w:fldCharType="separate"/>
        </w:r>
        <w:r w:rsidR="00290A0C">
          <w:rPr>
            <w:noProof/>
            <w:webHidden/>
          </w:rPr>
          <w:t>4</w:t>
        </w:r>
        <w:r w:rsidR="00290A0C">
          <w:rPr>
            <w:noProof/>
            <w:webHidden/>
          </w:rPr>
          <w:fldChar w:fldCharType="end"/>
        </w:r>
      </w:hyperlink>
    </w:p>
    <w:p w14:paraId="77D17174" w14:textId="4E54D14E" w:rsidR="00290A0C" w:rsidRDefault="00B94D3F">
      <w:pPr>
        <w:pStyle w:val="TableofFigures"/>
        <w:tabs>
          <w:tab w:val="right" w:leader="dot" w:pos="7910"/>
        </w:tabs>
        <w:rPr>
          <w:rFonts w:asciiTheme="minorHAnsi" w:eastAsiaTheme="minorEastAsia" w:hAnsiTheme="minorHAnsi" w:cstheme="minorBidi"/>
          <w:noProof/>
          <w:sz w:val="22"/>
          <w:szCs w:val="22"/>
        </w:rPr>
      </w:pPr>
      <w:hyperlink w:anchor="_Toc29994294" w:history="1">
        <w:r w:rsidR="00290A0C" w:rsidRPr="004E516A">
          <w:rPr>
            <w:rStyle w:val="Hyperlink"/>
            <w:noProof/>
          </w:rPr>
          <w:t>Figure 2.</w:t>
        </w:r>
        <w:r w:rsidR="00290A0C" w:rsidRPr="004E516A">
          <w:rPr>
            <w:rStyle w:val="Hyperlink"/>
            <w:rFonts w:cs="Arial"/>
            <w:noProof/>
          </w:rPr>
          <w:t>—</w:t>
        </w:r>
        <w:r w:rsidR="00290A0C" w:rsidRPr="004E516A">
          <w:rPr>
            <w:rStyle w:val="Hyperlink"/>
            <w:noProof/>
          </w:rPr>
          <w:t>Scatterplots of individual length against number of offspring for samples from AJ and DAN.</w:t>
        </w:r>
        <w:r w:rsidR="00290A0C">
          <w:rPr>
            <w:noProof/>
            <w:webHidden/>
          </w:rPr>
          <w:tab/>
        </w:r>
        <w:r w:rsidR="00290A0C">
          <w:rPr>
            <w:noProof/>
            <w:webHidden/>
          </w:rPr>
          <w:fldChar w:fldCharType="begin"/>
        </w:r>
        <w:r w:rsidR="00290A0C">
          <w:rPr>
            <w:noProof/>
            <w:webHidden/>
          </w:rPr>
          <w:instrText xml:space="preserve"> PAGEREF _Toc29994294 \h </w:instrText>
        </w:r>
        <w:r w:rsidR="00290A0C">
          <w:rPr>
            <w:noProof/>
            <w:webHidden/>
          </w:rPr>
        </w:r>
        <w:r w:rsidR="00290A0C">
          <w:rPr>
            <w:noProof/>
            <w:webHidden/>
          </w:rPr>
          <w:fldChar w:fldCharType="separate"/>
        </w:r>
        <w:r w:rsidR="00290A0C">
          <w:rPr>
            <w:noProof/>
            <w:webHidden/>
          </w:rPr>
          <w:t>27</w:t>
        </w:r>
        <w:r w:rsidR="00290A0C">
          <w:rPr>
            <w:noProof/>
            <w:webHidden/>
          </w:rPr>
          <w:fldChar w:fldCharType="end"/>
        </w:r>
      </w:hyperlink>
    </w:p>
    <w:p w14:paraId="38FA5B7D" w14:textId="77777777" w:rsidR="00290A0C" w:rsidRDefault="00290A0C">
      <w:pPr>
        <w:pStyle w:val="TableofFigures"/>
        <w:tabs>
          <w:tab w:val="right" w:leader="dot" w:pos="7910"/>
        </w:tabs>
        <w:rPr>
          <w:rFonts w:asciiTheme="minorHAnsi" w:eastAsiaTheme="minorEastAsia" w:hAnsiTheme="minorHAnsi" w:cstheme="minorBidi"/>
          <w:noProof/>
          <w:sz w:val="22"/>
          <w:szCs w:val="22"/>
        </w:rPr>
      </w:pPr>
      <w:r>
        <w:rPr>
          <w:noProof/>
        </w:rPr>
        <w:t>Figure 3.</w:t>
      </w:r>
      <w:r w:rsidRPr="004E516A">
        <w:rPr>
          <w:rFonts w:cs="Arial"/>
          <w:noProof/>
        </w:rPr>
        <w:t>—</w:t>
      </w:r>
      <w:r>
        <w:rPr>
          <w:noProof/>
        </w:rPr>
        <w:t xml:space="preserve">Examples of reproductive success in RASU backwater populations. </w:t>
      </w:r>
      <w:r w:rsidRPr="004E516A">
        <w:rPr>
          <w:noProof/>
        </w:rPr>
        <w:t>Number of offspring contributed by individual females and males are indicated by open and shaded bars, respectively.</w:t>
      </w:r>
      <w:r>
        <w:rPr>
          <w:noProof/>
          <w:webHidden/>
        </w:rPr>
        <w:tab/>
      </w:r>
    </w:p>
    <w:p w14:paraId="7794970F" w14:textId="45BCA8FA" w:rsidR="00290A0C" w:rsidRDefault="00B94D3F">
      <w:pPr>
        <w:pStyle w:val="TableofFigures"/>
        <w:tabs>
          <w:tab w:val="right" w:leader="dot" w:pos="7910"/>
        </w:tabs>
        <w:rPr>
          <w:rFonts w:asciiTheme="minorHAnsi" w:eastAsiaTheme="minorEastAsia" w:hAnsiTheme="minorHAnsi" w:cstheme="minorBidi"/>
          <w:noProof/>
          <w:sz w:val="22"/>
          <w:szCs w:val="22"/>
        </w:rPr>
      </w:pPr>
      <w:hyperlink w:anchor="_Toc29994296" w:history="1">
        <w:r w:rsidR="00290A0C" w:rsidRPr="004E516A">
          <w:rPr>
            <w:rStyle w:val="Hyperlink"/>
            <w:noProof/>
          </w:rPr>
          <w:t>Figure 4.</w:t>
        </w:r>
        <w:r w:rsidR="00290A0C" w:rsidRPr="004E516A">
          <w:rPr>
            <w:rStyle w:val="Hyperlink"/>
            <w:rFonts w:cs="Arial"/>
            <w:noProof/>
          </w:rPr>
          <w:t>—</w:t>
        </w:r>
        <w:r w:rsidR="00290A0C" w:rsidRPr="004E516A">
          <w:rPr>
            <w:rStyle w:val="Hyperlink"/>
            <w:noProof/>
          </w:rPr>
          <w:t>PIT tagged and released RASU tracked in YUMA from February 2013 through March 2019.</w:t>
        </w:r>
        <w:r w:rsidR="00290A0C">
          <w:rPr>
            <w:noProof/>
            <w:webHidden/>
          </w:rPr>
          <w:tab/>
        </w:r>
        <w:r w:rsidR="00290A0C">
          <w:rPr>
            <w:noProof/>
            <w:webHidden/>
          </w:rPr>
          <w:fldChar w:fldCharType="begin"/>
        </w:r>
        <w:r w:rsidR="00290A0C">
          <w:rPr>
            <w:noProof/>
            <w:webHidden/>
          </w:rPr>
          <w:instrText xml:space="preserve"> PAGEREF _Toc29994296 \h </w:instrText>
        </w:r>
        <w:r w:rsidR="00290A0C">
          <w:rPr>
            <w:noProof/>
            <w:webHidden/>
          </w:rPr>
        </w:r>
        <w:r w:rsidR="00290A0C">
          <w:rPr>
            <w:noProof/>
            <w:webHidden/>
          </w:rPr>
          <w:fldChar w:fldCharType="separate"/>
        </w:r>
        <w:r w:rsidR="00290A0C">
          <w:rPr>
            <w:noProof/>
            <w:webHidden/>
          </w:rPr>
          <w:t>31</w:t>
        </w:r>
        <w:r w:rsidR="00290A0C">
          <w:rPr>
            <w:noProof/>
            <w:webHidden/>
          </w:rPr>
          <w:fldChar w:fldCharType="end"/>
        </w:r>
      </w:hyperlink>
    </w:p>
    <w:p w14:paraId="1A7413B0" w14:textId="22C220D9" w:rsidR="00290A0C" w:rsidRDefault="00B94D3F">
      <w:pPr>
        <w:pStyle w:val="TableofFigures"/>
        <w:tabs>
          <w:tab w:val="right" w:leader="dot" w:pos="7910"/>
        </w:tabs>
        <w:rPr>
          <w:rFonts w:asciiTheme="minorHAnsi" w:eastAsiaTheme="minorEastAsia" w:hAnsiTheme="minorHAnsi" w:cstheme="minorBidi"/>
          <w:noProof/>
          <w:sz w:val="22"/>
          <w:szCs w:val="22"/>
        </w:rPr>
      </w:pPr>
      <w:hyperlink w:anchor="_Toc29994297" w:history="1">
        <w:r w:rsidR="00290A0C" w:rsidRPr="004E516A">
          <w:rPr>
            <w:rStyle w:val="Hyperlink"/>
            <w:noProof/>
          </w:rPr>
          <w:t>Figure 5.</w:t>
        </w:r>
        <w:r w:rsidR="00290A0C" w:rsidRPr="004E516A">
          <w:rPr>
            <w:rStyle w:val="Hyperlink"/>
            <w:rFonts w:cs="Arial"/>
            <w:noProof/>
          </w:rPr>
          <w:t>—</w:t>
        </w:r>
        <w:r w:rsidR="00290A0C" w:rsidRPr="004E516A">
          <w:rPr>
            <w:rStyle w:val="Hyperlink"/>
            <w:noProof/>
          </w:rPr>
          <w:t>Captured and PIT tagged RASU tracked in YUMA from February 2013 through March 2019.</w:t>
        </w:r>
        <w:r w:rsidR="00290A0C">
          <w:rPr>
            <w:noProof/>
            <w:webHidden/>
          </w:rPr>
          <w:tab/>
        </w:r>
        <w:r w:rsidR="00290A0C">
          <w:rPr>
            <w:noProof/>
            <w:webHidden/>
          </w:rPr>
          <w:fldChar w:fldCharType="begin"/>
        </w:r>
        <w:r w:rsidR="00290A0C">
          <w:rPr>
            <w:noProof/>
            <w:webHidden/>
          </w:rPr>
          <w:instrText xml:space="preserve"> PAGEREF _Toc29994297 \h </w:instrText>
        </w:r>
        <w:r w:rsidR="00290A0C">
          <w:rPr>
            <w:noProof/>
            <w:webHidden/>
          </w:rPr>
        </w:r>
        <w:r w:rsidR="00290A0C">
          <w:rPr>
            <w:noProof/>
            <w:webHidden/>
          </w:rPr>
          <w:fldChar w:fldCharType="separate"/>
        </w:r>
        <w:r w:rsidR="00290A0C">
          <w:rPr>
            <w:noProof/>
            <w:webHidden/>
          </w:rPr>
          <w:t>33</w:t>
        </w:r>
        <w:r w:rsidR="00290A0C">
          <w:rPr>
            <w:noProof/>
            <w:webHidden/>
          </w:rPr>
          <w:fldChar w:fldCharType="end"/>
        </w:r>
      </w:hyperlink>
    </w:p>
    <w:p w14:paraId="7223F684" w14:textId="4ED7CD5A" w:rsidR="00290A0C" w:rsidRDefault="00B94D3F">
      <w:pPr>
        <w:pStyle w:val="TableofFigures"/>
        <w:tabs>
          <w:tab w:val="right" w:leader="dot" w:pos="7910"/>
        </w:tabs>
        <w:rPr>
          <w:rFonts w:asciiTheme="minorHAnsi" w:eastAsiaTheme="minorEastAsia" w:hAnsiTheme="minorHAnsi" w:cstheme="minorBidi"/>
          <w:noProof/>
          <w:sz w:val="22"/>
          <w:szCs w:val="22"/>
        </w:rPr>
      </w:pPr>
      <w:hyperlink w:anchor="_Toc29994298" w:history="1">
        <w:r w:rsidR="00290A0C" w:rsidRPr="004E516A">
          <w:rPr>
            <w:rStyle w:val="Hyperlink"/>
            <w:noProof/>
          </w:rPr>
          <w:t>Figure 6.</w:t>
        </w:r>
        <w:r w:rsidR="00290A0C" w:rsidRPr="004E516A">
          <w:rPr>
            <w:rStyle w:val="Hyperlink"/>
            <w:rFonts w:cs="Arial"/>
            <w:noProof/>
          </w:rPr>
          <w:t>—</w:t>
        </w:r>
        <w:r w:rsidR="00290A0C" w:rsidRPr="004E516A">
          <w:rPr>
            <w:rStyle w:val="Hyperlink"/>
            <w:noProof/>
          </w:rPr>
          <w:t>Patterns of reproductive success for females and males from YUMA 2013 and 2014.</w:t>
        </w:r>
        <w:r w:rsidR="00290A0C">
          <w:rPr>
            <w:noProof/>
            <w:webHidden/>
          </w:rPr>
          <w:tab/>
        </w:r>
        <w:r w:rsidR="00290A0C">
          <w:rPr>
            <w:noProof/>
            <w:webHidden/>
          </w:rPr>
          <w:fldChar w:fldCharType="begin"/>
        </w:r>
        <w:r w:rsidR="00290A0C">
          <w:rPr>
            <w:noProof/>
            <w:webHidden/>
          </w:rPr>
          <w:instrText xml:space="preserve"> PAGEREF _Toc29994298 \h </w:instrText>
        </w:r>
        <w:r w:rsidR="00290A0C">
          <w:rPr>
            <w:noProof/>
            <w:webHidden/>
          </w:rPr>
        </w:r>
        <w:r w:rsidR="00290A0C">
          <w:rPr>
            <w:noProof/>
            <w:webHidden/>
          </w:rPr>
          <w:fldChar w:fldCharType="separate"/>
        </w:r>
        <w:r w:rsidR="00290A0C">
          <w:rPr>
            <w:noProof/>
            <w:webHidden/>
          </w:rPr>
          <w:t>36</w:t>
        </w:r>
        <w:r w:rsidR="00290A0C">
          <w:rPr>
            <w:noProof/>
            <w:webHidden/>
          </w:rPr>
          <w:fldChar w:fldCharType="end"/>
        </w:r>
      </w:hyperlink>
    </w:p>
    <w:p w14:paraId="68B50CE7" w14:textId="77777777" w:rsidR="00290A0C" w:rsidRDefault="00290A0C">
      <w:pPr>
        <w:pStyle w:val="TableofFigures"/>
        <w:tabs>
          <w:tab w:val="right" w:leader="dot" w:pos="7910"/>
        </w:tabs>
        <w:rPr>
          <w:rFonts w:asciiTheme="minorHAnsi" w:eastAsiaTheme="minorEastAsia" w:hAnsiTheme="minorHAnsi" w:cstheme="minorBidi"/>
          <w:noProof/>
          <w:sz w:val="22"/>
          <w:szCs w:val="22"/>
        </w:rPr>
      </w:pPr>
      <w:r>
        <w:rPr>
          <w:noProof/>
        </w:rPr>
        <w:t>Figure 7.</w:t>
      </w:r>
      <w:r w:rsidRPr="004E516A">
        <w:rPr>
          <w:rFonts w:cs="Arial"/>
          <w:noProof/>
        </w:rPr>
        <w:t>—</w:t>
      </w:r>
      <w:r>
        <w:rPr>
          <w:noProof/>
        </w:rPr>
        <w:t>Proportional contribution of individual females (top panel) and males (bottom panel) from YUMA 2013 for all three years (2013 – 2015).</w:t>
      </w:r>
      <w:r>
        <w:rPr>
          <w:noProof/>
          <w:webHidden/>
        </w:rPr>
        <w:tab/>
      </w:r>
    </w:p>
    <w:p w14:paraId="04BCE9F1" w14:textId="0E8939DA" w:rsidR="00290A0C" w:rsidRDefault="00B94D3F">
      <w:pPr>
        <w:pStyle w:val="TableofFigures"/>
        <w:tabs>
          <w:tab w:val="right" w:leader="dot" w:pos="7910"/>
        </w:tabs>
        <w:rPr>
          <w:rFonts w:asciiTheme="minorHAnsi" w:eastAsiaTheme="minorEastAsia" w:hAnsiTheme="minorHAnsi" w:cstheme="minorBidi"/>
          <w:noProof/>
          <w:sz w:val="22"/>
          <w:szCs w:val="22"/>
        </w:rPr>
      </w:pPr>
      <w:hyperlink w:anchor="_Toc29994300" w:history="1">
        <w:r w:rsidR="00290A0C" w:rsidRPr="004E516A">
          <w:rPr>
            <w:rStyle w:val="Hyperlink"/>
            <w:noProof/>
          </w:rPr>
          <w:t>Figure 8.</w:t>
        </w:r>
        <w:r w:rsidR="00290A0C" w:rsidRPr="004E516A">
          <w:rPr>
            <w:rStyle w:val="Hyperlink"/>
            <w:rFonts w:cs="Arial"/>
            <w:noProof/>
          </w:rPr>
          <w:t>—</w:t>
        </w:r>
        <w:r w:rsidR="00290A0C" w:rsidRPr="004E516A">
          <w:rPr>
            <w:rStyle w:val="Hyperlink"/>
            <w:noProof/>
          </w:rPr>
          <w:t>PIT tagged and released RASU tracked in three ponds at Imperial National Wildlife Refuge from December 2016 through April 2019.</w:t>
        </w:r>
        <w:r w:rsidR="00290A0C">
          <w:rPr>
            <w:noProof/>
            <w:webHidden/>
          </w:rPr>
          <w:tab/>
        </w:r>
        <w:r w:rsidR="00290A0C">
          <w:rPr>
            <w:noProof/>
            <w:webHidden/>
          </w:rPr>
          <w:fldChar w:fldCharType="begin"/>
        </w:r>
        <w:r w:rsidR="00290A0C">
          <w:rPr>
            <w:noProof/>
            <w:webHidden/>
          </w:rPr>
          <w:instrText xml:space="preserve"> PAGEREF _Toc29994300 \h </w:instrText>
        </w:r>
        <w:r w:rsidR="00290A0C">
          <w:rPr>
            <w:noProof/>
            <w:webHidden/>
          </w:rPr>
        </w:r>
        <w:r w:rsidR="00290A0C">
          <w:rPr>
            <w:noProof/>
            <w:webHidden/>
          </w:rPr>
          <w:fldChar w:fldCharType="separate"/>
        </w:r>
        <w:r w:rsidR="00290A0C">
          <w:rPr>
            <w:noProof/>
            <w:webHidden/>
          </w:rPr>
          <w:t>38</w:t>
        </w:r>
        <w:r w:rsidR="00290A0C">
          <w:rPr>
            <w:noProof/>
            <w:webHidden/>
          </w:rPr>
          <w:fldChar w:fldCharType="end"/>
        </w:r>
      </w:hyperlink>
    </w:p>
    <w:p w14:paraId="344748AD" w14:textId="5E6764DE" w:rsidR="00453CE5" w:rsidRDefault="00FD080D" w:rsidP="00FF0188">
      <w:r>
        <w:rPr>
          <w:highlight w:val="yellow"/>
        </w:rPr>
        <w:fldChar w:fldCharType="end"/>
      </w:r>
    </w:p>
    <w:p w14:paraId="344748AE" w14:textId="77777777" w:rsidR="00453CE5" w:rsidRPr="006640D3" w:rsidRDefault="00453CE5" w:rsidP="00FF0188">
      <w:pPr>
        <w:sectPr w:rsidR="00453CE5" w:rsidRPr="006640D3" w:rsidSect="00453CE5">
          <w:footerReference w:type="default" r:id="rId33"/>
          <w:footerReference w:type="first" r:id="rId34"/>
          <w:type w:val="oddPage"/>
          <w:pgSz w:w="12240" w:h="15840" w:code="1"/>
          <w:pgMar w:top="1440" w:right="2160" w:bottom="1440" w:left="2160" w:header="720" w:footer="720" w:gutter="0"/>
          <w:pgNumType w:fmt="lowerRoman" w:start="1"/>
          <w:cols w:space="720"/>
          <w:titlePg/>
          <w:docGrid w:linePitch="360"/>
        </w:sectPr>
      </w:pPr>
    </w:p>
    <w:p w14:paraId="4AD7553F" w14:textId="77777777" w:rsidR="00756BFC" w:rsidRPr="00463DB2" w:rsidRDefault="00756BFC" w:rsidP="00756BFC">
      <w:pPr>
        <w:pStyle w:val="Heading1"/>
      </w:pPr>
      <w:bookmarkStart w:id="0" w:name="_Toc29994255"/>
      <w:r>
        <w:lastRenderedPageBreak/>
        <w:t>Executive S</w:t>
      </w:r>
      <w:r w:rsidRPr="00463DB2">
        <w:t>ummary</w:t>
      </w:r>
      <w:bookmarkEnd w:id="0"/>
    </w:p>
    <w:p w14:paraId="41EE2DC0" w14:textId="77777777" w:rsidR="00756BFC" w:rsidRDefault="00756BFC" w:rsidP="00756BFC"/>
    <w:p w14:paraId="695DECC0" w14:textId="77777777" w:rsidR="00756BFC" w:rsidRDefault="00756BFC" w:rsidP="00756BFC">
      <w:r>
        <w:t>Genetic methods and remote sensing were used to examine persistence and reproductive success of stocked razorback sucker (RASU) in ephemeral and permanent ponds. Stocked adults and their progeny (larvae, juveniles) were characterized for variation at 14 microsatellite loci to assess levels of variation at various life stages, assign parentage to progeny, and quantify reproductive success of stocked adults. Levels of variation were not significantly different between the two sexes or years and locations for stocked adults; however, there was more variation in adults than their progeny. There was also typically more variation in larvae than juveniles from the same location and cohort. This result could reflect factors that affected adult contribution (e.g., early mortality, stocking of immature adults) or representation of larvae in samples (e.g., sampling effects, differential survival of larvae).</w:t>
      </w:r>
    </w:p>
    <w:p w14:paraId="53505EF6" w14:textId="77777777" w:rsidR="00756BFC" w:rsidRDefault="00756BFC" w:rsidP="00756BFC"/>
    <w:p w14:paraId="4D57DBB5" w14:textId="597FFFE9" w:rsidR="00756BFC" w:rsidRDefault="00756BFC" w:rsidP="00756BFC">
      <w:r>
        <w:t>Success of parentage assignment were generally good, averaging &gt; 86%; however, there was considerable variation in success. Two factors seemed to contribute to</w:t>
      </w:r>
      <w:r w:rsidR="00A42352">
        <w:t xml:space="preserve"> a</w:t>
      </w:r>
      <w:r>
        <w:t xml:space="preserve"> lower</w:t>
      </w:r>
      <w:r w:rsidR="00A42352">
        <w:t xml:space="preserve"> number of parental</w:t>
      </w:r>
      <w:r>
        <w:t xml:space="preserve"> assignments. For ephemeral ponds, lower assignment values were typically associated with small sample sizes. For the permanent pond at Yuma Cove backwater (YUMA), reduced assignment success likely reflect the inclusion of unsampled individuals, including reproductive progeny of stocked adults. Inclusion of unknown and especially related individuals in these analyses likely reduce</w:t>
      </w:r>
      <w:r w:rsidR="00A42352">
        <w:t>d</w:t>
      </w:r>
      <w:r>
        <w:t xml:space="preserve"> the power of these analyses to assign parents. Inclusion of more markers will improve statistical power and should resolve this issue.</w:t>
      </w:r>
    </w:p>
    <w:p w14:paraId="3E948E83" w14:textId="77777777" w:rsidR="00756BFC" w:rsidRDefault="00756BFC" w:rsidP="00756BFC"/>
    <w:p w14:paraId="6F7D0390" w14:textId="2F467ACE" w:rsidR="00C211D2" w:rsidRDefault="00756BFC" w:rsidP="00756BFC">
      <w:r w:rsidRPr="00A3156F">
        <w:t>Remote sensing of stocked adults in ephemeral ponds identified loss of individuals soon after stocking. The number of individuals not scanned was highly variable among locations and years, but was</w:t>
      </w:r>
      <w:r w:rsidR="00C211D2">
        <w:t xml:space="preserve"> typically</w:t>
      </w:r>
      <w:r w:rsidRPr="00A3156F">
        <w:t xml:space="preserve"> biased towards males. These losses likely reflect mortality but could also be due to tag loss.</w:t>
      </w:r>
      <w:r>
        <w:t xml:space="preserve"> </w:t>
      </w:r>
      <w:r w:rsidRPr="00FE5808">
        <w:t>Proportional contribution of males and females</w:t>
      </w:r>
      <w:r>
        <w:t xml:space="preserve"> to reproduction</w:t>
      </w:r>
      <w:r w:rsidRPr="00FE5808">
        <w:t xml:space="preserve"> </w:t>
      </w:r>
      <w:r>
        <w:t>was also</w:t>
      </w:r>
      <w:r w:rsidRPr="00FE5808">
        <w:t xml:space="preserve"> variable among locations and years</w:t>
      </w:r>
      <w:r>
        <w:t>, ranging from 11.8% - 87.0% and 7.1% - 59.2% for females and males, respectively</w:t>
      </w:r>
      <w:r w:rsidR="00A42352">
        <w:t>; however,</w:t>
      </w:r>
      <w:r w:rsidR="00A42352" w:rsidRPr="00A42352">
        <w:t xml:space="preserve"> </w:t>
      </w:r>
      <w:r w:rsidR="00A42352">
        <w:t>there was n</w:t>
      </w:r>
      <w:r w:rsidR="00A42352" w:rsidRPr="00FE5808">
        <w:t>o significant differen</w:t>
      </w:r>
      <w:r w:rsidR="00A42352">
        <w:t>ce between the sexes</w:t>
      </w:r>
      <w:r>
        <w:t>.</w:t>
      </w:r>
      <w:r w:rsidR="00C211D2">
        <w:t xml:space="preserve"> High levels of </w:t>
      </w:r>
      <w:r w:rsidR="00A42352">
        <w:t>variation</w:t>
      </w:r>
      <w:r w:rsidR="00C211D2">
        <w:t xml:space="preserve"> in reproductive success</w:t>
      </w:r>
      <w:r w:rsidR="00C211D2" w:rsidRPr="00C211D2">
        <w:t xml:space="preserve"> </w:t>
      </w:r>
      <w:r w:rsidR="00C211D2">
        <w:t>among ponds and years</w:t>
      </w:r>
      <w:r w:rsidR="00A42352">
        <w:t xml:space="preserve"> is at least partly explained by variation in early mortality. </w:t>
      </w:r>
      <w:r>
        <w:t xml:space="preserve"> </w:t>
      </w:r>
      <w:r w:rsidRPr="00FE5808">
        <w:t>Th</w:t>
      </w:r>
      <w:r w:rsidR="00C211D2">
        <w:t>is level of variation</w:t>
      </w:r>
      <w:r w:rsidRPr="00FE5808">
        <w:t xml:space="preserve"> is different from</w:t>
      </w:r>
      <w:r>
        <w:t xml:space="preserve"> bonytail chub</w:t>
      </w:r>
      <w:r w:rsidRPr="00FE5808">
        <w:t xml:space="preserve"> </w:t>
      </w:r>
      <w:r>
        <w:t xml:space="preserve">(BTC - </w:t>
      </w:r>
      <w:r w:rsidRPr="00FE5808">
        <w:t>Osborne et al. 2018) w</w:t>
      </w:r>
      <w:ins w:id="1" w:author="Brian Kesner" w:date="2020-01-16T13:13:00Z">
        <w:r w:rsidR="005D4B33">
          <w:t>h</w:t>
        </w:r>
      </w:ins>
      <w:r w:rsidRPr="00FE5808">
        <w:t xml:space="preserve">ere </w:t>
      </w:r>
      <w:r w:rsidR="00C211D2">
        <w:t>most individuals contribute in every pond each year</w:t>
      </w:r>
      <w:r w:rsidRPr="00FE5808">
        <w:t>.</w:t>
      </w:r>
      <w:r>
        <w:t xml:space="preserve"> </w:t>
      </w:r>
    </w:p>
    <w:p w14:paraId="14AF31AA" w14:textId="77777777" w:rsidR="00C211D2" w:rsidRDefault="00C211D2" w:rsidP="00756BFC"/>
    <w:p w14:paraId="539F6696" w14:textId="70153D1F" w:rsidR="00756BFC" w:rsidRDefault="00756BFC" w:rsidP="00756BFC">
      <w:r>
        <w:t xml:space="preserve">There was a significant relationship between the number of mates and number of offspring an individual produced, </w:t>
      </w:r>
      <w:proofErr w:type="gramStart"/>
      <w:r>
        <w:t>similar to</w:t>
      </w:r>
      <w:proofErr w:type="gramEnd"/>
      <w:r>
        <w:t xml:space="preserve"> BTC; however, there was no relationship between TL and reproductive success, perhaps due to the young age of these fish.</w:t>
      </w:r>
      <w:r w:rsidR="00C211D2">
        <w:t xml:space="preserve">  </w:t>
      </w:r>
      <w:r w:rsidRPr="00155F8F">
        <w:t>Reproductive success of individual parents provided the expected relationship where a few individuals contributed the majority of progeny</w:t>
      </w:r>
      <w:r>
        <w:t xml:space="preserve"> in each sample</w:t>
      </w:r>
      <w:r w:rsidR="00C211D2">
        <w:t>; however, the skew of this relationship was highly variable among years and locations</w:t>
      </w:r>
      <w:r w:rsidRPr="00155F8F">
        <w:t xml:space="preserve">. </w:t>
      </w:r>
      <w:r>
        <w:t xml:space="preserve">This variability likely reflects the high and variable mortality of stocked fish (especially males) early in the reproductive season for these </w:t>
      </w:r>
      <w:r>
        <w:lastRenderedPageBreak/>
        <w:t>ephemeral ponds. Mortality removes adults from the reproductive pool, reducing the number of available breeders.  This is an important consideration when establishing refugial ponds as high mortality or immaturity provides fewer individuals that can contribute progeny, reducing the effective number of breeders and levels of genetic variation that can be maintained in these situations.</w:t>
      </w:r>
    </w:p>
    <w:p w14:paraId="252F70F2" w14:textId="77777777" w:rsidR="00756BFC" w:rsidRDefault="00756BFC" w:rsidP="00756BFC">
      <w:r>
        <w:t xml:space="preserve"> </w:t>
      </w:r>
    </w:p>
    <w:p w14:paraId="280CAF56" w14:textId="77777777" w:rsidR="00756BFC" w:rsidRDefault="00756BFC" w:rsidP="00756BFC">
      <w:r w:rsidRPr="00CC3B60">
        <w:t xml:space="preserve">Remote sensing of the permanent ponds (YUMA and </w:t>
      </w:r>
      <w:r w:rsidRPr="009C2793">
        <w:t>Imperial National Wildlife Re</w:t>
      </w:r>
      <w:r>
        <w:t>fuge</w:t>
      </w:r>
      <w:r w:rsidRPr="00CC3B60">
        <w:t xml:space="preserve">) </w:t>
      </w:r>
      <w:r>
        <w:t xml:space="preserve">also </w:t>
      </w:r>
      <w:r w:rsidRPr="00CC3B60">
        <w:t>identified rapid loss of stocked individuals as identified in the ephemeral ponds, again biased towards males. Losses were especially high in YUMA, leading to additional stockings of 100 adults in both 2014 and 2015. Loss of individuals</w:t>
      </w:r>
      <w:r>
        <w:t xml:space="preserve"> stocked in 2014 and 2015</w:t>
      </w:r>
      <w:r w:rsidRPr="00CC3B60">
        <w:t xml:space="preserve"> was even more dramatic, affecting females as well as males. This leads to concerns over the ability to augment such ponds.</w:t>
      </w:r>
    </w:p>
    <w:p w14:paraId="09AF2B4C" w14:textId="77777777" w:rsidR="00756BFC" w:rsidRPr="00CC3B60" w:rsidRDefault="00756BFC" w:rsidP="00756BFC"/>
    <w:p w14:paraId="201CA6CD" w14:textId="2024E758" w:rsidR="00756BFC" w:rsidRDefault="00C211D2" w:rsidP="00756BFC">
      <w:r>
        <w:t>Physical s</w:t>
      </w:r>
      <w:r w:rsidR="00756BFC" w:rsidRPr="00CC3B60">
        <w:t xml:space="preserve">ampling of YUMA identified </w:t>
      </w:r>
      <w:r>
        <w:t xml:space="preserve">untagged </w:t>
      </w:r>
      <w:r w:rsidR="00756BFC" w:rsidRPr="00CC3B60">
        <w:t>individuals that were recruits and/or holdovers that evaded capture during pond preparation. Small fish were continually captured in the pond as were larger unmarked fish, indicating that reproduction and recruitment occur</w:t>
      </w:r>
      <w:r>
        <w:t>red</w:t>
      </w:r>
      <w:r w:rsidR="00756BFC" w:rsidRPr="00CC3B60">
        <w:t xml:space="preserve"> in this pond.</w:t>
      </w:r>
    </w:p>
    <w:p w14:paraId="0637D60D" w14:textId="77777777" w:rsidR="00756BFC" w:rsidRDefault="00756BFC" w:rsidP="00756BFC">
      <w:r>
        <w:t xml:space="preserve">  </w:t>
      </w:r>
    </w:p>
    <w:p w14:paraId="271B6074" w14:textId="42CBE749" w:rsidR="00756BFC" w:rsidRDefault="00756BFC" w:rsidP="00756BFC">
      <w:r>
        <w:t xml:space="preserve">Genetic characterization, parentage assignment of larvae and juveniles, and patterns of reproductive success for samples from 2013 were comparable to ephemeral ponds; however, parentage assignments became more difficult in 2014 and 2015. This </w:t>
      </w:r>
      <w:r w:rsidR="00C211D2">
        <w:t xml:space="preserve">possibly </w:t>
      </w:r>
      <w:r>
        <w:t xml:space="preserve">reflects reproduction by recruits, with the existing microsatellite markers providing insufficient statistical power due to shared ancestry of stocked adults and related and uncharacterized recruits. Use of </w:t>
      </w:r>
      <w:r w:rsidR="00C211D2">
        <w:t>s</w:t>
      </w:r>
      <w:r>
        <w:t>ingle nucleotide polymorphisms should provide additional power to address this problem.</w:t>
      </w:r>
    </w:p>
    <w:p w14:paraId="605010AA" w14:textId="77777777" w:rsidR="00756BFC" w:rsidRDefault="00756BFC" w:rsidP="00756BFC">
      <w:r>
        <w:t xml:space="preserve"> </w:t>
      </w:r>
    </w:p>
    <w:p w14:paraId="7A9C3161" w14:textId="648FB373" w:rsidR="00756BFC" w:rsidRDefault="00756BFC" w:rsidP="00756BFC">
      <w:r w:rsidRPr="00D25D5F">
        <w:t>The permanence of YUMA allow</w:t>
      </w:r>
      <w:r w:rsidR="00C211D2">
        <w:t>ed for</w:t>
      </w:r>
      <w:r w:rsidRPr="00D25D5F">
        <w:t xml:space="preserve"> </w:t>
      </w:r>
      <w:r w:rsidR="00C211D2">
        <w:t>examination of</w:t>
      </w:r>
      <w:r w:rsidRPr="00D25D5F">
        <w:t xml:space="preserve"> reproductive success of specific individuals over several years</w:t>
      </w:r>
      <w:r>
        <w:t>, providing important perspective not available from ephemeral ponds</w:t>
      </w:r>
      <w:r w:rsidRPr="00D25D5F">
        <w:t xml:space="preserve">. Reproduction was examined for adults stocked in 2013 for the period 2013 – 2015.  Reproductive success of males and females were comparable in 2013, but many fewer males contributed in 2014 and 2015, likely due to loss of these individuals from the population. </w:t>
      </w:r>
      <w:r>
        <w:t xml:space="preserve"> </w:t>
      </w:r>
      <w:r w:rsidR="00C211D2">
        <w:t xml:space="preserve">Most males seemed to </w:t>
      </w:r>
      <w:del w:id="2" w:author="Brian Kesner" w:date="2020-01-16T13:16:00Z">
        <w:r w:rsidR="00C211D2" w:rsidDel="00A27910">
          <w:delText xml:space="preserve">spend </w:delText>
        </w:r>
      </w:del>
      <w:ins w:id="3" w:author="Brian Kesner" w:date="2020-01-16T13:16:00Z">
        <w:r w:rsidR="00A27910">
          <w:t xml:space="preserve">spawn </w:t>
        </w:r>
      </w:ins>
      <w:r w:rsidR="00C211D2">
        <w:t>each year</w:t>
      </w:r>
      <w:del w:id="4" w:author="Brian Kesner" w:date="2020-01-16T13:16:00Z">
        <w:r w:rsidR="00C211D2" w:rsidDel="00A27910">
          <w:delText>a</w:delText>
        </w:r>
      </w:del>
      <w:r w:rsidR="00C211D2">
        <w:t xml:space="preserve"> they were contacted. </w:t>
      </w:r>
      <w:r w:rsidRPr="00D25D5F">
        <w:t xml:space="preserve">Females </w:t>
      </w:r>
      <w:r w:rsidR="00C211D2">
        <w:t xml:space="preserve">also </w:t>
      </w:r>
      <w:r w:rsidRPr="00D25D5F">
        <w:t xml:space="preserve">tended to spawn in multiple years; however, </w:t>
      </w:r>
      <w:r w:rsidR="00C211D2">
        <w:t>some individuals skipped spawning in some</w:t>
      </w:r>
      <w:r w:rsidRPr="00D25D5F">
        <w:t xml:space="preserve"> years. This </w:t>
      </w:r>
      <w:r w:rsidR="00C211D2">
        <w:t>result</w:t>
      </w:r>
      <w:r w:rsidR="00C211D2" w:rsidRPr="00D25D5F">
        <w:t xml:space="preserve"> </w:t>
      </w:r>
      <w:r w:rsidRPr="00D25D5F">
        <w:t>could be real or might reflect sampling effects.</w:t>
      </w:r>
      <w:r>
        <w:t xml:space="preserve"> While fewer individuals spawned in 2014 and 2015, most surviving individuals contributed offspring in those years</w:t>
      </w:r>
      <w:r w:rsidR="00A04766">
        <w:t>,</w:t>
      </w:r>
      <w:r>
        <w:t xml:space="preserve"> similar to results from studies of BTC. Therefore, accurate estimates of reproductive success need to be corrected for mortality. </w:t>
      </w:r>
    </w:p>
    <w:p w14:paraId="551F5E75" w14:textId="77777777" w:rsidR="00756BFC" w:rsidRDefault="00756BFC" w:rsidP="00756BFC">
      <w:r>
        <w:t xml:space="preserve"> </w:t>
      </w:r>
    </w:p>
    <w:p w14:paraId="2F779109" w14:textId="3A3551A6" w:rsidR="00756BFC" w:rsidDel="00E95C43" w:rsidRDefault="00756BFC" w:rsidP="00756BFC">
      <w:pPr>
        <w:rPr>
          <w:del w:id="5" w:author="Brian Kesner" w:date="2020-01-16T13:17:00Z"/>
        </w:rPr>
      </w:pPr>
      <w:r w:rsidRPr="00D25D5F">
        <w:t xml:space="preserve">Parentage assignments in YUMA also indicated that some RASU stocked in 2013 and lost to PIT scanning in the same year contributed to offspring in 2014 and 2015.  Most of these individuals were assigned multiple offspring indicating these individuals remain in the backwater but their tags were either expelled or defective.  </w:t>
      </w:r>
    </w:p>
    <w:p w14:paraId="70A79D58" w14:textId="75FBBF64" w:rsidR="00756BFC" w:rsidDel="00B64DD2" w:rsidRDefault="00756BFC">
      <w:pPr>
        <w:rPr>
          <w:del w:id="6" w:author="Brian Kesner" w:date="2020-01-16T13:17:00Z"/>
        </w:rPr>
      </w:pPr>
      <w:r>
        <w:lastRenderedPageBreak/>
        <w:br w:type="page"/>
      </w:r>
    </w:p>
    <w:p w14:paraId="344748AF" w14:textId="12CAA8AB" w:rsidR="007C448C" w:rsidRPr="007C448C" w:rsidRDefault="00D02E88" w:rsidP="00B64DD2">
      <w:pPr>
        <w:pStyle w:val="Heading1"/>
      </w:pPr>
      <w:bookmarkStart w:id="7" w:name="_Toc29994256"/>
      <w:r>
        <w:lastRenderedPageBreak/>
        <w:t>Introduction</w:t>
      </w:r>
      <w:bookmarkEnd w:id="7"/>
    </w:p>
    <w:p w14:paraId="344748B0" w14:textId="77777777" w:rsidR="007C448C" w:rsidRDefault="007C448C" w:rsidP="007C448C">
      <w:pPr>
        <w:rPr>
          <w:rFonts w:eastAsia="Calibri"/>
        </w:rPr>
      </w:pPr>
    </w:p>
    <w:p w14:paraId="6D332E5D" w14:textId="064A3010" w:rsidR="00D02E88" w:rsidRDefault="00D02E88" w:rsidP="00D02E88">
      <w:r w:rsidRPr="00CB159E">
        <w:t>The razorback sucker (</w:t>
      </w:r>
      <w:r w:rsidRPr="00CB159E">
        <w:rPr>
          <w:i/>
          <w:iCs/>
        </w:rPr>
        <w:t>Xyrauchen texanus</w:t>
      </w:r>
      <w:r w:rsidRPr="00CB159E">
        <w:rPr>
          <w:iCs/>
        </w:rPr>
        <w:t xml:space="preserve">) (hereafter RASU) is one </w:t>
      </w:r>
      <w:r w:rsidRPr="00CB159E">
        <w:t xml:space="preserve">of </w:t>
      </w:r>
      <w:del w:id="8" w:author="Brian Kesner" w:date="2020-01-16T13:18:00Z">
        <w:r w:rsidRPr="00CB159E" w:rsidDel="008122EF">
          <w:delText xml:space="preserve">the </w:delText>
        </w:r>
      </w:del>
      <w:r w:rsidRPr="00CB159E">
        <w:t>four species of large, long-lived, endemic fishes that were once abundant</w:t>
      </w:r>
      <w:r w:rsidRPr="001E223B">
        <w:t xml:space="preserve"> and broadly distributed</w:t>
      </w:r>
      <w:r>
        <w:t xml:space="preserve"> throughout the Colorado River B</w:t>
      </w:r>
      <w:r w:rsidRPr="001E223B">
        <w:t xml:space="preserve">asin (Minckley and Marsh 2009). </w:t>
      </w:r>
      <w:r>
        <w:t xml:space="preserve"> </w:t>
      </w:r>
      <w:r w:rsidRPr="001E223B">
        <w:t xml:space="preserve">Water development and </w:t>
      </w:r>
      <w:r>
        <w:t xml:space="preserve">the </w:t>
      </w:r>
      <w:r w:rsidRPr="001E223B">
        <w:t xml:space="preserve">introduction and establishment of non-native species resulted in widespread extirpation and declines in </w:t>
      </w:r>
      <w:r>
        <w:t xml:space="preserve">the </w:t>
      </w:r>
      <w:r w:rsidRPr="001E223B">
        <w:t>distribution and abundance of these and other native species beginning early in the 20</w:t>
      </w:r>
      <w:r w:rsidRPr="001E223B">
        <w:rPr>
          <w:vertAlign w:val="superscript"/>
        </w:rPr>
        <w:t>th</w:t>
      </w:r>
      <w:r w:rsidRPr="001E223B">
        <w:t xml:space="preserve"> century.</w:t>
      </w:r>
      <w:r>
        <w:t xml:space="preserve">  </w:t>
      </w:r>
      <w:bookmarkStart w:id="9" w:name="_Toc232382721"/>
      <w:bookmarkStart w:id="10" w:name="_Toc232383029"/>
      <w:bookmarkStart w:id="11" w:name="_Toc232469527"/>
      <w:r w:rsidRPr="001E223B">
        <w:t xml:space="preserve">The impact of these factors on RASU </w:t>
      </w:r>
      <w:r>
        <w:t>has been</w:t>
      </w:r>
      <w:r w:rsidRPr="001E223B">
        <w:t xml:space="preserve"> profound. </w:t>
      </w:r>
      <w:r>
        <w:t xml:space="preserve"> </w:t>
      </w:r>
      <w:r w:rsidRPr="001E223B">
        <w:t xml:space="preserve">This catostomid fish was once abundant throughout much of </w:t>
      </w:r>
      <w:r>
        <w:t>the river, producing large year-</w:t>
      </w:r>
      <w:r w:rsidRPr="001E223B">
        <w:t xml:space="preserve">classes in several newly constructed reservoirs. </w:t>
      </w:r>
      <w:r>
        <w:t xml:space="preserve"> </w:t>
      </w:r>
      <w:r w:rsidRPr="001E223B">
        <w:t>Unfortunately, these and other populations failed to recruit, resulting in dramatic reductions in the number and size of populations as adult fish aged and died, ultimately leading to its listing as endangered (U</w:t>
      </w:r>
      <w:r>
        <w:t>.</w:t>
      </w:r>
      <w:r w:rsidRPr="001E223B">
        <w:t>S</w:t>
      </w:r>
      <w:r>
        <w:t xml:space="preserve">. </w:t>
      </w:r>
      <w:r w:rsidRPr="001E223B">
        <w:t>F</w:t>
      </w:r>
      <w:r>
        <w:t xml:space="preserve">ish and </w:t>
      </w:r>
      <w:r w:rsidRPr="001E223B">
        <w:t>W</w:t>
      </w:r>
      <w:r>
        <w:t xml:space="preserve">ildlife </w:t>
      </w:r>
      <w:r w:rsidRPr="001E223B">
        <w:t>S</w:t>
      </w:r>
      <w:r>
        <w:t>ervice</w:t>
      </w:r>
      <w:r w:rsidRPr="001E223B">
        <w:t xml:space="preserve"> </w:t>
      </w:r>
      <w:r w:rsidR="00F30346">
        <w:t>[USFWS]</w:t>
      </w:r>
      <w:r w:rsidRPr="001E223B">
        <w:t xml:space="preserve">1991). </w:t>
      </w:r>
      <w:r>
        <w:t xml:space="preserve"> Recruitment failure resulted from predation by nonnative fishes (Marsh and Langhorst 1988, Schooley et al. 2008, Ley et al. 2014, Ehlo et al. 2017).</w:t>
      </w:r>
    </w:p>
    <w:p w14:paraId="5F869700" w14:textId="77777777" w:rsidR="00D02E88" w:rsidRDefault="00D02E88" w:rsidP="00D02E88"/>
    <w:p w14:paraId="495BC686" w14:textId="77777777" w:rsidR="00D02E88" w:rsidRDefault="00D02E88" w:rsidP="00D02E88">
      <w:r>
        <w:t>As one strategy t</w:t>
      </w:r>
      <w:r w:rsidRPr="001E223B">
        <w:t xml:space="preserve">o counter this decline, a repatriation program for restoring RASU in Lake Mohave was begun in the early 1990s (reviewed in Marsh et al. 2015). </w:t>
      </w:r>
      <w:r>
        <w:t xml:space="preserve"> </w:t>
      </w:r>
      <w:r w:rsidRPr="001E223B">
        <w:t xml:space="preserve">The Lake Mohave program </w:t>
      </w:r>
      <w:r>
        <w:t xml:space="preserve">is unique in that it </w:t>
      </w:r>
      <w:r w:rsidRPr="001E223B">
        <w:t xml:space="preserve">utilizes wild-produced larvae that are reared in protective custody and repatriated </w:t>
      </w:r>
      <w:r>
        <w:t>in</w:t>
      </w:r>
      <w:r w:rsidRPr="001E223B">
        <w:t xml:space="preserve">to the lake with the ultimate goal of replacing the pre-existing wild population. </w:t>
      </w:r>
      <w:r>
        <w:t xml:space="preserve"> </w:t>
      </w:r>
      <w:r w:rsidRPr="001E223B">
        <w:t>In an atte</w:t>
      </w:r>
      <w:r>
        <w:t>mpt to e</w:t>
      </w:r>
      <w:r w:rsidRPr="001E223B">
        <w:t xml:space="preserve">nsure accurate </w:t>
      </w:r>
      <w:r>
        <w:t xml:space="preserve">genetic </w:t>
      </w:r>
      <w:r w:rsidRPr="001E223B">
        <w:t xml:space="preserve">representation of wild adults in the lake, larvae are sampled from all major spawning areas throughout the spawning period (January through April). </w:t>
      </w:r>
      <w:r>
        <w:t xml:space="preserve"> </w:t>
      </w:r>
    </w:p>
    <w:p w14:paraId="60DBCF41" w14:textId="77777777" w:rsidR="00D02E88" w:rsidRDefault="00D02E88" w:rsidP="00D02E88"/>
    <w:p w14:paraId="6BAAE2E0" w14:textId="05BF93A6" w:rsidR="00D02E88" w:rsidRDefault="00D02E88" w:rsidP="00D02E88">
      <w:pPr>
        <w:rPr>
          <w:bCs/>
        </w:rPr>
      </w:pPr>
      <w:r w:rsidRPr="001E223B">
        <w:rPr>
          <w:bCs/>
        </w:rPr>
        <w:t>Molecular information indicated that there are high levels of genetic variation in RASU (Dowling et al. 1996b), with the signature indicative of an expanding population (</w:t>
      </w:r>
      <w:proofErr w:type="spellStart"/>
      <w:r w:rsidRPr="001E223B">
        <w:rPr>
          <w:bCs/>
        </w:rPr>
        <w:t>Garrigan</w:t>
      </w:r>
      <w:proofErr w:type="spellEnd"/>
      <w:r w:rsidRPr="001E223B">
        <w:rPr>
          <w:bCs/>
        </w:rPr>
        <w:t xml:space="preserve"> et al. 2002). </w:t>
      </w:r>
      <w:r>
        <w:rPr>
          <w:bCs/>
        </w:rPr>
        <w:t xml:space="preserve"> </w:t>
      </w:r>
      <w:r w:rsidRPr="001E223B">
        <w:rPr>
          <w:bCs/>
        </w:rPr>
        <w:t xml:space="preserve">Monitoring levels and patterns of genetic variation within and among temporal and spatial samples of larvae and repatriates indicated that the program </w:t>
      </w:r>
      <w:r>
        <w:rPr>
          <w:bCs/>
        </w:rPr>
        <w:t xml:space="preserve">thus far </w:t>
      </w:r>
      <w:r w:rsidRPr="001E223B">
        <w:rPr>
          <w:bCs/>
        </w:rPr>
        <w:t xml:space="preserve">has been successful at maintaining genetic </w:t>
      </w:r>
      <w:r w:rsidRPr="00CB159E">
        <w:rPr>
          <w:bCs/>
        </w:rPr>
        <w:t>variation (Dowling et al. 2005, 2014; Carson et al. 2016).  Examination of temporal variation in frequencies of different</w:t>
      </w:r>
      <w:r w:rsidR="001D0DB9" w:rsidRPr="00CB159E">
        <w:rPr>
          <w:bCs/>
        </w:rPr>
        <w:t xml:space="preserve"> mitochondrial DNA (</w:t>
      </w:r>
      <w:proofErr w:type="spellStart"/>
      <w:r w:rsidRPr="00CB159E">
        <w:rPr>
          <w:bCs/>
        </w:rPr>
        <w:t>mtDNA</w:t>
      </w:r>
      <w:proofErr w:type="spellEnd"/>
      <w:r w:rsidR="001D0DB9" w:rsidRPr="00CB159E">
        <w:rPr>
          <w:bCs/>
        </w:rPr>
        <w:t>)</w:t>
      </w:r>
      <w:r w:rsidRPr="00CB159E">
        <w:rPr>
          <w:bCs/>
        </w:rPr>
        <w:t xml:space="preserve"> alleles allowed for estimation of the annual effective number of female breeders and the generational female effective population size (Turner et al. 2007).  When this information is considered jointly with annual census data (Marsh et al. 2003, 2005</w:t>
      </w:r>
      <w:r>
        <w:rPr>
          <w:bCs/>
        </w:rPr>
        <w:t>, 2015</w:t>
      </w:r>
      <w:r w:rsidRPr="001E223B">
        <w:rPr>
          <w:bCs/>
        </w:rPr>
        <w:t>), it allows</w:t>
      </w:r>
      <w:r>
        <w:rPr>
          <w:bCs/>
        </w:rPr>
        <w:t xml:space="preserve"> for quantification of</w:t>
      </w:r>
      <w:r w:rsidRPr="001E223B">
        <w:rPr>
          <w:bCs/>
        </w:rPr>
        <w:t xml:space="preserve"> the proportion of the female population that contributes larvae each generation. </w:t>
      </w:r>
      <w:r>
        <w:rPr>
          <w:bCs/>
        </w:rPr>
        <w:t xml:space="preserve"> </w:t>
      </w:r>
      <w:r w:rsidRPr="001E223B">
        <w:rPr>
          <w:bCs/>
        </w:rPr>
        <w:t>This approach indicated that RASU reproductive success is consisten</w:t>
      </w:r>
      <w:r>
        <w:rPr>
          <w:bCs/>
        </w:rPr>
        <w:t xml:space="preserve">t with other long-lived, highly </w:t>
      </w:r>
      <w:r w:rsidRPr="001E223B">
        <w:rPr>
          <w:bCs/>
        </w:rPr>
        <w:t>fecund species and that the proportion of the population contributing larvae has increased over time (Dowling et al. 2014</w:t>
      </w:r>
      <w:bookmarkEnd w:id="9"/>
      <w:bookmarkEnd w:id="10"/>
      <w:bookmarkEnd w:id="11"/>
      <w:r w:rsidRPr="001E223B">
        <w:rPr>
          <w:bCs/>
        </w:rPr>
        <w:t>).</w:t>
      </w:r>
    </w:p>
    <w:p w14:paraId="15CEABA8" w14:textId="77777777" w:rsidR="00D02E88" w:rsidRPr="001E223B" w:rsidRDefault="00D02E88" w:rsidP="00D02E88"/>
    <w:p w14:paraId="349BFE4F" w14:textId="09807A90" w:rsidR="00D02E88" w:rsidRDefault="00D02E88" w:rsidP="00D02E88">
      <w:pPr>
        <w:rPr>
          <w:iCs/>
        </w:rPr>
      </w:pPr>
      <w:r w:rsidRPr="005071E0">
        <w:t xml:space="preserve">Despite best efforts, RASU numbers have declined since </w:t>
      </w:r>
      <w:r>
        <w:t xml:space="preserve">the species was </w:t>
      </w:r>
      <w:r w:rsidRPr="005071E0">
        <w:t xml:space="preserve">listed as endangered. </w:t>
      </w:r>
      <w:r>
        <w:t xml:space="preserve"> </w:t>
      </w:r>
      <w:r w:rsidRPr="005071E0">
        <w:t xml:space="preserve">The Lake Mohave population of RASU has declined from more than 60,000 in </w:t>
      </w:r>
      <w:r>
        <w:t xml:space="preserve">the </w:t>
      </w:r>
      <w:r w:rsidRPr="005071E0">
        <w:t>1980s to fewer than 3,000 in the recent past (Marsh et al. 2003, 2005)</w:t>
      </w:r>
      <w:r>
        <w:t>, and t</w:t>
      </w:r>
      <w:r w:rsidRPr="005071E0">
        <w:t xml:space="preserve">he </w:t>
      </w:r>
      <w:r w:rsidR="00E11B56">
        <w:t>most recent</w:t>
      </w:r>
      <w:r w:rsidRPr="005071E0">
        <w:t xml:space="preserve"> </w:t>
      </w:r>
      <w:r w:rsidR="00E11B56">
        <w:t xml:space="preserve">reported </w:t>
      </w:r>
      <w:r w:rsidRPr="005071E0">
        <w:t>estimate of the population is approximately 3,500</w:t>
      </w:r>
      <w:r>
        <w:t>,</w:t>
      </w:r>
      <w:r w:rsidRPr="005071E0">
        <w:t xml:space="preserve"> with only </w:t>
      </w:r>
      <w:r>
        <w:t>9</w:t>
      </w:r>
      <w:r w:rsidRPr="005071E0">
        <w:t xml:space="preserve"> estimated wild adults</w:t>
      </w:r>
      <w:r>
        <w:t xml:space="preserve"> (Burgad</w:t>
      </w:r>
      <w:r w:rsidRPr="005071E0">
        <w:t xml:space="preserve"> et al. 201</w:t>
      </w:r>
      <w:r>
        <w:t>9</w:t>
      </w:r>
      <w:r w:rsidRPr="005071E0">
        <w:t>). Given</w:t>
      </w:r>
      <w:r w:rsidRPr="001E223B">
        <w:t xml:space="preserve"> concerns </w:t>
      </w:r>
      <w:r w:rsidRPr="00CB159E">
        <w:lastRenderedPageBreak/>
        <w:t xml:space="preserve">over the success of ongoing </w:t>
      </w:r>
      <w:r w:rsidR="00CA65B1" w:rsidRPr="00CB159E">
        <w:t xml:space="preserve">conservation </w:t>
      </w:r>
      <w:r w:rsidRPr="00CB159E">
        <w:t xml:space="preserve">programs, Minckley et al. (2003) </w:t>
      </w:r>
      <w:r w:rsidR="00CA65B1" w:rsidRPr="00CB159E">
        <w:t xml:space="preserve">suggested the </w:t>
      </w:r>
      <w:proofErr w:type="spellStart"/>
      <w:r w:rsidRPr="00CB159E">
        <w:t>the</w:t>
      </w:r>
      <w:proofErr w:type="spellEnd"/>
      <w:r w:rsidRPr="00CB159E">
        <w:t xml:space="preserve"> use of off-channel habitats</w:t>
      </w:r>
      <w:r w:rsidR="00CA65B1" w:rsidRPr="00CB159E">
        <w:t xml:space="preserve"> to conserve this and other big river species</w:t>
      </w:r>
      <w:r w:rsidRPr="00CB159E">
        <w:t xml:space="preserve"> (figure 1).  </w:t>
      </w:r>
      <w:r w:rsidRPr="00CB159E">
        <w:rPr>
          <w:iCs/>
        </w:rPr>
        <w:t>In this program, native species would breed and their progeny grow in the absence of non-native fishes in isolated, protected, off-channel ponds.  Panmictic adult populations would reside in the main channel and connected w</w:t>
      </w:r>
      <w:r w:rsidRPr="001E223B">
        <w:rPr>
          <w:iCs/>
        </w:rPr>
        <w:t xml:space="preserve">aters. </w:t>
      </w:r>
      <w:r>
        <w:rPr>
          <w:iCs/>
        </w:rPr>
        <w:t xml:space="preserve"> </w:t>
      </w:r>
      <w:r w:rsidRPr="001E223B">
        <w:rPr>
          <w:iCs/>
        </w:rPr>
        <w:t xml:space="preserve">Levels of genetic diversity would be maintained by bidirectional exchange of adults among main channel populations (e.g., Lake Mohave) and those in isolated habitats. </w:t>
      </w:r>
      <w:r>
        <w:rPr>
          <w:iCs/>
        </w:rPr>
        <w:t xml:space="preserve"> </w:t>
      </w:r>
      <w:r w:rsidRPr="001E223B">
        <w:rPr>
          <w:iCs/>
        </w:rPr>
        <w:t>Implementation of the plan has the potential to enhance recovery potential for th</w:t>
      </w:r>
      <w:r>
        <w:rPr>
          <w:iCs/>
        </w:rPr>
        <w:t>is fish,</w:t>
      </w:r>
      <w:r w:rsidRPr="001E223B">
        <w:rPr>
          <w:iCs/>
        </w:rPr>
        <w:t xml:space="preserve"> as they would spend the critical part of their life history in protective custody while still being maintained in large bodies of water afforded by source populations.</w:t>
      </w:r>
    </w:p>
    <w:p w14:paraId="5F77F1F7" w14:textId="77777777" w:rsidR="00D02E88" w:rsidRDefault="00D02E88" w:rsidP="00D02E88">
      <w:pPr>
        <w:rPr>
          <w:iCs/>
        </w:rPr>
      </w:pPr>
    </w:p>
    <w:p w14:paraId="178A85B2" w14:textId="77777777" w:rsidR="00D02E88" w:rsidRDefault="00D02E88" w:rsidP="00D02E88">
      <w:pPr>
        <w:rPr>
          <w:iCs/>
        </w:rPr>
      </w:pPr>
      <w:r>
        <w:rPr>
          <w:rFonts w:eastAsia="Calibri"/>
          <w:noProof/>
        </w:rPr>
        <w:drawing>
          <wp:inline distT="0" distB="0" distL="0" distR="0" wp14:anchorId="4E587F8C" wp14:editId="3421ED0F">
            <wp:extent cx="5031105" cy="3263900"/>
            <wp:effectExtent l="19050" t="0" r="0" b="0"/>
            <wp:docPr id="3" name="Picture 10" descr="Caption foll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aption follows"/>
                    <pic:cNvPicPr>
                      <a:picLocks noChangeAspect="1" noChangeArrowheads="1"/>
                    </pic:cNvPicPr>
                  </pic:nvPicPr>
                  <pic:blipFill>
                    <a:blip r:embed="rId35" cstate="print"/>
                    <a:srcRect/>
                    <a:stretch>
                      <a:fillRect/>
                    </a:stretch>
                  </pic:blipFill>
                  <pic:spPr bwMode="auto">
                    <a:xfrm>
                      <a:off x="0" y="0"/>
                      <a:ext cx="5031105" cy="3263900"/>
                    </a:xfrm>
                    <a:prstGeom prst="rect">
                      <a:avLst/>
                    </a:prstGeom>
                    <a:noFill/>
                    <a:ln w="9525">
                      <a:noFill/>
                      <a:miter lim="800000"/>
                      <a:headEnd/>
                      <a:tailEnd/>
                    </a:ln>
                  </pic:spPr>
                </pic:pic>
              </a:graphicData>
            </a:graphic>
          </wp:inline>
        </w:drawing>
      </w:r>
    </w:p>
    <w:p w14:paraId="3837C5E5" w14:textId="77777777" w:rsidR="00D02E88" w:rsidRDefault="00D02E88" w:rsidP="00D02E88">
      <w:pPr>
        <w:rPr>
          <w:iCs/>
        </w:rPr>
      </w:pPr>
    </w:p>
    <w:p w14:paraId="4EAFBFED" w14:textId="211FDDAC" w:rsidR="00D02E88" w:rsidRDefault="00D02E88" w:rsidP="00D02E88">
      <w:pPr>
        <w:pStyle w:val="Caption"/>
        <w:rPr>
          <w:iCs/>
        </w:rPr>
      </w:pPr>
      <w:bookmarkStart w:id="12" w:name="_Toc1126893"/>
      <w:bookmarkStart w:id="13" w:name="_Toc29994293"/>
      <w:r>
        <w:t xml:space="preserve">Figure </w:t>
      </w:r>
      <w:r>
        <w:rPr>
          <w:noProof/>
        </w:rPr>
        <w:fldChar w:fldCharType="begin"/>
      </w:r>
      <w:r>
        <w:rPr>
          <w:noProof/>
        </w:rPr>
        <w:instrText xml:space="preserve"> SEQ Figure \* ARABIC </w:instrText>
      </w:r>
      <w:r>
        <w:rPr>
          <w:noProof/>
        </w:rPr>
        <w:fldChar w:fldCharType="separate"/>
      </w:r>
      <w:r w:rsidR="0054402B">
        <w:rPr>
          <w:noProof/>
        </w:rPr>
        <w:t>1</w:t>
      </w:r>
      <w:r>
        <w:rPr>
          <w:noProof/>
        </w:rPr>
        <w:fldChar w:fldCharType="end"/>
      </w:r>
      <w:r>
        <w:t>.</w:t>
      </w:r>
      <w:r w:rsidR="00115D77">
        <w:rPr>
          <w:rFonts w:cs="Arial"/>
        </w:rPr>
        <w:t>—</w:t>
      </w:r>
      <w:r w:rsidRPr="00FF5AE7">
        <w:t>Schematic representation of use of off-channel habitats for management of RASU (from Minckley et al. 2003).</w:t>
      </w:r>
      <w:bookmarkEnd w:id="12"/>
      <w:bookmarkEnd w:id="13"/>
    </w:p>
    <w:p w14:paraId="4762C9DA" w14:textId="77777777" w:rsidR="00D02E88" w:rsidRPr="001E223B" w:rsidRDefault="00D02E88" w:rsidP="00D02E88">
      <w:pPr>
        <w:rPr>
          <w:iCs/>
        </w:rPr>
      </w:pPr>
    </w:p>
    <w:p w14:paraId="33E69978" w14:textId="7AC20BC2" w:rsidR="00D02E88" w:rsidRDefault="00D02E88" w:rsidP="00D02E88">
      <w:r w:rsidRPr="001E223B">
        <w:t>Demographic and genetic factors are important wh</w:t>
      </w:r>
      <w:r>
        <w:t>en considering the fate of rare </w:t>
      </w:r>
      <w:r w:rsidRPr="001E223B">
        <w:t xml:space="preserve">taxa. </w:t>
      </w:r>
      <w:r>
        <w:t xml:space="preserve"> </w:t>
      </w:r>
      <w:r w:rsidRPr="001E223B">
        <w:t>RASU are iteroparous, long-lived species that are characterized by enormous reproductive capacity (mature females can produce</w:t>
      </w:r>
      <w:r>
        <w:t xml:space="preserve"> tens of thousands of </w:t>
      </w:r>
      <w:r w:rsidRPr="001E223B">
        <w:t xml:space="preserve">eggs per spawn). </w:t>
      </w:r>
      <w:r>
        <w:t xml:space="preserve"> </w:t>
      </w:r>
      <w:r w:rsidRPr="001E223B">
        <w:t>From a demographic perspective, this life history virtually guarantees a large number of offspring when rearing conditions favor recruitment. The downside from a genetic perspective is that one or a few breeding pairs could produce the majority of offspring that survive each</w:t>
      </w:r>
      <w:r>
        <w:t xml:space="preserve"> year, and hence pass on only a </w:t>
      </w:r>
      <w:r w:rsidRPr="001E223B">
        <w:t xml:space="preserve">small subset of the total genetic diversity available in the spawning stock, ultimately leading to increased inbreeding. </w:t>
      </w:r>
      <w:r>
        <w:t xml:space="preserve"> Because</w:t>
      </w:r>
      <w:r w:rsidRPr="001E223B">
        <w:t xml:space="preserve"> inbreeding leads to reduced viability</w:t>
      </w:r>
      <w:r w:rsidR="00E15633">
        <w:t xml:space="preserve"> in RASU</w:t>
      </w:r>
      <w:r w:rsidRPr="001E223B">
        <w:t xml:space="preserve"> (Dowling et al.</w:t>
      </w:r>
      <w:r>
        <w:t xml:space="preserve"> </w:t>
      </w:r>
      <w:r w:rsidRPr="001E223B">
        <w:t xml:space="preserve">1996a), it is crucial to monitor genetic diversity in progeny spawned and reared in off-channel habitats and to ascertain the number of parents contributing to offspring that are ultimately repatriated </w:t>
      </w:r>
      <w:r>
        <w:t>in</w:t>
      </w:r>
      <w:r w:rsidRPr="001E223B">
        <w:t xml:space="preserve">to the </w:t>
      </w:r>
      <w:r w:rsidRPr="001E223B">
        <w:lastRenderedPageBreak/>
        <w:t xml:space="preserve">river. </w:t>
      </w:r>
      <w:r>
        <w:t xml:space="preserve"> </w:t>
      </w:r>
      <w:r w:rsidRPr="001E223B">
        <w:t xml:space="preserve">It is particularly valuable to combine </w:t>
      </w:r>
      <w:r>
        <w:t>a</w:t>
      </w:r>
      <w:r w:rsidRPr="001E223B">
        <w:t xml:space="preserve"> genetic monitoring approach with demographic studies</w:t>
      </w:r>
      <w:r>
        <w:t xml:space="preserve"> (e.g., </w:t>
      </w:r>
      <w:proofErr w:type="spellStart"/>
      <w:r w:rsidRPr="005634DD">
        <w:t>Waples</w:t>
      </w:r>
      <w:proofErr w:type="spellEnd"/>
      <w:r w:rsidRPr="005634DD">
        <w:t xml:space="preserve"> et al. 2018</w:t>
      </w:r>
      <w:r>
        <w:t>)</w:t>
      </w:r>
      <w:r w:rsidRPr="001E223B">
        <w:t xml:space="preserve">. </w:t>
      </w:r>
      <w:r>
        <w:t xml:space="preserve"> A c</w:t>
      </w:r>
      <w:r w:rsidRPr="001E223B">
        <w:t xml:space="preserve">ombination of </w:t>
      </w:r>
      <w:r>
        <w:t xml:space="preserve">genetic and demographic </w:t>
      </w:r>
      <w:r w:rsidRPr="001E223B">
        <w:t xml:space="preserve">information will permit </w:t>
      </w:r>
      <w:r>
        <w:t xml:space="preserve">a </w:t>
      </w:r>
      <w:r w:rsidRPr="001E223B">
        <w:t xml:space="preserve">detailed understanding of how variation in ecological/life history features associate with spawning success and offspring viability of specific individuals. </w:t>
      </w:r>
      <w:r>
        <w:t xml:space="preserve"> </w:t>
      </w:r>
      <w:r w:rsidRPr="001E223B">
        <w:t>Mortality of RASU progeny is expected to be very high</w:t>
      </w:r>
      <w:r>
        <w:t>,</w:t>
      </w:r>
      <w:r w:rsidRPr="001E223B">
        <w:t xml:space="preserve"> especially during early life history phases (e.g., larvae and juveniles)</w:t>
      </w:r>
      <w:r>
        <w:t>,</w:t>
      </w:r>
      <w:r w:rsidRPr="001E223B">
        <w:t xml:space="preserve"> and it is possible that certain genotypes are more likely to survive than others, particularly in the quasi-natural</w:t>
      </w:r>
      <w:r>
        <w:t xml:space="preserve"> habitats in off-channel ponds.</w:t>
      </w:r>
    </w:p>
    <w:p w14:paraId="309A724D" w14:textId="77777777" w:rsidR="00D02E88" w:rsidRDefault="00D02E88" w:rsidP="00D02E88"/>
    <w:p w14:paraId="3EB8874C" w14:textId="76FAAC66" w:rsidR="00D02E88" w:rsidRDefault="00D02E88" w:rsidP="00D02E88">
      <w:r w:rsidRPr="001E223B">
        <w:t>Because of their lack of connectivity with other backwaters and the main river channel, isolated off-channel habitats are atypical for th</w:t>
      </w:r>
      <w:r>
        <w:t>is</w:t>
      </w:r>
      <w:r w:rsidRPr="001E223B">
        <w:t xml:space="preserve"> species</w:t>
      </w:r>
      <w:r>
        <w:t>,</w:t>
      </w:r>
      <w:r w:rsidRPr="001E223B">
        <w:t xml:space="preserve"> and resulting populations will be considerably smaller than </w:t>
      </w:r>
      <w:r>
        <w:t>what would be expected of large, breeding aggregations in natural settings</w:t>
      </w:r>
      <w:r w:rsidRPr="001E223B">
        <w:t xml:space="preserve">.  </w:t>
      </w:r>
      <w:r>
        <w:t>T</w:t>
      </w:r>
      <w:r w:rsidRPr="001E223B">
        <w:t>hus</w:t>
      </w:r>
      <w:r>
        <w:t>, it</w:t>
      </w:r>
      <w:r w:rsidRPr="001E223B">
        <w:t xml:space="preserve"> is critical to characterize their genetic and demographic factors </w:t>
      </w:r>
      <w:r w:rsidR="00EA16DD">
        <w:t>in such populations</w:t>
      </w:r>
      <w:r w:rsidR="00EA16DD" w:rsidRPr="001E223B">
        <w:t xml:space="preserve"> </w:t>
      </w:r>
      <w:r w:rsidRPr="001E223B">
        <w:t>to assess the potential success of this conservation strategy</w:t>
      </w:r>
      <w:r w:rsidR="00E15633">
        <w:t>.</w:t>
      </w:r>
      <w:r w:rsidRPr="001E223B">
        <w:t xml:space="preserve"> </w:t>
      </w:r>
      <w:r>
        <w:t xml:space="preserve"> </w:t>
      </w:r>
      <w:r w:rsidRPr="001E223B">
        <w:t xml:space="preserve">RASU </w:t>
      </w:r>
      <w:r>
        <w:t>were</w:t>
      </w:r>
      <w:r w:rsidRPr="001E223B">
        <w:t xml:space="preserve"> </w:t>
      </w:r>
      <w:r>
        <w:t xml:space="preserve">used </w:t>
      </w:r>
      <w:r w:rsidRPr="001E223B">
        <w:t>a</w:t>
      </w:r>
      <w:r>
        <w:t>s a</w:t>
      </w:r>
      <w:r w:rsidRPr="001E223B">
        <w:t xml:space="preserve"> model system to evaluate genetic and demographic factors affecting the use of off-channel habitats as management tools for big-river fishes. </w:t>
      </w:r>
      <w:r>
        <w:t xml:space="preserve"> The </w:t>
      </w:r>
      <w:r w:rsidRPr="001E223B">
        <w:t xml:space="preserve">persistence of individuals within backwaters </w:t>
      </w:r>
      <w:r>
        <w:t>was examined using</w:t>
      </w:r>
      <w:r w:rsidRPr="001E223B">
        <w:t xml:space="preserve"> remote</w:t>
      </w:r>
      <w:r>
        <w:t xml:space="preserve"> passive integrated transponder (PIT)</w:t>
      </w:r>
      <w:r w:rsidRPr="001E223B">
        <w:t xml:space="preserve"> scanning and assessed the importance of persi</w:t>
      </w:r>
      <w:r>
        <w:t>stence and other factors (e.g., </w:t>
      </w:r>
      <w:r w:rsidRPr="001E223B">
        <w:t>sex, time of spawning</w:t>
      </w:r>
      <w:r>
        <w:t>, and body size</w:t>
      </w:r>
      <w:r w:rsidRPr="001E223B">
        <w:t xml:space="preserve">) on reproductive success of individuals within ponds. </w:t>
      </w:r>
      <w:r>
        <w:t xml:space="preserve"> </w:t>
      </w:r>
      <w:r w:rsidRPr="001E223B">
        <w:t>This is important information for management of ponds</w:t>
      </w:r>
      <w:r>
        <w:t>,</w:t>
      </w:r>
      <w:r w:rsidRPr="001E223B">
        <w:t xml:space="preserve"> as knowledge of persistence and reproductive success will </w:t>
      </w:r>
      <w:r>
        <w:t xml:space="preserve">provide necessary </w:t>
      </w:r>
      <w:r w:rsidRPr="001E223B">
        <w:t>inform</w:t>
      </w:r>
      <w:r>
        <w:t>ation</w:t>
      </w:r>
      <w:r w:rsidRPr="001E223B">
        <w:t xml:space="preserve"> </w:t>
      </w:r>
      <w:r>
        <w:t>about</w:t>
      </w:r>
      <w:r w:rsidRPr="001E223B">
        <w:t xml:space="preserve"> the size of ponds necessary and the frequency with which individuals need to be moved among various backwaters.</w:t>
      </w:r>
    </w:p>
    <w:p w14:paraId="56514ECC" w14:textId="1D616C11" w:rsidR="00CA2A6B" w:rsidRDefault="00CA2A6B" w:rsidP="00D02E88"/>
    <w:p w14:paraId="4279E0E7" w14:textId="77777777" w:rsidR="00CA2A6B" w:rsidRDefault="00CA2A6B" w:rsidP="00CA2A6B">
      <w:pPr>
        <w:pStyle w:val="Heading1"/>
      </w:pPr>
      <w:bookmarkStart w:id="14" w:name="_Toc1126879"/>
      <w:bookmarkStart w:id="15" w:name="_Toc232469530"/>
      <w:bookmarkStart w:id="16" w:name="_Toc232383032"/>
      <w:bookmarkStart w:id="17" w:name="_Toc157589470"/>
      <w:bookmarkStart w:id="18" w:name="_Toc29994257"/>
      <w:r>
        <w:t>Methods</w:t>
      </w:r>
      <w:bookmarkEnd w:id="14"/>
      <w:bookmarkEnd w:id="15"/>
      <w:bookmarkEnd w:id="16"/>
      <w:bookmarkEnd w:id="17"/>
      <w:bookmarkEnd w:id="18"/>
    </w:p>
    <w:p w14:paraId="58B5CE17" w14:textId="77777777" w:rsidR="00CA2A6B" w:rsidRDefault="00CA2A6B" w:rsidP="00CA2A6B"/>
    <w:p w14:paraId="51B03E38" w14:textId="77777777" w:rsidR="00CA2A6B" w:rsidRPr="00A44D5E" w:rsidRDefault="00CA2A6B" w:rsidP="00CE17D1">
      <w:pPr>
        <w:pStyle w:val="Heading2"/>
      </w:pPr>
      <w:bookmarkStart w:id="19" w:name="_Toc1126880"/>
      <w:bookmarkStart w:id="20" w:name="_Toc29994258"/>
      <w:r w:rsidRPr="00A44D5E">
        <w:t>Experimental Design</w:t>
      </w:r>
      <w:bookmarkEnd w:id="19"/>
      <w:bookmarkEnd w:id="20"/>
    </w:p>
    <w:p w14:paraId="714FB977" w14:textId="77777777" w:rsidR="00CA2A6B" w:rsidRDefault="00CA2A6B" w:rsidP="00EA16DD"/>
    <w:p w14:paraId="1A8B033E" w14:textId="6F526368" w:rsidR="00CA2A6B" w:rsidRDefault="00CA2A6B" w:rsidP="00EA16DD">
      <w:r w:rsidRPr="00D22CF8">
        <w:t>Initial studies took place in two ephemeral, predator-free backwaters on Lake Mohave (Arizona Juvenile [AJ] and Dandy [DAN]</w:t>
      </w:r>
      <w:r w:rsidR="00D61ACD" w:rsidRPr="00D22CF8">
        <w:t xml:space="preserve"> backwaters</w:t>
      </w:r>
      <w:r w:rsidRPr="00D22CF8">
        <w:t xml:space="preserve">) typically used for grow-out of RASU.  AJ and </w:t>
      </w:r>
      <w:r w:rsidR="00D61ACD" w:rsidRPr="00D22CF8">
        <w:t xml:space="preserve">DAN </w:t>
      </w:r>
      <w:r w:rsidRPr="00D22CF8">
        <w:t xml:space="preserve">have a maximum depth </w:t>
      </w:r>
      <w:r w:rsidR="009623E2" w:rsidRPr="00D22CF8">
        <w:t>of approximately 1.4 and 2.8 meters (m)</w:t>
      </w:r>
      <w:r w:rsidRPr="00D22CF8">
        <w:t xml:space="preserve"> at full pool (lake elevation of 202.5 m) respectively, and both are approximately 0.4 surface </w:t>
      </w:r>
      <w:r w:rsidR="009623E2" w:rsidRPr="00D22CF8">
        <w:t>hectares (</w:t>
      </w:r>
      <w:r w:rsidRPr="00D22CF8">
        <w:t>ha</w:t>
      </w:r>
      <w:r w:rsidR="009623E2" w:rsidRPr="00D22CF8">
        <w:t>)</w:t>
      </w:r>
      <w:r w:rsidRPr="00D22CF8">
        <w:t xml:space="preserve"> at full</w:t>
      </w:r>
      <w:r>
        <w:t xml:space="preserve"> pool.  At the start of this experiment these ponds would dry each year as the lake level is lowered, </w:t>
      </w:r>
      <w:r w:rsidR="00504964">
        <w:t xml:space="preserve">and </w:t>
      </w:r>
      <w:r>
        <w:t xml:space="preserve">they had a history of producing larval RASU each year, making them ideally suited for evaluating variation in reproductive success in this species. Unfortunately, the berm in AJ breached in </w:t>
      </w:r>
      <w:r w:rsidR="003E4404">
        <w:t xml:space="preserve">2014, </w:t>
      </w:r>
      <w:r>
        <w:t>2016</w:t>
      </w:r>
      <w:r w:rsidR="003E4404">
        <w:t>,</w:t>
      </w:r>
      <w:r>
        <w:t xml:space="preserve"> and 2018, and no progeny were recovered for analysis</w:t>
      </w:r>
      <w:r w:rsidR="00E95CC1">
        <w:t xml:space="preserve"> in </w:t>
      </w:r>
      <w:r w:rsidR="003E4404">
        <w:t>2016 and 2018</w:t>
      </w:r>
      <w:r>
        <w:t>.  In addition, repair of AJ in 2016 deepened the pond, making it less likely to dry each year. This had the potential to impact this analysis</w:t>
      </w:r>
      <w:r w:rsidR="00F24FF8">
        <w:t xml:space="preserve"> </w:t>
      </w:r>
      <w:r w:rsidR="00E95CC1">
        <w:t>in later years</w:t>
      </w:r>
      <w:r>
        <w:t xml:space="preserve"> (discussed later).</w:t>
      </w:r>
    </w:p>
    <w:p w14:paraId="190F6AA0" w14:textId="7F7A2974" w:rsidR="007B5EC0" w:rsidRDefault="007B5EC0" w:rsidP="00EA16DD"/>
    <w:p w14:paraId="6D1FDB64" w14:textId="108C7E56" w:rsidR="00CA2A6B" w:rsidRPr="00CB159E" w:rsidRDefault="00CA2A6B" w:rsidP="00EA16DD">
      <w:r>
        <w:t xml:space="preserve">To examine the role of genetic and demographic factors, each ephemeral backwater was stocked with 200 individuals each year (approximately 100 of each sex) in 2010-2016 and 100 individuals (approximately 50 of each sex) in </w:t>
      </w:r>
      <w:r w:rsidRPr="00D22CF8">
        <w:lastRenderedPageBreak/>
        <w:t>2017 and 2018.  All individuals were sexed,</w:t>
      </w:r>
      <w:r w:rsidR="009623E2" w:rsidRPr="00D22CF8">
        <w:t xml:space="preserve"> tagged with passive integrated transponders</w:t>
      </w:r>
      <w:r w:rsidRPr="00D22CF8">
        <w:t xml:space="preserve"> </w:t>
      </w:r>
      <w:r w:rsidR="009623E2" w:rsidRPr="00D22CF8">
        <w:t>(</w:t>
      </w:r>
      <w:r w:rsidRPr="00D22CF8">
        <w:t>PIT</w:t>
      </w:r>
      <w:r w:rsidR="009623E2" w:rsidRPr="00D22CF8">
        <w:t>)</w:t>
      </w:r>
      <w:r w:rsidRPr="00D22CF8">
        <w:t xml:space="preserve">, and fin-clipped prior to release for individual identification </w:t>
      </w:r>
      <w:r w:rsidR="00C84350" w:rsidRPr="00D22CF8">
        <w:t xml:space="preserve">with </w:t>
      </w:r>
      <w:r w:rsidRPr="00D22CF8">
        <w:t xml:space="preserve">remote </w:t>
      </w:r>
      <w:r w:rsidR="00B42873" w:rsidRPr="00D22CF8">
        <w:t xml:space="preserve">PIT </w:t>
      </w:r>
      <w:r w:rsidRPr="00D22CF8">
        <w:t>scanning and deoxyribonucleic acid (DNA) and</w:t>
      </w:r>
      <w:r>
        <w:t xml:space="preserve"> genotyping.  </w:t>
      </w:r>
      <w:r w:rsidRPr="00CB159E">
        <w:t xml:space="preserve">Attempts were made to sample larvae every two weeks and juveniles were sampled during a single event in the fall (sample sizes provided in </w:t>
      </w:r>
      <w:r w:rsidR="0023797B" w:rsidRPr="00CB159E">
        <w:t>t</w:t>
      </w:r>
      <w:r w:rsidRPr="00CB159E">
        <w:t xml:space="preserve">able 1). Whole larvae and fin clips from juveniles were preserved in 95% ethanol for use in genetic analyses.  Samples were routinely available from AJ but only available intermittently from DAN. </w:t>
      </w:r>
    </w:p>
    <w:p w14:paraId="4C40E05C" w14:textId="6056F74B" w:rsidR="00F16E2B" w:rsidRPr="00CB159E" w:rsidRDefault="00F16E2B" w:rsidP="00EA16DD"/>
    <w:p w14:paraId="3166092D" w14:textId="6FA13757" w:rsidR="00CA2A6B" w:rsidRPr="00CB159E" w:rsidRDefault="00CA2A6B" w:rsidP="00EA16DD">
      <w:r w:rsidRPr="00CB159E">
        <w:t>Yuma Cove backwater (hereafter YUMA) is a permanent backwater that became available for use in 2013.  It is approximately 0.8 surface ha at full pool (lake elevation of 202.5 m), with a maximum depth of 3.5 m.  This is deep enough to have water year around.  Like AJ and DAN, YUMA was historically used for grow-out, and it has a history of larval production.  Because it is a permanent pond, individuals persisted for multiple years and reproduction was also known to occur.  Prior to this experiment, attempts were made to remove all RASU previously inhabiting the pond; however, it is likely that some individuals (especially juveniles and younger fish) remained in the pond.</w:t>
      </w:r>
      <w:r w:rsidR="007B5EC0" w:rsidRPr="00CB159E">
        <w:t xml:space="preserve"> </w:t>
      </w:r>
    </w:p>
    <w:p w14:paraId="327AC210" w14:textId="77777777" w:rsidR="00CA2A6B" w:rsidRPr="00CB159E" w:rsidRDefault="00CA2A6B" w:rsidP="00EA16DD">
      <w:r w:rsidRPr="00CB159E">
        <w:t xml:space="preserve"> </w:t>
      </w:r>
    </w:p>
    <w:p w14:paraId="05C743B5" w14:textId="1D59EBAA" w:rsidR="007B5EC0" w:rsidRPr="00D22CF8" w:rsidRDefault="00CA2A6B" w:rsidP="007B5EC0">
      <w:r w:rsidRPr="00CB159E">
        <w:t>In 2013 the initial stocking</w:t>
      </w:r>
      <w:r w:rsidR="00743A99" w:rsidRPr="00CB159E">
        <w:t xml:space="preserve"> of YUMA</w:t>
      </w:r>
      <w:r w:rsidRPr="00CB159E">
        <w:t xml:space="preserve"> included 200 individuals, 100 of each sex.  In each of the next two years 100 additional individuals (50 males and 50 females) were stocked.  All stocked individuals were PIT-tagged and fin-clipped</w:t>
      </w:r>
      <w:r w:rsidR="009623E2" w:rsidRPr="00CB159E">
        <w:t xml:space="preserve"> prior to stocking to allow </w:t>
      </w:r>
      <w:r w:rsidRPr="00CB159E">
        <w:t>for DNA extraction and genotyping.  Samples of larvae and juveniles included in these genetic analyses were obtained in 2013 - 2019 (</w:t>
      </w:r>
      <w:r w:rsidR="00FD080D" w:rsidRPr="00CB159E">
        <w:t>t</w:t>
      </w:r>
      <w:r w:rsidRPr="00CB159E">
        <w:t xml:space="preserve">able 1).  No adults have been stocked since 2015; however, there has been recruitment to the population and these recruits have likely reproduced.  </w:t>
      </w:r>
      <w:r w:rsidR="007B5EC0" w:rsidRPr="00CB159E">
        <w:t>The existence</w:t>
      </w:r>
      <w:r w:rsidR="007B5EC0">
        <w:t xml:space="preserve"> of unknown parents in YUMA without information on their sex and genotypes reduced statistical power for resolving </w:t>
      </w:r>
      <w:r w:rsidR="00743A99">
        <w:t>parentage</w:t>
      </w:r>
      <w:r w:rsidR="007B5EC0">
        <w:t xml:space="preserve"> and </w:t>
      </w:r>
      <w:r w:rsidR="00743A99">
        <w:t xml:space="preserve">quantifying </w:t>
      </w:r>
      <w:r w:rsidR="007B5EC0">
        <w:t xml:space="preserve">reproductive success (Dowling et al. 2017); therefore, these samples were not </w:t>
      </w:r>
      <w:r w:rsidR="007B5EC0" w:rsidRPr="00D22CF8">
        <w:t>analyzed here and will be utilized when the single nucleotide polymorphism markers (SNPs) are developed.</w:t>
      </w:r>
    </w:p>
    <w:p w14:paraId="34D6EB24" w14:textId="16D50902" w:rsidR="00CA2A6B" w:rsidRPr="00D22CF8" w:rsidRDefault="00CA2A6B" w:rsidP="00743A99"/>
    <w:p w14:paraId="798F5E4F" w14:textId="5A2A5DDB" w:rsidR="00CA2A6B" w:rsidRDefault="00CA2A6B" w:rsidP="00CA2A6B">
      <w:pPr>
        <w:rPr>
          <w:iCs/>
        </w:rPr>
      </w:pPr>
      <w:r w:rsidRPr="00D22CF8">
        <w:t>Ponds became available at the Imperial National Wildlife Refuge (IP) in</w:t>
      </w:r>
      <w:r>
        <w:t xml:space="preserve"> 2016 and three ponds (IP1, IP3, and IP 4) were stocked with </w:t>
      </w:r>
      <w:r>
        <w:rPr>
          <w:iCs/>
        </w:rPr>
        <w:t>approximately 150 adult RASU of each sex in each pond</w:t>
      </w:r>
      <w:r>
        <w:t xml:space="preserve">. IP1, IP3, and IP4 have a maximum depth of approximately 3.1, 3.1, and 4.3 meters (m) at full pool, respectively, and are approximately 9.2, 14.2, and 8.2 surface acres, respectively at full pool. </w:t>
      </w:r>
      <w:r w:rsidR="009623E2">
        <w:rPr>
          <w:iCs/>
        </w:rPr>
        <w:t xml:space="preserve">So </w:t>
      </w:r>
      <w:r w:rsidR="00743A99">
        <w:rPr>
          <w:iCs/>
        </w:rPr>
        <w:t xml:space="preserve">far </w:t>
      </w:r>
      <w:r w:rsidR="009623E2">
        <w:rPr>
          <w:iCs/>
        </w:rPr>
        <w:t xml:space="preserve">few </w:t>
      </w:r>
      <w:r w:rsidR="009623E2" w:rsidRPr="00137EBB">
        <w:rPr>
          <w:iCs/>
        </w:rPr>
        <w:t xml:space="preserve">larvae and juveniles have been captured from these ponds </w:t>
      </w:r>
      <w:r w:rsidR="00DA061D" w:rsidRPr="00137EBB">
        <w:rPr>
          <w:iCs/>
        </w:rPr>
        <w:t>(</w:t>
      </w:r>
      <w:r w:rsidR="00137EBB" w:rsidRPr="00137EBB">
        <w:rPr>
          <w:iCs/>
        </w:rPr>
        <w:t>3 larvae and 1 juvenile in 2018, 45 larvae and 163 juveniles in 2019</w:t>
      </w:r>
      <w:r w:rsidR="009623E2" w:rsidRPr="00137EBB">
        <w:rPr>
          <w:iCs/>
        </w:rPr>
        <w:t>)</w:t>
      </w:r>
      <w:r w:rsidR="00743A99">
        <w:rPr>
          <w:iCs/>
        </w:rPr>
        <w:t>; therefore,</w:t>
      </w:r>
      <w:r w:rsidR="009623E2" w:rsidRPr="00137EBB">
        <w:rPr>
          <w:iCs/>
        </w:rPr>
        <w:t xml:space="preserve"> </w:t>
      </w:r>
      <w:r w:rsidRPr="00137EBB">
        <w:rPr>
          <w:iCs/>
        </w:rPr>
        <w:t xml:space="preserve">these populations were not </w:t>
      </w:r>
      <w:r w:rsidR="00743A99">
        <w:rPr>
          <w:iCs/>
        </w:rPr>
        <w:t xml:space="preserve">genetically </w:t>
      </w:r>
      <w:r w:rsidRPr="00137EBB">
        <w:rPr>
          <w:iCs/>
        </w:rPr>
        <w:t>characterized in this report.</w:t>
      </w:r>
    </w:p>
    <w:p w14:paraId="0C21EA06" w14:textId="77777777" w:rsidR="00CA2A6B" w:rsidRDefault="00CA2A6B" w:rsidP="00CA2A6B">
      <w:pPr>
        <w:rPr>
          <w:iCs/>
        </w:rPr>
      </w:pPr>
    </w:p>
    <w:p w14:paraId="6132E974" w14:textId="77777777" w:rsidR="00FD080D" w:rsidRDefault="00FD080D" w:rsidP="00FD080D">
      <w:pPr>
        <w:pStyle w:val="Heading2"/>
      </w:pPr>
      <w:bookmarkStart w:id="21" w:name="_Toc1126881"/>
      <w:bookmarkStart w:id="22" w:name="_Toc497399916"/>
      <w:bookmarkStart w:id="23" w:name="_Toc29994259"/>
      <w:bookmarkStart w:id="24" w:name="_Toc232469532"/>
      <w:bookmarkStart w:id="25" w:name="_Toc232383034"/>
      <w:r w:rsidRPr="00CE17D1">
        <w:t>Remote Sensing</w:t>
      </w:r>
      <w:bookmarkEnd w:id="21"/>
      <w:bookmarkEnd w:id="22"/>
      <w:bookmarkEnd w:id="23"/>
    </w:p>
    <w:p w14:paraId="7932F821" w14:textId="77777777" w:rsidR="00FD080D" w:rsidRPr="00CE17D1" w:rsidRDefault="00FD080D" w:rsidP="00FD080D"/>
    <w:bookmarkEnd w:id="24"/>
    <w:bookmarkEnd w:id="25"/>
    <w:p w14:paraId="4AA90E36" w14:textId="77777777" w:rsidR="00FD080D" w:rsidRDefault="00FD080D" w:rsidP="00FD080D">
      <w:pPr>
        <w:rPr>
          <w:color w:val="000000"/>
        </w:rPr>
        <w:sectPr w:rsidR="00FD080D" w:rsidSect="008472A5">
          <w:footerReference w:type="first" r:id="rId36"/>
          <w:type w:val="oddPage"/>
          <w:pgSz w:w="12240" w:h="15840" w:code="1"/>
          <w:pgMar w:top="1440" w:right="2160" w:bottom="1440" w:left="2160" w:header="720" w:footer="720" w:gutter="0"/>
          <w:pgNumType w:start="1"/>
          <w:cols w:space="720"/>
          <w:docGrid w:linePitch="360"/>
        </w:sectPr>
      </w:pPr>
      <w:r>
        <w:rPr>
          <w:color w:val="000000"/>
        </w:rPr>
        <w:t xml:space="preserve">Three distinct types of PIT scanning units were deployed into AJ and DAN backwaters from 2015 through 2018 to monitor tagged fish, building upon results from 2010-2015 (Dowling et al. 2017).  These PIT scanners were functionally </w:t>
      </w:r>
    </w:p>
    <w:p w14:paraId="6FD3A318" w14:textId="4AE92164" w:rsidR="004C4B98" w:rsidRDefault="004C4B98" w:rsidP="004C4B98">
      <w:pPr>
        <w:pStyle w:val="Table-heading"/>
      </w:pPr>
      <w:bookmarkStart w:id="26" w:name="_Toc29994275"/>
      <w:r>
        <w:lastRenderedPageBreak/>
        <w:t xml:space="preserve">Table </w:t>
      </w:r>
      <w:r w:rsidR="00B94D3F">
        <w:fldChar w:fldCharType="begin"/>
      </w:r>
      <w:r w:rsidR="00B94D3F">
        <w:instrText xml:space="preserve"> SEQ Table \* ARAB</w:instrText>
      </w:r>
      <w:r w:rsidR="00B94D3F">
        <w:instrText xml:space="preserve">IC </w:instrText>
      </w:r>
      <w:r w:rsidR="00B94D3F">
        <w:fldChar w:fldCharType="separate"/>
      </w:r>
      <w:r w:rsidR="00D7436F">
        <w:rPr>
          <w:noProof/>
        </w:rPr>
        <w:t>1</w:t>
      </w:r>
      <w:r w:rsidR="00B94D3F">
        <w:rPr>
          <w:noProof/>
        </w:rPr>
        <w:fldChar w:fldCharType="end"/>
      </w:r>
      <w:r w:rsidRPr="0051747B">
        <w:t>.—Samples examined in this study.</w:t>
      </w:r>
      <w:bookmarkEnd w:id="26"/>
    </w:p>
    <w:tbl>
      <w:tblPr>
        <w:tblW w:w="0" w:type="auto"/>
        <w:tblInd w:w="-5" w:type="dxa"/>
        <w:tblLook w:val="04A0" w:firstRow="1" w:lastRow="0" w:firstColumn="1" w:lastColumn="0" w:noHBand="0" w:noVBand="1"/>
      </w:tblPr>
      <w:tblGrid>
        <w:gridCol w:w="772"/>
        <w:gridCol w:w="1121"/>
        <w:gridCol w:w="914"/>
        <w:gridCol w:w="909"/>
        <w:gridCol w:w="1191"/>
        <w:gridCol w:w="1029"/>
        <w:gridCol w:w="839"/>
        <w:gridCol w:w="851"/>
        <w:gridCol w:w="1072"/>
        <w:gridCol w:w="961"/>
        <w:gridCol w:w="784"/>
        <w:gridCol w:w="795"/>
        <w:gridCol w:w="1072"/>
      </w:tblGrid>
      <w:tr w:rsidR="00B52E68" w14:paraId="6094A5D6" w14:textId="77777777" w:rsidTr="00290E61">
        <w:trPr>
          <w:trHeight w:val="295"/>
        </w:trPr>
        <w:tc>
          <w:tcPr>
            <w:tcW w:w="0" w:type="auto"/>
            <w:tcBorders>
              <w:top w:val="single" w:sz="4" w:space="0" w:color="auto"/>
              <w:left w:val="single" w:sz="4" w:space="0" w:color="auto"/>
              <w:bottom w:val="nil"/>
              <w:right w:val="single" w:sz="4" w:space="0" w:color="auto"/>
            </w:tcBorders>
            <w:shd w:val="clear" w:color="000000" w:fill="D9D9D9"/>
            <w:noWrap/>
            <w:vAlign w:val="bottom"/>
            <w:hideMark/>
          </w:tcPr>
          <w:p w14:paraId="47013617" w14:textId="1D51D1BF" w:rsidR="00B52E68" w:rsidRDefault="00B52E68" w:rsidP="00B52E68">
            <w:pPr>
              <w:jc w:val="center"/>
              <w:rPr>
                <w:rFonts w:ascii="Arial" w:hAnsi="Arial" w:cs="Arial"/>
                <w:b/>
                <w:bCs/>
                <w:color w:val="000000"/>
                <w:sz w:val="20"/>
                <w:szCs w:val="20"/>
              </w:rPr>
            </w:pPr>
          </w:p>
        </w:tc>
        <w:tc>
          <w:tcPr>
            <w:tcW w:w="0" w:type="auto"/>
            <w:gridSpan w:val="4"/>
            <w:tcBorders>
              <w:top w:val="single" w:sz="4" w:space="0" w:color="auto"/>
              <w:left w:val="nil"/>
              <w:bottom w:val="nil"/>
              <w:right w:val="single" w:sz="4" w:space="0" w:color="auto"/>
            </w:tcBorders>
            <w:shd w:val="clear" w:color="000000" w:fill="D9D9D9"/>
            <w:noWrap/>
            <w:vAlign w:val="bottom"/>
            <w:hideMark/>
          </w:tcPr>
          <w:p w14:paraId="1484E10E" w14:textId="77777777" w:rsidR="00B52E68" w:rsidRDefault="00B52E68" w:rsidP="00B52E68">
            <w:pPr>
              <w:jc w:val="center"/>
              <w:rPr>
                <w:rFonts w:ascii="Arial" w:hAnsi="Arial" w:cs="Arial"/>
                <w:b/>
                <w:bCs/>
                <w:color w:val="000000"/>
                <w:sz w:val="20"/>
                <w:szCs w:val="20"/>
              </w:rPr>
            </w:pPr>
            <w:r>
              <w:rPr>
                <w:rFonts w:ascii="Arial" w:hAnsi="Arial" w:cs="Arial"/>
                <w:b/>
                <w:bCs/>
                <w:color w:val="000000"/>
                <w:sz w:val="20"/>
                <w:szCs w:val="20"/>
              </w:rPr>
              <w:t>AJ</w:t>
            </w:r>
          </w:p>
        </w:tc>
        <w:tc>
          <w:tcPr>
            <w:tcW w:w="0" w:type="auto"/>
            <w:gridSpan w:val="4"/>
            <w:tcBorders>
              <w:top w:val="single" w:sz="4" w:space="0" w:color="auto"/>
              <w:left w:val="nil"/>
              <w:bottom w:val="nil"/>
              <w:right w:val="single" w:sz="4" w:space="0" w:color="auto"/>
            </w:tcBorders>
            <w:shd w:val="clear" w:color="000000" w:fill="D9D9D9"/>
            <w:noWrap/>
            <w:vAlign w:val="bottom"/>
            <w:hideMark/>
          </w:tcPr>
          <w:p w14:paraId="48BAA19D" w14:textId="77777777" w:rsidR="00B52E68" w:rsidRDefault="00B52E68">
            <w:pPr>
              <w:jc w:val="center"/>
              <w:rPr>
                <w:rFonts w:ascii="Arial" w:hAnsi="Arial" w:cs="Arial"/>
                <w:b/>
                <w:bCs/>
                <w:color w:val="000000"/>
                <w:sz w:val="20"/>
                <w:szCs w:val="20"/>
              </w:rPr>
            </w:pPr>
            <w:r>
              <w:rPr>
                <w:rFonts w:ascii="Arial" w:hAnsi="Arial" w:cs="Arial"/>
                <w:b/>
                <w:bCs/>
                <w:color w:val="000000"/>
                <w:sz w:val="20"/>
                <w:szCs w:val="20"/>
              </w:rPr>
              <w:t>Dandy</w:t>
            </w:r>
          </w:p>
        </w:tc>
        <w:tc>
          <w:tcPr>
            <w:tcW w:w="0" w:type="auto"/>
            <w:gridSpan w:val="4"/>
            <w:tcBorders>
              <w:top w:val="single" w:sz="4" w:space="0" w:color="auto"/>
              <w:left w:val="nil"/>
              <w:bottom w:val="nil"/>
              <w:right w:val="single" w:sz="4" w:space="0" w:color="auto"/>
            </w:tcBorders>
            <w:shd w:val="clear" w:color="000000" w:fill="D9D9D9"/>
            <w:noWrap/>
            <w:vAlign w:val="bottom"/>
            <w:hideMark/>
          </w:tcPr>
          <w:p w14:paraId="3AD6E179" w14:textId="77777777" w:rsidR="00B52E68" w:rsidRDefault="00B52E68">
            <w:pPr>
              <w:jc w:val="center"/>
              <w:rPr>
                <w:rFonts w:ascii="Arial" w:hAnsi="Arial" w:cs="Arial"/>
                <w:b/>
                <w:bCs/>
                <w:color w:val="000000"/>
                <w:sz w:val="20"/>
                <w:szCs w:val="20"/>
              </w:rPr>
            </w:pPr>
            <w:r>
              <w:rPr>
                <w:rFonts w:ascii="Arial" w:hAnsi="Arial" w:cs="Arial"/>
                <w:b/>
                <w:bCs/>
                <w:color w:val="000000"/>
                <w:sz w:val="20"/>
                <w:szCs w:val="20"/>
              </w:rPr>
              <w:t>Yuma</w:t>
            </w:r>
          </w:p>
        </w:tc>
      </w:tr>
      <w:tr w:rsidR="00B52E68" w14:paraId="7217EB03" w14:textId="77777777" w:rsidTr="00290E61">
        <w:trPr>
          <w:trHeight w:val="295"/>
        </w:trPr>
        <w:tc>
          <w:tcPr>
            <w:tcW w:w="0" w:type="auto"/>
            <w:tcBorders>
              <w:top w:val="single" w:sz="4" w:space="0" w:color="auto"/>
              <w:left w:val="single" w:sz="4" w:space="0" w:color="auto"/>
              <w:bottom w:val="single" w:sz="4" w:space="0" w:color="auto"/>
              <w:right w:val="nil"/>
            </w:tcBorders>
            <w:shd w:val="clear" w:color="000000" w:fill="D9D9D9"/>
            <w:noWrap/>
            <w:vAlign w:val="bottom"/>
            <w:hideMark/>
          </w:tcPr>
          <w:p w14:paraId="41AAFC80" w14:textId="77777777" w:rsidR="00B52E68" w:rsidRDefault="00B52E68">
            <w:pPr>
              <w:rPr>
                <w:rFonts w:ascii="Arial" w:hAnsi="Arial" w:cs="Arial"/>
                <w:b/>
                <w:bCs/>
                <w:color w:val="000000"/>
                <w:sz w:val="20"/>
                <w:szCs w:val="20"/>
              </w:rPr>
            </w:pPr>
            <w:r>
              <w:rPr>
                <w:rFonts w:ascii="Arial" w:hAnsi="Arial" w:cs="Arial"/>
                <w:b/>
                <w:bCs/>
                <w:color w:val="000000"/>
                <w:sz w:val="20"/>
                <w:szCs w:val="20"/>
              </w:rPr>
              <w:t>Year</w:t>
            </w:r>
          </w:p>
        </w:tc>
        <w:tc>
          <w:tcPr>
            <w:tcW w:w="0" w:type="auto"/>
            <w:tcBorders>
              <w:top w:val="single" w:sz="4" w:space="0" w:color="auto"/>
              <w:left w:val="single" w:sz="4" w:space="0" w:color="auto"/>
              <w:bottom w:val="single" w:sz="4" w:space="0" w:color="auto"/>
              <w:right w:val="nil"/>
            </w:tcBorders>
            <w:shd w:val="clear" w:color="000000" w:fill="D9D9D9"/>
            <w:noWrap/>
            <w:vAlign w:val="bottom"/>
            <w:hideMark/>
          </w:tcPr>
          <w:p w14:paraId="57A59AB5" w14:textId="77777777" w:rsidR="00B52E68" w:rsidRDefault="00B52E68">
            <w:pPr>
              <w:jc w:val="center"/>
              <w:rPr>
                <w:rFonts w:ascii="Arial" w:hAnsi="Arial" w:cs="Arial"/>
                <w:b/>
                <w:bCs/>
                <w:color w:val="000000"/>
                <w:sz w:val="20"/>
                <w:szCs w:val="20"/>
              </w:rPr>
            </w:pPr>
            <w:r>
              <w:rPr>
                <w:rFonts w:ascii="Arial" w:hAnsi="Arial" w:cs="Arial"/>
                <w:b/>
                <w:bCs/>
                <w:color w:val="000000"/>
                <w:sz w:val="20"/>
                <w:szCs w:val="20"/>
              </w:rPr>
              <w:t>females</w:t>
            </w:r>
          </w:p>
        </w:tc>
        <w:tc>
          <w:tcPr>
            <w:tcW w:w="0" w:type="auto"/>
            <w:tcBorders>
              <w:top w:val="single" w:sz="4" w:space="0" w:color="auto"/>
              <w:left w:val="nil"/>
              <w:bottom w:val="single" w:sz="4" w:space="0" w:color="auto"/>
              <w:right w:val="nil"/>
            </w:tcBorders>
            <w:shd w:val="clear" w:color="000000" w:fill="D9D9D9"/>
            <w:noWrap/>
            <w:vAlign w:val="bottom"/>
            <w:hideMark/>
          </w:tcPr>
          <w:p w14:paraId="072CF44A" w14:textId="77777777" w:rsidR="00B52E68" w:rsidRDefault="00B52E68">
            <w:pPr>
              <w:jc w:val="center"/>
              <w:rPr>
                <w:rFonts w:ascii="Arial" w:hAnsi="Arial" w:cs="Arial"/>
                <w:b/>
                <w:bCs/>
                <w:color w:val="000000"/>
                <w:sz w:val="20"/>
                <w:szCs w:val="20"/>
              </w:rPr>
            </w:pPr>
            <w:r>
              <w:rPr>
                <w:rFonts w:ascii="Arial" w:hAnsi="Arial" w:cs="Arial"/>
                <w:b/>
                <w:bCs/>
                <w:color w:val="000000"/>
                <w:sz w:val="20"/>
                <w:szCs w:val="20"/>
              </w:rPr>
              <w:t>males</w:t>
            </w:r>
          </w:p>
        </w:tc>
        <w:tc>
          <w:tcPr>
            <w:tcW w:w="0" w:type="auto"/>
            <w:tcBorders>
              <w:top w:val="single" w:sz="4" w:space="0" w:color="auto"/>
              <w:left w:val="nil"/>
              <w:bottom w:val="single" w:sz="4" w:space="0" w:color="auto"/>
              <w:right w:val="nil"/>
            </w:tcBorders>
            <w:shd w:val="clear" w:color="000000" w:fill="D9D9D9"/>
            <w:noWrap/>
            <w:vAlign w:val="bottom"/>
            <w:hideMark/>
          </w:tcPr>
          <w:p w14:paraId="62A468E3" w14:textId="77777777" w:rsidR="00B52E68" w:rsidRDefault="00B52E68">
            <w:pPr>
              <w:jc w:val="center"/>
              <w:rPr>
                <w:rFonts w:ascii="Arial" w:hAnsi="Arial" w:cs="Arial"/>
                <w:b/>
                <w:bCs/>
                <w:color w:val="000000"/>
                <w:sz w:val="20"/>
                <w:szCs w:val="20"/>
              </w:rPr>
            </w:pPr>
            <w:r>
              <w:rPr>
                <w:rFonts w:ascii="Arial" w:hAnsi="Arial" w:cs="Arial"/>
                <w:b/>
                <w:bCs/>
                <w:color w:val="000000"/>
                <w:sz w:val="20"/>
                <w:szCs w:val="20"/>
              </w:rPr>
              <w:t>larvae</w:t>
            </w:r>
          </w:p>
        </w:tc>
        <w:tc>
          <w:tcPr>
            <w:tcW w:w="0" w:type="auto"/>
            <w:tcBorders>
              <w:top w:val="single" w:sz="4" w:space="0" w:color="auto"/>
              <w:left w:val="nil"/>
              <w:bottom w:val="single" w:sz="4" w:space="0" w:color="auto"/>
              <w:right w:val="single" w:sz="4" w:space="0" w:color="auto"/>
            </w:tcBorders>
            <w:shd w:val="clear" w:color="000000" w:fill="D9D9D9"/>
            <w:noWrap/>
            <w:vAlign w:val="bottom"/>
            <w:hideMark/>
          </w:tcPr>
          <w:p w14:paraId="5858BA89" w14:textId="77777777" w:rsidR="00B52E68" w:rsidRDefault="00B52E68">
            <w:pPr>
              <w:jc w:val="center"/>
              <w:rPr>
                <w:rFonts w:ascii="Arial" w:hAnsi="Arial" w:cs="Arial"/>
                <w:b/>
                <w:bCs/>
                <w:color w:val="000000"/>
                <w:sz w:val="20"/>
                <w:szCs w:val="20"/>
              </w:rPr>
            </w:pPr>
            <w:r>
              <w:rPr>
                <w:rFonts w:ascii="Arial" w:hAnsi="Arial" w:cs="Arial"/>
                <w:b/>
                <w:bCs/>
                <w:color w:val="000000"/>
                <w:sz w:val="20"/>
                <w:szCs w:val="20"/>
              </w:rPr>
              <w:t>juveniles</w:t>
            </w:r>
          </w:p>
        </w:tc>
        <w:tc>
          <w:tcPr>
            <w:tcW w:w="0" w:type="auto"/>
            <w:tcBorders>
              <w:top w:val="single" w:sz="4" w:space="0" w:color="auto"/>
              <w:left w:val="nil"/>
              <w:bottom w:val="single" w:sz="4" w:space="0" w:color="auto"/>
              <w:right w:val="nil"/>
            </w:tcBorders>
            <w:shd w:val="clear" w:color="000000" w:fill="D9D9D9"/>
            <w:noWrap/>
            <w:vAlign w:val="bottom"/>
            <w:hideMark/>
          </w:tcPr>
          <w:p w14:paraId="5EF8ED17" w14:textId="77777777" w:rsidR="00B52E68" w:rsidRDefault="00B52E68">
            <w:pPr>
              <w:jc w:val="center"/>
              <w:rPr>
                <w:rFonts w:ascii="Arial" w:hAnsi="Arial" w:cs="Arial"/>
                <w:b/>
                <w:bCs/>
                <w:color w:val="000000"/>
                <w:sz w:val="20"/>
                <w:szCs w:val="20"/>
              </w:rPr>
            </w:pPr>
            <w:r>
              <w:rPr>
                <w:rFonts w:ascii="Arial" w:hAnsi="Arial" w:cs="Arial"/>
                <w:b/>
                <w:bCs/>
                <w:color w:val="000000"/>
                <w:sz w:val="20"/>
                <w:szCs w:val="20"/>
              </w:rPr>
              <w:t>females</w:t>
            </w:r>
          </w:p>
        </w:tc>
        <w:tc>
          <w:tcPr>
            <w:tcW w:w="0" w:type="auto"/>
            <w:tcBorders>
              <w:top w:val="single" w:sz="4" w:space="0" w:color="auto"/>
              <w:left w:val="nil"/>
              <w:bottom w:val="single" w:sz="4" w:space="0" w:color="auto"/>
              <w:right w:val="nil"/>
            </w:tcBorders>
            <w:shd w:val="clear" w:color="000000" w:fill="D9D9D9"/>
            <w:noWrap/>
            <w:vAlign w:val="bottom"/>
            <w:hideMark/>
          </w:tcPr>
          <w:p w14:paraId="0EAC6499" w14:textId="77777777" w:rsidR="00B52E68" w:rsidRDefault="00B52E68">
            <w:pPr>
              <w:jc w:val="center"/>
              <w:rPr>
                <w:rFonts w:ascii="Arial" w:hAnsi="Arial" w:cs="Arial"/>
                <w:b/>
                <w:bCs/>
                <w:color w:val="000000"/>
                <w:sz w:val="20"/>
                <w:szCs w:val="20"/>
              </w:rPr>
            </w:pPr>
            <w:r>
              <w:rPr>
                <w:rFonts w:ascii="Arial" w:hAnsi="Arial" w:cs="Arial"/>
                <w:b/>
                <w:bCs/>
                <w:color w:val="000000"/>
                <w:sz w:val="20"/>
                <w:szCs w:val="20"/>
              </w:rPr>
              <w:t>males</w:t>
            </w:r>
          </w:p>
        </w:tc>
        <w:tc>
          <w:tcPr>
            <w:tcW w:w="0" w:type="auto"/>
            <w:tcBorders>
              <w:top w:val="single" w:sz="4" w:space="0" w:color="auto"/>
              <w:left w:val="nil"/>
              <w:bottom w:val="single" w:sz="4" w:space="0" w:color="auto"/>
              <w:right w:val="nil"/>
            </w:tcBorders>
            <w:shd w:val="clear" w:color="000000" w:fill="D9D9D9"/>
            <w:noWrap/>
            <w:vAlign w:val="bottom"/>
            <w:hideMark/>
          </w:tcPr>
          <w:p w14:paraId="069C01E0" w14:textId="77777777" w:rsidR="00B52E68" w:rsidRDefault="00B52E68">
            <w:pPr>
              <w:jc w:val="center"/>
              <w:rPr>
                <w:rFonts w:ascii="Arial" w:hAnsi="Arial" w:cs="Arial"/>
                <w:b/>
                <w:bCs/>
                <w:color w:val="000000"/>
                <w:sz w:val="20"/>
                <w:szCs w:val="20"/>
              </w:rPr>
            </w:pPr>
            <w:r>
              <w:rPr>
                <w:rFonts w:ascii="Arial" w:hAnsi="Arial" w:cs="Arial"/>
                <w:b/>
                <w:bCs/>
                <w:color w:val="000000"/>
                <w:sz w:val="20"/>
                <w:szCs w:val="20"/>
              </w:rPr>
              <w:t>larvae</w:t>
            </w:r>
          </w:p>
        </w:tc>
        <w:tc>
          <w:tcPr>
            <w:tcW w:w="0" w:type="auto"/>
            <w:tcBorders>
              <w:top w:val="single" w:sz="4" w:space="0" w:color="auto"/>
              <w:left w:val="nil"/>
              <w:bottom w:val="single" w:sz="4" w:space="0" w:color="auto"/>
              <w:right w:val="single" w:sz="4" w:space="0" w:color="auto"/>
            </w:tcBorders>
            <w:shd w:val="clear" w:color="000000" w:fill="D9D9D9"/>
            <w:noWrap/>
            <w:vAlign w:val="bottom"/>
            <w:hideMark/>
          </w:tcPr>
          <w:p w14:paraId="2A009C02" w14:textId="77777777" w:rsidR="00B52E68" w:rsidRDefault="00B52E68">
            <w:pPr>
              <w:jc w:val="center"/>
              <w:rPr>
                <w:rFonts w:ascii="Arial" w:hAnsi="Arial" w:cs="Arial"/>
                <w:b/>
                <w:bCs/>
                <w:color w:val="000000"/>
                <w:sz w:val="20"/>
                <w:szCs w:val="20"/>
              </w:rPr>
            </w:pPr>
            <w:r>
              <w:rPr>
                <w:rFonts w:ascii="Arial" w:hAnsi="Arial" w:cs="Arial"/>
                <w:b/>
                <w:bCs/>
                <w:color w:val="000000"/>
                <w:sz w:val="20"/>
                <w:szCs w:val="20"/>
              </w:rPr>
              <w:t>juveniles</w:t>
            </w:r>
          </w:p>
        </w:tc>
        <w:tc>
          <w:tcPr>
            <w:tcW w:w="0" w:type="auto"/>
            <w:tcBorders>
              <w:top w:val="single" w:sz="4" w:space="0" w:color="auto"/>
              <w:left w:val="nil"/>
              <w:bottom w:val="single" w:sz="4" w:space="0" w:color="auto"/>
              <w:right w:val="nil"/>
            </w:tcBorders>
            <w:shd w:val="clear" w:color="000000" w:fill="D9D9D9"/>
            <w:noWrap/>
            <w:vAlign w:val="bottom"/>
            <w:hideMark/>
          </w:tcPr>
          <w:p w14:paraId="746DC3F4" w14:textId="77777777" w:rsidR="00B52E68" w:rsidRDefault="00B52E68">
            <w:pPr>
              <w:jc w:val="center"/>
              <w:rPr>
                <w:rFonts w:ascii="Arial" w:hAnsi="Arial" w:cs="Arial"/>
                <w:b/>
                <w:bCs/>
                <w:color w:val="000000"/>
                <w:sz w:val="20"/>
                <w:szCs w:val="20"/>
              </w:rPr>
            </w:pPr>
            <w:r>
              <w:rPr>
                <w:rFonts w:ascii="Arial" w:hAnsi="Arial" w:cs="Arial"/>
                <w:b/>
                <w:bCs/>
                <w:color w:val="000000"/>
                <w:sz w:val="20"/>
                <w:szCs w:val="20"/>
              </w:rPr>
              <w:t>females</w:t>
            </w:r>
          </w:p>
        </w:tc>
        <w:tc>
          <w:tcPr>
            <w:tcW w:w="0" w:type="auto"/>
            <w:tcBorders>
              <w:top w:val="single" w:sz="4" w:space="0" w:color="auto"/>
              <w:left w:val="nil"/>
              <w:bottom w:val="single" w:sz="4" w:space="0" w:color="auto"/>
              <w:right w:val="nil"/>
            </w:tcBorders>
            <w:shd w:val="clear" w:color="000000" w:fill="D9D9D9"/>
            <w:noWrap/>
            <w:vAlign w:val="bottom"/>
            <w:hideMark/>
          </w:tcPr>
          <w:p w14:paraId="32034F91" w14:textId="77777777" w:rsidR="00B52E68" w:rsidRDefault="00B52E68">
            <w:pPr>
              <w:jc w:val="center"/>
              <w:rPr>
                <w:rFonts w:ascii="Arial" w:hAnsi="Arial" w:cs="Arial"/>
                <w:b/>
                <w:bCs/>
                <w:color w:val="000000"/>
                <w:sz w:val="20"/>
                <w:szCs w:val="20"/>
              </w:rPr>
            </w:pPr>
            <w:r>
              <w:rPr>
                <w:rFonts w:ascii="Arial" w:hAnsi="Arial" w:cs="Arial"/>
                <w:b/>
                <w:bCs/>
                <w:color w:val="000000"/>
                <w:sz w:val="20"/>
                <w:szCs w:val="20"/>
              </w:rPr>
              <w:t>males</w:t>
            </w:r>
          </w:p>
        </w:tc>
        <w:tc>
          <w:tcPr>
            <w:tcW w:w="0" w:type="auto"/>
            <w:tcBorders>
              <w:top w:val="single" w:sz="4" w:space="0" w:color="auto"/>
              <w:left w:val="nil"/>
              <w:bottom w:val="single" w:sz="4" w:space="0" w:color="auto"/>
              <w:right w:val="nil"/>
            </w:tcBorders>
            <w:shd w:val="clear" w:color="000000" w:fill="D9D9D9"/>
            <w:noWrap/>
            <w:vAlign w:val="bottom"/>
            <w:hideMark/>
          </w:tcPr>
          <w:p w14:paraId="4410451E" w14:textId="77777777" w:rsidR="00B52E68" w:rsidRDefault="00B52E68">
            <w:pPr>
              <w:jc w:val="center"/>
              <w:rPr>
                <w:rFonts w:ascii="Arial" w:hAnsi="Arial" w:cs="Arial"/>
                <w:b/>
                <w:bCs/>
                <w:color w:val="000000"/>
                <w:sz w:val="20"/>
                <w:szCs w:val="20"/>
              </w:rPr>
            </w:pPr>
            <w:r>
              <w:rPr>
                <w:rFonts w:ascii="Arial" w:hAnsi="Arial" w:cs="Arial"/>
                <w:b/>
                <w:bCs/>
                <w:color w:val="000000"/>
                <w:sz w:val="20"/>
                <w:szCs w:val="20"/>
              </w:rPr>
              <w:t>larvae</w:t>
            </w:r>
          </w:p>
        </w:tc>
        <w:tc>
          <w:tcPr>
            <w:tcW w:w="0" w:type="auto"/>
            <w:tcBorders>
              <w:top w:val="single" w:sz="4" w:space="0" w:color="auto"/>
              <w:left w:val="nil"/>
              <w:bottom w:val="single" w:sz="4" w:space="0" w:color="auto"/>
              <w:right w:val="single" w:sz="4" w:space="0" w:color="auto"/>
            </w:tcBorders>
            <w:shd w:val="clear" w:color="000000" w:fill="D9D9D9"/>
            <w:noWrap/>
            <w:vAlign w:val="bottom"/>
            <w:hideMark/>
          </w:tcPr>
          <w:p w14:paraId="3F3868C4" w14:textId="77777777" w:rsidR="00B52E68" w:rsidRDefault="00B52E68">
            <w:pPr>
              <w:jc w:val="center"/>
              <w:rPr>
                <w:rFonts w:ascii="Arial" w:hAnsi="Arial" w:cs="Arial"/>
                <w:b/>
                <w:bCs/>
                <w:color w:val="000000"/>
                <w:sz w:val="20"/>
                <w:szCs w:val="20"/>
              </w:rPr>
            </w:pPr>
            <w:r>
              <w:rPr>
                <w:rFonts w:ascii="Arial" w:hAnsi="Arial" w:cs="Arial"/>
                <w:b/>
                <w:bCs/>
                <w:color w:val="000000"/>
                <w:sz w:val="20"/>
                <w:szCs w:val="20"/>
              </w:rPr>
              <w:t>juveniles</w:t>
            </w:r>
          </w:p>
        </w:tc>
      </w:tr>
      <w:tr w:rsidR="00B52E68" w14:paraId="2E779F70" w14:textId="77777777" w:rsidTr="00290E61">
        <w:trPr>
          <w:trHeight w:val="295"/>
        </w:trPr>
        <w:tc>
          <w:tcPr>
            <w:tcW w:w="0" w:type="auto"/>
            <w:tcBorders>
              <w:top w:val="nil"/>
              <w:left w:val="single" w:sz="4" w:space="0" w:color="auto"/>
              <w:bottom w:val="nil"/>
              <w:right w:val="nil"/>
            </w:tcBorders>
            <w:shd w:val="clear" w:color="000000" w:fill="FFFFFF"/>
            <w:noWrap/>
            <w:vAlign w:val="bottom"/>
            <w:hideMark/>
          </w:tcPr>
          <w:p w14:paraId="1A9FBAB1" w14:textId="77777777" w:rsidR="00B52E68" w:rsidRDefault="00B52E68">
            <w:pPr>
              <w:rPr>
                <w:rFonts w:ascii="Arial" w:hAnsi="Arial" w:cs="Arial"/>
                <w:color w:val="000000"/>
                <w:sz w:val="20"/>
                <w:szCs w:val="20"/>
              </w:rPr>
            </w:pPr>
            <w:r>
              <w:rPr>
                <w:rFonts w:ascii="Arial" w:hAnsi="Arial" w:cs="Arial"/>
                <w:color w:val="000000"/>
                <w:sz w:val="20"/>
                <w:szCs w:val="20"/>
              </w:rPr>
              <w:t>2010</w:t>
            </w:r>
          </w:p>
        </w:tc>
        <w:tc>
          <w:tcPr>
            <w:tcW w:w="0" w:type="auto"/>
            <w:tcBorders>
              <w:top w:val="nil"/>
              <w:left w:val="single" w:sz="4" w:space="0" w:color="auto"/>
              <w:bottom w:val="nil"/>
              <w:right w:val="nil"/>
            </w:tcBorders>
            <w:shd w:val="clear" w:color="000000" w:fill="FFFFFF"/>
            <w:noWrap/>
            <w:vAlign w:val="bottom"/>
            <w:hideMark/>
          </w:tcPr>
          <w:p w14:paraId="7CC9E1A7" w14:textId="77777777" w:rsidR="00B52E68" w:rsidRDefault="00B52E68">
            <w:pPr>
              <w:jc w:val="center"/>
              <w:rPr>
                <w:rFonts w:ascii="Arial" w:hAnsi="Arial" w:cs="Arial"/>
                <w:color w:val="000000"/>
                <w:sz w:val="20"/>
                <w:szCs w:val="20"/>
              </w:rPr>
            </w:pPr>
            <w:r>
              <w:rPr>
                <w:rFonts w:ascii="Arial" w:hAnsi="Arial" w:cs="Arial"/>
                <w:color w:val="000000"/>
                <w:sz w:val="20"/>
                <w:szCs w:val="20"/>
              </w:rPr>
              <w:t>129</w:t>
            </w:r>
          </w:p>
        </w:tc>
        <w:tc>
          <w:tcPr>
            <w:tcW w:w="0" w:type="auto"/>
            <w:tcBorders>
              <w:top w:val="nil"/>
              <w:left w:val="nil"/>
              <w:bottom w:val="nil"/>
              <w:right w:val="nil"/>
            </w:tcBorders>
            <w:shd w:val="clear" w:color="000000" w:fill="FFFFFF"/>
            <w:noWrap/>
            <w:vAlign w:val="bottom"/>
            <w:hideMark/>
          </w:tcPr>
          <w:p w14:paraId="67E2BD33" w14:textId="77777777" w:rsidR="00B52E68" w:rsidRDefault="00B52E68">
            <w:pPr>
              <w:jc w:val="center"/>
              <w:rPr>
                <w:rFonts w:ascii="Arial" w:hAnsi="Arial" w:cs="Arial"/>
                <w:color w:val="000000"/>
                <w:sz w:val="20"/>
                <w:szCs w:val="20"/>
              </w:rPr>
            </w:pPr>
            <w:r>
              <w:rPr>
                <w:rFonts w:ascii="Arial" w:hAnsi="Arial" w:cs="Arial"/>
                <w:color w:val="000000"/>
                <w:sz w:val="20"/>
                <w:szCs w:val="20"/>
              </w:rPr>
              <w:t>71</w:t>
            </w:r>
          </w:p>
        </w:tc>
        <w:tc>
          <w:tcPr>
            <w:tcW w:w="0" w:type="auto"/>
            <w:tcBorders>
              <w:top w:val="nil"/>
              <w:left w:val="nil"/>
              <w:bottom w:val="nil"/>
              <w:right w:val="nil"/>
            </w:tcBorders>
            <w:shd w:val="clear" w:color="000000" w:fill="FFFFFF"/>
            <w:noWrap/>
            <w:vAlign w:val="bottom"/>
            <w:hideMark/>
          </w:tcPr>
          <w:p w14:paraId="00813F59" w14:textId="77777777" w:rsidR="00B52E68" w:rsidRDefault="00B52E68">
            <w:pPr>
              <w:jc w:val="center"/>
              <w:rPr>
                <w:rFonts w:ascii="Arial" w:hAnsi="Arial" w:cs="Arial"/>
                <w:color w:val="000000"/>
                <w:sz w:val="20"/>
                <w:szCs w:val="20"/>
              </w:rPr>
            </w:pPr>
            <w:r>
              <w:rPr>
                <w:rFonts w:ascii="Arial" w:hAnsi="Arial" w:cs="Arial"/>
                <w:color w:val="000000"/>
                <w:sz w:val="20"/>
                <w:szCs w:val="20"/>
              </w:rPr>
              <w:t>210</w:t>
            </w:r>
          </w:p>
        </w:tc>
        <w:tc>
          <w:tcPr>
            <w:tcW w:w="0" w:type="auto"/>
            <w:tcBorders>
              <w:top w:val="nil"/>
              <w:left w:val="nil"/>
              <w:bottom w:val="nil"/>
              <w:right w:val="single" w:sz="4" w:space="0" w:color="auto"/>
            </w:tcBorders>
            <w:shd w:val="clear" w:color="000000" w:fill="FFFFFF"/>
            <w:noWrap/>
            <w:vAlign w:val="bottom"/>
            <w:hideMark/>
          </w:tcPr>
          <w:p w14:paraId="7967E96F" w14:textId="77777777" w:rsidR="00B52E68" w:rsidRDefault="00B52E68">
            <w:pPr>
              <w:jc w:val="center"/>
              <w:rPr>
                <w:rFonts w:ascii="Arial" w:hAnsi="Arial" w:cs="Arial"/>
                <w:color w:val="000000"/>
                <w:sz w:val="20"/>
                <w:szCs w:val="20"/>
              </w:rPr>
            </w:pPr>
            <w:r>
              <w:rPr>
                <w:rFonts w:ascii="Arial" w:hAnsi="Arial" w:cs="Arial"/>
                <w:color w:val="000000"/>
                <w:sz w:val="20"/>
                <w:szCs w:val="20"/>
              </w:rPr>
              <w:t>11*</w:t>
            </w:r>
          </w:p>
        </w:tc>
        <w:tc>
          <w:tcPr>
            <w:tcW w:w="0" w:type="auto"/>
            <w:tcBorders>
              <w:top w:val="nil"/>
              <w:left w:val="nil"/>
              <w:bottom w:val="nil"/>
              <w:right w:val="nil"/>
            </w:tcBorders>
            <w:shd w:val="clear" w:color="000000" w:fill="FFFFFF"/>
            <w:noWrap/>
            <w:vAlign w:val="bottom"/>
            <w:hideMark/>
          </w:tcPr>
          <w:p w14:paraId="227338B2" w14:textId="77777777" w:rsidR="00B52E68" w:rsidRDefault="00B52E68">
            <w:pPr>
              <w:jc w:val="center"/>
              <w:rPr>
                <w:rFonts w:ascii="Arial" w:hAnsi="Arial" w:cs="Arial"/>
                <w:color w:val="000000"/>
                <w:sz w:val="20"/>
                <w:szCs w:val="20"/>
              </w:rPr>
            </w:pPr>
            <w:r>
              <w:rPr>
                <w:rFonts w:ascii="Arial" w:hAnsi="Arial" w:cs="Arial"/>
                <w:color w:val="000000"/>
                <w:sz w:val="20"/>
                <w:szCs w:val="20"/>
              </w:rPr>
              <w:t>100</w:t>
            </w:r>
          </w:p>
        </w:tc>
        <w:tc>
          <w:tcPr>
            <w:tcW w:w="0" w:type="auto"/>
            <w:tcBorders>
              <w:top w:val="nil"/>
              <w:left w:val="nil"/>
              <w:bottom w:val="nil"/>
              <w:right w:val="nil"/>
            </w:tcBorders>
            <w:shd w:val="clear" w:color="000000" w:fill="FFFFFF"/>
            <w:noWrap/>
            <w:vAlign w:val="bottom"/>
            <w:hideMark/>
          </w:tcPr>
          <w:p w14:paraId="3952BCF0" w14:textId="77777777" w:rsidR="00B52E68" w:rsidRDefault="00B52E68">
            <w:pPr>
              <w:jc w:val="center"/>
              <w:rPr>
                <w:rFonts w:ascii="Arial" w:hAnsi="Arial" w:cs="Arial"/>
                <w:color w:val="000000"/>
                <w:sz w:val="20"/>
                <w:szCs w:val="20"/>
              </w:rPr>
            </w:pPr>
            <w:r>
              <w:rPr>
                <w:rFonts w:ascii="Arial" w:hAnsi="Arial" w:cs="Arial"/>
                <w:color w:val="000000"/>
                <w:sz w:val="20"/>
                <w:szCs w:val="20"/>
              </w:rPr>
              <w:t>100</w:t>
            </w:r>
          </w:p>
        </w:tc>
        <w:tc>
          <w:tcPr>
            <w:tcW w:w="0" w:type="auto"/>
            <w:tcBorders>
              <w:top w:val="nil"/>
              <w:left w:val="nil"/>
              <w:bottom w:val="nil"/>
              <w:right w:val="nil"/>
            </w:tcBorders>
            <w:shd w:val="clear" w:color="000000" w:fill="FFFFFF"/>
            <w:noWrap/>
            <w:vAlign w:val="bottom"/>
            <w:hideMark/>
          </w:tcPr>
          <w:p w14:paraId="36270679" w14:textId="77777777" w:rsidR="00B52E68" w:rsidRDefault="00B52E68">
            <w:pPr>
              <w:jc w:val="center"/>
              <w:rPr>
                <w:rFonts w:ascii="Arial" w:hAnsi="Arial" w:cs="Arial"/>
                <w:color w:val="000000"/>
                <w:sz w:val="20"/>
                <w:szCs w:val="20"/>
              </w:rPr>
            </w:pPr>
            <w:r>
              <w:rPr>
                <w:rFonts w:ascii="Arial" w:hAnsi="Arial" w:cs="Arial"/>
                <w:color w:val="000000"/>
                <w:sz w:val="20"/>
                <w:szCs w:val="20"/>
              </w:rPr>
              <w:t>207</w:t>
            </w:r>
          </w:p>
        </w:tc>
        <w:tc>
          <w:tcPr>
            <w:tcW w:w="0" w:type="auto"/>
            <w:tcBorders>
              <w:top w:val="nil"/>
              <w:left w:val="nil"/>
              <w:bottom w:val="nil"/>
              <w:right w:val="single" w:sz="4" w:space="0" w:color="auto"/>
            </w:tcBorders>
            <w:shd w:val="clear" w:color="000000" w:fill="FFFFFF"/>
            <w:noWrap/>
            <w:vAlign w:val="bottom"/>
            <w:hideMark/>
          </w:tcPr>
          <w:p w14:paraId="12302E25" w14:textId="77777777" w:rsidR="00B52E68" w:rsidRDefault="00B52E68">
            <w:pPr>
              <w:jc w:val="center"/>
              <w:rPr>
                <w:rFonts w:ascii="Arial" w:hAnsi="Arial" w:cs="Arial"/>
                <w:color w:val="000000"/>
                <w:sz w:val="20"/>
                <w:szCs w:val="20"/>
              </w:rPr>
            </w:pPr>
            <w:r>
              <w:rPr>
                <w:rFonts w:ascii="Arial" w:hAnsi="Arial" w:cs="Arial"/>
                <w:color w:val="000000"/>
                <w:sz w:val="20"/>
                <w:szCs w:val="20"/>
              </w:rPr>
              <w:t>41</w:t>
            </w:r>
          </w:p>
        </w:tc>
        <w:tc>
          <w:tcPr>
            <w:tcW w:w="0" w:type="auto"/>
            <w:tcBorders>
              <w:top w:val="nil"/>
              <w:left w:val="nil"/>
              <w:bottom w:val="nil"/>
              <w:right w:val="nil"/>
            </w:tcBorders>
            <w:shd w:val="clear" w:color="000000" w:fill="FFFFFF"/>
            <w:noWrap/>
            <w:vAlign w:val="bottom"/>
            <w:hideMark/>
          </w:tcPr>
          <w:p w14:paraId="5D670147" w14:textId="77777777" w:rsidR="00B52E68" w:rsidRDefault="00B52E68">
            <w:pPr>
              <w:jc w:val="center"/>
              <w:rPr>
                <w:rFonts w:ascii="Arial" w:hAnsi="Arial" w:cs="Arial"/>
                <w:color w:val="000000"/>
                <w:sz w:val="20"/>
                <w:szCs w:val="20"/>
              </w:rPr>
            </w:pPr>
            <w:r>
              <w:rPr>
                <w:rFonts w:ascii="Arial" w:hAnsi="Arial" w:cs="Arial"/>
                <w:color w:val="000000"/>
                <w:sz w:val="20"/>
                <w:szCs w:val="20"/>
              </w:rPr>
              <w:t>-</w:t>
            </w:r>
          </w:p>
        </w:tc>
        <w:tc>
          <w:tcPr>
            <w:tcW w:w="0" w:type="auto"/>
            <w:tcBorders>
              <w:top w:val="nil"/>
              <w:left w:val="nil"/>
              <w:bottom w:val="nil"/>
              <w:right w:val="nil"/>
            </w:tcBorders>
            <w:shd w:val="clear" w:color="000000" w:fill="FFFFFF"/>
            <w:noWrap/>
            <w:vAlign w:val="bottom"/>
            <w:hideMark/>
          </w:tcPr>
          <w:p w14:paraId="53A8F7B4" w14:textId="77777777" w:rsidR="00B52E68" w:rsidRDefault="00B52E68">
            <w:pPr>
              <w:jc w:val="center"/>
              <w:rPr>
                <w:rFonts w:ascii="Arial" w:hAnsi="Arial" w:cs="Arial"/>
                <w:color w:val="000000"/>
                <w:sz w:val="20"/>
                <w:szCs w:val="20"/>
              </w:rPr>
            </w:pPr>
            <w:r>
              <w:rPr>
                <w:rFonts w:ascii="Arial" w:hAnsi="Arial" w:cs="Arial"/>
                <w:color w:val="000000"/>
                <w:sz w:val="20"/>
                <w:szCs w:val="20"/>
              </w:rPr>
              <w:t>-</w:t>
            </w:r>
          </w:p>
        </w:tc>
        <w:tc>
          <w:tcPr>
            <w:tcW w:w="0" w:type="auto"/>
            <w:tcBorders>
              <w:top w:val="nil"/>
              <w:left w:val="nil"/>
              <w:bottom w:val="nil"/>
              <w:right w:val="nil"/>
            </w:tcBorders>
            <w:shd w:val="clear" w:color="000000" w:fill="FFFFFF"/>
            <w:noWrap/>
            <w:vAlign w:val="bottom"/>
            <w:hideMark/>
          </w:tcPr>
          <w:p w14:paraId="14339859" w14:textId="77777777" w:rsidR="00B52E68" w:rsidRDefault="00B52E68">
            <w:pPr>
              <w:jc w:val="center"/>
              <w:rPr>
                <w:rFonts w:ascii="Arial" w:hAnsi="Arial" w:cs="Arial"/>
                <w:color w:val="000000"/>
                <w:sz w:val="20"/>
                <w:szCs w:val="20"/>
              </w:rPr>
            </w:pPr>
            <w:r>
              <w:rPr>
                <w:rFonts w:ascii="Arial" w:hAnsi="Arial" w:cs="Arial"/>
                <w:color w:val="000000"/>
                <w:sz w:val="20"/>
                <w:szCs w:val="20"/>
              </w:rPr>
              <w:t>-</w:t>
            </w:r>
          </w:p>
        </w:tc>
        <w:tc>
          <w:tcPr>
            <w:tcW w:w="0" w:type="auto"/>
            <w:tcBorders>
              <w:top w:val="nil"/>
              <w:left w:val="nil"/>
              <w:bottom w:val="nil"/>
              <w:right w:val="single" w:sz="4" w:space="0" w:color="auto"/>
            </w:tcBorders>
            <w:shd w:val="clear" w:color="000000" w:fill="FFFFFF"/>
            <w:noWrap/>
            <w:vAlign w:val="bottom"/>
            <w:hideMark/>
          </w:tcPr>
          <w:p w14:paraId="1A684DA6" w14:textId="77777777" w:rsidR="00B52E68" w:rsidRDefault="00B52E68">
            <w:pPr>
              <w:jc w:val="center"/>
              <w:rPr>
                <w:rFonts w:ascii="Arial" w:hAnsi="Arial" w:cs="Arial"/>
                <w:color w:val="000000"/>
                <w:sz w:val="20"/>
                <w:szCs w:val="20"/>
              </w:rPr>
            </w:pPr>
            <w:r>
              <w:rPr>
                <w:rFonts w:ascii="Arial" w:hAnsi="Arial" w:cs="Arial"/>
                <w:color w:val="000000"/>
                <w:sz w:val="20"/>
                <w:szCs w:val="20"/>
              </w:rPr>
              <w:t>-</w:t>
            </w:r>
          </w:p>
        </w:tc>
      </w:tr>
      <w:tr w:rsidR="00B52E68" w14:paraId="1C4CB02C" w14:textId="77777777" w:rsidTr="00290E61">
        <w:trPr>
          <w:trHeight w:val="295"/>
        </w:trPr>
        <w:tc>
          <w:tcPr>
            <w:tcW w:w="0" w:type="auto"/>
            <w:tcBorders>
              <w:top w:val="nil"/>
              <w:left w:val="single" w:sz="4" w:space="0" w:color="auto"/>
              <w:bottom w:val="nil"/>
              <w:right w:val="nil"/>
            </w:tcBorders>
            <w:shd w:val="clear" w:color="000000" w:fill="FFFFFF"/>
            <w:noWrap/>
            <w:vAlign w:val="bottom"/>
            <w:hideMark/>
          </w:tcPr>
          <w:p w14:paraId="3E2C6620" w14:textId="77777777" w:rsidR="00B52E68" w:rsidRDefault="00B52E68">
            <w:pPr>
              <w:rPr>
                <w:rFonts w:ascii="Arial" w:hAnsi="Arial" w:cs="Arial"/>
                <w:color w:val="000000"/>
                <w:sz w:val="20"/>
                <w:szCs w:val="20"/>
              </w:rPr>
            </w:pPr>
            <w:r>
              <w:rPr>
                <w:rFonts w:ascii="Arial" w:hAnsi="Arial" w:cs="Arial"/>
                <w:color w:val="000000"/>
                <w:sz w:val="20"/>
                <w:szCs w:val="20"/>
              </w:rPr>
              <w:t>2011</w:t>
            </w:r>
          </w:p>
        </w:tc>
        <w:tc>
          <w:tcPr>
            <w:tcW w:w="0" w:type="auto"/>
            <w:tcBorders>
              <w:top w:val="nil"/>
              <w:left w:val="single" w:sz="4" w:space="0" w:color="auto"/>
              <w:bottom w:val="nil"/>
              <w:right w:val="nil"/>
            </w:tcBorders>
            <w:shd w:val="clear" w:color="000000" w:fill="FFFFFF"/>
            <w:noWrap/>
            <w:vAlign w:val="bottom"/>
            <w:hideMark/>
          </w:tcPr>
          <w:p w14:paraId="4856BCAE" w14:textId="77777777" w:rsidR="00B52E68" w:rsidRDefault="00B52E68">
            <w:pPr>
              <w:jc w:val="center"/>
              <w:rPr>
                <w:rFonts w:ascii="Arial" w:hAnsi="Arial" w:cs="Arial"/>
                <w:color w:val="000000"/>
                <w:sz w:val="20"/>
                <w:szCs w:val="20"/>
              </w:rPr>
            </w:pPr>
            <w:r>
              <w:rPr>
                <w:rFonts w:ascii="Arial" w:hAnsi="Arial" w:cs="Arial"/>
                <w:color w:val="000000"/>
                <w:sz w:val="20"/>
                <w:szCs w:val="20"/>
              </w:rPr>
              <w:t>100</w:t>
            </w:r>
          </w:p>
        </w:tc>
        <w:tc>
          <w:tcPr>
            <w:tcW w:w="0" w:type="auto"/>
            <w:tcBorders>
              <w:top w:val="nil"/>
              <w:left w:val="nil"/>
              <w:bottom w:val="nil"/>
              <w:right w:val="nil"/>
            </w:tcBorders>
            <w:shd w:val="clear" w:color="000000" w:fill="FFFFFF"/>
            <w:noWrap/>
            <w:vAlign w:val="bottom"/>
            <w:hideMark/>
          </w:tcPr>
          <w:p w14:paraId="42913DFF" w14:textId="77777777" w:rsidR="00B52E68" w:rsidRDefault="00B52E68">
            <w:pPr>
              <w:jc w:val="center"/>
              <w:rPr>
                <w:rFonts w:ascii="Arial" w:hAnsi="Arial" w:cs="Arial"/>
                <w:color w:val="000000"/>
                <w:sz w:val="20"/>
                <w:szCs w:val="20"/>
              </w:rPr>
            </w:pPr>
            <w:r>
              <w:rPr>
                <w:rFonts w:ascii="Arial" w:hAnsi="Arial" w:cs="Arial"/>
                <w:color w:val="000000"/>
                <w:sz w:val="20"/>
                <w:szCs w:val="20"/>
              </w:rPr>
              <w:t>100</w:t>
            </w:r>
          </w:p>
        </w:tc>
        <w:tc>
          <w:tcPr>
            <w:tcW w:w="0" w:type="auto"/>
            <w:tcBorders>
              <w:top w:val="nil"/>
              <w:left w:val="nil"/>
              <w:bottom w:val="nil"/>
              <w:right w:val="nil"/>
            </w:tcBorders>
            <w:shd w:val="clear" w:color="000000" w:fill="FFFFFF"/>
            <w:noWrap/>
            <w:vAlign w:val="bottom"/>
            <w:hideMark/>
          </w:tcPr>
          <w:p w14:paraId="590430DC" w14:textId="77777777" w:rsidR="00B52E68" w:rsidRDefault="00B52E68">
            <w:pPr>
              <w:jc w:val="center"/>
              <w:rPr>
                <w:rFonts w:ascii="Arial" w:hAnsi="Arial" w:cs="Arial"/>
                <w:color w:val="000000"/>
                <w:sz w:val="20"/>
                <w:szCs w:val="20"/>
              </w:rPr>
            </w:pPr>
            <w:r>
              <w:rPr>
                <w:rFonts w:ascii="Arial" w:hAnsi="Arial" w:cs="Arial"/>
                <w:color w:val="000000"/>
                <w:sz w:val="20"/>
                <w:szCs w:val="20"/>
              </w:rPr>
              <w:t>306</w:t>
            </w:r>
          </w:p>
        </w:tc>
        <w:tc>
          <w:tcPr>
            <w:tcW w:w="0" w:type="auto"/>
            <w:tcBorders>
              <w:top w:val="nil"/>
              <w:left w:val="nil"/>
              <w:bottom w:val="nil"/>
              <w:right w:val="single" w:sz="4" w:space="0" w:color="auto"/>
            </w:tcBorders>
            <w:shd w:val="clear" w:color="000000" w:fill="FFFFFF"/>
            <w:noWrap/>
            <w:vAlign w:val="bottom"/>
            <w:hideMark/>
          </w:tcPr>
          <w:p w14:paraId="10D33DDE" w14:textId="77777777" w:rsidR="00B52E68" w:rsidRDefault="00B52E68">
            <w:pPr>
              <w:jc w:val="center"/>
              <w:rPr>
                <w:rFonts w:ascii="Arial" w:hAnsi="Arial" w:cs="Arial"/>
                <w:color w:val="000000"/>
                <w:sz w:val="20"/>
                <w:szCs w:val="20"/>
              </w:rPr>
            </w:pPr>
            <w:r>
              <w:rPr>
                <w:rFonts w:ascii="Arial" w:hAnsi="Arial" w:cs="Arial"/>
                <w:color w:val="000000"/>
                <w:sz w:val="20"/>
                <w:szCs w:val="20"/>
              </w:rPr>
              <w:t>202</w:t>
            </w:r>
          </w:p>
        </w:tc>
        <w:tc>
          <w:tcPr>
            <w:tcW w:w="0" w:type="auto"/>
            <w:tcBorders>
              <w:top w:val="nil"/>
              <w:left w:val="nil"/>
              <w:bottom w:val="nil"/>
              <w:right w:val="nil"/>
            </w:tcBorders>
            <w:shd w:val="clear" w:color="000000" w:fill="FFFFFF"/>
            <w:noWrap/>
            <w:vAlign w:val="bottom"/>
            <w:hideMark/>
          </w:tcPr>
          <w:p w14:paraId="12F92E3D" w14:textId="77777777" w:rsidR="00B52E68" w:rsidRDefault="00B52E68">
            <w:pPr>
              <w:jc w:val="center"/>
              <w:rPr>
                <w:rFonts w:ascii="Arial" w:hAnsi="Arial" w:cs="Arial"/>
                <w:color w:val="000000"/>
                <w:sz w:val="20"/>
                <w:szCs w:val="20"/>
              </w:rPr>
            </w:pPr>
            <w:r>
              <w:rPr>
                <w:rFonts w:ascii="Arial" w:hAnsi="Arial" w:cs="Arial"/>
                <w:color w:val="000000"/>
                <w:sz w:val="20"/>
                <w:szCs w:val="20"/>
              </w:rPr>
              <w:t>100</w:t>
            </w:r>
          </w:p>
        </w:tc>
        <w:tc>
          <w:tcPr>
            <w:tcW w:w="0" w:type="auto"/>
            <w:tcBorders>
              <w:top w:val="nil"/>
              <w:left w:val="nil"/>
              <w:bottom w:val="nil"/>
              <w:right w:val="nil"/>
            </w:tcBorders>
            <w:shd w:val="clear" w:color="000000" w:fill="FFFFFF"/>
            <w:noWrap/>
            <w:vAlign w:val="bottom"/>
            <w:hideMark/>
          </w:tcPr>
          <w:p w14:paraId="7C6FA3A9" w14:textId="77777777" w:rsidR="00B52E68" w:rsidRDefault="00B52E68">
            <w:pPr>
              <w:jc w:val="center"/>
              <w:rPr>
                <w:rFonts w:ascii="Arial" w:hAnsi="Arial" w:cs="Arial"/>
                <w:color w:val="000000"/>
                <w:sz w:val="20"/>
                <w:szCs w:val="20"/>
              </w:rPr>
            </w:pPr>
            <w:r>
              <w:rPr>
                <w:rFonts w:ascii="Arial" w:hAnsi="Arial" w:cs="Arial"/>
                <w:color w:val="000000"/>
                <w:sz w:val="20"/>
                <w:szCs w:val="20"/>
              </w:rPr>
              <w:t>100</w:t>
            </w:r>
          </w:p>
        </w:tc>
        <w:tc>
          <w:tcPr>
            <w:tcW w:w="0" w:type="auto"/>
            <w:tcBorders>
              <w:top w:val="nil"/>
              <w:left w:val="nil"/>
              <w:bottom w:val="nil"/>
              <w:right w:val="nil"/>
            </w:tcBorders>
            <w:shd w:val="clear" w:color="000000" w:fill="FFFFFF"/>
            <w:noWrap/>
            <w:vAlign w:val="bottom"/>
            <w:hideMark/>
          </w:tcPr>
          <w:p w14:paraId="61E691DD" w14:textId="77777777" w:rsidR="00B52E68" w:rsidRDefault="00B52E68">
            <w:pPr>
              <w:jc w:val="center"/>
              <w:rPr>
                <w:rFonts w:ascii="Arial" w:hAnsi="Arial" w:cs="Arial"/>
                <w:color w:val="000000"/>
                <w:sz w:val="20"/>
                <w:szCs w:val="20"/>
              </w:rPr>
            </w:pPr>
            <w:r>
              <w:rPr>
                <w:rFonts w:ascii="Arial" w:hAnsi="Arial" w:cs="Arial"/>
                <w:color w:val="000000"/>
                <w:sz w:val="20"/>
                <w:szCs w:val="20"/>
              </w:rPr>
              <w:t>NA</w:t>
            </w:r>
          </w:p>
        </w:tc>
        <w:tc>
          <w:tcPr>
            <w:tcW w:w="0" w:type="auto"/>
            <w:tcBorders>
              <w:top w:val="nil"/>
              <w:left w:val="nil"/>
              <w:bottom w:val="nil"/>
              <w:right w:val="single" w:sz="4" w:space="0" w:color="auto"/>
            </w:tcBorders>
            <w:shd w:val="clear" w:color="000000" w:fill="FFFFFF"/>
            <w:noWrap/>
            <w:vAlign w:val="bottom"/>
            <w:hideMark/>
          </w:tcPr>
          <w:p w14:paraId="6576B4B5" w14:textId="77777777" w:rsidR="00B52E68" w:rsidRDefault="00B52E68">
            <w:pPr>
              <w:jc w:val="center"/>
              <w:rPr>
                <w:rFonts w:ascii="Arial" w:hAnsi="Arial" w:cs="Arial"/>
                <w:color w:val="000000"/>
                <w:sz w:val="20"/>
                <w:szCs w:val="20"/>
              </w:rPr>
            </w:pPr>
            <w:r>
              <w:rPr>
                <w:rFonts w:ascii="Arial" w:hAnsi="Arial" w:cs="Arial"/>
                <w:color w:val="000000"/>
                <w:sz w:val="20"/>
                <w:szCs w:val="20"/>
              </w:rPr>
              <w:t>NA</w:t>
            </w:r>
          </w:p>
        </w:tc>
        <w:tc>
          <w:tcPr>
            <w:tcW w:w="0" w:type="auto"/>
            <w:tcBorders>
              <w:top w:val="nil"/>
              <w:left w:val="nil"/>
              <w:bottom w:val="nil"/>
              <w:right w:val="nil"/>
            </w:tcBorders>
            <w:shd w:val="clear" w:color="000000" w:fill="FFFFFF"/>
            <w:noWrap/>
            <w:vAlign w:val="bottom"/>
            <w:hideMark/>
          </w:tcPr>
          <w:p w14:paraId="15FF7366" w14:textId="77777777" w:rsidR="00B52E68" w:rsidRDefault="00B52E68">
            <w:pPr>
              <w:jc w:val="center"/>
              <w:rPr>
                <w:rFonts w:ascii="Arial" w:hAnsi="Arial" w:cs="Arial"/>
                <w:color w:val="000000"/>
                <w:sz w:val="20"/>
                <w:szCs w:val="20"/>
              </w:rPr>
            </w:pPr>
            <w:r>
              <w:rPr>
                <w:rFonts w:ascii="Arial" w:hAnsi="Arial" w:cs="Arial"/>
                <w:color w:val="000000"/>
                <w:sz w:val="20"/>
                <w:szCs w:val="20"/>
              </w:rPr>
              <w:t>-</w:t>
            </w:r>
          </w:p>
        </w:tc>
        <w:tc>
          <w:tcPr>
            <w:tcW w:w="0" w:type="auto"/>
            <w:tcBorders>
              <w:top w:val="nil"/>
              <w:left w:val="nil"/>
              <w:bottom w:val="nil"/>
              <w:right w:val="nil"/>
            </w:tcBorders>
            <w:shd w:val="clear" w:color="000000" w:fill="FFFFFF"/>
            <w:noWrap/>
            <w:vAlign w:val="bottom"/>
            <w:hideMark/>
          </w:tcPr>
          <w:p w14:paraId="03FADC43" w14:textId="77777777" w:rsidR="00B52E68" w:rsidRDefault="00B52E68">
            <w:pPr>
              <w:jc w:val="center"/>
              <w:rPr>
                <w:rFonts w:ascii="Arial" w:hAnsi="Arial" w:cs="Arial"/>
                <w:color w:val="000000"/>
                <w:sz w:val="20"/>
                <w:szCs w:val="20"/>
              </w:rPr>
            </w:pPr>
            <w:r>
              <w:rPr>
                <w:rFonts w:ascii="Arial" w:hAnsi="Arial" w:cs="Arial"/>
                <w:color w:val="000000"/>
                <w:sz w:val="20"/>
                <w:szCs w:val="20"/>
              </w:rPr>
              <w:t>-</w:t>
            </w:r>
          </w:p>
        </w:tc>
        <w:tc>
          <w:tcPr>
            <w:tcW w:w="0" w:type="auto"/>
            <w:tcBorders>
              <w:top w:val="nil"/>
              <w:left w:val="nil"/>
              <w:bottom w:val="nil"/>
              <w:right w:val="nil"/>
            </w:tcBorders>
            <w:shd w:val="clear" w:color="000000" w:fill="FFFFFF"/>
            <w:noWrap/>
            <w:vAlign w:val="bottom"/>
            <w:hideMark/>
          </w:tcPr>
          <w:p w14:paraId="49E09F66" w14:textId="77777777" w:rsidR="00B52E68" w:rsidRDefault="00B52E68">
            <w:pPr>
              <w:jc w:val="center"/>
              <w:rPr>
                <w:rFonts w:ascii="Arial" w:hAnsi="Arial" w:cs="Arial"/>
                <w:color w:val="000000"/>
                <w:sz w:val="20"/>
                <w:szCs w:val="20"/>
              </w:rPr>
            </w:pPr>
            <w:r>
              <w:rPr>
                <w:rFonts w:ascii="Arial" w:hAnsi="Arial" w:cs="Arial"/>
                <w:color w:val="000000"/>
                <w:sz w:val="20"/>
                <w:szCs w:val="20"/>
              </w:rPr>
              <w:t>-</w:t>
            </w:r>
          </w:p>
        </w:tc>
        <w:tc>
          <w:tcPr>
            <w:tcW w:w="0" w:type="auto"/>
            <w:tcBorders>
              <w:top w:val="nil"/>
              <w:left w:val="nil"/>
              <w:bottom w:val="nil"/>
              <w:right w:val="single" w:sz="4" w:space="0" w:color="auto"/>
            </w:tcBorders>
            <w:shd w:val="clear" w:color="000000" w:fill="FFFFFF"/>
            <w:noWrap/>
            <w:vAlign w:val="bottom"/>
            <w:hideMark/>
          </w:tcPr>
          <w:p w14:paraId="494FFA93" w14:textId="77777777" w:rsidR="00B52E68" w:rsidRDefault="00B52E68">
            <w:pPr>
              <w:jc w:val="center"/>
              <w:rPr>
                <w:rFonts w:ascii="Arial" w:hAnsi="Arial" w:cs="Arial"/>
                <w:color w:val="000000"/>
                <w:sz w:val="20"/>
                <w:szCs w:val="20"/>
              </w:rPr>
            </w:pPr>
            <w:r>
              <w:rPr>
                <w:rFonts w:ascii="Arial" w:hAnsi="Arial" w:cs="Arial"/>
                <w:color w:val="000000"/>
                <w:sz w:val="20"/>
                <w:szCs w:val="20"/>
              </w:rPr>
              <w:t>-</w:t>
            </w:r>
          </w:p>
        </w:tc>
      </w:tr>
      <w:tr w:rsidR="00B52E68" w14:paraId="7AD32F36" w14:textId="77777777" w:rsidTr="00290E61">
        <w:trPr>
          <w:trHeight w:val="325"/>
        </w:trPr>
        <w:tc>
          <w:tcPr>
            <w:tcW w:w="0" w:type="auto"/>
            <w:tcBorders>
              <w:top w:val="nil"/>
              <w:left w:val="single" w:sz="4" w:space="0" w:color="auto"/>
              <w:bottom w:val="nil"/>
              <w:right w:val="nil"/>
            </w:tcBorders>
            <w:shd w:val="clear" w:color="000000" w:fill="FFFFFF"/>
            <w:noWrap/>
            <w:vAlign w:val="bottom"/>
            <w:hideMark/>
          </w:tcPr>
          <w:p w14:paraId="450F487F" w14:textId="77777777" w:rsidR="00B52E68" w:rsidRDefault="00B52E68">
            <w:pPr>
              <w:rPr>
                <w:rFonts w:ascii="Arial" w:hAnsi="Arial" w:cs="Arial"/>
                <w:color w:val="000000"/>
                <w:sz w:val="20"/>
                <w:szCs w:val="20"/>
              </w:rPr>
            </w:pPr>
            <w:r>
              <w:rPr>
                <w:rFonts w:ascii="Arial" w:hAnsi="Arial" w:cs="Arial"/>
                <w:color w:val="000000"/>
                <w:sz w:val="20"/>
                <w:szCs w:val="20"/>
              </w:rPr>
              <w:t>2012</w:t>
            </w:r>
          </w:p>
        </w:tc>
        <w:tc>
          <w:tcPr>
            <w:tcW w:w="0" w:type="auto"/>
            <w:tcBorders>
              <w:top w:val="nil"/>
              <w:left w:val="single" w:sz="4" w:space="0" w:color="auto"/>
              <w:bottom w:val="nil"/>
              <w:right w:val="nil"/>
            </w:tcBorders>
            <w:shd w:val="clear" w:color="000000" w:fill="FFFFFF"/>
            <w:noWrap/>
            <w:vAlign w:val="bottom"/>
            <w:hideMark/>
          </w:tcPr>
          <w:p w14:paraId="765D1909" w14:textId="77777777" w:rsidR="00B52E68" w:rsidRDefault="00B52E68">
            <w:pPr>
              <w:jc w:val="center"/>
              <w:rPr>
                <w:rFonts w:ascii="Arial" w:hAnsi="Arial" w:cs="Arial"/>
                <w:color w:val="000000"/>
                <w:sz w:val="20"/>
                <w:szCs w:val="20"/>
              </w:rPr>
            </w:pPr>
            <w:r>
              <w:rPr>
                <w:rFonts w:ascii="Arial" w:hAnsi="Arial" w:cs="Arial"/>
                <w:color w:val="000000"/>
                <w:sz w:val="20"/>
                <w:szCs w:val="20"/>
              </w:rPr>
              <w:t>100</w:t>
            </w:r>
          </w:p>
        </w:tc>
        <w:tc>
          <w:tcPr>
            <w:tcW w:w="0" w:type="auto"/>
            <w:tcBorders>
              <w:top w:val="nil"/>
              <w:left w:val="nil"/>
              <w:bottom w:val="nil"/>
              <w:right w:val="nil"/>
            </w:tcBorders>
            <w:shd w:val="clear" w:color="000000" w:fill="FFFFFF"/>
            <w:noWrap/>
            <w:vAlign w:val="bottom"/>
            <w:hideMark/>
          </w:tcPr>
          <w:p w14:paraId="6C96537F" w14:textId="77777777" w:rsidR="00B52E68" w:rsidRDefault="00B52E68">
            <w:pPr>
              <w:jc w:val="center"/>
              <w:rPr>
                <w:rFonts w:ascii="Arial" w:hAnsi="Arial" w:cs="Arial"/>
                <w:color w:val="000000"/>
                <w:sz w:val="20"/>
                <w:szCs w:val="20"/>
              </w:rPr>
            </w:pPr>
            <w:r>
              <w:rPr>
                <w:rFonts w:ascii="Arial" w:hAnsi="Arial" w:cs="Arial"/>
                <w:color w:val="000000"/>
                <w:sz w:val="20"/>
                <w:szCs w:val="20"/>
              </w:rPr>
              <w:t>100</w:t>
            </w:r>
          </w:p>
        </w:tc>
        <w:tc>
          <w:tcPr>
            <w:tcW w:w="0" w:type="auto"/>
            <w:tcBorders>
              <w:top w:val="nil"/>
              <w:left w:val="nil"/>
              <w:bottom w:val="nil"/>
              <w:right w:val="nil"/>
            </w:tcBorders>
            <w:shd w:val="clear" w:color="000000" w:fill="FFFFFF"/>
            <w:noWrap/>
            <w:vAlign w:val="bottom"/>
            <w:hideMark/>
          </w:tcPr>
          <w:p w14:paraId="5E0E1842" w14:textId="77777777" w:rsidR="00B52E68" w:rsidRDefault="00B52E68">
            <w:pPr>
              <w:jc w:val="center"/>
              <w:rPr>
                <w:rFonts w:ascii="Arial" w:hAnsi="Arial" w:cs="Arial"/>
                <w:color w:val="000000"/>
                <w:sz w:val="20"/>
                <w:szCs w:val="20"/>
              </w:rPr>
            </w:pPr>
            <w:r>
              <w:rPr>
                <w:rFonts w:ascii="Arial" w:hAnsi="Arial" w:cs="Arial"/>
                <w:color w:val="000000"/>
                <w:sz w:val="20"/>
                <w:szCs w:val="20"/>
              </w:rPr>
              <w:t>116</w:t>
            </w:r>
          </w:p>
        </w:tc>
        <w:tc>
          <w:tcPr>
            <w:tcW w:w="0" w:type="auto"/>
            <w:tcBorders>
              <w:top w:val="nil"/>
              <w:left w:val="nil"/>
              <w:bottom w:val="nil"/>
              <w:right w:val="single" w:sz="4" w:space="0" w:color="auto"/>
            </w:tcBorders>
            <w:shd w:val="clear" w:color="000000" w:fill="FFFFFF"/>
            <w:noWrap/>
            <w:vAlign w:val="bottom"/>
            <w:hideMark/>
          </w:tcPr>
          <w:p w14:paraId="5DC5962F" w14:textId="77777777" w:rsidR="00B52E68" w:rsidRDefault="00B52E68">
            <w:pPr>
              <w:jc w:val="center"/>
              <w:rPr>
                <w:rFonts w:ascii="Arial" w:hAnsi="Arial" w:cs="Arial"/>
                <w:color w:val="000000"/>
                <w:sz w:val="20"/>
                <w:szCs w:val="20"/>
              </w:rPr>
            </w:pPr>
            <w:r>
              <w:rPr>
                <w:rFonts w:ascii="Arial" w:hAnsi="Arial" w:cs="Arial"/>
                <w:color w:val="000000"/>
                <w:sz w:val="20"/>
                <w:szCs w:val="20"/>
              </w:rPr>
              <w:t>246</w:t>
            </w:r>
          </w:p>
        </w:tc>
        <w:tc>
          <w:tcPr>
            <w:tcW w:w="0" w:type="auto"/>
            <w:tcBorders>
              <w:top w:val="nil"/>
              <w:left w:val="nil"/>
              <w:bottom w:val="nil"/>
              <w:right w:val="nil"/>
            </w:tcBorders>
            <w:shd w:val="clear" w:color="000000" w:fill="FFFFFF"/>
            <w:noWrap/>
            <w:vAlign w:val="bottom"/>
            <w:hideMark/>
          </w:tcPr>
          <w:p w14:paraId="001F6CBC" w14:textId="77777777" w:rsidR="00B52E68" w:rsidRDefault="00B52E68">
            <w:pPr>
              <w:jc w:val="center"/>
              <w:rPr>
                <w:rFonts w:ascii="Arial" w:hAnsi="Arial" w:cs="Arial"/>
                <w:color w:val="000000"/>
                <w:sz w:val="20"/>
                <w:szCs w:val="20"/>
              </w:rPr>
            </w:pPr>
            <w:r>
              <w:rPr>
                <w:rFonts w:ascii="Arial" w:hAnsi="Arial" w:cs="Arial"/>
                <w:color w:val="000000"/>
                <w:sz w:val="20"/>
                <w:szCs w:val="20"/>
              </w:rPr>
              <w:t>100</w:t>
            </w:r>
          </w:p>
        </w:tc>
        <w:tc>
          <w:tcPr>
            <w:tcW w:w="0" w:type="auto"/>
            <w:tcBorders>
              <w:top w:val="nil"/>
              <w:left w:val="nil"/>
              <w:bottom w:val="nil"/>
              <w:right w:val="nil"/>
            </w:tcBorders>
            <w:shd w:val="clear" w:color="000000" w:fill="FFFFFF"/>
            <w:noWrap/>
            <w:vAlign w:val="bottom"/>
            <w:hideMark/>
          </w:tcPr>
          <w:p w14:paraId="509B0BBD" w14:textId="77777777" w:rsidR="00B52E68" w:rsidRDefault="00B52E68">
            <w:pPr>
              <w:jc w:val="center"/>
              <w:rPr>
                <w:rFonts w:ascii="Arial" w:hAnsi="Arial" w:cs="Arial"/>
                <w:color w:val="000000"/>
                <w:sz w:val="20"/>
                <w:szCs w:val="20"/>
              </w:rPr>
            </w:pPr>
            <w:r>
              <w:rPr>
                <w:rFonts w:ascii="Arial" w:hAnsi="Arial" w:cs="Arial"/>
                <w:color w:val="000000"/>
                <w:sz w:val="20"/>
                <w:szCs w:val="20"/>
              </w:rPr>
              <w:t>100</w:t>
            </w:r>
          </w:p>
        </w:tc>
        <w:tc>
          <w:tcPr>
            <w:tcW w:w="0" w:type="auto"/>
            <w:tcBorders>
              <w:top w:val="nil"/>
              <w:left w:val="nil"/>
              <w:bottom w:val="nil"/>
              <w:right w:val="nil"/>
            </w:tcBorders>
            <w:shd w:val="clear" w:color="000000" w:fill="FFFFFF"/>
            <w:noWrap/>
            <w:vAlign w:val="bottom"/>
            <w:hideMark/>
          </w:tcPr>
          <w:p w14:paraId="671E2847" w14:textId="77777777" w:rsidR="00B52E68" w:rsidRDefault="00B52E68">
            <w:pPr>
              <w:jc w:val="center"/>
              <w:rPr>
                <w:rFonts w:ascii="Arial" w:hAnsi="Arial" w:cs="Arial"/>
                <w:color w:val="000000"/>
                <w:sz w:val="20"/>
                <w:szCs w:val="20"/>
              </w:rPr>
            </w:pPr>
            <w:r>
              <w:rPr>
                <w:rFonts w:ascii="Arial" w:hAnsi="Arial" w:cs="Arial"/>
                <w:color w:val="000000"/>
                <w:sz w:val="20"/>
                <w:szCs w:val="20"/>
              </w:rPr>
              <w:t>NA</w:t>
            </w:r>
          </w:p>
        </w:tc>
        <w:tc>
          <w:tcPr>
            <w:tcW w:w="0" w:type="auto"/>
            <w:tcBorders>
              <w:top w:val="nil"/>
              <w:left w:val="nil"/>
              <w:bottom w:val="nil"/>
              <w:right w:val="single" w:sz="4" w:space="0" w:color="auto"/>
            </w:tcBorders>
            <w:shd w:val="clear" w:color="000000" w:fill="FFFFFF"/>
            <w:noWrap/>
            <w:vAlign w:val="bottom"/>
            <w:hideMark/>
          </w:tcPr>
          <w:p w14:paraId="0AFC131F" w14:textId="77777777" w:rsidR="00B52E68" w:rsidRDefault="00B52E68">
            <w:pPr>
              <w:jc w:val="center"/>
              <w:rPr>
                <w:rFonts w:ascii="Arial" w:hAnsi="Arial" w:cs="Arial"/>
                <w:color w:val="000000"/>
                <w:sz w:val="20"/>
                <w:szCs w:val="20"/>
              </w:rPr>
            </w:pPr>
            <w:r>
              <w:rPr>
                <w:rFonts w:ascii="Arial" w:hAnsi="Arial" w:cs="Arial"/>
                <w:color w:val="000000"/>
                <w:sz w:val="20"/>
                <w:szCs w:val="20"/>
              </w:rPr>
              <w:t>5</w:t>
            </w:r>
            <w:r>
              <w:rPr>
                <w:rFonts w:ascii="Arial" w:hAnsi="Arial" w:cs="Arial"/>
                <w:color w:val="000000"/>
                <w:sz w:val="20"/>
                <w:szCs w:val="20"/>
                <w:vertAlign w:val="superscript"/>
              </w:rPr>
              <w:t>+</w:t>
            </w:r>
          </w:p>
        </w:tc>
        <w:tc>
          <w:tcPr>
            <w:tcW w:w="0" w:type="auto"/>
            <w:tcBorders>
              <w:top w:val="nil"/>
              <w:left w:val="nil"/>
              <w:bottom w:val="nil"/>
              <w:right w:val="nil"/>
            </w:tcBorders>
            <w:shd w:val="clear" w:color="000000" w:fill="FFFFFF"/>
            <w:noWrap/>
            <w:vAlign w:val="bottom"/>
            <w:hideMark/>
          </w:tcPr>
          <w:p w14:paraId="03765240" w14:textId="77777777" w:rsidR="00B52E68" w:rsidRDefault="00B52E68">
            <w:pPr>
              <w:jc w:val="center"/>
              <w:rPr>
                <w:rFonts w:ascii="Arial" w:hAnsi="Arial" w:cs="Arial"/>
                <w:color w:val="000000"/>
                <w:sz w:val="20"/>
                <w:szCs w:val="20"/>
              </w:rPr>
            </w:pPr>
            <w:r>
              <w:rPr>
                <w:rFonts w:ascii="Arial" w:hAnsi="Arial" w:cs="Arial"/>
                <w:color w:val="000000"/>
                <w:sz w:val="20"/>
                <w:szCs w:val="20"/>
              </w:rPr>
              <w:t>-</w:t>
            </w:r>
          </w:p>
        </w:tc>
        <w:tc>
          <w:tcPr>
            <w:tcW w:w="0" w:type="auto"/>
            <w:tcBorders>
              <w:top w:val="nil"/>
              <w:left w:val="nil"/>
              <w:bottom w:val="nil"/>
              <w:right w:val="nil"/>
            </w:tcBorders>
            <w:shd w:val="clear" w:color="000000" w:fill="FFFFFF"/>
            <w:noWrap/>
            <w:vAlign w:val="bottom"/>
            <w:hideMark/>
          </w:tcPr>
          <w:p w14:paraId="6D3E0763" w14:textId="77777777" w:rsidR="00B52E68" w:rsidRDefault="00B52E68">
            <w:pPr>
              <w:jc w:val="center"/>
              <w:rPr>
                <w:rFonts w:ascii="Arial" w:hAnsi="Arial" w:cs="Arial"/>
                <w:color w:val="000000"/>
                <w:sz w:val="20"/>
                <w:szCs w:val="20"/>
              </w:rPr>
            </w:pPr>
            <w:r>
              <w:rPr>
                <w:rFonts w:ascii="Arial" w:hAnsi="Arial" w:cs="Arial"/>
                <w:color w:val="000000"/>
                <w:sz w:val="20"/>
                <w:szCs w:val="20"/>
              </w:rPr>
              <w:t>-</w:t>
            </w:r>
          </w:p>
        </w:tc>
        <w:tc>
          <w:tcPr>
            <w:tcW w:w="0" w:type="auto"/>
            <w:tcBorders>
              <w:top w:val="nil"/>
              <w:left w:val="nil"/>
              <w:bottom w:val="nil"/>
              <w:right w:val="nil"/>
            </w:tcBorders>
            <w:shd w:val="clear" w:color="000000" w:fill="FFFFFF"/>
            <w:noWrap/>
            <w:vAlign w:val="bottom"/>
            <w:hideMark/>
          </w:tcPr>
          <w:p w14:paraId="7FAE4C42" w14:textId="77777777" w:rsidR="00B52E68" w:rsidRDefault="00B52E68">
            <w:pPr>
              <w:jc w:val="center"/>
              <w:rPr>
                <w:rFonts w:ascii="Arial" w:hAnsi="Arial" w:cs="Arial"/>
                <w:color w:val="000000"/>
                <w:sz w:val="20"/>
                <w:szCs w:val="20"/>
              </w:rPr>
            </w:pPr>
            <w:r>
              <w:rPr>
                <w:rFonts w:ascii="Arial" w:hAnsi="Arial" w:cs="Arial"/>
                <w:color w:val="000000"/>
                <w:sz w:val="20"/>
                <w:szCs w:val="20"/>
              </w:rPr>
              <w:t>-</w:t>
            </w:r>
          </w:p>
        </w:tc>
        <w:tc>
          <w:tcPr>
            <w:tcW w:w="0" w:type="auto"/>
            <w:tcBorders>
              <w:top w:val="nil"/>
              <w:left w:val="nil"/>
              <w:bottom w:val="nil"/>
              <w:right w:val="single" w:sz="4" w:space="0" w:color="auto"/>
            </w:tcBorders>
            <w:shd w:val="clear" w:color="000000" w:fill="FFFFFF"/>
            <w:noWrap/>
            <w:vAlign w:val="bottom"/>
            <w:hideMark/>
          </w:tcPr>
          <w:p w14:paraId="5CB08460" w14:textId="77777777" w:rsidR="00B52E68" w:rsidRDefault="00B52E68">
            <w:pPr>
              <w:jc w:val="center"/>
              <w:rPr>
                <w:rFonts w:ascii="Arial" w:hAnsi="Arial" w:cs="Arial"/>
                <w:color w:val="000000"/>
                <w:sz w:val="20"/>
                <w:szCs w:val="20"/>
              </w:rPr>
            </w:pPr>
            <w:r>
              <w:rPr>
                <w:rFonts w:ascii="Arial" w:hAnsi="Arial" w:cs="Arial"/>
                <w:color w:val="000000"/>
                <w:sz w:val="20"/>
                <w:szCs w:val="20"/>
              </w:rPr>
              <w:t>-</w:t>
            </w:r>
          </w:p>
        </w:tc>
      </w:tr>
      <w:tr w:rsidR="00B52E68" w14:paraId="3E6FFE89" w14:textId="77777777" w:rsidTr="00290E61">
        <w:trPr>
          <w:trHeight w:val="295"/>
        </w:trPr>
        <w:tc>
          <w:tcPr>
            <w:tcW w:w="0" w:type="auto"/>
            <w:tcBorders>
              <w:top w:val="nil"/>
              <w:left w:val="single" w:sz="4" w:space="0" w:color="auto"/>
              <w:bottom w:val="nil"/>
              <w:right w:val="nil"/>
            </w:tcBorders>
            <w:shd w:val="clear" w:color="000000" w:fill="FFFFFF"/>
            <w:noWrap/>
            <w:vAlign w:val="bottom"/>
            <w:hideMark/>
          </w:tcPr>
          <w:p w14:paraId="12C730BE" w14:textId="77777777" w:rsidR="00B52E68" w:rsidRDefault="00B52E68">
            <w:pPr>
              <w:rPr>
                <w:rFonts w:ascii="Arial" w:hAnsi="Arial" w:cs="Arial"/>
                <w:color w:val="000000"/>
                <w:sz w:val="20"/>
                <w:szCs w:val="20"/>
              </w:rPr>
            </w:pPr>
            <w:r>
              <w:rPr>
                <w:rFonts w:ascii="Arial" w:hAnsi="Arial" w:cs="Arial"/>
                <w:color w:val="000000"/>
                <w:sz w:val="20"/>
                <w:szCs w:val="20"/>
              </w:rPr>
              <w:t>2013</w:t>
            </w:r>
          </w:p>
        </w:tc>
        <w:tc>
          <w:tcPr>
            <w:tcW w:w="0" w:type="auto"/>
            <w:tcBorders>
              <w:top w:val="nil"/>
              <w:left w:val="single" w:sz="4" w:space="0" w:color="auto"/>
              <w:bottom w:val="nil"/>
              <w:right w:val="nil"/>
            </w:tcBorders>
            <w:shd w:val="clear" w:color="000000" w:fill="FFFFFF"/>
            <w:noWrap/>
            <w:vAlign w:val="bottom"/>
            <w:hideMark/>
          </w:tcPr>
          <w:p w14:paraId="7EA5A1E4" w14:textId="77777777" w:rsidR="00B52E68" w:rsidRDefault="00B52E68">
            <w:pPr>
              <w:jc w:val="center"/>
              <w:rPr>
                <w:rFonts w:ascii="Arial" w:hAnsi="Arial" w:cs="Arial"/>
                <w:color w:val="000000"/>
                <w:sz w:val="20"/>
                <w:szCs w:val="20"/>
              </w:rPr>
            </w:pPr>
            <w:r>
              <w:rPr>
                <w:rFonts w:ascii="Arial" w:hAnsi="Arial" w:cs="Arial"/>
                <w:color w:val="000000"/>
                <w:sz w:val="20"/>
                <w:szCs w:val="20"/>
              </w:rPr>
              <w:t>102</w:t>
            </w:r>
          </w:p>
        </w:tc>
        <w:tc>
          <w:tcPr>
            <w:tcW w:w="0" w:type="auto"/>
            <w:tcBorders>
              <w:top w:val="nil"/>
              <w:left w:val="nil"/>
              <w:bottom w:val="nil"/>
              <w:right w:val="nil"/>
            </w:tcBorders>
            <w:shd w:val="clear" w:color="000000" w:fill="FFFFFF"/>
            <w:noWrap/>
            <w:vAlign w:val="bottom"/>
            <w:hideMark/>
          </w:tcPr>
          <w:p w14:paraId="3340A2DD" w14:textId="77777777" w:rsidR="00B52E68" w:rsidRDefault="00B52E68">
            <w:pPr>
              <w:jc w:val="center"/>
              <w:rPr>
                <w:rFonts w:ascii="Arial" w:hAnsi="Arial" w:cs="Arial"/>
                <w:color w:val="000000"/>
                <w:sz w:val="20"/>
                <w:szCs w:val="20"/>
              </w:rPr>
            </w:pPr>
            <w:r>
              <w:rPr>
                <w:rFonts w:ascii="Arial" w:hAnsi="Arial" w:cs="Arial"/>
                <w:color w:val="000000"/>
                <w:sz w:val="20"/>
                <w:szCs w:val="20"/>
              </w:rPr>
              <w:t>98</w:t>
            </w:r>
          </w:p>
        </w:tc>
        <w:tc>
          <w:tcPr>
            <w:tcW w:w="0" w:type="auto"/>
            <w:tcBorders>
              <w:top w:val="nil"/>
              <w:left w:val="nil"/>
              <w:bottom w:val="nil"/>
              <w:right w:val="nil"/>
            </w:tcBorders>
            <w:shd w:val="clear" w:color="000000" w:fill="FFFFFF"/>
            <w:noWrap/>
            <w:vAlign w:val="bottom"/>
            <w:hideMark/>
          </w:tcPr>
          <w:p w14:paraId="51B4B5A7" w14:textId="77777777" w:rsidR="00B52E68" w:rsidRDefault="00B52E68">
            <w:pPr>
              <w:jc w:val="center"/>
              <w:rPr>
                <w:rFonts w:ascii="Arial" w:hAnsi="Arial" w:cs="Arial"/>
                <w:color w:val="000000"/>
                <w:sz w:val="20"/>
                <w:szCs w:val="20"/>
              </w:rPr>
            </w:pPr>
            <w:r>
              <w:rPr>
                <w:rFonts w:ascii="Arial" w:hAnsi="Arial" w:cs="Arial"/>
                <w:color w:val="000000"/>
                <w:sz w:val="20"/>
                <w:szCs w:val="20"/>
              </w:rPr>
              <w:t>243</w:t>
            </w:r>
          </w:p>
        </w:tc>
        <w:tc>
          <w:tcPr>
            <w:tcW w:w="0" w:type="auto"/>
            <w:tcBorders>
              <w:top w:val="nil"/>
              <w:left w:val="nil"/>
              <w:bottom w:val="nil"/>
              <w:right w:val="single" w:sz="4" w:space="0" w:color="auto"/>
            </w:tcBorders>
            <w:shd w:val="clear" w:color="000000" w:fill="FFFFFF"/>
            <w:noWrap/>
            <w:vAlign w:val="bottom"/>
            <w:hideMark/>
          </w:tcPr>
          <w:p w14:paraId="1CA99871" w14:textId="77777777" w:rsidR="00B52E68" w:rsidRDefault="00B52E68">
            <w:pPr>
              <w:jc w:val="center"/>
              <w:rPr>
                <w:rFonts w:ascii="Arial" w:hAnsi="Arial" w:cs="Arial"/>
                <w:color w:val="000000"/>
                <w:sz w:val="20"/>
                <w:szCs w:val="20"/>
              </w:rPr>
            </w:pPr>
            <w:r>
              <w:rPr>
                <w:rFonts w:ascii="Arial" w:hAnsi="Arial" w:cs="Arial"/>
                <w:color w:val="000000"/>
                <w:sz w:val="20"/>
                <w:szCs w:val="20"/>
              </w:rPr>
              <w:t>44</w:t>
            </w:r>
          </w:p>
        </w:tc>
        <w:tc>
          <w:tcPr>
            <w:tcW w:w="0" w:type="auto"/>
            <w:tcBorders>
              <w:top w:val="nil"/>
              <w:left w:val="nil"/>
              <w:bottom w:val="nil"/>
              <w:right w:val="nil"/>
            </w:tcBorders>
            <w:shd w:val="clear" w:color="000000" w:fill="FFFFFF"/>
            <w:noWrap/>
            <w:vAlign w:val="bottom"/>
            <w:hideMark/>
          </w:tcPr>
          <w:p w14:paraId="3149F98C" w14:textId="77777777" w:rsidR="00B52E68" w:rsidRDefault="00B52E68">
            <w:pPr>
              <w:jc w:val="center"/>
              <w:rPr>
                <w:rFonts w:ascii="Arial" w:hAnsi="Arial" w:cs="Arial"/>
                <w:color w:val="000000"/>
                <w:sz w:val="20"/>
                <w:szCs w:val="20"/>
              </w:rPr>
            </w:pPr>
            <w:r>
              <w:rPr>
                <w:rFonts w:ascii="Arial" w:hAnsi="Arial" w:cs="Arial"/>
                <w:color w:val="000000"/>
                <w:sz w:val="20"/>
                <w:szCs w:val="20"/>
              </w:rPr>
              <w:t>100</w:t>
            </w:r>
          </w:p>
        </w:tc>
        <w:tc>
          <w:tcPr>
            <w:tcW w:w="0" w:type="auto"/>
            <w:tcBorders>
              <w:top w:val="nil"/>
              <w:left w:val="nil"/>
              <w:bottom w:val="nil"/>
              <w:right w:val="nil"/>
            </w:tcBorders>
            <w:shd w:val="clear" w:color="000000" w:fill="FFFFFF"/>
            <w:noWrap/>
            <w:vAlign w:val="bottom"/>
            <w:hideMark/>
          </w:tcPr>
          <w:p w14:paraId="7DF7492C" w14:textId="77777777" w:rsidR="00B52E68" w:rsidRDefault="00B52E68">
            <w:pPr>
              <w:jc w:val="center"/>
              <w:rPr>
                <w:rFonts w:ascii="Arial" w:hAnsi="Arial" w:cs="Arial"/>
                <w:color w:val="000000"/>
                <w:sz w:val="20"/>
                <w:szCs w:val="20"/>
              </w:rPr>
            </w:pPr>
            <w:r>
              <w:rPr>
                <w:rFonts w:ascii="Arial" w:hAnsi="Arial" w:cs="Arial"/>
                <w:color w:val="000000"/>
                <w:sz w:val="20"/>
                <w:szCs w:val="20"/>
              </w:rPr>
              <w:t>100</w:t>
            </w:r>
          </w:p>
        </w:tc>
        <w:tc>
          <w:tcPr>
            <w:tcW w:w="0" w:type="auto"/>
            <w:tcBorders>
              <w:top w:val="nil"/>
              <w:left w:val="nil"/>
              <w:bottom w:val="nil"/>
              <w:right w:val="nil"/>
            </w:tcBorders>
            <w:shd w:val="clear" w:color="000000" w:fill="FFFFFF"/>
            <w:noWrap/>
            <w:vAlign w:val="bottom"/>
            <w:hideMark/>
          </w:tcPr>
          <w:p w14:paraId="12BF0A9C" w14:textId="77777777" w:rsidR="00B52E68" w:rsidRDefault="00B52E68">
            <w:pPr>
              <w:jc w:val="center"/>
              <w:rPr>
                <w:rFonts w:ascii="Arial" w:hAnsi="Arial" w:cs="Arial"/>
                <w:color w:val="000000"/>
                <w:sz w:val="20"/>
                <w:szCs w:val="20"/>
              </w:rPr>
            </w:pPr>
            <w:r>
              <w:rPr>
                <w:rFonts w:ascii="Arial" w:hAnsi="Arial" w:cs="Arial"/>
                <w:color w:val="000000"/>
                <w:sz w:val="20"/>
                <w:szCs w:val="20"/>
              </w:rPr>
              <w:t>65</w:t>
            </w:r>
          </w:p>
        </w:tc>
        <w:tc>
          <w:tcPr>
            <w:tcW w:w="0" w:type="auto"/>
            <w:tcBorders>
              <w:top w:val="nil"/>
              <w:left w:val="nil"/>
              <w:bottom w:val="nil"/>
              <w:right w:val="single" w:sz="4" w:space="0" w:color="auto"/>
            </w:tcBorders>
            <w:shd w:val="clear" w:color="000000" w:fill="FFFFFF"/>
            <w:noWrap/>
            <w:vAlign w:val="bottom"/>
            <w:hideMark/>
          </w:tcPr>
          <w:p w14:paraId="4606AC42" w14:textId="77777777" w:rsidR="00B52E68" w:rsidRDefault="00B52E68">
            <w:pPr>
              <w:jc w:val="center"/>
              <w:rPr>
                <w:rFonts w:ascii="Arial" w:hAnsi="Arial" w:cs="Arial"/>
                <w:color w:val="000000"/>
                <w:sz w:val="20"/>
                <w:szCs w:val="20"/>
              </w:rPr>
            </w:pPr>
            <w:r>
              <w:rPr>
                <w:rFonts w:ascii="Arial" w:hAnsi="Arial" w:cs="Arial"/>
                <w:color w:val="000000"/>
                <w:sz w:val="20"/>
                <w:szCs w:val="20"/>
              </w:rPr>
              <w:t>275</w:t>
            </w:r>
          </w:p>
        </w:tc>
        <w:tc>
          <w:tcPr>
            <w:tcW w:w="0" w:type="auto"/>
            <w:tcBorders>
              <w:top w:val="nil"/>
              <w:left w:val="nil"/>
              <w:bottom w:val="nil"/>
              <w:right w:val="nil"/>
            </w:tcBorders>
            <w:shd w:val="clear" w:color="000000" w:fill="FFFFFF"/>
            <w:noWrap/>
            <w:vAlign w:val="bottom"/>
            <w:hideMark/>
          </w:tcPr>
          <w:p w14:paraId="090B328D" w14:textId="77777777" w:rsidR="00B52E68" w:rsidRDefault="00B52E68">
            <w:pPr>
              <w:jc w:val="center"/>
              <w:rPr>
                <w:rFonts w:ascii="Arial" w:hAnsi="Arial" w:cs="Arial"/>
                <w:color w:val="000000"/>
                <w:sz w:val="20"/>
                <w:szCs w:val="20"/>
              </w:rPr>
            </w:pPr>
            <w:r>
              <w:rPr>
                <w:rFonts w:ascii="Arial" w:hAnsi="Arial" w:cs="Arial"/>
                <w:color w:val="000000"/>
                <w:sz w:val="20"/>
                <w:szCs w:val="20"/>
              </w:rPr>
              <w:t>100</w:t>
            </w:r>
          </w:p>
        </w:tc>
        <w:tc>
          <w:tcPr>
            <w:tcW w:w="0" w:type="auto"/>
            <w:tcBorders>
              <w:top w:val="nil"/>
              <w:left w:val="nil"/>
              <w:bottom w:val="nil"/>
              <w:right w:val="nil"/>
            </w:tcBorders>
            <w:shd w:val="clear" w:color="000000" w:fill="FFFFFF"/>
            <w:noWrap/>
            <w:vAlign w:val="bottom"/>
            <w:hideMark/>
          </w:tcPr>
          <w:p w14:paraId="0D9F0525" w14:textId="77777777" w:rsidR="00B52E68" w:rsidRDefault="00B52E68">
            <w:pPr>
              <w:jc w:val="center"/>
              <w:rPr>
                <w:rFonts w:ascii="Arial" w:hAnsi="Arial" w:cs="Arial"/>
                <w:color w:val="000000"/>
                <w:sz w:val="20"/>
                <w:szCs w:val="20"/>
              </w:rPr>
            </w:pPr>
            <w:r>
              <w:rPr>
                <w:rFonts w:ascii="Arial" w:hAnsi="Arial" w:cs="Arial"/>
                <w:color w:val="000000"/>
                <w:sz w:val="20"/>
                <w:szCs w:val="20"/>
              </w:rPr>
              <w:t>100</w:t>
            </w:r>
          </w:p>
        </w:tc>
        <w:tc>
          <w:tcPr>
            <w:tcW w:w="0" w:type="auto"/>
            <w:tcBorders>
              <w:top w:val="nil"/>
              <w:left w:val="nil"/>
              <w:bottom w:val="nil"/>
              <w:right w:val="nil"/>
            </w:tcBorders>
            <w:shd w:val="clear" w:color="000000" w:fill="FFFFFF"/>
            <w:noWrap/>
            <w:vAlign w:val="bottom"/>
            <w:hideMark/>
          </w:tcPr>
          <w:p w14:paraId="28951F94" w14:textId="77777777" w:rsidR="00B52E68" w:rsidRDefault="00B52E68">
            <w:pPr>
              <w:jc w:val="center"/>
              <w:rPr>
                <w:rFonts w:ascii="Arial" w:hAnsi="Arial" w:cs="Arial"/>
                <w:color w:val="000000"/>
                <w:sz w:val="20"/>
                <w:szCs w:val="20"/>
              </w:rPr>
            </w:pPr>
            <w:r>
              <w:rPr>
                <w:rFonts w:ascii="Arial" w:hAnsi="Arial" w:cs="Arial"/>
                <w:color w:val="000000"/>
                <w:sz w:val="20"/>
                <w:szCs w:val="20"/>
              </w:rPr>
              <w:t>180</w:t>
            </w:r>
          </w:p>
        </w:tc>
        <w:tc>
          <w:tcPr>
            <w:tcW w:w="0" w:type="auto"/>
            <w:tcBorders>
              <w:top w:val="nil"/>
              <w:left w:val="nil"/>
              <w:bottom w:val="nil"/>
              <w:right w:val="single" w:sz="4" w:space="0" w:color="auto"/>
            </w:tcBorders>
            <w:shd w:val="clear" w:color="000000" w:fill="FFFFFF"/>
            <w:noWrap/>
            <w:vAlign w:val="bottom"/>
            <w:hideMark/>
          </w:tcPr>
          <w:p w14:paraId="7BE94103" w14:textId="77777777" w:rsidR="00B52E68" w:rsidRDefault="00B52E68">
            <w:pPr>
              <w:jc w:val="center"/>
              <w:rPr>
                <w:rFonts w:ascii="Arial" w:hAnsi="Arial" w:cs="Arial"/>
                <w:color w:val="000000"/>
                <w:sz w:val="20"/>
                <w:szCs w:val="20"/>
              </w:rPr>
            </w:pPr>
            <w:r>
              <w:rPr>
                <w:rFonts w:ascii="Arial" w:hAnsi="Arial" w:cs="Arial"/>
                <w:color w:val="000000"/>
                <w:sz w:val="20"/>
                <w:szCs w:val="20"/>
              </w:rPr>
              <w:t>125</w:t>
            </w:r>
          </w:p>
        </w:tc>
      </w:tr>
      <w:tr w:rsidR="00B52E68" w14:paraId="5DE7767F" w14:textId="77777777" w:rsidTr="00290E61">
        <w:trPr>
          <w:trHeight w:val="295"/>
        </w:trPr>
        <w:tc>
          <w:tcPr>
            <w:tcW w:w="0" w:type="auto"/>
            <w:tcBorders>
              <w:top w:val="nil"/>
              <w:left w:val="single" w:sz="4" w:space="0" w:color="auto"/>
              <w:bottom w:val="nil"/>
              <w:right w:val="nil"/>
            </w:tcBorders>
            <w:shd w:val="clear" w:color="000000" w:fill="FFFFFF"/>
            <w:noWrap/>
            <w:vAlign w:val="bottom"/>
            <w:hideMark/>
          </w:tcPr>
          <w:p w14:paraId="69849DB7" w14:textId="77777777" w:rsidR="00B52E68" w:rsidRDefault="00B52E68">
            <w:pPr>
              <w:rPr>
                <w:rFonts w:ascii="Arial" w:hAnsi="Arial" w:cs="Arial"/>
                <w:color w:val="000000"/>
                <w:sz w:val="20"/>
                <w:szCs w:val="20"/>
              </w:rPr>
            </w:pPr>
            <w:r>
              <w:rPr>
                <w:rFonts w:ascii="Arial" w:hAnsi="Arial" w:cs="Arial"/>
                <w:color w:val="000000"/>
                <w:sz w:val="20"/>
                <w:szCs w:val="20"/>
              </w:rPr>
              <w:t>2014</w:t>
            </w:r>
          </w:p>
        </w:tc>
        <w:tc>
          <w:tcPr>
            <w:tcW w:w="0" w:type="auto"/>
            <w:tcBorders>
              <w:top w:val="nil"/>
              <w:left w:val="single" w:sz="4" w:space="0" w:color="auto"/>
              <w:bottom w:val="nil"/>
              <w:right w:val="nil"/>
            </w:tcBorders>
            <w:shd w:val="clear" w:color="000000" w:fill="FFFFFF"/>
            <w:noWrap/>
            <w:vAlign w:val="bottom"/>
            <w:hideMark/>
          </w:tcPr>
          <w:p w14:paraId="1FA36E6B" w14:textId="77777777" w:rsidR="00B52E68" w:rsidRDefault="00B52E68">
            <w:pPr>
              <w:jc w:val="center"/>
              <w:rPr>
                <w:rFonts w:ascii="Arial" w:hAnsi="Arial" w:cs="Arial"/>
                <w:color w:val="000000"/>
                <w:sz w:val="20"/>
                <w:szCs w:val="20"/>
              </w:rPr>
            </w:pPr>
            <w:r>
              <w:rPr>
                <w:rFonts w:ascii="Arial" w:hAnsi="Arial" w:cs="Arial"/>
                <w:color w:val="000000"/>
                <w:sz w:val="20"/>
                <w:szCs w:val="20"/>
              </w:rPr>
              <w:t>102</w:t>
            </w:r>
          </w:p>
        </w:tc>
        <w:tc>
          <w:tcPr>
            <w:tcW w:w="0" w:type="auto"/>
            <w:tcBorders>
              <w:top w:val="nil"/>
              <w:left w:val="nil"/>
              <w:bottom w:val="nil"/>
              <w:right w:val="nil"/>
            </w:tcBorders>
            <w:shd w:val="clear" w:color="000000" w:fill="FFFFFF"/>
            <w:noWrap/>
            <w:vAlign w:val="bottom"/>
            <w:hideMark/>
          </w:tcPr>
          <w:p w14:paraId="5BCFB8CA" w14:textId="77777777" w:rsidR="00B52E68" w:rsidRDefault="00B52E68">
            <w:pPr>
              <w:jc w:val="center"/>
              <w:rPr>
                <w:rFonts w:ascii="Arial" w:hAnsi="Arial" w:cs="Arial"/>
                <w:color w:val="000000"/>
                <w:sz w:val="20"/>
                <w:szCs w:val="20"/>
              </w:rPr>
            </w:pPr>
            <w:r>
              <w:rPr>
                <w:rFonts w:ascii="Arial" w:hAnsi="Arial" w:cs="Arial"/>
                <w:color w:val="000000"/>
                <w:sz w:val="20"/>
                <w:szCs w:val="20"/>
              </w:rPr>
              <w:t>98</w:t>
            </w:r>
          </w:p>
        </w:tc>
        <w:tc>
          <w:tcPr>
            <w:tcW w:w="0" w:type="auto"/>
            <w:tcBorders>
              <w:top w:val="nil"/>
              <w:left w:val="nil"/>
              <w:bottom w:val="nil"/>
              <w:right w:val="nil"/>
            </w:tcBorders>
            <w:shd w:val="clear" w:color="000000" w:fill="FFFFFF"/>
            <w:noWrap/>
            <w:vAlign w:val="bottom"/>
            <w:hideMark/>
          </w:tcPr>
          <w:p w14:paraId="4AF106E2" w14:textId="77777777" w:rsidR="00B52E68" w:rsidRDefault="00B52E68">
            <w:pPr>
              <w:jc w:val="center"/>
              <w:rPr>
                <w:rFonts w:ascii="Arial" w:hAnsi="Arial" w:cs="Arial"/>
                <w:color w:val="000000"/>
                <w:sz w:val="20"/>
                <w:szCs w:val="20"/>
              </w:rPr>
            </w:pPr>
            <w:r>
              <w:rPr>
                <w:rFonts w:ascii="Arial" w:hAnsi="Arial" w:cs="Arial"/>
                <w:color w:val="000000"/>
                <w:sz w:val="20"/>
                <w:szCs w:val="20"/>
              </w:rPr>
              <w:t>216</w:t>
            </w:r>
          </w:p>
        </w:tc>
        <w:tc>
          <w:tcPr>
            <w:tcW w:w="0" w:type="auto"/>
            <w:tcBorders>
              <w:top w:val="nil"/>
              <w:left w:val="nil"/>
              <w:bottom w:val="nil"/>
              <w:right w:val="single" w:sz="4" w:space="0" w:color="auto"/>
            </w:tcBorders>
            <w:shd w:val="clear" w:color="000000" w:fill="FFFFFF"/>
            <w:noWrap/>
            <w:vAlign w:val="bottom"/>
            <w:hideMark/>
          </w:tcPr>
          <w:p w14:paraId="1BA1DC5A" w14:textId="77777777" w:rsidR="00B52E68" w:rsidRDefault="00B52E68">
            <w:pPr>
              <w:jc w:val="center"/>
              <w:rPr>
                <w:rFonts w:ascii="Arial" w:hAnsi="Arial" w:cs="Arial"/>
                <w:color w:val="000000"/>
                <w:sz w:val="20"/>
                <w:szCs w:val="20"/>
              </w:rPr>
            </w:pPr>
            <w:r>
              <w:rPr>
                <w:rFonts w:ascii="Arial" w:hAnsi="Arial" w:cs="Arial"/>
                <w:color w:val="000000"/>
                <w:sz w:val="20"/>
                <w:szCs w:val="20"/>
              </w:rPr>
              <w:t>59</w:t>
            </w:r>
          </w:p>
        </w:tc>
        <w:tc>
          <w:tcPr>
            <w:tcW w:w="0" w:type="auto"/>
            <w:tcBorders>
              <w:top w:val="nil"/>
              <w:left w:val="nil"/>
              <w:bottom w:val="nil"/>
              <w:right w:val="nil"/>
            </w:tcBorders>
            <w:shd w:val="clear" w:color="000000" w:fill="FFFFFF"/>
            <w:noWrap/>
            <w:vAlign w:val="bottom"/>
            <w:hideMark/>
          </w:tcPr>
          <w:p w14:paraId="2B8F30C7" w14:textId="77777777" w:rsidR="00B52E68" w:rsidRDefault="00B52E68">
            <w:pPr>
              <w:jc w:val="center"/>
              <w:rPr>
                <w:rFonts w:ascii="Arial" w:hAnsi="Arial" w:cs="Arial"/>
                <w:color w:val="000000"/>
                <w:sz w:val="20"/>
                <w:szCs w:val="20"/>
              </w:rPr>
            </w:pPr>
            <w:r>
              <w:rPr>
                <w:rFonts w:ascii="Arial" w:hAnsi="Arial" w:cs="Arial"/>
                <w:color w:val="000000"/>
                <w:sz w:val="20"/>
                <w:szCs w:val="20"/>
              </w:rPr>
              <w:t>101</w:t>
            </w:r>
          </w:p>
        </w:tc>
        <w:tc>
          <w:tcPr>
            <w:tcW w:w="0" w:type="auto"/>
            <w:tcBorders>
              <w:top w:val="nil"/>
              <w:left w:val="nil"/>
              <w:bottom w:val="nil"/>
              <w:right w:val="nil"/>
            </w:tcBorders>
            <w:shd w:val="clear" w:color="000000" w:fill="FFFFFF"/>
            <w:noWrap/>
            <w:vAlign w:val="bottom"/>
            <w:hideMark/>
          </w:tcPr>
          <w:p w14:paraId="2F4F1218" w14:textId="77777777" w:rsidR="00B52E68" w:rsidRDefault="00B52E68">
            <w:pPr>
              <w:jc w:val="center"/>
              <w:rPr>
                <w:rFonts w:ascii="Arial" w:hAnsi="Arial" w:cs="Arial"/>
                <w:color w:val="000000"/>
                <w:sz w:val="20"/>
                <w:szCs w:val="20"/>
              </w:rPr>
            </w:pPr>
            <w:r>
              <w:rPr>
                <w:rFonts w:ascii="Arial" w:hAnsi="Arial" w:cs="Arial"/>
                <w:color w:val="000000"/>
                <w:sz w:val="20"/>
                <w:szCs w:val="20"/>
              </w:rPr>
              <w:t>99</w:t>
            </w:r>
          </w:p>
        </w:tc>
        <w:tc>
          <w:tcPr>
            <w:tcW w:w="0" w:type="auto"/>
            <w:tcBorders>
              <w:top w:val="nil"/>
              <w:left w:val="nil"/>
              <w:bottom w:val="nil"/>
              <w:right w:val="nil"/>
            </w:tcBorders>
            <w:shd w:val="clear" w:color="000000" w:fill="FFFFFF"/>
            <w:noWrap/>
            <w:vAlign w:val="bottom"/>
            <w:hideMark/>
          </w:tcPr>
          <w:p w14:paraId="0775E75B" w14:textId="77777777" w:rsidR="00B52E68" w:rsidRDefault="00B52E68">
            <w:pPr>
              <w:jc w:val="center"/>
              <w:rPr>
                <w:rFonts w:ascii="Arial" w:hAnsi="Arial" w:cs="Arial"/>
                <w:color w:val="000000"/>
                <w:sz w:val="20"/>
                <w:szCs w:val="20"/>
              </w:rPr>
            </w:pPr>
            <w:r>
              <w:rPr>
                <w:rFonts w:ascii="Arial" w:hAnsi="Arial" w:cs="Arial"/>
                <w:color w:val="000000"/>
                <w:sz w:val="20"/>
                <w:szCs w:val="20"/>
              </w:rPr>
              <w:t>NA</w:t>
            </w:r>
          </w:p>
        </w:tc>
        <w:tc>
          <w:tcPr>
            <w:tcW w:w="0" w:type="auto"/>
            <w:tcBorders>
              <w:top w:val="nil"/>
              <w:left w:val="nil"/>
              <w:bottom w:val="nil"/>
              <w:right w:val="single" w:sz="4" w:space="0" w:color="auto"/>
            </w:tcBorders>
            <w:shd w:val="clear" w:color="000000" w:fill="FFFFFF"/>
            <w:noWrap/>
            <w:vAlign w:val="bottom"/>
            <w:hideMark/>
          </w:tcPr>
          <w:p w14:paraId="51395038" w14:textId="77777777" w:rsidR="00B52E68" w:rsidRDefault="00B52E68">
            <w:pPr>
              <w:jc w:val="center"/>
              <w:rPr>
                <w:rFonts w:ascii="Arial" w:hAnsi="Arial" w:cs="Arial"/>
                <w:color w:val="000000"/>
                <w:sz w:val="20"/>
                <w:szCs w:val="20"/>
              </w:rPr>
            </w:pPr>
            <w:r>
              <w:rPr>
                <w:rFonts w:ascii="Arial" w:hAnsi="Arial" w:cs="Arial"/>
                <w:color w:val="000000"/>
                <w:sz w:val="20"/>
                <w:szCs w:val="20"/>
              </w:rPr>
              <w:t>NA</w:t>
            </w:r>
          </w:p>
        </w:tc>
        <w:tc>
          <w:tcPr>
            <w:tcW w:w="0" w:type="auto"/>
            <w:tcBorders>
              <w:top w:val="nil"/>
              <w:left w:val="nil"/>
              <w:bottom w:val="nil"/>
              <w:right w:val="nil"/>
            </w:tcBorders>
            <w:shd w:val="clear" w:color="000000" w:fill="FFFFFF"/>
            <w:noWrap/>
            <w:vAlign w:val="bottom"/>
            <w:hideMark/>
          </w:tcPr>
          <w:p w14:paraId="1EC75D19" w14:textId="77777777" w:rsidR="00B52E68" w:rsidRDefault="00B52E68">
            <w:pPr>
              <w:jc w:val="center"/>
              <w:rPr>
                <w:rFonts w:ascii="Arial" w:hAnsi="Arial" w:cs="Arial"/>
                <w:color w:val="000000"/>
                <w:sz w:val="20"/>
                <w:szCs w:val="20"/>
              </w:rPr>
            </w:pPr>
            <w:r>
              <w:rPr>
                <w:rFonts w:ascii="Arial" w:hAnsi="Arial" w:cs="Arial"/>
                <w:color w:val="000000"/>
                <w:sz w:val="20"/>
                <w:szCs w:val="20"/>
              </w:rPr>
              <w:t>50</w:t>
            </w:r>
          </w:p>
        </w:tc>
        <w:tc>
          <w:tcPr>
            <w:tcW w:w="0" w:type="auto"/>
            <w:tcBorders>
              <w:top w:val="nil"/>
              <w:left w:val="nil"/>
              <w:bottom w:val="nil"/>
              <w:right w:val="nil"/>
            </w:tcBorders>
            <w:shd w:val="clear" w:color="000000" w:fill="FFFFFF"/>
            <w:noWrap/>
            <w:vAlign w:val="bottom"/>
            <w:hideMark/>
          </w:tcPr>
          <w:p w14:paraId="614B3902" w14:textId="77777777" w:rsidR="00B52E68" w:rsidRDefault="00B52E68">
            <w:pPr>
              <w:jc w:val="center"/>
              <w:rPr>
                <w:rFonts w:ascii="Arial" w:hAnsi="Arial" w:cs="Arial"/>
                <w:color w:val="000000"/>
                <w:sz w:val="20"/>
                <w:szCs w:val="20"/>
              </w:rPr>
            </w:pPr>
            <w:r>
              <w:rPr>
                <w:rFonts w:ascii="Arial" w:hAnsi="Arial" w:cs="Arial"/>
                <w:color w:val="000000"/>
                <w:sz w:val="20"/>
                <w:szCs w:val="20"/>
              </w:rPr>
              <w:t>50</w:t>
            </w:r>
          </w:p>
        </w:tc>
        <w:tc>
          <w:tcPr>
            <w:tcW w:w="0" w:type="auto"/>
            <w:tcBorders>
              <w:top w:val="nil"/>
              <w:left w:val="nil"/>
              <w:bottom w:val="nil"/>
              <w:right w:val="nil"/>
            </w:tcBorders>
            <w:shd w:val="clear" w:color="000000" w:fill="FFFFFF"/>
            <w:noWrap/>
            <w:vAlign w:val="bottom"/>
            <w:hideMark/>
          </w:tcPr>
          <w:p w14:paraId="1DD6F305" w14:textId="77777777" w:rsidR="00B52E68" w:rsidRDefault="00B52E68">
            <w:pPr>
              <w:jc w:val="center"/>
              <w:rPr>
                <w:rFonts w:ascii="Arial" w:hAnsi="Arial" w:cs="Arial"/>
                <w:color w:val="000000"/>
                <w:sz w:val="20"/>
                <w:szCs w:val="20"/>
              </w:rPr>
            </w:pPr>
            <w:r>
              <w:rPr>
                <w:rFonts w:ascii="Arial" w:hAnsi="Arial" w:cs="Arial"/>
                <w:color w:val="000000"/>
                <w:sz w:val="20"/>
                <w:szCs w:val="20"/>
              </w:rPr>
              <w:t>301</w:t>
            </w:r>
          </w:p>
        </w:tc>
        <w:tc>
          <w:tcPr>
            <w:tcW w:w="0" w:type="auto"/>
            <w:tcBorders>
              <w:top w:val="nil"/>
              <w:left w:val="nil"/>
              <w:bottom w:val="nil"/>
              <w:right w:val="single" w:sz="4" w:space="0" w:color="auto"/>
            </w:tcBorders>
            <w:shd w:val="clear" w:color="000000" w:fill="FFFFFF"/>
            <w:noWrap/>
            <w:vAlign w:val="bottom"/>
            <w:hideMark/>
          </w:tcPr>
          <w:p w14:paraId="5A35D2DE" w14:textId="77777777" w:rsidR="00B52E68" w:rsidRDefault="00B52E68">
            <w:pPr>
              <w:jc w:val="center"/>
              <w:rPr>
                <w:rFonts w:ascii="Arial" w:hAnsi="Arial" w:cs="Arial"/>
                <w:color w:val="000000"/>
                <w:sz w:val="20"/>
                <w:szCs w:val="20"/>
              </w:rPr>
            </w:pPr>
            <w:r>
              <w:rPr>
                <w:rFonts w:ascii="Arial" w:hAnsi="Arial" w:cs="Arial"/>
                <w:color w:val="000000"/>
                <w:sz w:val="20"/>
                <w:szCs w:val="20"/>
              </w:rPr>
              <w:t>NA</w:t>
            </w:r>
          </w:p>
        </w:tc>
      </w:tr>
      <w:tr w:rsidR="00B52E68" w14:paraId="5B7E9A44" w14:textId="77777777" w:rsidTr="00290E61">
        <w:trPr>
          <w:trHeight w:val="295"/>
        </w:trPr>
        <w:tc>
          <w:tcPr>
            <w:tcW w:w="0" w:type="auto"/>
            <w:tcBorders>
              <w:top w:val="nil"/>
              <w:left w:val="single" w:sz="4" w:space="0" w:color="auto"/>
              <w:bottom w:val="nil"/>
              <w:right w:val="nil"/>
            </w:tcBorders>
            <w:shd w:val="clear" w:color="000000" w:fill="FFFFFF"/>
            <w:noWrap/>
            <w:vAlign w:val="bottom"/>
            <w:hideMark/>
          </w:tcPr>
          <w:p w14:paraId="13B9DCE7" w14:textId="77777777" w:rsidR="00B52E68" w:rsidRDefault="00B52E68">
            <w:pPr>
              <w:rPr>
                <w:rFonts w:ascii="Arial" w:hAnsi="Arial" w:cs="Arial"/>
                <w:color w:val="000000"/>
                <w:sz w:val="20"/>
                <w:szCs w:val="20"/>
              </w:rPr>
            </w:pPr>
            <w:r>
              <w:rPr>
                <w:rFonts w:ascii="Arial" w:hAnsi="Arial" w:cs="Arial"/>
                <w:color w:val="000000"/>
                <w:sz w:val="20"/>
                <w:szCs w:val="20"/>
              </w:rPr>
              <w:t>2015</w:t>
            </w:r>
          </w:p>
        </w:tc>
        <w:tc>
          <w:tcPr>
            <w:tcW w:w="0" w:type="auto"/>
            <w:tcBorders>
              <w:top w:val="nil"/>
              <w:left w:val="single" w:sz="4" w:space="0" w:color="auto"/>
              <w:bottom w:val="nil"/>
              <w:right w:val="nil"/>
            </w:tcBorders>
            <w:shd w:val="clear" w:color="000000" w:fill="FFFFFF"/>
            <w:noWrap/>
            <w:vAlign w:val="bottom"/>
            <w:hideMark/>
          </w:tcPr>
          <w:p w14:paraId="5C5C3992" w14:textId="77777777" w:rsidR="00B52E68" w:rsidRDefault="00B52E68">
            <w:pPr>
              <w:jc w:val="center"/>
              <w:rPr>
                <w:rFonts w:ascii="Arial" w:hAnsi="Arial" w:cs="Arial"/>
                <w:color w:val="000000"/>
                <w:sz w:val="20"/>
                <w:szCs w:val="20"/>
              </w:rPr>
            </w:pPr>
            <w:r>
              <w:rPr>
                <w:rFonts w:ascii="Arial" w:hAnsi="Arial" w:cs="Arial"/>
                <w:color w:val="000000"/>
                <w:sz w:val="20"/>
                <w:szCs w:val="20"/>
              </w:rPr>
              <w:t>100</w:t>
            </w:r>
          </w:p>
        </w:tc>
        <w:tc>
          <w:tcPr>
            <w:tcW w:w="0" w:type="auto"/>
            <w:tcBorders>
              <w:top w:val="nil"/>
              <w:left w:val="nil"/>
              <w:bottom w:val="nil"/>
              <w:right w:val="nil"/>
            </w:tcBorders>
            <w:shd w:val="clear" w:color="000000" w:fill="FFFFFF"/>
            <w:noWrap/>
            <w:vAlign w:val="bottom"/>
            <w:hideMark/>
          </w:tcPr>
          <w:p w14:paraId="591983F5" w14:textId="77777777" w:rsidR="00B52E68" w:rsidRDefault="00B52E68">
            <w:pPr>
              <w:jc w:val="center"/>
              <w:rPr>
                <w:rFonts w:ascii="Arial" w:hAnsi="Arial" w:cs="Arial"/>
                <w:color w:val="000000"/>
                <w:sz w:val="20"/>
                <w:szCs w:val="20"/>
              </w:rPr>
            </w:pPr>
            <w:r>
              <w:rPr>
                <w:rFonts w:ascii="Arial" w:hAnsi="Arial" w:cs="Arial"/>
                <w:color w:val="000000"/>
                <w:sz w:val="20"/>
                <w:szCs w:val="20"/>
              </w:rPr>
              <w:t>100</w:t>
            </w:r>
          </w:p>
        </w:tc>
        <w:tc>
          <w:tcPr>
            <w:tcW w:w="0" w:type="auto"/>
            <w:tcBorders>
              <w:top w:val="nil"/>
              <w:left w:val="nil"/>
              <w:bottom w:val="nil"/>
              <w:right w:val="nil"/>
            </w:tcBorders>
            <w:shd w:val="clear" w:color="000000" w:fill="FFFFFF"/>
            <w:noWrap/>
            <w:vAlign w:val="bottom"/>
            <w:hideMark/>
          </w:tcPr>
          <w:p w14:paraId="42E839C0" w14:textId="77777777" w:rsidR="00B52E68" w:rsidRDefault="00B52E68">
            <w:pPr>
              <w:jc w:val="center"/>
              <w:rPr>
                <w:rFonts w:ascii="Arial" w:hAnsi="Arial" w:cs="Arial"/>
                <w:color w:val="000000"/>
                <w:sz w:val="20"/>
                <w:szCs w:val="20"/>
              </w:rPr>
            </w:pPr>
            <w:r>
              <w:rPr>
                <w:rFonts w:ascii="Arial" w:hAnsi="Arial" w:cs="Arial"/>
                <w:color w:val="000000"/>
                <w:sz w:val="20"/>
                <w:szCs w:val="20"/>
              </w:rPr>
              <w:t>606</w:t>
            </w:r>
          </w:p>
        </w:tc>
        <w:tc>
          <w:tcPr>
            <w:tcW w:w="0" w:type="auto"/>
            <w:tcBorders>
              <w:top w:val="nil"/>
              <w:left w:val="nil"/>
              <w:bottom w:val="nil"/>
              <w:right w:val="single" w:sz="4" w:space="0" w:color="auto"/>
            </w:tcBorders>
            <w:shd w:val="clear" w:color="000000" w:fill="FFFFFF"/>
            <w:noWrap/>
            <w:vAlign w:val="bottom"/>
            <w:hideMark/>
          </w:tcPr>
          <w:p w14:paraId="61FC5C3B" w14:textId="77777777" w:rsidR="00B52E68" w:rsidRDefault="00B52E68">
            <w:pPr>
              <w:jc w:val="center"/>
              <w:rPr>
                <w:rFonts w:ascii="Arial" w:hAnsi="Arial" w:cs="Arial"/>
                <w:color w:val="000000"/>
                <w:sz w:val="20"/>
                <w:szCs w:val="20"/>
              </w:rPr>
            </w:pPr>
            <w:r>
              <w:rPr>
                <w:rFonts w:ascii="Arial" w:hAnsi="Arial" w:cs="Arial"/>
                <w:color w:val="000000"/>
                <w:sz w:val="20"/>
                <w:szCs w:val="20"/>
              </w:rPr>
              <w:t>0</w:t>
            </w:r>
          </w:p>
        </w:tc>
        <w:tc>
          <w:tcPr>
            <w:tcW w:w="0" w:type="auto"/>
            <w:tcBorders>
              <w:top w:val="nil"/>
              <w:left w:val="nil"/>
              <w:bottom w:val="nil"/>
              <w:right w:val="nil"/>
            </w:tcBorders>
            <w:shd w:val="clear" w:color="000000" w:fill="FFFFFF"/>
            <w:noWrap/>
            <w:vAlign w:val="bottom"/>
            <w:hideMark/>
          </w:tcPr>
          <w:p w14:paraId="296B2956" w14:textId="77777777" w:rsidR="00B52E68" w:rsidRDefault="00B52E68">
            <w:pPr>
              <w:jc w:val="center"/>
              <w:rPr>
                <w:rFonts w:ascii="Arial" w:hAnsi="Arial" w:cs="Arial"/>
                <w:color w:val="000000"/>
                <w:sz w:val="20"/>
                <w:szCs w:val="20"/>
              </w:rPr>
            </w:pPr>
            <w:r>
              <w:rPr>
                <w:rFonts w:ascii="Arial" w:hAnsi="Arial" w:cs="Arial"/>
                <w:color w:val="000000"/>
                <w:sz w:val="20"/>
                <w:szCs w:val="20"/>
              </w:rPr>
              <w:t>99</w:t>
            </w:r>
          </w:p>
        </w:tc>
        <w:tc>
          <w:tcPr>
            <w:tcW w:w="0" w:type="auto"/>
            <w:tcBorders>
              <w:top w:val="nil"/>
              <w:left w:val="nil"/>
              <w:bottom w:val="nil"/>
              <w:right w:val="nil"/>
            </w:tcBorders>
            <w:shd w:val="clear" w:color="000000" w:fill="FFFFFF"/>
            <w:noWrap/>
            <w:vAlign w:val="bottom"/>
            <w:hideMark/>
          </w:tcPr>
          <w:p w14:paraId="0F1DA349" w14:textId="77777777" w:rsidR="00B52E68" w:rsidRDefault="00B52E68">
            <w:pPr>
              <w:jc w:val="center"/>
              <w:rPr>
                <w:rFonts w:ascii="Arial" w:hAnsi="Arial" w:cs="Arial"/>
                <w:color w:val="000000"/>
                <w:sz w:val="20"/>
                <w:szCs w:val="20"/>
              </w:rPr>
            </w:pPr>
            <w:r>
              <w:rPr>
                <w:rFonts w:ascii="Arial" w:hAnsi="Arial" w:cs="Arial"/>
                <w:color w:val="000000"/>
                <w:sz w:val="20"/>
                <w:szCs w:val="20"/>
              </w:rPr>
              <w:t>101</w:t>
            </w:r>
          </w:p>
        </w:tc>
        <w:tc>
          <w:tcPr>
            <w:tcW w:w="0" w:type="auto"/>
            <w:tcBorders>
              <w:top w:val="nil"/>
              <w:left w:val="nil"/>
              <w:bottom w:val="nil"/>
              <w:right w:val="nil"/>
            </w:tcBorders>
            <w:shd w:val="clear" w:color="000000" w:fill="FFFFFF"/>
            <w:noWrap/>
            <w:vAlign w:val="bottom"/>
            <w:hideMark/>
          </w:tcPr>
          <w:p w14:paraId="7F0DCF3A" w14:textId="77777777" w:rsidR="00B52E68" w:rsidRDefault="00B52E68">
            <w:pPr>
              <w:jc w:val="center"/>
              <w:rPr>
                <w:rFonts w:ascii="Arial" w:hAnsi="Arial" w:cs="Arial"/>
                <w:color w:val="000000"/>
                <w:sz w:val="20"/>
                <w:szCs w:val="20"/>
              </w:rPr>
            </w:pPr>
            <w:r>
              <w:rPr>
                <w:rFonts w:ascii="Arial" w:hAnsi="Arial" w:cs="Arial"/>
                <w:color w:val="000000"/>
                <w:sz w:val="20"/>
                <w:szCs w:val="20"/>
              </w:rPr>
              <w:t>63</w:t>
            </w:r>
          </w:p>
        </w:tc>
        <w:tc>
          <w:tcPr>
            <w:tcW w:w="0" w:type="auto"/>
            <w:tcBorders>
              <w:top w:val="nil"/>
              <w:left w:val="nil"/>
              <w:bottom w:val="nil"/>
              <w:right w:val="single" w:sz="4" w:space="0" w:color="auto"/>
            </w:tcBorders>
            <w:shd w:val="clear" w:color="000000" w:fill="FFFFFF"/>
            <w:noWrap/>
            <w:vAlign w:val="bottom"/>
            <w:hideMark/>
          </w:tcPr>
          <w:p w14:paraId="4FD3EE9D" w14:textId="77777777" w:rsidR="00B52E68" w:rsidRDefault="00B52E68">
            <w:pPr>
              <w:jc w:val="center"/>
              <w:rPr>
                <w:rFonts w:ascii="Arial" w:hAnsi="Arial" w:cs="Arial"/>
                <w:color w:val="000000"/>
                <w:sz w:val="20"/>
                <w:szCs w:val="20"/>
              </w:rPr>
            </w:pPr>
            <w:r>
              <w:rPr>
                <w:rFonts w:ascii="Arial" w:hAnsi="Arial" w:cs="Arial"/>
                <w:color w:val="000000"/>
                <w:sz w:val="20"/>
                <w:szCs w:val="20"/>
              </w:rPr>
              <w:t>25</w:t>
            </w:r>
          </w:p>
        </w:tc>
        <w:tc>
          <w:tcPr>
            <w:tcW w:w="0" w:type="auto"/>
            <w:tcBorders>
              <w:top w:val="nil"/>
              <w:left w:val="nil"/>
              <w:bottom w:val="nil"/>
              <w:right w:val="nil"/>
            </w:tcBorders>
            <w:shd w:val="clear" w:color="000000" w:fill="FFFFFF"/>
            <w:noWrap/>
            <w:vAlign w:val="bottom"/>
            <w:hideMark/>
          </w:tcPr>
          <w:p w14:paraId="1075D155" w14:textId="77777777" w:rsidR="00B52E68" w:rsidRDefault="00B52E68">
            <w:pPr>
              <w:jc w:val="center"/>
              <w:rPr>
                <w:rFonts w:ascii="Arial" w:hAnsi="Arial" w:cs="Arial"/>
                <w:color w:val="000000"/>
                <w:sz w:val="20"/>
                <w:szCs w:val="20"/>
              </w:rPr>
            </w:pPr>
            <w:r>
              <w:rPr>
                <w:rFonts w:ascii="Arial" w:hAnsi="Arial" w:cs="Arial"/>
                <w:color w:val="000000"/>
                <w:sz w:val="20"/>
                <w:szCs w:val="20"/>
              </w:rPr>
              <w:t>50</w:t>
            </w:r>
          </w:p>
        </w:tc>
        <w:tc>
          <w:tcPr>
            <w:tcW w:w="0" w:type="auto"/>
            <w:tcBorders>
              <w:top w:val="nil"/>
              <w:left w:val="nil"/>
              <w:bottom w:val="nil"/>
              <w:right w:val="nil"/>
            </w:tcBorders>
            <w:shd w:val="clear" w:color="000000" w:fill="FFFFFF"/>
            <w:noWrap/>
            <w:vAlign w:val="bottom"/>
            <w:hideMark/>
          </w:tcPr>
          <w:p w14:paraId="12EC6A9F" w14:textId="77777777" w:rsidR="00B52E68" w:rsidRDefault="00B52E68">
            <w:pPr>
              <w:jc w:val="center"/>
              <w:rPr>
                <w:rFonts w:ascii="Arial" w:hAnsi="Arial" w:cs="Arial"/>
                <w:color w:val="000000"/>
                <w:sz w:val="20"/>
                <w:szCs w:val="20"/>
              </w:rPr>
            </w:pPr>
            <w:r>
              <w:rPr>
                <w:rFonts w:ascii="Arial" w:hAnsi="Arial" w:cs="Arial"/>
                <w:color w:val="000000"/>
                <w:sz w:val="20"/>
                <w:szCs w:val="20"/>
              </w:rPr>
              <w:t>50</w:t>
            </w:r>
          </w:p>
        </w:tc>
        <w:tc>
          <w:tcPr>
            <w:tcW w:w="0" w:type="auto"/>
            <w:tcBorders>
              <w:top w:val="nil"/>
              <w:left w:val="nil"/>
              <w:bottom w:val="nil"/>
              <w:right w:val="nil"/>
            </w:tcBorders>
            <w:shd w:val="clear" w:color="000000" w:fill="FFFFFF"/>
            <w:noWrap/>
            <w:vAlign w:val="bottom"/>
            <w:hideMark/>
          </w:tcPr>
          <w:p w14:paraId="12C306D8" w14:textId="77777777" w:rsidR="00B52E68" w:rsidRDefault="00B52E68">
            <w:pPr>
              <w:jc w:val="center"/>
              <w:rPr>
                <w:rFonts w:ascii="Arial" w:hAnsi="Arial" w:cs="Arial"/>
                <w:color w:val="000000"/>
                <w:sz w:val="20"/>
                <w:szCs w:val="20"/>
              </w:rPr>
            </w:pPr>
            <w:r>
              <w:rPr>
                <w:rFonts w:ascii="Arial" w:hAnsi="Arial" w:cs="Arial"/>
                <w:color w:val="000000"/>
                <w:sz w:val="20"/>
                <w:szCs w:val="20"/>
              </w:rPr>
              <w:t>456</w:t>
            </w:r>
          </w:p>
        </w:tc>
        <w:tc>
          <w:tcPr>
            <w:tcW w:w="0" w:type="auto"/>
            <w:tcBorders>
              <w:top w:val="nil"/>
              <w:left w:val="nil"/>
              <w:bottom w:val="nil"/>
              <w:right w:val="single" w:sz="4" w:space="0" w:color="auto"/>
            </w:tcBorders>
            <w:shd w:val="clear" w:color="000000" w:fill="FFFFFF"/>
            <w:noWrap/>
            <w:vAlign w:val="bottom"/>
            <w:hideMark/>
          </w:tcPr>
          <w:p w14:paraId="5EEA3EF8" w14:textId="77777777" w:rsidR="00B52E68" w:rsidRDefault="00B52E68">
            <w:pPr>
              <w:jc w:val="center"/>
              <w:rPr>
                <w:rFonts w:ascii="Arial" w:hAnsi="Arial" w:cs="Arial"/>
                <w:color w:val="000000"/>
                <w:sz w:val="20"/>
                <w:szCs w:val="20"/>
              </w:rPr>
            </w:pPr>
            <w:r>
              <w:rPr>
                <w:rFonts w:ascii="Arial" w:hAnsi="Arial" w:cs="Arial"/>
                <w:color w:val="000000"/>
                <w:sz w:val="20"/>
                <w:szCs w:val="20"/>
              </w:rPr>
              <w:t>122</w:t>
            </w:r>
          </w:p>
        </w:tc>
      </w:tr>
      <w:tr w:rsidR="00B52E68" w14:paraId="718F772F" w14:textId="77777777" w:rsidTr="00290E61">
        <w:trPr>
          <w:trHeight w:val="325"/>
        </w:trPr>
        <w:tc>
          <w:tcPr>
            <w:tcW w:w="0" w:type="auto"/>
            <w:tcBorders>
              <w:top w:val="nil"/>
              <w:left w:val="single" w:sz="4" w:space="0" w:color="auto"/>
              <w:bottom w:val="nil"/>
              <w:right w:val="nil"/>
            </w:tcBorders>
            <w:shd w:val="clear" w:color="000000" w:fill="FFFFFF"/>
            <w:noWrap/>
            <w:vAlign w:val="bottom"/>
            <w:hideMark/>
          </w:tcPr>
          <w:p w14:paraId="22F10B4E" w14:textId="77777777" w:rsidR="00B52E68" w:rsidRDefault="00B52E68">
            <w:pPr>
              <w:rPr>
                <w:rFonts w:ascii="Arial" w:hAnsi="Arial" w:cs="Arial"/>
                <w:color w:val="000000"/>
                <w:sz w:val="20"/>
                <w:szCs w:val="20"/>
              </w:rPr>
            </w:pPr>
            <w:r>
              <w:rPr>
                <w:rFonts w:ascii="Arial" w:hAnsi="Arial" w:cs="Arial"/>
                <w:color w:val="000000"/>
                <w:sz w:val="20"/>
                <w:szCs w:val="20"/>
              </w:rPr>
              <w:t>2016</w:t>
            </w:r>
          </w:p>
        </w:tc>
        <w:tc>
          <w:tcPr>
            <w:tcW w:w="0" w:type="auto"/>
            <w:tcBorders>
              <w:top w:val="nil"/>
              <w:left w:val="single" w:sz="4" w:space="0" w:color="auto"/>
              <w:bottom w:val="nil"/>
              <w:right w:val="nil"/>
            </w:tcBorders>
            <w:shd w:val="clear" w:color="000000" w:fill="FFFFFF"/>
            <w:noWrap/>
            <w:vAlign w:val="bottom"/>
            <w:hideMark/>
          </w:tcPr>
          <w:p w14:paraId="144B78B2" w14:textId="77777777" w:rsidR="00B52E68" w:rsidRDefault="00B52E68">
            <w:pPr>
              <w:jc w:val="center"/>
              <w:rPr>
                <w:rFonts w:ascii="Arial" w:hAnsi="Arial" w:cs="Arial"/>
                <w:color w:val="000000"/>
                <w:sz w:val="20"/>
                <w:szCs w:val="20"/>
              </w:rPr>
            </w:pPr>
            <w:r>
              <w:rPr>
                <w:rFonts w:ascii="Arial" w:hAnsi="Arial" w:cs="Arial"/>
                <w:color w:val="000000"/>
                <w:sz w:val="20"/>
                <w:szCs w:val="20"/>
              </w:rPr>
              <w:t>100</w:t>
            </w:r>
            <w:r>
              <w:rPr>
                <w:rFonts w:ascii="Arial" w:hAnsi="Arial" w:cs="Arial"/>
                <w:color w:val="000000"/>
                <w:sz w:val="20"/>
                <w:szCs w:val="20"/>
                <w:vertAlign w:val="superscript"/>
              </w:rPr>
              <w:t>-</w:t>
            </w:r>
          </w:p>
        </w:tc>
        <w:tc>
          <w:tcPr>
            <w:tcW w:w="0" w:type="auto"/>
            <w:tcBorders>
              <w:top w:val="nil"/>
              <w:left w:val="nil"/>
              <w:bottom w:val="nil"/>
              <w:right w:val="nil"/>
            </w:tcBorders>
            <w:shd w:val="clear" w:color="000000" w:fill="FFFFFF"/>
            <w:noWrap/>
            <w:vAlign w:val="bottom"/>
            <w:hideMark/>
          </w:tcPr>
          <w:p w14:paraId="2E61F179" w14:textId="77777777" w:rsidR="00B52E68" w:rsidRDefault="00B52E68">
            <w:pPr>
              <w:jc w:val="center"/>
              <w:rPr>
                <w:rFonts w:ascii="Arial" w:hAnsi="Arial" w:cs="Arial"/>
                <w:color w:val="000000"/>
                <w:sz w:val="20"/>
                <w:szCs w:val="20"/>
              </w:rPr>
            </w:pPr>
            <w:r>
              <w:rPr>
                <w:rFonts w:ascii="Arial" w:hAnsi="Arial" w:cs="Arial"/>
                <w:color w:val="000000"/>
                <w:sz w:val="20"/>
                <w:szCs w:val="20"/>
              </w:rPr>
              <w:t>100</w:t>
            </w:r>
            <w:r>
              <w:rPr>
                <w:rFonts w:ascii="Arial" w:hAnsi="Arial" w:cs="Arial"/>
                <w:color w:val="000000"/>
                <w:sz w:val="20"/>
                <w:szCs w:val="20"/>
                <w:vertAlign w:val="superscript"/>
              </w:rPr>
              <w:t>-</w:t>
            </w:r>
          </w:p>
        </w:tc>
        <w:tc>
          <w:tcPr>
            <w:tcW w:w="0" w:type="auto"/>
            <w:tcBorders>
              <w:top w:val="nil"/>
              <w:left w:val="nil"/>
              <w:bottom w:val="nil"/>
              <w:right w:val="nil"/>
            </w:tcBorders>
            <w:shd w:val="clear" w:color="000000" w:fill="FFFFFF"/>
            <w:noWrap/>
            <w:vAlign w:val="bottom"/>
            <w:hideMark/>
          </w:tcPr>
          <w:p w14:paraId="7E797A42" w14:textId="77777777" w:rsidR="00B52E68" w:rsidRDefault="00B52E68">
            <w:pPr>
              <w:jc w:val="center"/>
              <w:rPr>
                <w:rFonts w:ascii="Arial" w:hAnsi="Arial" w:cs="Arial"/>
                <w:color w:val="000000"/>
                <w:sz w:val="20"/>
                <w:szCs w:val="20"/>
              </w:rPr>
            </w:pPr>
            <w:r>
              <w:rPr>
                <w:rFonts w:ascii="Arial" w:hAnsi="Arial" w:cs="Arial"/>
                <w:color w:val="000000"/>
                <w:sz w:val="20"/>
                <w:szCs w:val="20"/>
              </w:rPr>
              <w:t>NA</w:t>
            </w:r>
          </w:p>
        </w:tc>
        <w:tc>
          <w:tcPr>
            <w:tcW w:w="0" w:type="auto"/>
            <w:tcBorders>
              <w:top w:val="nil"/>
              <w:left w:val="nil"/>
              <w:bottom w:val="nil"/>
              <w:right w:val="single" w:sz="4" w:space="0" w:color="auto"/>
            </w:tcBorders>
            <w:shd w:val="clear" w:color="000000" w:fill="FFFFFF"/>
            <w:noWrap/>
            <w:vAlign w:val="bottom"/>
            <w:hideMark/>
          </w:tcPr>
          <w:p w14:paraId="155424E0" w14:textId="77777777" w:rsidR="00B52E68" w:rsidRDefault="00B52E68">
            <w:pPr>
              <w:jc w:val="center"/>
              <w:rPr>
                <w:rFonts w:ascii="Arial" w:hAnsi="Arial" w:cs="Arial"/>
                <w:color w:val="000000"/>
                <w:sz w:val="20"/>
                <w:szCs w:val="20"/>
              </w:rPr>
            </w:pPr>
            <w:r>
              <w:rPr>
                <w:rFonts w:ascii="Arial" w:hAnsi="Arial" w:cs="Arial"/>
                <w:color w:val="000000"/>
                <w:sz w:val="20"/>
                <w:szCs w:val="20"/>
              </w:rPr>
              <w:t>NA</w:t>
            </w:r>
          </w:p>
        </w:tc>
        <w:tc>
          <w:tcPr>
            <w:tcW w:w="0" w:type="auto"/>
            <w:tcBorders>
              <w:top w:val="nil"/>
              <w:left w:val="nil"/>
              <w:bottom w:val="nil"/>
              <w:right w:val="nil"/>
            </w:tcBorders>
            <w:shd w:val="clear" w:color="000000" w:fill="FFFFFF"/>
            <w:noWrap/>
            <w:vAlign w:val="bottom"/>
            <w:hideMark/>
          </w:tcPr>
          <w:p w14:paraId="58175242" w14:textId="77777777" w:rsidR="00B52E68" w:rsidRDefault="00B52E68">
            <w:pPr>
              <w:jc w:val="center"/>
              <w:rPr>
                <w:rFonts w:ascii="Arial" w:hAnsi="Arial" w:cs="Arial"/>
                <w:color w:val="000000"/>
                <w:sz w:val="20"/>
                <w:szCs w:val="20"/>
              </w:rPr>
            </w:pPr>
            <w:r>
              <w:rPr>
                <w:rFonts w:ascii="Arial" w:hAnsi="Arial" w:cs="Arial"/>
                <w:color w:val="000000"/>
                <w:sz w:val="20"/>
                <w:szCs w:val="20"/>
              </w:rPr>
              <w:t>100</w:t>
            </w:r>
          </w:p>
        </w:tc>
        <w:tc>
          <w:tcPr>
            <w:tcW w:w="0" w:type="auto"/>
            <w:tcBorders>
              <w:top w:val="nil"/>
              <w:left w:val="nil"/>
              <w:bottom w:val="nil"/>
              <w:right w:val="nil"/>
            </w:tcBorders>
            <w:shd w:val="clear" w:color="000000" w:fill="FFFFFF"/>
            <w:noWrap/>
            <w:vAlign w:val="bottom"/>
            <w:hideMark/>
          </w:tcPr>
          <w:p w14:paraId="11BB8040" w14:textId="77777777" w:rsidR="00B52E68" w:rsidRDefault="00B52E68">
            <w:pPr>
              <w:jc w:val="center"/>
              <w:rPr>
                <w:rFonts w:ascii="Arial" w:hAnsi="Arial" w:cs="Arial"/>
                <w:color w:val="000000"/>
                <w:sz w:val="20"/>
                <w:szCs w:val="20"/>
              </w:rPr>
            </w:pPr>
            <w:r>
              <w:rPr>
                <w:rFonts w:ascii="Arial" w:hAnsi="Arial" w:cs="Arial"/>
                <w:color w:val="000000"/>
                <w:sz w:val="20"/>
                <w:szCs w:val="20"/>
              </w:rPr>
              <w:t>100</w:t>
            </w:r>
          </w:p>
        </w:tc>
        <w:tc>
          <w:tcPr>
            <w:tcW w:w="0" w:type="auto"/>
            <w:tcBorders>
              <w:top w:val="nil"/>
              <w:left w:val="nil"/>
              <w:bottom w:val="nil"/>
              <w:right w:val="nil"/>
            </w:tcBorders>
            <w:shd w:val="clear" w:color="000000" w:fill="FFFFFF"/>
            <w:noWrap/>
            <w:vAlign w:val="bottom"/>
            <w:hideMark/>
          </w:tcPr>
          <w:p w14:paraId="6133DBA8" w14:textId="77777777" w:rsidR="00B52E68" w:rsidRDefault="00B52E68">
            <w:pPr>
              <w:jc w:val="center"/>
              <w:rPr>
                <w:rFonts w:ascii="Arial" w:hAnsi="Arial" w:cs="Arial"/>
                <w:color w:val="000000"/>
                <w:sz w:val="20"/>
                <w:szCs w:val="20"/>
              </w:rPr>
            </w:pPr>
            <w:r>
              <w:rPr>
                <w:rFonts w:ascii="Arial" w:hAnsi="Arial" w:cs="Arial"/>
                <w:color w:val="000000"/>
                <w:sz w:val="20"/>
                <w:szCs w:val="20"/>
              </w:rPr>
              <w:t>NA</w:t>
            </w:r>
          </w:p>
        </w:tc>
        <w:tc>
          <w:tcPr>
            <w:tcW w:w="0" w:type="auto"/>
            <w:tcBorders>
              <w:top w:val="nil"/>
              <w:left w:val="nil"/>
              <w:bottom w:val="nil"/>
              <w:right w:val="single" w:sz="4" w:space="0" w:color="auto"/>
            </w:tcBorders>
            <w:shd w:val="clear" w:color="000000" w:fill="FFFFFF"/>
            <w:noWrap/>
            <w:vAlign w:val="bottom"/>
            <w:hideMark/>
          </w:tcPr>
          <w:p w14:paraId="1D7EB604" w14:textId="77777777" w:rsidR="00B52E68" w:rsidRDefault="00B52E68">
            <w:pPr>
              <w:jc w:val="center"/>
              <w:rPr>
                <w:rFonts w:ascii="Arial" w:hAnsi="Arial" w:cs="Arial"/>
                <w:color w:val="000000"/>
                <w:sz w:val="20"/>
                <w:szCs w:val="20"/>
              </w:rPr>
            </w:pPr>
            <w:r>
              <w:rPr>
                <w:rFonts w:ascii="Arial" w:hAnsi="Arial" w:cs="Arial"/>
                <w:color w:val="000000"/>
                <w:sz w:val="20"/>
                <w:szCs w:val="20"/>
              </w:rPr>
              <w:t>NA</w:t>
            </w:r>
          </w:p>
        </w:tc>
        <w:tc>
          <w:tcPr>
            <w:tcW w:w="0" w:type="auto"/>
            <w:tcBorders>
              <w:top w:val="nil"/>
              <w:left w:val="nil"/>
              <w:bottom w:val="nil"/>
              <w:right w:val="nil"/>
            </w:tcBorders>
            <w:shd w:val="clear" w:color="000000" w:fill="FFFFFF"/>
            <w:noWrap/>
            <w:vAlign w:val="bottom"/>
            <w:hideMark/>
          </w:tcPr>
          <w:p w14:paraId="21198634" w14:textId="77777777" w:rsidR="00B52E68" w:rsidRDefault="00B52E68">
            <w:pPr>
              <w:jc w:val="center"/>
              <w:rPr>
                <w:rFonts w:ascii="Arial" w:hAnsi="Arial" w:cs="Arial"/>
                <w:color w:val="000000"/>
                <w:sz w:val="20"/>
                <w:szCs w:val="20"/>
              </w:rPr>
            </w:pPr>
            <w:r>
              <w:rPr>
                <w:rFonts w:ascii="Arial" w:hAnsi="Arial" w:cs="Arial"/>
                <w:color w:val="000000"/>
                <w:sz w:val="20"/>
                <w:szCs w:val="20"/>
              </w:rPr>
              <w:t>0</w:t>
            </w:r>
          </w:p>
        </w:tc>
        <w:tc>
          <w:tcPr>
            <w:tcW w:w="0" w:type="auto"/>
            <w:tcBorders>
              <w:top w:val="nil"/>
              <w:left w:val="nil"/>
              <w:bottom w:val="nil"/>
              <w:right w:val="nil"/>
            </w:tcBorders>
            <w:shd w:val="clear" w:color="000000" w:fill="FFFFFF"/>
            <w:noWrap/>
            <w:vAlign w:val="bottom"/>
            <w:hideMark/>
          </w:tcPr>
          <w:p w14:paraId="6B3E4F0E" w14:textId="77777777" w:rsidR="00B52E68" w:rsidRDefault="00B52E68">
            <w:pPr>
              <w:jc w:val="center"/>
              <w:rPr>
                <w:rFonts w:ascii="Arial" w:hAnsi="Arial" w:cs="Arial"/>
                <w:color w:val="000000"/>
                <w:sz w:val="20"/>
                <w:szCs w:val="20"/>
              </w:rPr>
            </w:pPr>
            <w:r>
              <w:rPr>
                <w:rFonts w:ascii="Arial" w:hAnsi="Arial" w:cs="Arial"/>
                <w:color w:val="000000"/>
                <w:sz w:val="20"/>
                <w:szCs w:val="20"/>
              </w:rPr>
              <w:t>0</w:t>
            </w:r>
          </w:p>
        </w:tc>
        <w:tc>
          <w:tcPr>
            <w:tcW w:w="0" w:type="auto"/>
            <w:tcBorders>
              <w:top w:val="nil"/>
              <w:left w:val="nil"/>
              <w:bottom w:val="nil"/>
              <w:right w:val="nil"/>
            </w:tcBorders>
            <w:shd w:val="clear" w:color="000000" w:fill="FFFFFF"/>
            <w:noWrap/>
            <w:vAlign w:val="bottom"/>
            <w:hideMark/>
          </w:tcPr>
          <w:p w14:paraId="506BC7F1" w14:textId="77777777" w:rsidR="00B52E68" w:rsidRDefault="00B52E68">
            <w:pPr>
              <w:jc w:val="center"/>
              <w:rPr>
                <w:rFonts w:ascii="Arial" w:hAnsi="Arial" w:cs="Arial"/>
                <w:color w:val="000000"/>
                <w:sz w:val="20"/>
                <w:szCs w:val="20"/>
              </w:rPr>
            </w:pPr>
            <w:r>
              <w:rPr>
                <w:rFonts w:ascii="Arial" w:hAnsi="Arial" w:cs="Arial"/>
                <w:color w:val="000000"/>
                <w:sz w:val="20"/>
                <w:szCs w:val="20"/>
              </w:rPr>
              <w:t>282</w:t>
            </w:r>
          </w:p>
        </w:tc>
        <w:tc>
          <w:tcPr>
            <w:tcW w:w="0" w:type="auto"/>
            <w:tcBorders>
              <w:top w:val="nil"/>
              <w:left w:val="nil"/>
              <w:bottom w:val="nil"/>
              <w:right w:val="single" w:sz="4" w:space="0" w:color="auto"/>
            </w:tcBorders>
            <w:shd w:val="clear" w:color="000000" w:fill="FFFFFF"/>
            <w:noWrap/>
            <w:vAlign w:val="bottom"/>
            <w:hideMark/>
          </w:tcPr>
          <w:p w14:paraId="51E24C21" w14:textId="77777777" w:rsidR="00B52E68" w:rsidRDefault="00B52E68">
            <w:pPr>
              <w:jc w:val="center"/>
              <w:rPr>
                <w:rFonts w:ascii="Arial" w:hAnsi="Arial" w:cs="Arial"/>
                <w:color w:val="000000"/>
                <w:sz w:val="20"/>
                <w:szCs w:val="20"/>
              </w:rPr>
            </w:pPr>
            <w:r>
              <w:rPr>
                <w:rFonts w:ascii="Arial" w:hAnsi="Arial" w:cs="Arial"/>
                <w:color w:val="000000"/>
                <w:sz w:val="20"/>
                <w:szCs w:val="20"/>
              </w:rPr>
              <w:t>122</w:t>
            </w:r>
          </w:p>
        </w:tc>
      </w:tr>
      <w:tr w:rsidR="00B52E68" w14:paraId="56508EBF" w14:textId="77777777" w:rsidTr="00290E61">
        <w:trPr>
          <w:trHeight w:val="325"/>
        </w:trPr>
        <w:tc>
          <w:tcPr>
            <w:tcW w:w="0" w:type="auto"/>
            <w:tcBorders>
              <w:top w:val="nil"/>
              <w:left w:val="single" w:sz="4" w:space="0" w:color="auto"/>
              <w:bottom w:val="nil"/>
              <w:right w:val="nil"/>
            </w:tcBorders>
            <w:shd w:val="clear" w:color="000000" w:fill="FFFFFF"/>
            <w:noWrap/>
            <w:vAlign w:val="bottom"/>
            <w:hideMark/>
          </w:tcPr>
          <w:p w14:paraId="27DC472D" w14:textId="77777777" w:rsidR="00B52E68" w:rsidRDefault="00B52E68">
            <w:pPr>
              <w:rPr>
                <w:rFonts w:ascii="Arial" w:hAnsi="Arial" w:cs="Arial"/>
                <w:color w:val="000000"/>
                <w:sz w:val="20"/>
                <w:szCs w:val="20"/>
              </w:rPr>
            </w:pPr>
            <w:r>
              <w:rPr>
                <w:rFonts w:ascii="Arial" w:hAnsi="Arial" w:cs="Arial"/>
                <w:color w:val="000000"/>
                <w:sz w:val="20"/>
                <w:szCs w:val="20"/>
              </w:rPr>
              <w:t>2017</w:t>
            </w:r>
          </w:p>
        </w:tc>
        <w:tc>
          <w:tcPr>
            <w:tcW w:w="0" w:type="auto"/>
            <w:tcBorders>
              <w:top w:val="nil"/>
              <w:left w:val="single" w:sz="4" w:space="0" w:color="auto"/>
              <w:bottom w:val="nil"/>
              <w:right w:val="nil"/>
            </w:tcBorders>
            <w:shd w:val="clear" w:color="000000" w:fill="FFFFFF"/>
            <w:noWrap/>
            <w:vAlign w:val="bottom"/>
            <w:hideMark/>
          </w:tcPr>
          <w:p w14:paraId="48A361FD" w14:textId="77777777" w:rsidR="00B52E68" w:rsidRDefault="00B52E68">
            <w:pPr>
              <w:jc w:val="center"/>
              <w:rPr>
                <w:rFonts w:ascii="Arial" w:hAnsi="Arial" w:cs="Arial"/>
                <w:color w:val="000000"/>
                <w:sz w:val="20"/>
                <w:szCs w:val="20"/>
              </w:rPr>
            </w:pPr>
            <w:r>
              <w:rPr>
                <w:rFonts w:ascii="Arial" w:hAnsi="Arial" w:cs="Arial"/>
                <w:color w:val="000000"/>
                <w:sz w:val="20"/>
                <w:szCs w:val="20"/>
              </w:rPr>
              <w:t>51</w:t>
            </w:r>
          </w:p>
        </w:tc>
        <w:tc>
          <w:tcPr>
            <w:tcW w:w="0" w:type="auto"/>
            <w:tcBorders>
              <w:top w:val="nil"/>
              <w:left w:val="nil"/>
              <w:bottom w:val="nil"/>
              <w:right w:val="nil"/>
            </w:tcBorders>
            <w:shd w:val="clear" w:color="000000" w:fill="FFFFFF"/>
            <w:noWrap/>
            <w:vAlign w:val="bottom"/>
            <w:hideMark/>
          </w:tcPr>
          <w:p w14:paraId="3EF2FC2E" w14:textId="77777777" w:rsidR="00B52E68" w:rsidRDefault="00B52E68">
            <w:pPr>
              <w:jc w:val="center"/>
              <w:rPr>
                <w:rFonts w:ascii="Arial" w:hAnsi="Arial" w:cs="Arial"/>
                <w:color w:val="000000"/>
                <w:sz w:val="20"/>
                <w:szCs w:val="20"/>
              </w:rPr>
            </w:pPr>
            <w:r>
              <w:rPr>
                <w:rFonts w:ascii="Arial" w:hAnsi="Arial" w:cs="Arial"/>
                <w:color w:val="000000"/>
                <w:sz w:val="20"/>
                <w:szCs w:val="20"/>
              </w:rPr>
              <w:t>50</w:t>
            </w:r>
          </w:p>
        </w:tc>
        <w:tc>
          <w:tcPr>
            <w:tcW w:w="0" w:type="auto"/>
            <w:tcBorders>
              <w:top w:val="nil"/>
              <w:left w:val="nil"/>
              <w:bottom w:val="nil"/>
              <w:right w:val="nil"/>
            </w:tcBorders>
            <w:shd w:val="clear" w:color="000000" w:fill="FFFFFF"/>
            <w:noWrap/>
            <w:vAlign w:val="bottom"/>
            <w:hideMark/>
          </w:tcPr>
          <w:p w14:paraId="0AC13F50" w14:textId="77777777" w:rsidR="00B52E68" w:rsidRDefault="00B52E68">
            <w:pPr>
              <w:jc w:val="center"/>
              <w:rPr>
                <w:rFonts w:ascii="Arial" w:hAnsi="Arial" w:cs="Arial"/>
                <w:color w:val="000000"/>
                <w:sz w:val="20"/>
                <w:szCs w:val="20"/>
              </w:rPr>
            </w:pPr>
            <w:r>
              <w:rPr>
                <w:rFonts w:ascii="Arial" w:hAnsi="Arial" w:cs="Arial"/>
                <w:color w:val="000000"/>
                <w:sz w:val="20"/>
                <w:szCs w:val="20"/>
              </w:rPr>
              <w:t>298</w:t>
            </w:r>
          </w:p>
        </w:tc>
        <w:tc>
          <w:tcPr>
            <w:tcW w:w="0" w:type="auto"/>
            <w:tcBorders>
              <w:top w:val="nil"/>
              <w:left w:val="nil"/>
              <w:bottom w:val="nil"/>
              <w:right w:val="single" w:sz="4" w:space="0" w:color="auto"/>
            </w:tcBorders>
            <w:shd w:val="clear" w:color="000000" w:fill="FFFFFF"/>
            <w:noWrap/>
            <w:vAlign w:val="bottom"/>
            <w:hideMark/>
          </w:tcPr>
          <w:p w14:paraId="32A6A84B" w14:textId="77777777" w:rsidR="00B52E68" w:rsidRDefault="00B52E68">
            <w:pPr>
              <w:jc w:val="center"/>
              <w:rPr>
                <w:rFonts w:ascii="Arial" w:hAnsi="Arial" w:cs="Arial"/>
                <w:color w:val="000000"/>
                <w:sz w:val="20"/>
                <w:szCs w:val="20"/>
              </w:rPr>
            </w:pPr>
            <w:r>
              <w:rPr>
                <w:rFonts w:ascii="Arial" w:hAnsi="Arial" w:cs="Arial"/>
                <w:color w:val="000000"/>
                <w:sz w:val="20"/>
                <w:szCs w:val="20"/>
              </w:rPr>
              <w:t>341</w:t>
            </w:r>
          </w:p>
        </w:tc>
        <w:tc>
          <w:tcPr>
            <w:tcW w:w="0" w:type="auto"/>
            <w:tcBorders>
              <w:top w:val="nil"/>
              <w:left w:val="nil"/>
              <w:bottom w:val="nil"/>
              <w:right w:val="nil"/>
            </w:tcBorders>
            <w:shd w:val="clear" w:color="000000" w:fill="FFFFFF"/>
            <w:noWrap/>
            <w:vAlign w:val="bottom"/>
            <w:hideMark/>
          </w:tcPr>
          <w:p w14:paraId="3E9322FB" w14:textId="77777777" w:rsidR="00B52E68" w:rsidRDefault="00B52E68">
            <w:pPr>
              <w:jc w:val="center"/>
              <w:rPr>
                <w:rFonts w:ascii="Arial" w:hAnsi="Arial" w:cs="Arial"/>
                <w:color w:val="000000"/>
                <w:sz w:val="20"/>
                <w:szCs w:val="20"/>
              </w:rPr>
            </w:pPr>
            <w:r>
              <w:rPr>
                <w:rFonts w:ascii="Arial" w:hAnsi="Arial" w:cs="Arial"/>
                <w:color w:val="000000"/>
                <w:sz w:val="20"/>
                <w:szCs w:val="20"/>
              </w:rPr>
              <w:t>50</w:t>
            </w:r>
          </w:p>
        </w:tc>
        <w:tc>
          <w:tcPr>
            <w:tcW w:w="0" w:type="auto"/>
            <w:tcBorders>
              <w:top w:val="nil"/>
              <w:left w:val="nil"/>
              <w:bottom w:val="nil"/>
              <w:right w:val="nil"/>
            </w:tcBorders>
            <w:shd w:val="clear" w:color="000000" w:fill="FFFFFF"/>
            <w:noWrap/>
            <w:vAlign w:val="bottom"/>
            <w:hideMark/>
          </w:tcPr>
          <w:p w14:paraId="2DB1D9F1" w14:textId="77777777" w:rsidR="00B52E68" w:rsidRDefault="00B52E68">
            <w:pPr>
              <w:jc w:val="center"/>
              <w:rPr>
                <w:rFonts w:ascii="Arial" w:hAnsi="Arial" w:cs="Arial"/>
                <w:color w:val="000000"/>
                <w:sz w:val="20"/>
                <w:szCs w:val="20"/>
              </w:rPr>
            </w:pPr>
            <w:r>
              <w:rPr>
                <w:rFonts w:ascii="Arial" w:hAnsi="Arial" w:cs="Arial"/>
                <w:color w:val="000000"/>
                <w:sz w:val="20"/>
                <w:szCs w:val="20"/>
              </w:rPr>
              <w:t>50</w:t>
            </w:r>
          </w:p>
        </w:tc>
        <w:tc>
          <w:tcPr>
            <w:tcW w:w="0" w:type="auto"/>
            <w:tcBorders>
              <w:top w:val="nil"/>
              <w:left w:val="nil"/>
              <w:bottom w:val="nil"/>
              <w:right w:val="nil"/>
            </w:tcBorders>
            <w:shd w:val="clear" w:color="000000" w:fill="FFFFFF"/>
            <w:noWrap/>
            <w:vAlign w:val="bottom"/>
            <w:hideMark/>
          </w:tcPr>
          <w:p w14:paraId="1B02B577" w14:textId="77777777" w:rsidR="00B52E68" w:rsidRDefault="00B52E68">
            <w:pPr>
              <w:jc w:val="center"/>
              <w:rPr>
                <w:rFonts w:ascii="Arial" w:hAnsi="Arial" w:cs="Arial"/>
                <w:color w:val="000000"/>
                <w:sz w:val="20"/>
                <w:szCs w:val="20"/>
              </w:rPr>
            </w:pPr>
            <w:r>
              <w:rPr>
                <w:rFonts w:ascii="Arial" w:hAnsi="Arial" w:cs="Arial"/>
                <w:color w:val="000000"/>
                <w:sz w:val="20"/>
                <w:szCs w:val="20"/>
              </w:rPr>
              <w:t>NA</w:t>
            </w:r>
          </w:p>
        </w:tc>
        <w:tc>
          <w:tcPr>
            <w:tcW w:w="0" w:type="auto"/>
            <w:tcBorders>
              <w:top w:val="nil"/>
              <w:left w:val="nil"/>
              <w:bottom w:val="nil"/>
              <w:right w:val="single" w:sz="4" w:space="0" w:color="auto"/>
            </w:tcBorders>
            <w:shd w:val="clear" w:color="000000" w:fill="FFFFFF"/>
            <w:noWrap/>
            <w:vAlign w:val="bottom"/>
            <w:hideMark/>
          </w:tcPr>
          <w:p w14:paraId="51F85193" w14:textId="77777777" w:rsidR="00B52E68" w:rsidRDefault="00B52E68">
            <w:pPr>
              <w:jc w:val="center"/>
              <w:rPr>
                <w:rFonts w:ascii="Arial" w:hAnsi="Arial" w:cs="Arial"/>
                <w:color w:val="000000"/>
                <w:sz w:val="20"/>
                <w:szCs w:val="20"/>
              </w:rPr>
            </w:pPr>
            <w:r>
              <w:rPr>
                <w:rFonts w:ascii="Arial" w:hAnsi="Arial" w:cs="Arial"/>
                <w:color w:val="000000"/>
                <w:sz w:val="20"/>
                <w:szCs w:val="20"/>
              </w:rPr>
              <w:t>NA</w:t>
            </w:r>
          </w:p>
        </w:tc>
        <w:tc>
          <w:tcPr>
            <w:tcW w:w="0" w:type="auto"/>
            <w:tcBorders>
              <w:top w:val="nil"/>
              <w:left w:val="nil"/>
              <w:bottom w:val="nil"/>
              <w:right w:val="nil"/>
            </w:tcBorders>
            <w:shd w:val="clear" w:color="000000" w:fill="FFFFFF"/>
            <w:noWrap/>
            <w:vAlign w:val="bottom"/>
            <w:hideMark/>
          </w:tcPr>
          <w:p w14:paraId="3E5E48D9" w14:textId="77777777" w:rsidR="00B52E68" w:rsidRDefault="00B52E68">
            <w:pPr>
              <w:jc w:val="center"/>
              <w:rPr>
                <w:rFonts w:ascii="Arial" w:hAnsi="Arial" w:cs="Arial"/>
                <w:color w:val="000000"/>
                <w:sz w:val="20"/>
                <w:szCs w:val="20"/>
              </w:rPr>
            </w:pPr>
            <w:r>
              <w:rPr>
                <w:rFonts w:ascii="Arial" w:hAnsi="Arial" w:cs="Arial"/>
                <w:color w:val="000000"/>
                <w:sz w:val="20"/>
                <w:szCs w:val="20"/>
              </w:rPr>
              <w:t>0</w:t>
            </w:r>
          </w:p>
        </w:tc>
        <w:tc>
          <w:tcPr>
            <w:tcW w:w="0" w:type="auto"/>
            <w:tcBorders>
              <w:top w:val="nil"/>
              <w:left w:val="nil"/>
              <w:bottom w:val="nil"/>
              <w:right w:val="nil"/>
            </w:tcBorders>
            <w:shd w:val="clear" w:color="000000" w:fill="FFFFFF"/>
            <w:noWrap/>
            <w:vAlign w:val="bottom"/>
            <w:hideMark/>
          </w:tcPr>
          <w:p w14:paraId="421D7B82" w14:textId="77777777" w:rsidR="00B52E68" w:rsidRDefault="00B52E68">
            <w:pPr>
              <w:jc w:val="center"/>
              <w:rPr>
                <w:rFonts w:ascii="Arial" w:hAnsi="Arial" w:cs="Arial"/>
                <w:color w:val="000000"/>
                <w:sz w:val="20"/>
                <w:szCs w:val="20"/>
              </w:rPr>
            </w:pPr>
            <w:r>
              <w:rPr>
                <w:rFonts w:ascii="Arial" w:hAnsi="Arial" w:cs="Arial"/>
                <w:color w:val="000000"/>
                <w:sz w:val="20"/>
                <w:szCs w:val="20"/>
              </w:rPr>
              <w:t>0</w:t>
            </w:r>
          </w:p>
        </w:tc>
        <w:tc>
          <w:tcPr>
            <w:tcW w:w="0" w:type="auto"/>
            <w:tcBorders>
              <w:top w:val="nil"/>
              <w:left w:val="nil"/>
              <w:bottom w:val="nil"/>
              <w:right w:val="nil"/>
            </w:tcBorders>
            <w:shd w:val="clear" w:color="000000" w:fill="FFFFFF"/>
            <w:noWrap/>
            <w:vAlign w:val="bottom"/>
            <w:hideMark/>
          </w:tcPr>
          <w:p w14:paraId="0017F96E" w14:textId="77777777" w:rsidR="00B52E68" w:rsidRDefault="00B52E68">
            <w:pPr>
              <w:jc w:val="center"/>
              <w:rPr>
                <w:rFonts w:ascii="Arial" w:hAnsi="Arial" w:cs="Arial"/>
                <w:color w:val="000000"/>
                <w:sz w:val="20"/>
                <w:szCs w:val="20"/>
              </w:rPr>
            </w:pPr>
            <w:r>
              <w:rPr>
                <w:rFonts w:ascii="Arial" w:hAnsi="Arial" w:cs="Arial"/>
                <w:color w:val="000000"/>
                <w:sz w:val="20"/>
                <w:szCs w:val="20"/>
              </w:rPr>
              <w:t>344</w:t>
            </w:r>
            <w:r>
              <w:rPr>
                <w:rFonts w:ascii="Arial" w:hAnsi="Arial" w:cs="Arial"/>
                <w:color w:val="000000"/>
                <w:sz w:val="20"/>
                <w:szCs w:val="20"/>
                <w:vertAlign w:val="superscript"/>
              </w:rPr>
              <w:t>-</w:t>
            </w:r>
          </w:p>
        </w:tc>
        <w:tc>
          <w:tcPr>
            <w:tcW w:w="0" w:type="auto"/>
            <w:tcBorders>
              <w:top w:val="nil"/>
              <w:left w:val="nil"/>
              <w:bottom w:val="nil"/>
              <w:right w:val="single" w:sz="4" w:space="0" w:color="auto"/>
            </w:tcBorders>
            <w:shd w:val="clear" w:color="000000" w:fill="FFFFFF"/>
            <w:noWrap/>
            <w:vAlign w:val="bottom"/>
            <w:hideMark/>
          </w:tcPr>
          <w:p w14:paraId="32C8A437" w14:textId="77777777" w:rsidR="00B52E68" w:rsidRDefault="00B52E68">
            <w:pPr>
              <w:jc w:val="center"/>
              <w:rPr>
                <w:rFonts w:ascii="Arial" w:hAnsi="Arial" w:cs="Arial"/>
                <w:color w:val="000000"/>
                <w:sz w:val="20"/>
                <w:szCs w:val="20"/>
              </w:rPr>
            </w:pPr>
            <w:r>
              <w:rPr>
                <w:rFonts w:ascii="Arial" w:hAnsi="Arial" w:cs="Arial"/>
                <w:color w:val="000000"/>
                <w:sz w:val="20"/>
                <w:szCs w:val="20"/>
              </w:rPr>
              <w:t>NA</w:t>
            </w:r>
          </w:p>
        </w:tc>
      </w:tr>
      <w:tr w:rsidR="00B52E68" w14:paraId="49D955FE" w14:textId="77777777" w:rsidTr="00290E61">
        <w:trPr>
          <w:trHeight w:val="325"/>
        </w:trPr>
        <w:tc>
          <w:tcPr>
            <w:tcW w:w="0" w:type="auto"/>
            <w:tcBorders>
              <w:top w:val="nil"/>
              <w:left w:val="single" w:sz="4" w:space="0" w:color="auto"/>
              <w:bottom w:val="nil"/>
              <w:right w:val="nil"/>
            </w:tcBorders>
            <w:shd w:val="clear" w:color="000000" w:fill="FFFFFF"/>
            <w:noWrap/>
            <w:vAlign w:val="bottom"/>
            <w:hideMark/>
          </w:tcPr>
          <w:p w14:paraId="6B8128C6" w14:textId="77777777" w:rsidR="00B52E68" w:rsidRDefault="00B52E68">
            <w:pPr>
              <w:rPr>
                <w:rFonts w:ascii="Arial" w:hAnsi="Arial" w:cs="Arial"/>
                <w:color w:val="000000"/>
                <w:sz w:val="20"/>
                <w:szCs w:val="20"/>
              </w:rPr>
            </w:pPr>
            <w:r>
              <w:rPr>
                <w:rFonts w:ascii="Arial" w:hAnsi="Arial" w:cs="Arial"/>
                <w:color w:val="000000"/>
                <w:sz w:val="20"/>
                <w:szCs w:val="20"/>
              </w:rPr>
              <w:t>2018</w:t>
            </w:r>
          </w:p>
        </w:tc>
        <w:tc>
          <w:tcPr>
            <w:tcW w:w="0" w:type="auto"/>
            <w:tcBorders>
              <w:top w:val="nil"/>
              <w:left w:val="single" w:sz="4" w:space="0" w:color="auto"/>
              <w:bottom w:val="nil"/>
              <w:right w:val="nil"/>
            </w:tcBorders>
            <w:shd w:val="clear" w:color="000000" w:fill="FFFFFF"/>
            <w:noWrap/>
            <w:vAlign w:val="bottom"/>
            <w:hideMark/>
          </w:tcPr>
          <w:p w14:paraId="550629A4" w14:textId="77777777" w:rsidR="00B52E68" w:rsidRDefault="00B52E68">
            <w:pPr>
              <w:jc w:val="center"/>
              <w:rPr>
                <w:rFonts w:ascii="Arial" w:hAnsi="Arial" w:cs="Arial"/>
                <w:color w:val="000000"/>
                <w:sz w:val="20"/>
                <w:szCs w:val="20"/>
              </w:rPr>
            </w:pPr>
            <w:r>
              <w:rPr>
                <w:rFonts w:ascii="Arial" w:hAnsi="Arial" w:cs="Arial"/>
                <w:color w:val="000000"/>
                <w:sz w:val="20"/>
                <w:szCs w:val="20"/>
              </w:rPr>
              <w:t>50</w:t>
            </w:r>
            <w:r>
              <w:rPr>
                <w:rFonts w:ascii="Arial" w:hAnsi="Arial" w:cs="Arial"/>
                <w:color w:val="000000"/>
                <w:sz w:val="20"/>
                <w:szCs w:val="20"/>
                <w:vertAlign w:val="superscript"/>
              </w:rPr>
              <w:t>-</w:t>
            </w:r>
          </w:p>
        </w:tc>
        <w:tc>
          <w:tcPr>
            <w:tcW w:w="0" w:type="auto"/>
            <w:tcBorders>
              <w:top w:val="nil"/>
              <w:left w:val="nil"/>
              <w:bottom w:val="nil"/>
              <w:right w:val="nil"/>
            </w:tcBorders>
            <w:shd w:val="clear" w:color="000000" w:fill="FFFFFF"/>
            <w:noWrap/>
            <w:vAlign w:val="bottom"/>
            <w:hideMark/>
          </w:tcPr>
          <w:p w14:paraId="68786034" w14:textId="77777777" w:rsidR="00B52E68" w:rsidRDefault="00B52E68">
            <w:pPr>
              <w:jc w:val="center"/>
              <w:rPr>
                <w:rFonts w:ascii="Arial" w:hAnsi="Arial" w:cs="Arial"/>
                <w:color w:val="000000"/>
                <w:sz w:val="20"/>
                <w:szCs w:val="20"/>
              </w:rPr>
            </w:pPr>
            <w:r>
              <w:rPr>
                <w:rFonts w:ascii="Arial" w:hAnsi="Arial" w:cs="Arial"/>
                <w:color w:val="000000"/>
                <w:sz w:val="20"/>
                <w:szCs w:val="20"/>
              </w:rPr>
              <w:t>50</w:t>
            </w:r>
            <w:r>
              <w:rPr>
                <w:rFonts w:ascii="Arial" w:hAnsi="Arial" w:cs="Arial"/>
                <w:color w:val="000000"/>
                <w:sz w:val="20"/>
                <w:szCs w:val="20"/>
                <w:vertAlign w:val="superscript"/>
              </w:rPr>
              <w:t>-</w:t>
            </w:r>
          </w:p>
        </w:tc>
        <w:tc>
          <w:tcPr>
            <w:tcW w:w="0" w:type="auto"/>
            <w:tcBorders>
              <w:top w:val="nil"/>
              <w:left w:val="nil"/>
              <w:bottom w:val="nil"/>
              <w:right w:val="nil"/>
            </w:tcBorders>
            <w:shd w:val="clear" w:color="000000" w:fill="FFFFFF"/>
            <w:noWrap/>
            <w:vAlign w:val="bottom"/>
            <w:hideMark/>
          </w:tcPr>
          <w:p w14:paraId="6D0F8CBF" w14:textId="77777777" w:rsidR="00B52E68" w:rsidRDefault="00B52E68">
            <w:pPr>
              <w:jc w:val="center"/>
              <w:rPr>
                <w:rFonts w:ascii="Arial" w:hAnsi="Arial" w:cs="Arial"/>
                <w:color w:val="000000"/>
                <w:sz w:val="20"/>
                <w:szCs w:val="20"/>
              </w:rPr>
            </w:pPr>
            <w:r>
              <w:rPr>
                <w:rFonts w:ascii="Arial" w:hAnsi="Arial" w:cs="Arial"/>
                <w:color w:val="000000"/>
                <w:sz w:val="20"/>
                <w:szCs w:val="20"/>
              </w:rPr>
              <w:t>NA</w:t>
            </w:r>
          </w:p>
        </w:tc>
        <w:tc>
          <w:tcPr>
            <w:tcW w:w="0" w:type="auto"/>
            <w:tcBorders>
              <w:top w:val="nil"/>
              <w:left w:val="nil"/>
              <w:bottom w:val="nil"/>
              <w:right w:val="single" w:sz="4" w:space="0" w:color="auto"/>
            </w:tcBorders>
            <w:shd w:val="clear" w:color="000000" w:fill="FFFFFF"/>
            <w:noWrap/>
            <w:vAlign w:val="bottom"/>
            <w:hideMark/>
          </w:tcPr>
          <w:p w14:paraId="08975DC5" w14:textId="77777777" w:rsidR="00B52E68" w:rsidRDefault="00B52E68">
            <w:pPr>
              <w:jc w:val="center"/>
              <w:rPr>
                <w:rFonts w:ascii="Arial" w:hAnsi="Arial" w:cs="Arial"/>
                <w:color w:val="000000"/>
                <w:sz w:val="20"/>
                <w:szCs w:val="20"/>
              </w:rPr>
            </w:pPr>
            <w:r>
              <w:rPr>
                <w:rFonts w:ascii="Arial" w:hAnsi="Arial" w:cs="Arial"/>
                <w:color w:val="000000"/>
                <w:sz w:val="20"/>
                <w:szCs w:val="20"/>
              </w:rPr>
              <w:t>NA</w:t>
            </w:r>
          </w:p>
        </w:tc>
        <w:tc>
          <w:tcPr>
            <w:tcW w:w="0" w:type="auto"/>
            <w:tcBorders>
              <w:top w:val="nil"/>
              <w:left w:val="nil"/>
              <w:bottom w:val="nil"/>
              <w:right w:val="nil"/>
            </w:tcBorders>
            <w:shd w:val="clear" w:color="000000" w:fill="FFFFFF"/>
            <w:noWrap/>
            <w:vAlign w:val="bottom"/>
            <w:hideMark/>
          </w:tcPr>
          <w:p w14:paraId="31F51513" w14:textId="77777777" w:rsidR="00B52E68" w:rsidRDefault="00B52E68">
            <w:pPr>
              <w:jc w:val="center"/>
              <w:rPr>
                <w:rFonts w:ascii="Arial" w:hAnsi="Arial" w:cs="Arial"/>
                <w:color w:val="000000"/>
                <w:sz w:val="20"/>
                <w:szCs w:val="20"/>
              </w:rPr>
            </w:pPr>
            <w:r>
              <w:rPr>
                <w:rFonts w:ascii="Arial" w:hAnsi="Arial" w:cs="Arial"/>
                <w:color w:val="000000"/>
                <w:sz w:val="20"/>
                <w:szCs w:val="20"/>
              </w:rPr>
              <w:t>50</w:t>
            </w:r>
          </w:p>
        </w:tc>
        <w:tc>
          <w:tcPr>
            <w:tcW w:w="0" w:type="auto"/>
            <w:tcBorders>
              <w:top w:val="nil"/>
              <w:left w:val="nil"/>
              <w:bottom w:val="nil"/>
              <w:right w:val="nil"/>
            </w:tcBorders>
            <w:shd w:val="clear" w:color="000000" w:fill="FFFFFF"/>
            <w:noWrap/>
            <w:vAlign w:val="bottom"/>
            <w:hideMark/>
          </w:tcPr>
          <w:p w14:paraId="223650D2" w14:textId="77777777" w:rsidR="00B52E68" w:rsidRDefault="00B52E68">
            <w:pPr>
              <w:jc w:val="center"/>
              <w:rPr>
                <w:rFonts w:ascii="Arial" w:hAnsi="Arial" w:cs="Arial"/>
                <w:color w:val="000000"/>
                <w:sz w:val="20"/>
                <w:szCs w:val="20"/>
              </w:rPr>
            </w:pPr>
            <w:r>
              <w:rPr>
                <w:rFonts w:ascii="Arial" w:hAnsi="Arial" w:cs="Arial"/>
                <w:color w:val="000000"/>
                <w:sz w:val="20"/>
                <w:szCs w:val="20"/>
              </w:rPr>
              <w:t>50</w:t>
            </w:r>
          </w:p>
        </w:tc>
        <w:tc>
          <w:tcPr>
            <w:tcW w:w="0" w:type="auto"/>
            <w:tcBorders>
              <w:top w:val="nil"/>
              <w:left w:val="nil"/>
              <w:bottom w:val="nil"/>
              <w:right w:val="nil"/>
            </w:tcBorders>
            <w:shd w:val="clear" w:color="000000" w:fill="FFFFFF"/>
            <w:noWrap/>
            <w:vAlign w:val="bottom"/>
            <w:hideMark/>
          </w:tcPr>
          <w:p w14:paraId="18C756BE" w14:textId="77777777" w:rsidR="00B52E68" w:rsidRDefault="00B52E68">
            <w:pPr>
              <w:jc w:val="center"/>
              <w:rPr>
                <w:rFonts w:ascii="Arial" w:hAnsi="Arial" w:cs="Arial"/>
                <w:color w:val="000000"/>
                <w:sz w:val="20"/>
                <w:szCs w:val="20"/>
              </w:rPr>
            </w:pPr>
            <w:r>
              <w:rPr>
                <w:rFonts w:ascii="Arial" w:hAnsi="Arial" w:cs="Arial"/>
                <w:color w:val="000000"/>
                <w:sz w:val="20"/>
                <w:szCs w:val="20"/>
              </w:rPr>
              <w:t>NA</w:t>
            </w:r>
          </w:p>
        </w:tc>
        <w:tc>
          <w:tcPr>
            <w:tcW w:w="0" w:type="auto"/>
            <w:tcBorders>
              <w:top w:val="nil"/>
              <w:left w:val="nil"/>
              <w:bottom w:val="nil"/>
              <w:right w:val="single" w:sz="4" w:space="0" w:color="auto"/>
            </w:tcBorders>
            <w:shd w:val="clear" w:color="000000" w:fill="FFFFFF"/>
            <w:noWrap/>
            <w:vAlign w:val="bottom"/>
            <w:hideMark/>
          </w:tcPr>
          <w:p w14:paraId="32577152" w14:textId="77777777" w:rsidR="00B52E68" w:rsidRDefault="00B52E68">
            <w:pPr>
              <w:jc w:val="center"/>
              <w:rPr>
                <w:rFonts w:ascii="Arial" w:hAnsi="Arial" w:cs="Arial"/>
                <w:color w:val="000000"/>
                <w:sz w:val="20"/>
                <w:szCs w:val="20"/>
              </w:rPr>
            </w:pPr>
            <w:r>
              <w:rPr>
                <w:rFonts w:ascii="Arial" w:hAnsi="Arial" w:cs="Arial"/>
                <w:color w:val="000000"/>
                <w:sz w:val="20"/>
                <w:szCs w:val="20"/>
              </w:rPr>
              <w:t>NA</w:t>
            </w:r>
          </w:p>
        </w:tc>
        <w:tc>
          <w:tcPr>
            <w:tcW w:w="0" w:type="auto"/>
            <w:tcBorders>
              <w:top w:val="nil"/>
              <w:left w:val="nil"/>
              <w:bottom w:val="nil"/>
              <w:right w:val="nil"/>
            </w:tcBorders>
            <w:shd w:val="clear" w:color="000000" w:fill="FFFFFF"/>
            <w:noWrap/>
            <w:vAlign w:val="bottom"/>
            <w:hideMark/>
          </w:tcPr>
          <w:p w14:paraId="5FA31667" w14:textId="77777777" w:rsidR="00B52E68" w:rsidRDefault="00B52E68">
            <w:pPr>
              <w:jc w:val="center"/>
              <w:rPr>
                <w:rFonts w:ascii="Arial" w:hAnsi="Arial" w:cs="Arial"/>
                <w:color w:val="000000"/>
                <w:sz w:val="20"/>
                <w:szCs w:val="20"/>
              </w:rPr>
            </w:pPr>
            <w:r>
              <w:rPr>
                <w:rFonts w:ascii="Arial" w:hAnsi="Arial" w:cs="Arial"/>
                <w:color w:val="000000"/>
                <w:sz w:val="20"/>
                <w:szCs w:val="20"/>
              </w:rPr>
              <w:t>0</w:t>
            </w:r>
          </w:p>
        </w:tc>
        <w:tc>
          <w:tcPr>
            <w:tcW w:w="0" w:type="auto"/>
            <w:tcBorders>
              <w:top w:val="nil"/>
              <w:left w:val="nil"/>
              <w:bottom w:val="nil"/>
              <w:right w:val="nil"/>
            </w:tcBorders>
            <w:shd w:val="clear" w:color="000000" w:fill="FFFFFF"/>
            <w:noWrap/>
            <w:vAlign w:val="bottom"/>
            <w:hideMark/>
          </w:tcPr>
          <w:p w14:paraId="0E9F4F6D" w14:textId="77777777" w:rsidR="00B52E68" w:rsidRDefault="00B52E68">
            <w:pPr>
              <w:jc w:val="center"/>
              <w:rPr>
                <w:rFonts w:ascii="Arial" w:hAnsi="Arial" w:cs="Arial"/>
                <w:color w:val="000000"/>
                <w:sz w:val="20"/>
                <w:szCs w:val="20"/>
              </w:rPr>
            </w:pPr>
            <w:r>
              <w:rPr>
                <w:rFonts w:ascii="Arial" w:hAnsi="Arial" w:cs="Arial"/>
                <w:color w:val="000000"/>
                <w:sz w:val="20"/>
                <w:szCs w:val="20"/>
              </w:rPr>
              <w:t>0</w:t>
            </w:r>
          </w:p>
        </w:tc>
        <w:tc>
          <w:tcPr>
            <w:tcW w:w="0" w:type="auto"/>
            <w:tcBorders>
              <w:top w:val="nil"/>
              <w:left w:val="nil"/>
              <w:bottom w:val="nil"/>
              <w:right w:val="nil"/>
            </w:tcBorders>
            <w:shd w:val="clear" w:color="000000" w:fill="FFFFFF"/>
            <w:noWrap/>
            <w:vAlign w:val="bottom"/>
            <w:hideMark/>
          </w:tcPr>
          <w:p w14:paraId="10B6D28E" w14:textId="77777777" w:rsidR="00B52E68" w:rsidRDefault="00B52E68">
            <w:pPr>
              <w:jc w:val="center"/>
              <w:rPr>
                <w:rFonts w:ascii="Arial" w:hAnsi="Arial" w:cs="Arial"/>
                <w:color w:val="000000"/>
                <w:sz w:val="20"/>
                <w:szCs w:val="20"/>
              </w:rPr>
            </w:pPr>
            <w:r>
              <w:rPr>
                <w:rFonts w:ascii="Arial" w:hAnsi="Arial" w:cs="Arial"/>
                <w:color w:val="000000"/>
                <w:sz w:val="20"/>
                <w:szCs w:val="20"/>
              </w:rPr>
              <w:t>258</w:t>
            </w:r>
            <w:r>
              <w:rPr>
                <w:rFonts w:ascii="Arial" w:hAnsi="Arial" w:cs="Arial"/>
                <w:color w:val="000000"/>
                <w:sz w:val="20"/>
                <w:szCs w:val="20"/>
                <w:vertAlign w:val="superscript"/>
              </w:rPr>
              <w:t>-</w:t>
            </w:r>
          </w:p>
        </w:tc>
        <w:tc>
          <w:tcPr>
            <w:tcW w:w="0" w:type="auto"/>
            <w:tcBorders>
              <w:top w:val="nil"/>
              <w:left w:val="nil"/>
              <w:bottom w:val="nil"/>
              <w:right w:val="single" w:sz="4" w:space="0" w:color="auto"/>
            </w:tcBorders>
            <w:shd w:val="clear" w:color="000000" w:fill="FFFFFF"/>
            <w:noWrap/>
            <w:vAlign w:val="bottom"/>
            <w:hideMark/>
          </w:tcPr>
          <w:p w14:paraId="50B84FC7" w14:textId="77777777" w:rsidR="00B52E68" w:rsidRDefault="00B52E68">
            <w:pPr>
              <w:jc w:val="center"/>
              <w:rPr>
                <w:rFonts w:ascii="Arial" w:hAnsi="Arial" w:cs="Arial"/>
                <w:color w:val="000000"/>
                <w:sz w:val="20"/>
                <w:szCs w:val="20"/>
              </w:rPr>
            </w:pPr>
            <w:r>
              <w:rPr>
                <w:rFonts w:ascii="Arial" w:hAnsi="Arial" w:cs="Arial"/>
                <w:color w:val="000000"/>
                <w:sz w:val="20"/>
                <w:szCs w:val="20"/>
              </w:rPr>
              <w:t>498</w:t>
            </w:r>
            <w:r>
              <w:rPr>
                <w:rFonts w:ascii="Arial" w:hAnsi="Arial" w:cs="Arial"/>
                <w:color w:val="000000"/>
                <w:sz w:val="20"/>
                <w:szCs w:val="20"/>
                <w:vertAlign w:val="superscript"/>
              </w:rPr>
              <w:t>-</w:t>
            </w:r>
          </w:p>
        </w:tc>
      </w:tr>
      <w:tr w:rsidR="00B52E68" w14:paraId="130F6102" w14:textId="77777777" w:rsidTr="00290E61">
        <w:trPr>
          <w:trHeight w:val="325"/>
        </w:trPr>
        <w:tc>
          <w:tcPr>
            <w:tcW w:w="0" w:type="auto"/>
            <w:tcBorders>
              <w:top w:val="nil"/>
              <w:left w:val="single" w:sz="4" w:space="0" w:color="auto"/>
              <w:bottom w:val="single" w:sz="4" w:space="0" w:color="auto"/>
              <w:right w:val="nil"/>
            </w:tcBorders>
            <w:shd w:val="clear" w:color="000000" w:fill="FFFFFF"/>
            <w:noWrap/>
            <w:vAlign w:val="bottom"/>
            <w:hideMark/>
          </w:tcPr>
          <w:p w14:paraId="31C4BCCD" w14:textId="77777777" w:rsidR="00B52E68" w:rsidRDefault="00B52E68">
            <w:pPr>
              <w:rPr>
                <w:rFonts w:ascii="Arial" w:hAnsi="Arial" w:cs="Arial"/>
                <w:color w:val="000000"/>
                <w:sz w:val="20"/>
                <w:szCs w:val="20"/>
              </w:rPr>
            </w:pPr>
            <w:r>
              <w:rPr>
                <w:rFonts w:ascii="Arial" w:hAnsi="Arial" w:cs="Arial"/>
                <w:color w:val="000000"/>
                <w:sz w:val="20"/>
                <w:szCs w:val="20"/>
              </w:rPr>
              <w:t>2019</w:t>
            </w:r>
          </w:p>
        </w:tc>
        <w:tc>
          <w:tcPr>
            <w:tcW w:w="0" w:type="auto"/>
            <w:tcBorders>
              <w:top w:val="nil"/>
              <w:left w:val="single" w:sz="4" w:space="0" w:color="auto"/>
              <w:bottom w:val="single" w:sz="4" w:space="0" w:color="auto"/>
              <w:right w:val="nil"/>
            </w:tcBorders>
            <w:shd w:val="clear" w:color="000000" w:fill="FFFFFF"/>
            <w:noWrap/>
            <w:vAlign w:val="bottom"/>
            <w:hideMark/>
          </w:tcPr>
          <w:p w14:paraId="638BE1E8" w14:textId="77777777" w:rsidR="00B52E68" w:rsidRDefault="00B52E68">
            <w:pPr>
              <w:jc w:val="center"/>
              <w:rPr>
                <w:rFonts w:ascii="Arial" w:hAnsi="Arial" w:cs="Arial"/>
                <w:color w:val="000000"/>
                <w:sz w:val="20"/>
                <w:szCs w:val="20"/>
              </w:rPr>
            </w:pPr>
            <w:r>
              <w:rPr>
                <w:rFonts w:ascii="Arial" w:hAnsi="Arial" w:cs="Arial"/>
                <w:color w:val="000000"/>
                <w:sz w:val="20"/>
                <w:szCs w:val="20"/>
              </w:rPr>
              <w:t>0</w:t>
            </w:r>
            <w:r>
              <w:rPr>
                <w:rFonts w:ascii="Arial" w:hAnsi="Arial" w:cs="Arial"/>
                <w:color w:val="000000"/>
                <w:sz w:val="20"/>
                <w:szCs w:val="20"/>
                <w:vertAlign w:val="superscript"/>
              </w:rPr>
              <w:t>^</w:t>
            </w:r>
          </w:p>
        </w:tc>
        <w:tc>
          <w:tcPr>
            <w:tcW w:w="0" w:type="auto"/>
            <w:tcBorders>
              <w:top w:val="nil"/>
              <w:left w:val="nil"/>
              <w:bottom w:val="single" w:sz="4" w:space="0" w:color="auto"/>
              <w:right w:val="nil"/>
            </w:tcBorders>
            <w:shd w:val="clear" w:color="000000" w:fill="FFFFFF"/>
            <w:noWrap/>
            <w:vAlign w:val="bottom"/>
            <w:hideMark/>
          </w:tcPr>
          <w:p w14:paraId="08666E88" w14:textId="77777777" w:rsidR="00B52E68" w:rsidRDefault="00B52E68">
            <w:pPr>
              <w:jc w:val="center"/>
              <w:rPr>
                <w:rFonts w:ascii="Arial" w:hAnsi="Arial" w:cs="Arial"/>
                <w:color w:val="000000"/>
                <w:sz w:val="20"/>
                <w:szCs w:val="20"/>
              </w:rPr>
            </w:pPr>
            <w:r>
              <w:rPr>
                <w:rFonts w:ascii="Arial" w:hAnsi="Arial" w:cs="Arial"/>
                <w:color w:val="000000"/>
                <w:sz w:val="20"/>
                <w:szCs w:val="20"/>
              </w:rPr>
              <w:t>0</w:t>
            </w:r>
            <w:r>
              <w:rPr>
                <w:rFonts w:ascii="Arial" w:hAnsi="Arial" w:cs="Arial"/>
                <w:color w:val="000000"/>
                <w:sz w:val="20"/>
                <w:szCs w:val="20"/>
                <w:vertAlign w:val="superscript"/>
              </w:rPr>
              <w:t>^</w:t>
            </w:r>
          </w:p>
        </w:tc>
        <w:tc>
          <w:tcPr>
            <w:tcW w:w="0" w:type="auto"/>
            <w:tcBorders>
              <w:top w:val="nil"/>
              <w:left w:val="nil"/>
              <w:bottom w:val="single" w:sz="4" w:space="0" w:color="auto"/>
              <w:right w:val="nil"/>
            </w:tcBorders>
            <w:shd w:val="clear" w:color="000000" w:fill="FFFFFF"/>
            <w:noWrap/>
            <w:vAlign w:val="bottom"/>
            <w:hideMark/>
          </w:tcPr>
          <w:p w14:paraId="5CAB0470" w14:textId="77777777" w:rsidR="00B52E68" w:rsidRDefault="00B52E68">
            <w:pPr>
              <w:jc w:val="center"/>
              <w:rPr>
                <w:rFonts w:ascii="Arial" w:hAnsi="Arial" w:cs="Arial"/>
                <w:color w:val="000000"/>
                <w:sz w:val="20"/>
                <w:szCs w:val="20"/>
              </w:rPr>
            </w:pPr>
            <w:r>
              <w:rPr>
                <w:rFonts w:ascii="Arial" w:hAnsi="Arial" w:cs="Arial"/>
                <w:color w:val="000000"/>
                <w:sz w:val="20"/>
                <w:szCs w:val="20"/>
              </w:rPr>
              <w:t>NA</w:t>
            </w:r>
          </w:p>
        </w:tc>
        <w:tc>
          <w:tcPr>
            <w:tcW w:w="0" w:type="auto"/>
            <w:tcBorders>
              <w:top w:val="nil"/>
              <w:left w:val="nil"/>
              <w:bottom w:val="single" w:sz="4" w:space="0" w:color="auto"/>
              <w:right w:val="single" w:sz="4" w:space="0" w:color="auto"/>
            </w:tcBorders>
            <w:shd w:val="clear" w:color="000000" w:fill="FFFFFF"/>
            <w:noWrap/>
            <w:vAlign w:val="bottom"/>
            <w:hideMark/>
          </w:tcPr>
          <w:p w14:paraId="27D61CE6" w14:textId="77777777" w:rsidR="00B52E68" w:rsidRDefault="00B52E68">
            <w:pPr>
              <w:jc w:val="center"/>
              <w:rPr>
                <w:rFonts w:ascii="Arial" w:hAnsi="Arial" w:cs="Arial"/>
                <w:color w:val="000000"/>
                <w:sz w:val="20"/>
                <w:szCs w:val="20"/>
              </w:rPr>
            </w:pPr>
            <w:r>
              <w:rPr>
                <w:rFonts w:ascii="Arial" w:hAnsi="Arial" w:cs="Arial"/>
                <w:color w:val="000000"/>
                <w:sz w:val="20"/>
                <w:szCs w:val="20"/>
              </w:rPr>
              <w:t>NA</w:t>
            </w:r>
          </w:p>
        </w:tc>
        <w:tc>
          <w:tcPr>
            <w:tcW w:w="0" w:type="auto"/>
            <w:tcBorders>
              <w:top w:val="nil"/>
              <w:left w:val="nil"/>
              <w:bottom w:val="single" w:sz="4" w:space="0" w:color="auto"/>
              <w:right w:val="nil"/>
            </w:tcBorders>
            <w:shd w:val="clear" w:color="000000" w:fill="FFFFFF"/>
            <w:noWrap/>
            <w:vAlign w:val="bottom"/>
            <w:hideMark/>
          </w:tcPr>
          <w:p w14:paraId="5C1F5FB9" w14:textId="77777777" w:rsidR="00B52E68" w:rsidRDefault="00B52E68">
            <w:pPr>
              <w:jc w:val="center"/>
              <w:rPr>
                <w:rFonts w:ascii="Arial" w:hAnsi="Arial" w:cs="Arial"/>
                <w:color w:val="000000"/>
                <w:sz w:val="20"/>
                <w:szCs w:val="20"/>
              </w:rPr>
            </w:pPr>
            <w:r>
              <w:rPr>
                <w:rFonts w:ascii="Arial" w:hAnsi="Arial" w:cs="Arial"/>
                <w:color w:val="000000"/>
                <w:sz w:val="20"/>
                <w:szCs w:val="20"/>
              </w:rPr>
              <w:t>0</w:t>
            </w:r>
            <w:r>
              <w:rPr>
                <w:rFonts w:ascii="Arial" w:hAnsi="Arial" w:cs="Arial"/>
                <w:color w:val="000000"/>
                <w:sz w:val="20"/>
                <w:szCs w:val="20"/>
                <w:vertAlign w:val="superscript"/>
              </w:rPr>
              <w:t>^</w:t>
            </w:r>
          </w:p>
        </w:tc>
        <w:tc>
          <w:tcPr>
            <w:tcW w:w="0" w:type="auto"/>
            <w:tcBorders>
              <w:top w:val="nil"/>
              <w:left w:val="nil"/>
              <w:bottom w:val="single" w:sz="4" w:space="0" w:color="auto"/>
              <w:right w:val="nil"/>
            </w:tcBorders>
            <w:shd w:val="clear" w:color="000000" w:fill="FFFFFF"/>
            <w:noWrap/>
            <w:vAlign w:val="bottom"/>
            <w:hideMark/>
          </w:tcPr>
          <w:p w14:paraId="3AA81094" w14:textId="77777777" w:rsidR="00B52E68" w:rsidRDefault="00B52E68">
            <w:pPr>
              <w:jc w:val="center"/>
              <w:rPr>
                <w:rFonts w:ascii="Arial" w:hAnsi="Arial" w:cs="Arial"/>
                <w:color w:val="000000"/>
                <w:sz w:val="20"/>
                <w:szCs w:val="20"/>
              </w:rPr>
            </w:pPr>
            <w:r>
              <w:rPr>
                <w:rFonts w:ascii="Arial" w:hAnsi="Arial" w:cs="Arial"/>
                <w:color w:val="000000"/>
                <w:sz w:val="20"/>
                <w:szCs w:val="20"/>
              </w:rPr>
              <w:t>0</w:t>
            </w:r>
            <w:r>
              <w:rPr>
                <w:rFonts w:ascii="Arial" w:hAnsi="Arial" w:cs="Arial"/>
                <w:color w:val="000000"/>
                <w:sz w:val="20"/>
                <w:szCs w:val="20"/>
                <w:vertAlign w:val="superscript"/>
              </w:rPr>
              <w:t>^</w:t>
            </w:r>
          </w:p>
        </w:tc>
        <w:tc>
          <w:tcPr>
            <w:tcW w:w="0" w:type="auto"/>
            <w:tcBorders>
              <w:top w:val="nil"/>
              <w:left w:val="nil"/>
              <w:bottom w:val="single" w:sz="4" w:space="0" w:color="auto"/>
              <w:right w:val="nil"/>
            </w:tcBorders>
            <w:shd w:val="clear" w:color="000000" w:fill="FFFFFF"/>
            <w:noWrap/>
            <w:vAlign w:val="bottom"/>
            <w:hideMark/>
          </w:tcPr>
          <w:p w14:paraId="5C90C578" w14:textId="77777777" w:rsidR="00B52E68" w:rsidRDefault="00B52E68">
            <w:pPr>
              <w:jc w:val="center"/>
              <w:rPr>
                <w:rFonts w:ascii="Arial" w:hAnsi="Arial" w:cs="Arial"/>
                <w:color w:val="000000"/>
                <w:sz w:val="20"/>
                <w:szCs w:val="20"/>
              </w:rPr>
            </w:pPr>
            <w:r>
              <w:rPr>
                <w:rFonts w:ascii="Arial" w:hAnsi="Arial" w:cs="Arial"/>
                <w:color w:val="000000"/>
                <w:sz w:val="20"/>
                <w:szCs w:val="20"/>
              </w:rPr>
              <w:t>NA</w:t>
            </w:r>
          </w:p>
        </w:tc>
        <w:tc>
          <w:tcPr>
            <w:tcW w:w="0" w:type="auto"/>
            <w:tcBorders>
              <w:top w:val="nil"/>
              <w:left w:val="nil"/>
              <w:bottom w:val="single" w:sz="4" w:space="0" w:color="auto"/>
              <w:right w:val="single" w:sz="4" w:space="0" w:color="auto"/>
            </w:tcBorders>
            <w:shd w:val="clear" w:color="000000" w:fill="FFFFFF"/>
            <w:noWrap/>
            <w:vAlign w:val="bottom"/>
            <w:hideMark/>
          </w:tcPr>
          <w:p w14:paraId="38F48647" w14:textId="77777777" w:rsidR="00B52E68" w:rsidRDefault="00B52E68">
            <w:pPr>
              <w:jc w:val="center"/>
              <w:rPr>
                <w:rFonts w:ascii="Arial" w:hAnsi="Arial" w:cs="Arial"/>
                <w:color w:val="000000"/>
                <w:sz w:val="20"/>
                <w:szCs w:val="20"/>
              </w:rPr>
            </w:pPr>
            <w:r>
              <w:rPr>
                <w:rFonts w:ascii="Arial" w:hAnsi="Arial" w:cs="Arial"/>
                <w:color w:val="000000"/>
                <w:sz w:val="20"/>
                <w:szCs w:val="20"/>
              </w:rPr>
              <w:t>NA</w:t>
            </w:r>
          </w:p>
        </w:tc>
        <w:tc>
          <w:tcPr>
            <w:tcW w:w="0" w:type="auto"/>
            <w:tcBorders>
              <w:top w:val="nil"/>
              <w:left w:val="nil"/>
              <w:bottom w:val="single" w:sz="4" w:space="0" w:color="auto"/>
              <w:right w:val="nil"/>
            </w:tcBorders>
            <w:shd w:val="clear" w:color="000000" w:fill="FFFFFF"/>
            <w:noWrap/>
            <w:vAlign w:val="bottom"/>
            <w:hideMark/>
          </w:tcPr>
          <w:p w14:paraId="17D02B09" w14:textId="77777777" w:rsidR="00B52E68" w:rsidRDefault="00B52E68">
            <w:pPr>
              <w:jc w:val="center"/>
              <w:rPr>
                <w:rFonts w:ascii="Arial" w:hAnsi="Arial" w:cs="Arial"/>
                <w:color w:val="000000"/>
                <w:sz w:val="20"/>
                <w:szCs w:val="20"/>
              </w:rPr>
            </w:pPr>
            <w:r>
              <w:rPr>
                <w:rFonts w:ascii="Arial" w:hAnsi="Arial" w:cs="Arial"/>
                <w:color w:val="000000"/>
                <w:sz w:val="20"/>
                <w:szCs w:val="20"/>
              </w:rPr>
              <w:t>0</w:t>
            </w:r>
          </w:p>
        </w:tc>
        <w:tc>
          <w:tcPr>
            <w:tcW w:w="0" w:type="auto"/>
            <w:tcBorders>
              <w:top w:val="nil"/>
              <w:left w:val="nil"/>
              <w:bottom w:val="single" w:sz="4" w:space="0" w:color="auto"/>
              <w:right w:val="nil"/>
            </w:tcBorders>
            <w:shd w:val="clear" w:color="000000" w:fill="FFFFFF"/>
            <w:noWrap/>
            <w:vAlign w:val="bottom"/>
            <w:hideMark/>
          </w:tcPr>
          <w:p w14:paraId="280FB88F" w14:textId="77777777" w:rsidR="00B52E68" w:rsidRDefault="00B52E68">
            <w:pPr>
              <w:jc w:val="center"/>
              <w:rPr>
                <w:rFonts w:ascii="Arial" w:hAnsi="Arial" w:cs="Arial"/>
                <w:color w:val="000000"/>
                <w:sz w:val="20"/>
                <w:szCs w:val="20"/>
              </w:rPr>
            </w:pPr>
            <w:r>
              <w:rPr>
                <w:rFonts w:ascii="Arial" w:hAnsi="Arial" w:cs="Arial"/>
                <w:color w:val="000000"/>
                <w:sz w:val="20"/>
                <w:szCs w:val="20"/>
              </w:rPr>
              <w:t>0</w:t>
            </w:r>
          </w:p>
        </w:tc>
        <w:tc>
          <w:tcPr>
            <w:tcW w:w="0" w:type="auto"/>
            <w:tcBorders>
              <w:top w:val="nil"/>
              <w:left w:val="nil"/>
              <w:bottom w:val="single" w:sz="4" w:space="0" w:color="auto"/>
              <w:right w:val="nil"/>
            </w:tcBorders>
            <w:shd w:val="clear" w:color="000000" w:fill="FFFFFF"/>
            <w:noWrap/>
            <w:vAlign w:val="bottom"/>
            <w:hideMark/>
          </w:tcPr>
          <w:p w14:paraId="7E2819F1" w14:textId="77777777" w:rsidR="00B52E68" w:rsidRDefault="00B52E68">
            <w:pPr>
              <w:jc w:val="center"/>
              <w:rPr>
                <w:rFonts w:ascii="Arial" w:hAnsi="Arial" w:cs="Arial"/>
                <w:color w:val="000000"/>
                <w:sz w:val="20"/>
                <w:szCs w:val="20"/>
              </w:rPr>
            </w:pPr>
            <w:r>
              <w:rPr>
                <w:rFonts w:ascii="Arial" w:hAnsi="Arial" w:cs="Arial"/>
                <w:color w:val="000000"/>
                <w:sz w:val="20"/>
                <w:szCs w:val="20"/>
              </w:rPr>
              <w:t>407</w:t>
            </w:r>
            <w:r>
              <w:rPr>
                <w:rFonts w:ascii="Arial" w:hAnsi="Arial" w:cs="Arial"/>
                <w:color w:val="000000"/>
                <w:sz w:val="20"/>
                <w:szCs w:val="20"/>
                <w:vertAlign w:val="superscript"/>
              </w:rPr>
              <w:t>-</w:t>
            </w:r>
          </w:p>
        </w:tc>
        <w:tc>
          <w:tcPr>
            <w:tcW w:w="0" w:type="auto"/>
            <w:tcBorders>
              <w:top w:val="nil"/>
              <w:left w:val="nil"/>
              <w:bottom w:val="single" w:sz="4" w:space="0" w:color="auto"/>
              <w:right w:val="single" w:sz="4" w:space="0" w:color="auto"/>
            </w:tcBorders>
            <w:shd w:val="clear" w:color="000000" w:fill="FFFFFF"/>
            <w:noWrap/>
            <w:vAlign w:val="bottom"/>
            <w:hideMark/>
          </w:tcPr>
          <w:p w14:paraId="63782424" w14:textId="77777777" w:rsidR="00B52E68" w:rsidRDefault="00B52E68">
            <w:pPr>
              <w:jc w:val="center"/>
              <w:rPr>
                <w:rFonts w:ascii="Arial" w:hAnsi="Arial" w:cs="Arial"/>
                <w:color w:val="000000"/>
                <w:sz w:val="20"/>
                <w:szCs w:val="20"/>
              </w:rPr>
            </w:pPr>
            <w:r>
              <w:rPr>
                <w:rFonts w:ascii="Arial" w:hAnsi="Arial" w:cs="Arial"/>
                <w:color w:val="000000"/>
                <w:sz w:val="20"/>
                <w:szCs w:val="20"/>
              </w:rPr>
              <w:t>12</w:t>
            </w:r>
            <w:r>
              <w:rPr>
                <w:rFonts w:ascii="Arial" w:hAnsi="Arial" w:cs="Arial"/>
                <w:color w:val="000000"/>
                <w:sz w:val="20"/>
                <w:szCs w:val="20"/>
                <w:vertAlign w:val="superscript"/>
              </w:rPr>
              <w:t>-</w:t>
            </w:r>
          </w:p>
        </w:tc>
      </w:tr>
      <w:tr w:rsidR="00B52E68" w14:paraId="4B11E744" w14:textId="77777777" w:rsidTr="00290E61">
        <w:trPr>
          <w:trHeight w:val="295"/>
        </w:trPr>
        <w:tc>
          <w:tcPr>
            <w:tcW w:w="0" w:type="auto"/>
            <w:gridSpan w:val="8"/>
            <w:tcBorders>
              <w:top w:val="nil"/>
              <w:left w:val="nil"/>
              <w:bottom w:val="nil"/>
              <w:right w:val="nil"/>
            </w:tcBorders>
            <w:shd w:val="clear" w:color="auto" w:fill="auto"/>
            <w:noWrap/>
            <w:vAlign w:val="bottom"/>
            <w:hideMark/>
          </w:tcPr>
          <w:p w14:paraId="50093ABB" w14:textId="77777777" w:rsidR="00B52E68" w:rsidRDefault="00B52E68">
            <w:pPr>
              <w:rPr>
                <w:rFonts w:ascii="Arial" w:hAnsi="Arial" w:cs="Arial"/>
                <w:color w:val="000000"/>
                <w:sz w:val="20"/>
                <w:szCs w:val="20"/>
              </w:rPr>
            </w:pPr>
            <w:r>
              <w:rPr>
                <w:rFonts w:ascii="Arial" w:hAnsi="Arial" w:cs="Arial"/>
                <w:color w:val="000000"/>
                <w:sz w:val="20"/>
                <w:szCs w:val="20"/>
              </w:rPr>
              <w:t>* = samples that were of lesser quality due to issues with the tissue preservative</w:t>
            </w:r>
          </w:p>
        </w:tc>
        <w:tc>
          <w:tcPr>
            <w:tcW w:w="0" w:type="auto"/>
            <w:tcBorders>
              <w:top w:val="nil"/>
              <w:left w:val="nil"/>
              <w:bottom w:val="nil"/>
              <w:right w:val="nil"/>
            </w:tcBorders>
            <w:shd w:val="clear" w:color="auto" w:fill="auto"/>
            <w:noWrap/>
            <w:vAlign w:val="bottom"/>
            <w:hideMark/>
          </w:tcPr>
          <w:p w14:paraId="0D1EE9D5" w14:textId="77777777" w:rsidR="00B52E68" w:rsidRDefault="00B52E68">
            <w:pPr>
              <w:rPr>
                <w:rFonts w:ascii="Arial" w:hAnsi="Arial" w:cs="Arial"/>
                <w:color w:val="000000"/>
                <w:sz w:val="20"/>
                <w:szCs w:val="20"/>
              </w:rPr>
            </w:pPr>
          </w:p>
        </w:tc>
        <w:tc>
          <w:tcPr>
            <w:tcW w:w="0" w:type="auto"/>
            <w:tcBorders>
              <w:top w:val="nil"/>
              <w:left w:val="nil"/>
              <w:bottom w:val="nil"/>
              <w:right w:val="nil"/>
            </w:tcBorders>
            <w:shd w:val="clear" w:color="auto" w:fill="auto"/>
            <w:noWrap/>
            <w:vAlign w:val="bottom"/>
            <w:hideMark/>
          </w:tcPr>
          <w:p w14:paraId="75FD584F" w14:textId="77777777" w:rsidR="00B52E68" w:rsidRDefault="00B52E68">
            <w:pPr>
              <w:rPr>
                <w:sz w:val="20"/>
                <w:szCs w:val="20"/>
              </w:rPr>
            </w:pPr>
          </w:p>
        </w:tc>
        <w:tc>
          <w:tcPr>
            <w:tcW w:w="0" w:type="auto"/>
            <w:tcBorders>
              <w:top w:val="nil"/>
              <w:left w:val="nil"/>
              <w:bottom w:val="nil"/>
              <w:right w:val="nil"/>
            </w:tcBorders>
            <w:shd w:val="clear" w:color="auto" w:fill="auto"/>
            <w:noWrap/>
            <w:vAlign w:val="bottom"/>
            <w:hideMark/>
          </w:tcPr>
          <w:p w14:paraId="1331B6ED" w14:textId="77777777" w:rsidR="00B52E68" w:rsidRDefault="00B52E68">
            <w:pPr>
              <w:rPr>
                <w:sz w:val="20"/>
                <w:szCs w:val="20"/>
              </w:rPr>
            </w:pPr>
          </w:p>
        </w:tc>
        <w:tc>
          <w:tcPr>
            <w:tcW w:w="0" w:type="auto"/>
            <w:tcBorders>
              <w:top w:val="nil"/>
              <w:left w:val="nil"/>
              <w:bottom w:val="nil"/>
              <w:right w:val="nil"/>
            </w:tcBorders>
            <w:shd w:val="clear" w:color="auto" w:fill="auto"/>
            <w:noWrap/>
            <w:vAlign w:val="bottom"/>
            <w:hideMark/>
          </w:tcPr>
          <w:p w14:paraId="75436F0C" w14:textId="77777777" w:rsidR="00B52E68" w:rsidRDefault="00B52E68">
            <w:pPr>
              <w:rPr>
                <w:sz w:val="20"/>
                <w:szCs w:val="20"/>
              </w:rPr>
            </w:pPr>
          </w:p>
        </w:tc>
        <w:tc>
          <w:tcPr>
            <w:tcW w:w="0" w:type="auto"/>
            <w:tcBorders>
              <w:top w:val="nil"/>
              <w:left w:val="nil"/>
              <w:bottom w:val="nil"/>
              <w:right w:val="nil"/>
            </w:tcBorders>
            <w:shd w:val="clear" w:color="auto" w:fill="auto"/>
            <w:noWrap/>
            <w:vAlign w:val="bottom"/>
            <w:hideMark/>
          </w:tcPr>
          <w:p w14:paraId="37080E1B" w14:textId="77777777" w:rsidR="00B52E68" w:rsidRDefault="00B52E68">
            <w:pPr>
              <w:rPr>
                <w:sz w:val="20"/>
                <w:szCs w:val="20"/>
              </w:rPr>
            </w:pPr>
          </w:p>
        </w:tc>
      </w:tr>
      <w:tr w:rsidR="00B52E68" w14:paraId="11D543F0" w14:textId="77777777" w:rsidTr="00290E61">
        <w:trPr>
          <w:trHeight w:val="295"/>
        </w:trPr>
        <w:tc>
          <w:tcPr>
            <w:tcW w:w="0" w:type="auto"/>
            <w:gridSpan w:val="4"/>
            <w:tcBorders>
              <w:top w:val="nil"/>
              <w:left w:val="nil"/>
              <w:bottom w:val="nil"/>
              <w:right w:val="nil"/>
            </w:tcBorders>
            <w:shd w:val="clear" w:color="auto" w:fill="auto"/>
            <w:noWrap/>
            <w:vAlign w:val="bottom"/>
            <w:hideMark/>
          </w:tcPr>
          <w:p w14:paraId="08E20428" w14:textId="43B99878" w:rsidR="00B52E68" w:rsidRDefault="00B52E68">
            <w:pPr>
              <w:rPr>
                <w:rFonts w:ascii="Arial" w:hAnsi="Arial" w:cs="Arial"/>
                <w:color w:val="000000"/>
                <w:sz w:val="20"/>
                <w:szCs w:val="20"/>
              </w:rPr>
            </w:pPr>
            <w:r>
              <w:rPr>
                <w:rFonts w:ascii="Arial" w:hAnsi="Arial" w:cs="Arial"/>
                <w:color w:val="000000"/>
                <w:sz w:val="20"/>
                <w:szCs w:val="20"/>
              </w:rPr>
              <w:t>NA = samples that were not available</w:t>
            </w:r>
          </w:p>
        </w:tc>
        <w:tc>
          <w:tcPr>
            <w:tcW w:w="0" w:type="auto"/>
            <w:tcBorders>
              <w:top w:val="nil"/>
              <w:left w:val="nil"/>
              <w:bottom w:val="nil"/>
              <w:right w:val="nil"/>
            </w:tcBorders>
            <w:shd w:val="clear" w:color="auto" w:fill="auto"/>
            <w:noWrap/>
            <w:vAlign w:val="bottom"/>
            <w:hideMark/>
          </w:tcPr>
          <w:p w14:paraId="61C62DF3" w14:textId="77777777" w:rsidR="00B52E68" w:rsidRDefault="00B52E68">
            <w:pPr>
              <w:rPr>
                <w:rFonts w:ascii="Arial" w:hAnsi="Arial" w:cs="Arial"/>
                <w:color w:val="000000"/>
                <w:sz w:val="20"/>
                <w:szCs w:val="20"/>
              </w:rPr>
            </w:pPr>
          </w:p>
        </w:tc>
        <w:tc>
          <w:tcPr>
            <w:tcW w:w="0" w:type="auto"/>
            <w:tcBorders>
              <w:top w:val="nil"/>
              <w:left w:val="nil"/>
              <w:bottom w:val="nil"/>
              <w:right w:val="nil"/>
            </w:tcBorders>
            <w:shd w:val="clear" w:color="auto" w:fill="auto"/>
            <w:noWrap/>
            <w:vAlign w:val="bottom"/>
            <w:hideMark/>
          </w:tcPr>
          <w:p w14:paraId="0ADD9EB2" w14:textId="77777777" w:rsidR="00B52E68" w:rsidRDefault="00B52E68">
            <w:pPr>
              <w:rPr>
                <w:sz w:val="20"/>
                <w:szCs w:val="20"/>
              </w:rPr>
            </w:pPr>
          </w:p>
        </w:tc>
        <w:tc>
          <w:tcPr>
            <w:tcW w:w="0" w:type="auto"/>
            <w:tcBorders>
              <w:top w:val="nil"/>
              <w:left w:val="nil"/>
              <w:bottom w:val="nil"/>
              <w:right w:val="nil"/>
            </w:tcBorders>
            <w:shd w:val="clear" w:color="auto" w:fill="auto"/>
            <w:noWrap/>
            <w:vAlign w:val="bottom"/>
            <w:hideMark/>
          </w:tcPr>
          <w:p w14:paraId="731DB6DA" w14:textId="77777777" w:rsidR="00B52E68" w:rsidRDefault="00B52E68">
            <w:pPr>
              <w:rPr>
                <w:sz w:val="20"/>
                <w:szCs w:val="20"/>
              </w:rPr>
            </w:pPr>
          </w:p>
        </w:tc>
        <w:tc>
          <w:tcPr>
            <w:tcW w:w="0" w:type="auto"/>
            <w:tcBorders>
              <w:top w:val="nil"/>
              <w:left w:val="nil"/>
              <w:bottom w:val="nil"/>
              <w:right w:val="nil"/>
            </w:tcBorders>
            <w:shd w:val="clear" w:color="auto" w:fill="auto"/>
            <w:noWrap/>
            <w:vAlign w:val="bottom"/>
            <w:hideMark/>
          </w:tcPr>
          <w:p w14:paraId="55FCBF22" w14:textId="77777777" w:rsidR="00B52E68" w:rsidRDefault="00B52E68">
            <w:pPr>
              <w:rPr>
                <w:sz w:val="20"/>
                <w:szCs w:val="20"/>
              </w:rPr>
            </w:pPr>
          </w:p>
        </w:tc>
        <w:tc>
          <w:tcPr>
            <w:tcW w:w="0" w:type="auto"/>
            <w:tcBorders>
              <w:top w:val="nil"/>
              <w:left w:val="nil"/>
              <w:bottom w:val="nil"/>
              <w:right w:val="nil"/>
            </w:tcBorders>
            <w:shd w:val="clear" w:color="auto" w:fill="auto"/>
            <w:noWrap/>
            <w:vAlign w:val="bottom"/>
            <w:hideMark/>
          </w:tcPr>
          <w:p w14:paraId="5C3D5198" w14:textId="77777777" w:rsidR="00B52E68" w:rsidRDefault="00B52E68">
            <w:pPr>
              <w:rPr>
                <w:sz w:val="20"/>
                <w:szCs w:val="20"/>
              </w:rPr>
            </w:pPr>
          </w:p>
        </w:tc>
        <w:tc>
          <w:tcPr>
            <w:tcW w:w="0" w:type="auto"/>
            <w:tcBorders>
              <w:top w:val="nil"/>
              <w:left w:val="nil"/>
              <w:bottom w:val="nil"/>
              <w:right w:val="nil"/>
            </w:tcBorders>
            <w:shd w:val="clear" w:color="auto" w:fill="auto"/>
            <w:noWrap/>
            <w:vAlign w:val="bottom"/>
            <w:hideMark/>
          </w:tcPr>
          <w:p w14:paraId="377010AE" w14:textId="77777777" w:rsidR="00B52E68" w:rsidRDefault="00B52E68">
            <w:pPr>
              <w:rPr>
                <w:sz w:val="20"/>
                <w:szCs w:val="20"/>
              </w:rPr>
            </w:pPr>
          </w:p>
        </w:tc>
        <w:tc>
          <w:tcPr>
            <w:tcW w:w="0" w:type="auto"/>
            <w:tcBorders>
              <w:top w:val="nil"/>
              <w:left w:val="nil"/>
              <w:bottom w:val="nil"/>
              <w:right w:val="nil"/>
            </w:tcBorders>
            <w:shd w:val="clear" w:color="auto" w:fill="auto"/>
            <w:noWrap/>
            <w:vAlign w:val="bottom"/>
            <w:hideMark/>
          </w:tcPr>
          <w:p w14:paraId="613CC298" w14:textId="77777777" w:rsidR="00B52E68" w:rsidRDefault="00B52E68">
            <w:pPr>
              <w:rPr>
                <w:sz w:val="20"/>
                <w:szCs w:val="20"/>
              </w:rPr>
            </w:pPr>
          </w:p>
        </w:tc>
        <w:tc>
          <w:tcPr>
            <w:tcW w:w="0" w:type="auto"/>
            <w:tcBorders>
              <w:top w:val="nil"/>
              <w:left w:val="nil"/>
              <w:bottom w:val="nil"/>
              <w:right w:val="nil"/>
            </w:tcBorders>
            <w:shd w:val="clear" w:color="auto" w:fill="auto"/>
            <w:noWrap/>
            <w:vAlign w:val="bottom"/>
            <w:hideMark/>
          </w:tcPr>
          <w:p w14:paraId="730223D2" w14:textId="77777777" w:rsidR="00B52E68" w:rsidRDefault="00B52E68">
            <w:pPr>
              <w:rPr>
                <w:sz w:val="20"/>
                <w:szCs w:val="20"/>
              </w:rPr>
            </w:pPr>
          </w:p>
        </w:tc>
        <w:tc>
          <w:tcPr>
            <w:tcW w:w="0" w:type="auto"/>
            <w:tcBorders>
              <w:top w:val="nil"/>
              <w:left w:val="nil"/>
              <w:bottom w:val="nil"/>
              <w:right w:val="nil"/>
            </w:tcBorders>
            <w:shd w:val="clear" w:color="auto" w:fill="auto"/>
            <w:noWrap/>
            <w:vAlign w:val="bottom"/>
            <w:hideMark/>
          </w:tcPr>
          <w:p w14:paraId="342530FE" w14:textId="77777777" w:rsidR="00B52E68" w:rsidRDefault="00B52E68">
            <w:pPr>
              <w:rPr>
                <w:sz w:val="20"/>
                <w:szCs w:val="20"/>
              </w:rPr>
            </w:pPr>
          </w:p>
        </w:tc>
      </w:tr>
      <w:tr w:rsidR="00B52E68" w14:paraId="1DD42E1E" w14:textId="77777777" w:rsidTr="00290E61">
        <w:trPr>
          <w:trHeight w:val="295"/>
        </w:trPr>
        <w:tc>
          <w:tcPr>
            <w:tcW w:w="0" w:type="auto"/>
            <w:gridSpan w:val="5"/>
            <w:tcBorders>
              <w:top w:val="nil"/>
              <w:left w:val="nil"/>
              <w:bottom w:val="nil"/>
              <w:right w:val="nil"/>
            </w:tcBorders>
            <w:shd w:val="clear" w:color="auto" w:fill="auto"/>
            <w:noWrap/>
            <w:vAlign w:val="bottom"/>
            <w:hideMark/>
          </w:tcPr>
          <w:p w14:paraId="3D9C027D" w14:textId="77777777" w:rsidR="00B52E68" w:rsidRDefault="00B52E68">
            <w:pPr>
              <w:rPr>
                <w:rFonts w:ascii="Arial" w:hAnsi="Arial" w:cs="Arial"/>
                <w:color w:val="000000"/>
                <w:sz w:val="20"/>
                <w:szCs w:val="20"/>
              </w:rPr>
            </w:pPr>
            <w:r>
              <w:rPr>
                <w:rFonts w:ascii="Arial" w:hAnsi="Arial" w:cs="Arial"/>
                <w:color w:val="000000"/>
                <w:sz w:val="20"/>
                <w:szCs w:val="20"/>
              </w:rPr>
              <w:t>+ = small sample  not included in statistical analyses</w:t>
            </w:r>
          </w:p>
        </w:tc>
        <w:tc>
          <w:tcPr>
            <w:tcW w:w="0" w:type="auto"/>
            <w:tcBorders>
              <w:top w:val="nil"/>
              <w:left w:val="nil"/>
              <w:bottom w:val="nil"/>
              <w:right w:val="nil"/>
            </w:tcBorders>
            <w:shd w:val="clear" w:color="auto" w:fill="auto"/>
            <w:noWrap/>
            <w:vAlign w:val="bottom"/>
            <w:hideMark/>
          </w:tcPr>
          <w:p w14:paraId="25184702" w14:textId="77777777" w:rsidR="00B52E68" w:rsidRDefault="00B52E68">
            <w:pPr>
              <w:rPr>
                <w:rFonts w:ascii="Arial" w:hAnsi="Arial" w:cs="Arial"/>
                <w:color w:val="000000"/>
                <w:sz w:val="20"/>
                <w:szCs w:val="20"/>
              </w:rPr>
            </w:pPr>
          </w:p>
        </w:tc>
        <w:tc>
          <w:tcPr>
            <w:tcW w:w="0" w:type="auto"/>
            <w:tcBorders>
              <w:top w:val="nil"/>
              <w:left w:val="nil"/>
              <w:bottom w:val="nil"/>
              <w:right w:val="nil"/>
            </w:tcBorders>
            <w:shd w:val="clear" w:color="auto" w:fill="auto"/>
            <w:noWrap/>
            <w:vAlign w:val="bottom"/>
            <w:hideMark/>
          </w:tcPr>
          <w:p w14:paraId="2F68EA26" w14:textId="77777777" w:rsidR="00B52E68" w:rsidRDefault="00B52E68">
            <w:pPr>
              <w:rPr>
                <w:sz w:val="20"/>
                <w:szCs w:val="20"/>
              </w:rPr>
            </w:pPr>
          </w:p>
        </w:tc>
        <w:tc>
          <w:tcPr>
            <w:tcW w:w="0" w:type="auto"/>
            <w:tcBorders>
              <w:top w:val="nil"/>
              <w:left w:val="nil"/>
              <w:bottom w:val="nil"/>
              <w:right w:val="nil"/>
            </w:tcBorders>
            <w:shd w:val="clear" w:color="auto" w:fill="auto"/>
            <w:noWrap/>
            <w:vAlign w:val="bottom"/>
            <w:hideMark/>
          </w:tcPr>
          <w:p w14:paraId="66EB8626" w14:textId="77777777" w:rsidR="00B52E68" w:rsidRDefault="00B52E68">
            <w:pPr>
              <w:rPr>
                <w:sz w:val="20"/>
                <w:szCs w:val="20"/>
              </w:rPr>
            </w:pPr>
          </w:p>
        </w:tc>
        <w:tc>
          <w:tcPr>
            <w:tcW w:w="0" w:type="auto"/>
            <w:tcBorders>
              <w:top w:val="nil"/>
              <w:left w:val="nil"/>
              <w:bottom w:val="nil"/>
              <w:right w:val="nil"/>
            </w:tcBorders>
            <w:shd w:val="clear" w:color="auto" w:fill="auto"/>
            <w:noWrap/>
            <w:vAlign w:val="bottom"/>
            <w:hideMark/>
          </w:tcPr>
          <w:p w14:paraId="7486518B" w14:textId="77777777" w:rsidR="00B52E68" w:rsidRDefault="00B52E68">
            <w:pPr>
              <w:rPr>
                <w:sz w:val="20"/>
                <w:szCs w:val="20"/>
              </w:rPr>
            </w:pPr>
          </w:p>
        </w:tc>
        <w:tc>
          <w:tcPr>
            <w:tcW w:w="0" w:type="auto"/>
            <w:tcBorders>
              <w:top w:val="nil"/>
              <w:left w:val="nil"/>
              <w:bottom w:val="nil"/>
              <w:right w:val="nil"/>
            </w:tcBorders>
            <w:shd w:val="clear" w:color="auto" w:fill="auto"/>
            <w:noWrap/>
            <w:vAlign w:val="bottom"/>
            <w:hideMark/>
          </w:tcPr>
          <w:p w14:paraId="5FF3375B" w14:textId="77777777" w:rsidR="00B52E68" w:rsidRDefault="00B52E68">
            <w:pPr>
              <w:rPr>
                <w:sz w:val="20"/>
                <w:szCs w:val="20"/>
              </w:rPr>
            </w:pPr>
          </w:p>
        </w:tc>
        <w:tc>
          <w:tcPr>
            <w:tcW w:w="0" w:type="auto"/>
            <w:tcBorders>
              <w:top w:val="nil"/>
              <w:left w:val="nil"/>
              <w:bottom w:val="nil"/>
              <w:right w:val="nil"/>
            </w:tcBorders>
            <w:shd w:val="clear" w:color="auto" w:fill="auto"/>
            <w:noWrap/>
            <w:vAlign w:val="bottom"/>
            <w:hideMark/>
          </w:tcPr>
          <w:p w14:paraId="109F93A0" w14:textId="77777777" w:rsidR="00B52E68" w:rsidRDefault="00B52E68">
            <w:pPr>
              <w:rPr>
                <w:sz w:val="20"/>
                <w:szCs w:val="20"/>
              </w:rPr>
            </w:pPr>
          </w:p>
        </w:tc>
        <w:tc>
          <w:tcPr>
            <w:tcW w:w="0" w:type="auto"/>
            <w:tcBorders>
              <w:top w:val="nil"/>
              <w:left w:val="nil"/>
              <w:bottom w:val="nil"/>
              <w:right w:val="nil"/>
            </w:tcBorders>
            <w:shd w:val="clear" w:color="auto" w:fill="auto"/>
            <w:noWrap/>
            <w:vAlign w:val="bottom"/>
            <w:hideMark/>
          </w:tcPr>
          <w:p w14:paraId="54EF1460" w14:textId="77777777" w:rsidR="00B52E68" w:rsidRDefault="00B52E68">
            <w:pPr>
              <w:rPr>
                <w:sz w:val="20"/>
                <w:szCs w:val="20"/>
              </w:rPr>
            </w:pPr>
          </w:p>
        </w:tc>
        <w:tc>
          <w:tcPr>
            <w:tcW w:w="0" w:type="auto"/>
            <w:tcBorders>
              <w:top w:val="nil"/>
              <w:left w:val="nil"/>
              <w:bottom w:val="nil"/>
              <w:right w:val="nil"/>
            </w:tcBorders>
            <w:shd w:val="clear" w:color="auto" w:fill="auto"/>
            <w:noWrap/>
            <w:vAlign w:val="bottom"/>
            <w:hideMark/>
          </w:tcPr>
          <w:p w14:paraId="72ED8A01" w14:textId="77777777" w:rsidR="00B52E68" w:rsidRDefault="00B52E68">
            <w:pPr>
              <w:rPr>
                <w:sz w:val="20"/>
                <w:szCs w:val="20"/>
              </w:rPr>
            </w:pPr>
          </w:p>
        </w:tc>
      </w:tr>
      <w:tr w:rsidR="00B52E68" w14:paraId="00856752" w14:textId="77777777" w:rsidTr="00290E61">
        <w:trPr>
          <w:trHeight w:val="295"/>
        </w:trPr>
        <w:tc>
          <w:tcPr>
            <w:tcW w:w="0" w:type="auto"/>
            <w:gridSpan w:val="3"/>
            <w:tcBorders>
              <w:top w:val="nil"/>
              <w:left w:val="nil"/>
              <w:bottom w:val="nil"/>
              <w:right w:val="nil"/>
            </w:tcBorders>
            <w:shd w:val="clear" w:color="auto" w:fill="auto"/>
            <w:noWrap/>
            <w:vAlign w:val="bottom"/>
            <w:hideMark/>
          </w:tcPr>
          <w:p w14:paraId="6FFA0226" w14:textId="77777777" w:rsidR="00B52E68" w:rsidRDefault="00B52E68">
            <w:pPr>
              <w:rPr>
                <w:rFonts w:ascii="Arial" w:hAnsi="Arial" w:cs="Arial"/>
                <w:color w:val="000000"/>
                <w:sz w:val="20"/>
                <w:szCs w:val="20"/>
              </w:rPr>
            </w:pPr>
            <w:r>
              <w:rPr>
                <w:rFonts w:ascii="Arial" w:hAnsi="Arial" w:cs="Arial"/>
                <w:color w:val="000000"/>
                <w:sz w:val="20"/>
                <w:szCs w:val="20"/>
              </w:rPr>
              <w:t>^ = ponds not utilized in 2019</w:t>
            </w:r>
          </w:p>
        </w:tc>
        <w:tc>
          <w:tcPr>
            <w:tcW w:w="0" w:type="auto"/>
            <w:tcBorders>
              <w:top w:val="nil"/>
              <w:left w:val="nil"/>
              <w:bottom w:val="nil"/>
              <w:right w:val="nil"/>
            </w:tcBorders>
            <w:shd w:val="clear" w:color="auto" w:fill="auto"/>
            <w:noWrap/>
            <w:vAlign w:val="bottom"/>
            <w:hideMark/>
          </w:tcPr>
          <w:p w14:paraId="6531500F" w14:textId="77777777" w:rsidR="00B52E68" w:rsidRDefault="00B52E68">
            <w:pPr>
              <w:rPr>
                <w:rFonts w:ascii="Arial" w:hAnsi="Arial" w:cs="Arial"/>
                <w:color w:val="000000"/>
                <w:sz w:val="20"/>
                <w:szCs w:val="20"/>
              </w:rPr>
            </w:pPr>
          </w:p>
        </w:tc>
        <w:tc>
          <w:tcPr>
            <w:tcW w:w="0" w:type="auto"/>
            <w:tcBorders>
              <w:top w:val="nil"/>
              <w:left w:val="nil"/>
              <w:bottom w:val="nil"/>
              <w:right w:val="nil"/>
            </w:tcBorders>
            <w:shd w:val="clear" w:color="auto" w:fill="auto"/>
            <w:noWrap/>
            <w:vAlign w:val="bottom"/>
            <w:hideMark/>
          </w:tcPr>
          <w:p w14:paraId="2FD92ACA" w14:textId="77777777" w:rsidR="00B52E68" w:rsidRDefault="00B52E68">
            <w:pPr>
              <w:rPr>
                <w:sz w:val="20"/>
                <w:szCs w:val="20"/>
              </w:rPr>
            </w:pPr>
          </w:p>
        </w:tc>
        <w:tc>
          <w:tcPr>
            <w:tcW w:w="0" w:type="auto"/>
            <w:tcBorders>
              <w:top w:val="nil"/>
              <w:left w:val="nil"/>
              <w:bottom w:val="nil"/>
              <w:right w:val="nil"/>
            </w:tcBorders>
            <w:shd w:val="clear" w:color="auto" w:fill="auto"/>
            <w:noWrap/>
            <w:vAlign w:val="bottom"/>
            <w:hideMark/>
          </w:tcPr>
          <w:p w14:paraId="394B4AF8" w14:textId="77777777" w:rsidR="00B52E68" w:rsidRDefault="00B52E68">
            <w:pPr>
              <w:rPr>
                <w:sz w:val="20"/>
                <w:szCs w:val="20"/>
              </w:rPr>
            </w:pPr>
          </w:p>
        </w:tc>
        <w:tc>
          <w:tcPr>
            <w:tcW w:w="0" w:type="auto"/>
            <w:tcBorders>
              <w:top w:val="nil"/>
              <w:left w:val="nil"/>
              <w:bottom w:val="nil"/>
              <w:right w:val="nil"/>
            </w:tcBorders>
            <w:shd w:val="clear" w:color="auto" w:fill="auto"/>
            <w:noWrap/>
            <w:vAlign w:val="bottom"/>
            <w:hideMark/>
          </w:tcPr>
          <w:p w14:paraId="1887DFCB" w14:textId="77777777" w:rsidR="00B52E68" w:rsidRDefault="00B52E68">
            <w:pPr>
              <w:rPr>
                <w:sz w:val="20"/>
                <w:szCs w:val="20"/>
              </w:rPr>
            </w:pPr>
          </w:p>
        </w:tc>
        <w:tc>
          <w:tcPr>
            <w:tcW w:w="0" w:type="auto"/>
            <w:tcBorders>
              <w:top w:val="nil"/>
              <w:left w:val="nil"/>
              <w:bottom w:val="nil"/>
              <w:right w:val="nil"/>
            </w:tcBorders>
            <w:shd w:val="clear" w:color="auto" w:fill="auto"/>
            <w:noWrap/>
            <w:vAlign w:val="bottom"/>
            <w:hideMark/>
          </w:tcPr>
          <w:p w14:paraId="2FA11E1A" w14:textId="77777777" w:rsidR="00B52E68" w:rsidRDefault="00B52E68">
            <w:pPr>
              <w:rPr>
                <w:sz w:val="20"/>
                <w:szCs w:val="20"/>
              </w:rPr>
            </w:pPr>
          </w:p>
        </w:tc>
        <w:tc>
          <w:tcPr>
            <w:tcW w:w="0" w:type="auto"/>
            <w:tcBorders>
              <w:top w:val="nil"/>
              <w:left w:val="nil"/>
              <w:bottom w:val="nil"/>
              <w:right w:val="nil"/>
            </w:tcBorders>
            <w:shd w:val="clear" w:color="auto" w:fill="auto"/>
            <w:noWrap/>
            <w:vAlign w:val="bottom"/>
            <w:hideMark/>
          </w:tcPr>
          <w:p w14:paraId="530C9D7E" w14:textId="77777777" w:rsidR="00B52E68" w:rsidRDefault="00B52E68">
            <w:pPr>
              <w:rPr>
                <w:sz w:val="20"/>
                <w:szCs w:val="20"/>
              </w:rPr>
            </w:pPr>
          </w:p>
        </w:tc>
        <w:tc>
          <w:tcPr>
            <w:tcW w:w="0" w:type="auto"/>
            <w:tcBorders>
              <w:top w:val="nil"/>
              <w:left w:val="nil"/>
              <w:bottom w:val="nil"/>
              <w:right w:val="nil"/>
            </w:tcBorders>
            <w:shd w:val="clear" w:color="auto" w:fill="auto"/>
            <w:noWrap/>
            <w:vAlign w:val="bottom"/>
            <w:hideMark/>
          </w:tcPr>
          <w:p w14:paraId="2602C0A5" w14:textId="77777777" w:rsidR="00B52E68" w:rsidRDefault="00B52E68">
            <w:pPr>
              <w:rPr>
                <w:sz w:val="20"/>
                <w:szCs w:val="20"/>
              </w:rPr>
            </w:pPr>
          </w:p>
        </w:tc>
        <w:tc>
          <w:tcPr>
            <w:tcW w:w="0" w:type="auto"/>
            <w:tcBorders>
              <w:top w:val="nil"/>
              <w:left w:val="nil"/>
              <w:bottom w:val="nil"/>
              <w:right w:val="nil"/>
            </w:tcBorders>
            <w:shd w:val="clear" w:color="auto" w:fill="auto"/>
            <w:noWrap/>
            <w:vAlign w:val="bottom"/>
            <w:hideMark/>
          </w:tcPr>
          <w:p w14:paraId="52A5338F" w14:textId="77777777" w:rsidR="00B52E68" w:rsidRDefault="00B52E68">
            <w:pPr>
              <w:rPr>
                <w:sz w:val="20"/>
                <w:szCs w:val="20"/>
              </w:rPr>
            </w:pPr>
          </w:p>
        </w:tc>
        <w:tc>
          <w:tcPr>
            <w:tcW w:w="0" w:type="auto"/>
            <w:tcBorders>
              <w:top w:val="nil"/>
              <w:left w:val="nil"/>
              <w:bottom w:val="nil"/>
              <w:right w:val="nil"/>
            </w:tcBorders>
            <w:shd w:val="clear" w:color="auto" w:fill="auto"/>
            <w:noWrap/>
            <w:vAlign w:val="bottom"/>
            <w:hideMark/>
          </w:tcPr>
          <w:p w14:paraId="26B7E8F1" w14:textId="77777777" w:rsidR="00B52E68" w:rsidRDefault="00B52E68">
            <w:pPr>
              <w:rPr>
                <w:sz w:val="20"/>
                <w:szCs w:val="20"/>
              </w:rPr>
            </w:pPr>
          </w:p>
        </w:tc>
        <w:tc>
          <w:tcPr>
            <w:tcW w:w="0" w:type="auto"/>
            <w:tcBorders>
              <w:top w:val="nil"/>
              <w:left w:val="nil"/>
              <w:bottom w:val="nil"/>
              <w:right w:val="nil"/>
            </w:tcBorders>
            <w:shd w:val="clear" w:color="auto" w:fill="auto"/>
            <w:noWrap/>
            <w:vAlign w:val="bottom"/>
            <w:hideMark/>
          </w:tcPr>
          <w:p w14:paraId="78701FEB" w14:textId="77777777" w:rsidR="00B52E68" w:rsidRDefault="00B52E68">
            <w:pPr>
              <w:rPr>
                <w:sz w:val="20"/>
                <w:szCs w:val="20"/>
              </w:rPr>
            </w:pPr>
          </w:p>
        </w:tc>
      </w:tr>
    </w:tbl>
    <w:p w14:paraId="6B860495" w14:textId="0FAF8E24" w:rsidR="00FD080D" w:rsidRDefault="00FD080D" w:rsidP="00FD080D">
      <w:pPr>
        <w:rPr>
          <w:rFonts w:eastAsia="Calibri"/>
        </w:rPr>
      </w:pPr>
    </w:p>
    <w:p w14:paraId="720189EB" w14:textId="4479C67B" w:rsidR="00FD080D" w:rsidRDefault="00FD080D">
      <w:pPr>
        <w:rPr>
          <w:color w:val="000000"/>
        </w:rPr>
      </w:pPr>
    </w:p>
    <w:p w14:paraId="0EC02D76" w14:textId="77777777" w:rsidR="00FD080D" w:rsidRDefault="00FD080D">
      <w:pPr>
        <w:rPr>
          <w:color w:val="000000"/>
        </w:rPr>
        <w:sectPr w:rsidR="00FD080D" w:rsidSect="00FD080D">
          <w:pgSz w:w="15840" w:h="12240" w:orient="landscape" w:code="1"/>
          <w:pgMar w:top="2160" w:right="1440" w:bottom="2160" w:left="1440" w:header="720" w:footer="720" w:gutter="0"/>
          <w:cols w:space="720"/>
          <w:titlePg/>
          <w:docGrid w:linePitch="360"/>
        </w:sectPr>
      </w:pPr>
    </w:p>
    <w:p w14:paraId="336606E5" w14:textId="0F6392D8" w:rsidR="00FD080D" w:rsidRDefault="00FD080D" w:rsidP="00FD080D">
      <w:pPr>
        <w:rPr>
          <w:color w:val="000000"/>
        </w:rPr>
      </w:pPr>
      <w:r>
        <w:rPr>
          <w:color w:val="000000"/>
        </w:rPr>
        <w:lastRenderedPageBreak/>
        <w:t xml:space="preserve">similar to those described in Kesner et al. (2008).  Shore based and submersible units were used exclusively for this report.  Deployment of PIT scanners was conducted at least once each spawning season (February through April), and additional supplemental scanning was conducted in other months as time permitted in AJ and DAN backwaters.  Single or multiple shore-based PIT scanners have been deployed since March 2013 to continuously monitor RASU in YUMA. Additional scanning of shore-based and stand-alone submersible units were used depending on availability and season. Routine shore-based scanning was conducted to monitor RASU in Imperial Ponds, IP1, IP3, and IP4 after stocking in December 2016. </w:t>
      </w:r>
    </w:p>
    <w:p w14:paraId="6C23513C" w14:textId="77777777" w:rsidR="00FD080D" w:rsidRDefault="00FD080D" w:rsidP="00FD080D">
      <w:pPr>
        <w:rPr>
          <w:color w:val="000000"/>
        </w:rPr>
      </w:pPr>
    </w:p>
    <w:p w14:paraId="21F06708" w14:textId="77777777" w:rsidR="00FD080D" w:rsidRDefault="00FD080D" w:rsidP="00FD080D">
      <w:pPr>
        <w:rPr>
          <w:color w:val="000000"/>
        </w:rPr>
      </w:pPr>
      <w:r>
        <w:rPr>
          <w:color w:val="000000"/>
        </w:rPr>
        <w:t xml:space="preserve">Data from PIT scanners were downloaded to a laptop computer at the end of a deployment or on a routine (monthly or quarterly) basis for the continuous units.  The data were later uploaded to the lower Colorado River Remote Sensing Database through an online web form (http://www.ncreased.net) with additional header information including location, date of deployment, and PIT scanning unit type.  </w:t>
      </w:r>
    </w:p>
    <w:p w14:paraId="1EAD57AE" w14:textId="77777777" w:rsidR="00FD080D" w:rsidRDefault="00FD080D" w:rsidP="00FD080D">
      <w:pPr>
        <w:rPr>
          <w:color w:val="000000"/>
        </w:rPr>
      </w:pPr>
    </w:p>
    <w:p w14:paraId="53287803" w14:textId="77777777" w:rsidR="00FD080D" w:rsidRDefault="00FD080D" w:rsidP="00FD080D">
      <w:pPr>
        <w:rPr>
          <w:color w:val="000000"/>
        </w:rPr>
      </w:pPr>
      <w:r>
        <w:rPr>
          <w:color w:val="000000"/>
        </w:rPr>
        <w:t xml:space="preserve">PIT scanning was conducted during discrete trips in AJ and DAN from 2010 to 2014, and shore based units powered by solar panel battery installations on site at AJ and DAN were used to provide seasonal (February through October) continuous scanning from 2015 through 2018 supplemented by </w:t>
      </w:r>
      <w:proofErr w:type="spellStart"/>
      <w:r>
        <w:rPr>
          <w:color w:val="000000"/>
        </w:rPr>
        <w:t>submerible</w:t>
      </w:r>
      <w:proofErr w:type="spellEnd"/>
      <w:r>
        <w:rPr>
          <w:color w:val="000000"/>
        </w:rPr>
        <w:t xml:space="preserve"> deployments.  Periodic equipment failures resulted in a lack of effort or reduced effort in some months (tables 2 and 3).  YUMA typically had one PIT scanning unit scanning continuously throughout the project with occasional down times due to equipment malfunction (table 4).  Effort as calculated in scan-hours for continuous PIT scanner deployments extending more than a single month were assigned to the month lying at the midpoint of the deployment period (e.g. February 15 through April 15 assigned to March).  Each pond at IP had two shore based units dedicated for continuous scanning with occasional down times due to equipment malfunction.  PIT scanners were generally downloaded on a quarterly basis and therefore deployment time was summarized by calendar year quarters (table 5); Q1 - January through March, Q2 – April through June, Q3 – July through September, Q4 – October through December.  </w:t>
      </w:r>
    </w:p>
    <w:p w14:paraId="1AE4F90F" w14:textId="77777777" w:rsidR="00FD080D" w:rsidRDefault="00FD080D">
      <w:pPr>
        <w:rPr>
          <w:color w:val="000000"/>
        </w:rPr>
      </w:pPr>
      <w:r>
        <w:rPr>
          <w:color w:val="000000"/>
        </w:rPr>
        <w:br w:type="page"/>
      </w:r>
    </w:p>
    <w:p w14:paraId="7B096368" w14:textId="5290DFC2" w:rsidR="00FD080D" w:rsidRDefault="00FD080D" w:rsidP="00FD080D">
      <w:pPr>
        <w:rPr>
          <w:color w:val="000000"/>
        </w:rPr>
      </w:pPr>
      <w:r>
        <w:rPr>
          <w:color w:val="000000"/>
        </w:rPr>
        <w:lastRenderedPageBreak/>
        <w:t xml:space="preserve">  </w:t>
      </w:r>
    </w:p>
    <w:p w14:paraId="3B7EA88D" w14:textId="739C4621" w:rsidR="00C10E8A" w:rsidRDefault="00C10E8A" w:rsidP="00C10E8A">
      <w:pPr>
        <w:pStyle w:val="Table-heading"/>
      </w:pPr>
      <w:bookmarkStart w:id="27" w:name="_Toc29994276"/>
      <w:r>
        <w:t xml:space="preserve">Table </w:t>
      </w:r>
      <w:r w:rsidR="00B94D3F">
        <w:fldChar w:fldCharType="begin"/>
      </w:r>
      <w:r w:rsidR="00B94D3F">
        <w:instrText xml:space="preserve"> SEQ Table \* ARABIC </w:instrText>
      </w:r>
      <w:r w:rsidR="00B94D3F">
        <w:fldChar w:fldCharType="separate"/>
      </w:r>
      <w:r w:rsidR="00D7436F">
        <w:rPr>
          <w:noProof/>
        </w:rPr>
        <w:t>2</w:t>
      </w:r>
      <w:r w:rsidR="00B94D3F">
        <w:rPr>
          <w:noProof/>
        </w:rPr>
        <w:fldChar w:fldCharType="end"/>
      </w:r>
      <w:r w:rsidRPr="0064500A">
        <w:t>.—PIT scanning effort (</w:t>
      </w:r>
      <w:proofErr w:type="spellStart"/>
      <w:r w:rsidRPr="0064500A">
        <w:t>hrs</w:t>
      </w:r>
      <w:proofErr w:type="spellEnd"/>
      <w:r w:rsidRPr="0064500A">
        <w:t xml:space="preserve"> of scanning) for AJ from 2010 through 2018.</w:t>
      </w:r>
      <w:bookmarkEnd w:id="27"/>
    </w:p>
    <w:tbl>
      <w:tblPr>
        <w:tblW w:w="8640" w:type="dxa"/>
        <w:tblInd w:w="-5" w:type="dxa"/>
        <w:tblCellMar>
          <w:left w:w="115" w:type="dxa"/>
          <w:right w:w="115" w:type="dxa"/>
        </w:tblCellMar>
        <w:tblLook w:val="04A0" w:firstRow="1" w:lastRow="0" w:firstColumn="1" w:lastColumn="0" w:noHBand="0" w:noVBand="1"/>
      </w:tblPr>
      <w:tblGrid>
        <w:gridCol w:w="1076"/>
        <w:gridCol w:w="657"/>
        <w:gridCol w:w="757"/>
        <w:gridCol w:w="757"/>
        <w:gridCol w:w="757"/>
        <w:gridCol w:w="657"/>
        <w:gridCol w:w="757"/>
        <w:gridCol w:w="757"/>
        <w:gridCol w:w="757"/>
        <w:gridCol w:w="632"/>
        <w:gridCol w:w="1076"/>
      </w:tblGrid>
      <w:tr w:rsidR="004C4B98" w14:paraId="0C89B39D" w14:textId="77777777" w:rsidTr="00C10E8A">
        <w:trPr>
          <w:trHeight w:val="295"/>
        </w:trPr>
        <w:tc>
          <w:tcPr>
            <w:tcW w:w="1076"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6351AFC0" w14:textId="77777777" w:rsidR="004C4B98" w:rsidRDefault="004C4B98">
            <w:pPr>
              <w:jc w:val="center"/>
              <w:rPr>
                <w:rFonts w:ascii="Arial" w:hAnsi="Arial" w:cs="Arial"/>
                <w:b/>
                <w:bCs/>
                <w:color w:val="000000"/>
                <w:sz w:val="20"/>
                <w:szCs w:val="20"/>
              </w:rPr>
            </w:pPr>
            <w:r>
              <w:rPr>
                <w:rFonts w:ascii="Arial" w:hAnsi="Arial" w:cs="Arial"/>
                <w:b/>
                <w:bCs/>
                <w:color w:val="000000"/>
                <w:sz w:val="20"/>
                <w:szCs w:val="20"/>
              </w:rPr>
              <w:t> </w:t>
            </w:r>
          </w:p>
        </w:tc>
        <w:tc>
          <w:tcPr>
            <w:tcW w:w="0" w:type="auto"/>
            <w:gridSpan w:val="9"/>
            <w:tcBorders>
              <w:top w:val="single" w:sz="4" w:space="0" w:color="auto"/>
              <w:left w:val="nil"/>
              <w:bottom w:val="single" w:sz="4" w:space="0" w:color="auto"/>
              <w:right w:val="single" w:sz="4" w:space="0" w:color="000000"/>
            </w:tcBorders>
            <w:shd w:val="clear" w:color="000000" w:fill="D9D9D9"/>
            <w:noWrap/>
            <w:vAlign w:val="center"/>
            <w:hideMark/>
          </w:tcPr>
          <w:p w14:paraId="4FD03A02" w14:textId="77777777" w:rsidR="004C4B98" w:rsidRDefault="004C4B98">
            <w:pPr>
              <w:jc w:val="center"/>
              <w:rPr>
                <w:rFonts w:ascii="Arial" w:hAnsi="Arial" w:cs="Arial"/>
                <w:b/>
                <w:bCs/>
                <w:color w:val="000000"/>
                <w:sz w:val="20"/>
                <w:szCs w:val="20"/>
              </w:rPr>
            </w:pPr>
            <w:r>
              <w:rPr>
                <w:rFonts w:ascii="Arial" w:hAnsi="Arial" w:cs="Arial"/>
                <w:b/>
                <w:bCs/>
                <w:color w:val="000000"/>
                <w:sz w:val="20"/>
                <w:szCs w:val="20"/>
              </w:rPr>
              <w:t>Month</w:t>
            </w:r>
          </w:p>
        </w:tc>
        <w:tc>
          <w:tcPr>
            <w:tcW w:w="1076" w:type="dxa"/>
            <w:tcBorders>
              <w:top w:val="single" w:sz="4" w:space="0" w:color="auto"/>
              <w:left w:val="nil"/>
              <w:bottom w:val="single" w:sz="4" w:space="0" w:color="auto"/>
              <w:right w:val="single" w:sz="4" w:space="0" w:color="auto"/>
            </w:tcBorders>
            <w:shd w:val="clear" w:color="000000" w:fill="D9D9D9"/>
            <w:noWrap/>
            <w:vAlign w:val="center"/>
            <w:hideMark/>
          </w:tcPr>
          <w:p w14:paraId="024E2FBA" w14:textId="77777777" w:rsidR="004C4B98" w:rsidRDefault="004C4B98">
            <w:pPr>
              <w:jc w:val="center"/>
              <w:rPr>
                <w:rFonts w:ascii="Arial" w:hAnsi="Arial" w:cs="Arial"/>
                <w:b/>
                <w:bCs/>
                <w:color w:val="000000"/>
                <w:sz w:val="20"/>
                <w:szCs w:val="20"/>
              </w:rPr>
            </w:pPr>
            <w:r>
              <w:rPr>
                <w:rFonts w:ascii="Arial" w:hAnsi="Arial" w:cs="Arial"/>
                <w:b/>
                <w:bCs/>
                <w:color w:val="000000"/>
                <w:sz w:val="20"/>
                <w:szCs w:val="20"/>
              </w:rPr>
              <w:t> </w:t>
            </w:r>
          </w:p>
        </w:tc>
      </w:tr>
      <w:tr w:rsidR="004C4B98" w14:paraId="25046FEF" w14:textId="77777777" w:rsidTr="00C10E8A">
        <w:trPr>
          <w:trHeight w:val="295"/>
        </w:trPr>
        <w:tc>
          <w:tcPr>
            <w:tcW w:w="1076" w:type="dxa"/>
            <w:tcBorders>
              <w:top w:val="nil"/>
              <w:left w:val="single" w:sz="4" w:space="0" w:color="auto"/>
              <w:bottom w:val="single" w:sz="4" w:space="0" w:color="auto"/>
              <w:right w:val="single" w:sz="4" w:space="0" w:color="auto"/>
            </w:tcBorders>
            <w:shd w:val="clear" w:color="000000" w:fill="D9D9D9"/>
            <w:noWrap/>
            <w:vAlign w:val="center"/>
            <w:hideMark/>
          </w:tcPr>
          <w:p w14:paraId="19BC34A1" w14:textId="77777777" w:rsidR="004C4B98" w:rsidRDefault="004C4B98">
            <w:pPr>
              <w:jc w:val="center"/>
              <w:rPr>
                <w:rFonts w:ascii="Arial" w:hAnsi="Arial" w:cs="Arial"/>
                <w:b/>
                <w:bCs/>
                <w:color w:val="000000"/>
                <w:sz w:val="20"/>
                <w:szCs w:val="20"/>
              </w:rPr>
            </w:pPr>
            <w:r>
              <w:rPr>
                <w:rFonts w:ascii="Arial" w:hAnsi="Arial" w:cs="Arial"/>
                <w:b/>
                <w:bCs/>
                <w:color w:val="000000"/>
                <w:sz w:val="20"/>
                <w:szCs w:val="20"/>
              </w:rPr>
              <w:t>Year</w:t>
            </w:r>
          </w:p>
        </w:tc>
        <w:tc>
          <w:tcPr>
            <w:tcW w:w="0" w:type="auto"/>
            <w:tcBorders>
              <w:top w:val="nil"/>
              <w:left w:val="nil"/>
              <w:bottom w:val="single" w:sz="4" w:space="0" w:color="auto"/>
              <w:right w:val="nil"/>
            </w:tcBorders>
            <w:shd w:val="clear" w:color="000000" w:fill="D9D9D9"/>
            <w:noWrap/>
            <w:vAlign w:val="center"/>
            <w:hideMark/>
          </w:tcPr>
          <w:p w14:paraId="643BBD7F" w14:textId="77777777" w:rsidR="004C4B98" w:rsidRDefault="004C4B98">
            <w:pPr>
              <w:jc w:val="center"/>
              <w:rPr>
                <w:rFonts w:ascii="Arial" w:hAnsi="Arial" w:cs="Arial"/>
                <w:b/>
                <w:bCs/>
                <w:color w:val="000000"/>
                <w:sz w:val="20"/>
                <w:szCs w:val="20"/>
              </w:rPr>
            </w:pPr>
            <w:r>
              <w:rPr>
                <w:rFonts w:ascii="Arial" w:hAnsi="Arial" w:cs="Arial"/>
                <w:b/>
                <w:bCs/>
                <w:color w:val="000000"/>
                <w:sz w:val="20"/>
                <w:szCs w:val="20"/>
              </w:rPr>
              <w:t>Feb</w:t>
            </w:r>
          </w:p>
        </w:tc>
        <w:tc>
          <w:tcPr>
            <w:tcW w:w="757" w:type="dxa"/>
            <w:tcBorders>
              <w:top w:val="nil"/>
              <w:left w:val="nil"/>
              <w:bottom w:val="single" w:sz="4" w:space="0" w:color="auto"/>
              <w:right w:val="nil"/>
            </w:tcBorders>
            <w:shd w:val="clear" w:color="000000" w:fill="D9D9D9"/>
            <w:noWrap/>
            <w:vAlign w:val="center"/>
            <w:hideMark/>
          </w:tcPr>
          <w:p w14:paraId="62E1AADB" w14:textId="77777777" w:rsidR="004C4B98" w:rsidRDefault="004C4B98">
            <w:pPr>
              <w:jc w:val="center"/>
              <w:rPr>
                <w:rFonts w:ascii="Arial" w:hAnsi="Arial" w:cs="Arial"/>
                <w:b/>
                <w:bCs/>
                <w:color w:val="000000"/>
                <w:sz w:val="20"/>
                <w:szCs w:val="20"/>
              </w:rPr>
            </w:pPr>
            <w:r>
              <w:rPr>
                <w:rFonts w:ascii="Arial" w:hAnsi="Arial" w:cs="Arial"/>
                <w:b/>
                <w:bCs/>
                <w:color w:val="000000"/>
                <w:sz w:val="20"/>
                <w:szCs w:val="20"/>
              </w:rPr>
              <w:t>Mar</w:t>
            </w:r>
          </w:p>
        </w:tc>
        <w:tc>
          <w:tcPr>
            <w:tcW w:w="757" w:type="dxa"/>
            <w:tcBorders>
              <w:top w:val="nil"/>
              <w:left w:val="nil"/>
              <w:bottom w:val="single" w:sz="4" w:space="0" w:color="auto"/>
              <w:right w:val="nil"/>
            </w:tcBorders>
            <w:shd w:val="clear" w:color="000000" w:fill="D9D9D9"/>
            <w:noWrap/>
            <w:vAlign w:val="center"/>
            <w:hideMark/>
          </w:tcPr>
          <w:p w14:paraId="06648381" w14:textId="77777777" w:rsidR="004C4B98" w:rsidRDefault="004C4B98">
            <w:pPr>
              <w:jc w:val="center"/>
              <w:rPr>
                <w:rFonts w:ascii="Arial" w:hAnsi="Arial" w:cs="Arial"/>
                <w:b/>
                <w:bCs/>
                <w:color w:val="000000"/>
                <w:sz w:val="20"/>
                <w:szCs w:val="20"/>
              </w:rPr>
            </w:pPr>
            <w:r>
              <w:rPr>
                <w:rFonts w:ascii="Arial" w:hAnsi="Arial" w:cs="Arial"/>
                <w:b/>
                <w:bCs/>
                <w:color w:val="000000"/>
                <w:sz w:val="20"/>
                <w:szCs w:val="20"/>
              </w:rPr>
              <w:t>Apr</w:t>
            </w:r>
          </w:p>
        </w:tc>
        <w:tc>
          <w:tcPr>
            <w:tcW w:w="757" w:type="dxa"/>
            <w:tcBorders>
              <w:top w:val="nil"/>
              <w:left w:val="nil"/>
              <w:bottom w:val="single" w:sz="4" w:space="0" w:color="auto"/>
              <w:right w:val="nil"/>
            </w:tcBorders>
            <w:shd w:val="clear" w:color="000000" w:fill="D9D9D9"/>
            <w:noWrap/>
            <w:vAlign w:val="center"/>
            <w:hideMark/>
          </w:tcPr>
          <w:p w14:paraId="5915AD93" w14:textId="77777777" w:rsidR="004C4B98" w:rsidRDefault="004C4B98">
            <w:pPr>
              <w:jc w:val="center"/>
              <w:rPr>
                <w:rFonts w:ascii="Arial" w:hAnsi="Arial" w:cs="Arial"/>
                <w:b/>
                <w:bCs/>
                <w:color w:val="000000"/>
                <w:sz w:val="20"/>
                <w:szCs w:val="20"/>
              </w:rPr>
            </w:pPr>
            <w:r>
              <w:rPr>
                <w:rFonts w:ascii="Arial" w:hAnsi="Arial" w:cs="Arial"/>
                <w:b/>
                <w:bCs/>
                <w:color w:val="000000"/>
                <w:sz w:val="20"/>
                <w:szCs w:val="20"/>
              </w:rPr>
              <w:t>May</w:t>
            </w:r>
          </w:p>
        </w:tc>
        <w:tc>
          <w:tcPr>
            <w:tcW w:w="657" w:type="dxa"/>
            <w:tcBorders>
              <w:top w:val="nil"/>
              <w:left w:val="nil"/>
              <w:bottom w:val="single" w:sz="4" w:space="0" w:color="auto"/>
              <w:right w:val="nil"/>
            </w:tcBorders>
            <w:shd w:val="clear" w:color="000000" w:fill="D9D9D9"/>
            <w:noWrap/>
            <w:vAlign w:val="center"/>
            <w:hideMark/>
          </w:tcPr>
          <w:p w14:paraId="2FB0C5B5" w14:textId="77777777" w:rsidR="004C4B98" w:rsidRDefault="004C4B98">
            <w:pPr>
              <w:jc w:val="center"/>
              <w:rPr>
                <w:rFonts w:ascii="Arial" w:hAnsi="Arial" w:cs="Arial"/>
                <w:b/>
                <w:bCs/>
                <w:color w:val="000000"/>
                <w:sz w:val="20"/>
                <w:szCs w:val="20"/>
              </w:rPr>
            </w:pPr>
            <w:r>
              <w:rPr>
                <w:rFonts w:ascii="Arial" w:hAnsi="Arial" w:cs="Arial"/>
                <w:b/>
                <w:bCs/>
                <w:color w:val="000000"/>
                <w:sz w:val="20"/>
                <w:szCs w:val="20"/>
              </w:rPr>
              <w:t>Jun</w:t>
            </w:r>
          </w:p>
        </w:tc>
        <w:tc>
          <w:tcPr>
            <w:tcW w:w="757" w:type="dxa"/>
            <w:tcBorders>
              <w:top w:val="nil"/>
              <w:left w:val="nil"/>
              <w:bottom w:val="single" w:sz="4" w:space="0" w:color="auto"/>
              <w:right w:val="nil"/>
            </w:tcBorders>
            <w:shd w:val="clear" w:color="000000" w:fill="D9D9D9"/>
            <w:noWrap/>
            <w:vAlign w:val="center"/>
            <w:hideMark/>
          </w:tcPr>
          <w:p w14:paraId="2B9D7A69" w14:textId="77777777" w:rsidR="004C4B98" w:rsidRDefault="004C4B98">
            <w:pPr>
              <w:jc w:val="center"/>
              <w:rPr>
                <w:rFonts w:ascii="Arial" w:hAnsi="Arial" w:cs="Arial"/>
                <w:b/>
                <w:bCs/>
                <w:color w:val="000000"/>
                <w:sz w:val="20"/>
                <w:szCs w:val="20"/>
              </w:rPr>
            </w:pPr>
            <w:r>
              <w:rPr>
                <w:rFonts w:ascii="Arial" w:hAnsi="Arial" w:cs="Arial"/>
                <w:b/>
                <w:bCs/>
                <w:color w:val="000000"/>
                <w:sz w:val="20"/>
                <w:szCs w:val="20"/>
              </w:rPr>
              <w:t>Jul</w:t>
            </w:r>
          </w:p>
        </w:tc>
        <w:tc>
          <w:tcPr>
            <w:tcW w:w="757" w:type="dxa"/>
            <w:tcBorders>
              <w:top w:val="nil"/>
              <w:left w:val="nil"/>
              <w:bottom w:val="single" w:sz="4" w:space="0" w:color="auto"/>
              <w:right w:val="nil"/>
            </w:tcBorders>
            <w:shd w:val="clear" w:color="000000" w:fill="D9D9D9"/>
            <w:noWrap/>
            <w:vAlign w:val="center"/>
            <w:hideMark/>
          </w:tcPr>
          <w:p w14:paraId="536DD6D3" w14:textId="77777777" w:rsidR="004C4B98" w:rsidRDefault="004C4B98">
            <w:pPr>
              <w:jc w:val="center"/>
              <w:rPr>
                <w:rFonts w:ascii="Arial" w:hAnsi="Arial" w:cs="Arial"/>
                <w:b/>
                <w:bCs/>
                <w:color w:val="000000"/>
                <w:sz w:val="20"/>
                <w:szCs w:val="20"/>
              </w:rPr>
            </w:pPr>
            <w:r>
              <w:rPr>
                <w:rFonts w:ascii="Arial" w:hAnsi="Arial" w:cs="Arial"/>
                <w:b/>
                <w:bCs/>
                <w:color w:val="000000"/>
                <w:sz w:val="20"/>
                <w:szCs w:val="20"/>
              </w:rPr>
              <w:t>Aug</w:t>
            </w:r>
          </w:p>
        </w:tc>
        <w:tc>
          <w:tcPr>
            <w:tcW w:w="757" w:type="dxa"/>
            <w:tcBorders>
              <w:top w:val="nil"/>
              <w:left w:val="nil"/>
              <w:bottom w:val="single" w:sz="4" w:space="0" w:color="auto"/>
              <w:right w:val="nil"/>
            </w:tcBorders>
            <w:shd w:val="clear" w:color="000000" w:fill="D9D9D9"/>
            <w:noWrap/>
            <w:vAlign w:val="center"/>
            <w:hideMark/>
          </w:tcPr>
          <w:p w14:paraId="37D73DD6" w14:textId="77777777" w:rsidR="004C4B98" w:rsidRDefault="004C4B98">
            <w:pPr>
              <w:jc w:val="center"/>
              <w:rPr>
                <w:rFonts w:ascii="Arial" w:hAnsi="Arial" w:cs="Arial"/>
                <w:b/>
                <w:bCs/>
                <w:color w:val="000000"/>
                <w:sz w:val="20"/>
                <w:szCs w:val="20"/>
              </w:rPr>
            </w:pPr>
            <w:r>
              <w:rPr>
                <w:rFonts w:ascii="Arial" w:hAnsi="Arial" w:cs="Arial"/>
                <w:b/>
                <w:bCs/>
                <w:color w:val="000000"/>
                <w:sz w:val="20"/>
                <w:szCs w:val="20"/>
              </w:rPr>
              <w:t>Sep</w:t>
            </w:r>
          </w:p>
        </w:tc>
        <w:tc>
          <w:tcPr>
            <w:tcW w:w="632" w:type="dxa"/>
            <w:tcBorders>
              <w:top w:val="nil"/>
              <w:left w:val="nil"/>
              <w:bottom w:val="single" w:sz="4" w:space="0" w:color="auto"/>
              <w:right w:val="single" w:sz="4" w:space="0" w:color="auto"/>
            </w:tcBorders>
            <w:shd w:val="clear" w:color="000000" w:fill="D9D9D9"/>
            <w:noWrap/>
            <w:vAlign w:val="center"/>
            <w:hideMark/>
          </w:tcPr>
          <w:p w14:paraId="576C04C5" w14:textId="77777777" w:rsidR="004C4B98" w:rsidRDefault="004C4B98">
            <w:pPr>
              <w:jc w:val="center"/>
              <w:rPr>
                <w:rFonts w:ascii="Arial" w:hAnsi="Arial" w:cs="Arial"/>
                <w:b/>
                <w:bCs/>
                <w:color w:val="000000"/>
                <w:sz w:val="20"/>
                <w:szCs w:val="20"/>
              </w:rPr>
            </w:pPr>
            <w:r>
              <w:rPr>
                <w:rFonts w:ascii="Arial" w:hAnsi="Arial" w:cs="Arial"/>
                <w:b/>
                <w:bCs/>
                <w:color w:val="000000"/>
                <w:sz w:val="20"/>
                <w:szCs w:val="20"/>
              </w:rPr>
              <w:t>Oct</w:t>
            </w:r>
          </w:p>
        </w:tc>
        <w:tc>
          <w:tcPr>
            <w:tcW w:w="1076" w:type="dxa"/>
            <w:tcBorders>
              <w:top w:val="nil"/>
              <w:left w:val="nil"/>
              <w:bottom w:val="single" w:sz="4" w:space="0" w:color="auto"/>
              <w:right w:val="single" w:sz="4" w:space="0" w:color="auto"/>
            </w:tcBorders>
            <w:shd w:val="clear" w:color="000000" w:fill="D9D9D9"/>
            <w:noWrap/>
            <w:vAlign w:val="center"/>
            <w:hideMark/>
          </w:tcPr>
          <w:p w14:paraId="65FFE516" w14:textId="77777777" w:rsidR="004C4B98" w:rsidRDefault="004C4B98">
            <w:pPr>
              <w:jc w:val="center"/>
              <w:rPr>
                <w:rFonts w:ascii="Arial" w:hAnsi="Arial" w:cs="Arial"/>
                <w:b/>
                <w:bCs/>
                <w:color w:val="000000"/>
                <w:sz w:val="20"/>
                <w:szCs w:val="20"/>
              </w:rPr>
            </w:pPr>
            <w:r>
              <w:rPr>
                <w:rFonts w:ascii="Arial" w:hAnsi="Arial" w:cs="Arial"/>
                <w:b/>
                <w:bCs/>
                <w:color w:val="000000"/>
                <w:sz w:val="20"/>
                <w:szCs w:val="20"/>
              </w:rPr>
              <w:t>Total</w:t>
            </w:r>
          </w:p>
        </w:tc>
      </w:tr>
      <w:tr w:rsidR="004C4B98" w14:paraId="43291023" w14:textId="77777777" w:rsidTr="00C10E8A">
        <w:trPr>
          <w:trHeight w:val="295"/>
        </w:trPr>
        <w:tc>
          <w:tcPr>
            <w:tcW w:w="1076" w:type="dxa"/>
            <w:tcBorders>
              <w:top w:val="nil"/>
              <w:left w:val="single" w:sz="4" w:space="0" w:color="auto"/>
              <w:bottom w:val="nil"/>
              <w:right w:val="single" w:sz="4" w:space="0" w:color="auto"/>
            </w:tcBorders>
            <w:shd w:val="clear" w:color="000000" w:fill="FFFFFF"/>
            <w:noWrap/>
            <w:vAlign w:val="center"/>
            <w:hideMark/>
          </w:tcPr>
          <w:p w14:paraId="3646EFBA" w14:textId="77777777" w:rsidR="004C4B98" w:rsidRDefault="004C4B98">
            <w:pPr>
              <w:jc w:val="center"/>
              <w:rPr>
                <w:rFonts w:ascii="Arial" w:hAnsi="Arial" w:cs="Arial"/>
                <w:color w:val="000000"/>
                <w:sz w:val="20"/>
                <w:szCs w:val="20"/>
              </w:rPr>
            </w:pPr>
            <w:r>
              <w:rPr>
                <w:rFonts w:ascii="Arial" w:hAnsi="Arial" w:cs="Arial"/>
                <w:color w:val="000000"/>
                <w:sz w:val="20"/>
                <w:szCs w:val="20"/>
              </w:rPr>
              <w:t>2010</w:t>
            </w:r>
          </w:p>
        </w:tc>
        <w:tc>
          <w:tcPr>
            <w:tcW w:w="657" w:type="dxa"/>
            <w:tcBorders>
              <w:top w:val="nil"/>
              <w:left w:val="nil"/>
              <w:bottom w:val="nil"/>
              <w:right w:val="nil"/>
            </w:tcBorders>
            <w:shd w:val="clear" w:color="000000" w:fill="FFFFFF"/>
            <w:noWrap/>
            <w:vAlign w:val="center"/>
            <w:hideMark/>
          </w:tcPr>
          <w:p w14:paraId="5A678C7C" w14:textId="77777777" w:rsidR="004C4B98" w:rsidRDefault="004C4B98">
            <w:pPr>
              <w:jc w:val="center"/>
              <w:rPr>
                <w:rFonts w:ascii="Arial" w:hAnsi="Arial" w:cs="Arial"/>
                <w:color w:val="000000"/>
                <w:sz w:val="20"/>
                <w:szCs w:val="20"/>
              </w:rPr>
            </w:pPr>
            <w:r>
              <w:rPr>
                <w:rFonts w:ascii="Arial" w:hAnsi="Arial" w:cs="Arial"/>
                <w:color w:val="000000"/>
                <w:sz w:val="20"/>
                <w:szCs w:val="20"/>
              </w:rPr>
              <w:t>0</w:t>
            </w:r>
          </w:p>
        </w:tc>
        <w:tc>
          <w:tcPr>
            <w:tcW w:w="757" w:type="dxa"/>
            <w:tcBorders>
              <w:top w:val="nil"/>
              <w:left w:val="nil"/>
              <w:bottom w:val="nil"/>
              <w:right w:val="nil"/>
            </w:tcBorders>
            <w:shd w:val="clear" w:color="000000" w:fill="FFFFFF"/>
            <w:noWrap/>
            <w:vAlign w:val="center"/>
            <w:hideMark/>
          </w:tcPr>
          <w:p w14:paraId="518549B0" w14:textId="77777777" w:rsidR="004C4B98" w:rsidRDefault="004C4B98">
            <w:pPr>
              <w:jc w:val="center"/>
              <w:rPr>
                <w:rFonts w:ascii="Arial" w:hAnsi="Arial" w:cs="Arial"/>
                <w:color w:val="000000"/>
                <w:sz w:val="20"/>
                <w:szCs w:val="20"/>
              </w:rPr>
            </w:pPr>
            <w:r>
              <w:rPr>
                <w:rFonts w:ascii="Arial" w:hAnsi="Arial" w:cs="Arial"/>
                <w:color w:val="000000"/>
                <w:sz w:val="20"/>
                <w:szCs w:val="20"/>
              </w:rPr>
              <w:t>30</w:t>
            </w:r>
          </w:p>
        </w:tc>
        <w:tc>
          <w:tcPr>
            <w:tcW w:w="757" w:type="dxa"/>
            <w:tcBorders>
              <w:top w:val="nil"/>
              <w:left w:val="nil"/>
              <w:bottom w:val="nil"/>
              <w:right w:val="nil"/>
            </w:tcBorders>
            <w:shd w:val="clear" w:color="000000" w:fill="FFFFFF"/>
            <w:noWrap/>
            <w:vAlign w:val="center"/>
            <w:hideMark/>
          </w:tcPr>
          <w:p w14:paraId="0168BA36" w14:textId="77777777" w:rsidR="004C4B98" w:rsidRDefault="004C4B98">
            <w:pPr>
              <w:jc w:val="center"/>
              <w:rPr>
                <w:rFonts w:ascii="Arial" w:hAnsi="Arial" w:cs="Arial"/>
                <w:color w:val="000000"/>
                <w:sz w:val="20"/>
                <w:szCs w:val="20"/>
              </w:rPr>
            </w:pPr>
            <w:r>
              <w:rPr>
                <w:rFonts w:ascii="Arial" w:hAnsi="Arial" w:cs="Arial"/>
                <w:color w:val="000000"/>
                <w:sz w:val="20"/>
                <w:szCs w:val="20"/>
              </w:rPr>
              <w:t>93</w:t>
            </w:r>
          </w:p>
        </w:tc>
        <w:tc>
          <w:tcPr>
            <w:tcW w:w="757" w:type="dxa"/>
            <w:tcBorders>
              <w:top w:val="nil"/>
              <w:left w:val="nil"/>
              <w:bottom w:val="nil"/>
              <w:right w:val="nil"/>
            </w:tcBorders>
            <w:shd w:val="clear" w:color="000000" w:fill="FFFFFF"/>
            <w:noWrap/>
            <w:vAlign w:val="center"/>
            <w:hideMark/>
          </w:tcPr>
          <w:p w14:paraId="29BC51DB" w14:textId="77777777" w:rsidR="004C4B98" w:rsidRDefault="004C4B98">
            <w:pPr>
              <w:jc w:val="center"/>
              <w:rPr>
                <w:rFonts w:ascii="Arial" w:hAnsi="Arial" w:cs="Arial"/>
                <w:color w:val="000000"/>
                <w:sz w:val="20"/>
                <w:szCs w:val="20"/>
              </w:rPr>
            </w:pPr>
            <w:r>
              <w:rPr>
                <w:rFonts w:ascii="Arial" w:hAnsi="Arial" w:cs="Arial"/>
                <w:color w:val="000000"/>
                <w:sz w:val="20"/>
                <w:szCs w:val="20"/>
              </w:rPr>
              <w:t>0</w:t>
            </w:r>
          </w:p>
        </w:tc>
        <w:tc>
          <w:tcPr>
            <w:tcW w:w="657" w:type="dxa"/>
            <w:tcBorders>
              <w:top w:val="nil"/>
              <w:left w:val="nil"/>
              <w:bottom w:val="nil"/>
              <w:right w:val="nil"/>
            </w:tcBorders>
            <w:shd w:val="clear" w:color="000000" w:fill="FFFFFF"/>
            <w:noWrap/>
            <w:vAlign w:val="center"/>
            <w:hideMark/>
          </w:tcPr>
          <w:p w14:paraId="389D06CB" w14:textId="77777777" w:rsidR="004C4B98" w:rsidRDefault="004C4B98">
            <w:pPr>
              <w:jc w:val="center"/>
              <w:rPr>
                <w:rFonts w:ascii="Arial" w:hAnsi="Arial" w:cs="Arial"/>
                <w:color w:val="000000"/>
                <w:sz w:val="20"/>
                <w:szCs w:val="20"/>
              </w:rPr>
            </w:pPr>
            <w:r>
              <w:rPr>
                <w:rFonts w:ascii="Arial" w:hAnsi="Arial" w:cs="Arial"/>
                <w:color w:val="000000"/>
                <w:sz w:val="20"/>
                <w:szCs w:val="20"/>
              </w:rPr>
              <w:t>0</w:t>
            </w:r>
          </w:p>
        </w:tc>
        <w:tc>
          <w:tcPr>
            <w:tcW w:w="757" w:type="dxa"/>
            <w:tcBorders>
              <w:top w:val="nil"/>
              <w:left w:val="nil"/>
              <w:bottom w:val="nil"/>
              <w:right w:val="nil"/>
            </w:tcBorders>
            <w:shd w:val="clear" w:color="000000" w:fill="FFFFFF"/>
            <w:noWrap/>
            <w:vAlign w:val="center"/>
            <w:hideMark/>
          </w:tcPr>
          <w:p w14:paraId="7B1A5C9E" w14:textId="77777777" w:rsidR="004C4B98" w:rsidRDefault="004C4B98">
            <w:pPr>
              <w:jc w:val="center"/>
              <w:rPr>
                <w:rFonts w:ascii="Arial" w:hAnsi="Arial" w:cs="Arial"/>
                <w:color w:val="000000"/>
                <w:sz w:val="20"/>
                <w:szCs w:val="20"/>
              </w:rPr>
            </w:pPr>
            <w:r>
              <w:rPr>
                <w:rFonts w:ascii="Arial" w:hAnsi="Arial" w:cs="Arial"/>
                <w:color w:val="000000"/>
                <w:sz w:val="20"/>
                <w:szCs w:val="20"/>
              </w:rPr>
              <w:t>0</w:t>
            </w:r>
          </w:p>
        </w:tc>
        <w:tc>
          <w:tcPr>
            <w:tcW w:w="757" w:type="dxa"/>
            <w:tcBorders>
              <w:top w:val="nil"/>
              <w:left w:val="nil"/>
              <w:bottom w:val="nil"/>
              <w:right w:val="nil"/>
            </w:tcBorders>
            <w:shd w:val="clear" w:color="000000" w:fill="FFFFFF"/>
            <w:noWrap/>
            <w:vAlign w:val="center"/>
            <w:hideMark/>
          </w:tcPr>
          <w:p w14:paraId="3D600AD7" w14:textId="77777777" w:rsidR="004C4B98" w:rsidRDefault="004C4B98">
            <w:pPr>
              <w:jc w:val="center"/>
              <w:rPr>
                <w:rFonts w:ascii="Arial" w:hAnsi="Arial" w:cs="Arial"/>
                <w:color w:val="000000"/>
                <w:sz w:val="20"/>
                <w:szCs w:val="20"/>
              </w:rPr>
            </w:pPr>
            <w:r>
              <w:rPr>
                <w:rFonts w:ascii="Arial" w:hAnsi="Arial" w:cs="Arial"/>
                <w:color w:val="000000"/>
                <w:sz w:val="20"/>
                <w:szCs w:val="20"/>
              </w:rPr>
              <w:t>0</w:t>
            </w:r>
          </w:p>
        </w:tc>
        <w:tc>
          <w:tcPr>
            <w:tcW w:w="757" w:type="dxa"/>
            <w:tcBorders>
              <w:top w:val="nil"/>
              <w:left w:val="nil"/>
              <w:bottom w:val="nil"/>
              <w:right w:val="nil"/>
            </w:tcBorders>
            <w:shd w:val="clear" w:color="000000" w:fill="FFFFFF"/>
            <w:noWrap/>
            <w:vAlign w:val="center"/>
            <w:hideMark/>
          </w:tcPr>
          <w:p w14:paraId="288CB43F" w14:textId="77777777" w:rsidR="004C4B98" w:rsidRDefault="004C4B98">
            <w:pPr>
              <w:jc w:val="center"/>
              <w:rPr>
                <w:rFonts w:ascii="Arial" w:hAnsi="Arial" w:cs="Arial"/>
                <w:color w:val="000000"/>
                <w:sz w:val="20"/>
                <w:szCs w:val="20"/>
              </w:rPr>
            </w:pPr>
            <w:r>
              <w:rPr>
                <w:rFonts w:ascii="Arial" w:hAnsi="Arial" w:cs="Arial"/>
                <w:color w:val="000000"/>
                <w:sz w:val="20"/>
                <w:szCs w:val="20"/>
              </w:rPr>
              <w:t>0</w:t>
            </w:r>
          </w:p>
        </w:tc>
        <w:tc>
          <w:tcPr>
            <w:tcW w:w="632" w:type="dxa"/>
            <w:tcBorders>
              <w:top w:val="nil"/>
              <w:left w:val="nil"/>
              <w:bottom w:val="nil"/>
              <w:right w:val="single" w:sz="4" w:space="0" w:color="auto"/>
            </w:tcBorders>
            <w:shd w:val="clear" w:color="000000" w:fill="FFFFFF"/>
            <w:noWrap/>
            <w:vAlign w:val="center"/>
            <w:hideMark/>
          </w:tcPr>
          <w:p w14:paraId="38EB9C12" w14:textId="77777777" w:rsidR="004C4B98" w:rsidRDefault="004C4B98">
            <w:pPr>
              <w:jc w:val="center"/>
              <w:rPr>
                <w:rFonts w:ascii="Arial" w:hAnsi="Arial" w:cs="Arial"/>
                <w:color w:val="000000"/>
                <w:sz w:val="20"/>
                <w:szCs w:val="20"/>
              </w:rPr>
            </w:pPr>
            <w:r>
              <w:rPr>
                <w:rFonts w:ascii="Arial" w:hAnsi="Arial" w:cs="Arial"/>
                <w:color w:val="000000"/>
                <w:sz w:val="20"/>
                <w:szCs w:val="20"/>
              </w:rPr>
              <w:t>0</w:t>
            </w:r>
          </w:p>
        </w:tc>
        <w:tc>
          <w:tcPr>
            <w:tcW w:w="1076" w:type="dxa"/>
            <w:tcBorders>
              <w:top w:val="nil"/>
              <w:left w:val="nil"/>
              <w:bottom w:val="nil"/>
              <w:right w:val="single" w:sz="4" w:space="0" w:color="auto"/>
            </w:tcBorders>
            <w:shd w:val="clear" w:color="000000" w:fill="FFFFFF"/>
            <w:noWrap/>
            <w:vAlign w:val="center"/>
            <w:hideMark/>
          </w:tcPr>
          <w:p w14:paraId="41CF2772" w14:textId="77777777" w:rsidR="004C4B98" w:rsidRDefault="004C4B98">
            <w:pPr>
              <w:jc w:val="center"/>
              <w:rPr>
                <w:rFonts w:ascii="Arial" w:hAnsi="Arial" w:cs="Arial"/>
                <w:color w:val="000000"/>
                <w:sz w:val="20"/>
                <w:szCs w:val="20"/>
              </w:rPr>
            </w:pPr>
            <w:r>
              <w:rPr>
                <w:rFonts w:ascii="Arial" w:hAnsi="Arial" w:cs="Arial"/>
                <w:color w:val="000000"/>
                <w:sz w:val="20"/>
                <w:szCs w:val="20"/>
              </w:rPr>
              <w:t>124</w:t>
            </w:r>
          </w:p>
        </w:tc>
      </w:tr>
      <w:tr w:rsidR="004C4B98" w14:paraId="2D3AD33A" w14:textId="77777777" w:rsidTr="00C10E8A">
        <w:trPr>
          <w:trHeight w:val="295"/>
        </w:trPr>
        <w:tc>
          <w:tcPr>
            <w:tcW w:w="1076" w:type="dxa"/>
            <w:tcBorders>
              <w:top w:val="nil"/>
              <w:left w:val="single" w:sz="4" w:space="0" w:color="auto"/>
              <w:bottom w:val="nil"/>
              <w:right w:val="single" w:sz="4" w:space="0" w:color="auto"/>
            </w:tcBorders>
            <w:shd w:val="clear" w:color="000000" w:fill="FFFFFF"/>
            <w:noWrap/>
            <w:vAlign w:val="center"/>
            <w:hideMark/>
          </w:tcPr>
          <w:p w14:paraId="195CF2BF" w14:textId="77777777" w:rsidR="004C4B98" w:rsidRDefault="004C4B98">
            <w:pPr>
              <w:jc w:val="center"/>
              <w:rPr>
                <w:rFonts w:ascii="Arial" w:hAnsi="Arial" w:cs="Arial"/>
                <w:color w:val="000000"/>
                <w:sz w:val="20"/>
                <w:szCs w:val="20"/>
              </w:rPr>
            </w:pPr>
            <w:r>
              <w:rPr>
                <w:rFonts w:ascii="Arial" w:hAnsi="Arial" w:cs="Arial"/>
                <w:color w:val="000000"/>
                <w:sz w:val="20"/>
                <w:szCs w:val="20"/>
              </w:rPr>
              <w:t>2011</w:t>
            </w:r>
          </w:p>
        </w:tc>
        <w:tc>
          <w:tcPr>
            <w:tcW w:w="657" w:type="dxa"/>
            <w:tcBorders>
              <w:top w:val="nil"/>
              <w:left w:val="nil"/>
              <w:bottom w:val="nil"/>
              <w:right w:val="nil"/>
            </w:tcBorders>
            <w:shd w:val="clear" w:color="000000" w:fill="FFFFFF"/>
            <w:noWrap/>
            <w:vAlign w:val="center"/>
            <w:hideMark/>
          </w:tcPr>
          <w:p w14:paraId="1DD94FAC" w14:textId="77777777" w:rsidR="004C4B98" w:rsidRDefault="004C4B98">
            <w:pPr>
              <w:jc w:val="center"/>
              <w:rPr>
                <w:rFonts w:ascii="Arial" w:hAnsi="Arial" w:cs="Arial"/>
                <w:color w:val="000000"/>
                <w:sz w:val="20"/>
                <w:szCs w:val="20"/>
              </w:rPr>
            </w:pPr>
            <w:r>
              <w:rPr>
                <w:rFonts w:ascii="Arial" w:hAnsi="Arial" w:cs="Arial"/>
                <w:color w:val="000000"/>
                <w:sz w:val="20"/>
                <w:szCs w:val="20"/>
              </w:rPr>
              <w:t>181</w:t>
            </w:r>
          </w:p>
        </w:tc>
        <w:tc>
          <w:tcPr>
            <w:tcW w:w="757" w:type="dxa"/>
            <w:tcBorders>
              <w:top w:val="nil"/>
              <w:left w:val="nil"/>
              <w:bottom w:val="nil"/>
              <w:right w:val="nil"/>
            </w:tcBorders>
            <w:shd w:val="clear" w:color="000000" w:fill="FFFFFF"/>
            <w:noWrap/>
            <w:vAlign w:val="center"/>
            <w:hideMark/>
          </w:tcPr>
          <w:p w14:paraId="34D23B7F" w14:textId="77777777" w:rsidR="004C4B98" w:rsidRDefault="004C4B98">
            <w:pPr>
              <w:jc w:val="center"/>
              <w:rPr>
                <w:rFonts w:ascii="Arial" w:hAnsi="Arial" w:cs="Arial"/>
                <w:color w:val="000000"/>
                <w:sz w:val="20"/>
                <w:szCs w:val="20"/>
              </w:rPr>
            </w:pPr>
            <w:r>
              <w:rPr>
                <w:rFonts w:ascii="Arial" w:hAnsi="Arial" w:cs="Arial"/>
                <w:color w:val="000000"/>
                <w:sz w:val="20"/>
                <w:szCs w:val="20"/>
              </w:rPr>
              <w:t>70</w:t>
            </w:r>
          </w:p>
        </w:tc>
        <w:tc>
          <w:tcPr>
            <w:tcW w:w="757" w:type="dxa"/>
            <w:tcBorders>
              <w:top w:val="nil"/>
              <w:left w:val="nil"/>
              <w:bottom w:val="nil"/>
              <w:right w:val="nil"/>
            </w:tcBorders>
            <w:shd w:val="clear" w:color="000000" w:fill="FFFFFF"/>
            <w:noWrap/>
            <w:vAlign w:val="center"/>
            <w:hideMark/>
          </w:tcPr>
          <w:p w14:paraId="004151F4" w14:textId="77777777" w:rsidR="004C4B98" w:rsidRDefault="004C4B98">
            <w:pPr>
              <w:jc w:val="center"/>
              <w:rPr>
                <w:rFonts w:ascii="Arial" w:hAnsi="Arial" w:cs="Arial"/>
                <w:color w:val="000000"/>
                <w:sz w:val="20"/>
                <w:szCs w:val="20"/>
              </w:rPr>
            </w:pPr>
            <w:r>
              <w:rPr>
                <w:rFonts w:ascii="Arial" w:hAnsi="Arial" w:cs="Arial"/>
                <w:color w:val="000000"/>
                <w:sz w:val="20"/>
                <w:szCs w:val="20"/>
              </w:rPr>
              <w:t>15</w:t>
            </w:r>
          </w:p>
        </w:tc>
        <w:tc>
          <w:tcPr>
            <w:tcW w:w="757" w:type="dxa"/>
            <w:tcBorders>
              <w:top w:val="nil"/>
              <w:left w:val="nil"/>
              <w:bottom w:val="nil"/>
              <w:right w:val="nil"/>
            </w:tcBorders>
            <w:shd w:val="clear" w:color="000000" w:fill="FFFFFF"/>
            <w:noWrap/>
            <w:vAlign w:val="center"/>
            <w:hideMark/>
          </w:tcPr>
          <w:p w14:paraId="64F1B6CF" w14:textId="77777777" w:rsidR="004C4B98" w:rsidRDefault="004C4B98">
            <w:pPr>
              <w:jc w:val="center"/>
              <w:rPr>
                <w:rFonts w:ascii="Arial" w:hAnsi="Arial" w:cs="Arial"/>
                <w:color w:val="000000"/>
                <w:sz w:val="20"/>
                <w:szCs w:val="20"/>
              </w:rPr>
            </w:pPr>
            <w:r>
              <w:rPr>
                <w:rFonts w:ascii="Arial" w:hAnsi="Arial" w:cs="Arial"/>
                <w:color w:val="000000"/>
                <w:sz w:val="20"/>
                <w:szCs w:val="20"/>
              </w:rPr>
              <w:t>32</w:t>
            </w:r>
          </w:p>
        </w:tc>
        <w:tc>
          <w:tcPr>
            <w:tcW w:w="657" w:type="dxa"/>
            <w:tcBorders>
              <w:top w:val="nil"/>
              <w:left w:val="nil"/>
              <w:bottom w:val="nil"/>
              <w:right w:val="nil"/>
            </w:tcBorders>
            <w:shd w:val="clear" w:color="000000" w:fill="FFFFFF"/>
            <w:noWrap/>
            <w:vAlign w:val="center"/>
            <w:hideMark/>
          </w:tcPr>
          <w:p w14:paraId="27FF13BF" w14:textId="77777777" w:rsidR="004C4B98" w:rsidRDefault="004C4B98">
            <w:pPr>
              <w:jc w:val="center"/>
              <w:rPr>
                <w:rFonts w:ascii="Arial" w:hAnsi="Arial" w:cs="Arial"/>
                <w:color w:val="000000"/>
                <w:sz w:val="20"/>
                <w:szCs w:val="20"/>
              </w:rPr>
            </w:pPr>
            <w:r>
              <w:rPr>
                <w:rFonts w:ascii="Arial" w:hAnsi="Arial" w:cs="Arial"/>
                <w:color w:val="000000"/>
                <w:sz w:val="20"/>
                <w:szCs w:val="20"/>
              </w:rPr>
              <w:t>0</w:t>
            </w:r>
          </w:p>
        </w:tc>
        <w:tc>
          <w:tcPr>
            <w:tcW w:w="757" w:type="dxa"/>
            <w:tcBorders>
              <w:top w:val="nil"/>
              <w:left w:val="nil"/>
              <w:bottom w:val="nil"/>
              <w:right w:val="nil"/>
            </w:tcBorders>
            <w:shd w:val="clear" w:color="000000" w:fill="FFFFFF"/>
            <w:noWrap/>
            <w:vAlign w:val="center"/>
            <w:hideMark/>
          </w:tcPr>
          <w:p w14:paraId="7FA54180" w14:textId="77777777" w:rsidR="004C4B98" w:rsidRDefault="004C4B98">
            <w:pPr>
              <w:jc w:val="center"/>
              <w:rPr>
                <w:rFonts w:ascii="Arial" w:hAnsi="Arial" w:cs="Arial"/>
                <w:color w:val="000000"/>
                <w:sz w:val="20"/>
                <w:szCs w:val="20"/>
              </w:rPr>
            </w:pPr>
            <w:r>
              <w:rPr>
                <w:rFonts w:ascii="Arial" w:hAnsi="Arial" w:cs="Arial"/>
                <w:color w:val="000000"/>
                <w:sz w:val="20"/>
                <w:szCs w:val="20"/>
              </w:rPr>
              <w:t>0</w:t>
            </w:r>
          </w:p>
        </w:tc>
        <w:tc>
          <w:tcPr>
            <w:tcW w:w="757" w:type="dxa"/>
            <w:tcBorders>
              <w:top w:val="nil"/>
              <w:left w:val="nil"/>
              <w:bottom w:val="nil"/>
              <w:right w:val="nil"/>
            </w:tcBorders>
            <w:shd w:val="clear" w:color="000000" w:fill="FFFFFF"/>
            <w:noWrap/>
            <w:vAlign w:val="center"/>
            <w:hideMark/>
          </w:tcPr>
          <w:p w14:paraId="01CED7C5" w14:textId="77777777" w:rsidR="004C4B98" w:rsidRDefault="004C4B98">
            <w:pPr>
              <w:jc w:val="center"/>
              <w:rPr>
                <w:rFonts w:ascii="Arial" w:hAnsi="Arial" w:cs="Arial"/>
                <w:color w:val="000000"/>
                <w:sz w:val="20"/>
                <w:szCs w:val="20"/>
              </w:rPr>
            </w:pPr>
            <w:r>
              <w:rPr>
                <w:rFonts w:ascii="Arial" w:hAnsi="Arial" w:cs="Arial"/>
                <w:color w:val="000000"/>
                <w:sz w:val="20"/>
                <w:szCs w:val="20"/>
              </w:rPr>
              <w:t>0</w:t>
            </w:r>
          </w:p>
        </w:tc>
        <w:tc>
          <w:tcPr>
            <w:tcW w:w="757" w:type="dxa"/>
            <w:tcBorders>
              <w:top w:val="nil"/>
              <w:left w:val="nil"/>
              <w:bottom w:val="nil"/>
              <w:right w:val="nil"/>
            </w:tcBorders>
            <w:shd w:val="clear" w:color="000000" w:fill="FFFFFF"/>
            <w:noWrap/>
            <w:vAlign w:val="center"/>
            <w:hideMark/>
          </w:tcPr>
          <w:p w14:paraId="7738553D" w14:textId="77777777" w:rsidR="004C4B98" w:rsidRDefault="004C4B98">
            <w:pPr>
              <w:jc w:val="center"/>
              <w:rPr>
                <w:rFonts w:ascii="Arial" w:hAnsi="Arial" w:cs="Arial"/>
                <w:color w:val="000000"/>
                <w:sz w:val="20"/>
                <w:szCs w:val="20"/>
              </w:rPr>
            </w:pPr>
            <w:r>
              <w:rPr>
                <w:rFonts w:ascii="Arial" w:hAnsi="Arial" w:cs="Arial"/>
                <w:color w:val="000000"/>
                <w:sz w:val="20"/>
                <w:szCs w:val="20"/>
              </w:rPr>
              <w:t>0</w:t>
            </w:r>
          </w:p>
        </w:tc>
        <w:tc>
          <w:tcPr>
            <w:tcW w:w="632" w:type="dxa"/>
            <w:tcBorders>
              <w:top w:val="nil"/>
              <w:left w:val="nil"/>
              <w:bottom w:val="nil"/>
              <w:right w:val="single" w:sz="4" w:space="0" w:color="auto"/>
            </w:tcBorders>
            <w:shd w:val="clear" w:color="000000" w:fill="FFFFFF"/>
            <w:noWrap/>
            <w:vAlign w:val="center"/>
            <w:hideMark/>
          </w:tcPr>
          <w:p w14:paraId="472AF99A" w14:textId="77777777" w:rsidR="004C4B98" w:rsidRDefault="004C4B98">
            <w:pPr>
              <w:jc w:val="center"/>
              <w:rPr>
                <w:rFonts w:ascii="Arial" w:hAnsi="Arial" w:cs="Arial"/>
                <w:color w:val="000000"/>
                <w:sz w:val="20"/>
                <w:szCs w:val="20"/>
              </w:rPr>
            </w:pPr>
            <w:r>
              <w:rPr>
                <w:rFonts w:ascii="Arial" w:hAnsi="Arial" w:cs="Arial"/>
                <w:color w:val="000000"/>
                <w:sz w:val="20"/>
                <w:szCs w:val="20"/>
              </w:rPr>
              <w:t>0</w:t>
            </w:r>
          </w:p>
        </w:tc>
        <w:tc>
          <w:tcPr>
            <w:tcW w:w="1076" w:type="dxa"/>
            <w:tcBorders>
              <w:top w:val="nil"/>
              <w:left w:val="nil"/>
              <w:bottom w:val="nil"/>
              <w:right w:val="single" w:sz="4" w:space="0" w:color="auto"/>
            </w:tcBorders>
            <w:shd w:val="clear" w:color="000000" w:fill="FFFFFF"/>
            <w:noWrap/>
            <w:vAlign w:val="center"/>
            <w:hideMark/>
          </w:tcPr>
          <w:p w14:paraId="56B65DD7" w14:textId="77777777" w:rsidR="004C4B98" w:rsidRDefault="004C4B98">
            <w:pPr>
              <w:jc w:val="center"/>
              <w:rPr>
                <w:rFonts w:ascii="Arial" w:hAnsi="Arial" w:cs="Arial"/>
                <w:color w:val="000000"/>
                <w:sz w:val="20"/>
                <w:szCs w:val="20"/>
              </w:rPr>
            </w:pPr>
            <w:r>
              <w:rPr>
                <w:rFonts w:ascii="Arial" w:hAnsi="Arial" w:cs="Arial"/>
                <w:color w:val="000000"/>
                <w:sz w:val="20"/>
                <w:szCs w:val="20"/>
              </w:rPr>
              <w:t>299</w:t>
            </w:r>
          </w:p>
        </w:tc>
      </w:tr>
      <w:tr w:rsidR="004C4B98" w14:paraId="566F2950" w14:textId="77777777" w:rsidTr="00C10E8A">
        <w:trPr>
          <w:trHeight w:val="295"/>
        </w:trPr>
        <w:tc>
          <w:tcPr>
            <w:tcW w:w="1076" w:type="dxa"/>
            <w:tcBorders>
              <w:top w:val="nil"/>
              <w:left w:val="single" w:sz="4" w:space="0" w:color="auto"/>
              <w:bottom w:val="nil"/>
              <w:right w:val="single" w:sz="4" w:space="0" w:color="auto"/>
            </w:tcBorders>
            <w:shd w:val="clear" w:color="000000" w:fill="FFFFFF"/>
            <w:noWrap/>
            <w:vAlign w:val="center"/>
            <w:hideMark/>
          </w:tcPr>
          <w:p w14:paraId="44C634E8" w14:textId="77777777" w:rsidR="004C4B98" w:rsidRDefault="004C4B98">
            <w:pPr>
              <w:jc w:val="center"/>
              <w:rPr>
                <w:rFonts w:ascii="Arial" w:hAnsi="Arial" w:cs="Arial"/>
                <w:color w:val="000000"/>
                <w:sz w:val="20"/>
                <w:szCs w:val="20"/>
              </w:rPr>
            </w:pPr>
            <w:r>
              <w:rPr>
                <w:rFonts w:ascii="Arial" w:hAnsi="Arial" w:cs="Arial"/>
                <w:color w:val="000000"/>
                <w:sz w:val="20"/>
                <w:szCs w:val="20"/>
              </w:rPr>
              <w:t>2012</w:t>
            </w:r>
          </w:p>
        </w:tc>
        <w:tc>
          <w:tcPr>
            <w:tcW w:w="657" w:type="dxa"/>
            <w:tcBorders>
              <w:top w:val="nil"/>
              <w:left w:val="nil"/>
              <w:bottom w:val="nil"/>
              <w:right w:val="nil"/>
            </w:tcBorders>
            <w:shd w:val="clear" w:color="000000" w:fill="FFFFFF"/>
            <w:noWrap/>
            <w:vAlign w:val="center"/>
            <w:hideMark/>
          </w:tcPr>
          <w:p w14:paraId="02E88426" w14:textId="77777777" w:rsidR="004C4B98" w:rsidRDefault="004C4B98">
            <w:pPr>
              <w:jc w:val="center"/>
              <w:rPr>
                <w:rFonts w:ascii="Arial" w:hAnsi="Arial" w:cs="Arial"/>
                <w:color w:val="000000"/>
                <w:sz w:val="20"/>
                <w:szCs w:val="20"/>
              </w:rPr>
            </w:pPr>
            <w:r>
              <w:rPr>
                <w:rFonts w:ascii="Arial" w:hAnsi="Arial" w:cs="Arial"/>
                <w:color w:val="000000"/>
                <w:sz w:val="20"/>
                <w:szCs w:val="20"/>
              </w:rPr>
              <w:t>0</w:t>
            </w:r>
          </w:p>
        </w:tc>
        <w:tc>
          <w:tcPr>
            <w:tcW w:w="757" w:type="dxa"/>
            <w:tcBorders>
              <w:top w:val="nil"/>
              <w:left w:val="nil"/>
              <w:bottom w:val="nil"/>
              <w:right w:val="nil"/>
            </w:tcBorders>
            <w:shd w:val="clear" w:color="000000" w:fill="FFFFFF"/>
            <w:noWrap/>
            <w:vAlign w:val="center"/>
            <w:hideMark/>
          </w:tcPr>
          <w:p w14:paraId="2D224D71" w14:textId="77777777" w:rsidR="004C4B98" w:rsidRDefault="004C4B98">
            <w:pPr>
              <w:jc w:val="center"/>
              <w:rPr>
                <w:rFonts w:ascii="Arial" w:hAnsi="Arial" w:cs="Arial"/>
                <w:color w:val="000000"/>
                <w:sz w:val="20"/>
                <w:szCs w:val="20"/>
              </w:rPr>
            </w:pPr>
            <w:r>
              <w:rPr>
                <w:rFonts w:ascii="Arial" w:hAnsi="Arial" w:cs="Arial"/>
                <w:color w:val="000000"/>
                <w:sz w:val="20"/>
                <w:szCs w:val="20"/>
              </w:rPr>
              <w:t>14</w:t>
            </w:r>
          </w:p>
        </w:tc>
        <w:tc>
          <w:tcPr>
            <w:tcW w:w="757" w:type="dxa"/>
            <w:tcBorders>
              <w:top w:val="nil"/>
              <w:left w:val="nil"/>
              <w:bottom w:val="nil"/>
              <w:right w:val="nil"/>
            </w:tcBorders>
            <w:shd w:val="clear" w:color="000000" w:fill="FFFFFF"/>
            <w:noWrap/>
            <w:vAlign w:val="center"/>
            <w:hideMark/>
          </w:tcPr>
          <w:p w14:paraId="1801C544" w14:textId="77777777" w:rsidR="004C4B98" w:rsidRDefault="004C4B98">
            <w:pPr>
              <w:jc w:val="center"/>
              <w:rPr>
                <w:rFonts w:ascii="Arial" w:hAnsi="Arial" w:cs="Arial"/>
                <w:color w:val="000000"/>
                <w:sz w:val="20"/>
                <w:szCs w:val="20"/>
              </w:rPr>
            </w:pPr>
            <w:r>
              <w:rPr>
                <w:rFonts w:ascii="Arial" w:hAnsi="Arial" w:cs="Arial"/>
                <w:color w:val="000000"/>
                <w:sz w:val="20"/>
                <w:szCs w:val="20"/>
              </w:rPr>
              <w:t>0</w:t>
            </w:r>
          </w:p>
        </w:tc>
        <w:tc>
          <w:tcPr>
            <w:tcW w:w="757" w:type="dxa"/>
            <w:tcBorders>
              <w:top w:val="nil"/>
              <w:left w:val="nil"/>
              <w:bottom w:val="nil"/>
              <w:right w:val="nil"/>
            </w:tcBorders>
            <w:shd w:val="clear" w:color="000000" w:fill="FFFFFF"/>
            <w:noWrap/>
            <w:vAlign w:val="center"/>
            <w:hideMark/>
          </w:tcPr>
          <w:p w14:paraId="16F98AB0" w14:textId="77777777" w:rsidR="004C4B98" w:rsidRDefault="004C4B98">
            <w:pPr>
              <w:jc w:val="center"/>
              <w:rPr>
                <w:rFonts w:ascii="Arial" w:hAnsi="Arial" w:cs="Arial"/>
                <w:color w:val="000000"/>
                <w:sz w:val="20"/>
                <w:szCs w:val="20"/>
              </w:rPr>
            </w:pPr>
            <w:r>
              <w:rPr>
                <w:rFonts w:ascii="Arial" w:hAnsi="Arial" w:cs="Arial"/>
                <w:color w:val="000000"/>
                <w:sz w:val="20"/>
                <w:szCs w:val="20"/>
              </w:rPr>
              <w:t>0</w:t>
            </w:r>
          </w:p>
        </w:tc>
        <w:tc>
          <w:tcPr>
            <w:tcW w:w="657" w:type="dxa"/>
            <w:tcBorders>
              <w:top w:val="nil"/>
              <w:left w:val="nil"/>
              <w:bottom w:val="nil"/>
              <w:right w:val="nil"/>
            </w:tcBorders>
            <w:shd w:val="clear" w:color="000000" w:fill="FFFFFF"/>
            <w:noWrap/>
            <w:vAlign w:val="center"/>
            <w:hideMark/>
          </w:tcPr>
          <w:p w14:paraId="7E4A3243" w14:textId="77777777" w:rsidR="004C4B98" w:rsidRDefault="004C4B98">
            <w:pPr>
              <w:jc w:val="center"/>
              <w:rPr>
                <w:rFonts w:ascii="Arial" w:hAnsi="Arial" w:cs="Arial"/>
                <w:color w:val="000000"/>
                <w:sz w:val="20"/>
                <w:szCs w:val="20"/>
              </w:rPr>
            </w:pPr>
            <w:r>
              <w:rPr>
                <w:rFonts w:ascii="Arial" w:hAnsi="Arial" w:cs="Arial"/>
                <w:color w:val="000000"/>
                <w:sz w:val="20"/>
                <w:szCs w:val="20"/>
              </w:rPr>
              <w:t>0</w:t>
            </w:r>
          </w:p>
        </w:tc>
        <w:tc>
          <w:tcPr>
            <w:tcW w:w="757" w:type="dxa"/>
            <w:tcBorders>
              <w:top w:val="nil"/>
              <w:left w:val="nil"/>
              <w:bottom w:val="nil"/>
              <w:right w:val="nil"/>
            </w:tcBorders>
            <w:shd w:val="clear" w:color="000000" w:fill="FFFFFF"/>
            <w:noWrap/>
            <w:vAlign w:val="center"/>
            <w:hideMark/>
          </w:tcPr>
          <w:p w14:paraId="7F773A9C" w14:textId="77777777" w:rsidR="004C4B98" w:rsidRDefault="004C4B98">
            <w:pPr>
              <w:jc w:val="center"/>
              <w:rPr>
                <w:rFonts w:ascii="Arial" w:hAnsi="Arial" w:cs="Arial"/>
                <w:color w:val="000000"/>
                <w:sz w:val="20"/>
                <w:szCs w:val="20"/>
              </w:rPr>
            </w:pPr>
            <w:r>
              <w:rPr>
                <w:rFonts w:ascii="Arial" w:hAnsi="Arial" w:cs="Arial"/>
                <w:color w:val="000000"/>
                <w:sz w:val="20"/>
                <w:szCs w:val="20"/>
              </w:rPr>
              <w:t>0</w:t>
            </w:r>
          </w:p>
        </w:tc>
        <w:tc>
          <w:tcPr>
            <w:tcW w:w="757" w:type="dxa"/>
            <w:tcBorders>
              <w:top w:val="nil"/>
              <w:left w:val="nil"/>
              <w:bottom w:val="nil"/>
              <w:right w:val="nil"/>
            </w:tcBorders>
            <w:shd w:val="clear" w:color="000000" w:fill="FFFFFF"/>
            <w:noWrap/>
            <w:vAlign w:val="center"/>
            <w:hideMark/>
          </w:tcPr>
          <w:p w14:paraId="1C105FB2" w14:textId="77777777" w:rsidR="004C4B98" w:rsidRDefault="004C4B98">
            <w:pPr>
              <w:jc w:val="center"/>
              <w:rPr>
                <w:rFonts w:ascii="Arial" w:hAnsi="Arial" w:cs="Arial"/>
                <w:color w:val="000000"/>
                <w:sz w:val="20"/>
                <w:szCs w:val="20"/>
              </w:rPr>
            </w:pPr>
            <w:r>
              <w:rPr>
                <w:rFonts w:ascii="Arial" w:hAnsi="Arial" w:cs="Arial"/>
                <w:color w:val="000000"/>
                <w:sz w:val="20"/>
                <w:szCs w:val="20"/>
              </w:rPr>
              <w:t>0</w:t>
            </w:r>
          </w:p>
        </w:tc>
        <w:tc>
          <w:tcPr>
            <w:tcW w:w="757" w:type="dxa"/>
            <w:tcBorders>
              <w:top w:val="nil"/>
              <w:left w:val="nil"/>
              <w:bottom w:val="nil"/>
              <w:right w:val="nil"/>
            </w:tcBorders>
            <w:shd w:val="clear" w:color="000000" w:fill="FFFFFF"/>
            <w:noWrap/>
            <w:vAlign w:val="center"/>
            <w:hideMark/>
          </w:tcPr>
          <w:p w14:paraId="3B33EE3B" w14:textId="77777777" w:rsidR="004C4B98" w:rsidRDefault="004C4B98">
            <w:pPr>
              <w:jc w:val="center"/>
              <w:rPr>
                <w:rFonts w:ascii="Arial" w:hAnsi="Arial" w:cs="Arial"/>
                <w:color w:val="000000"/>
                <w:sz w:val="20"/>
                <w:szCs w:val="20"/>
              </w:rPr>
            </w:pPr>
            <w:r>
              <w:rPr>
                <w:rFonts w:ascii="Arial" w:hAnsi="Arial" w:cs="Arial"/>
                <w:color w:val="000000"/>
                <w:sz w:val="20"/>
                <w:szCs w:val="20"/>
              </w:rPr>
              <w:t>0</w:t>
            </w:r>
          </w:p>
        </w:tc>
        <w:tc>
          <w:tcPr>
            <w:tcW w:w="632" w:type="dxa"/>
            <w:tcBorders>
              <w:top w:val="nil"/>
              <w:left w:val="nil"/>
              <w:bottom w:val="nil"/>
              <w:right w:val="single" w:sz="4" w:space="0" w:color="auto"/>
            </w:tcBorders>
            <w:shd w:val="clear" w:color="000000" w:fill="FFFFFF"/>
            <w:noWrap/>
            <w:vAlign w:val="center"/>
            <w:hideMark/>
          </w:tcPr>
          <w:p w14:paraId="52471A9C" w14:textId="77777777" w:rsidR="004C4B98" w:rsidRDefault="004C4B98">
            <w:pPr>
              <w:jc w:val="center"/>
              <w:rPr>
                <w:rFonts w:ascii="Arial" w:hAnsi="Arial" w:cs="Arial"/>
                <w:color w:val="000000"/>
                <w:sz w:val="20"/>
                <w:szCs w:val="20"/>
              </w:rPr>
            </w:pPr>
            <w:r>
              <w:rPr>
                <w:rFonts w:ascii="Arial" w:hAnsi="Arial" w:cs="Arial"/>
                <w:color w:val="000000"/>
                <w:sz w:val="20"/>
                <w:szCs w:val="20"/>
              </w:rPr>
              <w:t>0</w:t>
            </w:r>
          </w:p>
        </w:tc>
        <w:tc>
          <w:tcPr>
            <w:tcW w:w="1076" w:type="dxa"/>
            <w:tcBorders>
              <w:top w:val="nil"/>
              <w:left w:val="nil"/>
              <w:bottom w:val="nil"/>
              <w:right w:val="single" w:sz="4" w:space="0" w:color="auto"/>
            </w:tcBorders>
            <w:shd w:val="clear" w:color="000000" w:fill="FFFFFF"/>
            <w:noWrap/>
            <w:vAlign w:val="center"/>
            <w:hideMark/>
          </w:tcPr>
          <w:p w14:paraId="0CD4AFF6" w14:textId="77777777" w:rsidR="004C4B98" w:rsidRDefault="004C4B98">
            <w:pPr>
              <w:jc w:val="center"/>
              <w:rPr>
                <w:rFonts w:ascii="Arial" w:hAnsi="Arial" w:cs="Arial"/>
                <w:color w:val="000000"/>
                <w:sz w:val="20"/>
                <w:szCs w:val="20"/>
              </w:rPr>
            </w:pPr>
            <w:r>
              <w:rPr>
                <w:rFonts w:ascii="Arial" w:hAnsi="Arial" w:cs="Arial"/>
                <w:color w:val="000000"/>
                <w:sz w:val="20"/>
                <w:szCs w:val="20"/>
              </w:rPr>
              <w:t>14</w:t>
            </w:r>
          </w:p>
        </w:tc>
      </w:tr>
      <w:tr w:rsidR="004C4B98" w14:paraId="4D4DB0EF" w14:textId="77777777" w:rsidTr="00C10E8A">
        <w:trPr>
          <w:trHeight w:val="295"/>
        </w:trPr>
        <w:tc>
          <w:tcPr>
            <w:tcW w:w="1076" w:type="dxa"/>
            <w:tcBorders>
              <w:top w:val="nil"/>
              <w:left w:val="single" w:sz="4" w:space="0" w:color="auto"/>
              <w:bottom w:val="nil"/>
              <w:right w:val="single" w:sz="4" w:space="0" w:color="auto"/>
            </w:tcBorders>
            <w:shd w:val="clear" w:color="000000" w:fill="FFFFFF"/>
            <w:noWrap/>
            <w:vAlign w:val="center"/>
            <w:hideMark/>
          </w:tcPr>
          <w:p w14:paraId="0190BDB4" w14:textId="77777777" w:rsidR="004C4B98" w:rsidRDefault="004C4B98">
            <w:pPr>
              <w:jc w:val="center"/>
              <w:rPr>
                <w:rFonts w:ascii="Arial" w:hAnsi="Arial" w:cs="Arial"/>
                <w:color w:val="000000"/>
                <w:sz w:val="20"/>
                <w:szCs w:val="20"/>
              </w:rPr>
            </w:pPr>
            <w:r>
              <w:rPr>
                <w:rFonts w:ascii="Arial" w:hAnsi="Arial" w:cs="Arial"/>
                <w:color w:val="000000"/>
                <w:sz w:val="20"/>
                <w:szCs w:val="20"/>
              </w:rPr>
              <w:t>2013</w:t>
            </w:r>
          </w:p>
        </w:tc>
        <w:tc>
          <w:tcPr>
            <w:tcW w:w="657" w:type="dxa"/>
            <w:tcBorders>
              <w:top w:val="nil"/>
              <w:left w:val="nil"/>
              <w:bottom w:val="nil"/>
              <w:right w:val="nil"/>
            </w:tcBorders>
            <w:shd w:val="clear" w:color="000000" w:fill="FFFFFF"/>
            <w:noWrap/>
            <w:vAlign w:val="center"/>
            <w:hideMark/>
          </w:tcPr>
          <w:p w14:paraId="28CA5B7D" w14:textId="77777777" w:rsidR="004C4B98" w:rsidRDefault="004C4B98">
            <w:pPr>
              <w:jc w:val="center"/>
              <w:rPr>
                <w:rFonts w:ascii="Arial" w:hAnsi="Arial" w:cs="Arial"/>
                <w:color w:val="000000"/>
                <w:sz w:val="20"/>
                <w:szCs w:val="20"/>
              </w:rPr>
            </w:pPr>
            <w:r>
              <w:rPr>
                <w:rFonts w:ascii="Arial" w:hAnsi="Arial" w:cs="Arial"/>
                <w:color w:val="000000"/>
                <w:sz w:val="20"/>
                <w:szCs w:val="20"/>
              </w:rPr>
              <w:t>0</w:t>
            </w:r>
          </w:p>
        </w:tc>
        <w:tc>
          <w:tcPr>
            <w:tcW w:w="757" w:type="dxa"/>
            <w:tcBorders>
              <w:top w:val="nil"/>
              <w:left w:val="nil"/>
              <w:bottom w:val="nil"/>
              <w:right w:val="nil"/>
            </w:tcBorders>
            <w:shd w:val="clear" w:color="000000" w:fill="FFFFFF"/>
            <w:noWrap/>
            <w:vAlign w:val="center"/>
            <w:hideMark/>
          </w:tcPr>
          <w:p w14:paraId="76248D9E" w14:textId="77777777" w:rsidR="004C4B98" w:rsidRDefault="004C4B98">
            <w:pPr>
              <w:jc w:val="center"/>
              <w:rPr>
                <w:rFonts w:ascii="Arial" w:hAnsi="Arial" w:cs="Arial"/>
                <w:color w:val="000000"/>
                <w:sz w:val="20"/>
                <w:szCs w:val="20"/>
              </w:rPr>
            </w:pPr>
            <w:r>
              <w:rPr>
                <w:rFonts w:ascii="Arial" w:hAnsi="Arial" w:cs="Arial"/>
                <w:color w:val="000000"/>
                <w:sz w:val="20"/>
                <w:szCs w:val="20"/>
              </w:rPr>
              <w:t>47</w:t>
            </w:r>
          </w:p>
        </w:tc>
        <w:tc>
          <w:tcPr>
            <w:tcW w:w="757" w:type="dxa"/>
            <w:tcBorders>
              <w:top w:val="nil"/>
              <w:left w:val="nil"/>
              <w:bottom w:val="nil"/>
              <w:right w:val="nil"/>
            </w:tcBorders>
            <w:shd w:val="clear" w:color="000000" w:fill="FFFFFF"/>
            <w:noWrap/>
            <w:vAlign w:val="center"/>
            <w:hideMark/>
          </w:tcPr>
          <w:p w14:paraId="7359EF7A" w14:textId="77777777" w:rsidR="004C4B98" w:rsidRDefault="004C4B98">
            <w:pPr>
              <w:jc w:val="center"/>
              <w:rPr>
                <w:rFonts w:ascii="Arial" w:hAnsi="Arial" w:cs="Arial"/>
                <w:color w:val="000000"/>
                <w:sz w:val="20"/>
                <w:szCs w:val="20"/>
              </w:rPr>
            </w:pPr>
            <w:r>
              <w:rPr>
                <w:rFonts w:ascii="Arial" w:hAnsi="Arial" w:cs="Arial"/>
                <w:color w:val="000000"/>
                <w:sz w:val="20"/>
                <w:szCs w:val="20"/>
              </w:rPr>
              <w:t>42</w:t>
            </w:r>
          </w:p>
        </w:tc>
        <w:tc>
          <w:tcPr>
            <w:tcW w:w="757" w:type="dxa"/>
            <w:tcBorders>
              <w:top w:val="nil"/>
              <w:left w:val="nil"/>
              <w:bottom w:val="nil"/>
              <w:right w:val="nil"/>
            </w:tcBorders>
            <w:shd w:val="clear" w:color="000000" w:fill="FFFFFF"/>
            <w:noWrap/>
            <w:vAlign w:val="center"/>
            <w:hideMark/>
          </w:tcPr>
          <w:p w14:paraId="5C451454" w14:textId="77777777" w:rsidR="004C4B98" w:rsidRDefault="004C4B98">
            <w:pPr>
              <w:jc w:val="center"/>
              <w:rPr>
                <w:rFonts w:ascii="Arial" w:hAnsi="Arial" w:cs="Arial"/>
                <w:color w:val="000000"/>
                <w:sz w:val="20"/>
                <w:szCs w:val="20"/>
              </w:rPr>
            </w:pPr>
            <w:r>
              <w:rPr>
                <w:rFonts w:ascii="Arial" w:hAnsi="Arial" w:cs="Arial"/>
                <w:color w:val="000000"/>
                <w:sz w:val="20"/>
                <w:szCs w:val="20"/>
              </w:rPr>
              <w:t>0</w:t>
            </w:r>
          </w:p>
        </w:tc>
        <w:tc>
          <w:tcPr>
            <w:tcW w:w="657" w:type="dxa"/>
            <w:tcBorders>
              <w:top w:val="nil"/>
              <w:left w:val="nil"/>
              <w:bottom w:val="nil"/>
              <w:right w:val="nil"/>
            </w:tcBorders>
            <w:shd w:val="clear" w:color="000000" w:fill="FFFFFF"/>
            <w:noWrap/>
            <w:vAlign w:val="center"/>
            <w:hideMark/>
          </w:tcPr>
          <w:p w14:paraId="6129C1D7" w14:textId="77777777" w:rsidR="004C4B98" w:rsidRDefault="004C4B98">
            <w:pPr>
              <w:jc w:val="center"/>
              <w:rPr>
                <w:rFonts w:ascii="Arial" w:hAnsi="Arial" w:cs="Arial"/>
                <w:color w:val="000000"/>
                <w:sz w:val="20"/>
                <w:szCs w:val="20"/>
              </w:rPr>
            </w:pPr>
            <w:r>
              <w:rPr>
                <w:rFonts w:ascii="Arial" w:hAnsi="Arial" w:cs="Arial"/>
                <w:color w:val="000000"/>
                <w:sz w:val="20"/>
                <w:szCs w:val="20"/>
              </w:rPr>
              <w:t>0</w:t>
            </w:r>
          </w:p>
        </w:tc>
        <w:tc>
          <w:tcPr>
            <w:tcW w:w="757" w:type="dxa"/>
            <w:tcBorders>
              <w:top w:val="nil"/>
              <w:left w:val="nil"/>
              <w:bottom w:val="nil"/>
              <w:right w:val="nil"/>
            </w:tcBorders>
            <w:shd w:val="clear" w:color="000000" w:fill="FFFFFF"/>
            <w:noWrap/>
            <w:vAlign w:val="center"/>
            <w:hideMark/>
          </w:tcPr>
          <w:p w14:paraId="19FE4174" w14:textId="77777777" w:rsidR="004C4B98" w:rsidRDefault="004C4B98">
            <w:pPr>
              <w:jc w:val="center"/>
              <w:rPr>
                <w:rFonts w:ascii="Arial" w:hAnsi="Arial" w:cs="Arial"/>
                <w:color w:val="000000"/>
                <w:sz w:val="20"/>
                <w:szCs w:val="20"/>
              </w:rPr>
            </w:pPr>
            <w:r>
              <w:rPr>
                <w:rFonts w:ascii="Arial" w:hAnsi="Arial" w:cs="Arial"/>
                <w:color w:val="000000"/>
                <w:sz w:val="20"/>
                <w:szCs w:val="20"/>
              </w:rPr>
              <w:t>0</w:t>
            </w:r>
          </w:p>
        </w:tc>
        <w:tc>
          <w:tcPr>
            <w:tcW w:w="757" w:type="dxa"/>
            <w:tcBorders>
              <w:top w:val="nil"/>
              <w:left w:val="nil"/>
              <w:bottom w:val="nil"/>
              <w:right w:val="nil"/>
            </w:tcBorders>
            <w:shd w:val="clear" w:color="000000" w:fill="FFFFFF"/>
            <w:noWrap/>
            <w:vAlign w:val="center"/>
            <w:hideMark/>
          </w:tcPr>
          <w:p w14:paraId="4A21CBA4" w14:textId="77777777" w:rsidR="004C4B98" w:rsidRDefault="004C4B98">
            <w:pPr>
              <w:jc w:val="center"/>
              <w:rPr>
                <w:rFonts w:ascii="Arial" w:hAnsi="Arial" w:cs="Arial"/>
                <w:color w:val="000000"/>
                <w:sz w:val="20"/>
                <w:szCs w:val="20"/>
              </w:rPr>
            </w:pPr>
            <w:r>
              <w:rPr>
                <w:rFonts w:ascii="Arial" w:hAnsi="Arial" w:cs="Arial"/>
                <w:color w:val="000000"/>
                <w:sz w:val="20"/>
                <w:szCs w:val="20"/>
              </w:rPr>
              <w:t>0</w:t>
            </w:r>
          </w:p>
        </w:tc>
        <w:tc>
          <w:tcPr>
            <w:tcW w:w="757" w:type="dxa"/>
            <w:tcBorders>
              <w:top w:val="nil"/>
              <w:left w:val="nil"/>
              <w:bottom w:val="nil"/>
              <w:right w:val="nil"/>
            </w:tcBorders>
            <w:shd w:val="clear" w:color="000000" w:fill="FFFFFF"/>
            <w:noWrap/>
            <w:vAlign w:val="center"/>
            <w:hideMark/>
          </w:tcPr>
          <w:p w14:paraId="0D8E3DE1" w14:textId="77777777" w:rsidR="004C4B98" w:rsidRDefault="004C4B98">
            <w:pPr>
              <w:jc w:val="center"/>
              <w:rPr>
                <w:rFonts w:ascii="Arial" w:hAnsi="Arial" w:cs="Arial"/>
                <w:color w:val="000000"/>
                <w:sz w:val="20"/>
                <w:szCs w:val="20"/>
              </w:rPr>
            </w:pPr>
            <w:r>
              <w:rPr>
                <w:rFonts w:ascii="Arial" w:hAnsi="Arial" w:cs="Arial"/>
                <w:color w:val="000000"/>
                <w:sz w:val="20"/>
                <w:szCs w:val="20"/>
              </w:rPr>
              <w:t>453</w:t>
            </w:r>
          </w:p>
        </w:tc>
        <w:tc>
          <w:tcPr>
            <w:tcW w:w="632" w:type="dxa"/>
            <w:tcBorders>
              <w:top w:val="nil"/>
              <w:left w:val="nil"/>
              <w:bottom w:val="nil"/>
              <w:right w:val="single" w:sz="4" w:space="0" w:color="auto"/>
            </w:tcBorders>
            <w:shd w:val="clear" w:color="000000" w:fill="FFFFFF"/>
            <w:noWrap/>
            <w:vAlign w:val="center"/>
            <w:hideMark/>
          </w:tcPr>
          <w:p w14:paraId="24E89869" w14:textId="77777777" w:rsidR="004C4B98" w:rsidRDefault="004C4B98">
            <w:pPr>
              <w:jc w:val="center"/>
              <w:rPr>
                <w:rFonts w:ascii="Arial" w:hAnsi="Arial" w:cs="Arial"/>
                <w:color w:val="000000"/>
                <w:sz w:val="20"/>
                <w:szCs w:val="20"/>
              </w:rPr>
            </w:pPr>
            <w:r>
              <w:rPr>
                <w:rFonts w:ascii="Arial" w:hAnsi="Arial" w:cs="Arial"/>
                <w:color w:val="000000"/>
                <w:sz w:val="20"/>
                <w:szCs w:val="20"/>
              </w:rPr>
              <w:t>0</w:t>
            </w:r>
          </w:p>
        </w:tc>
        <w:tc>
          <w:tcPr>
            <w:tcW w:w="1076" w:type="dxa"/>
            <w:tcBorders>
              <w:top w:val="nil"/>
              <w:left w:val="nil"/>
              <w:bottom w:val="nil"/>
              <w:right w:val="single" w:sz="4" w:space="0" w:color="auto"/>
            </w:tcBorders>
            <w:shd w:val="clear" w:color="000000" w:fill="FFFFFF"/>
            <w:noWrap/>
            <w:vAlign w:val="center"/>
            <w:hideMark/>
          </w:tcPr>
          <w:p w14:paraId="0A2BCC6A" w14:textId="77777777" w:rsidR="004C4B98" w:rsidRDefault="004C4B98">
            <w:pPr>
              <w:jc w:val="center"/>
              <w:rPr>
                <w:rFonts w:ascii="Arial" w:hAnsi="Arial" w:cs="Arial"/>
                <w:color w:val="000000"/>
                <w:sz w:val="20"/>
                <w:szCs w:val="20"/>
              </w:rPr>
            </w:pPr>
            <w:r>
              <w:rPr>
                <w:rFonts w:ascii="Arial" w:hAnsi="Arial" w:cs="Arial"/>
                <w:color w:val="000000"/>
                <w:sz w:val="20"/>
                <w:szCs w:val="20"/>
              </w:rPr>
              <w:t>542</w:t>
            </w:r>
          </w:p>
        </w:tc>
      </w:tr>
      <w:tr w:rsidR="004C4B98" w14:paraId="27ABF476" w14:textId="77777777" w:rsidTr="00C10E8A">
        <w:trPr>
          <w:trHeight w:val="295"/>
        </w:trPr>
        <w:tc>
          <w:tcPr>
            <w:tcW w:w="1076" w:type="dxa"/>
            <w:tcBorders>
              <w:top w:val="nil"/>
              <w:left w:val="single" w:sz="4" w:space="0" w:color="auto"/>
              <w:bottom w:val="nil"/>
              <w:right w:val="single" w:sz="4" w:space="0" w:color="auto"/>
            </w:tcBorders>
            <w:shd w:val="clear" w:color="000000" w:fill="FFFFFF"/>
            <w:noWrap/>
            <w:vAlign w:val="center"/>
            <w:hideMark/>
          </w:tcPr>
          <w:p w14:paraId="3889A408" w14:textId="77777777" w:rsidR="004C4B98" w:rsidRDefault="004C4B98">
            <w:pPr>
              <w:jc w:val="center"/>
              <w:rPr>
                <w:rFonts w:ascii="Arial" w:hAnsi="Arial" w:cs="Arial"/>
                <w:color w:val="000000"/>
                <w:sz w:val="20"/>
                <w:szCs w:val="20"/>
              </w:rPr>
            </w:pPr>
            <w:r>
              <w:rPr>
                <w:rFonts w:ascii="Arial" w:hAnsi="Arial" w:cs="Arial"/>
                <w:color w:val="000000"/>
                <w:sz w:val="20"/>
                <w:szCs w:val="20"/>
              </w:rPr>
              <w:t>2014</w:t>
            </w:r>
          </w:p>
        </w:tc>
        <w:tc>
          <w:tcPr>
            <w:tcW w:w="657" w:type="dxa"/>
            <w:tcBorders>
              <w:top w:val="nil"/>
              <w:left w:val="nil"/>
              <w:bottom w:val="nil"/>
              <w:right w:val="nil"/>
            </w:tcBorders>
            <w:shd w:val="clear" w:color="000000" w:fill="FFFFFF"/>
            <w:noWrap/>
            <w:vAlign w:val="center"/>
            <w:hideMark/>
          </w:tcPr>
          <w:p w14:paraId="13668D44" w14:textId="77777777" w:rsidR="004C4B98" w:rsidRDefault="004C4B98">
            <w:pPr>
              <w:jc w:val="center"/>
              <w:rPr>
                <w:rFonts w:ascii="Arial" w:hAnsi="Arial" w:cs="Arial"/>
                <w:color w:val="000000"/>
                <w:sz w:val="20"/>
                <w:szCs w:val="20"/>
              </w:rPr>
            </w:pPr>
            <w:r>
              <w:rPr>
                <w:rFonts w:ascii="Arial" w:hAnsi="Arial" w:cs="Arial"/>
                <w:color w:val="000000"/>
                <w:sz w:val="20"/>
                <w:szCs w:val="20"/>
              </w:rPr>
              <w:t>0</w:t>
            </w:r>
          </w:p>
        </w:tc>
        <w:tc>
          <w:tcPr>
            <w:tcW w:w="757" w:type="dxa"/>
            <w:tcBorders>
              <w:top w:val="nil"/>
              <w:left w:val="nil"/>
              <w:bottom w:val="nil"/>
              <w:right w:val="nil"/>
            </w:tcBorders>
            <w:shd w:val="clear" w:color="000000" w:fill="FFFFFF"/>
            <w:noWrap/>
            <w:vAlign w:val="center"/>
            <w:hideMark/>
          </w:tcPr>
          <w:p w14:paraId="604632AE" w14:textId="77777777" w:rsidR="004C4B98" w:rsidRDefault="004C4B98">
            <w:pPr>
              <w:jc w:val="center"/>
              <w:rPr>
                <w:rFonts w:ascii="Arial" w:hAnsi="Arial" w:cs="Arial"/>
                <w:color w:val="000000"/>
                <w:sz w:val="20"/>
                <w:szCs w:val="20"/>
              </w:rPr>
            </w:pPr>
            <w:r>
              <w:rPr>
                <w:rFonts w:ascii="Arial" w:hAnsi="Arial" w:cs="Arial"/>
                <w:color w:val="000000"/>
                <w:sz w:val="20"/>
                <w:szCs w:val="20"/>
              </w:rPr>
              <w:t>194</w:t>
            </w:r>
          </w:p>
        </w:tc>
        <w:tc>
          <w:tcPr>
            <w:tcW w:w="757" w:type="dxa"/>
            <w:tcBorders>
              <w:top w:val="nil"/>
              <w:left w:val="nil"/>
              <w:bottom w:val="nil"/>
              <w:right w:val="nil"/>
            </w:tcBorders>
            <w:shd w:val="clear" w:color="000000" w:fill="FFFFFF"/>
            <w:noWrap/>
            <w:vAlign w:val="center"/>
            <w:hideMark/>
          </w:tcPr>
          <w:p w14:paraId="00133A45" w14:textId="77777777" w:rsidR="004C4B98" w:rsidRDefault="004C4B98">
            <w:pPr>
              <w:jc w:val="center"/>
              <w:rPr>
                <w:rFonts w:ascii="Arial" w:hAnsi="Arial" w:cs="Arial"/>
                <w:color w:val="000000"/>
                <w:sz w:val="20"/>
                <w:szCs w:val="20"/>
              </w:rPr>
            </w:pPr>
            <w:r>
              <w:rPr>
                <w:rFonts w:ascii="Arial" w:hAnsi="Arial" w:cs="Arial"/>
                <w:color w:val="000000"/>
                <w:sz w:val="20"/>
                <w:szCs w:val="20"/>
              </w:rPr>
              <w:t>86</w:t>
            </w:r>
          </w:p>
        </w:tc>
        <w:tc>
          <w:tcPr>
            <w:tcW w:w="757" w:type="dxa"/>
            <w:tcBorders>
              <w:top w:val="nil"/>
              <w:left w:val="nil"/>
              <w:bottom w:val="nil"/>
              <w:right w:val="nil"/>
            </w:tcBorders>
            <w:shd w:val="clear" w:color="000000" w:fill="FFFFFF"/>
            <w:noWrap/>
            <w:vAlign w:val="center"/>
            <w:hideMark/>
          </w:tcPr>
          <w:p w14:paraId="7CAF229C" w14:textId="77777777" w:rsidR="004C4B98" w:rsidRDefault="004C4B98">
            <w:pPr>
              <w:jc w:val="center"/>
              <w:rPr>
                <w:rFonts w:ascii="Arial" w:hAnsi="Arial" w:cs="Arial"/>
                <w:color w:val="000000"/>
                <w:sz w:val="20"/>
                <w:szCs w:val="20"/>
              </w:rPr>
            </w:pPr>
            <w:r>
              <w:rPr>
                <w:rFonts w:ascii="Arial" w:hAnsi="Arial" w:cs="Arial"/>
                <w:color w:val="000000"/>
                <w:sz w:val="20"/>
                <w:szCs w:val="20"/>
              </w:rPr>
              <w:t>0</w:t>
            </w:r>
          </w:p>
        </w:tc>
        <w:tc>
          <w:tcPr>
            <w:tcW w:w="657" w:type="dxa"/>
            <w:tcBorders>
              <w:top w:val="nil"/>
              <w:left w:val="nil"/>
              <w:bottom w:val="nil"/>
              <w:right w:val="nil"/>
            </w:tcBorders>
            <w:shd w:val="clear" w:color="000000" w:fill="FFFFFF"/>
            <w:noWrap/>
            <w:vAlign w:val="center"/>
            <w:hideMark/>
          </w:tcPr>
          <w:p w14:paraId="65CFA7B1" w14:textId="77777777" w:rsidR="004C4B98" w:rsidRDefault="004C4B98">
            <w:pPr>
              <w:jc w:val="center"/>
              <w:rPr>
                <w:rFonts w:ascii="Arial" w:hAnsi="Arial" w:cs="Arial"/>
                <w:color w:val="000000"/>
                <w:sz w:val="20"/>
                <w:szCs w:val="20"/>
              </w:rPr>
            </w:pPr>
            <w:r>
              <w:rPr>
                <w:rFonts w:ascii="Arial" w:hAnsi="Arial" w:cs="Arial"/>
                <w:color w:val="000000"/>
                <w:sz w:val="20"/>
                <w:szCs w:val="20"/>
              </w:rPr>
              <w:t>0</w:t>
            </w:r>
          </w:p>
        </w:tc>
        <w:tc>
          <w:tcPr>
            <w:tcW w:w="757" w:type="dxa"/>
            <w:tcBorders>
              <w:top w:val="nil"/>
              <w:left w:val="nil"/>
              <w:bottom w:val="nil"/>
              <w:right w:val="nil"/>
            </w:tcBorders>
            <w:shd w:val="clear" w:color="000000" w:fill="FFFFFF"/>
            <w:noWrap/>
            <w:vAlign w:val="center"/>
            <w:hideMark/>
          </w:tcPr>
          <w:p w14:paraId="6A6123DD" w14:textId="77777777" w:rsidR="004C4B98" w:rsidRDefault="004C4B98">
            <w:pPr>
              <w:jc w:val="center"/>
              <w:rPr>
                <w:rFonts w:ascii="Arial" w:hAnsi="Arial" w:cs="Arial"/>
                <w:color w:val="000000"/>
                <w:sz w:val="20"/>
                <w:szCs w:val="20"/>
              </w:rPr>
            </w:pPr>
            <w:r>
              <w:rPr>
                <w:rFonts w:ascii="Arial" w:hAnsi="Arial" w:cs="Arial"/>
                <w:color w:val="000000"/>
                <w:sz w:val="20"/>
                <w:szCs w:val="20"/>
              </w:rPr>
              <w:t>0</w:t>
            </w:r>
          </w:p>
        </w:tc>
        <w:tc>
          <w:tcPr>
            <w:tcW w:w="757" w:type="dxa"/>
            <w:tcBorders>
              <w:top w:val="nil"/>
              <w:left w:val="nil"/>
              <w:bottom w:val="nil"/>
              <w:right w:val="nil"/>
            </w:tcBorders>
            <w:shd w:val="clear" w:color="000000" w:fill="FFFFFF"/>
            <w:noWrap/>
            <w:vAlign w:val="center"/>
            <w:hideMark/>
          </w:tcPr>
          <w:p w14:paraId="2BA9CB13" w14:textId="77777777" w:rsidR="004C4B98" w:rsidRDefault="004C4B98">
            <w:pPr>
              <w:jc w:val="center"/>
              <w:rPr>
                <w:rFonts w:ascii="Arial" w:hAnsi="Arial" w:cs="Arial"/>
                <w:color w:val="000000"/>
                <w:sz w:val="20"/>
                <w:szCs w:val="20"/>
              </w:rPr>
            </w:pPr>
            <w:r>
              <w:rPr>
                <w:rFonts w:ascii="Arial" w:hAnsi="Arial" w:cs="Arial"/>
                <w:color w:val="000000"/>
                <w:sz w:val="20"/>
                <w:szCs w:val="20"/>
              </w:rPr>
              <w:t>48</w:t>
            </w:r>
          </w:p>
        </w:tc>
        <w:tc>
          <w:tcPr>
            <w:tcW w:w="757" w:type="dxa"/>
            <w:tcBorders>
              <w:top w:val="nil"/>
              <w:left w:val="nil"/>
              <w:bottom w:val="nil"/>
              <w:right w:val="nil"/>
            </w:tcBorders>
            <w:shd w:val="clear" w:color="000000" w:fill="FFFFFF"/>
            <w:noWrap/>
            <w:vAlign w:val="center"/>
            <w:hideMark/>
          </w:tcPr>
          <w:p w14:paraId="2BE0600F" w14:textId="77777777" w:rsidR="004C4B98" w:rsidRDefault="004C4B98">
            <w:pPr>
              <w:jc w:val="center"/>
              <w:rPr>
                <w:rFonts w:ascii="Arial" w:hAnsi="Arial" w:cs="Arial"/>
                <w:color w:val="000000"/>
                <w:sz w:val="20"/>
                <w:szCs w:val="20"/>
              </w:rPr>
            </w:pPr>
            <w:r>
              <w:rPr>
                <w:rFonts w:ascii="Arial" w:hAnsi="Arial" w:cs="Arial"/>
                <w:color w:val="000000"/>
                <w:sz w:val="20"/>
                <w:szCs w:val="20"/>
              </w:rPr>
              <w:t>148</w:t>
            </w:r>
          </w:p>
        </w:tc>
        <w:tc>
          <w:tcPr>
            <w:tcW w:w="632" w:type="dxa"/>
            <w:tcBorders>
              <w:top w:val="nil"/>
              <w:left w:val="nil"/>
              <w:bottom w:val="nil"/>
              <w:right w:val="single" w:sz="4" w:space="0" w:color="auto"/>
            </w:tcBorders>
            <w:shd w:val="clear" w:color="000000" w:fill="FFFFFF"/>
            <w:noWrap/>
            <w:vAlign w:val="center"/>
            <w:hideMark/>
          </w:tcPr>
          <w:p w14:paraId="59D1F637" w14:textId="77777777" w:rsidR="004C4B98" w:rsidRDefault="004C4B98">
            <w:pPr>
              <w:jc w:val="center"/>
              <w:rPr>
                <w:rFonts w:ascii="Arial" w:hAnsi="Arial" w:cs="Arial"/>
                <w:color w:val="000000"/>
                <w:sz w:val="20"/>
                <w:szCs w:val="20"/>
              </w:rPr>
            </w:pPr>
            <w:r>
              <w:rPr>
                <w:rFonts w:ascii="Arial" w:hAnsi="Arial" w:cs="Arial"/>
                <w:color w:val="000000"/>
                <w:sz w:val="20"/>
                <w:szCs w:val="20"/>
              </w:rPr>
              <w:t>0</w:t>
            </w:r>
          </w:p>
        </w:tc>
        <w:tc>
          <w:tcPr>
            <w:tcW w:w="1076" w:type="dxa"/>
            <w:tcBorders>
              <w:top w:val="nil"/>
              <w:left w:val="nil"/>
              <w:bottom w:val="nil"/>
              <w:right w:val="single" w:sz="4" w:space="0" w:color="auto"/>
            </w:tcBorders>
            <w:shd w:val="clear" w:color="000000" w:fill="FFFFFF"/>
            <w:noWrap/>
            <w:vAlign w:val="center"/>
            <w:hideMark/>
          </w:tcPr>
          <w:p w14:paraId="66DF82DB" w14:textId="77777777" w:rsidR="004C4B98" w:rsidRDefault="004C4B98">
            <w:pPr>
              <w:jc w:val="center"/>
              <w:rPr>
                <w:rFonts w:ascii="Arial" w:hAnsi="Arial" w:cs="Arial"/>
                <w:color w:val="000000"/>
                <w:sz w:val="20"/>
                <w:szCs w:val="20"/>
              </w:rPr>
            </w:pPr>
            <w:r>
              <w:rPr>
                <w:rFonts w:ascii="Arial" w:hAnsi="Arial" w:cs="Arial"/>
                <w:color w:val="000000"/>
                <w:sz w:val="20"/>
                <w:szCs w:val="20"/>
              </w:rPr>
              <w:t>476</w:t>
            </w:r>
          </w:p>
        </w:tc>
      </w:tr>
      <w:tr w:rsidR="004C4B98" w14:paraId="26DF941C" w14:textId="77777777" w:rsidTr="00C10E8A">
        <w:trPr>
          <w:trHeight w:val="295"/>
        </w:trPr>
        <w:tc>
          <w:tcPr>
            <w:tcW w:w="1076" w:type="dxa"/>
            <w:tcBorders>
              <w:top w:val="nil"/>
              <w:left w:val="single" w:sz="4" w:space="0" w:color="auto"/>
              <w:bottom w:val="nil"/>
              <w:right w:val="single" w:sz="4" w:space="0" w:color="auto"/>
            </w:tcBorders>
            <w:shd w:val="clear" w:color="000000" w:fill="FFFFFF"/>
            <w:noWrap/>
            <w:vAlign w:val="center"/>
            <w:hideMark/>
          </w:tcPr>
          <w:p w14:paraId="0ACE11BC" w14:textId="77777777" w:rsidR="004C4B98" w:rsidRDefault="004C4B98">
            <w:pPr>
              <w:jc w:val="center"/>
              <w:rPr>
                <w:rFonts w:ascii="Arial" w:hAnsi="Arial" w:cs="Arial"/>
                <w:color w:val="000000"/>
                <w:sz w:val="20"/>
                <w:szCs w:val="20"/>
              </w:rPr>
            </w:pPr>
            <w:r>
              <w:rPr>
                <w:rFonts w:ascii="Arial" w:hAnsi="Arial" w:cs="Arial"/>
                <w:color w:val="000000"/>
                <w:sz w:val="20"/>
                <w:szCs w:val="20"/>
              </w:rPr>
              <w:t>2015</w:t>
            </w:r>
          </w:p>
        </w:tc>
        <w:tc>
          <w:tcPr>
            <w:tcW w:w="657" w:type="dxa"/>
            <w:tcBorders>
              <w:top w:val="nil"/>
              <w:left w:val="nil"/>
              <w:bottom w:val="nil"/>
              <w:right w:val="nil"/>
            </w:tcBorders>
            <w:shd w:val="clear" w:color="000000" w:fill="FFFFFF"/>
            <w:noWrap/>
            <w:vAlign w:val="center"/>
            <w:hideMark/>
          </w:tcPr>
          <w:p w14:paraId="1E8B1BFC" w14:textId="77777777" w:rsidR="004C4B98" w:rsidRDefault="004C4B98">
            <w:pPr>
              <w:jc w:val="center"/>
              <w:rPr>
                <w:rFonts w:ascii="Arial" w:hAnsi="Arial" w:cs="Arial"/>
                <w:color w:val="000000"/>
                <w:sz w:val="20"/>
                <w:szCs w:val="20"/>
              </w:rPr>
            </w:pPr>
            <w:r>
              <w:rPr>
                <w:rFonts w:ascii="Arial" w:hAnsi="Arial" w:cs="Arial"/>
                <w:color w:val="000000"/>
                <w:sz w:val="20"/>
                <w:szCs w:val="20"/>
              </w:rPr>
              <w:t>0</w:t>
            </w:r>
          </w:p>
        </w:tc>
        <w:tc>
          <w:tcPr>
            <w:tcW w:w="757" w:type="dxa"/>
            <w:tcBorders>
              <w:top w:val="nil"/>
              <w:left w:val="nil"/>
              <w:bottom w:val="nil"/>
              <w:right w:val="nil"/>
            </w:tcBorders>
            <w:shd w:val="clear" w:color="000000" w:fill="FFFFFF"/>
            <w:noWrap/>
            <w:vAlign w:val="center"/>
            <w:hideMark/>
          </w:tcPr>
          <w:p w14:paraId="59BD5F59" w14:textId="77777777" w:rsidR="004C4B98" w:rsidRDefault="004C4B98">
            <w:pPr>
              <w:jc w:val="center"/>
              <w:rPr>
                <w:rFonts w:ascii="Arial" w:hAnsi="Arial" w:cs="Arial"/>
                <w:color w:val="000000"/>
                <w:sz w:val="20"/>
                <w:szCs w:val="20"/>
              </w:rPr>
            </w:pPr>
            <w:r>
              <w:rPr>
                <w:rFonts w:ascii="Arial" w:hAnsi="Arial" w:cs="Arial"/>
                <w:color w:val="000000"/>
                <w:sz w:val="20"/>
                <w:szCs w:val="20"/>
              </w:rPr>
              <w:t>0</w:t>
            </w:r>
          </w:p>
        </w:tc>
        <w:tc>
          <w:tcPr>
            <w:tcW w:w="757" w:type="dxa"/>
            <w:tcBorders>
              <w:top w:val="nil"/>
              <w:left w:val="nil"/>
              <w:bottom w:val="nil"/>
              <w:right w:val="nil"/>
            </w:tcBorders>
            <w:shd w:val="clear" w:color="000000" w:fill="FFFFFF"/>
            <w:noWrap/>
            <w:vAlign w:val="center"/>
            <w:hideMark/>
          </w:tcPr>
          <w:p w14:paraId="50FFBA24" w14:textId="77777777" w:rsidR="004C4B98" w:rsidRDefault="004C4B98">
            <w:pPr>
              <w:jc w:val="center"/>
              <w:rPr>
                <w:rFonts w:ascii="Arial" w:hAnsi="Arial" w:cs="Arial"/>
                <w:color w:val="000000"/>
                <w:sz w:val="20"/>
                <w:szCs w:val="20"/>
              </w:rPr>
            </w:pPr>
            <w:r>
              <w:rPr>
                <w:rFonts w:ascii="Arial" w:hAnsi="Arial" w:cs="Arial"/>
                <w:color w:val="000000"/>
                <w:sz w:val="20"/>
                <w:szCs w:val="20"/>
              </w:rPr>
              <w:t>180</w:t>
            </w:r>
          </w:p>
        </w:tc>
        <w:tc>
          <w:tcPr>
            <w:tcW w:w="757" w:type="dxa"/>
            <w:tcBorders>
              <w:top w:val="nil"/>
              <w:left w:val="nil"/>
              <w:bottom w:val="nil"/>
              <w:right w:val="nil"/>
            </w:tcBorders>
            <w:shd w:val="clear" w:color="000000" w:fill="FFFFFF"/>
            <w:noWrap/>
            <w:vAlign w:val="center"/>
            <w:hideMark/>
          </w:tcPr>
          <w:p w14:paraId="7D94C4A0" w14:textId="77777777" w:rsidR="004C4B98" w:rsidRDefault="004C4B98">
            <w:pPr>
              <w:jc w:val="center"/>
              <w:rPr>
                <w:rFonts w:ascii="Arial" w:hAnsi="Arial" w:cs="Arial"/>
                <w:color w:val="000000"/>
                <w:sz w:val="20"/>
                <w:szCs w:val="20"/>
              </w:rPr>
            </w:pPr>
            <w:r>
              <w:rPr>
                <w:rFonts w:ascii="Arial" w:hAnsi="Arial" w:cs="Arial"/>
                <w:color w:val="000000"/>
                <w:sz w:val="20"/>
                <w:szCs w:val="20"/>
              </w:rPr>
              <w:t>769</w:t>
            </w:r>
          </w:p>
        </w:tc>
        <w:tc>
          <w:tcPr>
            <w:tcW w:w="657" w:type="dxa"/>
            <w:tcBorders>
              <w:top w:val="nil"/>
              <w:left w:val="nil"/>
              <w:bottom w:val="nil"/>
              <w:right w:val="nil"/>
            </w:tcBorders>
            <w:shd w:val="clear" w:color="000000" w:fill="FFFFFF"/>
            <w:noWrap/>
            <w:vAlign w:val="center"/>
            <w:hideMark/>
          </w:tcPr>
          <w:p w14:paraId="4F482E40" w14:textId="77777777" w:rsidR="004C4B98" w:rsidRDefault="004C4B98">
            <w:pPr>
              <w:jc w:val="center"/>
              <w:rPr>
                <w:rFonts w:ascii="Arial" w:hAnsi="Arial" w:cs="Arial"/>
                <w:color w:val="000000"/>
                <w:sz w:val="20"/>
                <w:szCs w:val="20"/>
              </w:rPr>
            </w:pPr>
            <w:r>
              <w:rPr>
                <w:rFonts w:ascii="Arial" w:hAnsi="Arial" w:cs="Arial"/>
                <w:color w:val="000000"/>
                <w:sz w:val="20"/>
                <w:szCs w:val="20"/>
              </w:rPr>
              <w:t>400</w:t>
            </w:r>
          </w:p>
        </w:tc>
        <w:tc>
          <w:tcPr>
            <w:tcW w:w="757" w:type="dxa"/>
            <w:tcBorders>
              <w:top w:val="nil"/>
              <w:left w:val="nil"/>
              <w:bottom w:val="nil"/>
              <w:right w:val="nil"/>
            </w:tcBorders>
            <w:shd w:val="clear" w:color="000000" w:fill="FFFFFF"/>
            <w:noWrap/>
            <w:vAlign w:val="center"/>
            <w:hideMark/>
          </w:tcPr>
          <w:p w14:paraId="1F233E78" w14:textId="77777777" w:rsidR="004C4B98" w:rsidRDefault="004C4B98">
            <w:pPr>
              <w:jc w:val="center"/>
              <w:rPr>
                <w:rFonts w:ascii="Arial" w:hAnsi="Arial" w:cs="Arial"/>
                <w:color w:val="000000"/>
                <w:sz w:val="20"/>
                <w:szCs w:val="20"/>
              </w:rPr>
            </w:pPr>
            <w:r>
              <w:rPr>
                <w:rFonts w:ascii="Arial" w:hAnsi="Arial" w:cs="Arial"/>
                <w:color w:val="000000"/>
                <w:sz w:val="20"/>
                <w:szCs w:val="20"/>
              </w:rPr>
              <w:t>550</w:t>
            </w:r>
          </w:p>
        </w:tc>
        <w:tc>
          <w:tcPr>
            <w:tcW w:w="757" w:type="dxa"/>
            <w:tcBorders>
              <w:top w:val="nil"/>
              <w:left w:val="nil"/>
              <w:bottom w:val="nil"/>
              <w:right w:val="nil"/>
            </w:tcBorders>
            <w:shd w:val="clear" w:color="000000" w:fill="FFFFFF"/>
            <w:noWrap/>
            <w:vAlign w:val="center"/>
            <w:hideMark/>
          </w:tcPr>
          <w:p w14:paraId="262046AE" w14:textId="77777777" w:rsidR="004C4B98" w:rsidRDefault="004C4B98">
            <w:pPr>
              <w:jc w:val="center"/>
              <w:rPr>
                <w:rFonts w:ascii="Arial" w:hAnsi="Arial" w:cs="Arial"/>
                <w:color w:val="000000"/>
                <w:sz w:val="20"/>
                <w:szCs w:val="20"/>
              </w:rPr>
            </w:pPr>
            <w:r>
              <w:rPr>
                <w:rFonts w:ascii="Arial" w:hAnsi="Arial" w:cs="Arial"/>
                <w:color w:val="000000"/>
                <w:sz w:val="20"/>
                <w:szCs w:val="20"/>
              </w:rPr>
              <w:t>939</w:t>
            </w:r>
          </w:p>
        </w:tc>
        <w:tc>
          <w:tcPr>
            <w:tcW w:w="757" w:type="dxa"/>
            <w:tcBorders>
              <w:top w:val="nil"/>
              <w:left w:val="nil"/>
              <w:bottom w:val="nil"/>
              <w:right w:val="nil"/>
            </w:tcBorders>
            <w:shd w:val="clear" w:color="000000" w:fill="FFFFFF"/>
            <w:noWrap/>
            <w:vAlign w:val="center"/>
            <w:hideMark/>
          </w:tcPr>
          <w:p w14:paraId="3F4446D2" w14:textId="77777777" w:rsidR="004C4B98" w:rsidRDefault="004C4B98">
            <w:pPr>
              <w:jc w:val="center"/>
              <w:rPr>
                <w:rFonts w:ascii="Arial" w:hAnsi="Arial" w:cs="Arial"/>
                <w:color w:val="000000"/>
                <w:sz w:val="20"/>
                <w:szCs w:val="20"/>
              </w:rPr>
            </w:pPr>
            <w:r>
              <w:rPr>
                <w:rFonts w:ascii="Arial" w:hAnsi="Arial" w:cs="Arial"/>
                <w:color w:val="000000"/>
                <w:sz w:val="20"/>
                <w:szCs w:val="20"/>
              </w:rPr>
              <w:t>920</w:t>
            </w:r>
          </w:p>
        </w:tc>
        <w:tc>
          <w:tcPr>
            <w:tcW w:w="632" w:type="dxa"/>
            <w:tcBorders>
              <w:top w:val="nil"/>
              <w:left w:val="nil"/>
              <w:bottom w:val="nil"/>
              <w:right w:val="single" w:sz="4" w:space="0" w:color="auto"/>
            </w:tcBorders>
            <w:shd w:val="clear" w:color="000000" w:fill="FFFFFF"/>
            <w:noWrap/>
            <w:vAlign w:val="center"/>
            <w:hideMark/>
          </w:tcPr>
          <w:p w14:paraId="395DB650" w14:textId="77777777" w:rsidR="004C4B98" w:rsidRDefault="004C4B98">
            <w:pPr>
              <w:jc w:val="center"/>
              <w:rPr>
                <w:rFonts w:ascii="Arial" w:hAnsi="Arial" w:cs="Arial"/>
                <w:color w:val="000000"/>
                <w:sz w:val="20"/>
                <w:szCs w:val="20"/>
              </w:rPr>
            </w:pPr>
            <w:r>
              <w:rPr>
                <w:rFonts w:ascii="Arial" w:hAnsi="Arial" w:cs="Arial"/>
                <w:color w:val="000000"/>
                <w:sz w:val="20"/>
                <w:szCs w:val="20"/>
              </w:rPr>
              <w:t>338</w:t>
            </w:r>
          </w:p>
        </w:tc>
        <w:tc>
          <w:tcPr>
            <w:tcW w:w="1076" w:type="dxa"/>
            <w:tcBorders>
              <w:top w:val="nil"/>
              <w:left w:val="nil"/>
              <w:bottom w:val="nil"/>
              <w:right w:val="single" w:sz="4" w:space="0" w:color="auto"/>
            </w:tcBorders>
            <w:shd w:val="clear" w:color="000000" w:fill="FFFFFF"/>
            <w:noWrap/>
            <w:vAlign w:val="center"/>
            <w:hideMark/>
          </w:tcPr>
          <w:p w14:paraId="5B27F49A" w14:textId="77777777" w:rsidR="004C4B98" w:rsidRDefault="004C4B98">
            <w:pPr>
              <w:jc w:val="center"/>
              <w:rPr>
                <w:rFonts w:ascii="Arial" w:hAnsi="Arial" w:cs="Arial"/>
                <w:color w:val="000000"/>
                <w:sz w:val="20"/>
                <w:szCs w:val="20"/>
              </w:rPr>
            </w:pPr>
            <w:r>
              <w:rPr>
                <w:rFonts w:ascii="Arial" w:hAnsi="Arial" w:cs="Arial"/>
                <w:color w:val="000000"/>
                <w:sz w:val="20"/>
                <w:szCs w:val="20"/>
              </w:rPr>
              <w:t>4096</w:t>
            </w:r>
          </w:p>
        </w:tc>
      </w:tr>
      <w:tr w:rsidR="004C4B98" w14:paraId="3B5BECF2" w14:textId="77777777" w:rsidTr="00C10E8A">
        <w:trPr>
          <w:trHeight w:val="295"/>
        </w:trPr>
        <w:tc>
          <w:tcPr>
            <w:tcW w:w="1076" w:type="dxa"/>
            <w:tcBorders>
              <w:top w:val="nil"/>
              <w:left w:val="single" w:sz="4" w:space="0" w:color="auto"/>
              <w:bottom w:val="nil"/>
              <w:right w:val="single" w:sz="4" w:space="0" w:color="auto"/>
            </w:tcBorders>
            <w:shd w:val="clear" w:color="000000" w:fill="FFFFFF"/>
            <w:noWrap/>
            <w:vAlign w:val="center"/>
            <w:hideMark/>
          </w:tcPr>
          <w:p w14:paraId="6A41B9AE" w14:textId="77777777" w:rsidR="004C4B98" w:rsidRDefault="004C4B98">
            <w:pPr>
              <w:jc w:val="center"/>
              <w:rPr>
                <w:rFonts w:ascii="Arial" w:hAnsi="Arial" w:cs="Arial"/>
                <w:color w:val="000000"/>
                <w:sz w:val="20"/>
                <w:szCs w:val="20"/>
              </w:rPr>
            </w:pPr>
            <w:r>
              <w:rPr>
                <w:rFonts w:ascii="Arial" w:hAnsi="Arial" w:cs="Arial"/>
                <w:color w:val="000000"/>
                <w:sz w:val="20"/>
                <w:szCs w:val="20"/>
              </w:rPr>
              <w:t>2016</w:t>
            </w:r>
          </w:p>
        </w:tc>
        <w:tc>
          <w:tcPr>
            <w:tcW w:w="657" w:type="dxa"/>
            <w:tcBorders>
              <w:top w:val="nil"/>
              <w:left w:val="nil"/>
              <w:bottom w:val="nil"/>
              <w:right w:val="nil"/>
            </w:tcBorders>
            <w:shd w:val="clear" w:color="000000" w:fill="FFFFFF"/>
            <w:noWrap/>
            <w:vAlign w:val="center"/>
            <w:hideMark/>
          </w:tcPr>
          <w:p w14:paraId="767D3B4C" w14:textId="77777777" w:rsidR="004C4B98" w:rsidRDefault="004C4B98">
            <w:pPr>
              <w:jc w:val="center"/>
              <w:rPr>
                <w:rFonts w:ascii="Arial" w:hAnsi="Arial" w:cs="Arial"/>
                <w:color w:val="000000"/>
                <w:sz w:val="20"/>
                <w:szCs w:val="20"/>
              </w:rPr>
            </w:pPr>
            <w:r>
              <w:rPr>
                <w:rFonts w:ascii="Arial" w:hAnsi="Arial" w:cs="Arial"/>
                <w:color w:val="000000"/>
                <w:sz w:val="20"/>
                <w:szCs w:val="20"/>
              </w:rPr>
              <w:t>267</w:t>
            </w:r>
          </w:p>
        </w:tc>
        <w:tc>
          <w:tcPr>
            <w:tcW w:w="757" w:type="dxa"/>
            <w:tcBorders>
              <w:top w:val="nil"/>
              <w:left w:val="nil"/>
              <w:bottom w:val="nil"/>
              <w:right w:val="nil"/>
            </w:tcBorders>
            <w:shd w:val="clear" w:color="000000" w:fill="FFFFFF"/>
            <w:noWrap/>
            <w:vAlign w:val="center"/>
            <w:hideMark/>
          </w:tcPr>
          <w:p w14:paraId="3D58D2D0" w14:textId="77777777" w:rsidR="004C4B98" w:rsidRDefault="004C4B98">
            <w:pPr>
              <w:jc w:val="center"/>
              <w:rPr>
                <w:rFonts w:ascii="Arial" w:hAnsi="Arial" w:cs="Arial"/>
                <w:color w:val="000000"/>
                <w:sz w:val="20"/>
                <w:szCs w:val="20"/>
              </w:rPr>
            </w:pPr>
            <w:r>
              <w:rPr>
                <w:rFonts w:ascii="Arial" w:hAnsi="Arial" w:cs="Arial"/>
                <w:color w:val="000000"/>
                <w:sz w:val="20"/>
                <w:szCs w:val="20"/>
              </w:rPr>
              <w:t>814</w:t>
            </w:r>
          </w:p>
        </w:tc>
        <w:tc>
          <w:tcPr>
            <w:tcW w:w="757" w:type="dxa"/>
            <w:tcBorders>
              <w:top w:val="nil"/>
              <w:left w:val="nil"/>
              <w:bottom w:val="nil"/>
              <w:right w:val="nil"/>
            </w:tcBorders>
            <w:shd w:val="clear" w:color="000000" w:fill="FFFFFF"/>
            <w:noWrap/>
            <w:vAlign w:val="center"/>
            <w:hideMark/>
          </w:tcPr>
          <w:p w14:paraId="139C4750" w14:textId="77777777" w:rsidR="004C4B98" w:rsidRDefault="004C4B98">
            <w:pPr>
              <w:jc w:val="center"/>
              <w:rPr>
                <w:rFonts w:ascii="Arial" w:hAnsi="Arial" w:cs="Arial"/>
                <w:color w:val="000000"/>
                <w:sz w:val="20"/>
                <w:szCs w:val="20"/>
              </w:rPr>
            </w:pPr>
            <w:r>
              <w:rPr>
                <w:rFonts w:ascii="Arial" w:hAnsi="Arial" w:cs="Arial"/>
                <w:color w:val="000000"/>
                <w:sz w:val="20"/>
                <w:szCs w:val="20"/>
              </w:rPr>
              <w:t>466</w:t>
            </w:r>
          </w:p>
        </w:tc>
        <w:tc>
          <w:tcPr>
            <w:tcW w:w="757" w:type="dxa"/>
            <w:tcBorders>
              <w:top w:val="nil"/>
              <w:left w:val="nil"/>
              <w:bottom w:val="nil"/>
              <w:right w:val="nil"/>
            </w:tcBorders>
            <w:shd w:val="clear" w:color="000000" w:fill="FFFFFF"/>
            <w:noWrap/>
            <w:vAlign w:val="center"/>
            <w:hideMark/>
          </w:tcPr>
          <w:p w14:paraId="6D68820E" w14:textId="77777777" w:rsidR="004C4B98" w:rsidRDefault="004C4B98">
            <w:pPr>
              <w:jc w:val="center"/>
              <w:rPr>
                <w:rFonts w:ascii="Arial" w:hAnsi="Arial" w:cs="Arial"/>
                <w:color w:val="000000"/>
                <w:sz w:val="20"/>
                <w:szCs w:val="20"/>
              </w:rPr>
            </w:pPr>
            <w:r>
              <w:rPr>
                <w:rFonts w:ascii="Arial" w:hAnsi="Arial" w:cs="Arial"/>
                <w:color w:val="000000"/>
                <w:sz w:val="20"/>
                <w:szCs w:val="20"/>
              </w:rPr>
              <w:t>216</w:t>
            </w:r>
          </w:p>
        </w:tc>
        <w:tc>
          <w:tcPr>
            <w:tcW w:w="657" w:type="dxa"/>
            <w:tcBorders>
              <w:top w:val="nil"/>
              <w:left w:val="nil"/>
              <w:bottom w:val="nil"/>
              <w:right w:val="nil"/>
            </w:tcBorders>
            <w:shd w:val="clear" w:color="000000" w:fill="FFFFFF"/>
            <w:noWrap/>
            <w:vAlign w:val="center"/>
            <w:hideMark/>
          </w:tcPr>
          <w:p w14:paraId="5D52438D" w14:textId="77777777" w:rsidR="004C4B98" w:rsidRDefault="004C4B98">
            <w:pPr>
              <w:jc w:val="center"/>
              <w:rPr>
                <w:rFonts w:ascii="Arial" w:hAnsi="Arial" w:cs="Arial"/>
                <w:color w:val="000000"/>
                <w:sz w:val="20"/>
                <w:szCs w:val="20"/>
              </w:rPr>
            </w:pPr>
            <w:r>
              <w:rPr>
                <w:rFonts w:ascii="Arial" w:hAnsi="Arial" w:cs="Arial"/>
                <w:color w:val="000000"/>
                <w:sz w:val="20"/>
                <w:szCs w:val="20"/>
              </w:rPr>
              <w:t>27</w:t>
            </w:r>
          </w:p>
        </w:tc>
        <w:tc>
          <w:tcPr>
            <w:tcW w:w="757" w:type="dxa"/>
            <w:tcBorders>
              <w:top w:val="nil"/>
              <w:left w:val="nil"/>
              <w:bottom w:val="nil"/>
              <w:right w:val="nil"/>
            </w:tcBorders>
            <w:shd w:val="clear" w:color="000000" w:fill="FFFFFF"/>
            <w:noWrap/>
            <w:vAlign w:val="center"/>
            <w:hideMark/>
          </w:tcPr>
          <w:p w14:paraId="37F66ACA" w14:textId="77777777" w:rsidR="004C4B98" w:rsidRDefault="004C4B98">
            <w:pPr>
              <w:jc w:val="center"/>
              <w:rPr>
                <w:rFonts w:ascii="Arial" w:hAnsi="Arial" w:cs="Arial"/>
                <w:color w:val="000000"/>
                <w:sz w:val="20"/>
                <w:szCs w:val="20"/>
              </w:rPr>
            </w:pPr>
            <w:r>
              <w:rPr>
                <w:rFonts w:ascii="Arial" w:hAnsi="Arial" w:cs="Arial"/>
                <w:color w:val="000000"/>
                <w:sz w:val="20"/>
                <w:szCs w:val="20"/>
              </w:rPr>
              <w:t>994</w:t>
            </w:r>
          </w:p>
        </w:tc>
        <w:tc>
          <w:tcPr>
            <w:tcW w:w="757" w:type="dxa"/>
            <w:tcBorders>
              <w:top w:val="nil"/>
              <w:left w:val="nil"/>
              <w:bottom w:val="nil"/>
              <w:right w:val="nil"/>
            </w:tcBorders>
            <w:shd w:val="clear" w:color="000000" w:fill="FFFFFF"/>
            <w:noWrap/>
            <w:vAlign w:val="center"/>
            <w:hideMark/>
          </w:tcPr>
          <w:p w14:paraId="036B96D0" w14:textId="77777777" w:rsidR="004C4B98" w:rsidRDefault="004C4B98">
            <w:pPr>
              <w:jc w:val="center"/>
              <w:rPr>
                <w:rFonts w:ascii="Arial" w:hAnsi="Arial" w:cs="Arial"/>
                <w:color w:val="000000"/>
                <w:sz w:val="20"/>
                <w:szCs w:val="20"/>
              </w:rPr>
            </w:pPr>
            <w:r>
              <w:rPr>
                <w:rFonts w:ascii="Arial" w:hAnsi="Arial" w:cs="Arial"/>
                <w:color w:val="000000"/>
                <w:sz w:val="20"/>
                <w:szCs w:val="20"/>
              </w:rPr>
              <w:t>671</w:t>
            </w:r>
          </w:p>
        </w:tc>
        <w:tc>
          <w:tcPr>
            <w:tcW w:w="757" w:type="dxa"/>
            <w:tcBorders>
              <w:top w:val="nil"/>
              <w:left w:val="nil"/>
              <w:bottom w:val="nil"/>
              <w:right w:val="nil"/>
            </w:tcBorders>
            <w:shd w:val="clear" w:color="000000" w:fill="FFFFFF"/>
            <w:noWrap/>
            <w:vAlign w:val="center"/>
            <w:hideMark/>
          </w:tcPr>
          <w:p w14:paraId="51854B5B" w14:textId="77777777" w:rsidR="004C4B98" w:rsidRDefault="004C4B98">
            <w:pPr>
              <w:jc w:val="center"/>
              <w:rPr>
                <w:rFonts w:ascii="Arial" w:hAnsi="Arial" w:cs="Arial"/>
                <w:color w:val="000000"/>
                <w:sz w:val="20"/>
                <w:szCs w:val="20"/>
              </w:rPr>
            </w:pPr>
            <w:r>
              <w:rPr>
                <w:rFonts w:ascii="Arial" w:hAnsi="Arial" w:cs="Arial"/>
                <w:color w:val="000000"/>
                <w:sz w:val="20"/>
                <w:szCs w:val="20"/>
              </w:rPr>
              <w:t>1007</w:t>
            </w:r>
          </w:p>
        </w:tc>
        <w:tc>
          <w:tcPr>
            <w:tcW w:w="632" w:type="dxa"/>
            <w:tcBorders>
              <w:top w:val="nil"/>
              <w:left w:val="nil"/>
              <w:bottom w:val="nil"/>
              <w:right w:val="single" w:sz="4" w:space="0" w:color="auto"/>
            </w:tcBorders>
            <w:shd w:val="clear" w:color="000000" w:fill="FFFFFF"/>
            <w:noWrap/>
            <w:vAlign w:val="center"/>
            <w:hideMark/>
          </w:tcPr>
          <w:p w14:paraId="01A8B8D4" w14:textId="77777777" w:rsidR="004C4B98" w:rsidRDefault="004C4B98">
            <w:pPr>
              <w:jc w:val="center"/>
              <w:rPr>
                <w:rFonts w:ascii="Arial" w:hAnsi="Arial" w:cs="Arial"/>
                <w:color w:val="000000"/>
                <w:sz w:val="20"/>
                <w:szCs w:val="20"/>
              </w:rPr>
            </w:pPr>
            <w:r>
              <w:rPr>
                <w:rFonts w:ascii="Arial" w:hAnsi="Arial" w:cs="Arial"/>
                <w:color w:val="000000"/>
                <w:sz w:val="20"/>
                <w:szCs w:val="20"/>
              </w:rPr>
              <w:t>0</w:t>
            </w:r>
          </w:p>
        </w:tc>
        <w:tc>
          <w:tcPr>
            <w:tcW w:w="1076" w:type="dxa"/>
            <w:tcBorders>
              <w:top w:val="nil"/>
              <w:left w:val="nil"/>
              <w:bottom w:val="nil"/>
              <w:right w:val="single" w:sz="4" w:space="0" w:color="auto"/>
            </w:tcBorders>
            <w:shd w:val="clear" w:color="000000" w:fill="FFFFFF"/>
            <w:noWrap/>
            <w:vAlign w:val="center"/>
            <w:hideMark/>
          </w:tcPr>
          <w:p w14:paraId="40C75D87" w14:textId="77777777" w:rsidR="004C4B98" w:rsidRDefault="004C4B98">
            <w:pPr>
              <w:jc w:val="center"/>
              <w:rPr>
                <w:rFonts w:ascii="Arial" w:hAnsi="Arial" w:cs="Arial"/>
                <w:color w:val="000000"/>
                <w:sz w:val="20"/>
                <w:szCs w:val="20"/>
              </w:rPr>
            </w:pPr>
            <w:r>
              <w:rPr>
                <w:rFonts w:ascii="Arial" w:hAnsi="Arial" w:cs="Arial"/>
                <w:color w:val="000000"/>
                <w:sz w:val="20"/>
                <w:szCs w:val="20"/>
              </w:rPr>
              <w:t>4462</w:t>
            </w:r>
          </w:p>
        </w:tc>
      </w:tr>
      <w:tr w:rsidR="004C4B98" w14:paraId="36E20EB9" w14:textId="77777777" w:rsidTr="00C10E8A">
        <w:trPr>
          <w:trHeight w:val="295"/>
        </w:trPr>
        <w:tc>
          <w:tcPr>
            <w:tcW w:w="1076" w:type="dxa"/>
            <w:tcBorders>
              <w:top w:val="nil"/>
              <w:left w:val="single" w:sz="4" w:space="0" w:color="auto"/>
              <w:bottom w:val="nil"/>
              <w:right w:val="single" w:sz="4" w:space="0" w:color="auto"/>
            </w:tcBorders>
            <w:shd w:val="clear" w:color="000000" w:fill="FFFFFF"/>
            <w:noWrap/>
            <w:vAlign w:val="center"/>
            <w:hideMark/>
          </w:tcPr>
          <w:p w14:paraId="509DCA3E" w14:textId="77777777" w:rsidR="004C4B98" w:rsidRDefault="004C4B98">
            <w:pPr>
              <w:jc w:val="center"/>
              <w:rPr>
                <w:rFonts w:ascii="Arial" w:hAnsi="Arial" w:cs="Arial"/>
                <w:color w:val="000000"/>
                <w:sz w:val="20"/>
                <w:szCs w:val="20"/>
              </w:rPr>
            </w:pPr>
            <w:r>
              <w:rPr>
                <w:rFonts w:ascii="Arial" w:hAnsi="Arial" w:cs="Arial"/>
                <w:color w:val="000000"/>
                <w:sz w:val="20"/>
                <w:szCs w:val="20"/>
              </w:rPr>
              <w:t>2017</w:t>
            </w:r>
          </w:p>
        </w:tc>
        <w:tc>
          <w:tcPr>
            <w:tcW w:w="657" w:type="dxa"/>
            <w:tcBorders>
              <w:top w:val="nil"/>
              <w:left w:val="nil"/>
              <w:bottom w:val="nil"/>
              <w:right w:val="nil"/>
            </w:tcBorders>
            <w:shd w:val="clear" w:color="000000" w:fill="FFFFFF"/>
            <w:noWrap/>
            <w:vAlign w:val="center"/>
            <w:hideMark/>
          </w:tcPr>
          <w:p w14:paraId="50648D8E" w14:textId="77777777" w:rsidR="004C4B98" w:rsidRDefault="004C4B98">
            <w:pPr>
              <w:jc w:val="center"/>
              <w:rPr>
                <w:rFonts w:ascii="Arial" w:hAnsi="Arial" w:cs="Arial"/>
                <w:color w:val="000000"/>
                <w:sz w:val="20"/>
                <w:szCs w:val="20"/>
              </w:rPr>
            </w:pPr>
            <w:r>
              <w:rPr>
                <w:rFonts w:ascii="Arial" w:hAnsi="Arial" w:cs="Arial"/>
                <w:color w:val="000000"/>
                <w:sz w:val="20"/>
                <w:szCs w:val="20"/>
              </w:rPr>
              <w:t>327</w:t>
            </w:r>
          </w:p>
        </w:tc>
        <w:tc>
          <w:tcPr>
            <w:tcW w:w="757" w:type="dxa"/>
            <w:tcBorders>
              <w:top w:val="nil"/>
              <w:left w:val="nil"/>
              <w:bottom w:val="nil"/>
              <w:right w:val="nil"/>
            </w:tcBorders>
            <w:shd w:val="clear" w:color="000000" w:fill="FFFFFF"/>
            <w:noWrap/>
            <w:vAlign w:val="center"/>
            <w:hideMark/>
          </w:tcPr>
          <w:p w14:paraId="3C97630B" w14:textId="77777777" w:rsidR="004C4B98" w:rsidRDefault="004C4B98">
            <w:pPr>
              <w:jc w:val="center"/>
              <w:rPr>
                <w:rFonts w:ascii="Arial" w:hAnsi="Arial" w:cs="Arial"/>
                <w:color w:val="000000"/>
                <w:sz w:val="20"/>
                <w:szCs w:val="20"/>
              </w:rPr>
            </w:pPr>
            <w:r>
              <w:rPr>
                <w:rFonts w:ascii="Arial" w:hAnsi="Arial" w:cs="Arial"/>
                <w:color w:val="000000"/>
                <w:sz w:val="20"/>
                <w:szCs w:val="20"/>
              </w:rPr>
              <w:t>771</w:t>
            </w:r>
          </w:p>
        </w:tc>
        <w:tc>
          <w:tcPr>
            <w:tcW w:w="757" w:type="dxa"/>
            <w:tcBorders>
              <w:top w:val="nil"/>
              <w:left w:val="nil"/>
              <w:bottom w:val="nil"/>
              <w:right w:val="nil"/>
            </w:tcBorders>
            <w:shd w:val="clear" w:color="000000" w:fill="FFFFFF"/>
            <w:noWrap/>
            <w:vAlign w:val="center"/>
            <w:hideMark/>
          </w:tcPr>
          <w:p w14:paraId="16BF6A66" w14:textId="77777777" w:rsidR="004C4B98" w:rsidRDefault="004C4B98">
            <w:pPr>
              <w:jc w:val="center"/>
              <w:rPr>
                <w:rFonts w:ascii="Arial" w:hAnsi="Arial" w:cs="Arial"/>
                <w:color w:val="000000"/>
                <w:sz w:val="20"/>
                <w:szCs w:val="20"/>
              </w:rPr>
            </w:pPr>
            <w:r>
              <w:rPr>
                <w:rFonts w:ascii="Arial" w:hAnsi="Arial" w:cs="Arial"/>
                <w:color w:val="000000"/>
                <w:sz w:val="20"/>
                <w:szCs w:val="20"/>
              </w:rPr>
              <w:t>576</w:t>
            </w:r>
          </w:p>
        </w:tc>
        <w:tc>
          <w:tcPr>
            <w:tcW w:w="757" w:type="dxa"/>
            <w:tcBorders>
              <w:top w:val="nil"/>
              <w:left w:val="nil"/>
              <w:bottom w:val="nil"/>
              <w:right w:val="nil"/>
            </w:tcBorders>
            <w:shd w:val="clear" w:color="000000" w:fill="FFFFFF"/>
            <w:noWrap/>
            <w:vAlign w:val="center"/>
            <w:hideMark/>
          </w:tcPr>
          <w:p w14:paraId="486196E2" w14:textId="77777777" w:rsidR="004C4B98" w:rsidRDefault="004C4B98">
            <w:pPr>
              <w:jc w:val="center"/>
              <w:rPr>
                <w:rFonts w:ascii="Arial" w:hAnsi="Arial" w:cs="Arial"/>
                <w:color w:val="000000"/>
                <w:sz w:val="20"/>
                <w:szCs w:val="20"/>
              </w:rPr>
            </w:pPr>
            <w:r>
              <w:rPr>
                <w:rFonts w:ascii="Arial" w:hAnsi="Arial" w:cs="Arial"/>
                <w:color w:val="000000"/>
                <w:sz w:val="20"/>
                <w:szCs w:val="20"/>
              </w:rPr>
              <w:t>793</w:t>
            </w:r>
          </w:p>
        </w:tc>
        <w:tc>
          <w:tcPr>
            <w:tcW w:w="657" w:type="dxa"/>
            <w:tcBorders>
              <w:top w:val="nil"/>
              <w:left w:val="nil"/>
              <w:bottom w:val="nil"/>
              <w:right w:val="nil"/>
            </w:tcBorders>
            <w:shd w:val="clear" w:color="000000" w:fill="FFFFFF"/>
            <w:noWrap/>
            <w:vAlign w:val="center"/>
            <w:hideMark/>
          </w:tcPr>
          <w:p w14:paraId="62E62F0C" w14:textId="77777777" w:rsidR="004C4B98" w:rsidRDefault="004C4B98">
            <w:pPr>
              <w:jc w:val="center"/>
              <w:rPr>
                <w:rFonts w:ascii="Arial" w:hAnsi="Arial" w:cs="Arial"/>
                <w:color w:val="000000"/>
                <w:sz w:val="20"/>
                <w:szCs w:val="20"/>
              </w:rPr>
            </w:pPr>
            <w:r>
              <w:rPr>
                <w:rFonts w:ascii="Arial" w:hAnsi="Arial" w:cs="Arial"/>
                <w:color w:val="000000"/>
                <w:sz w:val="20"/>
                <w:szCs w:val="20"/>
              </w:rPr>
              <w:t>485</w:t>
            </w:r>
          </w:p>
        </w:tc>
        <w:tc>
          <w:tcPr>
            <w:tcW w:w="757" w:type="dxa"/>
            <w:tcBorders>
              <w:top w:val="nil"/>
              <w:left w:val="nil"/>
              <w:bottom w:val="nil"/>
              <w:right w:val="nil"/>
            </w:tcBorders>
            <w:shd w:val="clear" w:color="000000" w:fill="FFFFFF"/>
            <w:noWrap/>
            <w:vAlign w:val="center"/>
            <w:hideMark/>
          </w:tcPr>
          <w:p w14:paraId="33A7BC1F" w14:textId="77777777" w:rsidR="004C4B98" w:rsidRDefault="004C4B98">
            <w:pPr>
              <w:jc w:val="center"/>
              <w:rPr>
                <w:rFonts w:ascii="Arial" w:hAnsi="Arial" w:cs="Arial"/>
                <w:color w:val="000000"/>
                <w:sz w:val="20"/>
                <w:szCs w:val="20"/>
              </w:rPr>
            </w:pPr>
            <w:r>
              <w:rPr>
                <w:rFonts w:ascii="Arial" w:hAnsi="Arial" w:cs="Arial"/>
                <w:color w:val="000000"/>
                <w:sz w:val="20"/>
                <w:szCs w:val="20"/>
              </w:rPr>
              <w:t>793</w:t>
            </w:r>
          </w:p>
        </w:tc>
        <w:tc>
          <w:tcPr>
            <w:tcW w:w="757" w:type="dxa"/>
            <w:tcBorders>
              <w:top w:val="nil"/>
              <w:left w:val="nil"/>
              <w:bottom w:val="nil"/>
              <w:right w:val="nil"/>
            </w:tcBorders>
            <w:shd w:val="clear" w:color="000000" w:fill="FFFFFF"/>
            <w:noWrap/>
            <w:vAlign w:val="center"/>
            <w:hideMark/>
          </w:tcPr>
          <w:p w14:paraId="44E8C628" w14:textId="77777777" w:rsidR="004C4B98" w:rsidRDefault="004C4B98">
            <w:pPr>
              <w:jc w:val="center"/>
              <w:rPr>
                <w:rFonts w:ascii="Arial" w:hAnsi="Arial" w:cs="Arial"/>
                <w:color w:val="000000"/>
                <w:sz w:val="20"/>
                <w:szCs w:val="20"/>
              </w:rPr>
            </w:pPr>
            <w:r>
              <w:rPr>
                <w:rFonts w:ascii="Arial" w:hAnsi="Arial" w:cs="Arial"/>
                <w:color w:val="000000"/>
                <w:sz w:val="20"/>
                <w:szCs w:val="20"/>
              </w:rPr>
              <w:t>0</w:t>
            </w:r>
          </w:p>
        </w:tc>
        <w:tc>
          <w:tcPr>
            <w:tcW w:w="757" w:type="dxa"/>
            <w:tcBorders>
              <w:top w:val="nil"/>
              <w:left w:val="nil"/>
              <w:bottom w:val="nil"/>
              <w:right w:val="nil"/>
            </w:tcBorders>
            <w:shd w:val="clear" w:color="000000" w:fill="FFFFFF"/>
            <w:noWrap/>
            <w:vAlign w:val="center"/>
            <w:hideMark/>
          </w:tcPr>
          <w:p w14:paraId="3106BEA7" w14:textId="77777777" w:rsidR="004C4B98" w:rsidRDefault="004C4B98">
            <w:pPr>
              <w:jc w:val="center"/>
              <w:rPr>
                <w:rFonts w:ascii="Arial" w:hAnsi="Arial" w:cs="Arial"/>
                <w:color w:val="000000"/>
                <w:sz w:val="20"/>
                <w:szCs w:val="20"/>
              </w:rPr>
            </w:pPr>
            <w:r>
              <w:rPr>
                <w:rFonts w:ascii="Arial" w:hAnsi="Arial" w:cs="Arial"/>
                <w:color w:val="000000"/>
                <w:sz w:val="20"/>
                <w:szCs w:val="20"/>
              </w:rPr>
              <w:t>220</w:t>
            </w:r>
          </w:p>
        </w:tc>
        <w:tc>
          <w:tcPr>
            <w:tcW w:w="632" w:type="dxa"/>
            <w:tcBorders>
              <w:top w:val="nil"/>
              <w:left w:val="nil"/>
              <w:bottom w:val="nil"/>
              <w:right w:val="single" w:sz="4" w:space="0" w:color="auto"/>
            </w:tcBorders>
            <w:shd w:val="clear" w:color="000000" w:fill="FFFFFF"/>
            <w:noWrap/>
            <w:vAlign w:val="center"/>
            <w:hideMark/>
          </w:tcPr>
          <w:p w14:paraId="6ACCE980" w14:textId="77777777" w:rsidR="004C4B98" w:rsidRDefault="004C4B98">
            <w:pPr>
              <w:jc w:val="center"/>
              <w:rPr>
                <w:rFonts w:ascii="Arial" w:hAnsi="Arial" w:cs="Arial"/>
                <w:color w:val="000000"/>
                <w:sz w:val="20"/>
                <w:szCs w:val="20"/>
              </w:rPr>
            </w:pPr>
            <w:r>
              <w:rPr>
                <w:rFonts w:ascii="Arial" w:hAnsi="Arial" w:cs="Arial"/>
                <w:color w:val="000000"/>
                <w:sz w:val="20"/>
                <w:szCs w:val="20"/>
              </w:rPr>
              <w:t>0</w:t>
            </w:r>
          </w:p>
        </w:tc>
        <w:tc>
          <w:tcPr>
            <w:tcW w:w="1076" w:type="dxa"/>
            <w:tcBorders>
              <w:top w:val="nil"/>
              <w:left w:val="nil"/>
              <w:bottom w:val="nil"/>
              <w:right w:val="single" w:sz="4" w:space="0" w:color="auto"/>
            </w:tcBorders>
            <w:shd w:val="clear" w:color="000000" w:fill="FFFFFF"/>
            <w:noWrap/>
            <w:vAlign w:val="center"/>
            <w:hideMark/>
          </w:tcPr>
          <w:p w14:paraId="5226D5B9" w14:textId="77777777" w:rsidR="004C4B98" w:rsidRDefault="004C4B98">
            <w:pPr>
              <w:jc w:val="center"/>
              <w:rPr>
                <w:rFonts w:ascii="Arial" w:hAnsi="Arial" w:cs="Arial"/>
                <w:color w:val="000000"/>
                <w:sz w:val="20"/>
                <w:szCs w:val="20"/>
              </w:rPr>
            </w:pPr>
            <w:r>
              <w:rPr>
                <w:rFonts w:ascii="Arial" w:hAnsi="Arial" w:cs="Arial"/>
                <w:color w:val="000000"/>
                <w:sz w:val="20"/>
                <w:szCs w:val="20"/>
              </w:rPr>
              <w:t>3966</w:t>
            </w:r>
          </w:p>
        </w:tc>
      </w:tr>
      <w:tr w:rsidR="004C4B98" w14:paraId="1FD8E3EF" w14:textId="77777777" w:rsidTr="00C10E8A">
        <w:trPr>
          <w:trHeight w:val="310"/>
        </w:trPr>
        <w:tc>
          <w:tcPr>
            <w:tcW w:w="1076" w:type="dxa"/>
            <w:tcBorders>
              <w:top w:val="nil"/>
              <w:left w:val="single" w:sz="4" w:space="0" w:color="auto"/>
              <w:bottom w:val="nil"/>
              <w:right w:val="single" w:sz="4" w:space="0" w:color="auto"/>
            </w:tcBorders>
            <w:shd w:val="clear" w:color="000000" w:fill="FFFFFF"/>
            <w:noWrap/>
            <w:vAlign w:val="center"/>
            <w:hideMark/>
          </w:tcPr>
          <w:p w14:paraId="195B93FE" w14:textId="77777777" w:rsidR="004C4B98" w:rsidRDefault="004C4B98">
            <w:pPr>
              <w:jc w:val="center"/>
              <w:rPr>
                <w:rFonts w:ascii="Arial" w:hAnsi="Arial" w:cs="Arial"/>
                <w:color w:val="000000"/>
                <w:sz w:val="20"/>
                <w:szCs w:val="20"/>
              </w:rPr>
            </w:pPr>
            <w:r>
              <w:rPr>
                <w:rFonts w:ascii="Arial" w:hAnsi="Arial" w:cs="Arial"/>
                <w:color w:val="000000"/>
                <w:sz w:val="20"/>
                <w:szCs w:val="20"/>
              </w:rPr>
              <w:t>2018</w:t>
            </w:r>
            <w:r>
              <w:rPr>
                <w:rFonts w:ascii="Arial" w:hAnsi="Arial" w:cs="Arial"/>
                <w:color w:val="000000"/>
                <w:sz w:val="20"/>
                <w:szCs w:val="20"/>
                <w:vertAlign w:val="superscript"/>
              </w:rPr>
              <w:t>*</w:t>
            </w:r>
          </w:p>
        </w:tc>
        <w:tc>
          <w:tcPr>
            <w:tcW w:w="657" w:type="dxa"/>
            <w:tcBorders>
              <w:top w:val="nil"/>
              <w:left w:val="nil"/>
              <w:bottom w:val="nil"/>
              <w:right w:val="nil"/>
            </w:tcBorders>
            <w:shd w:val="clear" w:color="000000" w:fill="FFFFFF"/>
            <w:noWrap/>
            <w:vAlign w:val="center"/>
            <w:hideMark/>
          </w:tcPr>
          <w:p w14:paraId="6949475F" w14:textId="77777777" w:rsidR="004C4B98" w:rsidRDefault="004C4B98">
            <w:pPr>
              <w:jc w:val="center"/>
              <w:rPr>
                <w:rFonts w:ascii="Arial" w:hAnsi="Arial" w:cs="Arial"/>
                <w:color w:val="000000"/>
                <w:sz w:val="20"/>
                <w:szCs w:val="20"/>
              </w:rPr>
            </w:pPr>
            <w:r>
              <w:rPr>
                <w:rFonts w:ascii="Arial" w:hAnsi="Arial" w:cs="Arial"/>
                <w:color w:val="000000"/>
                <w:sz w:val="20"/>
                <w:szCs w:val="20"/>
              </w:rPr>
              <w:t>6</w:t>
            </w:r>
          </w:p>
        </w:tc>
        <w:tc>
          <w:tcPr>
            <w:tcW w:w="757" w:type="dxa"/>
            <w:tcBorders>
              <w:top w:val="nil"/>
              <w:left w:val="nil"/>
              <w:bottom w:val="nil"/>
              <w:right w:val="nil"/>
            </w:tcBorders>
            <w:shd w:val="clear" w:color="000000" w:fill="FFFFFF"/>
            <w:noWrap/>
            <w:vAlign w:val="center"/>
            <w:hideMark/>
          </w:tcPr>
          <w:p w14:paraId="3B43E805" w14:textId="77777777" w:rsidR="004C4B98" w:rsidRDefault="004C4B98">
            <w:pPr>
              <w:jc w:val="center"/>
              <w:rPr>
                <w:rFonts w:ascii="Arial" w:hAnsi="Arial" w:cs="Arial"/>
                <w:color w:val="000000"/>
                <w:sz w:val="20"/>
                <w:szCs w:val="20"/>
              </w:rPr>
            </w:pPr>
            <w:r>
              <w:rPr>
                <w:rFonts w:ascii="Arial" w:hAnsi="Arial" w:cs="Arial"/>
                <w:color w:val="000000"/>
                <w:sz w:val="20"/>
                <w:szCs w:val="20"/>
              </w:rPr>
              <w:t>0</w:t>
            </w:r>
          </w:p>
        </w:tc>
        <w:tc>
          <w:tcPr>
            <w:tcW w:w="757" w:type="dxa"/>
            <w:tcBorders>
              <w:top w:val="nil"/>
              <w:left w:val="nil"/>
              <w:bottom w:val="nil"/>
              <w:right w:val="nil"/>
            </w:tcBorders>
            <w:shd w:val="clear" w:color="000000" w:fill="FFFFFF"/>
            <w:noWrap/>
            <w:vAlign w:val="center"/>
            <w:hideMark/>
          </w:tcPr>
          <w:p w14:paraId="3728DFDC" w14:textId="77777777" w:rsidR="004C4B98" w:rsidRDefault="004C4B98">
            <w:pPr>
              <w:jc w:val="center"/>
              <w:rPr>
                <w:rFonts w:ascii="Arial" w:hAnsi="Arial" w:cs="Arial"/>
                <w:color w:val="000000"/>
                <w:sz w:val="20"/>
                <w:szCs w:val="20"/>
              </w:rPr>
            </w:pPr>
            <w:r>
              <w:rPr>
                <w:rFonts w:ascii="Arial" w:hAnsi="Arial" w:cs="Arial"/>
                <w:color w:val="000000"/>
                <w:sz w:val="20"/>
                <w:szCs w:val="20"/>
              </w:rPr>
              <w:t>779</w:t>
            </w:r>
          </w:p>
        </w:tc>
        <w:tc>
          <w:tcPr>
            <w:tcW w:w="757" w:type="dxa"/>
            <w:tcBorders>
              <w:top w:val="nil"/>
              <w:left w:val="nil"/>
              <w:bottom w:val="nil"/>
              <w:right w:val="nil"/>
            </w:tcBorders>
            <w:shd w:val="clear" w:color="000000" w:fill="FFFFFF"/>
            <w:noWrap/>
            <w:vAlign w:val="center"/>
            <w:hideMark/>
          </w:tcPr>
          <w:p w14:paraId="3620BECF" w14:textId="77777777" w:rsidR="004C4B98" w:rsidRDefault="004C4B98">
            <w:pPr>
              <w:jc w:val="center"/>
              <w:rPr>
                <w:rFonts w:ascii="Arial" w:hAnsi="Arial" w:cs="Arial"/>
                <w:color w:val="000000"/>
                <w:sz w:val="20"/>
                <w:szCs w:val="20"/>
              </w:rPr>
            </w:pPr>
            <w:r>
              <w:rPr>
                <w:rFonts w:ascii="Arial" w:hAnsi="Arial" w:cs="Arial"/>
                <w:color w:val="000000"/>
                <w:sz w:val="20"/>
                <w:szCs w:val="20"/>
              </w:rPr>
              <w:t>38</w:t>
            </w:r>
          </w:p>
        </w:tc>
        <w:tc>
          <w:tcPr>
            <w:tcW w:w="657" w:type="dxa"/>
            <w:tcBorders>
              <w:top w:val="nil"/>
              <w:left w:val="nil"/>
              <w:bottom w:val="nil"/>
              <w:right w:val="nil"/>
            </w:tcBorders>
            <w:shd w:val="clear" w:color="000000" w:fill="FFFFFF"/>
            <w:noWrap/>
            <w:vAlign w:val="center"/>
            <w:hideMark/>
          </w:tcPr>
          <w:p w14:paraId="2144D468" w14:textId="77777777" w:rsidR="004C4B98" w:rsidRDefault="004C4B98">
            <w:pPr>
              <w:jc w:val="center"/>
              <w:rPr>
                <w:rFonts w:ascii="Arial" w:hAnsi="Arial" w:cs="Arial"/>
                <w:color w:val="000000"/>
                <w:sz w:val="20"/>
                <w:szCs w:val="20"/>
              </w:rPr>
            </w:pPr>
            <w:r>
              <w:rPr>
                <w:rFonts w:ascii="Arial" w:hAnsi="Arial" w:cs="Arial"/>
                <w:color w:val="000000"/>
                <w:sz w:val="20"/>
                <w:szCs w:val="20"/>
              </w:rPr>
              <w:t>55</w:t>
            </w:r>
          </w:p>
        </w:tc>
        <w:tc>
          <w:tcPr>
            <w:tcW w:w="757" w:type="dxa"/>
            <w:tcBorders>
              <w:top w:val="nil"/>
              <w:left w:val="nil"/>
              <w:bottom w:val="nil"/>
              <w:right w:val="nil"/>
            </w:tcBorders>
            <w:shd w:val="clear" w:color="000000" w:fill="FFFFFF"/>
            <w:noWrap/>
            <w:vAlign w:val="center"/>
            <w:hideMark/>
          </w:tcPr>
          <w:p w14:paraId="68955F03" w14:textId="77777777" w:rsidR="004C4B98" w:rsidRDefault="004C4B98">
            <w:pPr>
              <w:jc w:val="center"/>
              <w:rPr>
                <w:rFonts w:ascii="Arial" w:hAnsi="Arial" w:cs="Arial"/>
                <w:color w:val="000000"/>
                <w:sz w:val="20"/>
                <w:szCs w:val="20"/>
              </w:rPr>
            </w:pPr>
            <w:r>
              <w:rPr>
                <w:rFonts w:ascii="Arial" w:hAnsi="Arial" w:cs="Arial"/>
                <w:color w:val="000000"/>
                <w:sz w:val="20"/>
                <w:szCs w:val="20"/>
              </w:rPr>
              <w:t>-</w:t>
            </w:r>
          </w:p>
        </w:tc>
        <w:tc>
          <w:tcPr>
            <w:tcW w:w="757" w:type="dxa"/>
            <w:tcBorders>
              <w:top w:val="nil"/>
              <w:left w:val="nil"/>
              <w:bottom w:val="nil"/>
              <w:right w:val="nil"/>
            </w:tcBorders>
            <w:shd w:val="clear" w:color="000000" w:fill="FFFFFF"/>
            <w:noWrap/>
            <w:vAlign w:val="center"/>
            <w:hideMark/>
          </w:tcPr>
          <w:p w14:paraId="456AF000" w14:textId="77777777" w:rsidR="004C4B98" w:rsidRDefault="004C4B98">
            <w:pPr>
              <w:jc w:val="center"/>
              <w:rPr>
                <w:rFonts w:ascii="Arial" w:hAnsi="Arial" w:cs="Arial"/>
                <w:color w:val="000000"/>
                <w:sz w:val="20"/>
                <w:szCs w:val="20"/>
              </w:rPr>
            </w:pPr>
            <w:r>
              <w:rPr>
                <w:rFonts w:ascii="Arial" w:hAnsi="Arial" w:cs="Arial"/>
                <w:color w:val="000000"/>
                <w:sz w:val="20"/>
                <w:szCs w:val="20"/>
              </w:rPr>
              <w:t>-</w:t>
            </w:r>
          </w:p>
        </w:tc>
        <w:tc>
          <w:tcPr>
            <w:tcW w:w="757" w:type="dxa"/>
            <w:tcBorders>
              <w:top w:val="nil"/>
              <w:left w:val="nil"/>
              <w:bottom w:val="nil"/>
              <w:right w:val="nil"/>
            </w:tcBorders>
            <w:shd w:val="clear" w:color="000000" w:fill="FFFFFF"/>
            <w:noWrap/>
            <w:vAlign w:val="center"/>
            <w:hideMark/>
          </w:tcPr>
          <w:p w14:paraId="3285F7C8" w14:textId="77777777" w:rsidR="004C4B98" w:rsidRDefault="004C4B98">
            <w:pPr>
              <w:jc w:val="center"/>
              <w:rPr>
                <w:rFonts w:ascii="Arial" w:hAnsi="Arial" w:cs="Arial"/>
                <w:color w:val="000000"/>
                <w:sz w:val="20"/>
                <w:szCs w:val="20"/>
              </w:rPr>
            </w:pPr>
            <w:r>
              <w:rPr>
                <w:rFonts w:ascii="Arial" w:hAnsi="Arial" w:cs="Arial"/>
                <w:color w:val="000000"/>
                <w:sz w:val="20"/>
                <w:szCs w:val="20"/>
              </w:rPr>
              <w:t>-</w:t>
            </w:r>
          </w:p>
        </w:tc>
        <w:tc>
          <w:tcPr>
            <w:tcW w:w="632" w:type="dxa"/>
            <w:tcBorders>
              <w:top w:val="nil"/>
              <w:left w:val="nil"/>
              <w:bottom w:val="nil"/>
              <w:right w:val="single" w:sz="4" w:space="0" w:color="auto"/>
            </w:tcBorders>
            <w:shd w:val="clear" w:color="000000" w:fill="FFFFFF"/>
            <w:noWrap/>
            <w:vAlign w:val="center"/>
            <w:hideMark/>
          </w:tcPr>
          <w:p w14:paraId="587F8DF2" w14:textId="77777777" w:rsidR="004C4B98" w:rsidRDefault="004C4B98">
            <w:pPr>
              <w:jc w:val="center"/>
              <w:rPr>
                <w:rFonts w:ascii="Arial" w:hAnsi="Arial" w:cs="Arial"/>
                <w:color w:val="000000"/>
                <w:sz w:val="20"/>
                <w:szCs w:val="20"/>
              </w:rPr>
            </w:pPr>
            <w:r>
              <w:rPr>
                <w:rFonts w:ascii="Arial" w:hAnsi="Arial" w:cs="Arial"/>
                <w:color w:val="000000"/>
                <w:sz w:val="20"/>
                <w:szCs w:val="20"/>
              </w:rPr>
              <w:t>-</w:t>
            </w:r>
          </w:p>
        </w:tc>
        <w:tc>
          <w:tcPr>
            <w:tcW w:w="1076" w:type="dxa"/>
            <w:tcBorders>
              <w:top w:val="nil"/>
              <w:left w:val="nil"/>
              <w:bottom w:val="nil"/>
              <w:right w:val="single" w:sz="4" w:space="0" w:color="auto"/>
            </w:tcBorders>
            <w:shd w:val="clear" w:color="000000" w:fill="FFFFFF"/>
            <w:noWrap/>
            <w:vAlign w:val="center"/>
            <w:hideMark/>
          </w:tcPr>
          <w:p w14:paraId="30755209" w14:textId="77777777" w:rsidR="004C4B98" w:rsidRDefault="004C4B98">
            <w:pPr>
              <w:jc w:val="center"/>
              <w:rPr>
                <w:rFonts w:ascii="Arial" w:hAnsi="Arial" w:cs="Arial"/>
                <w:color w:val="000000"/>
                <w:sz w:val="20"/>
                <w:szCs w:val="20"/>
              </w:rPr>
            </w:pPr>
            <w:r>
              <w:rPr>
                <w:rFonts w:ascii="Arial" w:hAnsi="Arial" w:cs="Arial"/>
                <w:color w:val="000000"/>
                <w:sz w:val="20"/>
                <w:szCs w:val="20"/>
              </w:rPr>
              <w:t>878</w:t>
            </w:r>
          </w:p>
        </w:tc>
      </w:tr>
      <w:tr w:rsidR="004C4B98" w14:paraId="737F5439" w14:textId="77777777" w:rsidTr="00C10E8A">
        <w:trPr>
          <w:trHeight w:val="295"/>
        </w:trPr>
        <w:tc>
          <w:tcPr>
            <w:tcW w:w="107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EAD184C" w14:textId="77777777" w:rsidR="004C4B98" w:rsidRDefault="004C4B98">
            <w:pPr>
              <w:jc w:val="center"/>
              <w:rPr>
                <w:rFonts w:ascii="Arial" w:hAnsi="Arial" w:cs="Arial"/>
                <w:color w:val="000000"/>
                <w:sz w:val="20"/>
                <w:szCs w:val="20"/>
              </w:rPr>
            </w:pPr>
            <w:r>
              <w:rPr>
                <w:rFonts w:ascii="Arial" w:hAnsi="Arial" w:cs="Arial"/>
                <w:color w:val="000000"/>
                <w:sz w:val="20"/>
                <w:szCs w:val="20"/>
              </w:rPr>
              <w:t>Sums</w:t>
            </w:r>
          </w:p>
        </w:tc>
        <w:tc>
          <w:tcPr>
            <w:tcW w:w="657" w:type="dxa"/>
            <w:tcBorders>
              <w:top w:val="single" w:sz="4" w:space="0" w:color="auto"/>
              <w:left w:val="nil"/>
              <w:bottom w:val="single" w:sz="4" w:space="0" w:color="auto"/>
              <w:right w:val="nil"/>
            </w:tcBorders>
            <w:shd w:val="clear" w:color="000000" w:fill="FFFFFF"/>
            <w:noWrap/>
            <w:vAlign w:val="center"/>
            <w:hideMark/>
          </w:tcPr>
          <w:p w14:paraId="3189F899" w14:textId="77777777" w:rsidR="004C4B98" w:rsidRDefault="004C4B98">
            <w:pPr>
              <w:jc w:val="center"/>
              <w:rPr>
                <w:rFonts w:ascii="Arial" w:hAnsi="Arial" w:cs="Arial"/>
                <w:color w:val="000000"/>
                <w:sz w:val="20"/>
                <w:szCs w:val="20"/>
              </w:rPr>
            </w:pPr>
            <w:r>
              <w:rPr>
                <w:rFonts w:ascii="Arial" w:hAnsi="Arial" w:cs="Arial"/>
                <w:color w:val="000000"/>
                <w:sz w:val="20"/>
                <w:szCs w:val="20"/>
              </w:rPr>
              <w:t>782</w:t>
            </w:r>
          </w:p>
        </w:tc>
        <w:tc>
          <w:tcPr>
            <w:tcW w:w="757" w:type="dxa"/>
            <w:tcBorders>
              <w:top w:val="single" w:sz="4" w:space="0" w:color="auto"/>
              <w:left w:val="nil"/>
              <w:bottom w:val="single" w:sz="4" w:space="0" w:color="auto"/>
              <w:right w:val="nil"/>
            </w:tcBorders>
            <w:shd w:val="clear" w:color="000000" w:fill="FFFFFF"/>
            <w:noWrap/>
            <w:vAlign w:val="center"/>
            <w:hideMark/>
          </w:tcPr>
          <w:p w14:paraId="1512C905" w14:textId="77777777" w:rsidR="004C4B98" w:rsidRDefault="004C4B98">
            <w:pPr>
              <w:jc w:val="center"/>
              <w:rPr>
                <w:rFonts w:ascii="Arial" w:hAnsi="Arial" w:cs="Arial"/>
                <w:color w:val="000000"/>
                <w:sz w:val="20"/>
                <w:szCs w:val="20"/>
              </w:rPr>
            </w:pPr>
            <w:r>
              <w:rPr>
                <w:rFonts w:ascii="Arial" w:hAnsi="Arial" w:cs="Arial"/>
                <w:color w:val="000000"/>
                <w:sz w:val="20"/>
                <w:szCs w:val="20"/>
              </w:rPr>
              <w:t>1941</w:t>
            </w:r>
          </w:p>
        </w:tc>
        <w:tc>
          <w:tcPr>
            <w:tcW w:w="757" w:type="dxa"/>
            <w:tcBorders>
              <w:top w:val="single" w:sz="4" w:space="0" w:color="auto"/>
              <w:left w:val="nil"/>
              <w:bottom w:val="single" w:sz="4" w:space="0" w:color="auto"/>
              <w:right w:val="nil"/>
            </w:tcBorders>
            <w:shd w:val="clear" w:color="000000" w:fill="FFFFFF"/>
            <w:noWrap/>
            <w:vAlign w:val="center"/>
            <w:hideMark/>
          </w:tcPr>
          <w:p w14:paraId="0CB68A94" w14:textId="77777777" w:rsidR="004C4B98" w:rsidRDefault="004C4B98">
            <w:pPr>
              <w:jc w:val="center"/>
              <w:rPr>
                <w:rFonts w:ascii="Arial" w:hAnsi="Arial" w:cs="Arial"/>
                <w:color w:val="000000"/>
                <w:sz w:val="20"/>
                <w:szCs w:val="20"/>
              </w:rPr>
            </w:pPr>
            <w:r>
              <w:rPr>
                <w:rFonts w:ascii="Arial" w:hAnsi="Arial" w:cs="Arial"/>
                <w:color w:val="000000"/>
                <w:sz w:val="20"/>
                <w:szCs w:val="20"/>
              </w:rPr>
              <w:t>2237</w:t>
            </w:r>
          </w:p>
        </w:tc>
        <w:tc>
          <w:tcPr>
            <w:tcW w:w="757" w:type="dxa"/>
            <w:tcBorders>
              <w:top w:val="single" w:sz="4" w:space="0" w:color="auto"/>
              <w:left w:val="nil"/>
              <w:bottom w:val="single" w:sz="4" w:space="0" w:color="auto"/>
              <w:right w:val="nil"/>
            </w:tcBorders>
            <w:shd w:val="clear" w:color="000000" w:fill="FFFFFF"/>
            <w:noWrap/>
            <w:vAlign w:val="center"/>
            <w:hideMark/>
          </w:tcPr>
          <w:p w14:paraId="51EF075D" w14:textId="77777777" w:rsidR="004C4B98" w:rsidRDefault="004C4B98">
            <w:pPr>
              <w:jc w:val="center"/>
              <w:rPr>
                <w:rFonts w:ascii="Arial" w:hAnsi="Arial" w:cs="Arial"/>
                <w:color w:val="000000"/>
                <w:sz w:val="20"/>
                <w:szCs w:val="20"/>
              </w:rPr>
            </w:pPr>
            <w:r>
              <w:rPr>
                <w:rFonts w:ascii="Arial" w:hAnsi="Arial" w:cs="Arial"/>
                <w:color w:val="000000"/>
                <w:sz w:val="20"/>
                <w:szCs w:val="20"/>
              </w:rPr>
              <w:t>1849</w:t>
            </w:r>
          </w:p>
        </w:tc>
        <w:tc>
          <w:tcPr>
            <w:tcW w:w="657" w:type="dxa"/>
            <w:tcBorders>
              <w:top w:val="single" w:sz="4" w:space="0" w:color="auto"/>
              <w:left w:val="nil"/>
              <w:bottom w:val="single" w:sz="4" w:space="0" w:color="auto"/>
              <w:right w:val="nil"/>
            </w:tcBorders>
            <w:shd w:val="clear" w:color="000000" w:fill="FFFFFF"/>
            <w:noWrap/>
            <w:vAlign w:val="center"/>
            <w:hideMark/>
          </w:tcPr>
          <w:p w14:paraId="59FA4C15" w14:textId="77777777" w:rsidR="004C4B98" w:rsidRDefault="004C4B98">
            <w:pPr>
              <w:jc w:val="center"/>
              <w:rPr>
                <w:rFonts w:ascii="Arial" w:hAnsi="Arial" w:cs="Arial"/>
                <w:color w:val="000000"/>
                <w:sz w:val="20"/>
                <w:szCs w:val="20"/>
              </w:rPr>
            </w:pPr>
            <w:r>
              <w:rPr>
                <w:rFonts w:ascii="Arial" w:hAnsi="Arial" w:cs="Arial"/>
                <w:color w:val="000000"/>
                <w:sz w:val="20"/>
                <w:szCs w:val="20"/>
              </w:rPr>
              <w:t>967</w:t>
            </w:r>
          </w:p>
        </w:tc>
        <w:tc>
          <w:tcPr>
            <w:tcW w:w="757" w:type="dxa"/>
            <w:tcBorders>
              <w:top w:val="single" w:sz="4" w:space="0" w:color="auto"/>
              <w:left w:val="nil"/>
              <w:bottom w:val="single" w:sz="4" w:space="0" w:color="auto"/>
              <w:right w:val="nil"/>
            </w:tcBorders>
            <w:shd w:val="clear" w:color="000000" w:fill="FFFFFF"/>
            <w:noWrap/>
            <w:vAlign w:val="center"/>
            <w:hideMark/>
          </w:tcPr>
          <w:p w14:paraId="72459E8A" w14:textId="77777777" w:rsidR="004C4B98" w:rsidRDefault="004C4B98">
            <w:pPr>
              <w:jc w:val="center"/>
              <w:rPr>
                <w:rFonts w:ascii="Arial" w:hAnsi="Arial" w:cs="Arial"/>
                <w:color w:val="000000"/>
                <w:sz w:val="20"/>
                <w:szCs w:val="20"/>
              </w:rPr>
            </w:pPr>
            <w:r>
              <w:rPr>
                <w:rFonts w:ascii="Arial" w:hAnsi="Arial" w:cs="Arial"/>
                <w:color w:val="000000"/>
                <w:sz w:val="20"/>
                <w:szCs w:val="20"/>
              </w:rPr>
              <w:t>2336</w:t>
            </w:r>
          </w:p>
        </w:tc>
        <w:tc>
          <w:tcPr>
            <w:tcW w:w="757" w:type="dxa"/>
            <w:tcBorders>
              <w:top w:val="single" w:sz="4" w:space="0" w:color="auto"/>
              <w:left w:val="nil"/>
              <w:bottom w:val="single" w:sz="4" w:space="0" w:color="auto"/>
              <w:right w:val="nil"/>
            </w:tcBorders>
            <w:shd w:val="clear" w:color="000000" w:fill="FFFFFF"/>
            <w:noWrap/>
            <w:vAlign w:val="center"/>
            <w:hideMark/>
          </w:tcPr>
          <w:p w14:paraId="73DFF6F6" w14:textId="77777777" w:rsidR="004C4B98" w:rsidRDefault="004C4B98">
            <w:pPr>
              <w:jc w:val="center"/>
              <w:rPr>
                <w:rFonts w:ascii="Arial" w:hAnsi="Arial" w:cs="Arial"/>
                <w:color w:val="000000"/>
                <w:sz w:val="20"/>
                <w:szCs w:val="20"/>
              </w:rPr>
            </w:pPr>
            <w:r>
              <w:rPr>
                <w:rFonts w:ascii="Arial" w:hAnsi="Arial" w:cs="Arial"/>
                <w:color w:val="000000"/>
                <w:sz w:val="20"/>
                <w:szCs w:val="20"/>
              </w:rPr>
              <w:t>1658</w:t>
            </w:r>
          </w:p>
        </w:tc>
        <w:tc>
          <w:tcPr>
            <w:tcW w:w="757" w:type="dxa"/>
            <w:tcBorders>
              <w:top w:val="single" w:sz="4" w:space="0" w:color="auto"/>
              <w:left w:val="nil"/>
              <w:bottom w:val="single" w:sz="4" w:space="0" w:color="auto"/>
              <w:right w:val="nil"/>
            </w:tcBorders>
            <w:shd w:val="clear" w:color="000000" w:fill="FFFFFF"/>
            <w:noWrap/>
            <w:vAlign w:val="center"/>
            <w:hideMark/>
          </w:tcPr>
          <w:p w14:paraId="72122BAF" w14:textId="77777777" w:rsidR="004C4B98" w:rsidRDefault="004C4B98">
            <w:pPr>
              <w:jc w:val="center"/>
              <w:rPr>
                <w:rFonts w:ascii="Arial" w:hAnsi="Arial" w:cs="Arial"/>
                <w:color w:val="000000"/>
                <w:sz w:val="20"/>
                <w:szCs w:val="20"/>
              </w:rPr>
            </w:pPr>
            <w:r>
              <w:rPr>
                <w:rFonts w:ascii="Arial" w:hAnsi="Arial" w:cs="Arial"/>
                <w:color w:val="000000"/>
                <w:sz w:val="20"/>
                <w:szCs w:val="20"/>
              </w:rPr>
              <w:t>2749</w:t>
            </w:r>
          </w:p>
        </w:tc>
        <w:tc>
          <w:tcPr>
            <w:tcW w:w="632" w:type="dxa"/>
            <w:tcBorders>
              <w:top w:val="single" w:sz="4" w:space="0" w:color="auto"/>
              <w:left w:val="nil"/>
              <w:bottom w:val="single" w:sz="4" w:space="0" w:color="auto"/>
              <w:right w:val="single" w:sz="4" w:space="0" w:color="auto"/>
            </w:tcBorders>
            <w:shd w:val="clear" w:color="000000" w:fill="FFFFFF"/>
            <w:noWrap/>
            <w:vAlign w:val="center"/>
            <w:hideMark/>
          </w:tcPr>
          <w:p w14:paraId="3E22BD34" w14:textId="77777777" w:rsidR="004C4B98" w:rsidRDefault="004C4B98">
            <w:pPr>
              <w:jc w:val="center"/>
              <w:rPr>
                <w:rFonts w:ascii="Arial" w:hAnsi="Arial" w:cs="Arial"/>
                <w:color w:val="000000"/>
                <w:sz w:val="20"/>
                <w:szCs w:val="20"/>
              </w:rPr>
            </w:pPr>
            <w:r>
              <w:rPr>
                <w:rFonts w:ascii="Arial" w:hAnsi="Arial" w:cs="Arial"/>
                <w:color w:val="000000"/>
                <w:sz w:val="20"/>
                <w:szCs w:val="20"/>
              </w:rPr>
              <w:t>338</w:t>
            </w:r>
          </w:p>
        </w:tc>
        <w:tc>
          <w:tcPr>
            <w:tcW w:w="1076" w:type="dxa"/>
            <w:tcBorders>
              <w:top w:val="single" w:sz="4" w:space="0" w:color="auto"/>
              <w:left w:val="nil"/>
              <w:bottom w:val="single" w:sz="4" w:space="0" w:color="auto"/>
              <w:right w:val="single" w:sz="4" w:space="0" w:color="auto"/>
            </w:tcBorders>
            <w:shd w:val="clear" w:color="000000" w:fill="FFFFFF"/>
            <w:noWrap/>
            <w:vAlign w:val="center"/>
            <w:hideMark/>
          </w:tcPr>
          <w:p w14:paraId="55C14BA1" w14:textId="77777777" w:rsidR="004C4B98" w:rsidRDefault="004C4B98">
            <w:pPr>
              <w:jc w:val="center"/>
              <w:rPr>
                <w:rFonts w:ascii="Arial" w:hAnsi="Arial" w:cs="Arial"/>
                <w:color w:val="000000"/>
                <w:sz w:val="20"/>
                <w:szCs w:val="20"/>
              </w:rPr>
            </w:pPr>
            <w:r>
              <w:rPr>
                <w:rFonts w:ascii="Arial" w:hAnsi="Arial" w:cs="Arial"/>
                <w:color w:val="000000"/>
                <w:sz w:val="20"/>
                <w:szCs w:val="20"/>
              </w:rPr>
              <w:t>14857</w:t>
            </w:r>
          </w:p>
        </w:tc>
      </w:tr>
    </w:tbl>
    <w:p w14:paraId="673B199F" w14:textId="603FB9BE" w:rsidR="00FD080D" w:rsidRPr="00743A99" w:rsidRDefault="00C10E8A" w:rsidP="00FD080D">
      <w:pPr>
        <w:rPr>
          <w:rFonts w:ascii="Arial" w:hAnsi="Arial" w:cs="Arial"/>
          <w:color w:val="000000"/>
          <w:sz w:val="20"/>
          <w:szCs w:val="20"/>
        </w:rPr>
      </w:pPr>
      <w:r w:rsidRPr="00C10E8A">
        <w:rPr>
          <w:rFonts w:ascii="Arial" w:hAnsi="Arial" w:cs="Arial"/>
          <w:color w:val="000000"/>
          <w:sz w:val="20"/>
          <w:szCs w:val="20"/>
        </w:rPr>
        <w:t>* Flooding in June 2018 destroyed the berm at AJ allowing fish in the backwater to escape.  PIT scanning was ineffective afterwards.</w:t>
      </w:r>
    </w:p>
    <w:p w14:paraId="6152E391" w14:textId="77777777" w:rsidR="00FD080D" w:rsidRDefault="00FD080D" w:rsidP="00FD080D">
      <w:pPr>
        <w:rPr>
          <w:color w:val="000000"/>
        </w:rPr>
      </w:pPr>
    </w:p>
    <w:p w14:paraId="43F126B7" w14:textId="0E1704EE" w:rsidR="00FD080D" w:rsidRDefault="00FD080D" w:rsidP="00FD080D">
      <w:pPr>
        <w:rPr>
          <w:color w:val="000000"/>
        </w:rPr>
      </w:pPr>
    </w:p>
    <w:p w14:paraId="74964AE7" w14:textId="27DB0D9A" w:rsidR="00747BD4" w:rsidRDefault="00747BD4" w:rsidP="00747BD4">
      <w:pPr>
        <w:pStyle w:val="Table-heading"/>
      </w:pPr>
      <w:bookmarkStart w:id="28" w:name="_Toc29994277"/>
      <w:r>
        <w:t xml:space="preserve">Table </w:t>
      </w:r>
      <w:r w:rsidR="00B94D3F">
        <w:fldChar w:fldCharType="begin"/>
      </w:r>
      <w:r w:rsidR="00B94D3F">
        <w:instrText xml:space="preserve"> SEQ Table \* ARABIC </w:instrText>
      </w:r>
      <w:r w:rsidR="00B94D3F">
        <w:fldChar w:fldCharType="separate"/>
      </w:r>
      <w:r w:rsidR="00D7436F">
        <w:rPr>
          <w:noProof/>
        </w:rPr>
        <w:t>3</w:t>
      </w:r>
      <w:r w:rsidR="00B94D3F">
        <w:rPr>
          <w:noProof/>
        </w:rPr>
        <w:fldChar w:fldCharType="end"/>
      </w:r>
      <w:r w:rsidRPr="00EE19DD">
        <w:t>.—PIT scanning effort (</w:t>
      </w:r>
      <w:proofErr w:type="spellStart"/>
      <w:r w:rsidRPr="00EE19DD">
        <w:t>hrs</w:t>
      </w:r>
      <w:proofErr w:type="spellEnd"/>
      <w:r w:rsidRPr="00EE19DD">
        <w:t xml:space="preserve"> of scanning) for DAN from 2010 through 2018.</w:t>
      </w:r>
      <w:bookmarkEnd w:id="28"/>
    </w:p>
    <w:tbl>
      <w:tblPr>
        <w:tblW w:w="8640" w:type="dxa"/>
        <w:tblInd w:w="-5" w:type="dxa"/>
        <w:tblCellMar>
          <w:left w:w="115" w:type="dxa"/>
          <w:right w:w="115" w:type="dxa"/>
        </w:tblCellMar>
        <w:tblLook w:val="04A0" w:firstRow="1" w:lastRow="0" w:firstColumn="1" w:lastColumn="0" w:noHBand="0" w:noVBand="1"/>
      </w:tblPr>
      <w:tblGrid>
        <w:gridCol w:w="1050"/>
        <w:gridCol w:w="953"/>
        <w:gridCol w:w="953"/>
        <w:gridCol w:w="953"/>
        <w:gridCol w:w="953"/>
        <w:gridCol w:w="953"/>
        <w:gridCol w:w="678"/>
        <w:gridCol w:w="678"/>
        <w:gridCol w:w="678"/>
        <w:gridCol w:w="791"/>
      </w:tblGrid>
      <w:tr w:rsidR="00747BD4" w14:paraId="0658AC0A" w14:textId="77777777" w:rsidTr="00747BD4">
        <w:trPr>
          <w:trHeight w:val="295"/>
        </w:trPr>
        <w:tc>
          <w:tcPr>
            <w:tcW w:w="0" w:type="auto"/>
            <w:tcBorders>
              <w:top w:val="single" w:sz="4" w:space="0" w:color="auto"/>
              <w:left w:val="single" w:sz="4" w:space="0" w:color="auto"/>
              <w:bottom w:val="nil"/>
              <w:right w:val="single" w:sz="4" w:space="0" w:color="auto"/>
            </w:tcBorders>
            <w:shd w:val="clear" w:color="000000" w:fill="D9D9D9"/>
            <w:noWrap/>
            <w:vAlign w:val="center"/>
            <w:hideMark/>
          </w:tcPr>
          <w:p w14:paraId="5820C4DA" w14:textId="77777777" w:rsidR="00747BD4" w:rsidRDefault="00747BD4">
            <w:pPr>
              <w:rPr>
                <w:rFonts w:ascii="Arial" w:hAnsi="Arial" w:cs="Arial"/>
                <w:b/>
                <w:bCs/>
                <w:color w:val="000000"/>
                <w:sz w:val="20"/>
                <w:szCs w:val="20"/>
              </w:rPr>
            </w:pPr>
            <w:r>
              <w:rPr>
                <w:rFonts w:ascii="Arial" w:hAnsi="Arial" w:cs="Arial"/>
                <w:b/>
                <w:bCs/>
                <w:color w:val="000000"/>
                <w:sz w:val="20"/>
                <w:szCs w:val="20"/>
              </w:rPr>
              <w:t> </w:t>
            </w:r>
          </w:p>
        </w:tc>
        <w:tc>
          <w:tcPr>
            <w:tcW w:w="0" w:type="auto"/>
            <w:gridSpan w:val="8"/>
            <w:tcBorders>
              <w:top w:val="single" w:sz="4" w:space="0" w:color="auto"/>
              <w:left w:val="nil"/>
              <w:bottom w:val="nil"/>
              <w:right w:val="nil"/>
            </w:tcBorders>
            <w:shd w:val="clear" w:color="000000" w:fill="D9D9D9"/>
            <w:noWrap/>
            <w:vAlign w:val="center"/>
            <w:hideMark/>
          </w:tcPr>
          <w:p w14:paraId="7C2CBE80" w14:textId="77777777" w:rsidR="00747BD4" w:rsidRDefault="00747BD4">
            <w:pPr>
              <w:jc w:val="center"/>
              <w:rPr>
                <w:rFonts w:ascii="Arial" w:hAnsi="Arial" w:cs="Arial"/>
                <w:b/>
                <w:bCs/>
                <w:color w:val="000000"/>
                <w:sz w:val="20"/>
                <w:szCs w:val="20"/>
              </w:rPr>
            </w:pPr>
            <w:r>
              <w:rPr>
                <w:rFonts w:ascii="Arial" w:hAnsi="Arial" w:cs="Arial"/>
                <w:b/>
                <w:bCs/>
                <w:color w:val="000000"/>
                <w:sz w:val="20"/>
                <w:szCs w:val="20"/>
              </w:rPr>
              <w:t>Month</w:t>
            </w:r>
          </w:p>
        </w:tc>
        <w:tc>
          <w:tcPr>
            <w:tcW w:w="0" w:type="auto"/>
            <w:tcBorders>
              <w:top w:val="single" w:sz="4" w:space="0" w:color="auto"/>
              <w:left w:val="single" w:sz="4" w:space="0" w:color="auto"/>
              <w:bottom w:val="nil"/>
              <w:right w:val="single" w:sz="4" w:space="0" w:color="auto"/>
            </w:tcBorders>
            <w:shd w:val="clear" w:color="000000" w:fill="D9D9D9"/>
            <w:noWrap/>
            <w:vAlign w:val="center"/>
            <w:hideMark/>
          </w:tcPr>
          <w:p w14:paraId="5B953680" w14:textId="77777777" w:rsidR="00747BD4" w:rsidRDefault="00747BD4">
            <w:pPr>
              <w:rPr>
                <w:rFonts w:ascii="Arial" w:hAnsi="Arial" w:cs="Arial"/>
                <w:b/>
                <w:bCs/>
                <w:color w:val="000000"/>
                <w:sz w:val="20"/>
                <w:szCs w:val="20"/>
              </w:rPr>
            </w:pPr>
            <w:r>
              <w:rPr>
                <w:rFonts w:ascii="Arial" w:hAnsi="Arial" w:cs="Arial"/>
                <w:b/>
                <w:bCs/>
                <w:color w:val="000000"/>
                <w:sz w:val="20"/>
                <w:szCs w:val="20"/>
              </w:rPr>
              <w:t> </w:t>
            </w:r>
          </w:p>
        </w:tc>
      </w:tr>
      <w:tr w:rsidR="00747BD4" w14:paraId="5F23DE68" w14:textId="77777777" w:rsidTr="00747BD4">
        <w:trPr>
          <w:trHeight w:val="295"/>
        </w:trPr>
        <w:tc>
          <w:tcPr>
            <w:tcW w:w="0" w:type="auto"/>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12CC9F74" w14:textId="77777777" w:rsidR="00747BD4" w:rsidRDefault="00747BD4">
            <w:pPr>
              <w:jc w:val="center"/>
              <w:rPr>
                <w:rFonts w:ascii="Arial" w:hAnsi="Arial" w:cs="Arial"/>
                <w:b/>
                <w:bCs/>
                <w:color w:val="000000"/>
                <w:sz w:val="20"/>
                <w:szCs w:val="20"/>
              </w:rPr>
            </w:pPr>
            <w:r>
              <w:rPr>
                <w:rFonts w:ascii="Arial" w:hAnsi="Arial" w:cs="Arial"/>
                <w:b/>
                <w:bCs/>
                <w:color w:val="000000"/>
                <w:sz w:val="20"/>
                <w:szCs w:val="20"/>
              </w:rPr>
              <w:t>Year</w:t>
            </w:r>
          </w:p>
        </w:tc>
        <w:tc>
          <w:tcPr>
            <w:tcW w:w="0" w:type="auto"/>
            <w:tcBorders>
              <w:top w:val="single" w:sz="4" w:space="0" w:color="auto"/>
              <w:left w:val="nil"/>
              <w:bottom w:val="single" w:sz="4" w:space="0" w:color="auto"/>
              <w:right w:val="nil"/>
            </w:tcBorders>
            <w:shd w:val="clear" w:color="000000" w:fill="D9D9D9"/>
            <w:noWrap/>
            <w:vAlign w:val="center"/>
            <w:hideMark/>
          </w:tcPr>
          <w:p w14:paraId="4F0DD1DF" w14:textId="77777777" w:rsidR="00747BD4" w:rsidRDefault="00747BD4">
            <w:pPr>
              <w:jc w:val="center"/>
              <w:rPr>
                <w:rFonts w:ascii="Arial" w:hAnsi="Arial" w:cs="Arial"/>
                <w:b/>
                <w:bCs/>
                <w:color w:val="000000"/>
                <w:sz w:val="20"/>
                <w:szCs w:val="20"/>
              </w:rPr>
            </w:pPr>
            <w:r>
              <w:rPr>
                <w:rFonts w:ascii="Arial" w:hAnsi="Arial" w:cs="Arial"/>
                <w:b/>
                <w:bCs/>
                <w:color w:val="000000"/>
                <w:sz w:val="20"/>
                <w:szCs w:val="20"/>
              </w:rPr>
              <w:t>Feb</w:t>
            </w:r>
          </w:p>
        </w:tc>
        <w:tc>
          <w:tcPr>
            <w:tcW w:w="0" w:type="auto"/>
            <w:tcBorders>
              <w:top w:val="single" w:sz="4" w:space="0" w:color="auto"/>
              <w:left w:val="nil"/>
              <w:bottom w:val="single" w:sz="4" w:space="0" w:color="auto"/>
              <w:right w:val="nil"/>
            </w:tcBorders>
            <w:shd w:val="clear" w:color="000000" w:fill="D9D9D9"/>
            <w:noWrap/>
            <w:vAlign w:val="center"/>
            <w:hideMark/>
          </w:tcPr>
          <w:p w14:paraId="603942B5" w14:textId="77777777" w:rsidR="00747BD4" w:rsidRDefault="00747BD4">
            <w:pPr>
              <w:jc w:val="center"/>
              <w:rPr>
                <w:rFonts w:ascii="Arial" w:hAnsi="Arial" w:cs="Arial"/>
                <w:b/>
                <w:bCs/>
                <w:color w:val="000000"/>
                <w:sz w:val="20"/>
                <w:szCs w:val="20"/>
              </w:rPr>
            </w:pPr>
            <w:r>
              <w:rPr>
                <w:rFonts w:ascii="Arial" w:hAnsi="Arial" w:cs="Arial"/>
                <w:b/>
                <w:bCs/>
                <w:color w:val="000000"/>
                <w:sz w:val="20"/>
                <w:szCs w:val="20"/>
              </w:rPr>
              <w:t>Mar</w:t>
            </w:r>
          </w:p>
        </w:tc>
        <w:tc>
          <w:tcPr>
            <w:tcW w:w="0" w:type="auto"/>
            <w:tcBorders>
              <w:top w:val="single" w:sz="4" w:space="0" w:color="auto"/>
              <w:left w:val="nil"/>
              <w:bottom w:val="single" w:sz="4" w:space="0" w:color="auto"/>
              <w:right w:val="nil"/>
            </w:tcBorders>
            <w:shd w:val="clear" w:color="000000" w:fill="D9D9D9"/>
            <w:noWrap/>
            <w:vAlign w:val="center"/>
            <w:hideMark/>
          </w:tcPr>
          <w:p w14:paraId="0FC10CC6" w14:textId="77777777" w:rsidR="00747BD4" w:rsidRDefault="00747BD4">
            <w:pPr>
              <w:jc w:val="center"/>
              <w:rPr>
                <w:rFonts w:ascii="Arial" w:hAnsi="Arial" w:cs="Arial"/>
                <w:b/>
                <w:bCs/>
                <w:color w:val="000000"/>
                <w:sz w:val="20"/>
                <w:szCs w:val="20"/>
              </w:rPr>
            </w:pPr>
            <w:r>
              <w:rPr>
                <w:rFonts w:ascii="Arial" w:hAnsi="Arial" w:cs="Arial"/>
                <w:b/>
                <w:bCs/>
                <w:color w:val="000000"/>
                <w:sz w:val="20"/>
                <w:szCs w:val="20"/>
              </w:rPr>
              <w:t>Apr</w:t>
            </w:r>
          </w:p>
        </w:tc>
        <w:tc>
          <w:tcPr>
            <w:tcW w:w="0" w:type="auto"/>
            <w:tcBorders>
              <w:top w:val="single" w:sz="4" w:space="0" w:color="auto"/>
              <w:left w:val="nil"/>
              <w:bottom w:val="single" w:sz="4" w:space="0" w:color="auto"/>
              <w:right w:val="nil"/>
            </w:tcBorders>
            <w:shd w:val="clear" w:color="000000" w:fill="D9D9D9"/>
            <w:noWrap/>
            <w:vAlign w:val="center"/>
            <w:hideMark/>
          </w:tcPr>
          <w:p w14:paraId="7C13B46F" w14:textId="77777777" w:rsidR="00747BD4" w:rsidRDefault="00747BD4">
            <w:pPr>
              <w:jc w:val="center"/>
              <w:rPr>
                <w:rFonts w:ascii="Arial" w:hAnsi="Arial" w:cs="Arial"/>
                <w:b/>
                <w:bCs/>
                <w:color w:val="000000"/>
                <w:sz w:val="20"/>
                <w:szCs w:val="20"/>
              </w:rPr>
            </w:pPr>
            <w:r>
              <w:rPr>
                <w:rFonts w:ascii="Arial" w:hAnsi="Arial" w:cs="Arial"/>
                <w:b/>
                <w:bCs/>
                <w:color w:val="000000"/>
                <w:sz w:val="20"/>
                <w:szCs w:val="20"/>
              </w:rPr>
              <w:t>May</w:t>
            </w:r>
          </w:p>
        </w:tc>
        <w:tc>
          <w:tcPr>
            <w:tcW w:w="0" w:type="auto"/>
            <w:tcBorders>
              <w:top w:val="single" w:sz="4" w:space="0" w:color="auto"/>
              <w:left w:val="nil"/>
              <w:bottom w:val="single" w:sz="4" w:space="0" w:color="auto"/>
              <w:right w:val="nil"/>
            </w:tcBorders>
            <w:shd w:val="clear" w:color="000000" w:fill="D9D9D9"/>
            <w:noWrap/>
            <w:vAlign w:val="center"/>
            <w:hideMark/>
          </w:tcPr>
          <w:p w14:paraId="1AFE027C" w14:textId="77777777" w:rsidR="00747BD4" w:rsidRDefault="00747BD4">
            <w:pPr>
              <w:jc w:val="center"/>
              <w:rPr>
                <w:rFonts w:ascii="Arial" w:hAnsi="Arial" w:cs="Arial"/>
                <w:b/>
                <w:bCs/>
                <w:color w:val="000000"/>
                <w:sz w:val="20"/>
                <w:szCs w:val="20"/>
              </w:rPr>
            </w:pPr>
            <w:r>
              <w:rPr>
                <w:rFonts w:ascii="Arial" w:hAnsi="Arial" w:cs="Arial"/>
                <w:b/>
                <w:bCs/>
                <w:color w:val="000000"/>
                <w:sz w:val="20"/>
                <w:szCs w:val="20"/>
              </w:rPr>
              <w:t>Jun</w:t>
            </w:r>
          </w:p>
        </w:tc>
        <w:tc>
          <w:tcPr>
            <w:tcW w:w="0" w:type="auto"/>
            <w:tcBorders>
              <w:top w:val="single" w:sz="4" w:space="0" w:color="auto"/>
              <w:left w:val="nil"/>
              <w:bottom w:val="single" w:sz="4" w:space="0" w:color="auto"/>
              <w:right w:val="nil"/>
            </w:tcBorders>
            <w:shd w:val="clear" w:color="000000" w:fill="D9D9D9"/>
            <w:noWrap/>
            <w:vAlign w:val="center"/>
            <w:hideMark/>
          </w:tcPr>
          <w:p w14:paraId="1DB201C7" w14:textId="77777777" w:rsidR="00747BD4" w:rsidRDefault="00747BD4">
            <w:pPr>
              <w:jc w:val="center"/>
              <w:rPr>
                <w:rFonts w:ascii="Arial" w:hAnsi="Arial" w:cs="Arial"/>
                <w:b/>
                <w:bCs/>
                <w:color w:val="000000"/>
                <w:sz w:val="20"/>
                <w:szCs w:val="20"/>
              </w:rPr>
            </w:pPr>
            <w:r>
              <w:rPr>
                <w:rFonts w:ascii="Arial" w:hAnsi="Arial" w:cs="Arial"/>
                <w:b/>
                <w:bCs/>
                <w:color w:val="000000"/>
                <w:sz w:val="20"/>
                <w:szCs w:val="20"/>
              </w:rPr>
              <w:t>Jul</w:t>
            </w:r>
          </w:p>
        </w:tc>
        <w:tc>
          <w:tcPr>
            <w:tcW w:w="0" w:type="auto"/>
            <w:tcBorders>
              <w:top w:val="single" w:sz="4" w:space="0" w:color="auto"/>
              <w:left w:val="nil"/>
              <w:bottom w:val="single" w:sz="4" w:space="0" w:color="auto"/>
              <w:right w:val="nil"/>
            </w:tcBorders>
            <w:shd w:val="clear" w:color="000000" w:fill="D9D9D9"/>
            <w:noWrap/>
            <w:vAlign w:val="center"/>
            <w:hideMark/>
          </w:tcPr>
          <w:p w14:paraId="50FAE1A5" w14:textId="77777777" w:rsidR="00747BD4" w:rsidRDefault="00747BD4">
            <w:pPr>
              <w:jc w:val="center"/>
              <w:rPr>
                <w:rFonts w:ascii="Arial" w:hAnsi="Arial" w:cs="Arial"/>
                <w:b/>
                <w:bCs/>
                <w:color w:val="000000"/>
                <w:sz w:val="20"/>
                <w:szCs w:val="20"/>
              </w:rPr>
            </w:pPr>
            <w:r>
              <w:rPr>
                <w:rFonts w:ascii="Arial" w:hAnsi="Arial" w:cs="Arial"/>
                <w:b/>
                <w:bCs/>
                <w:color w:val="000000"/>
                <w:sz w:val="20"/>
                <w:szCs w:val="20"/>
              </w:rPr>
              <w:t>Aug</w:t>
            </w:r>
          </w:p>
        </w:tc>
        <w:tc>
          <w:tcPr>
            <w:tcW w:w="0" w:type="auto"/>
            <w:tcBorders>
              <w:top w:val="single" w:sz="4" w:space="0" w:color="auto"/>
              <w:left w:val="nil"/>
              <w:bottom w:val="single" w:sz="4" w:space="0" w:color="auto"/>
              <w:right w:val="nil"/>
            </w:tcBorders>
            <w:shd w:val="clear" w:color="000000" w:fill="D9D9D9"/>
            <w:noWrap/>
            <w:vAlign w:val="center"/>
            <w:hideMark/>
          </w:tcPr>
          <w:p w14:paraId="43AF532E" w14:textId="77777777" w:rsidR="00747BD4" w:rsidRDefault="00747BD4">
            <w:pPr>
              <w:jc w:val="center"/>
              <w:rPr>
                <w:rFonts w:ascii="Arial" w:hAnsi="Arial" w:cs="Arial"/>
                <w:b/>
                <w:bCs/>
                <w:color w:val="000000"/>
                <w:sz w:val="20"/>
                <w:szCs w:val="20"/>
              </w:rPr>
            </w:pPr>
            <w:r>
              <w:rPr>
                <w:rFonts w:ascii="Arial" w:hAnsi="Arial" w:cs="Arial"/>
                <w:b/>
                <w:bCs/>
                <w:color w:val="000000"/>
                <w:sz w:val="20"/>
                <w:szCs w:val="20"/>
              </w:rPr>
              <w:t>Sep</w:t>
            </w:r>
          </w:p>
        </w:tc>
        <w:tc>
          <w:tcPr>
            <w:tcW w:w="0" w:type="auto"/>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3816D631" w14:textId="77777777" w:rsidR="00747BD4" w:rsidRDefault="00747BD4">
            <w:pPr>
              <w:jc w:val="center"/>
              <w:rPr>
                <w:rFonts w:ascii="Arial" w:hAnsi="Arial" w:cs="Arial"/>
                <w:b/>
                <w:bCs/>
                <w:color w:val="000000"/>
                <w:sz w:val="20"/>
                <w:szCs w:val="20"/>
              </w:rPr>
            </w:pPr>
            <w:r>
              <w:rPr>
                <w:rFonts w:ascii="Arial" w:hAnsi="Arial" w:cs="Arial"/>
                <w:b/>
                <w:bCs/>
                <w:color w:val="000000"/>
                <w:sz w:val="20"/>
                <w:szCs w:val="20"/>
              </w:rPr>
              <w:t>Total</w:t>
            </w:r>
          </w:p>
        </w:tc>
      </w:tr>
      <w:tr w:rsidR="00747BD4" w14:paraId="212E4EE1" w14:textId="77777777" w:rsidTr="00747BD4">
        <w:trPr>
          <w:trHeight w:val="345"/>
        </w:trPr>
        <w:tc>
          <w:tcPr>
            <w:tcW w:w="0" w:type="auto"/>
            <w:tcBorders>
              <w:top w:val="nil"/>
              <w:left w:val="single" w:sz="4" w:space="0" w:color="auto"/>
              <w:bottom w:val="nil"/>
              <w:right w:val="single" w:sz="4" w:space="0" w:color="auto"/>
            </w:tcBorders>
            <w:shd w:val="clear" w:color="000000" w:fill="FFFFFF"/>
            <w:noWrap/>
            <w:vAlign w:val="center"/>
            <w:hideMark/>
          </w:tcPr>
          <w:p w14:paraId="7E1815FE" w14:textId="77777777" w:rsidR="00747BD4" w:rsidRDefault="00747BD4">
            <w:pPr>
              <w:jc w:val="center"/>
              <w:rPr>
                <w:rFonts w:ascii="Arial" w:hAnsi="Arial" w:cs="Arial"/>
                <w:color w:val="000000"/>
                <w:sz w:val="20"/>
                <w:szCs w:val="20"/>
              </w:rPr>
            </w:pPr>
            <w:r>
              <w:rPr>
                <w:rFonts w:ascii="Arial" w:hAnsi="Arial" w:cs="Arial"/>
                <w:color w:val="000000"/>
                <w:sz w:val="20"/>
                <w:szCs w:val="20"/>
              </w:rPr>
              <w:t>2010</w:t>
            </w:r>
          </w:p>
        </w:tc>
        <w:tc>
          <w:tcPr>
            <w:tcW w:w="0" w:type="auto"/>
            <w:tcBorders>
              <w:top w:val="nil"/>
              <w:left w:val="nil"/>
              <w:bottom w:val="nil"/>
              <w:right w:val="nil"/>
            </w:tcBorders>
            <w:shd w:val="clear" w:color="000000" w:fill="FFFFFF"/>
            <w:noWrap/>
            <w:vAlign w:val="center"/>
            <w:hideMark/>
          </w:tcPr>
          <w:p w14:paraId="7D10A5C9" w14:textId="77777777" w:rsidR="00747BD4" w:rsidRDefault="00747BD4">
            <w:pPr>
              <w:jc w:val="center"/>
              <w:rPr>
                <w:rFonts w:ascii="Arial" w:hAnsi="Arial" w:cs="Arial"/>
                <w:color w:val="000000"/>
                <w:sz w:val="20"/>
                <w:szCs w:val="20"/>
              </w:rPr>
            </w:pPr>
            <w:r>
              <w:rPr>
                <w:rFonts w:ascii="Arial" w:hAnsi="Arial" w:cs="Arial"/>
                <w:color w:val="000000"/>
                <w:sz w:val="20"/>
                <w:szCs w:val="20"/>
              </w:rPr>
              <w:t>0</w:t>
            </w:r>
          </w:p>
        </w:tc>
        <w:tc>
          <w:tcPr>
            <w:tcW w:w="0" w:type="auto"/>
            <w:tcBorders>
              <w:top w:val="nil"/>
              <w:left w:val="nil"/>
              <w:bottom w:val="nil"/>
              <w:right w:val="nil"/>
            </w:tcBorders>
            <w:shd w:val="clear" w:color="000000" w:fill="FFFFFF"/>
            <w:noWrap/>
            <w:vAlign w:val="center"/>
            <w:hideMark/>
          </w:tcPr>
          <w:p w14:paraId="02B4FB3F" w14:textId="77777777" w:rsidR="00747BD4" w:rsidRDefault="00747BD4">
            <w:pPr>
              <w:jc w:val="center"/>
              <w:rPr>
                <w:rFonts w:ascii="Arial" w:hAnsi="Arial" w:cs="Arial"/>
                <w:color w:val="000000"/>
                <w:sz w:val="20"/>
                <w:szCs w:val="20"/>
              </w:rPr>
            </w:pPr>
            <w:r>
              <w:rPr>
                <w:rFonts w:ascii="Arial" w:hAnsi="Arial" w:cs="Arial"/>
                <w:color w:val="000000"/>
                <w:sz w:val="20"/>
                <w:szCs w:val="20"/>
              </w:rPr>
              <w:t>87</w:t>
            </w:r>
          </w:p>
        </w:tc>
        <w:tc>
          <w:tcPr>
            <w:tcW w:w="0" w:type="auto"/>
            <w:tcBorders>
              <w:top w:val="nil"/>
              <w:left w:val="nil"/>
              <w:bottom w:val="nil"/>
              <w:right w:val="nil"/>
            </w:tcBorders>
            <w:shd w:val="clear" w:color="000000" w:fill="FFFFFF"/>
            <w:noWrap/>
            <w:vAlign w:val="center"/>
            <w:hideMark/>
          </w:tcPr>
          <w:p w14:paraId="741750AA" w14:textId="77777777" w:rsidR="00747BD4" w:rsidRDefault="00747BD4">
            <w:pPr>
              <w:jc w:val="center"/>
              <w:rPr>
                <w:rFonts w:ascii="Arial" w:hAnsi="Arial" w:cs="Arial"/>
                <w:color w:val="000000"/>
                <w:sz w:val="20"/>
                <w:szCs w:val="20"/>
              </w:rPr>
            </w:pPr>
            <w:r>
              <w:rPr>
                <w:rFonts w:ascii="Arial" w:hAnsi="Arial" w:cs="Arial"/>
                <w:color w:val="000000"/>
                <w:sz w:val="20"/>
                <w:szCs w:val="20"/>
              </w:rPr>
              <w:t>56</w:t>
            </w:r>
          </w:p>
        </w:tc>
        <w:tc>
          <w:tcPr>
            <w:tcW w:w="0" w:type="auto"/>
            <w:tcBorders>
              <w:top w:val="nil"/>
              <w:left w:val="nil"/>
              <w:bottom w:val="nil"/>
              <w:right w:val="nil"/>
            </w:tcBorders>
            <w:shd w:val="clear" w:color="000000" w:fill="FFFFFF"/>
            <w:noWrap/>
            <w:vAlign w:val="center"/>
            <w:hideMark/>
          </w:tcPr>
          <w:p w14:paraId="3D7E6D1E" w14:textId="77777777" w:rsidR="00747BD4" w:rsidRDefault="00747BD4">
            <w:pPr>
              <w:jc w:val="center"/>
              <w:rPr>
                <w:rFonts w:ascii="Arial" w:hAnsi="Arial" w:cs="Arial"/>
                <w:color w:val="000000"/>
                <w:sz w:val="20"/>
                <w:szCs w:val="20"/>
              </w:rPr>
            </w:pPr>
            <w:r>
              <w:rPr>
                <w:rFonts w:ascii="Arial" w:hAnsi="Arial" w:cs="Arial"/>
                <w:color w:val="000000"/>
                <w:sz w:val="20"/>
                <w:szCs w:val="20"/>
              </w:rPr>
              <w:t>0</w:t>
            </w:r>
          </w:p>
        </w:tc>
        <w:tc>
          <w:tcPr>
            <w:tcW w:w="0" w:type="auto"/>
            <w:tcBorders>
              <w:top w:val="nil"/>
              <w:left w:val="nil"/>
              <w:bottom w:val="nil"/>
              <w:right w:val="nil"/>
            </w:tcBorders>
            <w:shd w:val="clear" w:color="000000" w:fill="FFFFFF"/>
            <w:noWrap/>
            <w:vAlign w:val="center"/>
            <w:hideMark/>
          </w:tcPr>
          <w:p w14:paraId="362CDCE9" w14:textId="77777777" w:rsidR="00747BD4" w:rsidRDefault="00747BD4">
            <w:pPr>
              <w:jc w:val="center"/>
              <w:rPr>
                <w:rFonts w:ascii="Arial" w:hAnsi="Arial" w:cs="Arial"/>
                <w:color w:val="000000"/>
                <w:sz w:val="20"/>
                <w:szCs w:val="20"/>
              </w:rPr>
            </w:pPr>
            <w:r>
              <w:rPr>
                <w:rFonts w:ascii="Arial" w:hAnsi="Arial" w:cs="Arial"/>
                <w:color w:val="000000"/>
                <w:sz w:val="20"/>
                <w:szCs w:val="20"/>
              </w:rPr>
              <w:t>1</w:t>
            </w:r>
            <w:r>
              <w:rPr>
                <w:rFonts w:ascii="Arial" w:hAnsi="Arial" w:cs="Arial"/>
                <w:color w:val="000000"/>
                <w:vertAlign w:val="superscript"/>
              </w:rPr>
              <w:t>*</w:t>
            </w:r>
          </w:p>
        </w:tc>
        <w:tc>
          <w:tcPr>
            <w:tcW w:w="0" w:type="auto"/>
            <w:tcBorders>
              <w:top w:val="nil"/>
              <w:left w:val="nil"/>
              <w:bottom w:val="nil"/>
              <w:right w:val="nil"/>
            </w:tcBorders>
            <w:shd w:val="clear" w:color="000000" w:fill="FFFFFF"/>
            <w:noWrap/>
            <w:vAlign w:val="center"/>
            <w:hideMark/>
          </w:tcPr>
          <w:p w14:paraId="72239548" w14:textId="77777777" w:rsidR="00747BD4" w:rsidRDefault="00747BD4">
            <w:pPr>
              <w:jc w:val="center"/>
              <w:rPr>
                <w:rFonts w:ascii="Arial" w:hAnsi="Arial" w:cs="Arial"/>
                <w:color w:val="000000"/>
                <w:sz w:val="20"/>
                <w:szCs w:val="20"/>
              </w:rPr>
            </w:pPr>
            <w:r>
              <w:rPr>
                <w:rFonts w:ascii="Arial" w:hAnsi="Arial" w:cs="Arial"/>
                <w:color w:val="000000"/>
                <w:sz w:val="20"/>
                <w:szCs w:val="20"/>
              </w:rPr>
              <w:t>43</w:t>
            </w:r>
          </w:p>
        </w:tc>
        <w:tc>
          <w:tcPr>
            <w:tcW w:w="0" w:type="auto"/>
            <w:tcBorders>
              <w:top w:val="nil"/>
              <w:left w:val="nil"/>
              <w:bottom w:val="nil"/>
              <w:right w:val="nil"/>
            </w:tcBorders>
            <w:shd w:val="clear" w:color="000000" w:fill="FFFFFF"/>
            <w:noWrap/>
            <w:vAlign w:val="center"/>
            <w:hideMark/>
          </w:tcPr>
          <w:p w14:paraId="5A22E5AA" w14:textId="77777777" w:rsidR="00747BD4" w:rsidRDefault="00747BD4">
            <w:pPr>
              <w:jc w:val="center"/>
              <w:rPr>
                <w:rFonts w:ascii="Arial" w:hAnsi="Arial" w:cs="Arial"/>
                <w:color w:val="000000"/>
                <w:sz w:val="20"/>
                <w:szCs w:val="20"/>
              </w:rPr>
            </w:pPr>
            <w:r>
              <w:rPr>
                <w:rFonts w:ascii="Arial" w:hAnsi="Arial" w:cs="Arial"/>
                <w:color w:val="000000"/>
                <w:sz w:val="20"/>
                <w:szCs w:val="20"/>
              </w:rPr>
              <w:t>0</w:t>
            </w:r>
          </w:p>
        </w:tc>
        <w:tc>
          <w:tcPr>
            <w:tcW w:w="0" w:type="auto"/>
            <w:tcBorders>
              <w:top w:val="nil"/>
              <w:left w:val="nil"/>
              <w:bottom w:val="nil"/>
              <w:right w:val="nil"/>
            </w:tcBorders>
            <w:shd w:val="clear" w:color="000000" w:fill="FFFFFF"/>
            <w:noWrap/>
            <w:vAlign w:val="center"/>
            <w:hideMark/>
          </w:tcPr>
          <w:p w14:paraId="07D18400" w14:textId="77777777" w:rsidR="00747BD4" w:rsidRDefault="00747BD4">
            <w:pPr>
              <w:jc w:val="center"/>
              <w:rPr>
                <w:rFonts w:ascii="Arial" w:hAnsi="Arial" w:cs="Arial"/>
                <w:color w:val="000000"/>
                <w:sz w:val="20"/>
                <w:szCs w:val="20"/>
              </w:rPr>
            </w:pPr>
            <w:r>
              <w:rPr>
                <w:rFonts w:ascii="Arial" w:hAnsi="Arial" w:cs="Arial"/>
                <w:color w:val="000000"/>
                <w:sz w:val="20"/>
                <w:szCs w:val="20"/>
              </w:rPr>
              <w:t>0</w:t>
            </w:r>
          </w:p>
        </w:tc>
        <w:tc>
          <w:tcPr>
            <w:tcW w:w="0" w:type="auto"/>
            <w:tcBorders>
              <w:top w:val="nil"/>
              <w:left w:val="single" w:sz="4" w:space="0" w:color="auto"/>
              <w:bottom w:val="nil"/>
              <w:right w:val="single" w:sz="4" w:space="0" w:color="auto"/>
            </w:tcBorders>
            <w:shd w:val="clear" w:color="000000" w:fill="FFFFFF"/>
            <w:noWrap/>
            <w:vAlign w:val="center"/>
            <w:hideMark/>
          </w:tcPr>
          <w:p w14:paraId="0BC1B44B" w14:textId="77777777" w:rsidR="00747BD4" w:rsidRDefault="00747BD4">
            <w:pPr>
              <w:jc w:val="center"/>
              <w:rPr>
                <w:rFonts w:ascii="Arial" w:hAnsi="Arial" w:cs="Arial"/>
                <w:color w:val="000000"/>
                <w:sz w:val="20"/>
                <w:szCs w:val="20"/>
              </w:rPr>
            </w:pPr>
            <w:r>
              <w:rPr>
                <w:rFonts w:ascii="Arial" w:hAnsi="Arial" w:cs="Arial"/>
                <w:color w:val="000000"/>
                <w:sz w:val="20"/>
                <w:szCs w:val="20"/>
              </w:rPr>
              <w:t>187</w:t>
            </w:r>
          </w:p>
        </w:tc>
      </w:tr>
      <w:tr w:rsidR="00747BD4" w14:paraId="1E2A00A4" w14:textId="77777777" w:rsidTr="00747BD4">
        <w:trPr>
          <w:trHeight w:val="295"/>
        </w:trPr>
        <w:tc>
          <w:tcPr>
            <w:tcW w:w="0" w:type="auto"/>
            <w:tcBorders>
              <w:top w:val="nil"/>
              <w:left w:val="single" w:sz="4" w:space="0" w:color="auto"/>
              <w:bottom w:val="nil"/>
              <w:right w:val="single" w:sz="4" w:space="0" w:color="auto"/>
            </w:tcBorders>
            <w:shd w:val="clear" w:color="000000" w:fill="FFFFFF"/>
            <w:noWrap/>
            <w:vAlign w:val="center"/>
            <w:hideMark/>
          </w:tcPr>
          <w:p w14:paraId="0894D8F8" w14:textId="77777777" w:rsidR="00747BD4" w:rsidRDefault="00747BD4">
            <w:pPr>
              <w:jc w:val="center"/>
              <w:rPr>
                <w:rFonts w:ascii="Arial" w:hAnsi="Arial" w:cs="Arial"/>
                <w:color w:val="000000"/>
                <w:sz w:val="20"/>
                <w:szCs w:val="20"/>
              </w:rPr>
            </w:pPr>
            <w:r>
              <w:rPr>
                <w:rFonts w:ascii="Arial" w:hAnsi="Arial" w:cs="Arial"/>
                <w:color w:val="000000"/>
                <w:sz w:val="20"/>
                <w:szCs w:val="20"/>
              </w:rPr>
              <w:t>2011</w:t>
            </w:r>
          </w:p>
        </w:tc>
        <w:tc>
          <w:tcPr>
            <w:tcW w:w="0" w:type="auto"/>
            <w:tcBorders>
              <w:top w:val="nil"/>
              <w:left w:val="nil"/>
              <w:bottom w:val="nil"/>
              <w:right w:val="nil"/>
            </w:tcBorders>
            <w:shd w:val="clear" w:color="000000" w:fill="FFFFFF"/>
            <w:noWrap/>
            <w:vAlign w:val="center"/>
            <w:hideMark/>
          </w:tcPr>
          <w:p w14:paraId="515463A8" w14:textId="77777777" w:rsidR="00747BD4" w:rsidRDefault="00747BD4">
            <w:pPr>
              <w:jc w:val="center"/>
              <w:rPr>
                <w:rFonts w:ascii="Arial" w:hAnsi="Arial" w:cs="Arial"/>
                <w:color w:val="000000"/>
                <w:sz w:val="20"/>
                <w:szCs w:val="20"/>
              </w:rPr>
            </w:pPr>
            <w:r>
              <w:rPr>
                <w:rFonts w:ascii="Arial" w:hAnsi="Arial" w:cs="Arial"/>
                <w:color w:val="000000"/>
                <w:sz w:val="20"/>
                <w:szCs w:val="20"/>
              </w:rPr>
              <w:t>40</w:t>
            </w:r>
          </w:p>
        </w:tc>
        <w:tc>
          <w:tcPr>
            <w:tcW w:w="0" w:type="auto"/>
            <w:tcBorders>
              <w:top w:val="nil"/>
              <w:left w:val="nil"/>
              <w:bottom w:val="nil"/>
              <w:right w:val="nil"/>
            </w:tcBorders>
            <w:shd w:val="clear" w:color="000000" w:fill="FFFFFF"/>
            <w:noWrap/>
            <w:vAlign w:val="center"/>
            <w:hideMark/>
          </w:tcPr>
          <w:p w14:paraId="2D7FFB66" w14:textId="77777777" w:rsidR="00747BD4" w:rsidRDefault="00747BD4">
            <w:pPr>
              <w:jc w:val="center"/>
              <w:rPr>
                <w:rFonts w:ascii="Arial" w:hAnsi="Arial" w:cs="Arial"/>
                <w:color w:val="000000"/>
                <w:sz w:val="20"/>
                <w:szCs w:val="20"/>
              </w:rPr>
            </w:pPr>
            <w:r>
              <w:rPr>
                <w:rFonts w:ascii="Arial" w:hAnsi="Arial" w:cs="Arial"/>
                <w:color w:val="000000"/>
                <w:sz w:val="20"/>
                <w:szCs w:val="20"/>
              </w:rPr>
              <w:t>53</w:t>
            </w:r>
          </w:p>
        </w:tc>
        <w:tc>
          <w:tcPr>
            <w:tcW w:w="0" w:type="auto"/>
            <w:tcBorders>
              <w:top w:val="nil"/>
              <w:left w:val="nil"/>
              <w:bottom w:val="nil"/>
              <w:right w:val="nil"/>
            </w:tcBorders>
            <w:shd w:val="clear" w:color="000000" w:fill="FFFFFF"/>
            <w:noWrap/>
            <w:vAlign w:val="center"/>
            <w:hideMark/>
          </w:tcPr>
          <w:p w14:paraId="21DC49F4" w14:textId="77777777" w:rsidR="00747BD4" w:rsidRDefault="00747BD4">
            <w:pPr>
              <w:jc w:val="center"/>
              <w:rPr>
                <w:rFonts w:ascii="Arial" w:hAnsi="Arial" w:cs="Arial"/>
                <w:color w:val="000000"/>
                <w:sz w:val="20"/>
                <w:szCs w:val="20"/>
              </w:rPr>
            </w:pPr>
            <w:r>
              <w:rPr>
                <w:rFonts w:ascii="Arial" w:hAnsi="Arial" w:cs="Arial"/>
                <w:color w:val="000000"/>
                <w:sz w:val="20"/>
                <w:szCs w:val="20"/>
              </w:rPr>
              <w:t>42</w:t>
            </w:r>
          </w:p>
        </w:tc>
        <w:tc>
          <w:tcPr>
            <w:tcW w:w="0" w:type="auto"/>
            <w:tcBorders>
              <w:top w:val="nil"/>
              <w:left w:val="nil"/>
              <w:bottom w:val="nil"/>
              <w:right w:val="nil"/>
            </w:tcBorders>
            <w:shd w:val="clear" w:color="000000" w:fill="FFFFFF"/>
            <w:noWrap/>
            <w:vAlign w:val="center"/>
            <w:hideMark/>
          </w:tcPr>
          <w:p w14:paraId="1B0DDD93" w14:textId="77777777" w:rsidR="00747BD4" w:rsidRDefault="00747BD4">
            <w:pPr>
              <w:jc w:val="center"/>
              <w:rPr>
                <w:rFonts w:ascii="Arial" w:hAnsi="Arial" w:cs="Arial"/>
                <w:color w:val="000000"/>
                <w:sz w:val="20"/>
                <w:szCs w:val="20"/>
              </w:rPr>
            </w:pPr>
            <w:r>
              <w:rPr>
                <w:rFonts w:ascii="Arial" w:hAnsi="Arial" w:cs="Arial"/>
                <w:color w:val="000000"/>
                <w:sz w:val="20"/>
                <w:szCs w:val="20"/>
              </w:rPr>
              <w:t>29</w:t>
            </w:r>
          </w:p>
        </w:tc>
        <w:tc>
          <w:tcPr>
            <w:tcW w:w="0" w:type="auto"/>
            <w:tcBorders>
              <w:top w:val="nil"/>
              <w:left w:val="nil"/>
              <w:bottom w:val="nil"/>
              <w:right w:val="nil"/>
            </w:tcBorders>
            <w:shd w:val="clear" w:color="000000" w:fill="FFFFFF"/>
            <w:noWrap/>
            <w:vAlign w:val="center"/>
            <w:hideMark/>
          </w:tcPr>
          <w:p w14:paraId="7DFA1243" w14:textId="77777777" w:rsidR="00747BD4" w:rsidRDefault="00747BD4">
            <w:pPr>
              <w:jc w:val="center"/>
              <w:rPr>
                <w:rFonts w:ascii="Arial" w:hAnsi="Arial" w:cs="Arial"/>
                <w:color w:val="000000"/>
                <w:sz w:val="20"/>
                <w:szCs w:val="20"/>
              </w:rPr>
            </w:pPr>
            <w:r>
              <w:rPr>
                <w:rFonts w:ascii="Arial" w:hAnsi="Arial" w:cs="Arial"/>
                <w:color w:val="000000"/>
                <w:sz w:val="20"/>
                <w:szCs w:val="20"/>
              </w:rPr>
              <w:t>0</w:t>
            </w:r>
          </w:p>
        </w:tc>
        <w:tc>
          <w:tcPr>
            <w:tcW w:w="0" w:type="auto"/>
            <w:tcBorders>
              <w:top w:val="nil"/>
              <w:left w:val="nil"/>
              <w:bottom w:val="nil"/>
              <w:right w:val="nil"/>
            </w:tcBorders>
            <w:shd w:val="clear" w:color="000000" w:fill="FFFFFF"/>
            <w:noWrap/>
            <w:vAlign w:val="center"/>
            <w:hideMark/>
          </w:tcPr>
          <w:p w14:paraId="7D9B8793" w14:textId="77777777" w:rsidR="00747BD4" w:rsidRDefault="00747BD4">
            <w:pPr>
              <w:jc w:val="center"/>
              <w:rPr>
                <w:rFonts w:ascii="Arial" w:hAnsi="Arial" w:cs="Arial"/>
                <w:color w:val="000000"/>
                <w:sz w:val="20"/>
                <w:szCs w:val="20"/>
              </w:rPr>
            </w:pPr>
            <w:r>
              <w:rPr>
                <w:rFonts w:ascii="Arial" w:hAnsi="Arial" w:cs="Arial"/>
                <w:color w:val="000000"/>
                <w:sz w:val="20"/>
                <w:szCs w:val="20"/>
              </w:rPr>
              <w:t>0</w:t>
            </w:r>
          </w:p>
        </w:tc>
        <w:tc>
          <w:tcPr>
            <w:tcW w:w="0" w:type="auto"/>
            <w:tcBorders>
              <w:top w:val="nil"/>
              <w:left w:val="nil"/>
              <w:bottom w:val="nil"/>
              <w:right w:val="nil"/>
            </w:tcBorders>
            <w:shd w:val="clear" w:color="000000" w:fill="FFFFFF"/>
            <w:noWrap/>
            <w:vAlign w:val="center"/>
            <w:hideMark/>
          </w:tcPr>
          <w:p w14:paraId="52AD20B1" w14:textId="77777777" w:rsidR="00747BD4" w:rsidRDefault="00747BD4">
            <w:pPr>
              <w:jc w:val="center"/>
              <w:rPr>
                <w:rFonts w:ascii="Arial" w:hAnsi="Arial" w:cs="Arial"/>
                <w:color w:val="000000"/>
                <w:sz w:val="20"/>
                <w:szCs w:val="20"/>
              </w:rPr>
            </w:pPr>
            <w:r>
              <w:rPr>
                <w:rFonts w:ascii="Arial" w:hAnsi="Arial" w:cs="Arial"/>
                <w:color w:val="000000"/>
                <w:sz w:val="20"/>
                <w:szCs w:val="20"/>
              </w:rPr>
              <w:t>0</w:t>
            </w:r>
          </w:p>
        </w:tc>
        <w:tc>
          <w:tcPr>
            <w:tcW w:w="0" w:type="auto"/>
            <w:tcBorders>
              <w:top w:val="nil"/>
              <w:left w:val="nil"/>
              <w:bottom w:val="nil"/>
              <w:right w:val="nil"/>
            </w:tcBorders>
            <w:shd w:val="clear" w:color="000000" w:fill="FFFFFF"/>
            <w:noWrap/>
            <w:vAlign w:val="center"/>
            <w:hideMark/>
          </w:tcPr>
          <w:p w14:paraId="56CBFDBE" w14:textId="77777777" w:rsidR="00747BD4" w:rsidRDefault="00747BD4">
            <w:pPr>
              <w:jc w:val="center"/>
              <w:rPr>
                <w:rFonts w:ascii="Arial" w:hAnsi="Arial" w:cs="Arial"/>
                <w:color w:val="000000"/>
                <w:sz w:val="20"/>
                <w:szCs w:val="20"/>
              </w:rPr>
            </w:pPr>
            <w:r>
              <w:rPr>
                <w:rFonts w:ascii="Arial" w:hAnsi="Arial" w:cs="Arial"/>
                <w:color w:val="000000"/>
                <w:sz w:val="20"/>
                <w:szCs w:val="20"/>
              </w:rPr>
              <w:t>0</w:t>
            </w:r>
          </w:p>
        </w:tc>
        <w:tc>
          <w:tcPr>
            <w:tcW w:w="0" w:type="auto"/>
            <w:tcBorders>
              <w:top w:val="nil"/>
              <w:left w:val="single" w:sz="4" w:space="0" w:color="auto"/>
              <w:bottom w:val="nil"/>
              <w:right w:val="single" w:sz="4" w:space="0" w:color="auto"/>
            </w:tcBorders>
            <w:shd w:val="clear" w:color="000000" w:fill="FFFFFF"/>
            <w:noWrap/>
            <w:vAlign w:val="center"/>
            <w:hideMark/>
          </w:tcPr>
          <w:p w14:paraId="6AD23AE3" w14:textId="77777777" w:rsidR="00747BD4" w:rsidRDefault="00747BD4">
            <w:pPr>
              <w:jc w:val="center"/>
              <w:rPr>
                <w:rFonts w:ascii="Arial" w:hAnsi="Arial" w:cs="Arial"/>
                <w:color w:val="000000"/>
                <w:sz w:val="20"/>
                <w:szCs w:val="20"/>
              </w:rPr>
            </w:pPr>
            <w:r>
              <w:rPr>
                <w:rFonts w:ascii="Arial" w:hAnsi="Arial" w:cs="Arial"/>
                <w:color w:val="000000"/>
                <w:sz w:val="20"/>
                <w:szCs w:val="20"/>
              </w:rPr>
              <w:t>164</w:t>
            </w:r>
          </w:p>
        </w:tc>
      </w:tr>
      <w:tr w:rsidR="00747BD4" w14:paraId="3F7890CC" w14:textId="77777777" w:rsidTr="00747BD4">
        <w:trPr>
          <w:trHeight w:val="295"/>
        </w:trPr>
        <w:tc>
          <w:tcPr>
            <w:tcW w:w="0" w:type="auto"/>
            <w:tcBorders>
              <w:top w:val="nil"/>
              <w:left w:val="single" w:sz="4" w:space="0" w:color="auto"/>
              <w:bottom w:val="nil"/>
              <w:right w:val="single" w:sz="4" w:space="0" w:color="auto"/>
            </w:tcBorders>
            <w:shd w:val="clear" w:color="000000" w:fill="FFFFFF"/>
            <w:noWrap/>
            <w:vAlign w:val="center"/>
            <w:hideMark/>
          </w:tcPr>
          <w:p w14:paraId="4C6755E4" w14:textId="77777777" w:rsidR="00747BD4" w:rsidRDefault="00747BD4">
            <w:pPr>
              <w:jc w:val="center"/>
              <w:rPr>
                <w:rFonts w:ascii="Arial" w:hAnsi="Arial" w:cs="Arial"/>
                <w:color w:val="000000"/>
                <w:sz w:val="20"/>
                <w:szCs w:val="20"/>
              </w:rPr>
            </w:pPr>
            <w:r>
              <w:rPr>
                <w:rFonts w:ascii="Arial" w:hAnsi="Arial" w:cs="Arial"/>
                <w:color w:val="000000"/>
                <w:sz w:val="20"/>
                <w:szCs w:val="20"/>
              </w:rPr>
              <w:t>2012</w:t>
            </w:r>
          </w:p>
        </w:tc>
        <w:tc>
          <w:tcPr>
            <w:tcW w:w="0" w:type="auto"/>
            <w:tcBorders>
              <w:top w:val="nil"/>
              <w:left w:val="nil"/>
              <w:bottom w:val="nil"/>
              <w:right w:val="nil"/>
            </w:tcBorders>
            <w:shd w:val="clear" w:color="000000" w:fill="FFFFFF"/>
            <w:noWrap/>
            <w:vAlign w:val="center"/>
            <w:hideMark/>
          </w:tcPr>
          <w:p w14:paraId="3356DC27" w14:textId="77777777" w:rsidR="00747BD4" w:rsidRDefault="00747BD4">
            <w:pPr>
              <w:jc w:val="center"/>
              <w:rPr>
                <w:rFonts w:ascii="Arial" w:hAnsi="Arial" w:cs="Arial"/>
                <w:color w:val="000000"/>
                <w:sz w:val="20"/>
                <w:szCs w:val="20"/>
              </w:rPr>
            </w:pPr>
            <w:r>
              <w:rPr>
                <w:rFonts w:ascii="Arial" w:hAnsi="Arial" w:cs="Arial"/>
                <w:color w:val="000000"/>
                <w:sz w:val="20"/>
                <w:szCs w:val="20"/>
              </w:rPr>
              <w:t>0</w:t>
            </w:r>
          </w:p>
        </w:tc>
        <w:tc>
          <w:tcPr>
            <w:tcW w:w="0" w:type="auto"/>
            <w:tcBorders>
              <w:top w:val="nil"/>
              <w:left w:val="nil"/>
              <w:bottom w:val="nil"/>
              <w:right w:val="nil"/>
            </w:tcBorders>
            <w:shd w:val="clear" w:color="000000" w:fill="FFFFFF"/>
            <w:noWrap/>
            <w:vAlign w:val="center"/>
            <w:hideMark/>
          </w:tcPr>
          <w:p w14:paraId="26489338" w14:textId="77777777" w:rsidR="00747BD4" w:rsidRDefault="00747BD4">
            <w:pPr>
              <w:jc w:val="center"/>
              <w:rPr>
                <w:rFonts w:ascii="Arial" w:hAnsi="Arial" w:cs="Arial"/>
                <w:color w:val="000000"/>
                <w:sz w:val="20"/>
                <w:szCs w:val="20"/>
              </w:rPr>
            </w:pPr>
            <w:r>
              <w:rPr>
                <w:rFonts w:ascii="Arial" w:hAnsi="Arial" w:cs="Arial"/>
                <w:color w:val="000000"/>
                <w:sz w:val="20"/>
                <w:szCs w:val="20"/>
              </w:rPr>
              <w:t>42</w:t>
            </w:r>
          </w:p>
        </w:tc>
        <w:tc>
          <w:tcPr>
            <w:tcW w:w="0" w:type="auto"/>
            <w:tcBorders>
              <w:top w:val="nil"/>
              <w:left w:val="nil"/>
              <w:bottom w:val="nil"/>
              <w:right w:val="nil"/>
            </w:tcBorders>
            <w:shd w:val="clear" w:color="000000" w:fill="FFFFFF"/>
            <w:noWrap/>
            <w:vAlign w:val="center"/>
            <w:hideMark/>
          </w:tcPr>
          <w:p w14:paraId="49449705" w14:textId="77777777" w:rsidR="00747BD4" w:rsidRDefault="00747BD4">
            <w:pPr>
              <w:jc w:val="center"/>
              <w:rPr>
                <w:rFonts w:ascii="Arial" w:hAnsi="Arial" w:cs="Arial"/>
                <w:color w:val="000000"/>
                <w:sz w:val="20"/>
                <w:szCs w:val="20"/>
              </w:rPr>
            </w:pPr>
            <w:r>
              <w:rPr>
                <w:rFonts w:ascii="Arial" w:hAnsi="Arial" w:cs="Arial"/>
                <w:color w:val="000000"/>
                <w:sz w:val="20"/>
                <w:szCs w:val="20"/>
              </w:rPr>
              <w:t>0</w:t>
            </w:r>
          </w:p>
        </w:tc>
        <w:tc>
          <w:tcPr>
            <w:tcW w:w="0" w:type="auto"/>
            <w:tcBorders>
              <w:top w:val="nil"/>
              <w:left w:val="nil"/>
              <w:bottom w:val="nil"/>
              <w:right w:val="nil"/>
            </w:tcBorders>
            <w:shd w:val="clear" w:color="000000" w:fill="FFFFFF"/>
            <w:noWrap/>
            <w:vAlign w:val="center"/>
            <w:hideMark/>
          </w:tcPr>
          <w:p w14:paraId="67628630" w14:textId="77777777" w:rsidR="00747BD4" w:rsidRDefault="00747BD4">
            <w:pPr>
              <w:jc w:val="center"/>
              <w:rPr>
                <w:rFonts w:ascii="Arial" w:hAnsi="Arial" w:cs="Arial"/>
                <w:color w:val="000000"/>
                <w:sz w:val="20"/>
                <w:szCs w:val="20"/>
              </w:rPr>
            </w:pPr>
            <w:r>
              <w:rPr>
                <w:rFonts w:ascii="Arial" w:hAnsi="Arial" w:cs="Arial"/>
                <w:color w:val="000000"/>
                <w:sz w:val="20"/>
                <w:szCs w:val="20"/>
              </w:rPr>
              <w:t>0</w:t>
            </w:r>
          </w:p>
        </w:tc>
        <w:tc>
          <w:tcPr>
            <w:tcW w:w="0" w:type="auto"/>
            <w:tcBorders>
              <w:top w:val="nil"/>
              <w:left w:val="nil"/>
              <w:bottom w:val="nil"/>
              <w:right w:val="nil"/>
            </w:tcBorders>
            <w:shd w:val="clear" w:color="000000" w:fill="FFFFFF"/>
            <w:noWrap/>
            <w:vAlign w:val="center"/>
            <w:hideMark/>
          </w:tcPr>
          <w:p w14:paraId="49C2C471" w14:textId="77777777" w:rsidR="00747BD4" w:rsidRDefault="00747BD4">
            <w:pPr>
              <w:jc w:val="center"/>
              <w:rPr>
                <w:rFonts w:ascii="Arial" w:hAnsi="Arial" w:cs="Arial"/>
                <w:color w:val="000000"/>
                <w:sz w:val="20"/>
                <w:szCs w:val="20"/>
              </w:rPr>
            </w:pPr>
            <w:r>
              <w:rPr>
                <w:rFonts w:ascii="Arial" w:hAnsi="Arial" w:cs="Arial"/>
                <w:color w:val="000000"/>
                <w:sz w:val="20"/>
                <w:szCs w:val="20"/>
              </w:rPr>
              <w:t>0</w:t>
            </w:r>
          </w:p>
        </w:tc>
        <w:tc>
          <w:tcPr>
            <w:tcW w:w="0" w:type="auto"/>
            <w:tcBorders>
              <w:top w:val="nil"/>
              <w:left w:val="nil"/>
              <w:bottom w:val="nil"/>
              <w:right w:val="nil"/>
            </w:tcBorders>
            <w:shd w:val="clear" w:color="000000" w:fill="FFFFFF"/>
            <w:noWrap/>
            <w:vAlign w:val="center"/>
            <w:hideMark/>
          </w:tcPr>
          <w:p w14:paraId="4FF6F732" w14:textId="77777777" w:rsidR="00747BD4" w:rsidRDefault="00747BD4">
            <w:pPr>
              <w:jc w:val="center"/>
              <w:rPr>
                <w:rFonts w:ascii="Arial" w:hAnsi="Arial" w:cs="Arial"/>
                <w:color w:val="000000"/>
                <w:sz w:val="20"/>
                <w:szCs w:val="20"/>
              </w:rPr>
            </w:pPr>
            <w:r>
              <w:rPr>
                <w:rFonts w:ascii="Arial" w:hAnsi="Arial" w:cs="Arial"/>
                <w:color w:val="000000"/>
                <w:sz w:val="20"/>
                <w:szCs w:val="20"/>
              </w:rPr>
              <w:t>0</w:t>
            </w:r>
          </w:p>
        </w:tc>
        <w:tc>
          <w:tcPr>
            <w:tcW w:w="0" w:type="auto"/>
            <w:tcBorders>
              <w:top w:val="nil"/>
              <w:left w:val="nil"/>
              <w:bottom w:val="nil"/>
              <w:right w:val="nil"/>
            </w:tcBorders>
            <w:shd w:val="clear" w:color="000000" w:fill="FFFFFF"/>
            <w:noWrap/>
            <w:vAlign w:val="center"/>
            <w:hideMark/>
          </w:tcPr>
          <w:p w14:paraId="50761254" w14:textId="77777777" w:rsidR="00747BD4" w:rsidRDefault="00747BD4">
            <w:pPr>
              <w:jc w:val="center"/>
              <w:rPr>
                <w:rFonts w:ascii="Arial" w:hAnsi="Arial" w:cs="Arial"/>
                <w:color w:val="000000"/>
                <w:sz w:val="20"/>
                <w:szCs w:val="20"/>
              </w:rPr>
            </w:pPr>
            <w:r>
              <w:rPr>
                <w:rFonts w:ascii="Arial" w:hAnsi="Arial" w:cs="Arial"/>
                <w:color w:val="000000"/>
                <w:sz w:val="20"/>
                <w:szCs w:val="20"/>
              </w:rPr>
              <w:t>0</w:t>
            </w:r>
          </w:p>
        </w:tc>
        <w:tc>
          <w:tcPr>
            <w:tcW w:w="0" w:type="auto"/>
            <w:tcBorders>
              <w:top w:val="nil"/>
              <w:left w:val="nil"/>
              <w:bottom w:val="nil"/>
              <w:right w:val="nil"/>
            </w:tcBorders>
            <w:shd w:val="clear" w:color="000000" w:fill="FFFFFF"/>
            <w:noWrap/>
            <w:vAlign w:val="center"/>
            <w:hideMark/>
          </w:tcPr>
          <w:p w14:paraId="5CAA0033" w14:textId="77777777" w:rsidR="00747BD4" w:rsidRDefault="00747BD4">
            <w:pPr>
              <w:jc w:val="center"/>
              <w:rPr>
                <w:rFonts w:ascii="Arial" w:hAnsi="Arial" w:cs="Arial"/>
                <w:color w:val="000000"/>
                <w:sz w:val="20"/>
                <w:szCs w:val="20"/>
              </w:rPr>
            </w:pPr>
            <w:r>
              <w:rPr>
                <w:rFonts w:ascii="Arial" w:hAnsi="Arial" w:cs="Arial"/>
                <w:color w:val="000000"/>
                <w:sz w:val="20"/>
                <w:szCs w:val="20"/>
              </w:rPr>
              <w:t>0</w:t>
            </w:r>
          </w:p>
        </w:tc>
        <w:tc>
          <w:tcPr>
            <w:tcW w:w="0" w:type="auto"/>
            <w:tcBorders>
              <w:top w:val="nil"/>
              <w:left w:val="single" w:sz="4" w:space="0" w:color="auto"/>
              <w:bottom w:val="nil"/>
              <w:right w:val="single" w:sz="4" w:space="0" w:color="auto"/>
            </w:tcBorders>
            <w:shd w:val="clear" w:color="000000" w:fill="FFFFFF"/>
            <w:noWrap/>
            <w:vAlign w:val="center"/>
            <w:hideMark/>
          </w:tcPr>
          <w:p w14:paraId="00D67CA6" w14:textId="77777777" w:rsidR="00747BD4" w:rsidRDefault="00747BD4">
            <w:pPr>
              <w:jc w:val="center"/>
              <w:rPr>
                <w:rFonts w:ascii="Arial" w:hAnsi="Arial" w:cs="Arial"/>
                <w:color w:val="000000"/>
                <w:sz w:val="20"/>
                <w:szCs w:val="20"/>
              </w:rPr>
            </w:pPr>
            <w:r>
              <w:rPr>
                <w:rFonts w:ascii="Arial" w:hAnsi="Arial" w:cs="Arial"/>
                <w:color w:val="000000"/>
                <w:sz w:val="20"/>
                <w:szCs w:val="20"/>
              </w:rPr>
              <w:t>42</w:t>
            </w:r>
          </w:p>
        </w:tc>
      </w:tr>
      <w:tr w:rsidR="00747BD4" w14:paraId="1D9F6F06" w14:textId="77777777" w:rsidTr="00747BD4">
        <w:trPr>
          <w:trHeight w:val="295"/>
        </w:trPr>
        <w:tc>
          <w:tcPr>
            <w:tcW w:w="0" w:type="auto"/>
            <w:tcBorders>
              <w:top w:val="nil"/>
              <w:left w:val="single" w:sz="4" w:space="0" w:color="auto"/>
              <w:bottom w:val="nil"/>
              <w:right w:val="single" w:sz="4" w:space="0" w:color="auto"/>
            </w:tcBorders>
            <w:shd w:val="clear" w:color="000000" w:fill="FFFFFF"/>
            <w:noWrap/>
            <w:vAlign w:val="center"/>
            <w:hideMark/>
          </w:tcPr>
          <w:p w14:paraId="0F57A733" w14:textId="77777777" w:rsidR="00747BD4" w:rsidRDefault="00747BD4">
            <w:pPr>
              <w:jc w:val="center"/>
              <w:rPr>
                <w:rFonts w:ascii="Arial" w:hAnsi="Arial" w:cs="Arial"/>
                <w:color w:val="000000"/>
                <w:sz w:val="20"/>
                <w:szCs w:val="20"/>
              </w:rPr>
            </w:pPr>
            <w:r>
              <w:rPr>
                <w:rFonts w:ascii="Arial" w:hAnsi="Arial" w:cs="Arial"/>
                <w:color w:val="000000"/>
                <w:sz w:val="20"/>
                <w:szCs w:val="20"/>
              </w:rPr>
              <w:t>2013</w:t>
            </w:r>
          </w:p>
        </w:tc>
        <w:tc>
          <w:tcPr>
            <w:tcW w:w="0" w:type="auto"/>
            <w:tcBorders>
              <w:top w:val="nil"/>
              <w:left w:val="nil"/>
              <w:bottom w:val="nil"/>
              <w:right w:val="nil"/>
            </w:tcBorders>
            <w:shd w:val="clear" w:color="000000" w:fill="FFFFFF"/>
            <w:noWrap/>
            <w:vAlign w:val="center"/>
            <w:hideMark/>
          </w:tcPr>
          <w:p w14:paraId="30B5FA3D" w14:textId="77777777" w:rsidR="00747BD4" w:rsidRDefault="00747BD4">
            <w:pPr>
              <w:jc w:val="center"/>
              <w:rPr>
                <w:rFonts w:ascii="Arial" w:hAnsi="Arial" w:cs="Arial"/>
                <w:color w:val="000000"/>
                <w:sz w:val="20"/>
                <w:szCs w:val="20"/>
              </w:rPr>
            </w:pPr>
            <w:r>
              <w:rPr>
                <w:rFonts w:ascii="Arial" w:hAnsi="Arial" w:cs="Arial"/>
                <w:color w:val="000000"/>
                <w:sz w:val="20"/>
                <w:szCs w:val="20"/>
              </w:rPr>
              <w:t>0</w:t>
            </w:r>
          </w:p>
        </w:tc>
        <w:tc>
          <w:tcPr>
            <w:tcW w:w="0" w:type="auto"/>
            <w:tcBorders>
              <w:top w:val="nil"/>
              <w:left w:val="nil"/>
              <w:bottom w:val="nil"/>
              <w:right w:val="nil"/>
            </w:tcBorders>
            <w:shd w:val="clear" w:color="000000" w:fill="FFFFFF"/>
            <w:noWrap/>
            <w:vAlign w:val="center"/>
            <w:hideMark/>
          </w:tcPr>
          <w:p w14:paraId="504DBE2A" w14:textId="77777777" w:rsidR="00747BD4" w:rsidRDefault="00747BD4">
            <w:pPr>
              <w:jc w:val="center"/>
              <w:rPr>
                <w:rFonts w:ascii="Arial" w:hAnsi="Arial" w:cs="Arial"/>
                <w:color w:val="000000"/>
                <w:sz w:val="20"/>
                <w:szCs w:val="20"/>
              </w:rPr>
            </w:pPr>
            <w:r>
              <w:rPr>
                <w:rFonts w:ascii="Arial" w:hAnsi="Arial" w:cs="Arial"/>
                <w:color w:val="000000"/>
                <w:sz w:val="20"/>
                <w:szCs w:val="20"/>
              </w:rPr>
              <w:t>75</w:t>
            </w:r>
          </w:p>
        </w:tc>
        <w:tc>
          <w:tcPr>
            <w:tcW w:w="0" w:type="auto"/>
            <w:tcBorders>
              <w:top w:val="nil"/>
              <w:left w:val="nil"/>
              <w:bottom w:val="nil"/>
              <w:right w:val="nil"/>
            </w:tcBorders>
            <w:shd w:val="clear" w:color="000000" w:fill="FFFFFF"/>
            <w:noWrap/>
            <w:vAlign w:val="center"/>
            <w:hideMark/>
          </w:tcPr>
          <w:p w14:paraId="51854073" w14:textId="77777777" w:rsidR="00747BD4" w:rsidRDefault="00747BD4">
            <w:pPr>
              <w:jc w:val="center"/>
              <w:rPr>
                <w:rFonts w:ascii="Arial" w:hAnsi="Arial" w:cs="Arial"/>
                <w:color w:val="000000"/>
                <w:sz w:val="20"/>
                <w:szCs w:val="20"/>
              </w:rPr>
            </w:pPr>
            <w:r>
              <w:rPr>
                <w:rFonts w:ascii="Arial" w:hAnsi="Arial" w:cs="Arial"/>
                <w:color w:val="000000"/>
                <w:sz w:val="20"/>
                <w:szCs w:val="20"/>
              </w:rPr>
              <w:t>28</w:t>
            </w:r>
          </w:p>
        </w:tc>
        <w:tc>
          <w:tcPr>
            <w:tcW w:w="0" w:type="auto"/>
            <w:tcBorders>
              <w:top w:val="nil"/>
              <w:left w:val="nil"/>
              <w:bottom w:val="nil"/>
              <w:right w:val="nil"/>
            </w:tcBorders>
            <w:shd w:val="clear" w:color="000000" w:fill="FFFFFF"/>
            <w:noWrap/>
            <w:vAlign w:val="center"/>
            <w:hideMark/>
          </w:tcPr>
          <w:p w14:paraId="00066AE6" w14:textId="77777777" w:rsidR="00747BD4" w:rsidRDefault="00747BD4">
            <w:pPr>
              <w:jc w:val="center"/>
              <w:rPr>
                <w:rFonts w:ascii="Arial" w:hAnsi="Arial" w:cs="Arial"/>
                <w:color w:val="000000"/>
                <w:sz w:val="20"/>
                <w:szCs w:val="20"/>
              </w:rPr>
            </w:pPr>
            <w:r>
              <w:rPr>
                <w:rFonts w:ascii="Arial" w:hAnsi="Arial" w:cs="Arial"/>
                <w:color w:val="000000"/>
                <w:sz w:val="20"/>
                <w:szCs w:val="20"/>
              </w:rPr>
              <w:t>0</w:t>
            </w:r>
          </w:p>
        </w:tc>
        <w:tc>
          <w:tcPr>
            <w:tcW w:w="0" w:type="auto"/>
            <w:tcBorders>
              <w:top w:val="nil"/>
              <w:left w:val="nil"/>
              <w:bottom w:val="nil"/>
              <w:right w:val="nil"/>
            </w:tcBorders>
            <w:shd w:val="clear" w:color="000000" w:fill="FFFFFF"/>
            <w:noWrap/>
            <w:vAlign w:val="center"/>
            <w:hideMark/>
          </w:tcPr>
          <w:p w14:paraId="113FBB58" w14:textId="77777777" w:rsidR="00747BD4" w:rsidRDefault="00747BD4">
            <w:pPr>
              <w:jc w:val="center"/>
              <w:rPr>
                <w:rFonts w:ascii="Arial" w:hAnsi="Arial" w:cs="Arial"/>
                <w:color w:val="000000"/>
                <w:sz w:val="20"/>
                <w:szCs w:val="20"/>
              </w:rPr>
            </w:pPr>
            <w:r>
              <w:rPr>
                <w:rFonts w:ascii="Arial" w:hAnsi="Arial" w:cs="Arial"/>
                <w:color w:val="000000"/>
                <w:sz w:val="20"/>
                <w:szCs w:val="20"/>
              </w:rPr>
              <w:t>0</w:t>
            </w:r>
          </w:p>
        </w:tc>
        <w:tc>
          <w:tcPr>
            <w:tcW w:w="0" w:type="auto"/>
            <w:tcBorders>
              <w:top w:val="nil"/>
              <w:left w:val="nil"/>
              <w:bottom w:val="nil"/>
              <w:right w:val="nil"/>
            </w:tcBorders>
            <w:shd w:val="clear" w:color="000000" w:fill="FFFFFF"/>
            <w:noWrap/>
            <w:vAlign w:val="center"/>
            <w:hideMark/>
          </w:tcPr>
          <w:p w14:paraId="5502E4E1" w14:textId="77777777" w:rsidR="00747BD4" w:rsidRDefault="00747BD4">
            <w:pPr>
              <w:jc w:val="center"/>
              <w:rPr>
                <w:rFonts w:ascii="Arial" w:hAnsi="Arial" w:cs="Arial"/>
                <w:color w:val="000000"/>
                <w:sz w:val="20"/>
                <w:szCs w:val="20"/>
              </w:rPr>
            </w:pPr>
            <w:r>
              <w:rPr>
                <w:rFonts w:ascii="Arial" w:hAnsi="Arial" w:cs="Arial"/>
                <w:color w:val="000000"/>
                <w:sz w:val="20"/>
                <w:szCs w:val="20"/>
              </w:rPr>
              <w:t>0</w:t>
            </w:r>
          </w:p>
        </w:tc>
        <w:tc>
          <w:tcPr>
            <w:tcW w:w="0" w:type="auto"/>
            <w:tcBorders>
              <w:top w:val="nil"/>
              <w:left w:val="nil"/>
              <w:bottom w:val="nil"/>
              <w:right w:val="nil"/>
            </w:tcBorders>
            <w:shd w:val="clear" w:color="000000" w:fill="FFFFFF"/>
            <w:noWrap/>
            <w:vAlign w:val="center"/>
            <w:hideMark/>
          </w:tcPr>
          <w:p w14:paraId="6B135EED" w14:textId="77777777" w:rsidR="00747BD4" w:rsidRDefault="00747BD4">
            <w:pPr>
              <w:jc w:val="center"/>
              <w:rPr>
                <w:rFonts w:ascii="Arial" w:hAnsi="Arial" w:cs="Arial"/>
                <w:color w:val="000000"/>
                <w:sz w:val="20"/>
                <w:szCs w:val="20"/>
              </w:rPr>
            </w:pPr>
            <w:r>
              <w:rPr>
                <w:rFonts w:ascii="Arial" w:hAnsi="Arial" w:cs="Arial"/>
                <w:color w:val="000000"/>
                <w:sz w:val="20"/>
                <w:szCs w:val="20"/>
              </w:rPr>
              <w:t>0</w:t>
            </w:r>
          </w:p>
        </w:tc>
        <w:tc>
          <w:tcPr>
            <w:tcW w:w="0" w:type="auto"/>
            <w:tcBorders>
              <w:top w:val="nil"/>
              <w:left w:val="nil"/>
              <w:bottom w:val="nil"/>
              <w:right w:val="nil"/>
            </w:tcBorders>
            <w:shd w:val="clear" w:color="000000" w:fill="FFFFFF"/>
            <w:noWrap/>
            <w:vAlign w:val="center"/>
            <w:hideMark/>
          </w:tcPr>
          <w:p w14:paraId="612D93E5" w14:textId="77777777" w:rsidR="00747BD4" w:rsidRDefault="00747BD4">
            <w:pPr>
              <w:jc w:val="center"/>
              <w:rPr>
                <w:rFonts w:ascii="Arial" w:hAnsi="Arial" w:cs="Arial"/>
                <w:color w:val="000000"/>
                <w:sz w:val="20"/>
                <w:szCs w:val="20"/>
              </w:rPr>
            </w:pPr>
            <w:r>
              <w:rPr>
                <w:rFonts w:ascii="Arial" w:hAnsi="Arial" w:cs="Arial"/>
                <w:color w:val="000000"/>
                <w:sz w:val="20"/>
                <w:szCs w:val="20"/>
              </w:rPr>
              <w:t>450</w:t>
            </w:r>
          </w:p>
        </w:tc>
        <w:tc>
          <w:tcPr>
            <w:tcW w:w="0" w:type="auto"/>
            <w:tcBorders>
              <w:top w:val="nil"/>
              <w:left w:val="single" w:sz="4" w:space="0" w:color="auto"/>
              <w:bottom w:val="nil"/>
              <w:right w:val="single" w:sz="4" w:space="0" w:color="auto"/>
            </w:tcBorders>
            <w:shd w:val="clear" w:color="000000" w:fill="FFFFFF"/>
            <w:noWrap/>
            <w:vAlign w:val="center"/>
            <w:hideMark/>
          </w:tcPr>
          <w:p w14:paraId="2C8FA450" w14:textId="77777777" w:rsidR="00747BD4" w:rsidRDefault="00747BD4">
            <w:pPr>
              <w:jc w:val="center"/>
              <w:rPr>
                <w:rFonts w:ascii="Arial" w:hAnsi="Arial" w:cs="Arial"/>
                <w:color w:val="000000"/>
                <w:sz w:val="20"/>
                <w:szCs w:val="20"/>
              </w:rPr>
            </w:pPr>
            <w:r>
              <w:rPr>
                <w:rFonts w:ascii="Arial" w:hAnsi="Arial" w:cs="Arial"/>
                <w:color w:val="000000"/>
                <w:sz w:val="20"/>
                <w:szCs w:val="20"/>
              </w:rPr>
              <w:t>553</w:t>
            </w:r>
          </w:p>
        </w:tc>
      </w:tr>
      <w:tr w:rsidR="00747BD4" w14:paraId="7801140E" w14:textId="77777777" w:rsidTr="00747BD4">
        <w:trPr>
          <w:trHeight w:val="295"/>
        </w:trPr>
        <w:tc>
          <w:tcPr>
            <w:tcW w:w="0" w:type="auto"/>
            <w:tcBorders>
              <w:top w:val="nil"/>
              <w:left w:val="single" w:sz="4" w:space="0" w:color="auto"/>
              <w:bottom w:val="nil"/>
              <w:right w:val="single" w:sz="4" w:space="0" w:color="auto"/>
            </w:tcBorders>
            <w:shd w:val="clear" w:color="000000" w:fill="FFFFFF"/>
            <w:noWrap/>
            <w:vAlign w:val="center"/>
            <w:hideMark/>
          </w:tcPr>
          <w:p w14:paraId="08730A7B" w14:textId="77777777" w:rsidR="00747BD4" w:rsidRDefault="00747BD4">
            <w:pPr>
              <w:jc w:val="center"/>
              <w:rPr>
                <w:rFonts w:ascii="Arial" w:hAnsi="Arial" w:cs="Arial"/>
                <w:color w:val="000000"/>
                <w:sz w:val="20"/>
                <w:szCs w:val="20"/>
              </w:rPr>
            </w:pPr>
            <w:r>
              <w:rPr>
                <w:rFonts w:ascii="Arial" w:hAnsi="Arial" w:cs="Arial"/>
                <w:color w:val="000000"/>
                <w:sz w:val="20"/>
                <w:szCs w:val="20"/>
              </w:rPr>
              <w:t>2014</w:t>
            </w:r>
          </w:p>
        </w:tc>
        <w:tc>
          <w:tcPr>
            <w:tcW w:w="0" w:type="auto"/>
            <w:tcBorders>
              <w:top w:val="nil"/>
              <w:left w:val="nil"/>
              <w:bottom w:val="nil"/>
              <w:right w:val="nil"/>
            </w:tcBorders>
            <w:shd w:val="clear" w:color="000000" w:fill="FFFFFF"/>
            <w:noWrap/>
            <w:vAlign w:val="center"/>
            <w:hideMark/>
          </w:tcPr>
          <w:p w14:paraId="4065C73B" w14:textId="77777777" w:rsidR="00747BD4" w:rsidRDefault="00747BD4">
            <w:pPr>
              <w:jc w:val="center"/>
              <w:rPr>
                <w:rFonts w:ascii="Arial" w:hAnsi="Arial" w:cs="Arial"/>
                <w:color w:val="000000"/>
                <w:sz w:val="20"/>
                <w:szCs w:val="20"/>
              </w:rPr>
            </w:pPr>
            <w:r>
              <w:rPr>
                <w:rFonts w:ascii="Arial" w:hAnsi="Arial" w:cs="Arial"/>
                <w:color w:val="000000"/>
                <w:sz w:val="20"/>
                <w:szCs w:val="20"/>
              </w:rPr>
              <w:t>0</w:t>
            </w:r>
          </w:p>
        </w:tc>
        <w:tc>
          <w:tcPr>
            <w:tcW w:w="0" w:type="auto"/>
            <w:tcBorders>
              <w:top w:val="nil"/>
              <w:left w:val="nil"/>
              <w:bottom w:val="nil"/>
              <w:right w:val="nil"/>
            </w:tcBorders>
            <w:shd w:val="clear" w:color="000000" w:fill="FFFFFF"/>
            <w:noWrap/>
            <w:vAlign w:val="center"/>
            <w:hideMark/>
          </w:tcPr>
          <w:p w14:paraId="1B990544" w14:textId="77777777" w:rsidR="00747BD4" w:rsidRDefault="00747BD4">
            <w:pPr>
              <w:jc w:val="center"/>
              <w:rPr>
                <w:rFonts w:ascii="Arial" w:hAnsi="Arial" w:cs="Arial"/>
                <w:color w:val="000000"/>
                <w:sz w:val="20"/>
                <w:szCs w:val="20"/>
              </w:rPr>
            </w:pPr>
            <w:r>
              <w:rPr>
                <w:rFonts w:ascii="Arial" w:hAnsi="Arial" w:cs="Arial"/>
                <w:color w:val="000000"/>
                <w:sz w:val="20"/>
                <w:szCs w:val="20"/>
              </w:rPr>
              <w:t>205</w:t>
            </w:r>
          </w:p>
        </w:tc>
        <w:tc>
          <w:tcPr>
            <w:tcW w:w="0" w:type="auto"/>
            <w:tcBorders>
              <w:top w:val="nil"/>
              <w:left w:val="nil"/>
              <w:bottom w:val="nil"/>
              <w:right w:val="nil"/>
            </w:tcBorders>
            <w:shd w:val="clear" w:color="000000" w:fill="FFFFFF"/>
            <w:noWrap/>
            <w:vAlign w:val="center"/>
            <w:hideMark/>
          </w:tcPr>
          <w:p w14:paraId="586BCB95" w14:textId="77777777" w:rsidR="00747BD4" w:rsidRDefault="00747BD4">
            <w:pPr>
              <w:jc w:val="center"/>
              <w:rPr>
                <w:rFonts w:ascii="Arial" w:hAnsi="Arial" w:cs="Arial"/>
                <w:color w:val="000000"/>
                <w:sz w:val="20"/>
                <w:szCs w:val="20"/>
              </w:rPr>
            </w:pPr>
            <w:r>
              <w:rPr>
                <w:rFonts w:ascii="Arial" w:hAnsi="Arial" w:cs="Arial"/>
                <w:color w:val="000000"/>
                <w:sz w:val="20"/>
                <w:szCs w:val="20"/>
              </w:rPr>
              <w:t>148</w:t>
            </w:r>
          </w:p>
        </w:tc>
        <w:tc>
          <w:tcPr>
            <w:tcW w:w="0" w:type="auto"/>
            <w:tcBorders>
              <w:top w:val="nil"/>
              <w:left w:val="nil"/>
              <w:bottom w:val="nil"/>
              <w:right w:val="nil"/>
            </w:tcBorders>
            <w:shd w:val="clear" w:color="000000" w:fill="FFFFFF"/>
            <w:noWrap/>
            <w:vAlign w:val="center"/>
            <w:hideMark/>
          </w:tcPr>
          <w:p w14:paraId="3A6DF0B7" w14:textId="77777777" w:rsidR="00747BD4" w:rsidRDefault="00747BD4">
            <w:pPr>
              <w:jc w:val="center"/>
              <w:rPr>
                <w:rFonts w:ascii="Arial" w:hAnsi="Arial" w:cs="Arial"/>
                <w:color w:val="000000"/>
                <w:sz w:val="20"/>
                <w:szCs w:val="20"/>
              </w:rPr>
            </w:pPr>
            <w:r>
              <w:rPr>
                <w:rFonts w:ascii="Arial" w:hAnsi="Arial" w:cs="Arial"/>
                <w:color w:val="000000"/>
                <w:sz w:val="20"/>
                <w:szCs w:val="20"/>
              </w:rPr>
              <w:t>0</w:t>
            </w:r>
          </w:p>
        </w:tc>
        <w:tc>
          <w:tcPr>
            <w:tcW w:w="0" w:type="auto"/>
            <w:tcBorders>
              <w:top w:val="nil"/>
              <w:left w:val="nil"/>
              <w:bottom w:val="nil"/>
              <w:right w:val="nil"/>
            </w:tcBorders>
            <w:shd w:val="clear" w:color="000000" w:fill="FFFFFF"/>
            <w:noWrap/>
            <w:vAlign w:val="center"/>
            <w:hideMark/>
          </w:tcPr>
          <w:p w14:paraId="26B8714D" w14:textId="77777777" w:rsidR="00747BD4" w:rsidRDefault="00747BD4">
            <w:pPr>
              <w:jc w:val="center"/>
              <w:rPr>
                <w:rFonts w:ascii="Arial" w:hAnsi="Arial" w:cs="Arial"/>
                <w:color w:val="000000"/>
                <w:sz w:val="20"/>
                <w:szCs w:val="20"/>
              </w:rPr>
            </w:pPr>
            <w:r>
              <w:rPr>
                <w:rFonts w:ascii="Arial" w:hAnsi="Arial" w:cs="Arial"/>
                <w:color w:val="000000"/>
                <w:sz w:val="20"/>
                <w:szCs w:val="20"/>
              </w:rPr>
              <w:t>0</w:t>
            </w:r>
          </w:p>
        </w:tc>
        <w:tc>
          <w:tcPr>
            <w:tcW w:w="0" w:type="auto"/>
            <w:tcBorders>
              <w:top w:val="nil"/>
              <w:left w:val="nil"/>
              <w:bottom w:val="nil"/>
              <w:right w:val="nil"/>
            </w:tcBorders>
            <w:shd w:val="clear" w:color="000000" w:fill="FFFFFF"/>
            <w:noWrap/>
            <w:vAlign w:val="center"/>
            <w:hideMark/>
          </w:tcPr>
          <w:p w14:paraId="0CDF6221" w14:textId="77777777" w:rsidR="00747BD4" w:rsidRDefault="00747BD4">
            <w:pPr>
              <w:jc w:val="center"/>
              <w:rPr>
                <w:rFonts w:ascii="Arial" w:hAnsi="Arial" w:cs="Arial"/>
                <w:color w:val="000000"/>
                <w:sz w:val="20"/>
                <w:szCs w:val="20"/>
              </w:rPr>
            </w:pPr>
            <w:r>
              <w:rPr>
                <w:rFonts w:ascii="Arial" w:hAnsi="Arial" w:cs="Arial"/>
                <w:color w:val="000000"/>
                <w:sz w:val="20"/>
                <w:szCs w:val="20"/>
              </w:rPr>
              <w:t>0</w:t>
            </w:r>
          </w:p>
        </w:tc>
        <w:tc>
          <w:tcPr>
            <w:tcW w:w="0" w:type="auto"/>
            <w:tcBorders>
              <w:top w:val="nil"/>
              <w:left w:val="nil"/>
              <w:bottom w:val="nil"/>
              <w:right w:val="nil"/>
            </w:tcBorders>
            <w:shd w:val="clear" w:color="000000" w:fill="FFFFFF"/>
            <w:noWrap/>
            <w:vAlign w:val="center"/>
            <w:hideMark/>
          </w:tcPr>
          <w:p w14:paraId="70C44694" w14:textId="77777777" w:rsidR="00747BD4" w:rsidRDefault="00747BD4">
            <w:pPr>
              <w:jc w:val="center"/>
              <w:rPr>
                <w:rFonts w:ascii="Arial" w:hAnsi="Arial" w:cs="Arial"/>
                <w:color w:val="000000"/>
                <w:sz w:val="20"/>
                <w:szCs w:val="20"/>
              </w:rPr>
            </w:pPr>
            <w:r>
              <w:rPr>
                <w:rFonts w:ascii="Arial" w:hAnsi="Arial" w:cs="Arial"/>
                <w:color w:val="000000"/>
                <w:sz w:val="20"/>
                <w:szCs w:val="20"/>
              </w:rPr>
              <w:t>81</w:t>
            </w:r>
          </w:p>
        </w:tc>
        <w:tc>
          <w:tcPr>
            <w:tcW w:w="0" w:type="auto"/>
            <w:tcBorders>
              <w:top w:val="nil"/>
              <w:left w:val="nil"/>
              <w:bottom w:val="nil"/>
              <w:right w:val="nil"/>
            </w:tcBorders>
            <w:shd w:val="clear" w:color="000000" w:fill="FFFFFF"/>
            <w:noWrap/>
            <w:vAlign w:val="center"/>
            <w:hideMark/>
          </w:tcPr>
          <w:p w14:paraId="34D49D9E" w14:textId="77777777" w:rsidR="00747BD4" w:rsidRDefault="00747BD4">
            <w:pPr>
              <w:jc w:val="center"/>
              <w:rPr>
                <w:rFonts w:ascii="Arial" w:hAnsi="Arial" w:cs="Arial"/>
                <w:color w:val="000000"/>
                <w:sz w:val="20"/>
                <w:szCs w:val="20"/>
              </w:rPr>
            </w:pPr>
            <w:r>
              <w:rPr>
                <w:rFonts w:ascii="Arial" w:hAnsi="Arial" w:cs="Arial"/>
                <w:color w:val="000000"/>
                <w:sz w:val="20"/>
                <w:szCs w:val="20"/>
              </w:rPr>
              <w:t>145</w:t>
            </w:r>
          </w:p>
        </w:tc>
        <w:tc>
          <w:tcPr>
            <w:tcW w:w="0" w:type="auto"/>
            <w:tcBorders>
              <w:top w:val="nil"/>
              <w:left w:val="single" w:sz="4" w:space="0" w:color="auto"/>
              <w:bottom w:val="nil"/>
              <w:right w:val="single" w:sz="4" w:space="0" w:color="auto"/>
            </w:tcBorders>
            <w:shd w:val="clear" w:color="000000" w:fill="FFFFFF"/>
            <w:noWrap/>
            <w:vAlign w:val="center"/>
            <w:hideMark/>
          </w:tcPr>
          <w:p w14:paraId="5BAF87FE" w14:textId="77777777" w:rsidR="00747BD4" w:rsidRDefault="00747BD4">
            <w:pPr>
              <w:jc w:val="center"/>
              <w:rPr>
                <w:rFonts w:ascii="Arial" w:hAnsi="Arial" w:cs="Arial"/>
                <w:color w:val="000000"/>
                <w:sz w:val="20"/>
                <w:szCs w:val="20"/>
              </w:rPr>
            </w:pPr>
            <w:r>
              <w:rPr>
                <w:rFonts w:ascii="Arial" w:hAnsi="Arial" w:cs="Arial"/>
                <w:color w:val="000000"/>
                <w:sz w:val="20"/>
                <w:szCs w:val="20"/>
              </w:rPr>
              <w:t>580</w:t>
            </w:r>
          </w:p>
        </w:tc>
      </w:tr>
      <w:tr w:rsidR="00747BD4" w14:paraId="5297AB6B" w14:textId="77777777" w:rsidTr="00747BD4">
        <w:trPr>
          <w:trHeight w:val="345"/>
        </w:trPr>
        <w:tc>
          <w:tcPr>
            <w:tcW w:w="0" w:type="auto"/>
            <w:tcBorders>
              <w:top w:val="nil"/>
              <w:left w:val="single" w:sz="4" w:space="0" w:color="auto"/>
              <w:bottom w:val="nil"/>
              <w:right w:val="single" w:sz="4" w:space="0" w:color="auto"/>
            </w:tcBorders>
            <w:shd w:val="clear" w:color="000000" w:fill="FFFFFF"/>
            <w:noWrap/>
            <w:vAlign w:val="center"/>
            <w:hideMark/>
          </w:tcPr>
          <w:p w14:paraId="5C6B55CB" w14:textId="77777777" w:rsidR="00747BD4" w:rsidRDefault="00747BD4">
            <w:pPr>
              <w:jc w:val="center"/>
              <w:rPr>
                <w:rFonts w:ascii="Arial" w:hAnsi="Arial" w:cs="Arial"/>
                <w:color w:val="000000"/>
                <w:sz w:val="20"/>
                <w:szCs w:val="20"/>
              </w:rPr>
            </w:pPr>
            <w:r>
              <w:rPr>
                <w:rFonts w:ascii="Arial" w:hAnsi="Arial" w:cs="Arial"/>
                <w:color w:val="000000"/>
                <w:sz w:val="20"/>
                <w:szCs w:val="20"/>
              </w:rPr>
              <w:t>2015</w:t>
            </w:r>
          </w:p>
        </w:tc>
        <w:tc>
          <w:tcPr>
            <w:tcW w:w="0" w:type="auto"/>
            <w:tcBorders>
              <w:top w:val="nil"/>
              <w:left w:val="nil"/>
              <w:bottom w:val="nil"/>
              <w:right w:val="nil"/>
            </w:tcBorders>
            <w:shd w:val="clear" w:color="000000" w:fill="FFFFFF"/>
            <w:noWrap/>
            <w:vAlign w:val="center"/>
            <w:hideMark/>
          </w:tcPr>
          <w:p w14:paraId="1CC73E91" w14:textId="77777777" w:rsidR="00747BD4" w:rsidRDefault="00747BD4">
            <w:pPr>
              <w:jc w:val="center"/>
              <w:rPr>
                <w:rFonts w:ascii="Arial" w:hAnsi="Arial" w:cs="Arial"/>
                <w:color w:val="000000"/>
                <w:sz w:val="20"/>
                <w:szCs w:val="20"/>
              </w:rPr>
            </w:pPr>
            <w:r>
              <w:rPr>
                <w:rFonts w:ascii="Arial" w:hAnsi="Arial" w:cs="Arial"/>
                <w:color w:val="000000"/>
                <w:sz w:val="20"/>
                <w:szCs w:val="20"/>
              </w:rPr>
              <w:t>0</w:t>
            </w:r>
          </w:p>
        </w:tc>
        <w:tc>
          <w:tcPr>
            <w:tcW w:w="0" w:type="auto"/>
            <w:tcBorders>
              <w:top w:val="nil"/>
              <w:left w:val="nil"/>
              <w:bottom w:val="nil"/>
              <w:right w:val="nil"/>
            </w:tcBorders>
            <w:shd w:val="clear" w:color="000000" w:fill="FFFFFF"/>
            <w:noWrap/>
            <w:vAlign w:val="center"/>
            <w:hideMark/>
          </w:tcPr>
          <w:p w14:paraId="22B7F0C8" w14:textId="77777777" w:rsidR="00747BD4" w:rsidRDefault="00747BD4">
            <w:pPr>
              <w:jc w:val="center"/>
              <w:rPr>
                <w:rFonts w:ascii="Arial" w:hAnsi="Arial" w:cs="Arial"/>
                <w:color w:val="000000"/>
                <w:sz w:val="20"/>
                <w:szCs w:val="20"/>
              </w:rPr>
            </w:pPr>
            <w:r>
              <w:rPr>
                <w:rFonts w:ascii="Arial" w:hAnsi="Arial" w:cs="Arial"/>
                <w:color w:val="000000"/>
                <w:sz w:val="20"/>
                <w:szCs w:val="20"/>
              </w:rPr>
              <w:t>0</w:t>
            </w:r>
          </w:p>
        </w:tc>
        <w:tc>
          <w:tcPr>
            <w:tcW w:w="0" w:type="auto"/>
            <w:tcBorders>
              <w:top w:val="nil"/>
              <w:left w:val="nil"/>
              <w:bottom w:val="nil"/>
              <w:right w:val="nil"/>
            </w:tcBorders>
            <w:shd w:val="clear" w:color="000000" w:fill="FFFFFF"/>
            <w:noWrap/>
            <w:vAlign w:val="center"/>
            <w:hideMark/>
          </w:tcPr>
          <w:p w14:paraId="059CF3AA" w14:textId="77777777" w:rsidR="00747BD4" w:rsidRDefault="00747BD4">
            <w:pPr>
              <w:jc w:val="center"/>
              <w:rPr>
                <w:rFonts w:ascii="Arial" w:hAnsi="Arial" w:cs="Arial"/>
                <w:color w:val="000000"/>
                <w:sz w:val="20"/>
                <w:szCs w:val="20"/>
              </w:rPr>
            </w:pPr>
            <w:r>
              <w:rPr>
                <w:rFonts w:ascii="Arial" w:hAnsi="Arial" w:cs="Arial"/>
                <w:color w:val="000000"/>
                <w:sz w:val="20"/>
                <w:szCs w:val="20"/>
              </w:rPr>
              <w:t>146</w:t>
            </w:r>
            <w:r>
              <w:rPr>
                <w:rFonts w:ascii="Arial" w:hAnsi="Arial" w:cs="Arial"/>
                <w:color w:val="000000"/>
                <w:vertAlign w:val="superscript"/>
              </w:rPr>
              <w:t>*</w:t>
            </w:r>
          </w:p>
        </w:tc>
        <w:tc>
          <w:tcPr>
            <w:tcW w:w="0" w:type="auto"/>
            <w:tcBorders>
              <w:top w:val="nil"/>
              <w:left w:val="nil"/>
              <w:bottom w:val="nil"/>
              <w:right w:val="nil"/>
            </w:tcBorders>
            <w:shd w:val="clear" w:color="000000" w:fill="FFFFFF"/>
            <w:noWrap/>
            <w:vAlign w:val="center"/>
            <w:hideMark/>
          </w:tcPr>
          <w:p w14:paraId="713C6D6A" w14:textId="77777777" w:rsidR="00747BD4" w:rsidRDefault="00747BD4">
            <w:pPr>
              <w:jc w:val="center"/>
              <w:rPr>
                <w:rFonts w:ascii="Arial" w:hAnsi="Arial" w:cs="Arial"/>
                <w:color w:val="000000"/>
                <w:sz w:val="20"/>
                <w:szCs w:val="20"/>
              </w:rPr>
            </w:pPr>
            <w:r>
              <w:rPr>
                <w:rFonts w:ascii="Arial" w:hAnsi="Arial" w:cs="Arial"/>
                <w:color w:val="000000"/>
                <w:sz w:val="20"/>
                <w:szCs w:val="20"/>
              </w:rPr>
              <w:t>582</w:t>
            </w:r>
          </w:p>
        </w:tc>
        <w:tc>
          <w:tcPr>
            <w:tcW w:w="0" w:type="auto"/>
            <w:tcBorders>
              <w:top w:val="nil"/>
              <w:left w:val="nil"/>
              <w:bottom w:val="nil"/>
              <w:right w:val="nil"/>
            </w:tcBorders>
            <w:shd w:val="clear" w:color="000000" w:fill="FFFFFF"/>
            <w:noWrap/>
            <w:vAlign w:val="center"/>
            <w:hideMark/>
          </w:tcPr>
          <w:p w14:paraId="363E5F3D" w14:textId="77777777" w:rsidR="00747BD4" w:rsidRDefault="00747BD4">
            <w:pPr>
              <w:jc w:val="center"/>
              <w:rPr>
                <w:rFonts w:ascii="Arial" w:hAnsi="Arial" w:cs="Arial"/>
                <w:color w:val="000000"/>
                <w:sz w:val="20"/>
                <w:szCs w:val="20"/>
              </w:rPr>
            </w:pPr>
            <w:r>
              <w:rPr>
                <w:rFonts w:ascii="Arial" w:hAnsi="Arial" w:cs="Arial"/>
                <w:color w:val="000000"/>
                <w:sz w:val="20"/>
                <w:szCs w:val="20"/>
              </w:rPr>
              <w:t>0</w:t>
            </w:r>
          </w:p>
        </w:tc>
        <w:tc>
          <w:tcPr>
            <w:tcW w:w="0" w:type="auto"/>
            <w:tcBorders>
              <w:top w:val="nil"/>
              <w:left w:val="nil"/>
              <w:bottom w:val="nil"/>
              <w:right w:val="nil"/>
            </w:tcBorders>
            <w:shd w:val="clear" w:color="000000" w:fill="FFFFFF"/>
            <w:noWrap/>
            <w:vAlign w:val="center"/>
            <w:hideMark/>
          </w:tcPr>
          <w:p w14:paraId="11D87803" w14:textId="77777777" w:rsidR="00747BD4" w:rsidRDefault="00747BD4">
            <w:pPr>
              <w:jc w:val="center"/>
              <w:rPr>
                <w:rFonts w:ascii="Arial" w:hAnsi="Arial" w:cs="Arial"/>
                <w:color w:val="000000"/>
                <w:sz w:val="20"/>
                <w:szCs w:val="20"/>
              </w:rPr>
            </w:pPr>
            <w:r>
              <w:rPr>
                <w:rFonts w:ascii="Arial" w:hAnsi="Arial" w:cs="Arial"/>
                <w:color w:val="000000"/>
                <w:sz w:val="20"/>
                <w:szCs w:val="20"/>
              </w:rPr>
              <w:t>140</w:t>
            </w:r>
          </w:p>
        </w:tc>
        <w:tc>
          <w:tcPr>
            <w:tcW w:w="0" w:type="auto"/>
            <w:tcBorders>
              <w:top w:val="nil"/>
              <w:left w:val="nil"/>
              <w:bottom w:val="nil"/>
              <w:right w:val="nil"/>
            </w:tcBorders>
            <w:shd w:val="clear" w:color="000000" w:fill="FFFFFF"/>
            <w:noWrap/>
            <w:vAlign w:val="center"/>
            <w:hideMark/>
          </w:tcPr>
          <w:p w14:paraId="3880BE31" w14:textId="77777777" w:rsidR="00747BD4" w:rsidRDefault="00747BD4">
            <w:pPr>
              <w:jc w:val="center"/>
              <w:rPr>
                <w:rFonts w:ascii="Arial" w:hAnsi="Arial" w:cs="Arial"/>
                <w:color w:val="000000"/>
                <w:sz w:val="20"/>
                <w:szCs w:val="20"/>
              </w:rPr>
            </w:pPr>
            <w:r>
              <w:rPr>
                <w:rFonts w:ascii="Arial" w:hAnsi="Arial" w:cs="Arial"/>
                <w:color w:val="000000"/>
                <w:sz w:val="20"/>
                <w:szCs w:val="20"/>
              </w:rPr>
              <w:t>473</w:t>
            </w:r>
          </w:p>
        </w:tc>
        <w:tc>
          <w:tcPr>
            <w:tcW w:w="0" w:type="auto"/>
            <w:tcBorders>
              <w:top w:val="nil"/>
              <w:left w:val="nil"/>
              <w:bottom w:val="nil"/>
              <w:right w:val="nil"/>
            </w:tcBorders>
            <w:shd w:val="clear" w:color="000000" w:fill="FFFFFF"/>
            <w:noWrap/>
            <w:vAlign w:val="center"/>
            <w:hideMark/>
          </w:tcPr>
          <w:p w14:paraId="3E0D32FF" w14:textId="77777777" w:rsidR="00747BD4" w:rsidRDefault="00747BD4">
            <w:pPr>
              <w:jc w:val="center"/>
              <w:rPr>
                <w:rFonts w:ascii="Arial" w:hAnsi="Arial" w:cs="Arial"/>
                <w:color w:val="000000"/>
                <w:sz w:val="20"/>
                <w:szCs w:val="20"/>
              </w:rPr>
            </w:pPr>
            <w:r>
              <w:rPr>
                <w:rFonts w:ascii="Arial" w:hAnsi="Arial" w:cs="Arial"/>
                <w:color w:val="000000"/>
                <w:sz w:val="20"/>
                <w:szCs w:val="20"/>
              </w:rPr>
              <w:t>255</w:t>
            </w:r>
          </w:p>
        </w:tc>
        <w:tc>
          <w:tcPr>
            <w:tcW w:w="0" w:type="auto"/>
            <w:tcBorders>
              <w:top w:val="nil"/>
              <w:left w:val="single" w:sz="4" w:space="0" w:color="auto"/>
              <w:bottom w:val="nil"/>
              <w:right w:val="single" w:sz="4" w:space="0" w:color="auto"/>
            </w:tcBorders>
            <w:shd w:val="clear" w:color="000000" w:fill="FFFFFF"/>
            <w:noWrap/>
            <w:vAlign w:val="center"/>
            <w:hideMark/>
          </w:tcPr>
          <w:p w14:paraId="1B6A2845" w14:textId="77777777" w:rsidR="00747BD4" w:rsidRDefault="00747BD4">
            <w:pPr>
              <w:jc w:val="center"/>
              <w:rPr>
                <w:rFonts w:ascii="Arial" w:hAnsi="Arial" w:cs="Arial"/>
                <w:color w:val="000000"/>
                <w:sz w:val="20"/>
                <w:szCs w:val="20"/>
              </w:rPr>
            </w:pPr>
            <w:r>
              <w:rPr>
                <w:rFonts w:ascii="Arial" w:hAnsi="Arial" w:cs="Arial"/>
                <w:color w:val="000000"/>
                <w:sz w:val="20"/>
                <w:szCs w:val="20"/>
              </w:rPr>
              <w:t>1596</w:t>
            </w:r>
          </w:p>
        </w:tc>
      </w:tr>
      <w:tr w:rsidR="00747BD4" w14:paraId="746F86AA" w14:textId="77777777" w:rsidTr="00747BD4">
        <w:trPr>
          <w:trHeight w:val="345"/>
        </w:trPr>
        <w:tc>
          <w:tcPr>
            <w:tcW w:w="0" w:type="auto"/>
            <w:tcBorders>
              <w:top w:val="nil"/>
              <w:left w:val="single" w:sz="4" w:space="0" w:color="auto"/>
              <w:bottom w:val="nil"/>
              <w:right w:val="single" w:sz="4" w:space="0" w:color="auto"/>
            </w:tcBorders>
            <w:shd w:val="clear" w:color="000000" w:fill="FFFFFF"/>
            <w:noWrap/>
            <w:vAlign w:val="center"/>
            <w:hideMark/>
          </w:tcPr>
          <w:p w14:paraId="1F98053C" w14:textId="77777777" w:rsidR="00747BD4" w:rsidRDefault="00747BD4">
            <w:pPr>
              <w:jc w:val="center"/>
              <w:rPr>
                <w:rFonts w:ascii="Arial" w:hAnsi="Arial" w:cs="Arial"/>
                <w:color w:val="000000"/>
                <w:sz w:val="20"/>
                <w:szCs w:val="20"/>
              </w:rPr>
            </w:pPr>
            <w:r>
              <w:rPr>
                <w:rFonts w:ascii="Arial" w:hAnsi="Arial" w:cs="Arial"/>
                <w:color w:val="000000"/>
                <w:sz w:val="20"/>
                <w:szCs w:val="20"/>
              </w:rPr>
              <w:t>2016</w:t>
            </w:r>
          </w:p>
        </w:tc>
        <w:tc>
          <w:tcPr>
            <w:tcW w:w="0" w:type="auto"/>
            <w:tcBorders>
              <w:top w:val="nil"/>
              <w:left w:val="nil"/>
              <w:bottom w:val="nil"/>
              <w:right w:val="nil"/>
            </w:tcBorders>
            <w:shd w:val="clear" w:color="000000" w:fill="FFFFFF"/>
            <w:noWrap/>
            <w:vAlign w:val="center"/>
            <w:hideMark/>
          </w:tcPr>
          <w:p w14:paraId="260D8EB6" w14:textId="77777777" w:rsidR="00747BD4" w:rsidRDefault="00747BD4">
            <w:pPr>
              <w:jc w:val="center"/>
              <w:rPr>
                <w:rFonts w:ascii="Arial" w:hAnsi="Arial" w:cs="Arial"/>
                <w:color w:val="000000"/>
                <w:sz w:val="20"/>
                <w:szCs w:val="20"/>
              </w:rPr>
            </w:pPr>
            <w:r>
              <w:rPr>
                <w:rFonts w:ascii="Arial" w:hAnsi="Arial" w:cs="Arial"/>
                <w:color w:val="000000"/>
                <w:sz w:val="20"/>
                <w:szCs w:val="20"/>
              </w:rPr>
              <w:t>169</w:t>
            </w:r>
          </w:p>
        </w:tc>
        <w:tc>
          <w:tcPr>
            <w:tcW w:w="0" w:type="auto"/>
            <w:tcBorders>
              <w:top w:val="nil"/>
              <w:left w:val="nil"/>
              <w:bottom w:val="nil"/>
              <w:right w:val="nil"/>
            </w:tcBorders>
            <w:shd w:val="clear" w:color="000000" w:fill="FFFFFF"/>
            <w:noWrap/>
            <w:vAlign w:val="center"/>
            <w:hideMark/>
          </w:tcPr>
          <w:p w14:paraId="7128B3A1" w14:textId="77777777" w:rsidR="00747BD4" w:rsidRDefault="00747BD4">
            <w:pPr>
              <w:jc w:val="center"/>
              <w:rPr>
                <w:rFonts w:ascii="Arial" w:hAnsi="Arial" w:cs="Arial"/>
                <w:color w:val="000000"/>
                <w:sz w:val="20"/>
                <w:szCs w:val="20"/>
              </w:rPr>
            </w:pPr>
            <w:r>
              <w:rPr>
                <w:rFonts w:ascii="Arial" w:hAnsi="Arial" w:cs="Arial"/>
                <w:color w:val="000000"/>
                <w:sz w:val="20"/>
                <w:szCs w:val="20"/>
              </w:rPr>
              <w:t>598</w:t>
            </w:r>
          </w:p>
        </w:tc>
        <w:tc>
          <w:tcPr>
            <w:tcW w:w="0" w:type="auto"/>
            <w:tcBorders>
              <w:top w:val="nil"/>
              <w:left w:val="nil"/>
              <w:bottom w:val="nil"/>
              <w:right w:val="nil"/>
            </w:tcBorders>
            <w:shd w:val="clear" w:color="000000" w:fill="FFFFFF"/>
            <w:noWrap/>
            <w:vAlign w:val="center"/>
            <w:hideMark/>
          </w:tcPr>
          <w:p w14:paraId="41802DAF" w14:textId="77777777" w:rsidR="00747BD4" w:rsidRDefault="00747BD4">
            <w:pPr>
              <w:jc w:val="center"/>
              <w:rPr>
                <w:rFonts w:ascii="Arial" w:hAnsi="Arial" w:cs="Arial"/>
                <w:color w:val="000000"/>
                <w:sz w:val="20"/>
                <w:szCs w:val="20"/>
              </w:rPr>
            </w:pPr>
            <w:r>
              <w:rPr>
                <w:rFonts w:ascii="Arial" w:hAnsi="Arial" w:cs="Arial"/>
                <w:color w:val="000000"/>
                <w:sz w:val="20"/>
                <w:szCs w:val="20"/>
              </w:rPr>
              <w:t>714</w:t>
            </w:r>
          </w:p>
        </w:tc>
        <w:tc>
          <w:tcPr>
            <w:tcW w:w="0" w:type="auto"/>
            <w:tcBorders>
              <w:top w:val="nil"/>
              <w:left w:val="nil"/>
              <w:bottom w:val="nil"/>
              <w:right w:val="nil"/>
            </w:tcBorders>
            <w:shd w:val="clear" w:color="000000" w:fill="FFFFFF"/>
            <w:noWrap/>
            <w:vAlign w:val="center"/>
            <w:hideMark/>
          </w:tcPr>
          <w:p w14:paraId="6D6578B3" w14:textId="77777777" w:rsidR="00747BD4" w:rsidRDefault="00747BD4">
            <w:pPr>
              <w:jc w:val="center"/>
              <w:rPr>
                <w:rFonts w:ascii="Arial" w:hAnsi="Arial" w:cs="Arial"/>
                <w:color w:val="000000"/>
                <w:sz w:val="20"/>
                <w:szCs w:val="20"/>
              </w:rPr>
            </w:pPr>
            <w:r>
              <w:rPr>
                <w:rFonts w:ascii="Arial" w:hAnsi="Arial" w:cs="Arial"/>
                <w:color w:val="000000"/>
                <w:sz w:val="20"/>
                <w:szCs w:val="20"/>
              </w:rPr>
              <w:t>393</w:t>
            </w:r>
            <w:r>
              <w:rPr>
                <w:rFonts w:ascii="Arial" w:hAnsi="Arial" w:cs="Arial"/>
                <w:color w:val="000000"/>
                <w:vertAlign w:val="superscript"/>
              </w:rPr>
              <w:t>*</w:t>
            </w:r>
          </w:p>
        </w:tc>
        <w:tc>
          <w:tcPr>
            <w:tcW w:w="0" w:type="auto"/>
            <w:tcBorders>
              <w:top w:val="nil"/>
              <w:left w:val="nil"/>
              <w:bottom w:val="nil"/>
              <w:right w:val="nil"/>
            </w:tcBorders>
            <w:shd w:val="clear" w:color="000000" w:fill="FFFFFF"/>
            <w:noWrap/>
            <w:vAlign w:val="center"/>
            <w:hideMark/>
          </w:tcPr>
          <w:p w14:paraId="68D45AF8" w14:textId="77777777" w:rsidR="00747BD4" w:rsidRDefault="00747BD4">
            <w:pPr>
              <w:jc w:val="center"/>
              <w:rPr>
                <w:rFonts w:ascii="Arial" w:hAnsi="Arial" w:cs="Arial"/>
                <w:color w:val="000000"/>
                <w:sz w:val="20"/>
                <w:szCs w:val="20"/>
              </w:rPr>
            </w:pPr>
            <w:r>
              <w:rPr>
                <w:rFonts w:ascii="Arial" w:hAnsi="Arial" w:cs="Arial"/>
                <w:color w:val="000000"/>
                <w:sz w:val="20"/>
                <w:szCs w:val="20"/>
              </w:rPr>
              <w:t>648</w:t>
            </w:r>
          </w:p>
        </w:tc>
        <w:tc>
          <w:tcPr>
            <w:tcW w:w="0" w:type="auto"/>
            <w:tcBorders>
              <w:top w:val="nil"/>
              <w:left w:val="nil"/>
              <w:bottom w:val="nil"/>
              <w:right w:val="nil"/>
            </w:tcBorders>
            <w:shd w:val="clear" w:color="000000" w:fill="FFFFFF"/>
            <w:noWrap/>
            <w:vAlign w:val="center"/>
            <w:hideMark/>
          </w:tcPr>
          <w:p w14:paraId="35B2C452" w14:textId="77777777" w:rsidR="00747BD4" w:rsidRDefault="00747BD4">
            <w:pPr>
              <w:jc w:val="center"/>
              <w:rPr>
                <w:rFonts w:ascii="Arial" w:hAnsi="Arial" w:cs="Arial"/>
                <w:color w:val="000000"/>
                <w:sz w:val="20"/>
                <w:szCs w:val="20"/>
              </w:rPr>
            </w:pPr>
            <w:r>
              <w:rPr>
                <w:rFonts w:ascii="Arial" w:hAnsi="Arial" w:cs="Arial"/>
                <w:color w:val="000000"/>
                <w:sz w:val="20"/>
                <w:szCs w:val="20"/>
              </w:rPr>
              <w:t>837</w:t>
            </w:r>
          </w:p>
        </w:tc>
        <w:tc>
          <w:tcPr>
            <w:tcW w:w="0" w:type="auto"/>
            <w:tcBorders>
              <w:top w:val="nil"/>
              <w:left w:val="nil"/>
              <w:bottom w:val="nil"/>
              <w:right w:val="nil"/>
            </w:tcBorders>
            <w:shd w:val="clear" w:color="000000" w:fill="FFFFFF"/>
            <w:noWrap/>
            <w:vAlign w:val="center"/>
            <w:hideMark/>
          </w:tcPr>
          <w:p w14:paraId="26224AAB" w14:textId="77777777" w:rsidR="00747BD4" w:rsidRDefault="00747BD4">
            <w:pPr>
              <w:jc w:val="center"/>
              <w:rPr>
                <w:rFonts w:ascii="Arial" w:hAnsi="Arial" w:cs="Arial"/>
                <w:color w:val="000000"/>
                <w:sz w:val="20"/>
                <w:szCs w:val="20"/>
              </w:rPr>
            </w:pPr>
            <w:r>
              <w:rPr>
                <w:rFonts w:ascii="Arial" w:hAnsi="Arial" w:cs="Arial"/>
                <w:color w:val="000000"/>
                <w:sz w:val="20"/>
                <w:szCs w:val="20"/>
              </w:rPr>
              <w:t>656</w:t>
            </w:r>
          </w:p>
        </w:tc>
        <w:tc>
          <w:tcPr>
            <w:tcW w:w="0" w:type="auto"/>
            <w:tcBorders>
              <w:top w:val="nil"/>
              <w:left w:val="nil"/>
              <w:bottom w:val="nil"/>
              <w:right w:val="nil"/>
            </w:tcBorders>
            <w:shd w:val="clear" w:color="000000" w:fill="FFFFFF"/>
            <w:noWrap/>
            <w:vAlign w:val="center"/>
            <w:hideMark/>
          </w:tcPr>
          <w:p w14:paraId="0C974389" w14:textId="77777777" w:rsidR="00747BD4" w:rsidRDefault="00747BD4">
            <w:pPr>
              <w:jc w:val="center"/>
              <w:rPr>
                <w:rFonts w:ascii="Arial" w:hAnsi="Arial" w:cs="Arial"/>
                <w:color w:val="000000"/>
                <w:sz w:val="20"/>
                <w:szCs w:val="20"/>
              </w:rPr>
            </w:pPr>
            <w:r>
              <w:rPr>
                <w:rFonts w:ascii="Arial" w:hAnsi="Arial" w:cs="Arial"/>
                <w:color w:val="000000"/>
                <w:sz w:val="20"/>
                <w:szCs w:val="20"/>
              </w:rPr>
              <w:t>910</w:t>
            </w:r>
          </w:p>
        </w:tc>
        <w:tc>
          <w:tcPr>
            <w:tcW w:w="0" w:type="auto"/>
            <w:tcBorders>
              <w:top w:val="nil"/>
              <w:left w:val="single" w:sz="4" w:space="0" w:color="auto"/>
              <w:bottom w:val="nil"/>
              <w:right w:val="single" w:sz="4" w:space="0" w:color="auto"/>
            </w:tcBorders>
            <w:shd w:val="clear" w:color="000000" w:fill="FFFFFF"/>
            <w:noWrap/>
            <w:vAlign w:val="center"/>
            <w:hideMark/>
          </w:tcPr>
          <w:p w14:paraId="2206A834" w14:textId="77777777" w:rsidR="00747BD4" w:rsidRDefault="00747BD4">
            <w:pPr>
              <w:jc w:val="center"/>
              <w:rPr>
                <w:rFonts w:ascii="Arial" w:hAnsi="Arial" w:cs="Arial"/>
                <w:color w:val="000000"/>
                <w:sz w:val="20"/>
                <w:szCs w:val="20"/>
              </w:rPr>
            </w:pPr>
            <w:r>
              <w:rPr>
                <w:rFonts w:ascii="Arial" w:hAnsi="Arial" w:cs="Arial"/>
                <w:color w:val="000000"/>
                <w:sz w:val="20"/>
                <w:szCs w:val="20"/>
              </w:rPr>
              <w:t>4924</w:t>
            </w:r>
          </w:p>
        </w:tc>
      </w:tr>
      <w:tr w:rsidR="00747BD4" w14:paraId="4D3CA8BA" w14:textId="77777777" w:rsidTr="00747BD4">
        <w:trPr>
          <w:trHeight w:val="295"/>
        </w:trPr>
        <w:tc>
          <w:tcPr>
            <w:tcW w:w="0" w:type="auto"/>
            <w:tcBorders>
              <w:top w:val="nil"/>
              <w:left w:val="single" w:sz="4" w:space="0" w:color="auto"/>
              <w:bottom w:val="nil"/>
              <w:right w:val="single" w:sz="4" w:space="0" w:color="auto"/>
            </w:tcBorders>
            <w:shd w:val="clear" w:color="000000" w:fill="FFFFFF"/>
            <w:noWrap/>
            <w:vAlign w:val="center"/>
            <w:hideMark/>
          </w:tcPr>
          <w:p w14:paraId="758E154D" w14:textId="77777777" w:rsidR="00747BD4" w:rsidRDefault="00747BD4">
            <w:pPr>
              <w:jc w:val="center"/>
              <w:rPr>
                <w:rFonts w:ascii="Arial" w:hAnsi="Arial" w:cs="Arial"/>
                <w:color w:val="000000"/>
                <w:sz w:val="20"/>
                <w:szCs w:val="20"/>
              </w:rPr>
            </w:pPr>
            <w:r>
              <w:rPr>
                <w:rFonts w:ascii="Arial" w:hAnsi="Arial" w:cs="Arial"/>
                <w:color w:val="000000"/>
                <w:sz w:val="20"/>
                <w:szCs w:val="20"/>
              </w:rPr>
              <w:t>2017</w:t>
            </w:r>
          </w:p>
        </w:tc>
        <w:tc>
          <w:tcPr>
            <w:tcW w:w="0" w:type="auto"/>
            <w:tcBorders>
              <w:top w:val="nil"/>
              <w:left w:val="nil"/>
              <w:bottom w:val="nil"/>
              <w:right w:val="nil"/>
            </w:tcBorders>
            <w:shd w:val="clear" w:color="000000" w:fill="FFFFFF"/>
            <w:noWrap/>
            <w:vAlign w:val="center"/>
            <w:hideMark/>
          </w:tcPr>
          <w:p w14:paraId="66D41A64" w14:textId="77777777" w:rsidR="00747BD4" w:rsidRDefault="00747BD4">
            <w:pPr>
              <w:jc w:val="center"/>
              <w:rPr>
                <w:rFonts w:ascii="Arial" w:hAnsi="Arial" w:cs="Arial"/>
                <w:color w:val="000000"/>
                <w:sz w:val="20"/>
                <w:szCs w:val="20"/>
              </w:rPr>
            </w:pPr>
            <w:r>
              <w:rPr>
                <w:rFonts w:ascii="Arial" w:hAnsi="Arial" w:cs="Arial"/>
                <w:color w:val="000000"/>
                <w:sz w:val="20"/>
                <w:szCs w:val="20"/>
              </w:rPr>
              <w:t>619</w:t>
            </w:r>
          </w:p>
        </w:tc>
        <w:tc>
          <w:tcPr>
            <w:tcW w:w="0" w:type="auto"/>
            <w:tcBorders>
              <w:top w:val="nil"/>
              <w:left w:val="nil"/>
              <w:bottom w:val="nil"/>
              <w:right w:val="nil"/>
            </w:tcBorders>
            <w:shd w:val="clear" w:color="000000" w:fill="FFFFFF"/>
            <w:noWrap/>
            <w:vAlign w:val="center"/>
            <w:hideMark/>
          </w:tcPr>
          <w:p w14:paraId="72054C10" w14:textId="77777777" w:rsidR="00747BD4" w:rsidRDefault="00747BD4">
            <w:pPr>
              <w:jc w:val="center"/>
              <w:rPr>
                <w:rFonts w:ascii="Arial" w:hAnsi="Arial" w:cs="Arial"/>
                <w:color w:val="000000"/>
                <w:sz w:val="20"/>
                <w:szCs w:val="20"/>
              </w:rPr>
            </w:pPr>
            <w:r>
              <w:rPr>
                <w:rFonts w:ascii="Arial" w:hAnsi="Arial" w:cs="Arial"/>
                <w:color w:val="000000"/>
                <w:sz w:val="20"/>
                <w:szCs w:val="20"/>
              </w:rPr>
              <w:t>614</w:t>
            </w:r>
          </w:p>
        </w:tc>
        <w:tc>
          <w:tcPr>
            <w:tcW w:w="0" w:type="auto"/>
            <w:tcBorders>
              <w:top w:val="nil"/>
              <w:left w:val="nil"/>
              <w:bottom w:val="nil"/>
              <w:right w:val="nil"/>
            </w:tcBorders>
            <w:shd w:val="clear" w:color="000000" w:fill="FFFFFF"/>
            <w:noWrap/>
            <w:vAlign w:val="center"/>
            <w:hideMark/>
          </w:tcPr>
          <w:p w14:paraId="5043E491" w14:textId="77777777" w:rsidR="00747BD4" w:rsidRDefault="00747BD4">
            <w:pPr>
              <w:jc w:val="center"/>
              <w:rPr>
                <w:rFonts w:ascii="Arial" w:hAnsi="Arial" w:cs="Arial"/>
                <w:color w:val="000000"/>
                <w:sz w:val="20"/>
                <w:szCs w:val="20"/>
              </w:rPr>
            </w:pPr>
            <w:r>
              <w:rPr>
                <w:rFonts w:ascii="Arial" w:hAnsi="Arial" w:cs="Arial"/>
                <w:color w:val="000000"/>
                <w:sz w:val="20"/>
                <w:szCs w:val="20"/>
              </w:rPr>
              <w:t>646</w:t>
            </w:r>
          </w:p>
        </w:tc>
        <w:tc>
          <w:tcPr>
            <w:tcW w:w="0" w:type="auto"/>
            <w:tcBorders>
              <w:top w:val="nil"/>
              <w:left w:val="nil"/>
              <w:bottom w:val="nil"/>
              <w:right w:val="nil"/>
            </w:tcBorders>
            <w:shd w:val="clear" w:color="000000" w:fill="FFFFFF"/>
            <w:noWrap/>
            <w:vAlign w:val="center"/>
            <w:hideMark/>
          </w:tcPr>
          <w:p w14:paraId="57A47819" w14:textId="77777777" w:rsidR="00747BD4" w:rsidRDefault="00747BD4">
            <w:pPr>
              <w:jc w:val="center"/>
              <w:rPr>
                <w:rFonts w:ascii="Arial" w:hAnsi="Arial" w:cs="Arial"/>
                <w:color w:val="000000"/>
                <w:sz w:val="20"/>
                <w:szCs w:val="20"/>
              </w:rPr>
            </w:pPr>
            <w:r>
              <w:rPr>
                <w:rFonts w:ascii="Arial" w:hAnsi="Arial" w:cs="Arial"/>
                <w:color w:val="000000"/>
                <w:sz w:val="20"/>
                <w:szCs w:val="20"/>
              </w:rPr>
              <w:t>713</w:t>
            </w:r>
          </w:p>
        </w:tc>
        <w:tc>
          <w:tcPr>
            <w:tcW w:w="0" w:type="auto"/>
            <w:tcBorders>
              <w:top w:val="nil"/>
              <w:left w:val="nil"/>
              <w:bottom w:val="nil"/>
              <w:right w:val="nil"/>
            </w:tcBorders>
            <w:shd w:val="clear" w:color="000000" w:fill="FFFFFF"/>
            <w:noWrap/>
            <w:vAlign w:val="center"/>
            <w:hideMark/>
          </w:tcPr>
          <w:p w14:paraId="5BA046B9" w14:textId="77777777" w:rsidR="00747BD4" w:rsidRDefault="00747BD4">
            <w:pPr>
              <w:jc w:val="center"/>
              <w:rPr>
                <w:rFonts w:ascii="Arial" w:hAnsi="Arial" w:cs="Arial"/>
                <w:color w:val="000000"/>
                <w:sz w:val="20"/>
                <w:szCs w:val="20"/>
              </w:rPr>
            </w:pPr>
            <w:r>
              <w:rPr>
                <w:rFonts w:ascii="Arial" w:hAnsi="Arial" w:cs="Arial"/>
                <w:color w:val="000000"/>
                <w:sz w:val="20"/>
                <w:szCs w:val="20"/>
              </w:rPr>
              <w:t>629</w:t>
            </w:r>
          </w:p>
        </w:tc>
        <w:tc>
          <w:tcPr>
            <w:tcW w:w="0" w:type="auto"/>
            <w:tcBorders>
              <w:top w:val="nil"/>
              <w:left w:val="nil"/>
              <w:bottom w:val="nil"/>
              <w:right w:val="nil"/>
            </w:tcBorders>
            <w:shd w:val="clear" w:color="000000" w:fill="FFFFFF"/>
            <w:noWrap/>
            <w:vAlign w:val="center"/>
            <w:hideMark/>
          </w:tcPr>
          <w:p w14:paraId="2EC619C6" w14:textId="77777777" w:rsidR="00747BD4" w:rsidRDefault="00747BD4">
            <w:pPr>
              <w:jc w:val="center"/>
              <w:rPr>
                <w:rFonts w:ascii="Arial" w:hAnsi="Arial" w:cs="Arial"/>
                <w:color w:val="000000"/>
                <w:sz w:val="20"/>
                <w:szCs w:val="20"/>
              </w:rPr>
            </w:pPr>
            <w:r>
              <w:rPr>
                <w:rFonts w:ascii="Arial" w:hAnsi="Arial" w:cs="Arial"/>
                <w:color w:val="000000"/>
                <w:sz w:val="20"/>
                <w:szCs w:val="20"/>
              </w:rPr>
              <w:t>675</w:t>
            </w:r>
          </w:p>
        </w:tc>
        <w:tc>
          <w:tcPr>
            <w:tcW w:w="0" w:type="auto"/>
            <w:tcBorders>
              <w:top w:val="nil"/>
              <w:left w:val="nil"/>
              <w:bottom w:val="nil"/>
              <w:right w:val="nil"/>
            </w:tcBorders>
            <w:shd w:val="clear" w:color="000000" w:fill="FFFFFF"/>
            <w:noWrap/>
            <w:vAlign w:val="center"/>
            <w:hideMark/>
          </w:tcPr>
          <w:p w14:paraId="00D7905C" w14:textId="77777777" w:rsidR="00747BD4" w:rsidRDefault="00747BD4">
            <w:pPr>
              <w:jc w:val="center"/>
              <w:rPr>
                <w:rFonts w:ascii="Arial" w:hAnsi="Arial" w:cs="Arial"/>
                <w:color w:val="000000"/>
                <w:sz w:val="20"/>
                <w:szCs w:val="20"/>
              </w:rPr>
            </w:pPr>
            <w:r>
              <w:rPr>
                <w:rFonts w:ascii="Arial" w:hAnsi="Arial" w:cs="Arial"/>
                <w:color w:val="000000"/>
                <w:sz w:val="20"/>
                <w:szCs w:val="20"/>
              </w:rPr>
              <w:t>360</w:t>
            </w:r>
          </w:p>
        </w:tc>
        <w:tc>
          <w:tcPr>
            <w:tcW w:w="0" w:type="auto"/>
            <w:tcBorders>
              <w:top w:val="nil"/>
              <w:left w:val="nil"/>
              <w:bottom w:val="nil"/>
              <w:right w:val="nil"/>
            </w:tcBorders>
            <w:shd w:val="clear" w:color="000000" w:fill="FFFFFF"/>
            <w:noWrap/>
            <w:vAlign w:val="center"/>
            <w:hideMark/>
          </w:tcPr>
          <w:p w14:paraId="68C9BB36" w14:textId="77777777" w:rsidR="00747BD4" w:rsidRDefault="00747BD4">
            <w:pPr>
              <w:jc w:val="center"/>
              <w:rPr>
                <w:rFonts w:ascii="Arial" w:hAnsi="Arial" w:cs="Arial"/>
                <w:color w:val="000000"/>
                <w:sz w:val="20"/>
                <w:szCs w:val="20"/>
              </w:rPr>
            </w:pPr>
            <w:r>
              <w:rPr>
                <w:rFonts w:ascii="Arial" w:hAnsi="Arial" w:cs="Arial"/>
                <w:color w:val="000000"/>
                <w:sz w:val="20"/>
                <w:szCs w:val="20"/>
              </w:rPr>
              <w:t>632</w:t>
            </w:r>
          </w:p>
        </w:tc>
        <w:tc>
          <w:tcPr>
            <w:tcW w:w="0" w:type="auto"/>
            <w:tcBorders>
              <w:top w:val="nil"/>
              <w:left w:val="single" w:sz="4" w:space="0" w:color="auto"/>
              <w:bottom w:val="nil"/>
              <w:right w:val="single" w:sz="4" w:space="0" w:color="auto"/>
            </w:tcBorders>
            <w:shd w:val="clear" w:color="000000" w:fill="FFFFFF"/>
            <w:noWrap/>
            <w:vAlign w:val="center"/>
            <w:hideMark/>
          </w:tcPr>
          <w:p w14:paraId="1E2003C0" w14:textId="77777777" w:rsidR="00747BD4" w:rsidRDefault="00747BD4">
            <w:pPr>
              <w:jc w:val="center"/>
              <w:rPr>
                <w:rFonts w:ascii="Arial" w:hAnsi="Arial" w:cs="Arial"/>
                <w:color w:val="000000"/>
                <w:sz w:val="20"/>
                <w:szCs w:val="20"/>
              </w:rPr>
            </w:pPr>
            <w:r>
              <w:rPr>
                <w:rFonts w:ascii="Arial" w:hAnsi="Arial" w:cs="Arial"/>
                <w:color w:val="000000"/>
                <w:sz w:val="20"/>
                <w:szCs w:val="20"/>
              </w:rPr>
              <w:t>4887</w:t>
            </w:r>
          </w:p>
        </w:tc>
      </w:tr>
      <w:tr w:rsidR="00747BD4" w14:paraId="586E78F0" w14:textId="77777777" w:rsidTr="00747BD4">
        <w:trPr>
          <w:trHeight w:val="345"/>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2B21C874" w14:textId="77777777" w:rsidR="00747BD4" w:rsidRDefault="00747BD4">
            <w:pPr>
              <w:jc w:val="center"/>
              <w:rPr>
                <w:rFonts w:ascii="Arial" w:hAnsi="Arial" w:cs="Arial"/>
                <w:color w:val="000000"/>
                <w:sz w:val="20"/>
                <w:szCs w:val="20"/>
              </w:rPr>
            </w:pPr>
            <w:r>
              <w:rPr>
                <w:rFonts w:ascii="Arial" w:hAnsi="Arial" w:cs="Arial"/>
                <w:color w:val="000000"/>
                <w:sz w:val="20"/>
                <w:szCs w:val="20"/>
              </w:rPr>
              <w:t>2018</w:t>
            </w:r>
          </w:p>
        </w:tc>
        <w:tc>
          <w:tcPr>
            <w:tcW w:w="0" w:type="auto"/>
            <w:tcBorders>
              <w:top w:val="nil"/>
              <w:left w:val="nil"/>
              <w:bottom w:val="single" w:sz="4" w:space="0" w:color="auto"/>
              <w:right w:val="nil"/>
            </w:tcBorders>
            <w:shd w:val="clear" w:color="000000" w:fill="FFFFFF"/>
            <w:noWrap/>
            <w:vAlign w:val="center"/>
            <w:hideMark/>
          </w:tcPr>
          <w:p w14:paraId="4A13DEA9" w14:textId="77777777" w:rsidR="00747BD4" w:rsidRDefault="00747BD4">
            <w:pPr>
              <w:jc w:val="center"/>
              <w:rPr>
                <w:rFonts w:ascii="Arial" w:hAnsi="Arial" w:cs="Arial"/>
                <w:color w:val="000000"/>
                <w:sz w:val="20"/>
                <w:szCs w:val="20"/>
              </w:rPr>
            </w:pPr>
            <w:r>
              <w:rPr>
                <w:rFonts w:ascii="Arial" w:hAnsi="Arial" w:cs="Arial"/>
                <w:color w:val="000000"/>
                <w:sz w:val="20"/>
                <w:szCs w:val="20"/>
              </w:rPr>
              <w:t>587</w:t>
            </w:r>
          </w:p>
        </w:tc>
        <w:tc>
          <w:tcPr>
            <w:tcW w:w="0" w:type="auto"/>
            <w:tcBorders>
              <w:top w:val="nil"/>
              <w:left w:val="nil"/>
              <w:bottom w:val="single" w:sz="4" w:space="0" w:color="auto"/>
              <w:right w:val="nil"/>
            </w:tcBorders>
            <w:shd w:val="clear" w:color="000000" w:fill="FFFFFF"/>
            <w:noWrap/>
            <w:vAlign w:val="center"/>
            <w:hideMark/>
          </w:tcPr>
          <w:p w14:paraId="7751CF09" w14:textId="77777777" w:rsidR="00747BD4" w:rsidRDefault="00747BD4">
            <w:pPr>
              <w:jc w:val="center"/>
              <w:rPr>
                <w:rFonts w:ascii="Arial" w:hAnsi="Arial" w:cs="Arial"/>
                <w:color w:val="000000"/>
                <w:sz w:val="20"/>
                <w:szCs w:val="20"/>
              </w:rPr>
            </w:pPr>
            <w:r>
              <w:rPr>
                <w:rFonts w:ascii="Arial" w:hAnsi="Arial" w:cs="Arial"/>
                <w:color w:val="000000"/>
                <w:sz w:val="20"/>
                <w:szCs w:val="20"/>
              </w:rPr>
              <w:t>265</w:t>
            </w:r>
          </w:p>
        </w:tc>
        <w:tc>
          <w:tcPr>
            <w:tcW w:w="0" w:type="auto"/>
            <w:tcBorders>
              <w:top w:val="nil"/>
              <w:left w:val="nil"/>
              <w:bottom w:val="single" w:sz="4" w:space="0" w:color="auto"/>
              <w:right w:val="nil"/>
            </w:tcBorders>
            <w:shd w:val="clear" w:color="000000" w:fill="FFFFFF"/>
            <w:noWrap/>
            <w:vAlign w:val="center"/>
            <w:hideMark/>
          </w:tcPr>
          <w:p w14:paraId="18807DB7" w14:textId="77777777" w:rsidR="00747BD4" w:rsidRDefault="00747BD4">
            <w:pPr>
              <w:jc w:val="center"/>
              <w:rPr>
                <w:rFonts w:ascii="Arial" w:hAnsi="Arial" w:cs="Arial"/>
                <w:color w:val="000000"/>
                <w:sz w:val="20"/>
                <w:szCs w:val="20"/>
              </w:rPr>
            </w:pPr>
            <w:r>
              <w:rPr>
                <w:rFonts w:ascii="Arial" w:hAnsi="Arial" w:cs="Arial"/>
                <w:color w:val="000000"/>
                <w:sz w:val="20"/>
                <w:szCs w:val="20"/>
              </w:rPr>
              <w:t>227</w:t>
            </w:r>
            <w:r>
              <w:rPr>
                <w:rFonts w:ascii="Arial" w:hAnsi="Arial" w:cs="Arial"/>
                <w:color w:val="000000"/>
                <w:vertAlign w:val="superscript"/>
              </w:rPr>
              <w:t>*</w:t>
            </w:r>
          </w:p>
        </w:tc>
        <w:tc>
          <w:tcPr>
            <w:tcW w:w="0" w:type="auto"/>
            <w:tcBorders>
              <w:top w:val="nil"/>
              <w:left w:val="nil"/>
              <w:bottom w:val="single" w:sz="4" w:space="0" w:color="auto"/>
              <w:right w:val="nil"/>
            </w:tcBorders>
            <w:shd w:val="clear" w:color="000000" w:fill="FFFFFF"/>
            <w:noWrap/>
            <w:vAlign w:val="center"/>
            <w:hideMark/>
          </w:tcPr>
          <w:p w14:paraId="14638942" w14:textId="77777777" w:rsidR="00747BD4" w:rsidRDefault="00747BD4">
            <w:pPr>
              <w:jc w:val="center"/>
              <w:rPr>
                <w:rFonts w:ascii="Arial" w:hAnsi="Arial" w:cs="Arial"/>
                <w:color w:val="000000"/>
                <w:sz w:val="20"/>
                <w:szCs w:val="20"/>
              </w:rPr>
            </w:pPr>
            <w:r>
              <w:rPr>
                <w:rFonts w:ascii="Arial" w:hAnsi="Arial" w:cs="Arial"/>
                <w:color w:val="000000"/>
                <w:sz w:val="20"/>
                <w:szCs w:val="20"/>
              </w:rPr>
              <w:t>627</w:t>
            </w:r>
          </w:p>
        </w:tc>
        <w:tc>
          <w:tcPr>
            <w:tcW w:w="0" w:type="auto"/>
            <w:tcBorders>
              <w:top w:val="nil"/>
              <w:left w:val="nil"/>
              <w:bottom w:val="single" w:sz="4" w:space="0" w:color="auto"/>
              <w:right w:val="nil"/>
            </w:tcBorders>
            <w:shd w:val="clear" w:color="000000" w:fill="FFFFFF"/>
            <w:noWrap/>
            <w:vAlign w:val="center"/>
            <w:hideMark/>
          </w:tcPr>
          <w:p w14:paraId="49957028" w14:textId="77777777" w:rsidR="00747BD4" w:rsidRDefault="00747BD4">
            <w:pPr>
              <w:jc w:val="center"/>
              <w:rPr>
                <w:rFonts w:ascii="Arial" w:hAnsi="Arial" w:cs="Arial"/>
                <w:color w:val="000000"/>
                <w:sz w:val="20"/>
                <w:szCs w:val="20"/>
              </w:rPr>
            </w:pPr>
            <w:r>
              <w:rPr>
                <w:rFonts w:ascii="Arial" w:hAnsi="Arial" w:cs="Arial"/>
                <w:color w:val="000000"/>
                <w:sz w:val="20"/>
                <w:szCs w:val="20"/>
              </w:rPr>
              <w:t>429</w:t>
            </w:r>
          </w:p>
        </w:tc>
        <w:tc>
          <w:tcPr>
            <w:tcW w:w="0" w:type="auto"/>
            <w:tcBorders>
              <w:top w:val="nil"/>
              <w:left w:val="nil"/>
              <w:bottom w:val="single" w:sz="4" w:space="0" w:color="auto"/>
              <w:right w:val="nil"/>
            </w:tcBorders>
            <w:shd w:val="clear" w:color="000000" w:fill="FFFFFF"/>
            <w:noWrap/>
            <w:vAlign w:val="center"/>
            <w:hideMark/>
          </w:tcPr>
          <w:p w14:paraId="04FC9DCE" w14:textId="77777777" w:rsidR="00747BD4" w:rsidRDefault="00747BD4">
            <w:pPr>
              <w:jc w:val="center"/>
              <w:rPr>
                <w:rFonts w:ascii="Arial" w:hAnsi="Arial" w:cs="Arial"/>
                <w:color w:val="000000"/>
                <w:sz w:val="20"/>
                <w:szCs w:val="20"/>
              </w:rPr>
            </w:pPr>
            <w:r>
              <w:rPr>
                <w:rFonts w:ascii="Arial" w:hAnsi="Arial" w:cs="Arial"/>
                <w:color w:val="000000"/>
                <w:sz w:val="20"/>
                <w:szCs w:val="20"/>
              </w:rPr>
              <w:t>506</w:t>
            </w:r>
          </w:p>
        </w:tc>
        <w:tc>
          <w:tcPr>
            <w:tcW w:w="0" w:type="auto"/>
            <w:tcBorders>
              <w:top w:val="nil"/>
              <w:left w:val="nil"/>
              <w:bottom w:val="single" w:sz="4" w:space="0" w:color="auto"/>
              <w:right w:val="nil"/>
            </w:tcBorders>
            <w:shd w:val="clear" w:color="000000" w:fill="FFFFFF"/>
            <w:noWrap/>
            <w:vAlign w:val="center"/>
            <w:hideMark/>
          </w:tcPr>
          <w:p w14:paraId="6A3E9132" w14:textId="77777777" w:rsidR="00747BD4" w:rsidRDefault="00747BD4">
            <w:pPr>
              <w:jc w:val="center"/>
              <w:rPr>
                <w:rFonts w:ascii="Arial" w:hAnsi="Arial" w:cs="Arial"/>
                <w:color w:val="000000"/>
                <w:sz w:val="20"/>
                <w:szCs w:val="20"/>
              </w:rPr>
            </w:pPr>
            <w:r>
              <w:rPr>
                <w:rFonts w:ascii="Arial" w:hAnsi="Arial" w:cs="Arial"/>
                <w:color w:val="000000"/>
                <w:sz w:val="20"/>
                <w:szCs w:val="20"/>
              </w:rPr>
              <w:t>353</w:t>
            </w:r>
          </w:p>
        </w:tc>
        <w:tc>
          <w:tcPr>
            <w:tcW w:w="0" w:type="auto"/>
            <w:tcBorders>
              <w:top w:val="nil"/>
              <w:left w:val="nil"/>
              <w:bottom w:val="single" w:sz="4" w:space="0" w:color="auto"/>
              <w:right w:val="nil"/>
            </w:tcBorders>
            <w:shd w:val="clear" w:color="000000" w:fill="FFFFFF"/>
            <w:noWrap/>
            <w:vAlign w:val="center"/>
            <w:hideMark/>
          </w:tcPr>
          <w:p w14:paraId="7D550F31" w14:textId="77777777" w:rsidR="00747BD4" w:rsidRDefault="00747BD4">
            <w:pPr>
              <w:jc w:val="center"/>
              <w:rPr>
                <w:rFonts w:ascii="Arial" w:hAnsi="Arial" w:cs="Arial"/>
                <w:color w:val="000000"/>
                <w:sz w:val="20"/>
                <w:szCs w:val="20"/>
              </w:rPr>
            </w:pPr>
            <w:r>
              <w:rPr>
                <w:rFonts w:ascii="Arial" w:hAnsi="Arial" w:cs="Arial"/>
                <w:color w:val="000000"/>
                <w:sz w:val="20"/>
                <w:szCs w:val="20"/>
              </w:rPr>
              <w:t>541</w:t>
            </w:r>
          </w:p>
        </w:tc>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4334B772" w14:textId="77777777" w:rsidR="00747BD4" w:rsidRDefault="00747BD4">
            <w:pPr>
              <w:jc w:val="center"/>
              <w:rPr>
                <w:rFonts w:ascii="Arial" w:hAnsi="Arial" w:cs="Arial"/>
                <w:color w:val="000000"/>
                <w:sz w:val="20"/>
                <w:szCs w:val="20"/>
              </w:rPr>
            </w:pPr>
            <w:r>
              <w:rPr>
                <w:rFonts w:ascii="Arial" w:hAnsi="Arial" w:cs="Arial"/>
                <w:color w:val="000000"/>
                <w:sz w:val="20"/>
                <w:szCs w:val="20"/>
              </w:rPr>
              <w:t>3536</w:t>
            </w:r>
          </w:p>
        </w:tc>
      </w:tr>
      <w:tr w:rsidR="00747BD4" w14:paraId="7BDAA2D2" w14:textId="77777777" w:rsidTr="00747BD4">
        <w:trPr>
          <w:trHeight w:val="295"/>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212277F1" w14:textId="77777777" w:rsidR="00747BD4" w:rsidRDefault="00747BD4">
            <w:pPr>
              <w:jc w:val="center"/>
              <w:rPr>
                <w:rFonts w:ascii="Arial" w:hAnsi="Arial" w:cs="Arial"/>
                <w:color w:val="000000"/>
                <w:sz w:val="20"/>
                <w:szCs w:val="20"/>
              </w:rPr>
            </w:pPr>
            <w:r>
              <w:rPr>
                <w:rFonts w:ascii="Arial" w:hAnsi="Arial" w:cs="Arial"/>
                <w:color w:val="000000"/>
                <w:sz w:val="20"/>
                <w:szCs w:val="20"/>
              </w:rPr>
              <w:t>Sums</w:t>
            </w:r>
          </w:p>
        </w:tc>
        <w:tc>
          <w:tcPr>
            <w:tcW w:w="0" w:type="auto"/>
            <w:tcBorders>
              <w:top w:val="nil"/>
              <w:left w:val="nil"/>
              <w:bottom w:val="single" w:sz="4" w:space="0" w:color="auto"/>
              <w:right w:val="nil"/>
            </w:tcBorders>
            <w:shd w:val="clear" w:color="000000" w:fill="FFFFFF"/>
            <w:noWrap/>
            <w:vAlign w:val="center"/>
            <w:hideMark/>
          </w:tcPr>
          <w:p w14:paraId="4260097B" w14:textId="77777777" w:rsidR="00747BD4" w:rsidRDefault="00747BD4">
            <w:pPr>
              <w:jc w:val="center"/>
              <w:rPr>
                <w:rFonts w:ascii="Arial" w:hAnsi="Arial" w:cs="Arial"/>
                <w:color w:val="000000"/>
                <w:sz w:val="20"/>
                <w:szCs w:val="20"/>
              </w:rPr>
            </w:pPr>
            <w:r>
              <w:rPr>
                <w:rFonts w:ascii="Arial" w:hAnsi="Arial" w:cs="Arial"/>
                <w:color w:val="000000"/>
                <w:sz w:val="20"/>
                <w:szCs w:val="20"/>
              </w:rPr>
              <w:t>1415</w:t>
            </w:r>
          </w:p>
        </w:tc>
        <w:tc>
          <w:tcPr>
            <w:tcW w:w="0" w:type="auto"/>
            <w:tcBorders>
              <w:top w:val="nil"/>
              <w:left w:val="nil"/>
              <w:bottom w:val="single" w:sz="4" w:space="0" w:color="auto"/>
              <w:right w:val="nil"/>
            </w:tcBorders>
            <w:shd w:val="clear" w:color="000000" w:fill="FFFFFF"/>
            <w:noWrap/>
            <w:vAlign w:val="center"/>
            <w:hideMark/>
          </w:tcPr>
          <w:p w14:paraId="79587E9C" w14:textId="77777777" w:rsidR="00747BD4" w:rsidRDefault="00747BD4">
            <w:pPr>
              <w:jc w:val="center"/>
              <w:rPr>
                <w:rFonts w:ascii="Arial" w:hAnsi="Arial" w:cs="Arial"/>
                <w:color w:val="000000"/>
                <w:sz w:val="20"/>
                <w:szCs w:val="20"/>
              </w:rPr>
            </w:pPr>
            <w:r>
              <w:rPr>
                <w:rFonts w:ascii="Arial" w:hAnsi="Arial" w:cs="Arial"/>
                <w:color w:val="000000"/>
                <w:sz w:val="20"/>
                <w:szCs w:val="20"/>
              </w:rPr>
              <w:t>1938</w:t>
            </w:r>
          </w:p>
        </w:tc>
        <w:tc>
          <w:tcPr>
            <w:tcW w:w="0" w:type="auto"/>
            <w:tcBorders>
              <w:top w:val="nil"/>
              <w:left w:val="nil"/>
              <w:bottom w:val="single" w:sz="4" w:space="0" w:color="auto"/>
              <w:right w:val="nil"/>
            </w:tcBorders>
            <w:shd w:val="clear" w:color="000000" w:fill="FFFFFF"/>
            <w:noWrap/>
            <w:vAlign w:val="center"/>
            <w:hideMark/>
          </w:tcPr>
          <w:p w14:paraId="52FE1916" w14:textId="77777777" w:rsidR="00747BD4" w:rsidRDefault="00747BD4">
            <w:pPr>
              <w:jc w:val="center"/>
              <w:rPr>
                <w:rFonts w:ascii="Arial" w:hAnsi="Arial" w:cs="Arial"/>
                <w:color w:val="000000"/>
                <w:sz w:val="20"/>
                <w:szCs w:val="20"/>
              </w:rPr>
            </w:pPr>
            <w:r>
              <w:rPr>
                <w:rFonts w:ascii="Arial" w:hAnsi="Arial" w:cs="Arial"/>
                <w:color w:val="000000"/>
                <w:sz w:val="20"/>
                <w:szCs w:val="20"/>
              </w:rPr>
              <w:t>2007</w:t>
            </w:r>
          </w:p>
        </w:tc>
        <w:tc>
          <w:tcPr>
            <w:tcW w:w="0" w:type="auto"/>
            <w:tcBorders>
              <w:top w:val="nil"/>
              <w:left w:val="nil"/>
              <w:bottom w:val="single" w:sz="4" w:space="0" w:color="auto"/>
              <w:right w:val="nil"/>
            </w:tcBorders>
            <w:shd w:val="clear" w:color="000000" w:fill="FFFFFF"/>
            <w:noWrap/>
            <w:vAlign w:val="center"/>
            <w:hideMark/>
          </w:tcPr>
          <w:p w14:paraId="791548EA" w14:textId="77777777" w:rsidR="00747BD4" w:rsidRDefault="00747BD4">
            <w:pPr>
              <w:jc w:val="center"/>
              <w:rPr>
                <w:rFonts w:ascii="Arial" w:hAnsi="Arial" w:cs="Arial"/>
                <w:color w:val="000000"/>
                <w:sz w:val="20"/>
                <w:szCs w:val="20"/>
              </w:rPr>
            </w:pPr>
            <w:r>
              <w:rPr>
                <w:rFonts w:ascii="Arial" w:hAnsi="Arial" w:cs="Arial"/>
                <w:color w:val="000000"/>
                <w:sz w:val="20"/>
                <w:szCs w:val="20"/>
              </w:rPr>
              <w:t>2344</w:t>
            </w:r>
          </w:p>
        </w:tc>
        <w:tc>
          <w:tcPr>
            <w:tcW w:w="0" w:type="auto"/>
            <w:tcBorders>
              <w:top w:val="nil"/>
              <w:left w:val="nil"/>
              <w:bottom w:val="single" w:sz="4" w:space="0" w:color="auto"/>
              <w:right w:val="nil"/>
            </w:tcBorders>
            <w:shd w:val="clear" w:color="000000" w:fill="FFFFFF"/>
            <w:noWrap/>
            <w:vAlign w:val="center"/>
            <w:hideMark/>
          </w:tcPr>
          <w:p w14:paraId="409B36BD" w14:textId="77777777" w:rsidR="00747BD4" w:rsidRDefault="00747BD4">
            <w:pPr>
              <w:jc w:val="center"/>
              <w:rPr>
                <w:rFonts w:ascii="Arial" w:hAnsi="Arial" w:cs="Arial"/>
                <w:color w:val="000000"/>
                <w:sz w:val="20"/>
                <w:szCs w:val="20"/>
              </w:rPr>
            </w:pPr>
            <w:r>
              <w:rPr>
                <w:rFonts w:ascii="Arial" w:hAnsi="Arial" w:cs="Arial"/>
                <w:color w:val="000000"/>
                <w:sz w:val="20"/>
                <w:szCs w:val="20"/>
              </w:rPr>
              <w:t>1706</w:t>
            </w:r>
          </w:p>
        </w:tc>
        <w:tc>
          <w:tcPr>
            <w:tcW w:w="0" w:type="auto"/>
            <w:tcBorders>
              <w:top w:val="nil"/>
              <w:left w:val="nil"/>
              <w:bottom w:val="single" w:sz="4" w:space="0" w:color="auto"/>
              <w:right w:val="nil"/>
            </w:tcBorders>
            <w:shd w:val="clear" w:color="000000" w:fill="FFFFFF"/>
            <w:noWrap/>
            <w:vAlign w:val="center"/>
            <w:hideMark/>
          </w:tcPr>
          <w:p w14:paraId="1D8FC2B6" w14:textId="77777777" w:rsidR="00747BD4" w:rsidRDefault="00747BD4">
            <w:pPr>
              <w:jc w:val="center"/>
              <w:rPr>
                <w:rFonts w:ascii="Arial" w:hAnsi="Arial" w:cs="Arial"/>
                <w:color w:val="000000"/>
                <w:sz w:val="20"/>
                <w:szCs w:val="20"/>
              </w:rPr>
            </w:pPr>
            <w:r>
              <w:rPr>
                <w:rFonts w:ascii="Arial" w:hAnsi="Arial" w:cs="Arial"/>
                <w:color w:val="000000"/>
                <w:sz w:val="20"/>
                <w:szCs w:val="20"/>
              </w:rPr>
              <w:t>2200</w:t>
            </w:r>
          </w:p>
        </w:tc>
        <w:tc>
          <w:tcPr>
            <w:tcW w:w="0" w:type="auto"/>
            <w:tcBorders>
              <w:top w:val="nil"/>
              <w:left w:val="nil"/>
              <w:bottom w:val="single" w:sz="4" w:space="0" w:color="auto"/>
              <w:right w:val="nil"/>
            </w:tcBorders>
            <w:shd w:val="clear" w:color="000000" w:fill="FFFFFF"/>
            <w:noWrap/>
            <w:vAlign w:val="center"/>
            <w:hideMark/>
          </w:tcPr>
          <w:p w14:paraId="2F2D6FA0" w14:textId="77777777" w:rsidR="00747BD4" w:rsidRDefault="00747BD4">
            <w:pPr>
              <w:jc w:val="center"/>
              <w:rPr>
                <w:rFonts w:ascii="Arial" w:hAnsi="Arial" w:cs="Arial"/>
                <w:color w:val="000000"/>
                <w:sz w:val="20"/>
                <w:szCs w:val="20"/>
              </w:rPr>
            </w:pPr>
            <w:r>
              <w:rPr>
                <w:rFonts w:ascii="Arial" w:hAnsi="Arial" w:cs="Arial"/>
                <w:color w:val="000000"/>
                <w:sz w:val="20"/>
                <w:szCs w:val="20"/>
              </w:rPr>
              <w:t>1924</w:t>
            </w:r>
          </w:p>
        </w:tc>
        <w:tc>
          <w:tcPr>
            <w:tcW w:w="0" w:type="auto"/>
            <w:tcBorders>
              <w:top w:val="nil"/>
              <w:left w:val="nil"/>
              <w:bottom w:val="single" w:sz="4" w:space="0" w:color="auto"/>
              <w:right w:val="nil"/>
            </w:tcBorders>
            <w:shd w:val="clear" w:color="000000" w:fill="FFFFFF"/>
            <w:noWrap/>
            <w:vAlign w:val="center"/>
            <w:hideMark/>
          </w:tcPr>
          <w:p w14:paraId="7D2006BE" w14:textId="77777777" w:rsidR="00747BD4" w:rsidRDefault="00747BD4">
            <w:pPr>
              <w:jc w:val="center"/>
              <w:rPr>
                <w:rFonts w:ascii="Arial" w:hAnsi="Arial" w:cs="Arial"/>
                <w:color w:val="000000"/>
                <w:sz w:val="20"/>
                <w:szCs w:val="20"/>
              </w:rPr>
            </w:pPr>
            <w:r>
              <w:rPr>
                <w:rFonts w:ascii="Arial" w:hAnsi="Arial" w:cs="Arial"/>
                <w:color w:val="000000"/>
                <w:sz w:val="20"/>
                <w:szCs w:val="20"/>
              </w:rPr>
              <w:t>2933</w:t>
            </w:r>
          </w:p>
        </w:tc>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50AF9B03" w14:textId="77777777" w:rsidR="00747BD4" w:rsidRDefault="00747BD4">
            <w:pPr>
              <w:jc w:val="center"/>
              <w:rPr>
                <w:rFonts w:ascii="Arial" w:hAnsi="Arial" w:cs="Arial"/>
                <w:color w:val="000000"/>
                <w:sz w:val="20"/>
                <w:szCs w:val="20"/>
              </w:rPr>
            </w:pPr>
            <w:r>
              <w:rPr>
                <w:rFonts w:ascii="Arial" w:hAnsi="Arial" w:cs="Arial"/>
                <w:color w:val="000000"/>
                <w:sz w:val="20"/>
                <w:szCs w:val="20"/>
              </w:rPr>
              <w:t>16467</w:t>
            </w:r>
          </w:p>
        </w:tc>
      </w:tr>
      <w:tr w:rsidR="00747BD4" w14:paraId="563A5F6F" w14:textId="77777777" w:rsidTr="00747BD4">
        <w:trPr>
          <w:trHeight w:val="295"/>
        </w:trPr>
        <w:tc>
          <w:tcPr>
            <w:tcW w:w="0" w:type="auto"/>
            <w:gridSpan w:val="6"/>
            <w:tcBorders>
              <w:top w:val="nil"/>
              <w:left w:val="nil"/>
              <w:bottom w:val="nil"/>
              <w:right w:val="nil"/>
            </w:tcBorders>
            <w:shd w:val="clear" w:color="000000" w:fill="FFFFFF"/>
            <w:noWrap/>
            <w:vAlign w:val="center"/>
            <w:hideMark/>
          </w:tcPr>
          <w:p w14:paraId="0DA53F3D" w14:textId="77777777" w:rsidR="00747BD4" w:rsidRDefault="00747BD4">
            <w:pPr>
              <w:rPr>
                <w:rFonts w:ascii="Arial" w:hAnsi="Arial" w:cs="Arial"/>
                <w:color w:val="000000"/>
                <w:sz w:val="20"/>
                <w:szCs w:val="20"/>
              </w:rPr>
            </w:pPr>
            <w:r>
              <w:rPr>
                <w:rFonts w:ascii="Arial" w:hAnsi="Arial" w:cs="Arial"/>
                <w:color w:val="000000"/>
                <w:sz w:val="20"/>
                <w:szCs w:val="20"/>
              </w:rPr>
              <w:t>* Deployment time was reduced due to equipment malfunction.</w:t>
            </w:r>
          </w:p>
        </w:tc>
        <w:tc>
          <w:tcPr>
            <w:tcW w:w="0" w:type="auto"/>
            <w:tcBorders>
              <w:top w:val="nil"/>
              <w:left w:val="nil"/>
              <w:bottom w:val="nil"/>
              <w:right w:val="nil"/>
            </w:tcBorders>
            <w:shd w:val="clear" w:color="000000" w:fill="FFFFFF"/>
            <w:noWrap/>
            <w:vAlign w:val="bottom"/>
            <w:hideMark/>
          </w:tcPr>
          <w:p w14:paraId="1777BED6" w14:textId="77777777" w:rsidR="00747BD4" w:rsidRDefault="00747BD4">
            <w:pPr>
              <w:rPr>
                <w:rFonts w:ascii="Calibri" w:hAnsi="Calibri"/>
                <w:color w:val="000000"/>
                <w:sz w:val="22"/>
                <w:szCs w:val="22"/>
              </w:rPr>
            </w:pPr>
            <w:r>
              <w:rPr>
                <w:rFonts w:ascii="Calibri" w:hAnsi="Calibri"/>
                <w:color w:val="000000"/>
                <w:sz w:val="22"/>
                <w:szCs w:val="22"/>
              </w:rPr>
              <w:t> </w:t>
            </w:r>
          </w:p>
        </w:tc>
        <w:tc>
          <w:tcPr>
            <w:tcW w:w="0" w:type="auto"/>
            <w:tcBorders>
              <w:top w:val="nil"/>
              <w:left w:val="nil"/>
              <w:bottom w:val="nil"/>
              <w:right w:val="nil"/>
            </w:tcBorders>
            <w:shd w:val="clear" w:color="000000" w:fill="FFFFFF"/>
            <w:noWrap/>
            <w:vAlign w:val="bottom"/>
            <w:hideMark/>
          </w:tcPr>
          <w:p w14:paraId="67E0C9A4" w14:textId="77777777" w:rsidR="00747BD4" w:rsidRDefault="00747BD4">
            <w:pPr>
              <w:rPr>
                <w:rFonts w:ascii="Calibri" w:hAnsi="Calibri"/>
                <w:color w:val="000000"/>
                <w:sz w:val="22"/>
                <w:szCs w:val="22"/>
              </w:rPr>
            </w:pPr>
            <w:r>
              <w:rPr>
                <w:rFonts w:ascii="Calibri" w:hAnsi="Calibri"/>
                <w:color w:val="000000"/>
                <w:sz w:val="22"/>
                <w:szCs w:val="22"/>
              </w:rPr>
              <w:t> </w:t>
            </w:r>
          </w:p>
        </w:tc>
        <w:tc>
          <w:tcPr>
            <w:tcW w:w="0" w:type="auto"/>
            <w:tcBorders>
              <w:top w:val="nil"/>
              <w:left w:val="nil"/>
              <w:bottom w:val="nil"/>
              <w:right w:val="nil"/>
            </w:tcBorders>
            <w:shd w:val="clear" w:color="000000" w:fill="FFFFFF"/>
            <w:noWrap/>
            <w:vAlign w:val="bottom"/>
            <w:hideMark/>
          </w:tcPr>
          <w:p w14:paraId="35A497BB" w14:textId="77777777" w:rsidR="00747BD4" w:rsidRDefault="00747BD4">
            <w:pPr>
              <w:rPr>
                <w:rFonts w:ascii="Calibri" w:hAnsi="Calibri"/>
                <w:color w:val="000000"/>
                <w:sz w:val="22"/>
                <w:szCs w:val="22"/>
              </w:rPr>
            </w:pPr>
            <w:r>
              <w:rPr>
                <w:rFonts w:ascii="Calibri" w:hAnsi="Calibri"/>
                <w:color w:val="000000"/>
                <w:sz w:val="22"/>
                <w:szCs w:val="22"/>
              </w:rPr>
              <w:t> </w:t>
            </w:r>
          </w:p>
        </w:tc>
        <w:tc>
          <w:tcPr>
            <w:tcW w:w="0" w:type="auto"/>
            <w:tcBorders>
              <w:top w:val="nil"/>
              <w:left w:val="nil"/>
              <w:bottom w:val="nil"/>
              <w:right w:val="nil"/>
            </w:tcBorders>
            <w:shd w:val="clear" w:color="000000" w:fill="FFFFFF"/>
            <w:noWrap/>
            <w:vAlign w:val="bottom"/>
            <w:hideMark/>
          </w:tcPr>
          <w:p w14:paraId="065DC424" w14:textId="77777777" w:rsidR="00747BD4" w:rsidRDefault="00747BD4">
            <w:pPr>
              <w:rPr>
                <w:rFonts w:ascii="Calibri" w:hAnsi="Calibri"/>
                <w:color w:val="000000"/>
                <w:sz w:val="22"/>
                <w:szCs w:val="22"/>
              </w:rPr>
            </w:pPr>
            <w:r>
              <w:rPr>
                <w:rFonts w:ascii="Calibri" w:hAnsi="Calibri"/>
                <w:color w:val="000000"/>
                <w:sz w:val="22"/>
                <w:szCs w:val="22"/>
              </w:rPr>
              <w:t> </w:t>
            </w:r>
          </w:p>
        </w:tc>
      </w:tr>
    </w:tbl>
    <w:p w14:paraId="2424DED4" w14:textId="30254E62" w:rsidR="001F534F" w:rsidRDefault="001F534F" w:rsidP="00FD080D">
      <w:pPr>
        <w:rPr>
          <w:color w:val="000000"/>
        </w:rPr>
      </w:pPr>
    </w:p>
    <w:p w14:paraId="223CD999" w14:textId="05F1BFA9" w:rsidR="00747BD4" w:rsidRDefault="00747BD4" w:rsidP="00FD080D">
      <w:pPr>
        <w:rPr>
          <w:color w:val="000000"/>
        </w:rPr>
      </w:pPr>
    </w:p>
    <w:p w14:paraId="265274E3" w14:textId="5442BBC2" w:rsidR="00747BD4" w:rsidRDefault="00747BD4" w:rsidP="00FD080D">
      <w:pPr>
        <w:rPr>
          <w:color w:val="000000"/>
        </w:rPr>
      </w:pPr>
    </w:p>
    <w:p w14:paraId="1F29EF19" w14:textId="77777777" w:rsidR="00747BD4" w:rsidRDefault="00747BD4" w:rsidP="00FD080D">
      <w:pPr>
        <w:rPr>
          <w:color w:val="000000"/>
        </w:rPr>
        <w:sectPr w:rsidR="00747BD4" w:rsidSect="00FD080D">
          <w:pgSz w:w="12240" w:h="15840" w:code="1"/>
          <w:pgMar w:top="1440" w:right="2160" w:bottom="1440" w:left="2160" w:header="720" w:footer="720" w:gutter="0"/>
          <w:cols w:space="720"/>
          <w:titlePg/>
          <w:docGrid w:linePitch="360"/>
        </w:sectPr>
      </w:pPr>
    </w:p>
    <w:p w14:paraId="156709AF" w14:textId="77777777" w:rsidR="00FD080D" w:rsidRDefault="00FD080D" w:rsidP="00FD080D">
      <w:pPr>
        <w:rPr>
          <w:color w:val="000000"/>
        </w:rPr>
      </w:pPr>
    </w:p>
    <w:p w14:paraId="6E14BED4" w14:textId="6F278309" w:rsidR="00747BD4" w:rsidRDefault="00747BD4" w:rsidP="00747BD4">
      <w:pPr>
        <w:pStyle w:val="Table-heading"/>
      </w:pPr>
      <w:bookmarkStart w:id="29" w:name="_Toc29994278"/>
      <w:r>
        <w:t xml:space="preserve">Table </w:t>
      </w:r>
      <w:r w:rsidR="00B94D3F">
        <w:fldChar w:fldCharType="begin"/>
      </w:r>
      <w:r w:rsidR="00B94D3F">
        <w:instrText xml:space="preserve"> SEQ Table \* ARABIC </w:instrText>
      </w:r>
      <w:r w:rsidR="00B94D3F">
        <w:fldChar w:fldCharType="separate"/>
      </w:r>
      <w:r w:rsidR="00D7436F">
        <w:rPr>
          <w:noProof/>
        </w:rPr>
        <w:t>4</w:t>
      </w:r>
      <w:r w:rsidR="00B94D3F">
        <w:rPr>
          <w:noProof/>
        </w:rPr>
        <w:fldChar w:fldCharType="end"/>
      </w:r>
      <w:r w:rsidRPr="00F50AEC">
        <w:t>.—PIT scanning effort (</w:t>
      </w:r>
      <w:proofErr w:type="spellStart"/>
      <w:r w:rsidRPr="00F50AEC">
        <w:t>hrs</w:t>
      </w:r>
      <w:proofErr w:type="spellEnd"/>
      <w:r w:rsidRPr="00F50AEC">
        <w:t xml:space="preserve"> of scanning) for YUMA from 2013 through 2019 (September).</w:t>
      </w:r>
      <w:bookmarkEnd w:id="29"/>
    </w:p>
    <w:tbl>
      <w:tblPr>
        <w:tblW w:w="10080" w:type="dxa"/>
        <w:tblInd w:w="-5" w:type="dxa"/>
        <w:tblLook w:val="04A0" w:firstRow="1" w:lastRow="0" w:firstColumn="1" w:lastColumn="0" w:noHBand="0" w:noVBand="1"/>
      </w:tblPr>
      <w:tblGrid>
        <w:gridCol w:w="779"/>
        <w:gridCol w:w="707"/>
        <w:gridCol w:w="707"/>
        <w:gridCol w:w="707"/>
        <w:gridCol w:w="706"/>
        <w:gridCol w:w="706"/>
        <w:gridCol w:w="706"/>
        <w:gridCol w:w="706"/>
        <w:gridCol w:w="706"/>
        <w:gridCol w:w="706"/>
        <w:gridCol w:w="706"/>
        <w:gridCol w:w="706"/>
        <w:gridCol w:w="706"/>
        <w:gridCol w:w="826"/>
      </w:tblGrid>
      <w:tr w:rsidR="00747BD4" w14:paraId="1AF210AE" w14:textId="77777777" w:rsidTr="00747BD4">
        <w:trPr>
          <w:trHeight w:val="295"/>
        </w:trPr>
        <w:tc>
          <w:tcPr>
            <w:tcW w:w="0" w:type="auto"/>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277C72A5" w14:textId="77777777" w:rsidR="00747BD4" w:rsidRDefault="00747BD4">
            <w:pPr>
              <w:jc w:val="center"/>
              <w:rPr>
                <w:rFonts w:ascii="Arial" w:hAnsi="Arial" w:cs="Arial"/>
                <w:b/>
                <w:bCs/>
                <w:color w:val="000000"/>
                <w:sz w:val="20"/>
                <w:szCs w:val="20"/>
              </w:rPr>
            </w:pPr>
            <w:r>
              <w:rPr>
                <w:rFonts w:ascii="Arial" w:hAnsi="Arial" w:cs="Arial"/>
                <w:b/>
                <w:bCs/>
                <w:color w:val="000000"/>
                <w:sz w:val="20"/>
                <w:szCs w:val="20"/>
              </w:rPr>
              <w:t> </w:t>
            </w:r>
          </w:p>
        </w:tc>
        <w:tc>
          <w:tcPr>
            <w:tcW w:w="0" w:type="auto"/>
            <w:gridSpan w:val="12"/>
            <w:tcBorders>
              <w:top w:val="single" w:sz="4" w:space="0" w:color="auto"/>
              <w:left w:val="nil"/>
              <w:bottom w:val="single" w:sz="4" w:space="0" w:color="auto"/>
              <w:right w:val="nil"/>
            </w:tcBorders>
            <w:shd w:val="clear" w:color="000000" w:fill="D9D9D9"/>
            <w:noWrap/>
            <w:vAlign w:val="center"/>
            <w:hideMark/>
          </w:tcPr>
          <w:p w14:paraId="6C46F72F" w14:textId="77777777" w:rsidR="00747BD4" w:rsidRDefault="00747BD4">
            <w:pPr>
              <w:jc w:val="center"/>
              <w:rPr>
                <w:rFonts w:ascii="Arial" w:hAnsi="Arial" w:cs="Arial"/>
                <w:b/>
                <w:bCs/>
                <w:color w:val="000000"/>
                <w:sz w:val="20"/>
                <w:szCs w:val="20"/>
              </w:rPr>
            </w:pPr>
            <w:r>
              <w:rPr>
                <w:rFonts w:ascii="Arial" w:hAnsi="Arial" w:cs="Arial"/>
                <w:b/>
                <w:bCs/>
                <w:color w:val="000000"/>
                <w:sz w:val="20"/>
                <w:szCs w:val="20"/>
              </w:rPr>
              <w:t>Month</w:t>
            </w:r>
          </w:p>
        </w:tc>
        <w:tc>
          <w:tcPr>
            <w:tcW w:w="0" w:type="auto"/>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7985BEB5" w14:textId="77777777" w:rsidR="00747BD4" w:rsidRDefault="00747BD4">
            <w:pPr>
              <w:rPr>
                <w:rFonts w:ascii="Arial" w:hAnsi="Arial" w:cs="Arial"/>
                <w:color w:val="000000"/>
                <w:sz w:val="20"/>
                <w:szCs w:val="20"/>
              </w:rPr>
            </w:pPr>
            <w:r>
              <w:rPr>
                <w:rFonts w:ascii="Arial" w:hAnsi="Arial" w:cs="Arial"/>
                <w:color w:val="000000"/>
                <w:sz w:val="20"/>
                <w:szCs w:val="20"/>
              </w:rPr>
              <w:t> </w:t>
            </w:r>
          </w:p>
        </w:tc>
      </w:tr>
      <w:tr w:rsidR="00747BD4" w14:paraId="6DA2F3EA" w14:textId="77777777" w:rsidTr="00747BD4">
        <w:trPr>
          <w:trHeight w:val="295"/>
        </w:trPr>
        <w:tc>
          <w:tcPr>
            <w:tcW w:w="0" w:type="auto"/>
            <w:tcBorders>
              <w:top w:val="nil"/>
              <w:left w:val="single" w:sz="4" w:space="0" w:color="auto"/>
              <w:bottom w:val="single" w:sz="4" w:space="0" w:color="auto"/>
              <w:right w:val="single" w:sz="4" w:space="0" w:color="auto"/>
            </w:tcBorders>
            <w:shd w:val="clear" w:color="000000" w:fill="D9D9D9"/>
            <w:noWrap/>
            <w:vAlign w:val="center"/>
            <w:hideMark/>
          </w:tcPr>
          <w:p w14:paraId="53769E7A" w14:textId="77777777" w:rsidR="00747BD4" w:rsidRDefault="00747BD4">
            <w:pPr>
              <w:jc w:val="center"/>
              <w:rPr>
                <w:rFonts w:ascii="Arial" w:hAnsi="Arial" w:cs="Arial"/>
                <w:b/>
                <w:bCs/>
                <w:color w:val="000000"/>
                <w:sz w:val="20"/>
                <w:szCs w:val="20"/>
              </w:rPr>
            </w:pPr>
            <w:r>
              <w:rPr>
                <w:rFonts w:ascii="Arial" w:hAnsi="Arial" w:cs="Arial"/>
                <w:b/>
                <w:bCs/>
                <w:color w:val="000000"/>
                <w:sz w:val="20"/>
                <w:szCs w:val="20"/>
              </w:rPr>
              <w:t>Year</w:t>
            </w:r>
          </w:p>
        </w:tc>
        <w:tc>
          <w:tcPr>
            <w:tcW w:w="0" w:type="auto"/>
            <w:tcBorders>
              <w:top w:val="nil"/>
              <w:left w:val="nil"/>
              <w:bottom w:val="single" w:sz="4" w:space="0" w:color="auto"/>
              <w:right w:val="nil"/>
            </w:tcBorders>
            <w:shd w:val="clear" w:color="000000" w:fill="D9D9D9"/>
            <w:noWrap/>
            <w:vAlign w:val="center"/>
            <w:hideMark/>
          </w:tcPr>
          <w:p w14:paraId="08AAA22A" w14:textId="77777777" w:rsidR="00747BD4" w:rsidRDefault="00747BD4">
            <w:pPr>
              <w:jc w:val="center"/>
              <w:rPr>
                <w:rFonts w:ascii="Arial" w:hAnsi="Arial" w:cs="Arial"/>
                <w:b/>
                <w:bCs/>
                <w:color w:val="000000"/>
                <w:sz w:val="20"/>
                <w:szCs w:val="20"/>
              </w:rPr>
            </w:pPr>
            <w:r>
              <w:rPr>
                <w:rFonts w:ascii="Arial" w:hAnsi="Arial" w:cs="Arial"/>
                <w:b/>
                <w:bCs/>
                <w:color w:val="000000"/>
                <w:sz w:val="20"/>
                <w:szCs w:val="20"/>
              </w:rPr>
              <w:t>Jan</w:t>
            </w:r>
          </w:p>
        </w:tc>
        <w:tc>
          <w:tcPr>
            <w:tcW w:w="0" w:type="auto"/>
            <w:tcBorders>
              <w:top w:val="nil"/>
              <w:left w:val="nil"/>
              <w:bottom w:val="single" w:sz="4" w:space="0" w:color="auto"/>
              <w:right w:val="nil"/>
            </w:tcBorders>
            <w:shd w:val="clear" w:color="000000" w:fill="D9D9D9"/>
            <w:noWrap/>
            <w:vAlign w:val="center"/>
            <w:hideMark/>
          </w:tcPr>
          <w:p w14:paraId="151BD1B1" w14:textId="77777777" w:rsidR="00747BD4" w:rsidRDefault="00747BD4">
            <w:pPr>
              <w:jc w:val="center"/>
              <w:rPr>
                <w:rFonts w:ascii="Arial" w:hAnsi="Arial" w:cs="Arial"/>
                <w:b/>
                <w:bCs/>
                <w:color w:val="000000"/>
                <w:sz w:val="20"/>
                <w:szCs w:val="20"/>
              </w:rPr>
            </w:pPr>
            <w:r>
              <w:rPr>
                <w:rFonts w:ascii="Arial" w:hAnsi="Arial" w:cs="Arial"/>
                <w:b/>
                <w:bCs/>
                <w:color w:val="000000"/>
                <w:sz w:val="20"/>
                <w:szCs w:val="20"/>
              </w:rPr>
              <w:t>Feb</w:t>
            </w:r>
          </w:p>
        </w:tc>
        <w:tc>
          <w:tcPr>
            <w:tcW w:w="0" w:type="auto"/>
            <w:tcBorders>
              <w:top w:val="nil"/>
              <w:left w:val="nil"/>
              <w:bottom w:val="single" w:sz="4" w:space="0" w:color="auto"/>
              <w:right w:val="nil"/>
            </w:tcBorders>
            <w:shd w:val="clear" w:color="000000" w:fill="D9D9D9"/>
            <w:noWrap/>
            <w:vAlign w:val="center"/>
            <w:hideMark/>
          </w:tcPr>
          <w:p w14:paraId="67484220" w14:textId="77777777" w:rsidR="00747BD4" w:rsidRDefault="00747BD4">
            <w:pPr>
              <w:jc w:val="center"/>
              <w:rPr>
                <w:rFonts w:ascii="Arial" w:hAnsi="Arial" w:cs="Arial"/>
                <w:b/>
                <w:bCs/>
                <w:color w:val="000000"/>
                <w:sz w:val="20"/>
                <w:szCs w:val="20"/>
              </w:rPr>
            </w:pPr>
            <w:r>
              <w:rPr>
                <w:rFonts w:ascii="Arial" w:hAnsi="Arial" w:cs="Arial"/>
                <w:b/>
                <w:bCs/>
                <w:color w:val="000000"/>
                <w:sz w:val="20"/>
                <w:szCs w:val="20"/>
              </w:rPr>
              <w:t>Mar</w:t>
            </w:r>
          </w:p>
        </w:tc>
        <w:tc>
          <w:tcPr>
            <w:tcW w:w="0" w:type="auto"/>
            <w:tcBorders>
              <w:top w:val="nil"/>
              <w:left w:val="nil"/>
              <w:bottom w:val="single" w:sz="4" w:space="0" w:color="auto"/>
              <w:right w:val="nil"/>
            </w:tcBorders>
            <w:shd w:val="clear" w:color="000000" w:fill="D9D9D9"/>
            <w:noWrap/>
            <w:vAlign w:val="center"/>
            <w:hideMark/>
          </w:tcPr>
          <w:p w14:paraId="5A1DA2C2" w14:textId="77777777" w:rsidR="00747BD4" w:rsidRDefault="00747BD4">
            <w:pPr>
              <w:jc w:val="center"/>
              <w:rPr>
                <w:rFonts w:ascii="Arial" w:hAnsi="Arial" w:cs="Arial"/>
                <w:b/>
                <w:bCs/>
                <w:color w:val="000000"/>
                <w:sz w:val="20"/>
                <w:szCs w:val="20"/>
              </w:rPr>
            </w:pPr>
            <w:r>
              <w:rPr>
                <w:rFonts w:ascii="Arial" w:hAnsi="Arial" w:cs="Arial"/>
                <w:b/>
                <w:bCs/>
                <w:color w:val="000000"/>
                <w:sz w:val="20"/>
                <w:szCs w:val="20"/>
              </w:rPr>
              <w:t>Apr</w:t>
            </w:r>
          </w:p>
        </w:tc>
        <w:tc>
          <w:tcPr>
            <w:tcW w:w="0" w:type="auto"/>
            <w:tcBorders>
              <w:top w:val="nil"/>
              <w:left w:val="nil"/>
              <w:bottom w:val="single" w:sz="4" w:space="0" w:color="auto"/>
              <w:right w:val="nil"/>
            </w:tcBorders>
            <w:shd w:val="clear" w:color="000000" w:fill="D9D9D9"/>
            <w:noWrap/>
            <w:vAlign w:val="center"/>
            <w:hideMark/>
          </w:tcPr>
          <w:p w14:paraId="3DF9E436" w14:textId="77777777" w:rsidR="00747BD4" w:rsidRDefault="00747BD4">
            <w:pPr>
              <w:jc w:val="center"/>
              <w:rPr>
                <w:rFonts w:ascii="Arial" w:hAnsi="Arial" w:cs="Arial"/>
                <w:b/>
                <w:bCs/>
                <w:color w:val="000000"/>
                <w:sz w:val="20"/>
                <w:szCs w:val="20"/>
              </w:rPr>
            </w:pPr>
            <w:r>
              <w:rPr>
                <w:rFonts w:ascii="Arial" w:hAnsi="Arial" w:cs="Arial"/>
                <w:b/>
                <w:bCs/>
                <w:color w:val="000000"/>
                <w:sz w:val="20"/>
                <w:szCs w:val="20"/>
              </w:rPr>
              <w:t>May</w:t>
            </w:r>
          </w:p>
        </w:tc>
        <w:tc>
          <w:tcPr>
            <w:tcW w:w="0" w:type="auto"/>
            <w:tcBorders>
              <w:top w:val="nil"/>
              <w:left w:val="nil"/>
              <w:bottom w:val="single" w:sz="4" w:space="0" w:color="auto"/>
              <w:right w:val="nil"/>
            </w:tcBorders>
            <w:shd w:val="clear" w:color="000000" w:fill="D9D9D9"/>
            <w:noWrap/>
            <w:vAlign w:val="center"/>
            <w:hideMark/>
          </w:tcPr>
          <w:p w14:paraId="36B4CF7F" w14:textId="77777777" w:rsidR="00747BD4" w:rsidRDefault="00747BD4">
            <w:pPr>
              <w:jc w:val="center"/>
              <w:rPr>
                <w:rFonts w:ascii="Arial" w:hAnsi="Arial" w:cs="Arial"/>
                <w:b/>
                <w:bCs/>
                <w:color w:val="000000"/>
                <w:sz w:val="20"/>
                <w:szCs w:val="20"/>
              </w:rPr>
            </w:pPr>
            <w:r>
              <w:rPr>
                <w:rFonts w:ascii="Arial" w:hAnsi="Arial" w:cs="Arial"/>
                <w:b/>
                <w:bCs/>
                <w:color w:val="000000"/>
                <w:sz w:val="20"/>
                <w:szCs w:val="20"/>
              </w:rPr>
              <w:t>Jun</w:t>
            </w:r>
          </w:p>
        </w:tc>
        <w:tc>
          <w:tcPr>
            <w:tcW w:w="0" w:type="auto"/>
            <w:tcBorders>
              <w:top w:val="nil"/>
              <w:left w:val="nil"/>
              <w:bottom w:val="single" w:sz="4" w:space="0" w:color="auto"/>
              <w:right w:val="nil"/>
            </w:tcBorders>
            <w:shd w:val="clear" w:color="000000" w:fill="D9D9D9"/>
            <w:noWrap/>
            <w:vAlign w:val="center"/>
            <w:hideMark/>
          </w:tcPr>
          <w:p w14:paraId="518919D8" w14:textId="77777777" w:rsidR="00747BD4" w:rsidRDefault="00747BD4">
            <w:pPr>
              <w:jc w:val="center"/>
              <w:rPr>
                <w:rFonts w:ascii="Arial" w:hAnsi="Arial" w:cs="Arial"/>
                <w:b/>
                <w:bCs/>
                <w:color w:val="000000"/>
                <w:sz w:val="20"/>
                <w:szCs w:val="20"/>
              </w:rPr>
            </w:pPr>
            <w:r>
              <w:rPr>
                <w:rFonts w:ascii="Arial" w:hAnsi="Arial" w:cs="Arial"/>
                <w:b/>
                <w:bCs/>
                <w:color w:val="000000"/>
                <w:sz w:val="20"/>
                <w:szCs w:val="20"/>
              </w:rPr>
              <w:t>Jul</w:t>
            </w:r>
          </w:p>
        </w:tc>
        <w:tc>
          <w:tcPr>
            <w:tcW w:w="0" w:type="auto"/>
            <w:tcBorders>
              <w:top w:val="nil"/>
              <w:left w:val="nil"/>
              <w:bottom w:val="single" w:sz="4" w:space="0" w:color="auto"/>
              <w:right w:val="nil"/>
            </w:tcBorders>
            <w:shd w:val="clear" w:color="000000" w:fill="D9D9D9"/>
            <w:noWrap/>
            <w:vAlign w:val="center"/>
            <w:hideMark/>
          </w:tcPr>
          <w:p w14:paraId="13B16417" w14:textId="77777777" w:rsidR="00747BD4" w:rsidRDefault="00747BD4">
            <w:pPr>
              <w:jc w:val="center"/>
              <w:rPr>
                <w:rFonts w:ascii="Arial" w:hAnsi="Arial" w:cs="Arial"/>
                <w:b/>
                <w:bCs/>
                <w:color w:val="000000"/>
                <w:sz w:val="20"/>
                <w:szCs w:val="20"/>
              </w:rPr>
            </w:pPr>
            <w:r>
              <w:rPr>
                <w:rFonts w:ascii="Arial" w:hAnsi="Arial" w:cs="Arial"/>
                <w:b/>
                <w:bCs/>
                <w:color w:val="000000"/>
                <w:sz w:val="20"/>
                <w:szCs w:val="20"/>
              </w:rPr>
              <w:t>Aug</w:t>
            </w:r>
          </w:p>
        </w:tc>
        <w:tc>
          <w:tcPr>
            <w:tcW w:w="0" w:type="auto"/>
            <w:tcBorders>
              <w:top w:val="nil"/>
              <w:left w:val="nil"/>
              <w:bottom w:val="single" w:sz="4" w:space="0" w:color="auto"/>
              <w:right w:val="nil"/>
            </w:tcBorders>
            <w:shd w:val="clear" w:color="000000" w:fill="D9D9D9"/>
            <w:noWrap/>
            <w:vAlign w:val="center"/>
            <w:hideMark/>
          </w:tcPr>
          <w:p w14:paraId="17597A0F" w14:textId="77777777" w:rsidR="00747BD4" w:rsidRDefault="00747BD4">
            <w:pPr>
              <w:jc w:val="center"/>
              <w:rPr>
                <w:rFonts w:ascii="Arial" w:hAnsi="Arial" w:cs="Arial"/>
                <w:b/>
                <w:bCs/>
                <w:color w:val="000000"/>
                <w:sz w:val="20"/>
                <w:szCs w:val="20"/>
              </w:rPr>
            </w:pPr>
            <w:r>
              <w:rPr>
                <w:rFonts w:ascii="Arial" w:hAnsi="Arial" w:cs="Arial"/>
                <w:b/>
                <w:bCs/>
                <w:color w:val="000000"/>
                <w:sz w:val="20"/>
                <w:szCs w:val="20"/>
              </w:rPr>
              <w:t>Sep</w:t>
            </w:r>
          </w:p>
        </w:tc>
        <w:tc>
          <w:tcPr>
            <w:tcW w:w="0" w:type="auto"/>
            <w:tcBorders>
              <w:top w:val="nil"/>
              <w:left w:val="nil"/>
              <w:bottom w:val="single" w:sz="4" w:space="0" w:color="auto"/>
              <w:right w:val="nil"/>
            </w:tcBorders>
            <w:shd w:val="clear" w:color="000000" w:fill="D9D9D9"/>
            <w:noWrap/>
            <w:vAlign w:val="center"/>
            <w:hideMark/>
          </w:tcPr>
          <w:p w14:paraId="5EAC51A9" w14:textId="77777777" w:rsidR="00747BD4" w:rsidRDefault="00747BD4">
            <w:pPr>
              <w:jc w:val="center"/>
              <w:rPr>
                <w:rFonts w:ascii="Arial" w:hAnsi="Arial" w:cs="Arial"/>
                <w:b/>
                <w:bCs/>
                <w:color w:val="000000"/>
                <w:sz w:val="20"/>
                <w:szCs w:val="20"/>
              </w:rPr>
            </w:pPr>
            <w:r>
              <w:rPr>
                <w:rFonts w:ascii="Arial" w:hAnsi="Arial" w:cs="Arial"/>
                <w:b/>
                <w:bCs/>
                <w:color w:val="000000"/>
                <w:sz w:val="20"/>
                <w:szCs w:val="20"/>
              </w:rPr>
              <w:t>Oct</w:t>
            </w:r>
          </w:p>
        </w:tc>
        <w:tc>
          <w:tcPr>
            <w:tcW w:w="0" w:type="auto"/>
            <w:tcBorders>
              <w:top w:val="nil"/>
              <w:left w:val="nil"/>
              <w:bottom w:val="single" w:sz="4" w:space="0" w:color="auto"/>
              <w:right w:val="nil"/>
            </w:tcBorders>
            <w:shd w:val="clear" w:color="000000" w:fill="D9D9D9"/>
            <w:noWrap/>
            <w:vAlign w:val="center"/>
            <w:hideMark/>
          </w:tcPr>
          <w:p w14:paraId="13C5B3CA" w14:textId="77777777" w:rsidR="00747BD4" w:rsidRDefault="00747BD4">
            <w:pPr>
              <w:jc w:val="center"/>
              <w:rPr>
                <w:rFonts w:ascii="Arial" w:hAnsi="Arial" w:cs="Arial"/>
                <w:b/>
                <w:bCs/>
                <w:color w:val="000000"/>
                <w:sz w:val="20"/>
                <w:szCs w:val="20"/>
              </w:rPr>
            </w:pPr>
            <w:r>
              <w:rPr>
                <w:rFonts w:ascii="Arial" w:hAnsi="Arial" w:cs="Arial"/>
                <w:b/>
                <w:bCs/>
                <w:color w:val="000000"/>
                <w:sz w:val="20"/>
                <w:szCs w:val="20"/>
              </w:rPr>
              <w:t>Nov</w:t>
            </w:r>
          </w:p>
        </w:tc>
        <w:tc>
          <w:tcPr>
            <w:tcW w:w="0" w:type="auto"/>
            <w:tcBorders>
              <w:top w:val="nil"/>
              <w:left w:val="nil"/>
              <w:bottom w:val="single" w:sz="4" w:space="0" w:color="auto"/>
              <w:right w:val="nil"/>
            </w:tcBorders>
            <w:shd w:val="clear" w:color="000000" w:fill="D9D9D9"/>
            <w:noWrap/>
            <w:vAlign w:val="center"/>
            <w:hideMark/>
          </w:tcPr>
          <w:p w14:paraId="228EF55F" w14:textId="77777777" w:rsidR="00747BD4" w:rsidRDefault="00747BD4">
            <w:pPr>
              <w:jc w:val="center"/>
              <w:rPr>
                <w:rFonts w:ascii="Arial" w:hAnsi="Arial" w:cs="Arial"/>
                <w:b/>
                <w:bCs/>
                <w:color w:val="000000"/>
                <w:sz w:val="20"/>
                <w:szCs w:val="20"/>
              </w:rPr>
            </w:pPr>
            <w:r>
              <w:rPr>
                <w:rFonts w:ascii="Arial" w:hAnsi="Arial" w:cs="Arial"/>
                <w:b/>
                <w:bCs/>
                <w:color w:val="000000"/>
                <w:sz w:val="20"/>
                <w:szCs w:val="20"/>
              </w:rPr>
              <w:t>Dec</w:t>
            </w:r>
          </w:p>
        </w:tc>
        <w:tc>
          <w:tcPr>
            <w:tcW w:w="0" w:type="auto"/>
            <w:tcBorders>
              <w:top w:val="nil"/>
              <w:left w:val="single" w:sz="4" w:space="0" w:color="auto"/>
              <w:bottom w:val="single" w:sz="4" w:space="0" w:color="auto"/>
              <w:right w:val="single" w:sz="4" w:space="0" w:color="auto"/>
            </w:tcBorders>
            <w:shd w:val="clear" w:color="000000" w:fill="D9D9D9"/>
            <w:noWrap/>
            <w:vAlign w:val="center"/>
            <w:hideMark/>
          </w:tcPr>
          <w:p w14:paraId="6167FEB3" w14:textId="77777777" w:rsidR="00747BD4" w:rsidRDefault="00747BD4">
            <w:pPr>
              <w:jc w:val="center"/>
              <w:rPr>
                <w:rFonts w:ascii="Arial" w:hAnsi="Arial" w:cs="Arial"/>
                <w:b/>
                <w:bCs/>
                <w:color w:val="000000"/>
                <w:sz w:val="20"/>
                <w:szCs w:val="20"/>
              </w:rPr>
            </w:pPr>
            <w:r>
              <w:rPr>
                <w:rFonts w:ascii="Arial" w:hAnsi="Arial" w:cs="Arial"/>
                <w:b/>
                <w:bCs/>
                <w:color w:val="000000"/>
                <w:sz w:val="20"/>
                <w:szCs w:val="20"/>
              </w:rPr>
              <w:t>Total</w:t>
            </w:r>
          </w:p>
        </w:tc>
      </w:tr>
      <w:tr w:rsidR="00747BD4" w14:paraId="05D87419" w14:textId="77777777" w:rsidTr="00747BD4">
        <w:trPr>
          <w:trHeight w:val="295"/>
        </w:trPr>
        <w:tc>
          <w:tcPr>
            <w:tcW w:w="0" w:type="auto"/>
            <w:tcBorders>
              <w:top w:val="nil"/>
              <w:left w:val="single" w:sz="4" w:space="0" w:color="auto"/>
              <w:bottom w:val="nil"/>
              <w:right w:val="single" w:sz="4" w:space="0" w:color="auto"/>
            </w:tcBorders>
            <w:shd w:val="clear" w:color="auto" w:fill="auto"/>
            <w:noWrap/>
            <w:vAlign w:val="center"/>
            <w:hideMark/>
          </w:tcPr>
          <w:p w14:paraId="1F743E83" w14:textId="77777777" w:rsidR="00747BD4" w:rsidRDefault="00747BD4">
            <w:pPr>
              <w:jc w:val="center"/>
              <w:rPr>
                <w:rFonts w:ascii="Arial" w:hAnsi="Arial" w:cs="Arial"/>
                <w:color w:val="000000"/>
                <w:sz w:val="20"/>
                <w:szCs w:val="20"/>
              </w:rPr>
            </w:pPr>
            <w:r>
              <w:rPr>
                <w:rFonts w:ascii="Arial" w:hAnsi="Arial" w:cs="Arial"/>
                <w:color w:val="000000"/>
                <w:sz w:val="20"/>
                <w:szCs w:val="20"/>
              </w:rPr>
              <w:t>2013</w:t>
            </w:r>
          </w:p>
        </w:tc>
        <w:tc>
          <w:tcPr>
            <w:tcW w:w="0" w:type="auto"/>
            <w:tcBorders>
              <w:top w:val="nil"/>
              <w:left w:val="nil"/>
              <w:bottom w:val="nil"/>
              <w:right w:val="nil"/>
            </w:tcBorders>
            <w:shd w:val="clear" w:color="auto" w:fill="auto"/>
            <w:noWrap/>
            <w:vAlign w:val="center"/>
            <w:hideMark/>
          </w:tcPr>
          <w:p w14:paraId="498EEDA6" w14:textId="77777777" w:rsidR="00747BD4" w:rsidRDefault="00747BD4">
            <w:pPr>
              <w:jc w:val="center"/>
              <w:rPr>
                <w:rFonts w:ascii="Arial" w:hAnsi="Arial" w:cs="Arial"/>
                <w:color w:val="000000"/>
                <w:sz w:val="20"/>
                <w:szCs w:val="20"/>
              </w:rPr>
            </w:pPr>
            <w:r>
              <w:rPr>
                <w:rFonts w:ascii="Arial" w:hAnsi="Arial" w:cs="Arial"/>
                <w:color w:val="000000"/>
                <w:sz w:val="20"/>
                <w:szCs w:val="20"/>
              </w:rPr>
              <w:t>0</w:t>
            </w:r>
          </w:p>
        </w:tc>
        <w:tc>
          <w:tcPr>
            <w:tcW w:w="0" w:type="auto"/>
            <w:tcBorders>
              <w:top w:val="nil"/>
              <w:left w:val="nil"/>
              <w:bottom w:val="nil"/>
              <w:right w:val="nil"/>
            </w:tcBorders>
            <w:shd w:val="clear" w:color="auto" w:fill="auto"/>
            <w:noWrap/>
            <w:vAlign w:val="center"/>
            <w:hideMark/>
          </w:tcPr>
          <w:p w14:paraId="0B3FCCC7" w14:textId="77777777" w:rsidR="00747BD4" w:rsidRDefault="00747BD4">
            <w:pPr>
              <w:jc w:val="center"/>
              <w:rPr>
                <w:rFonts w:ascii="Arial" w:hAnsi="Arial" w:cs="Arial"/>
                <w:color w:val="000000"/>
                <w:sz w:val="20"/>
                <w:szCs w:val="20"/>
              </w:rPr>
            </w:pPr>
            <w:r>
              <w:rPr>
                <w:rFonts w:ascii="Arial" w:hAnsi="Arial" w:cs="Arial"/>
                <w:color w:val="000000"/>
                <w:sz w:val="20"/>
                <w:szCs w:val="20"/>
              </w:rPr>
              <w:t>818</w:t>
            </w:r>
          </w:p>
        </w:tc>
        <w:tc>
          <w:tcPr>
            <w:tcW w:w="0" w:type="auto"/>
            <w:tcBorders>
              <w:top w:val="nil"/>
              <w:left w:val="nil"/>
              <w:bottom w:val="nil"/>
              <w:right w:val="nil"/>
            </w:tcBorders>
            <w:shd w:val="clear" w:color="auto" w:fill="auto"/>
            <w:noWrap/>
            <w:vAlign w:val="center"/>
            <w:hideMark/>
          </w:tcPr>
          <w:p w14:paraId="299FAF1C" w14:textId="77777777" w:rsidR="00747BD4" w:rsidRDefault="00747BD4">
            <w:pPr>
              <w:jc w:val="center"/>
              <w:rPr>
                <w:rFonts w:ascii="Arial" w:hAnsi="Arial" w:cs="Arial"/>
                <w:color w:val="000000"/>
                <w:sz w:val="20"/>
                <w:szCs w:val="20"/>
              </w:rPr>
            </w:pPr>
            <w:r>
              <w:rPr>
                <w:rFonts w:ascii="Arial" w:hAnsi="Arial" w:cs="Arial"/>
                <w:color w:val="000000"/>
                <w:sz w:val="20"/>
                <w:szCs w:val="20"/>
              </w:rPr>
              <w:t>715</w:t>
            </w:r>
          </w:p>
        </w:tc>
        <w:tc>
          <w:tcPr>
            <w:tcW w:w="0" w:type="auto"/>
            <w:tcBorders>
              <w:top w:val="nil"/>
              <w:left w:val="nil"/>
              <w:bottom w:val="nil"/>
              <w:right w:val="nil"/>
            </w:tcBorders>
            <w:shd w:val="clear" w:color="auto" w:fill="auto"/>
            <w:noWrap/>
            <w:vAlign w:val="center"/>
            <w:hideMark/>
          </w:tcPr>
          <w:p w14:paraId="6E0D7D37" w14:textId="77777777" w:rsidR="00747BD4" w:rsidRDefault="00747BD4">
            <w:pPr>
              <w:jc w:val="center"/>
              <w:rPr>
                <w:rFonts w:ascii="Arial" w:hAnsi="Arial" w:cs="Arial"/>
                <w:color w:val="000000"/>
                <w:sz w:val="20"/>
                <w:szCs w:val="20"/>
              </w:rPr>
            </w:pPr>
            <w:r>
              <w:rPr>
                <w:rFonts w:ascii="Arial" w:hAnsi="Arial" w:cs="Arial"/>
                <w:color w:val="000000"/>
                <w:sz w:val="20"/>
                <w:szCs w:val="20"/>
              </w:rPr>
              <w:t>862</w:t>
            </w:r>
          </w:p>
        </w:tc>
        <w:tc>
          <w:tcPr>
            <w:tcW w:w="0" w:type="auto"/>
            <w:tcBorders>
              <w:top w:val="nil"/>
              <w:left w:val="nil"/>
              <w:bottom w:val="nil"/>
              <w:right w:val="nil"/>
            </w:tcBorders>
            <w:shd w:val="clear" w:color="auto" w:fill="auto"/>
            <w:noWrap/>
            <w:vAlign w:val="center"/>
            <w:hideMark/>
          </w:tcPr>
          <w:p w14:paraId="1689A217" w14:textId="77777777" w:rsidR="00747BD4" w:rsidRDefault="00747BD4">
            <w:pPr>
              <w:jc w:val="center"/>
              <w:rPr>
                <w:rFonts w:ascii="Arial" w:hAnsi="Arial" w:cs="Arial"/>
                <w:color w:val="000000"/>
                <w:sz w:val="20"/>
                <w:szCs w:val="20"/>
              </w:rPr>
            </w:pPr>
            <w:r>
              <w:rPr>
                <w:rFonts w:ascii="Arial" w:hAnsi="Arial" w:cs="Arial"/>
                <w:color w:val="000000"/>
                <w:sz w:val="20"/>
                <w:szCs w:val="20"/>
              </w:rPr>
              <w:t>0</w:t>
            </w:r>
          </w:p>
        </w:tc>
        <w:tc>
          <w:tcPr>
            <w:tcW w:w="0" w:type="auto"/>
            <w:tcBorders>
              <w:top w:val="nil"/>
              <w:left w:val="nil"/>
              <w:bottom w:val="nil"/>
              <w:right w:val="nil"/>
            </w:tcBorders>
            <w:shd w:val="clear" w:color="auto" w:fill="auto"/>
            <w:noWrap/>
            <w:vAlign w:val="center"/>
            <w:hideMark/>
          </w:tcPr>
          <w:p w14:paraId="391C109E" w14:textId="77777777" w:rsidR="00747BD4" w:rsidRDefault="00747BD4">
            <w:pPr>
              <w:jc w:val="center"/>
              <w:rPr>
                <w:rFonts w:ascii="Arial" w:hAnsi="Arial" w:cs="Arial"/>
                <w:color w:val="000000"/>
                <w:sz w:val="20"/>
                <w:szCs w:val="20"/>
              </w:rPr>
            </w:pPr>
            <w:r>
              <w:rPr>
                <w:rFonts w:ascii="Arial" w:hAnsi="Arial" w:cs="Arial"/>
                <w:color w:val="000000"/>
                <w:sz w:val="20"/>
                <w:szCs w:val="20"/>
              </w:rPr>
              <w:t>564</w:t>
            </w:r>
          </w:p>
        </w:tc>
        <w:tc>
          <w:tcPr>
            <w:tcW w:w="0" w:type="auto"/>
            <w:tcBorders>
              <w:top w:val="nil"/>
              <w:left w:val="nil"/>
              <w:bottom w:val="nil"/>
              <w:right w:val="nil"/>
            </w:tcBorders>
            <w:shd w:val="clear" w:color="auto" w:fill="auto"/>
            <w:noWrap/>
            <w:vAlign w:val="center"/>
            <w:hideMark/>
          </w:tcPr>
          <w:p w14:paraId="04B64316" w14:textId="77777777" w:rsidR="00747BD4" w:rsidRDefault="00747BD4">
            <w:pPr>
              <w:jc w:val="center"/>
              <w:rPr>
                <w:rFonts w:ascii="Arial" w:hAnsi="Arial" w:cs="Arial"/>
                <w:color w:val="000000"/>
                <w:sz w:val="20"/>
                <w:szCs w:val="20"/>
              </w:rPr>
            </w:pPr>
            <w:r>
              <w:rPr>
                <w:rFonts w:ascii="Arial" w:hAnsi="Arial" w:cs="Arial"/>
                <w:color w:val="000000"/>
                <w:sz w:val="20"/>
                <w:szCs w:val="20"/>
              </w:rPr>
              <w:t>0</w:t>
            </w:r>
          </w:p>
        </w:tc>
        <w:tc>
          <w:tcPr>
            <w:tcW w:w="0" w:type="auto"/>
            <w:tcBorders>
              <w:top w:val="nil"/>
              <w:left w:val="nil"/>
              <w:bottom w:val="nil"/>
              <w:right w:val="nil"/>
            </w:tcBorders>
            <w:shd w:val="clear" w:color="auto" w:fill="auto"/>
            <w:noWrap/>
            <w:vAlign w:val="center"/>
            <w:hideMark/>
          </w:tcPr>
          <w:p w14:paraId="5F38539E" w14:textId="77777777" w:rsidR="00747BD4" w:rsidRDefault="00747BD4">
            <w:pPr>
              <w:jc w:val="center"/>
              <w:rPr>
                <w:rFonts w:ascii="Arial" w:hAnsi="Arial" w:cs="Arial"/>
                <w:color w:val="000000"/>
                <w:sz w:val="20"/>
                <w:szCs w:val="20"/>
              </w:rPr>
            </w:pPr>
            <w:r>
              <w:rPr>
                <w:rFonts w:ascii="Arial" w:hAnsi="Arial" w:cs="Arial"/>
                <w:color w:val="000000"/>
                <w:sz w:val="20"/>
                <w:szCs w:val="20"/>
              </w:rPr>
              <w:t>0</w:t>
            </w:r>
          </w:p>
        </w:tc>
        <w:tc>
          <w:tcPr>
            <w:tcW w:w="0" w:type="auto"/>
            <w:tcBorders>
              <w:top w:val="nil"/>
              <w:left w:val="nil"/>
              <w:bottom w:val="nil"/>
              <w:right w:val="nil"/>
            </w:tcBorders>
            <w:shd w:val="clear" w:color="auto" w:fill="auto"/>
            <w:noWrap/>
            <w:vAlign w:val="center"/>
            <w:hideMark/>
          </w:tcPr>
          <w:p w14:paraId="0EECD02F" w14:textId="77777777" w:rsidR="00747BD4" w:rsidRDefault="00747BD4">
            <w:pPr>
              <w:jc w:val="center"/>
              <w:rPr>
                <w:rFonts w:ascii="Arial" w:hAnsi="Arial" w:cs="Arial"/>
                <w:color w:val="000000"/>
                <w:sz w:val="20"/>
                <w:szCs w:val="20"/>
              </w:rPr>
            </w:pPr>
            <w:r>
              <w:rPr>
                <w:rFonts w:ascii="Arial" w:hAnsi="Arial" w:cs="Arial"/>
                <w:color w:val="000000"/>
                <w:sz w:val="20"/>
                <w:szCs w:val="20"/>
              </w:rPr>
              <w:t>378</w:t>
            </w:r>
          </w:p>
        </w:tc>
        <w:tc>
          <w:tcPr>
            <w:tcW w:w="0" w:type="auto"/>
            <w:tcBorders>
              <w:top w:val="nil"/>
              <w:left w:val="nil"/>
              <w:bottom w:val="nil"/>
              <w:right w:val="nil"/>
            </w:tcBorders>
            <w:shd w:val="clear" w:color="auto" w:fill="auto"/>
            <w:noWrap/>
            <w:vAlign w:val="center"/>
            <w:hideMark/>
          </w:tcPr>
          <w:p w14:paraId="2DFB5140" w14:textId="77777777" w:rsidR="00747BD4" w:rsidRDefault="00747BD4">
            <w:pPr>
              <w:jc w:val="center"/>
              <w:rPr>
                <w:rFonts w:ascii="Arial" w:hAnsi="Arial" w:cs="Arial"/>
                <w:color w:val="000000"/>
                <w:sz w:val="20"/>
                <w:szCs w:val="20"/>
              </w:rPr>
            </w:pPr>
            <w:r>
              <w:rPr>
                <w:rFonts w:ascii="Arial" w:hAnsi="Arial" w:cs="Arial"/>
                <w:color w:val="000000"/>
                <w:sz w:val="20"/>
                <w:szCs w:val="20"/>
              </w:rPr>
              <w:t>0</w:t>
            </w:r>
          </w:p>
        </w:tc>
        <w:tc>
          <w:tcPr>
            <w:tcW w:w="0" w:type="auto"/>
            <w:tcBorders>
              <w:top w:val="nil"/>
              <w:left w:val="nil"/>
              <w:bottom w:val="nil"/>
              <w:right w:val="nil"/>
            </w:tcBorders>
            <w:shd w:val="clear" w:color="auto" w:fill="auto"/>
            <w:noWrap/>
            <w:vAlign w:val="center"/>
            <w:hideMark/>
          </w:tcPr>
          <w:p w14:paraId="1D68C43E" w14:textId="77777777" w:rsidR="00747BD4" w:rsidRDefault="00747BD4">
            <w:pPr>
              <w:jc w:val="center"/>
              <w:rPr>
                <w:rFonts w:ascii="Arial" w:hAnsi="Arial" w:cs="Arial"/>
                <w:color w:val="000000"/>
                <w:sz w:val="20"/>
                <w:szCs w:val="20"/>
              </w:rPr>
            </w:pPr>
            <w:r>
              <w:rPr>
                <w:rFonts w:ascii="Arial" w:hAnsi="Arial" w:cs="Arial"/>
                <w:color w:val="000000"/>
                <w:sz w:val="20"/>
                <w:szCs w:val="20"/>
              </w:rPr>
              <w:t>258</w:t>
            </w:r>
          </w:p>
        </w:tc>
        <w:tc>
          <w:tcPr>
            <w:tcW w:w="0" w:type="auto"/>
            <w:tcBorders>
              <w:top w:val="nil"/>
              <w:left w:val="nil"/>
              <w:bottom w:val="nil"/>
              <w:right w:val="nil"/>
            </w:tcBorders>
            <w:shd w:val="clear" w:color="auto" w:fill="auto"/>
            <w:noWrap/>
            <w:vAlign w:val="center"/>
            <w:hideMark/>
          </w:tcPr>
          <w:p w14:paraId="573D36A5" w14:textId="77777777" w:rsidR="00747BD4" w:rsidRDefault="00747BD4">
            <w:pPr>
              <w:jc w:val="center"/>
              <w:rPr>
                <w:rFonts w:ascii="Arial" w:hAnsi="Arial" w:cs="Arial"/>
                <w:color w:val="000000"/>
                <w:sz w:val="20"/>
                <w:szCs w:val="20"/>
              </w:rPr>
            </w:pPr>
            <w:r>
              <w:rPr>
                <w:rFonts w:ascii="Arial" w:hAnsi="Arial" w:cs="Arial"/>
                <w:color w:val="000000"/>
                <w:sz w:val="20"/>
                <w:szCs w:val="20"/>
              </w:rPr>
              <w:t>0</w:t>
            </w:r>
          </w:p>
        </w:tc>
        <w:tc>
          <w:tcPr>
            <w:tcW w:w="0" w:type="auto"/>
            <w:tcBorders>
              <w:top w:val="nil"/>
              <w:left w:val="single" w:sz="4" w:space="0" w:color="auto"/>
              <w:bottom w:val="nil"/>
              <w:right w:val="single" w:sz="4" w:space="0" w:color="auto"/>
            </w:tcBorders>
            <w:shd w:val="clear" w:color="auto" w:fill="auto"/>
            <w:noWrap/>
            <w:vAlign w:val="center"/>
            <w:hideMark/>
          </w:tcPr>
          <w:p w14:paraId="626633A7" w14:textId="77777777" w:rsidR="00747BD4" w:rsidRDefault="00747BD4">
            <w:pPr>
              <w:jc w:val="center"/>
              <w:rPr>
                <w:rFonts w:ascii="Arial" w:hAnsi="Arial" w:cs="Arial"/>
                <w:color w:val="000000"/>
                <w:sz w:val="20"/>
                <w:szCs w:val="20"/>
              </w:rPr>
            </w:pPr>
            <w:r>
              <w:rPr>
                <w:rFonts w:ascii="Arial" w:hAnsi="Arial" w:cs="Arial"/>
                <w:color w:val="000000"/>
                <w:sz w:val="20"/>
                <w:szCs w:val="20"/>
              </w:rPr>
              <w:t>3594</w:t>
            </w:r>
          </w:p>
        </w:tc>
      </w:tr>
      <w:tr w:rsidR="00747BD4" w14:paraId="370384AB" w14:textId="77777777" w:rsidTr="00747BD4">
        <w:trPr>
          <w:trHeight w:val="295"/>
        </w:trPr>
        <w:tc>
          <w:tcPr>
            <w:tcW w:w="0" w:type="auto"/>
            <w:tcBorders>
              <w:top w:val="nil"/>
              <w:left w:val="single" w:sz="4" w:space="0" w:color="auto"/>
              <w:bottom w:val="nil"/>
              <w:right w:val="single" w:sz="4" w:space="0" w:color="auto"/>
            </w:tcBorders>
            <w:shd w:val="clear" w:color="auto" w:fill="auto"/>
            <w:noWrap/>
            <w:vAlign w:val="center"/>
            <w:hideMark/>
          </w:tcPr>
          <w:p w14:paraId="5BEAA22C" w14:textId="77777777" w:rsidR="00747BD4" w:rsidRDefault="00747BD4">
            <w:pPr>
              <w:jc w:val="center"/>
              <w:rPr>
                <w:rFonts w:ascii="Arial" w:hAnsi="Arial" w:cs="Arial"/>
                <w:color w:val="000000"/>
                <w:sz w:val="20"/>
                <w:szCs w:val="20"/>
              </w:rPr>
            </w:pPr>
            <w:r>
              <w:rPr>
                <w:rFonts w:ascii="Arial" w:hAnsi="Arial" w:cs="Arial"/>
                <w:color w:val="000000"/>
                <w:sz w:val="20"/>
                <w:szCs w:val="20"/>
              </w:rPr>
              <w:t>2014</w:t>
            </w:r>
          </w:p>
        </w:tc>
        <w:tc>
          <w:tcPr>
            <w:tcW w:w="0" w:type="auto"/>
            <w:tcBorders>
              <w:top w:val="nil"/>
              <w:left w:val="nil"/>
              <w:bottom w:val="nil"/>
              <w:right w:val="nil"/>
            </w:tcBorders>
            <w:shd w:val="clear" w:color="auto" w:fill="auto"/>
            <w:noWrap/>
            <w:vAlign w:val="center"/>
            <w:hideMark/>
          </w:tcPr>
          <w:p w14:paraId="535C4993" w14:textId="77777777" w:rsidR="00747BD4" w:rsidRDefault="00747BD4">
            <w:pPr>
              <w:jc w:val="center"/>
              <w:rPr>
                <w:rFonts w:ascii="Arial" w:hAnsi="Arial" w:cs="Arial"/>
                <w:color w:val="000000"/>
                <w:sz w:val="20"/>
                <w:szCs w:val="20"/>
              </w:rPr>
            </w:pPr>
            <w:r>
              <w:rPr>
                <w:rFonts w:ascii="Arial" w:hAnsi="Arial" w:cs="Arial"/>
                <w:color w:val="000000"/>
                <w:sz w:val="20"/>
                <w:szCs w:val="20"/>
              </w:rPr>
              <w:t>344</w:t>
            </w:r>
          </w:p>
        </w:tc>
        <w:tc>
          <w:tcPr>
            <w:tcW w:w="0" w:type="auto"/>
            <w:tcBorders>
              <w:top w:val="nil"/>
              <w:left w:val="nil"/>
              <w:bottom w:val="nil"/>
              <w:right w:val="nil"/>
            </w:tcBorders>
            <w:shd w:val="clear" w:color="auto" w:fill="auto"/>
            <w:noWrap/>
            <w:vAlign w:val="center"/>
            <w:hideMark/>
          </w:tcPr>
          <w:p w14:paraId="167F7335" w14:textId="77777777" w:rsidR="00747BD4" w:rsidRDefault="00747BD4">
            <w:pPr>
              <w:jc w:val="center"/>
              <w:rPr>
                <w:rFonts w:ascii="Arial" w:hAnsi="Arial" w:cs="Arial"/>
                <w:color w:val="000000"/>
                <w:sz w:val="20"/>
                <w:szCs w:val="20"/>
              </w:rPr>
            </w:pPr>
            <w:r>
              <w:rPr>
                <w:rFonts w:ascii="Arial" w:hAnsi="Arial" w:cs="Arial"/>
                <w:color w:val="000000"/>
                <w:sz w:val="20"/>
                <w:szCs w:val="20"/>
              </w:rPr>
              <w:t>34</w:t>
            </w:r>
          </w:p>
        </w:tc>
        <w:tc>
          <w:tcPr>
            <w:tcW w:w="0" w:type="auto"/>
            <w:tcBorders>
              <w:top w:val="nil"/>
              <w:left w:val="nil"/>
              <w:bottom w:val="nil"/>
              <w:right w:val="nil"/>
            </w:tcBorders>
            <w:shd w:val="clear" w:color="auto" w:fill="auto"/>
            <w:noWrap/>
            <w:vAlign w:val="center"/>
            <w:hideMark/>
          </w:tcPr>
          <w:p w14:paraId="327373D3" w14:textId="77777777" w:rsidR="00747BD4" w:rsidRDefault="00747BD4">
            <w:pPr>
              <w:jc w:val="center"/>
              <w:rPr>
                <w:rFonts w:ascii="Arial" w:hAnsi="Arial" w:cs="Arial"/>
                <w:color w:val="000000"/>
                <w:sz w:val="20"/>
                <w:szCs w:val="20"/>
              </w:rPr>
            </w:pPr>
            <w:r>
              <w:rPr>
                <w:rFonts w:ascii="Arial" w:hAnsi="Arial" w:cs="Arial"/>
                <w:color w:val="000000"/>
                <w:sz w:val="20"/>
                <w:szCs w:val="20"/>
              </w:rPr>
              <w:t>636</w:t>
            </w:r>
          </w:p>
        </w:tc>
        <w:tc>
          <w:tcPr>
            <w:tcW w:w="0" w:type="auto"/>
            <w:tcBorders>
              <w:top w:val="nil"/>
              <w:left w:val="nil"/>
              <w:bottom w:val="nil"/>
              <w:right w:val="nil"/>
            </w:tcBorders>
            <w:shd w:val="clear" w:color="auto" w:fill="auto"/>
            <w:noWrap/>
            <w:vAlign w:val="center"/>
            <w:hideMark/>
          </w:tcPr>
          <w:p w14:paraId="122F28A4" w14:textId="77777777" w:rsidR="00747BD4" w:rsidRDefault="00747BD4">
            <w:pPr>
              <w:jc w:val="center"/>
              <w:rPr>
                <w:rFonts w:ascii="Arial" w:hAnsi="Arial" w:cs="Arial"/>
                <w:color w:val="000000"/>
                <w:sz w:val="20"/>
                <w:szCs w:val="20"/>
              </w:rPr>
            </w:pPr>
            <w:r>
              <w:rPr>
                <w:rFonts w:ascii="Arial" w:hAnsi="Arial" w:cs="Arial"/>
                <w:color w:val="000000"/>
                <w:sz w:val="20"/>
                <w:szCs w:val="20"/>
              </w:rPr>
              <w:t>618</w:t>
            </w:r>
          </w:p>
        </w:tc>
        <w:tc>
          <w:tcPr>
            <w:tcW w:w="0" w:type="auto"/>
            <w:tcBorders>
              <w:top w:val="nil"/>
              <w:left w:val="nil"/>
              <w:bottom w:val="nil"/>
              <w:right w:val="nil"/>
            </w:tcBorders>
            <w:shd w:val="clear" w:color="auto" w:fill="auto"/>
            <w:noWrap/>
            <w:vAlign w:val="center"/>
            <w:hideMark/>
          </w:tcPr>
          <w:p w14:paraId="3636DDE4" w14:textId="77777777" w:rsidR="00747BD4" w:rsidRDefault="00747BD4">
            <w:pPr>
              <w:jc w:val="center"/>
              <w:rPr>
                <w:rFonts w:ascii="Arial" w:hAnsi="Arial" w:cs="Arial"/>
                <w:color w:val="000000"/>
                <w:sz w:val="20"/>
                <w:szCs w:val="20"/>
              </w:rPr>
            </w:pPr>
            <w:r>
              <w:rPr>
                <w:rFonts w:ascii="Arial" w:hAnsi="Arial" w:cs="Arial"/>
                <w:color w:val="000000"/>
                <w:sz w:val="20"/>
                <w:szCs w:val="20"/>
              </w:rPr>
              <w:t>154</w:t>
            </w:r>
          </w:p>
        </w:tc>
        <w:tc>
          <w:tcPr>
            <w:tcW w:w="0" w:type="auto"/>
            <w:tcBorders>
              <w:top w:val="nil"/>
              <w:left w:val="nil"/>
              <w:bottom w:val="nil"/>
              <w:right w:val="nil"/>
            </w:tcBorders>
            <w:shd w:val="clear" w:color="auto" w:fill="auto"/>
            <w:noWrap/>
            <w:vAlign w:val="center"/>
            <w:hideMark/>
          </w:tcPr>
          <w:p w14:paraId="71EB4426" w14:textId="77777777" w:rsidR="00747BD4" w:rsidRDefault="00747BD4">
            <w:pPr>
              <w:jc w:val="center"/>
              <w:rPr>
                <w:rFonts w:ascii="Arial" w:hAnsi="Arial" w:cs="Arial"/>
                <w:color w:val="000000"/>
                <w:sz w:val="20"/>
                <w:szCs w:val="20"/>
              </w:rPr>
            </w:pPr>
            <w:r>
              <w:rPr>
                <w:rFonts w:ascii="Arial" w:hAnsi="Arial" w:cs="Arial"/>
                <w:color w:val="000000"/>
                <w:sz w:val="20"/>
                <w:szCs w:val="20"/>
              </w:rPr>
              <w:t>46</w:t>
            </w:r>
          </w:p>
        </w:tc>
        <w:tc>
          <w:tcPr>
            <w:tcW w:w="0" w:type="auto"/>
            <w:tcBorders>
              <w:top w:val="nil"/>
              <w:left w:val="nil"/>
              <w:bottom w:val="nil"/>
              <w:right w:val="nil"/>
            </w:tcBorders>
            <w:shd w:val="clear" w:color="auto" w:fill="auto"/>
            <w:noWrap/>
            <w:vAlign w:val="center"/>
            <w:hideMark/>
          </w:tcPr>
          <w:p w14:paraId="69A25B37" w14:textId="77777777" w:rsidR="00747BD4" w:rsidRDefault="00747BD4">
            <w:pPr>
              <w:jc w:val="center"/>
              <w:rPr>
                <w:rFonts w:ascii="Arial" w:hAnsi="Arial" w:cs="Arial"/>
                <w:color w:val="000000"/>
                <w:sz w:val="20"/>
                <w:szCs w:val="20"/>
              </w:rPr>
            </w:pPr>
            <w:r>
              <w:rPr>
                <w:rFonts w:ascii="Arial" w:hAnsi="Arial" w:cs="Arial"/>
                <w:color w:val="000000"/>
                <w:sz w:val="20"/>
                <w:szCs w:val="20"/>
              </w:rPr>
              <w:t>0</w:t>
            </w:r>
          </w:p>
        </w:tc>
        <w:tc>
          <w:tcPr>
            <w:tcW w:w="0" w:type="auto"/>
            <w:tcBorders>
              <w:top w:val="nil"/>
              <w:left w:val="nil"/>
              <w:bottom w:val="nil"/>
              <w:right w:val="nil"/>
            </w:tcBorders>
            <w:shd w:val="clear" w:color="auto" w:fill="auto"/>
            <w:noWrap/>
            <w:vAlign w:val="center"/>
            <w:hideMark/>
          </w:tcPr>
          <w:p w14:paraId="14923F19" w14:textId="77777777" w:rsidR="00747BD4" w:rsidRDefault="00747BD4">
            <w:pPr>
              <w:jc w:val="center"/>
              <w:rPr>
                <w:rFonts w:ascii="Arial" w:hAnsi="Arial" w:cs="Arial"/>
                <w:color w:val="000000"/>
                <w:sz w:val="20"/>
                <w:szCs w:val="20"/>
              </w:rPr>
            </w:pPr>
            <w:r>
              <w:rPr>
                <w:rFonts w:ascii="Arial" w:hAnsi="Arial" w:cs="Arial"/>
                <w:color w:val="000000"/>
                <w:sz w:val="20"/>
                <w:szCs w:val="20"/>
              </w:rPr>
              <w:t>442</w:t>
            </w:r>
          </w:p>
        </w:tc>
        <w:tc>
          <w:tcPr>
            <w:tcW w:w="0" w:type="auto"/>
            <w:tcBorders>
              <w:top w:val="nil"/>
              <w:left w:val="nil"/>
              <w:bottom w:val="nil"/>
              <w:right w:val="nil"/>
            </w:tcBorders>
            <w:shd w:val="clear" w:color="auto" w:fill="auto"/>
            <w:noWrap/>
            <w:vAlign w:val="center"/>
            <w:hideMark/>
          </w:tcPr>
          <w:p w14:paraId="498B6E0F" w14:textId="77777777" w:rsidR="00747BD4" w:rsidRDefault="00747BD4">
            <w:pPr>
              <w:jc w:val="center"/>
              <w:rPr>
                <w:rFonts w:ascii="Arial" w:hAnsi="Arial" w:cs="Arial"/>
                <w:color w:val="000000"/>
                <w:sz w:val="20"/>
                <w:szCs w:val="20"/>
              </w:rPr>
            </w:pPr>
            <w:r>
              <w:rPr>
                <w:rFonts w:ascii="Arial" w:hAnsi="Arial" w:cs="Arial"/>
                <w:color w:val="000000"/>
                <w:sz w:val="20"/>
                <w:szCs w:val="20"/>
              </w:rPr>
              <w:t>515</w:t>
            </w:r>
          </w:p>
        </w:tc>
        <w:tc>
          <w:tcPr>
            <w:tcW w:w="0" w:type="auto"/>
            <w:tcBorders>
              <w:top w:val="nil"/>
              <w:left w:val="nil"/>
              <w:bottom w:val="nil"/>
              <w:right w:val="nil"/>
            </w:tcBorders>
            <w:shd w:val="clear" w:color="auto" w:fill="auto"/>
            <w:noWrap/>
            <w:vAlign w:val="center"/>
            <w:hideMark/>
          </w:tcPr>
          <w:p w14:paraId="050A1656" w14:textId="77777777" w:rsidR="00747BD4" w:rsidRDefault="00747BD4">
            <w:pPr>
              <w:jc w:val="center"/>
              <w:rPr>
                <w:rFonts w:ascii="Arial" w:hAnsi="Arial" w:cs="Arial"/>
                <w:color w:val="000000"/>
                <w:sz w:val="20"/>
                <w:szCs w:val="20"/>
              </w:rPr>
            </w:pPr>
            <w:r>
              <w:rPr>
                <w:rFonts w:ascii="Arial" w:hAnsi="Arial" w:cs="Arial"/>
                <w:color w:val="000000"/>
                <w:sz w:val="20"/>
                <w:szCs w:val="20"/>
              </w:rPr>
              <w:t>422</w:t>
            </w:r>
          </w:p>
        </w:tc>
        <w:tc>
          <w:tcPr>
            <w:tcW w:w="0" w:type="auto"/>
            <w:tcBorders>
              <w:top w:val="nil"/>
              <w:left w:val="nil"/>
              <w:bottom w:val="nil"/>
              <w:right w:val="nil"/>
            </w:tcBorders>
            <w:shd w:val="clear" w:color="auto" w:fill="auto"/>
            <w:noWrap/>
            <w:vAlign w:val="center"/>
            <w:hideMark/>
          </w:tcPr>
          <w:p w14:paraId="6F078F65" w14:textId="77777777" w:rsidR="00747BD4" w:rsidRDefault="00747BD4">
            <w:pPr>
              <w:jc w:val="center"/>
              <w:rPr>
                <w:rFonts w:ascii="Arial" w:hAnsi="Arial" w:cs="Arial"/>
                <w:color w:val="000000"/>
                <w:sz w:val="20"/>
                <w:szCs w:val="20"/>
              </w:rPr>
            </w:pPr>
            <w:r>
              <w:rPr>
                <w:rFonts w:ascii="Arial" w:hAnsi="Arial" w:cs="Arial"/>
                <w:color w:val="000000"/>
                <w:sz w:val="20"/>
                <w:szCs w:val="20"/>
              </w:rPr>
              <w:t>369</w:t>
            </w:r>
          </w:p>
        </w:tc>
        <w:tc>
          <w:tcPr>
            <w:tcW w:w="0" w:type="auto"/>
            <w:tcBorders>
              <w:top w:val="nil"/>
              <w:left w:val="nil"/>
              <w:bottom w:val="nil"/>
              <w:right w:val="nil"/>
            </w:tcBorders>
            <w:shd w:val="clear" w:color="auto" w:fill="auto"/>
            <w:noWrap/>
            <w:vAlign w:val="center"/>
            <w:hideMark/>
          </w:tcPr>
          <w:p w14:paraId="101511B3" w14:textId="77777777" w:rsidR="00747BD4" w:rsidRDefault="00747BD4">
            <w:pPr>
              <w:jc w:val="center"/>
              <w:rPr>
                <w:rFonts w:ascii="Arial" w:hAnsi="Arial" w:cs="Arial"/>
                <w:color w:val="000000"/>
                <w:sz w:val="20"/>
                <w:szCs w:val="20"/>
              </w:rPr>
            </w:pPr>
            <w:r>
              <w:rPr>
                <w:rFonts w:ascii="Arial" w:hAnsi="Arial" w:cs="Arial"/>
                <w:color w:val="000000"/>
                <w:sz w:val="20"/>
                <w:szCs w:val="20"/>
              </w:rPr>
              <w:t>294</w:t>
            </w:r>
          </w:p>
        </w:tc>
        <w:tc>
          <w:tcPr>
            <w:tcW w:w="0" w:type="auto"/>
            <w:tcBorders>
              <w:top w:val="nil"/>
              <w:left w:val="single" w:sz="4" w:space="0" w:color="auto"/>
              <w:bottom w:val="nil"/>
              <w:right w:val="single" w:sz="4" w:space="0" w:color="auto"/>
            </w:tcBorders>
            <w:shd w:val="clear" w:color="auto" w:fill="auto"/>
            <w:noWrap/>
            <w:vAlign w:val="center"/>
            <w:hideMark/>
          </w:tcPr>
          <w:p w14:paraId="1354CB2F" w14:textId="77777777" w:rsidR="00747BD4" w:rsidRDefault="00747BD4">
            <w:pPr>
              <w:jc w:val="center"/>
              <w:rPr>
                <w:rFonts w:ascii="Arial" w:hAnsi="Arial" w:cs="Arial"/>
                <w:color w:val="000000"/>
                <w:sz w:val="20"/>
                <w:szCs w:val="20"/>
              </w:rPr>
            </w:pPr>
            <w:r>
              <w:rPr>
                <w:rFonts w:ascii="Arial" w:hAnsi="Arial" w:cs="Arial"/>
                <w:color w:val="000000"/>
                <w:sz w:val="20"/>
                <w:szCs w:val="20"/>
              </w:rPr>
              <w:t>3875</w:t>
            </w:r>
          </w:p>
        </w:tc>
      </w:tr>
      <w:tr w:rsidR="00747BD4" w14:paraId="35256F37" w14:textId="77777777" w:rsidTr="00747BD4">
        <w:trPr>
          <w:trHeight w:val="295"/>
        </w:trPr>
        <w:tc>
          <w:tcPr>
            <w:tcW w:w="0" w:type="auto"/>
            <w:tcBorders>
              <w:top w:val="nil"/>
              <w:left w:val="single" w:sz="4" w:space="0" w:color="auto"/>
              <w:bottom w:val="nil"/>
              <w:right w:val="single" w:sz="4" w:space="0" w:color="auto"/>
            </w:tcBorders>
            <w:shd w:val="clear" w:color="auto" w:fill="auto"/>
            <w:noWrap/>
            <w:vAlign w:val="center"/>
            <w:hideMark/>
          </w:tcPr>
          <w:p w14:paraId="1D056F9C" w14:textId="77777777" w:rsidR="00747BD4" w:rsidRDefault="00747BD4">
            <w:pPr>
              <w:jc w:val="center"/>
              <w:rPr>
                <w:rFonts w:ascii="Arial" w:hAnsi="Arial" w:cs="Arial"/>
                <w:color w:val="000000"/>
                <w:sz w:val="20"/>
                <w:szCs w:val="20"/>
              </w:rPr>
            </w:pPr>
            <w:r>
              <w:rPr>
                <w:rFonts w:ascii="Arial" w:hAnsi="Arial" w:cs="Arial"/>
                <w:color w:val="000000"/>
                <w:sz w:val="20"/>
                <w:szCs w:val="20"/>
              </w:rPr>
              <w:t>2015</w:t>
            </w:r>
          </w:p>
        </w:tc>
        <w:tc>
          <w:tcPr>
            <w:tcW w:w="0" w:type="auto"/>
            <w:tcBorders>
              <w:top w:val="nil"/>
              <w:left w:val="nil"/>
              <w:bottom w:val="nil"/>
              <w:right w:val="nil"/>
            </w:tcBorders>
            <w:shd w:val="clear" w:color="auto" w:fill="auto"/>
            <w:noWrap/>
            <w:vAlign w:val="center"/>
            <w:hideMark/>
          </w:tcPr>
          <w:p w14:paraId="74978531" w14:textId="77777777" w:rsidR="00747BD4" w:rsidRDefault="00747BD4">
            <w:pPr>
              <w:jc w:val="center"/>
              <w:rPr>
                <w:rFonts w:ascii="Arial" w:hAnsi="Arial" w:cs="Arial"/>
                <w:color w:val="000000"/>
                <w:sz w:val="20"/>
                <w:szCs w:val="20"/>
              </w:rPr>
            </w:pPr>
            <w:r>
              <w:rPr>
                <w:rFonts w:ascii="Arial" w:hAnsi="Arial" w:cs="Arial"/>
                <w:color w:val="000000"/>
                <w:sz w:val="20"/>
                <w:szCs w:val="20"/>
              </w:rPr>
              <w:t>756</w:t>
            </w:r>
          </w:p>
        </w:tc>
        <w:tc>
          <w:tcPr>
            <w:tcW w:w="0" w:type="auto"/>
            <w:tcBorders>
              <w:top w:val="nil"/>
              <w:left w:val="nil"/>
              <w:bottom w:val="nil"/>
              <w:right w:val="nil"/>
            </w:tcBorders>
            <w:shd w:val="clear" w:color="auto" w:fill="auto"/>
            <w:noWrap/>
            <w:vAlign w:val="center"/>
            <w:hideMark/>
          </w:tcPr>
          <w:p w14:paraId="73DD9A9D" w14:textId="77777777" w:rsidR="00747BD4" w:rsidRDefault="00747BD4">
            <w:pPr>
              <w:jc w:val="center"/>
              <w:rPr>
                <w:rFonts w:ascii="Arial" w:hAnsi="Arial" w:cs="Arial"/>
                <w:color w:val="000000"/>
                <w:sz w:val="20"/>
                <w:szCs w:val="20"/>
              </w:rPr>
            </w:pPr>
            <w:r>
              <w:rPr>
                <w:rFonts w:ascii="Arial" w:hAnsi="Arial" w:cs="Arial"/>
                <w:color w:val="000000"/>
                <w:sz w:val="20"/>
                <w:szCs w:val="20"/>
              </w:rPr>
              <w:t>974</w:t>
            </w:r>
          </w:p>
        </w:tc>
        <w:tc>
          <w:tcPr>
            <w:tcW w:w="0" w:type="auto"/>
            <w:tcBorders>
              <w:top w:val="nil"/>
              <w:left w:val="nil"/>
              <w:bottom w:val="nil"/>
              <w:right w:val="nil"/>
            </w:tcBorders>
            <w:shd w:val="clear" w:color="auto" w:fill="auto"/>
            <w:noWrap/>
            <w:vAlign w:val="center"/>
            <w:hideMark/>
          </w:tcPr>
          <w:p w14:paraId="178175F2" w14:textId="77777777" w:rsidR="00747BD4" w:rsidRDefault="00747BD4">
            <w:pPr>
              <w:jc w:val="center"/>
              <w:rPr>
                <w:rFonts w:ascii="Arial" w:hAnsi="Arial" w:cs="Arial"/>
                <w:color w:val="000000"/>
                <w:sz w:val="20"/>
                <w:szCs w:val="20"/>
              </w:rPr>
            </w:pPr>
            <w:r>
              <w:rPr>
                <w:rFonts w:ascii="Arial" w:hAnsi="Arial" w:cs="Arial"/>
                <w:color w:val="000000"/>
                <w:sz w:val="20"/>
                <w:szCs w:val="20"/>
              </w:rPr>
              <w:t>526</w:t>
            </w:r>
          </w:p>
        </w:tc>
        <w:tc>
          <w:tcPr>
            <w:tcW w:w="0" w:type="auto"/>
            <w:tcBorders>
              <w:top w:val="nil"/>
              <w:left w:val="nil"/>
              <w:bottom w:val="nil"/>
              <w:right w:val="nil"/>
            </w:tcBorders>
            <w:shd w:val="clear" w:color="auto" w:fill="auto"/>
            <w:noWrap/>
            <w:vAlign w:val="center"/>
            <w:hideMark/>
          </w:tcPr>
          <w:p w14:paraId="5C967099" w14:textId="77777777" w:rsidR="00747BD4" w:rsidRDefault="00747BD4">
            <w:pPr>
              <w:jc w:val="center"/>
              <w:rPr>
                <w:rFonts w:ascii="Arial" w:hAnsi="Arial" w:cs="Arial"/>
                <w:color w:val="000000"/>
                <w:sz w:val="20"/>
                <w:szCs w:val="20"/>
              </w:rPr>
            </w:pPr>
            <w:r>
              <w:rPr>
                <w:rFonts w:ascii="Arial" w:hAnsi="Arial" w:cs="Arial"/>
                <w:color w:val="000000"/>
                <w:sz w:val="20"/>
                <w:szCs w:val="20"/>
              </w:rPr>
              <w:t>782</w:t>
            </w:r>
          </w:p>
        </w:tc>
        <w:tc>
          <w:tcPr>
            <w:tcW w:w="0" w:type="auto"/>
            <w:tcBorders>
              <w:top w:val="nil"/>
              <w:left w:val="nil"/>
              <w:bottom w:val="nil"/>
              <w:right w:val="nil"/>
            </w:tcBorders>
            <w:shd w:val="clear" w:color="auto" w:fill="auto"/>
            <w:noWrap/>
            <w:vAlign w:val="center"/>
            <w:hideMark/>
          </w:tcPr>
          <w:p w14:paraId="126A7374" w14:textId="77777777" w:rsidR="00747BD4" w:rsidRDefault="00747BD4">
            <w:pPr>
              <w:jc w:val="center"/>
              <w:rPr>
                <w:rFonts w:ascii="Arial" w:hAnsi="Arial" w:cs="Arial"/>
                <w:color w:val="000000"/>
                <w:sz w:val="20"/>
                <w:szCs w:val="20"/>
              </w:rPr>
            </w:pPr>
            <w:r>
              <w:rPr>
                <w:rFonts w:ascii="Arial" w:hAnsi="Arial" w:cs="Arial"/>
                <w:color w:val="000000"/>
                <w:sz w:val="20"/>
                <w:szCs w:val="20"/>
              </w:rPr>
              <w:t>868</w:t>
            </w:r>
          </w:p>
        </w:tc>
        <w:tc>
          <w:tcPr>
            <w:tcW w:w="0" w:type="auto"/>
            <w:tcBorders>
              <w:top w:val="nil"/>
              <w:left w:val="nil"/>
              <w:bottom w:val="nil"/>
              <w:right w:val="nil"/>
            </w:tcBorders>
            <w:shd w:val="clear" w:color="auto" w:fill="auto"/>
            <w:noWrap/>
            <w:vAlign w:val="center"/>
            <w:hideMark/>
          </w:tcPr>
          <w:p w14:paraId="18DBE2C3" w14:textId="77777777" w:rsidR="00747BD4" w:rsidRDefault="00747BD4">
            <w:pPr>
              <w:jc w:val="center"/>
              <w:rPr>
                <w:rFonts w:ascii="Arial" w:hAnsi="Arial" w:cs="Arial"/>
                <w:color w:val="000000"/>
                <w:sz w:val="20"/>
                <w:szCs w:val="20"/>
              </w:rPr>
            </w:pPr>
            <w:r>
              <w:rPr>
                <w:rFonts w:ascii="Arial" w:hAnsi="Arial" w:cs="Arial"/>
                <w:color w:val="000000"/>
                <w:sz w:val="20"/>
                <w:szCs w:val="20"/>
              </w:rPr>
              <w:t>834</w:t>
            </w:r>
          </w:p>
        </w:tc>
        <w:tc>
          <w:tcPr>
            <w:tcW w:w="0" w:type="auto"/>
            <w:tcBorders>
              <w:top w:val="nil"/>
              <w:left w:val="nil"/>
              <w:bottom w:val="nil"/>
              <w:right w:val="nil"/>
            </w:tcBorders>
            <w:shd w:val="clear" w:color="auto" w:fill="auto"/>
            <w:noWrap/>
            <w:vAlign w:val="center"/>
            <w:hideMark/>
          </w:tcPr>
          <w:p w14:paraId="46972077" w14:textId="77777777" w:rsidR="00747BD4" w:rsidRDefault="00747BD4">
            <w:pPr>
              <w:jc w:val="center"/>
              <w:rPr>
                <w:rFonts w:ascii="Arial" w:hAnsi="Arial" w:cs="Arial"/>
                <w:color w:val="000000"/>
                <w:sz w:val="20"/>
                <w:szCs w:val="20"/>
              </w:rPr>
            </w:pPr>
            <w:r>
              <w:rPr>
                <w:rFonts w:ascii="Arial" w:hAnsi="Arial" w:cs="Arial"/>
                <w:color w:val="000000"/>
                <w:sz w:val="20"/>
                <w:szCs w:val="20"/>
              </w:rPr>
              <w:t>847</w:t>
            </w:r>
          </w:p>
        </w:tc>
        <w:tc>
          <w:tcPr>
            <w:tcW w:w="0" w:type="auto"/>
            <w:tcBorders>
              <w:top w:val="nil"/>
              <w:left w:val="nil"/>
              <w:bottom w:val="nil"/>
              <w:right w:val="nil"/>
            </w:tcBorders>
            <w:shd w:val="clear" w:color="auto" w:fill="auto"/>
            <w:noWrap/>
            <w:vAlign w:val="center"/>
            <w:hideMark/>
          </w:tcPr>
          <w:p w14:paraId="2EC555F7" w14:textId="77777777" w:rsidR="00747BD4" w:rsidRDefault="00747BD4">
            <w:pPr>
              <w:jc w:val="center"/>
              <w:rPr>
                <w:rFonts w:ascii="Arial" w:hAnsi="Arial" w:cs="Arial"/>
                <w:color w:val="000000"/>
                <w:sz w:val="20"/>
                <w:szCs w:val="20"/>
              </w:rPr>
            </w:pPr>
            <w:r>
              <w:rPr>
                <w:rFonts w:ascii="Arial" w:hAnsi="Arial" w:cs="Arial"/>
                <w:color w:val="000000"/>
                <w:sz w:val="20"/>
                <w:szCs w:val="20"/>
              </w:rPr>
              <w:t>839</w:t>
            </w:r>
          </w:p>
        </w:tc>
        <w:tc>
          <w:tcPr>
            <w:tcW w:w="0" w:type="auto"/>
            <w:tcBorders>
              <w:top w:val="nil"/>
              <w:left w:val="nil"/>
              <w:bottom w:val="nil"/>
              <w:right w:val="nil"/>
            </w:tcBorders>
            <w:shd w:val="clear" w:color="auto" w:fill="auto"/>
            <w:noWrap/>
            <w:vAlign w:val="center"/>
            <w:hideMark/>
          </w:tcPr>
          <w:p w14:paraId="637FAB50" w14:textId="77777777" w:rsidR="00747BD4" w:rsidRDefault="00747BD4">
            <w:pPr>
              <w:jc w:val="center"/>
              <w:rPr>
                <w:rFonts w:ascii="Arial" w:hAnsi="Arial" w:cs="Arial"/>
                <w:color w:val="000000"/>
                <w:sz w:val="20"/>
                <w:szCs w:val="20"/>
              </w:rPr>
            </w:pPr>
            <w:r>
              <w:rPr>
                <w:rFonts w:ascii="Arial" w:hAnsi="Arial" w:cs="Arial"/>
                <w:color w:val="000000"/>
                <w:sz w:val="20"/>
                <w:szCs w:val="20"/>
              </w:rPr>
              <w:t>554</w:t>
            </w:r>
          </w:p>
        </w:tc>
        <w:tc>
          <w:tcPr>
            <w:tcW w:w="0" w:type="auto"/>
            <w:tcBorders>
              <w:top w:val="nil"/>
              <w:left w:val="nil"/>
              <w:bottom w:val="nil"/>
              <w:right w:val="nil"/>
            </w:tcBorders>
            <w:shd w:val="clear" w:color="auto" w:fill="auto"/>
            <w:noWrap/>
            <w:vAlign w:val="center"/>
            <w:hideMark/>
          </w:tcPr>
          <w:p w14:paraId="33DBF9F3" w14:textId="77777777" w:rsidR="00747BD4" w:rsidRDefault="00747BD4">
            <w:pPr>
              <w:jc w:val="center"/>
              <w:rPr>
                <w:rFonts w:ascii="Arial" w:hAnsi="Arial" w:cs="Arial"/>
                <w:color w:val="000000"/>
                <w:sz w:val="20"/>
                <w:szCs w:val="20"/>
              </w:rPr>
            </w:pPr>
            <w:r>
              <w:rPr>
                <w:rFonts w:ascii="Arial" w:hAnsi="Arial" w:cs="Arial"/>
                <w:color w:val="000000"/>
                <w:sz w:val="20"/>
                <w:szCs w:val="20"/>
              </w:rPr>
              <w:t>812</w:t>
            </w:r>
          </w:p>
        </w:tc>
        <w:tc>
          <w:tcPr>
            <w:tcW w:w="0" w:type="auto"/>
            <w:tcBorders>
              <w:top w:val="nil"/>
              <w:left w:val="nil"/>
              <w:bottom w:val="nil"/>
              <w:right w:val="nil"/>
            </w:tcBorders>
            <w:shd w:val="clear" w:color="auto" w:fill="auto"/>
            <w:noWrap/>
            <w:vAlign w:val="center"/>
            <w:hideMark/>
          </w:tcPr>
          <w:p w14:paraId="1910A99C" w14:textId="77777777" w:rsidR="00747BD4" w:rsidRDefault="00747BD4">
            <w:pPr>
              <w:jc w:val="center"/>
              <w:rPr>
                <w:rFonts w:ascii="Arial" w:hAnsi="Arial" w:cs="Arial"/>
                <w:color w:val="000000"/>
                <w:sz w:val="20"/>
                <w:szCs w:val="20"/>
              </w:rPr>
            </w:pPr>
            <w:r>
              <w:rPr>
                <w:rFonts w:ascii="Arial" w:hAnsi="Arial" w:cs="Arial"/>
                <w:color w:val="000000"/>
                <w:sz w:val="20"/>
                <w:szCs w:val="20"/>
              </w:rPr>
              <w:t>987</w:t>
            </w:r>
          </w:p>
        </w:tc>
        <w:tc>
          <w:tcPr>
            <w:tcW w:w="0" w:type="auto"/>
            <w:tcBorders>
              <w:top w:val="nil"/>
              <w:left w:val="nil"/>
              <w:bottom w:val="nil"/>
              <w:right w:val="nil"/>
            </w:tcBorders>
            <w:shd w:val="clear" w:color="auto" w:fill="auto"/>
            <w:noWrap/>
            <w:vAlign w:val="center"/>
            <w:hideMark/>
          </w:tcPr>
          <w:p w14:paraId="2F478058" w14:textId="77777777" w:rsidR="00747BD4" w:rsidRDefault="00747BD4">
            <w:pPr>
              <w:jc w:val="center"/>
              <w:rPr>
                <w:rFonts w:ascii="Arial" w:hAnsi="Arial" w:cs="Arial"/>
                <w:color w:val="000000"/>
                <w:sz w:val="20"/>
                <w:szCs w:val="20"/>
              </w:rPr>
            </w:pPr>
            <w:r>
              <w:rPr>
                <w:rFonts w:ascii="Arial" w:hAnsi="Arial" w:cs="Arial"/>
                <w:color w:val="000000"/>
                <w:sz w:val="20"/>
                <w:szCs w:val="20"/>
              </w:rPr>
              <w:t>455</w:t>
            </w:r>
          </w:p>
        </w:tc>
        <w:tc>
          <w:tcPr>
            <w:tcW w:w="0" w:type="auto"/>
            <w:tcBorders>
              <w:top w:val="nil"/>
              <w:left w:val="single" w:sz="4" w:space="0" w:color="auto"/>
              <w:bottom w:val="nil"/>
              <w:right w:val="single" w:sz="4" w:space="0" w:color="auto"/>
            </w:tcBorders>
            <w:shd w:val="clear" w:color="auto" w:fill="auto"/>
            <w:noWrap/>
            <w:vAlign w:val="center"/>
            <w:hideMark/>
          </w:tcPr>
          <w:p w14:paraId="65136C0F" w14:textId="77777777" w:rsidR="00747BD4" w:rsidRDefault="00747BD4">
            <w:pPr>
              <w:jc w:val="center"/>
              <w:rPr>
                <w:rFonts w:ascii="Arial" w:hAnsi="Arial" w:cs="Arial"/>
                <w:color w:val="000000"/>
                <w:sz w:val="20"/>
                <w:szCs w:val="20"/>
              </w:rPr>
            </w:pPr>
            <w:r>
              <w:rPr>
                <w:rFonts w:ascii="Arial" w:hAnsi="Arial" w:cs="Arial"/>
                <w:color w:val="000000"/>
                <w:sz w:val="20"/>
                <w:szCs w:val="20"/>
              </w:rPr>
              <w:t>9234</w:t>
            </w:r>
          </w:p>
        </w:tc>
      </w:tr>
      <w:tr w:rsidR="00747BD4" w14:paraId="667E09A0" w14:textId="77777777" w:rsidTr="00747BD4">
        <w:trPr>
          <w:trHeight w:val="295"/>
        </w:trPr>
        <w:tc>
          <w:tcPr>
            <w:tcW w:w="0" w:type="auto"/>
            <w:tcBorders>
              <w:top w:val="nil"/>
              <w:left w:val="single" w:sz="4" w:space="0" w:color="auto"/>
              <w:bottom w:val="nil"/>
              <w:right w:val="single" w:sz="4" w:space="0" w:color="auto"/>
            </w:tcBorders>
            <w:shd w:val="clear" w:color="auto" w:fill="auto"/>
            <w:noWrap/>
            <w:vAlign w:val="center"/>
            <w:hideMark/>
          </w:tcPr>
          <w:p w14:paraId="78285CCE" w14:textId="77777777" w:rsidR="00747BD4" w:rsidRDefault="00747BD4">
            <w:pPr>
              <w:jc w:val="center"/>
              <w:rPr>
                <w:rFonts w:ascii="Arial" w:hAnsi="Arial" w:cs="Arial"/>
                <w:color w:val="000000"/>
                <w:sz w:val="20"/>
                <w:szCs w:val="20"/>
              </w:rPr>
            </w:pPr>
            <w:r>
              <w:rPr>
                <w:rFonts w:ascii="Arial" w:hAnsi="Arial" w:cs="Arial"/>
                <w:color w:val="000000"/>
                <w:sz w:val="20"/>
                <w:szCs w:val="20"/>
              </w:rPr>
              <w:t>2016</w:t>
            </w:r>
          </w:p>
        </w:tc>
        <w:tc>
          <w:tcPr>
            <w:tcW w:w="0" w:type="auto"/>
            <w:tcBorders>
              <w:top w:val="nil"/>
              <w:left w:val="nil"/>
              <w:bottom w:val="nil"/>
              <w:right w:val="nil"/>
            </w:tcBorders>
            <w:shd w:val="clear" w:color="auto" w:fill="auto"/>
            <w:noWrap/>
            <w:vAlign w:val="center"/>
            <w:hideMark/>
          </w:tcPr>
          <w:p w14:paraId="3F7D4425" w14:textId="77777777" w:rsidR="00747BD4" w:rsidRDefault="00747BD4">
            <w:pPr>
              <w:jc w:val="center"/>
              <w:rPr>
                <w:rFonts w:ascii="Arial" w:hAnsi="Arial" w:cs="Arial"/>
                <w:color w:val="000000"/>
                <w:sz w:val="20"/>
                <w:szCs w:val="20"/>
              </w:rPr>
            </w:pPr>
            <w:r>
              <w:rPr>
                <w:rFonts w:ascii="Arial" w:hAnsi="Arial" w:cs="Arial"/>
                <w:color w:val="000000"/>
                <w:sz w:val="20"/>
                <w:szCs w:val="20"/>
              </w:rPr>
              <w:t>656</w:t>
            </w:r>
          </w:p>
        </w:tc>
        <w:tc>
          <w:tcPr>
            <w:tcW w:w="0" w:type="auto"/>
            <w:tcBorders>
              <w:top w:val="nil"/>
              <w:left w:val="nil"/>
              <w:bottom w:val="nil"/>
              <w:right w:val="nil"/>
            </w:tcBorders>
            <w:shd w:val="clear" w:color="auto" w:fill="auto"/>
            <w:noWrap/>
            <w:vAlign w:val="center"/>
            <w:hideMark/>
          </w:tcPr>
          <w:p w14:paraId="43AC1C47" w14:textId="77777777" w:rsidR="00747BD4" w:rsidRDefault="00747BD4">
            <w:pPr>
              <w:jc w:val="center"/>
              <w:rPr>
                <w:rFonts w:ascii="Arial" w:hAnsi="Arial" w:cs="Arial"/>
                <w:color w:val="000000"/>
                <w:sz w:val="20"/>
                <w:szCs w:val="20"/>
              </w:rPr>
            </w:pPr>
            <w:r>
              <w:rPr>
                <w:rFonts w:ascii="Arial" w:hAnsi="Arial" w:cs="Arial"/>
                <w:color w:val="000000"/>
                <w:sz w:val="20"/>
                <w:szCs w:val="20"/>
              </w:rPr>
              <w:t>607</w:t>
            </w:r>
          </w:p>
        </w:tc>
        <w:tc>
          <w:tcPr>
            <w:tcW w:w="0" w:type="auto"/>
            <w:tcBorders>
              <w:top w:val="nil"/>
              <w:left w:val="nil"/>
              <w:bottom w:val="nil"/>
              <w:right w:val="nil"/>
            </w:tcBorders>
            <w:shd w:val="clear" w:color="auto" w:fill="auto"/>
            <w:noWrap/>
            <w:vAlign w:val="center"/>
            <w:hideMark/>
          </w:tcPr>
          <w:p w14:paraId="3CC5ABA8" w14:textId="77777777" w:rsidR="00747BD4" w:rsidRDefault="00747BD4">
            <w:pPr>
              <w:jc w:val="center"/>
              <w:rPr>
                <w:rFonts w:ascii="Arial" w:hAnsi="Arial" w:cs="Arial"/>
                <w:color w:val="000000"/>
                <w:sz w:val="20"/>
                <w:szCs w:val="20"/>
              </w:rPr>
            </w:pPr>
            <w:r>
              <w:rPr>
                <w:rFonts w:ascii="Arial" w:hAnsi="Arial" w:cs="Arial"/>
                <w:color w:val="000000"/>
                <w:sz w:val="20"/>
                <w:szCs w:val="20"/>
              </w:rPr>
              <w:t>342</w:t>
            </w:r>
          </w:p>
        </w:tc>
        <w:tc>
          <w:tcPr>
            <w:tcW w:w="0" w:type="auto"/>
            <w:tcBorders>
              <w:top w:val="nil"/>
              <w:left w:val="nil"/>
              <w:bottom w:val="nil"/>
              <w:right w:val="nil"/>
            </w:tcBorders>
            <w:shd w:val="clear" w:color="auto" w:fill="auto"/>
            <w:noWrap/>
            <w:vAlign w:val="center"/>
            <w:hideMark/>
          </w:tcPr>
          <w:p w14:paraId="06571A09" w14:textId="77777777" w:rsidR="00747BD4" w:rsidRDefault="00747BD4">
            <w:pPr>
              <w:jc w:val="center"/>
              <w:rPr>
                <w:rFonts w:ascii="Arial" w:hAnsi="Arial" w:cs="Arial"/>
                <w:color w:val="000000"/>
                <w:sz w:val="20"/>
                <w:szCs w:val="20"/>
              </w:rPr>
            </w:pPr>
            <w:r>
              <w:rPr>
                <w:rFonts w:ascii="Arial" w:hAnsi="Arial" w:cs="Arial"/>
                <w:color w:val="000000"/>
                <w:sz w:val="20"/>
                <w:szCs w:val="20"/>
              </w:rPr>
              <w:t>1661</w:t>
            </w:r>
          </w:p>
        </w:tc>
        <w:tc>
          <w:tcPr>
            <w:tcW w:w="0" w:type="auto"/>
            <w:tcBorders>
              <w:top w:val="nil"/>
              <w:left w:val="nil"/>
              <w:bottom w:val="nil"/>
              <w:right w:val="nil"/>
            </w:tcBorders>
            <w:shd w:val="clear" w:color="auto" w:fill="auto"/>
            <w:noWrap/>
            <w:vAlign w:val="center"/>
            <w:hideMark/>
          </w:tcPr>
          <w:p w14:paraId="568E821E" w14:textId="77777777" w:rsidR="00747BD4" w:rsidRDefault="00747BD4">
            <w:pPr>
              <w:jc w:val="center"/>
              <w:rPr>
                <w:rFonts w:ascii="Arial" w:hAnsi="Arial" w:cs="Arial"/>
                <w:color w:val="000000"/>
                <w:sz w:val="20"/>
                <w:szCs w:val="20"/>
              </w:rPr>
            </w:pPr>
            <w:r>
              <w:rPr>
                <w:rFonts w:ascii="Arial" w:hAnsi="Arial" w:cs="Arial"/>
                <w:color w:val="000000"/>
                <w:sz w:val="20"/>
                <w:szCs w:val="20"/>
              </w:rPr>
              <w:t>1732</w:t>
            </w:r>
          </w:p>
        </w:tc>
        <w:tc>
          <w:tcPr>
            <w:tcW w:w="0" w:type="auto"/>
            <w:tcBorders>
              <w:top w:val="nil"/>
              <w:left w:val="nil"/>
              <w:bottom w:val="nil"/>
              <w:right w:val="nil"/>
            </w:tcBorders>
            <w:shd w:val="clear" w:color="auto" w:fill="auto"/>
            <w:noWrap/>
            <w:vAlign w:val="center"/>
            <w:hideMark/>
          </w:tcPr>
          <w:p w14:paraId="3422913D" w14:textId="77777777" w:rsidR="00747BD4" w:rsidRDefault="00747BD4">
            <w:pPr>
              <w:jc w:val="center"/>
              <w:rPr>
                <w:rFonts w:ascii="Arial" w:hAnsi="Arial" w:cs="Arial"/>
                <w:color w:val="000000"/>
                <w:sz w:val="20"/>
                <w:szCs w:val="20"/>
              </w:rPr>
            </w:pPr>
            <w:r>
              <w:rPr>
                <w:rFonts w:ascii="Arial" w:hAnsi="Arial" w:cs="Arial"/>
                <w:color w:val="000000"/>
                <w:sz w:val="20"/>
                <w:szCs w:val="20"/>
              </w:rPr>
              <w:t>1296</w:t>
            </w:r>
          </w:p>
        </w:tc>
        <w:tc>
          <w:tcPr>
            <w:tcW w:w="0" w:type="auto"/>
            <w:tcBorders>
              <w:top w:val="nil"/>
              <w:left w:val="nil"/>
              <w:bottom w:val="nil"/>
              <w:right w:val="nil"/>
            </w:tcBorders>
            <w:shd w:val="clear" w:color="auto" w:fill="auto"/>
            <w:noWrap/>
            <w:vAlign w:val="center"/>
            <w:hideMark/>
          </w:tcPr>
          <w:p w14:paraId="2D2AB0EC" w14:textId="77777777" w:rsidR="00747BD4" w:rsidRDefault="00747BD4">
            <w:pPr>
              <w:jc w:val="center"/>
              <w:rPr>
                <w:rFonts w:ascii="Arial" w:hAnsi="Arial" w:cs="Arial"/>
                <w:color w:val="000000"/>
                <w:sz w:val="20"/>
                <w:szCs w:val="20"/>
              </w:rPr>
            </w:pPr>
            <w:r>
              <w:rPr>
                <w:rFonts w:ascii="Arial" w:hAnsi="Arial" w:cs="Arial"/>
                <w:color w:val="000000"/>
                <w:sz w:val="20"/>
                <w:szCs w:val="20"/>
              </w:rPr>
              <w:t>1724</w:t>
            </w:r>
          </w:p>
        </w:tc>
        <w:tc>
          <w:tcPr>
            <w:tcW w:w="0" w:type="auto"/>
            <w:tcBorders>
              <w:top w:val="nil"/>
              <w:left w:val="nil"/>
              <w:bottom w:val="nil"/>
              <w:right w:val="nil"/>
            </w:tcBorders>
            <w:shd w:val="clear" w:color="auto" w:fill="auto"/>
            <w:noWrap/>
            <w:vAlign w:val="center"/>
            <w:hideMark/>
          </w:tcPr>
          <w:p w14:paraId="59D20674" w14:textId="77777777" w:rsidR="00747BD4" w:rsidRDefault="00747BD4">
            <w:pPr>
              <w:jc w:val="center"/>
              <w:rPr>
                <w:rFonts w:ascii="Arial" w:hAnsi="Arial" w:cs="Arial"/>
                <w:color w:val="000000"/>
                <w:sz w:val="20"/>
                <w:szCs w:val="20"/>
              </w:rPr>
            </w:pPr>
            <w:r>
              <w:rPr>
                <w:rFonts w:ascii="Arial" w:hAnsi="Arial" w:cs="Arial"/>
                <w:color w:val="000000"/>
                <w:sz w:val="20"/>
                <w:szCs w:val="20"/>
              </w:rPr>
              <w:t>1338</w:t>
            </w:r>
          </w:p>
        </w:tc>
        <w:tc>
          <w:tcPr>
            <w:tcW w:w="0" w:type="auto"/>
            <w:tcBorders>
              <w:top w:val="nil"/>
              <w:left w:val="nil"/>
              <w:bottom w:val="nil"/>
              <w:right w:val="nil"/>
            </w:tcBorders>
            <w:shd w:val="clear" w:color="auto" w:fill="auto"/>
            <w:noWrap/>
            <w:vAlign w:val="center"/>
            <w:hideMark/>
          </w:tcPr>
          <w:p w14:paraId="694E7D3C" w14:textId="77777777" w:rsidR="00747BD4" w:rsidRDefault="00747BD4">
            <w:pPr>
              <w:jc w:val="center"/>
              <w:rPr>
                <w:rFonts w:ascii="Arial" w:hAnsi="Arial" w:cs="Arial"/>
                <w:color w:val="000000"/>
                <w:sz w:val="20"/>
                <w:szCs w:val="20"/>
              </w:rPr>
            </w:pPr>
            <w:r>
              <w:rPr>
                <w:rFonts w:ascii="Arial" w:hAnsi="Arial" w:cs="Arial"/>
                <w:color w:val="000000"/>
                <w:sz w:val="20"/>
                <w:szCs w:val="20"/>
              </w:rPr>
              <w:t>1709</w:t>
            </w:r>
          </w:p>
        </w:tc>
        <w:tc>
          <w:tcPr>
            <w:tcW w:w="0" w:type="auto"/>
            <w:tcBorders>
              <w:top w:val="nil"/>
              <w:left w:val="nil"/>
              <w:bottom w:val="nil"/>
              <w:right w:val="nil"/>
            </w:tcBorders>
            <w:shd w:val="clear" w:color="auto" w:fill="auto"/>
            <w:noWrap/>
            <w:vAlign w:val="center"/>
            <w:hideMark/>
          </w:tcPr>
          <w:p w14:paraId="0327529F" w14:textId="77777777" w:rsidR="00747BD4" w:rsidRDefault="00747BD4">
            <w:pPr>
              <w:jc w:val="center"/>
              <w:rPr>
                <w:rFonts w:ascii="Arial" w:hAnsi="Arial" w:cs="Arial"/>
                <w:color w:val="000000"/>
                <w:sz w:val="20"/>
                <w:szCs w:val="20"/>
              </w:rPr>
            </w:pPr>
            <w:r>
              <w:rPr>
                <w:rFonts w:ascii="Arial" w:hAnsi="Arial" w:cs="Arial"/>
                <w:color w:val="000000"/>
                <w:sz w:val="20"/>
                <w:szCs w:val="20"/>
              </w:rPr>
              <w:t>729</w:t>
            </w:r>
          </w:p>
        </w:tc>
        <w:tc>
          <w:tcPr>
            <w:tcW w:w="0" w:type="auto"/>
            <w:tcBorders>
              <w:top w:val="nil"/>
              <w:left w:val="nil"/>
              <w:bottom w:val="nil"/>
              <w:right w:val="nil"/>
            </w:tcBorders>
            <w:shd w:val="clear" w:color="auto" w:fill="auto"/>
            <w:noWrap/>
            <w:vAlign w:val="center"/>
            <w:hideMark/>
          </w:tcPr>
          <w:p w14:paraId="16995FDA" w14:textId="77777777" w:rsidR="00747BD4" w:rsidRDefault="00747BD4">
            <w:pPr>
              <w:jc w:val="center"/>
              <w:rPr>
                <w:rFonts w:ascii="Arial" w:hAnsi="Arial" w:cs="Arial"/>
                <w:color w:val="000000"/>
                <w:sz w:val="20"/>
                <w:szCs w:val="20"/>
              </w:rPr>
            </w:pPr>
            <w:r>
              <w:rPr>
                <w:rFonts w:ascii="Arial" w:hAnsi="Arial" w:cs="Arial"/>
                <w:color w:val="000000"/>
                <w:sz w:val="20"/>
                <w:szCs w:val="20"/>
              </w:rPr>
              <w:t>408</w:t>
            </w:r>
          </w:p>
        </w:tc>
        <w:tc>
          <w:tcPr>
            <w:tcW w:w="0" w:type="auto"/>
            <w:tcBorders>
              <w:top w:val="nil"/>
              <w:left w:val="nil"/>
              <w:bottom w:val="nil"/>
              <w:right w:val="nil"/>
            </w:tcBorders>
            <w:shd w:val="clear" w:color="auto" w:fill="auto"/>
            <w:noWrap/>
            <w:vAlign w:val="center"/>
            <w:hideMark/>
          </w:tcPr>
          <w:p w14:paraId="14FEE99E" w14:textId="77777777" w:rsidR="00747BD4" w:rsidRDefault="00747BD4">
            <w:pPr>
              <w:jc w:val="center"/>
              <w:rPr>
                <w:rFonts w:ascii="Arial" w:hAnsi="Arial" w:cs="Arial"/>
                <w:color w:val="000000"/>
                <w:sz w:val="20"/>
                <w:szCs w:val="20"/>
              </w:rPr>
            </w:pPr>
            <w:r>
              <w:rPr>
                <w:rFonts w:ascii="Arial" w:hAnsi="Arial" w:cs="Arial"/>
                <w:color w:val="000000"/>
                <w:sz w:val="20"/>
                <w:szCs w:val="20"/>
              </w:rPr>
              <w:t>1108</w:t>
            </w:r>
          </w:p>
        </w:tc>
        <w:tc>
          <w:tcPr>
            <w:tcW w:w="0" w:type="auto"/>
            <w:tcBorders>
              <w:top w:val="nil"/>
              <w:left w:val="single" w:sz="4" w:space="0" w:color="auto"/>
              <w:bottom w:val="nil"/>
              <w:right w:val="single" w:sz="4" w:space="0" w:color="auto"/>
            </w:tcBorders>
            <w:shd w:val="clear" w:color="auto" w:fill="auto"/>
            <w:noWrap/>
            <w:vAlign w:val="center"/>
            <w:hideMark/>
          </w:tcPr>
          <w:p w14:paraId="12551E74" w14:textId="77777777" w:rsidR="00747BD4" w:rsidRDefault="00747BD4">
            <w:pPr>
              <w:jc w:val="center"/>
              <w:rPr>
                <w:rFonts w:ascii="Arial" w:hAnsi="Arial" w:cs="Arial"/>
                <w:color w:val="000000"/>
                <w:sz w:val="20"/>
                <w:szCs w:val="20"/>
              </w:rPr>
            </w:pPr>
            <w:r>
              <w:rPr>
                <w:rFonts w:ascii="Arial" w:hAnsi="Arial" w:cs="Arial"/>
                <w:color w:val="000000"/>
                <w:sz w:val="20"/>
                <w:szCs w:val="20"/>
              </w:rPr>
              <w:t>13312</w:t>
            </w:r>
          </w:p>
        </w:tc>
      </w:tr>
      <w:tr w:rsidR="00747BD4" w14:paraId="595246A1" w14:textId="77777777" w:rsidTr="00747BD4">
        <w:trPr>
          <w:trHeight w:val="295"/>
        </w:trPr>
        <w:tc>
          <w:tcPr>
            <w:tcW w:w="0" w:type="auto"/>
            <w:tcBorders>
              <w:top w:val="nil"/>
              <w:left w:val="single" w:sz="4" w:space="0" w:color="auto"/>
              <w:bottom w:val="nil"/>
              <w:right w:val="single" w:sz="4" w:space="0" w:color="auto"/>
            </w:tcBorders>
            <w:shd w:val="clear" w:color="auto" w:fill="auto"/>
            <w:noWrap/>
            <w:vAlign w:val="center"/>
            <w:hideMark/>
          </w:tcPr>
          <w:p w14:paraId="0C4435E4" w14:textId="77777777" w:rsidR="00747BD4" w:rsidRDefault="00747BD4">
            <w:pPr>
              <w:jc w:val="center"/>
              <w:rPr>
                <w:rFonts w:ascii="Arial" w:hAnsi="Arial" w:cs="Arial"/>
                <w:color w:val="000000"/>
                <w:sz w:val="20"/>
                <w:szCs w:val="20"/>
              </w:rPr>
            </w:pPr>
            <w:r>
              <w:rPr>
                <w:rFonts w:ascii="Arial" w:hAnsi="Arial" w:cs="Arial"/>
                <w:color w:val="000000"/>
                <w:sz w:val="20"/>
                <w:szCs w:val="20"/>
              </w:rPr>
              <w:t>2017</w:t>
            </w:r>
          </w:p>
        </w:tc>
        <w:tc>
          <w:tcPr>
            <w:tcW w:w="0" w:type="auto"/>
            <w:tcBorders>
              <w:top w:val="nil"/>
              <w:left w:val="nil"/>
              <w:bottom w:val="nil"/>
              <w:right w:val="nil"/>
            </w:tcBorders>
            <w:shd w:val="clear" w:color="auto" w:fill="auto"/>
            <w:noWrap/>
            <w:vAlign w:val="center"/>
            <w:hideMark/>
          </w:tcPr>
          <w:p w14:paraId="2FD41B7C" w14:textId="77777777" w:rsidR="00747BD4" w:rsidRDefault="00747BD4">
            <w:pPr>
              <w:jc w:val="center"/>
              <w:rPr>
                <w:rFonts w:ascii="Arial" w:hAnsi="Arial" w:cs="Arial"/>
                <w:color w:val="000000"/>
                <w:sz w:val="20"/>
                <w:szCs w:val="20"/>
              </w:rPr>
            </w:pPr>
            <w:r>
              <w:rPr>
                <w:rFonts w:ascii="Arial" w:hAnsi="Arial" w:cs="Arial"/>
                <w:color w:val="000000"/>
                <w:sz w:val="20"/>
                <w:szCs w:val="20"/>
              </w:rPr>
              <w:t>1567</w:t>
            </w:r>
          </w:p>
        </w:tc>
        <w:tc>
          <w:tcPr>
            <w:tcW w:w="0" w:type="auto"/>
            <w:tcBorders>
              <w:top w:val="nil"/>
              <w:left w:val="nil"/>
              <w:bottom w:val="nil"/>
              <w:right w:val="nil"/>
            </w:tcBorders>
            <w:shd w:val="clear" w:color="auto" w:fill="auto"/>
            <w:noWrap/>
            <w:vAlign w:val="center"/>
            <w:hideMark/>
          </w:tcPr>
          <w:p w14:paraId="772F2B9A" w14:textId="77777777" w:rsidR="00747BD4" w:rsidRDefault="00747BD4">
            <w:pPr>
              <w:jc w:val="center"/>
              <w:rPr>
                <w:rFonts w:ascii="Arial" w:hAnsi="Arial" w:cs="Arial"/>
                <w:color w:val="000000"/>
                <w:sz w:val="20"/>
                <w:szCs w:val="20"/>
              </w:rPr>
            </w:pPr>
            <w:r>
              <w:rPr>
                <w:rFonts w:ascii="Arial" w:hAnsi="Arial" w:cs="Arial"/>
                <w:color w:val="000000"/>
                <w:sz w:val="20"/>
                <w:szCs w:val="20"/>
              </w:rPr>
              <w:t>1541</w:t>
            </w:r>
          </w:p>
        </w:tc>
        <w:tc>
          <w:tcPr>
            <w:tcW w:w="0" w:type="auto"/>
            <w:tcBorders>
              <w:top w:val="nil"/>
              <w:left w:val="nil"/>
              <w:bottom w:val="nil"/>
              <w:right w:val="nil"/>
            </w:tcBorders>
            <w:shd w:val="clear" w:color="auto" w:fill="auto"/>
            <w:noWrap/>
            <w:vAlign w:val="center"/>
            <w:hideMark/>
          </w:tcPr>
          <w:p w14:paraId="67A89EB1" w14:textId="77777777" w:rsidR="00747BD4" w:rsidRDefault="00747BD4">
            <w:pPr>
              <w:jc w:val="center"/>
              <w:rPr>
                <w:rFonts w:ascii="Arial" w:hAnsi="Arial" w:cs="Arial"/>
                <w:color w:val="000000"/>
                <w:sz w:val="20"/>
                <w:szCs w:val="20"/>
              </w:rPr>
            </w:pPr>
            <w:r>
              <w:rPr>
                <w:rFonts w:ascii="Arial" w:hAnsi="Arial" w:cs="Arial"/>
                <w:color w:val="000000"/>
                <w:sz w:val="20"/>
                <w:szCs w:val="20"/>
              </w:rPr>
              <w:t>1257</w:t>
            </w:r>
          </w:p>
        </w:tc>
        <w:tc>
          <w:tcPr>
            <w:tcW w:w="0" w:type="auto"/>
            <w:tcBorders>
              <w:top w:val="nil"/>
              <w:left w:val="nil"/>
              <w:bottom w:val="nil"/>
              <w:right w:val="nil"/>
            </w:tcBorders>
            <w:shd w:val="clear" w:color="auto" w:fill="auto"/>
            <w:noWrap/>
            <w:vAlign w:val="center"/>
            <w:hideMark/>
          </w:tcPr>
          <w:p w14:paraId="4ADCCDEF" w14:textId="77777777" w:rsidR="00747BD4" w:rsidRDefault="00747BD4">
            <w:pPr>
              <w:jc w:val="center"/>
              <w:rPr>
                <w:rFonts w:ascii="Arial" w:hAnsi="Arial" w:cs="Arial"/>
                <w:color w:val="000000"/>
                <w:sz w:val="20"/>
                <w:szCs w:val="20"/>
              </w:rPr>
            </w:pPr>
            <w:r>
              <w:rPr>
                <w:rFonts w:ascii="Arial" w:hAnsi="Arial" w:cs="Arial"/>
                <w:color w:val="000000"/>
                <w:sz w:val="20"/>
                <w:szCs w:val="20"/>
              </w:rPr>
              <w:t>1709</w:t>
            </w:r>
          </w:p>
        </w:tc>
        <w:tc>
          <w:tcPr>
            <w:tcW w:w="0" w:type="auto"/>
            <w:tcBorders>
              <w:top w:val="nil"/>
              <w:left w:val="nil"/>
              <w:bottom w:val="nil"/>
              <w:right w:val="nil"/>
            </w:tcBorders>
            <w:shd w:val="clear" w:color="auto" w:fill="auto"/>
            <w:noWrap/>
            <w:vAlign w:val="center"/>
            <w:hideMark/>
          </w:tcPr>
          <w:p w14:paraId="13D5174E" w14:textId="77777777" w:rsidR="00747BD4" w:rsidRDefault="00747BD4">
            <w:pPr>
              <w:jc w:val="center"/>
              <w:rPr>
                <w:rFonts w:ascii="Arial" w:hAnsi="Arial" w:cs="Arial"/>
                <w:color w:val="000000"/>
                <w:sz w:val="20"/>
                <w:szCs w:val="20"/>
              </w:rPr>
            </w:pPr>
            <w:r>
              <w:rPr>
                <w:rFonts w:ascii="Arial" w:hAnsi="Arial" w:cs="Arial"/>
                <w:color w:val="000000"/>
                <w:sz w:val="20"/>
                <w:szCs w:val="20"/>
              </w:rPr>
              <w:t>717</w:t>
            </w:r>
          </w:p>
        </w:tc>
        <w:tc>
          <w:tcPr>
            <w:tcW w:w="0" w:type="auto"/>
            <w:tcBorders>
              <w:top w:val="nil"/>
              <w:left w:val="nil"/>
              <w:bottom w:val="nil"/>
              <w:right w:val="nil"/>
            </w:tcBorders>
            <w:shd w:val="clear" w:color="auto" w:fill="auto"/>
            <w:noWrap/>
            <w:vAlign w:val="center"/>
            <w:hideMark/>
          </w:tcPr>
          <w:p w14:paraId="70EBB7C4" w14:textId="77777777" w:rsidR="00747BD4" w:rsidRDefault="00747BD4">
            <w:pPr>
              <w:jc w:val="center"/>
              <w:rPr>
                <w:rFonts w:ascii="Arial" w:hAnsi="Arial" w:cs="Arial"/>
                <w:color w:val="000000"/>
                <w:sz w:val="20"/>
                <w:szCs w:val="20"/>
              </w:rPr>
            </w:pPr>
            <w:r>
              <w:rPr>
                <w:rFonts w:ascii="Arial" w:hAnsi="Arial" w:cs="Arial"/>
                <w:color w:val="000000"/>
                <w:sz w:val="20"/>
                <w:szCs w:val="20"/>
              </w:rPr>
              <w:t>2160</w:t>
            </w:r>
          </w:p>
        </w:tc>
        <w:tc>
          <w:tcPr>
            <w:tcW w:w="0" w:type="auto"/>
            <w:tcBorders>
              <w:top w:val="nil"/>
              <w:left w:val="nil"/>
              <w:bottom w:val="nil"/>
              <w:right w:val="nil"/>
            </w:tcBorders>
            <w:shd w:val="clear" w:color="auto" w:fill="auto"/>
            <w:noWrap/>
            <w:vAlign w:val="center"/>
            <w:hideMark/>
          </w:tcPr>
          <w:p w14:paraId="1DF5CF65" w14:textId="77777777" w:rsidR="00747BD4" w:rsidRDefault="00747BD4">
            <w:pPr>
              <w:jc w:val="center"/>
              <w:rPr>
                <w:rFonts w:ascii="Arial" w:hAnsi="Arial" w:cs="Arial"/>
                <w:color w:val="000000"/>
                <w:sz w:val="20"/>
                <w:szCs w:val="20"/>
              </w:rPr>
            </w:pPr>
            <w:r>
              <w:rPr>
                <w:rFonts w:ascii="Arial" w:hAnsi="Arial" w:cs="Arial"/>
                <w:color w:val="000000"/>
                <w:sz w:val="20"/>
                <w:szCs w:val="20"/>
              </w:rPr>
              <w:t>2108</w:t>
            </w:r>
          </w:p>
        </w:tc>
        <w:tc>
          <w:tcPr>
            <w:tcW w:w="0" w:type="auto"/>
            <w:tcBorders>
              <w:top w:val="nil"/>
              <w:left w:val="nil"/>
              <w:bottom w:val="nil"/>
              <w:right w:val="nil"/>
            </w:tcBorders>
            <w:shd w:val="clear" w:color="auto" w:fill="auto"/>
            <w:noWrap/>
            <w:vAlign w:val="center"/>
            <w:hideMark/>
          </w:tcPr>
          <w:p w14:paraId="7A220C76" w14:textId="77777777" w:rsidR="00747BD4" w:rsidRDefault="00747BD4">
            <w:pPr>
              <w:jc w:val="center"/>
              <w:rPr>
                <w:rFonts w:ascii="Arial" w:hAnsi="Arial" w:cs="Arial"/>
                <w:color w:val="000000"/>
                <w:sz w:val="20"/>
                <w:szCs w:val="20"/>
              </w:rPr>
            </w:pPr>
            <w:r>
              <w:rPr>
                <w:rFonts w:ascii="Arial" w:hAnsi="Arial" w:cs="Arial"/>
                <w:color w:val="000000"/>
                <w:sz w:val="20"/>
                <w:szCs w:val="20"/>
              </w:rPr>
              <w:t>965</w:t>
            </w:r>
          </w:p>
        </w:tc>
        <w:tc>
          <w:tcPr>
            <w:tcW w:w="0" w:type="auto"/>
            <w:tcBorders>
              <w:top w:val="nil"/>
              <w:left w:val="nil"/>
              <w:bottom w:val="nil"/>
              <w:right w:val="nil"/>
            </w:tcBorders>
            <w:shd w:val="clear" w:color="auto" w:fill="auto"/>
            <w:noWrap/>
            <w:vAlign w:val="center"/>
            <w:hideMark/>
          </w:tcPr>
          <w:p w14:paraId="0745029B" w14:textId="77777777" w:rsidR="00747BD4" w:rsidRDefault="00747BD4">
            <w:pPr>
              <w:jc w:val="center"/>
              <w:rPr>
                <w:rFonts w:ascii="Arial" w:hAnsi="Arial" w:cs="Arial"/>
                <w:color w:val="000000"/>
                <w:sz w:val="20"/>
                <w:szCs w:val="20"/>
              </w:rPr>
            </w:pPr>
            <w:r>
              <w:rPr>
                <w:rFonts w:ascii="Arial" w:hAnsi="Arial" w:cs="Arial"/>
                <w:color w:val="000000"/>
                <w:sz w:val="20"/>
                <w:szCs w:val="20"/>
              </w:rPr>
              <w:t>2119</w:t>
            </w:r>
          </w:p>
        </w:tc>
        <w:tc>
          <w:tcPr>
            <w:tcW w:w="0" w:type="auto"/>
            <w:tcBorders>
              <w:top w:val="nil"/>
              <w:left w:val="nil"/>
              <w:bottom w:val="nil"/>
              <w:right w:val="nil"/>
            </w:tcBorders>
            <w:shd w:val="clear" w:color="auto" w:fill="auto"/>
            <w:noWrap/>
            <w:vAlign w:val="center"/>
            <w:hideMark/>
          </w:tcPr>
          <w:p w14:paraId="7D81B1F9" w14:textId="77777777" w:rsidR="00747BD4" w:rsidRDefault="00747BD4">
            <w:pPr>
              <w:jc w:val="center"/>
              <w:rPr>
                <w:rFonts w:ascii="Arial" w:hAnsi="Arial" w:cs="Arial"/>
                <w:color w:val="000000"/>
                <w:sz w:val="20"/>
                <w:szCs w:val="20"/>
              </w:rPr>
            </w:pPr>
            <w:r>
              <w:rPr>
                <w:rFonts w:ascii="Arial" w:hAnsi="Arial" w:cs="Arial"/>
                <w:color w:val="000000"/>
                <w:sz w:val="20"/>
                <w:szCs w:val="20"/>
              </w:rPr>
              <w:t>0</w:t>
            </w:r>
          </w:p>
        </w:tc>
        <w:tc>
          <w:tcPr>
            <w:tcW w:w="0" w:type="auto"/>
            <w:tcBorders>
              <w:top w:val="nil"/>
              <w:left w:val="nil"/>
              <w:bottom w:val="nil"/>
              <w:right w:val="nil"/>
            </w:tcBorders>
            <w:shd w:val="clear" w:color="auto" w:fill="auto"/>
            <w:noWrap/>
            <w:vAlign w:val="center"/>
            <w:hideMark/>
          </w:tcPr>
          <w:p w14:paraId="73958A1A" w14:textId="77777777" w:rsidR="00747BD4" w:rsidRDefault="00747BD4">
            <w:pPr>
              <w:jc w:val="center"/>
              <w:rPr>
                <w:rFonts w:ascii="Arial" w:hAnsi="Arial" w:cs="Arial"/>
                <w:color w:val="000000"/>
                <w:sz w:val="20"/>
                <w:szCs w:val="20"/>
              </w:rPr>
            </w:pPr>
            <w:r>
              <w:rPr>
                <w:rFonts w:ascii="Arial" w:hAnsi="Arial" w:cs="Arial"/>
                <w:color w:val="000000"/>
                <w:sz w:val="20"/>
                <w:szCs w:val="20"/>
              </w:rPr>
              <w:t>1167</w:t>
            </w:r>
          </w:p>
        </w:tc>
        <w:tc>
          <w:tcPr>
            <w:tcW w:w="0" w:type="auto"/>
            <w:tcBorders>
              <w:top w:val="nil"/>
              <w:left w:val="nil"/>
              <w:bottom w:val="nil"/>
              <w:right w:val="nil"/>
            </w:tcBorders>
            <w:shd w:val="clear" w:color="auto" w:fill="auto"/>
            <w:noWrap/>
            <w:vAlign w:val="center"/>
            <w:hideMark/>
          </w:tcPr>
          <w:p w14:paraId="4ADFEFF8" w14:textId="77777777" w:rsidR="00747BD4" w:rsidRDefault="00747BD4">
            <w:pPr>
              <w:jc w:val="center"/>
              <w:rPr>
                <w:rFonts w:ascii="Arial" w:hAnsi="Arial" w:cs="Arial"/>
                <w:color w:val="000000"/>
                <w:sz w:val="20"/>
                <w:szCs w:val="20"/>
              </w:rPr>
            </w:pPr>
            <w:r>
              <w:rPr>
                <w:rFonts w:ascii="Arial" w:hAnsi="Arial" w:cs="Arial"/>
                <w:color w:val="000000"/>
                <w:sz w:val="20"/>
                <w:szCs w:val="20"/>
              </w:rPr>
              <w:t>1125</w:t>
            </w:r>
          </w:p>
        </w:tc>
        <w:tc>
          <w:tcPr>
            <w:tcW w:w="0" w:type="auto"/>
            <w:tcBorders>
              <w:top w:val="nil"/>
              <w:left w:val="single" w:sz="4" w:space="0" w:color="auto"/>
              <w:bottom w:val="nil"/>
              <w:right w:val="single" w:sz="4" w:space="0" w:color="auto"/>
            </w:tcBorders>
            <w:shd w:val="clear" w:color="auto" w:fill="auto"/>
            <w:noWrap/>
            <w:vAlign w:val="center"/>
            <w:hideMark/>
          </w:tcPr>
          <w:p w14:paraId="0C05E5EC" w14:textId="77777777" w:rsidR="00747BD4" w:rsidRDefault="00747BD4">
            <w:pPr>
              <w:jc w:val="center"/>
              <w:rPr>
                <w:rFonts w:ascii="Arial" w:hAnsi="Arial" w:cs="Arial"/>
                <w:color w:val="000000"/>
                <w:sz w:val="20"/>
                <w:szCs w:val="20"/>
              </w:rPr>
            </w:pPr>
            <w:r>
              <w:rPr>
                <w:rFonts w:ascii="Arial" w:hAnsi="Arial" w:cs="Arial"/>
                <w:color w:val="000000"/>
                <w:sz w:val="20"/>
                <w:szCs w:val="20"/>
              </w:rPr>
              <w:t>16435</w:t>
            </w:r>
          </w:p>
        </w:tc>
      </w:tr>
      <w:tr w:rsidR="00747BD4" w14:paraId="76F92A61" w14:textId="77777777" w:rsidTr="00747BD4">
        <w:trPr>
          <w:trHeight w:val="295"/>
        </w:trPr>
        <w:tc>
          <w:tcPr>
            <w:tcW w:w="0" w:type="auto"/>
            <w:tcBorders>
              <w:top w:val="nil"/>
              <w:left w:val="single" w:sz="4" w:space="0" w:color="auto"/>
              <w:bottom w:val="nil"/>
              <w:right w:val="single" w:sz="4" w:space="0" w:color="auto"/>
            </w:tcBorders>
            <w:shd w:val="clear" w:color="auto" w:fill="auto"/>
            <w:noWrap/>
            <w:vAlign w:val="center"/>
            <w:hideMark/>
          </w:tcPr>
          <w:p w14:paraId="446C7BA9" w14:textId="77777777" w:rsidR="00747BD4" w:rsidRDefault="00747BD4">
            <w:pPr>
              <w:jc w:val="center"/>
              <w:rPr>
                <w:rFonts w:ascii="Arial" w:hAnsi="Arial" w:cs="Arial"/>
                <w:color w:val="000000"/>
                <w:sz w:val="20"/>
                <w:szCs w:val="20"/>
              </w:rPr>
            </w:pPr>
            <w:r>
              <w:rPr>
                <w:rFonts w:ascii="Arial" w:hAnsi="Arial" w:cs="Arial"/>
                <w:color w:val="000000"/>
                <w:sz w:val="20"/>
                <w:szCs w:val="20"/>
              </w:rPr>
              <w:t>2018</w:t>
            </w:r>
          </w:p>
        </w:tc>
        <w:tc>
          <w:tcPr>
            <w:tcW w:w="0" w:type="auto"/>
            <w:tcBorders>
              <w:top w:val="nil"/>
              <w:left w:val="nil"/>
              <w:bottom w:val="nil"/>
              <w:right w:val="nil"/>
            </w:tcBorders>
            <w:shd w:val="clear" w:color="auto" w:fill="auto"/>
            <w:noWrap/>
            <w:vAlign w:val="center"/>
            <w:hideMark/>
          </w:tcPr>
          <w:p w14:paraId="10D0CED3" w14:textId="77777777" w:rsidR="00747BD4" w:rsidRDefault="00747BD4">
            <w:pPr>
              <w:jc w:val="center"/>
              <w:rPr>
                <w:rFonts w:ascii="Arial" w:hAnsi="Arial" w:cs="Arial"/>
                <w:color w:val="000000"/>
                <w:sz w:val="20"/>
                <w:szCs w:val="20"/>
              </w:rPr>
            </w:pPr>
            <w:r>
              <w:rPr>
                <w:rFonts w:ascii="Arial" w:hAnsi="Arial" w:cs="Arial"/>
                <w:color w:val="000000"/>
                <w:sz w:val="20"/>
                <w:szCs w:val="20"/>
              </w:rPr>
              <w:t>1393</w:t>
            </w:r>
          </w:p>
        </w:tc>
        <w:tc>
          <w:tcPr>
            <w:tcW w:w="0" w:type="auto"/>
            <w:tcBorders>
              <w:top w:val="nil"/>
              <w:left w:val="nil"/>
              <w:bottom w:val="nil"/>
              <w:right w:val="nil"/>
            </w:tcBorders>
            <w:shd w:val="clear" w:color="auto" w:fill="auto"/>
            <w:noWrap/>
            <w:vAlign w:val="center"/>
            <w:hideMark/>
          </w:tcPr>
          <w:p w14:paraId="359B329E" w14:textId="77777777" w:rsidR="00747BD4" w:rsidRDefault="00747BD4">
            <w:pPr>
              <w:jc w:val="center"/>
              <w:rPr>
                <w:rFonts w:ascii="Arial" w:hAnsi="Arial" w:cs="Arial"/>
                <w:color w:val="000000"/>
                <w:sz w:val="20"/>
                <w:szCs w:val="20"/>
              </w:rPr>
            </w:pPr>
            <w:r>
              <w:rPr>
                <w:rFonts w:ascii="Arial" w:hAnsi="Arial" w:cs="Arial"/>
                <w:color w:val="000000"/>
                <w:sz w:val="20"/>
                <w:szCs w:val="20"/>
              </w:rPr>
              <w:t>624</w:t>
            </w:r>
          </w:p>
        </w:tc>
        <w:tc>
          <w:tcPr>
            <w:tcW w:w="0" w:type="auto"/>
            <w:tcBorders>
              <w:top w:val="nil"/>
              <w:left w:val="nil"/>
              <w:bottom w:val="nil"/>
              <w:right w:val="nil"/>
            </w:tcBorders>
            <w:shd w:val="clear" w:color="auto" w:fill="auto"/>
            <w:noWrap/>
            <w:vAlign w:val="center"/>
            <w:hideMark/>
          </w:tcPr>
          <w:p w14:paraId="1DF1B98F" w14:textId="77777777" w:rsidR="00747BD4" w:rsidRDefault="00747BD4">
            <w:pPr>
              <w:jc w:val="center"/>
              <w:rPr>
                <w:rFonts w:ascii="Arial" w:hAnsi="Arial" w:cs="Arial"/>
                <w:color w:val="000000"/>
                <w:sz w:val="20"/>
                <w:szCs w:val="20"/>
              </w:rPr>
            </w:pPr>
            <w:r>
              <w:rPr>
                <w:rFonts w:ascii="Arial" w:hAnsi="Arial" w:cs="Arial"/>
                <w:color w:val="000000"/>
                <w:sz w:val="20"/>
                <w:szCs w:val="20"/>
              </w:rPr>
              <w:t>679</w:t>
            </w:r>
          </w:p>
        </w:tc>
        <w:tc>
          <w:tcPr>
            <w:tcW w:w="0" w:type="auto"/>
            <w:tcBorders>
              <w:top w:val="nil"/>
              <w:left w:val="nil"/>
              <w:bottom w:val="nil"/>
              <w:right w:val="nil"/>
            </w:tcBorders>
            <w:shd w:val="clear" w:color="auto" w:fill="auto"/>
            <w:noWrap/>
            <w:vAlign w:val="center"/>
            <w:hideMark/>
          </w:tcPr>
          <w:p w14:paraId="5D68547A" w14:textId="77777777" w:rsidR="00747BD4" w:rsidRDefault="00747BD4">
            <w:pPr>
              <w:jc w:val="center"/>
              <w:rPr>
                <w:rFonts w:ascii="Arial" w:hAnsi="Arial" w:cs="Arial"/>
                <w:color w:val="000000"/>
                <w:sz w:val="20"/>
                <w:szCs w:val="20"/>
              </w:rPr>
            </w:pPr>
            <w:r>
              <w:rPr>
                <w:rFonts w:ascii="Arial" w:hAnsi="Arial" w:cs="Arial"/>
                <w:color w:val="000000"/>
                <w:sz w:val="20"/>
                <w:szCs w:val="20"/>
              </w:rPr>
              <w:t>784</w:t>
            </w:r>
          </w:p>
        </w:tc>
        <w:tc>
          <w:tcPr>
            <w:tcW w:w="0" w:type="auto"/>
            <w:tcBorders>
              <w:top w:val="nil"/>
              <w:left w:val="nil"/>
              <w:bottom w:val="nil"/>
              <w:right w:val="nil"/>
            </w:tcBorders>
            <w:shd w:val="clear" w:color="auto" w:fill="auto"/>
            <w:noWrap/>
            <w:vAlign w:val="center"/>
            <w:hideMark/>
          </w:tcPr>
          <w:p w14:paraId="067DA8A3" w14:textId="77777777" w:rsidR="00747BD4" w:rsidRDefault="00747BD4">
            <w:pPr>
              <w:jc w:val="center"/>
              <w:rPr>
                <w:rFonts w:ascii="Arial" w:hAnsi="Arial" w:cs="Arial"/>
                <w:color w:val="000000"/>
                <w:sz w:val="20"/>
                <w:szCs w:val="20"/>
              </w:rPr>
            </w:pPr>
            <w:r>
              <w:rPr>
                <w:rFonts w:ascii="Arial" w:hAnsi="Arial" w:cs="Arial"/>
                <w:color w:val="000000"/>
                <w:sz w:val="20"/>
                <w:szCs w:val="20"/>
              </w:rPr>
              <w:t>2781</w:t>
            </w:r>
          </w:p>
        </w:tc>
        <w:tc>
          <w:tcPr>
            <w:tcW w:w="0" w:type="auto"/>
            <w:tcBorders>
              <w:top w:val="nil"/>
              <w:left w:val="nil"/>
              <w:bottom w:val="nil"/>
              <w:right w:val="nil"/>
            </w:tcBorders>
            <w:shd w:val="clear" w:color="auto" w:fill="auto"/>
            <w:noWrap/>
            <w:vAlign w:val="center"/>
            <w:hideMark/>
          </w:tcPr>
          <w:p w14:paraId="1DBB204D" w14:textId="77777777" w:rsidR="00747BD4" w:rsidRDefault="00747BD4">
            <w:pPr>
              <w:jc w:val="center"/>
              <w:rPr>
                <w:rFonts w:ascii="Arial" w:hAnsi="Arial" w:cs="Arial"/>
                <w:color w:val="000000"/>
                <w:sz w:val="20"/>
                <w:szCs w:val="20"/>
              </w:rPr>
            </w:pPr>
            <w:r>
              <w:rPr>
                <w:rFonts w:ascii="Arial" w:hAnsi="Arial" w:cs="Arial"/>
                <w:color w:val="000000"/>
                <w:sz w:val="20"/>
                <w:szCs w:val="20"/>
              </w:rPr>
              <w:t>1008</w:t>
            </w:r>
          </w:p>
        </w:tc>
        <w:tc>
          <w:tcPr>
            <w:tcW w:w="0" w:type="auto"/>
            <w:tcBorders>
              <w:top w:val="nil"/>
              <w:left w:val="nil"/>
              <w:bottom w:val="nil"/>
              <w:right w:val="nil"/>
            </w:tcBorders>
            <w:shd w:val="clear" w:color="auto" w:fill="auto"/>
            <w:noWrap/>
            <w:vAlign w:val="center"/>
            <w:hideMark/>
          </w:tcPr>
          <w:p w14:paraId="2ED2EE75" w14:textId="77777777" w:rsidR="00747BD4" w:rsidRDefault="00747BD4">
            <w:pPr>
              <w:jc w:val="center"/>
              <w:rPr>
                <w:rFonts w:ascii="Arial" w:hAnsi="Arial" w:cs="Arial"/>
                <w:color w:val="000000"/>
                <w:sz w:val="20"/>
                <w:szCs w:val="20"/>
              </w:rPr>
            </w:pPr>
            <w:r>
              <w:rPr>
                <w:rFonts w:ascii="Arial" w:hAnsi="Arial" w:cs="Arial"/>
                <w:color w:val="000000"/>
                <w:sz w:val="20"/>
                <w:szCs w:val="20"/>
              </w:rPr>
              <w:t>2069</w:t>
            </w:r>
          </w:p>
        </w:tc>
        <w:tc>
          <w:tcPr>
            <w:tcW w:w="0" w:type="auto"/>
            <w:tcBorders>
              <w:top w:val="nil"/>
              <w:left w:val="nil"/>
              <w:bottom w:val="nil"/>
              <w:right w:val="nil"/>
            </w:tcBorders>
            <w:shd w:val="clear" w:color="auto" w:fill="auto"/>
            <w:noWrap/>
            <w:vAlign w:val="center"/>
            <w:hideMark/>
          </w:tcPr>
          <w:p w14:paraId="6D12D917" w14:textId="77777777" w:rsidR="00747BD4" w:rsidRDefault="00747BD4">
            <w:pPr>
              <w:jc w:val="center"/>
              <w:rPr>
                <w:rFonts w:ascii="Arial" w:hAnsi="Arial" w:cs="Arial"/>
                <w:color w:val="000000"/>
                <w:sz w:val="20"/>
                <w:szCs w:val="20"/>
              </w:rPr>
            </w:pPr>
            <w:r>
              <w:rPr>
                <w:rFonts w:ascii="Arial" w:hAnsi="Arial" w:cs="Arial"/>
                <w:color w:val="000000"/>
                <w:sz w:val="20"/>
                <w:szCs w:val="20"/>
              </w:rPr>
              <w:t>1900</w:t>
            </w:r>
          </w:p>
        </w:tc>
        <w:tc>
          <w:tcPr>
            <w:tcW w:w="0" w:type="auto"/>
            <w:tcBorders>
              <w:top w:val="nil"/>
              <w:left w:val="nil"/>
              <w:bottom w:val="nil"/>
              <w:right w:val="nil"/>
            </w:tcBorders>
            <w:shd w:val="clear" w:color="auto" w:fill="auto"/>
            <w:noWrap/>
            <w:vAlign w:val="center"/>
            <w:hideMark/>
          </w:tcPr>
          <w:p w14:paraId="071F385A" w14:textId="77777777" w:rsidR="00747BD4" w:rsidRDefault="00747BD4">
            <w:pPr>
              <w:jc w:val="center"/>
              <w:rPr>
                <w:rFonts w:ascii="Arial" w:hAnsi="Arial" w:cs="Arial"/>
                <w:color w:val="000000"/>
                <w:sz w:val="20"/>
                <w:szCs w:val="20"/>
              </w:rPr>
            </w:pPr>
            <w:r>
              <w:rPr>
                <w:rFonts w:ascii="Arial" w:hAnsi="Arial" w:cs="Arial"/>
                <w:color w:val="000000"/>
                <w:sz w:val="20"/>
                <w:szCs w:val="20"/>
              </w:rPr>
              <w:t>2019</w:t>
            </w:r>
          </w:p>
        </w:tc>
        <w:tc>
          <w:tcPr>
            <w:tcW w:w="0" w:type="auto"/>
            <w:tcBorders>
              <w:top w:val="nil"/>
              <w:left w:val="nil"/>
              <w:bottom w:val="nil"/>
              <w:right w:val="nil"/>
            </w:tcBorders>
            <w:shd w:val="clear" w:color="auto" w:fill="auto"/>
            <w:noWrap/>
            <w:vAlign w:val="center"/>
            <w:hideMark/>
          </w:tcPr>
          <w:p w14:paraId="53C184E0" w14:textId="77777777" w:rsidR="00747BD4" w:rsidRDefault="00747BD4">
            <w:pPr>
              <w:jc w:val="center"/>
              <w:rPr>
                <w:rFonts w:ascii="Arial" w:hAnsi="Arial" w:cs="Arial"/>
                <w:color w:val="000000"/>
                <w:sz w:val="20"/>
                <w:szCs w:val="20"/>
              </w:rPr>
            </w:pPr>
            <w:r>
              <w:rPr>
                <w:rFonts w:ascii="Arial" w:hAnsi="Arial" w:cs="Arial"/>
                <w:color w:val="000000"/>
                <w:sz w:val="20"/>
                <w:szCs w:val="20"/>
              </w:rPr>
              <w:t>2424</w:t>
            </w:r>
          </w:p>
        </w:tc>
        <w:tc>
          <w:tcPr>
            <w:tcW w:w="0" w:type="auto"/>
            <w:tcBorders>
              <w:top w:val="nil"/>
              <w:left w:val="nil"/>
              <w:bottom w:val="nil"/>
              <w:right w:val="nil"/>
            </w:tcBorders>
            <w:shd w:val="clear" w:color="auto" w:fill="auto"/>
            <w:noWrap/>
            <w:vAlign w:val="center"/>
            <w:hideMark/>
          </w:tcPr>
          <w:p w14:paraId="42135759" w14:textId="77777777" w:rsidR="00747BD4" w:rsidRDefault="00747BD4">
            <w:pPr>
              <w:jc w:val="center"/>
              <w:rPr>
                <w:rFonts w:ascii="Arial" w:hAnsi="Arial" w:cs="Arial"/>
                <w:color w:val="000000"/>
                <w:sz w:val="20"/>
                <w:szCs w:val="20"/>
              </w:rPr>
            </w:pPr>
            <w:r>
              <w:rPr>
                <w:rFonts w:ascii="Arial" w:hAnsi="Arial" w:cs="Arial"/>
                <w:color w:val="000000"/>
                <w:sz w:val="20"/>
                <w:szCs w:val="20"/>
              </w:rPr>
              <w:t>2021</w:t>
            </w:r>
          </w:p>
        </w:tc>
        <w:tc>
          <w:tcPr>
            <w:tcW w:w="0" w:type="auto"/>
            <w:tcBorders>
              <w:top w:val="nil"/>
              <w:left w:val="nil"/>
              <w:bottom w:val="nil"/>
              <w:right w:val="nil"/>
            </w:tcBorders>
            <w:shd w:val="clear" w:color="auto" w:fill="auto"/>
            <w:noWrap/>
            <w:vAlign w:val="center"/>
            <w:hideMark/>
          </w:tcPr>
          <w:p w14:paraId="7B0AC03A" w14:textId="77777777" w:rsidR="00747BD4" w:rsidRDefault="00747BD4">
            <w:pPr>
              <w:jc w:val="center"/>
              <w:rPr>
                <w:rFonts w:ascii="Arial" w:hAnsi="Arial" w:cs="Arial"/>
                <w:color w:val="000000"/>
                <w:sz w:val="20"/>
                <w:szCs w:val="20"/>
              </w:rPr>
            </w:pPr>
            <w:r>
              <w:rPr>
                <w:rFonts w:ascii="Arial" w:hAnsi="Arial" w:cs="Arial"/>
                <w:color w:val="000000"/>
                <w:sz w:val="20"/>
                <w:szCs w:val="20"/>
              </w:rPr>
              <w:t>2086</w:t>
            </w:r>
          </w:p>
        </w:tc>
        <w:tc>
          <w:tcPr>
            <w:tcW w:w="0" w:type="auto"/>
            <w:tcBorders>
              <w:top w:val="nil"/>
              <w:left w:val="single" w:sz="4" w:space="0" w:color="auto"/>
              <w:bottom w:val="nil"/>
              <w:right w:val="single" w:sz="4" w:space="0" w:color="auto"/>
            </w:tcBorders>
            <w:shd w:val="clear" w:color="auto" w:fill="auto"/>
            <w:noWrap/>
            <w:vAlign w:val="center"/>
            <w:hideMark/>
          </w:tcPr>
          <w:p w14:paraId="667D7B89" w14:textId="77777777" w:rsidR="00747BD4" w:rsidRDefault="00747BD4">
            <w:pPr>
              <w:jc w:val="center"/>
              <w:rPr>
                <w:rFonts w:ascii="Arial" w:hAnsi="Arial" w:cs="Arial"/>
                <w:color w:val="000000"/>
                <w:sz w:val="20"/>
                <w:szCs w:val="20"/>
              </w:rPr>
            </w:pPr>
            <w:r>
              <w:rPr>
                <w:rFonts w:ascii="Arial" w:hAnsi="Arial" w:cs="Arial"/>
                <w:color w:val="000000"/>
                <w:sz w:val="20"/>
                <w:szCs w:val="20"/>
              </w:rPr>
              <w:t>19786</w:t>
            </w:r>
          </w:p>
        </w:tc>
      </w:tr>
      <w:tr w:rsidR="00747BD4" w14:paraId="2634D44D" w14:textId="77777777" w:rsidTr="00747BD4">
        <w:trPr>
          <w:trHeight w:val="295"/>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4FDBD5DB" w14:textId="77777777" w:rsidR="00747BD4" w:rsidRDefault="00747BD4">
            <w:pPr>
              <w:jc w:val="center"/>
              <w:rPr>
                <w:rFonts w:ascii="Arial" w:hAnsi="Arial" w:cs="Arial"/>
                <w:color w:val="000000"/>
                <w:sz w:val="20"/>
                <w:szCs w:val="20"/>
              </w:rPr>
            </w:pPr>
            <w:r>
              <w:rPr>
                <w:rFonts w:ascii="Arial" w:hAnsi="Arial" w:cs="Arial"/>
                <w:color w:val="000000"/>
                <w:sz w:val="20"/>
                <w:szCs w:val="20"/>
              </w:rPr>
              <w:t>2019</w:t>
            </w:r>
          </w:p>
        </w:tc>
        <w:tc>
          <w:tcPr>
            <w:tcW w:w="0" w:type="auto"/>
            <w:tcBorders>
              <w:top w:val="nil"/>
              <w:left w:val="nil"/>
              <w:bottom w:val="single" w:sz="4" w:space="0" w:color="auto"/>
              <w:right w:val="nil"/>
            </w:tcBorders>
            <w:shd w:val="clear" w:color="auto" w:fill="auto"/>
            <w:noWrap/>
            <w:vAlign w:val="center"/>
            <w:hideMark/>
          </w:tcPr>
          <w:p w14:paraId="3FA80DE6" w14:textId="77777777" w:rsidR="00747BD4" w:rsidRDefault="00747BD4">
            <w:pPr>
              <w:jc w:val="center"/>
              <w:rPr>
                <w:rFonts w:ascii="Arial" w:hAnsi="Arial" w:cs="Arial"/>
                <w:color w:val="000000"/>
                <w:sz w:val="20"/>
                <w:szCs w:val="20"/>
              </w:rPr>
            </w:pPr>
            <w:r>
              <w:rPr>
                <w:rFonts w:ascii="Arial" w:hAnsi="Arial" w:cs="Arial"/>
                <w:color w:val="000000"/>
                <w:sz w:val="20"/>
                <w:szCs w:val="20"/>
              </w:rPr>
              <w:t>2119</w:t>
            </w:r>
          </w:p>
        </w:tc>
        <w:tc>
          <w:tcPr>
            <w:tcW w:w="0" w:type="auto"/>
            <w:tcBorders>
              <w:top w:val="nil"/>
              <w:left w:val="nil"/>
              <w:bottom w:val="single" w:sz="4" w:space="0" w:color="auto"/>
              <w:right w:val="nil"/>
            </w:tcBorders>
            <w:shd w:val="clear" w:color="auto" w:fill="auto"/>
            <w:noWrap/>
            <w:vAlign w:val="center"/>
            <w:hideMark/>
          </w:tcPr>
          <w:p w14:paraId="2D29F424" w14:textId="77777777" w:rsidR="00747BD4" w:rsidRDefault="00747BD4">
            <w:pPr>
              <w:jc w:val="center"/>
              <w:rPr>
                <w:rFonts w:ascii="Arial" w:hAnsi="Arial" w:cs="Arial"/>
                <w:color w:val="000000"/>
                <w:sz w:val="20"/>
                <w:szCs w:val="20"/>
              </w:rPr>
            </w:pPr>
            <w:r>
              <w:rPr>
                <w:rFonts w:ascii="Arial" w:hAnsi="Arial" w:cs="Arial"/>
                <w:color w:val="000000"/>
                <w:sz w:val="20"/>
                <w:szCs w:val="20"/>
              </w:rPr>
              <w:t>1240</w:t>
            </w:r>
          </w:p>
        </w:tc>
        <w:tc>
          <w:tcPr>
            <w:tcW w:w="0" w:type="auto"/>
            <w:tcBorders>
              <w:top w:val="nil"/>
              <w:left w:val="nil"/>
              <w:bottom w:val="single" w:sz="4" w:space="0" w:color="auto"/>
              <w:right w:val="nil"/>
            </w:tcBorders>
            <w:shd w:val="clear" w:color="auto" w:fill="auto"/>
            <w:noWrap/>
            <w:vAlign w:val="center"/>
            <w:hideMark/>
          </w:tcPr>
          <w:p w14:paraId="3D87DCC6" w14:textId="77777777" w:rsidR="00747BD4" w:rsidRDefault="00747BD4">
            <w:pPr>
              <w:jc w:val="center"/>
              <w:rPr>
                <w:rFonts w:ascii="Arial" w:hAnsi="Arial" w:cs="Arial"/>
                <w:color w:val="000000"/>
                <w:sz w:val="20"/>
                <w:szCs w:val="20"/>
              </w:rPr>
            </w:pPr>
            <w:r>
              <w:rPr>
                <w:rFonts w:ascii="Arial" w:hAnsi="Arial" w:cs="Arial"/>
                <w:color w:val="000000"/>
                <w:sz w:val="20"/>
                <w:szCs w:val="20"/>
              </w:rPr>
              <w:t>670</w:t>
            </w:r>
          </w:p>
        </w:tc>
        <w:tc>
          <w:tcPr>
            <w:tcW w:w="0" w:type="auto"/>
            <w:tcBorders>
              <w:top w:val="nil"/>
              <w:left w:val="nil"/>
              <w:bottom w:val="single" w:sz="4" w:space="0" w:color="auto"/>
              <w:right w:val="nil"/>
            </w:tcBorders>
            <w:shd w:val="clear" w:color="auto" w:fill="auto"/>
            <w:noWrap/>
            <w:vAlign w:val="center"/>
            <w:hideMark/>
          </w:tcPr>
          <w:p w14:paraId="202D6DA6" w14:textId="77777777" w:rsidR="00747BD4" w:rsidRDefault="00747BD4">
            <w:pPr>
              <w:jc w:val="center"/>
              <w:rPr>
                <w:rFonts w:ascii="Arial" w:hAnsi="Arial" w:cs="Arial"/>
                <w:color w:val="000000"/>
                <w:sz w:val="20"/>
                <w:szCs w:val="20"/>
              </w:rPr>
            </w:pPr>
            <w:r>
              <w:rPr>
                <w:rFonts w:ascii="Arial" w:hAnsi="Arial" w:cs="Arial"/>
                <w:color w:val="000000"/>
                <w:sz w:val="20"/>
                <w:szCs w:val="20"/>
              </w:rPr>
              <w:t>818</w:t>
            </w:r>
          </w:p>
        </w:tc>
        <w:tc>
          <w:tcPr>
            <w:tcW w:w="0" w:type="auto"/>
            <w:tcBorders>
              <w:top w:val="nil"/>
              <w:left w:val="nil"/>
              <w:bottom w:val="single" w:sz="4" w:space="0" w:color="auto"/>
              <w:right w:val="nil"/>
            </w:tcBorders>
            <w:shd w:val="clear" w:color="auto" w:fill="auto"/>
            <w:noWrap/>
            <w:vAlign w:val="center"/>
            <w:hideMark/>
          </w:tcPr>
          <w:p w14:paraId="09D44B5B" w14:textId="77777777" w:rsidR="00747BD4" w:rsidRDefault="00747BD4">
            <w:pPr>
              <w:jc w:val="center"/>
              <w:rPr>
                <w:rFonts w:ascii="Arial" w:hAnsi="Arial" w:cs="Arial"/>
                <w:color w:val="000000"/>
                <w:sz w:val="20"/>
                <w:szCs w:val="20"/>
              </w:rPr>
            </w:pPr>
            <w:r>
              <w:rPr>
                <w:rFonts w:ascii="Arial" w:hAnsi="Arial" w:cs="Arial"/>
                <w:color w:val="000000"/>
                <w:sz w:val="20"/>
                <w:szCs w:val="20"/>
              </w:rPr>
              <w:t>1514</w:t>
            </w:r>
          </w:p>
        </w:tc>
        <w:tc>
          <w:tcPr>
            <w:tcW w:w="0" w:type="auto"/>
            <w:tcBorders>
              <w:top w:val="nil"/>
              <w:left w:val="nil"/>
              <w:bottom w:val="single" w:sz="4" w:space="0" w:color="auto"/>
              <w:right w:val="nil"/>
            </w:tcBorders>
            <w:shd w:val="clear" w:color="auto" w:fill="auto"/>
            <w:noWrap/>
            <w:vAlign w:val="center"/>
            <w:hideMark/>
          </w:tcPr>
          <w:p w14:paraId="305B9190" w14:textId="77777777" w:rsidR="00747BD4" w:rsidRDefault="00747BD4">
            <w:pPr>
              <w:jc w:val="center"/>
              <w:rPr>
                <w:rFonts w:ascii="Arial" w:hAnsi="Arial" w:cs="Arial"/>
                <w:color w:val="000000"/>
                <w:sz w:val="20"/>
                <w:szCs w:val="20"/>
              </w:rPr>
            </w:pPr>
            <w:r>
              <w:rPr>
                <w:rFonts w:ascii="Arial" w:hAnsi="Arial" w:cs="Arial"/>
                <w:color w:val="000000"/>
                <w:sz w:val="20"/>
                <w:szCs w:val="20"/>
              </w:rPr>
              <w:t>948</w:t>
            </w:r>
          </w:p>
        </w:tc>
        <w:tc>
          <w:tcPr>
            <w:tcW w:w="0" w:type="auto"/>
            <w:tcBorders>
              <w:top w:val="nil"/>
              <w:left w:val="nil"/>
              <w:bottom w:val="single" w:sz="4" w:space="0" w:color="auto"/>
              <w:right w:val="nil"/>
            </w:tcBorders>
            <w:shd w:val="clear" w:color="auto" w:fill="auto"/>
            <w:noWrap/>
            <w:vAlign w:val="center"/>
            <w:hideMark/>
          </w:tcPr>
          <w:p w14:paraId="43EC214C" w14:textId="77777777" w:rsidR="00747BD4" w:rsidRDefault="00747BD4">
            <w:pPr>
              <w:jc w:val="center"/>
              <w:rPr>
                <w:rFonts w:ascii="Arial" w:hAnsi="Arial" w:cs="Arial"/>
                <w:color w:val="000000"/>
                <w:sz w:val="20"/>
                <w:szCs w:val="20"/>
              </w:rPr>
            </w:pPr>
            <w:r>
              <w:rPr>
                <w:rFonts w:ascii="Arial" w:hAnsi="Arial" w:cs="Arial"/>
                <w:color w:val="000000"/>
                <w:sz w:val="20"/>
                <w:szCs w:val="20"/>
              </w:rPr>
              <w:t>964</w:t>
            </w:r>
          </w:p>
        </w:tc>
        <w:tc>
          <w:tcPr>
            <w:tcW w:w="0" w:type="auto"/>
            <w:tcBorders>
              <w:top w:val="nil"/>
              <w:left w:val="nil"/>
              <w:bottom w:val="single" w:sz="4" w:space="0" w:color="auto"/>
              <w:right w:val="nil"/>
            </w:tcBorders>
            <w:shd w:val="clear" w:color="auto" w:fill="auto"/>
            <w:noWrap/>
            <w:vAlign w:val="center"/>
            <w:hideMark/>
          </w:tcPr>
          <w:p w14:paraId="54C62E3C" w14:textId="77777777" w:rsidR="00747BD4" w:rsidRDefault="00747BD4">
            <w:pPr>
              <w:jc w:val="center"/>
              <w:rPr>
                <w:rFonts w:ascii="Arial" w:hAnsi="Arial" w:cs="Arial"/>
                <w:color w:val="000000"/>
                <w:sz w:val="20"/>
                <w:szCs w:val="20"/>
              </w:rPr>
            </w:pPr>
            <w:r>
              <w:rPr>
                <w:rFonts w:ascii="Arial" w:hAnsi="Arial" w:cs="Arial"/>
                <w:color w:val="000000"/>
                <w:sz w:val="20"/>
                <w:szCs w:val="20"/>
              </w:rPr>
              <w:t>536</w:t>
            </w:r>
          </w:p>
        </w:tc>
        <w:tc>
          <w:tcPr>
            <w:tcW w:w="0" w:type="auto"/>
            <w:tcBorders>
              <w:top w:val="nil"/>
              <w:left w:val="nil"/>
              <w:bottom w:val="single" w:sz="4" w:space="0" w:color="auto"/>
              <w:right w:val="nil"/>
            </w:tcBorders>
            <w:shd w:val="clear" w:color="auto" w:fill="auto"/>
            <w:noWrap/>
            <w:vAlign w:val="center"/>
            <w:hideMark/>
          </w:tcPr>
          <w:p w14:paraId="51E89487" w14:textId="77777777" w:rsidR="00747BD4" w:rsidRDefault="00747BD4">
            <w:pPr>
              <w:jc w:val="center"/>
              <w:rPr>
                <w:rFonts w:ascii="Arial" w:hAnsi="Arial" w:cs="Arial"/>
                <w:color w:val="000000"/>
                <w:sz w:val="20"/>
                <w:szCs w:val="20"/>
              </w:rPr>
            </w:pPr>
            <w:r>
              <w:rPr>
                <w:rFonts w:ascii="Arial" w:hAnsi="Arial" w:cs="Arial"/>
                <w:color w:val="000000"/>
                <w:sz w:val="20"/>
                <w:szCs w:val="20"/>
              </w:rPr>
              <w:t>695</w:t>
            </w:r>
          </w:p>
        </w:tc>
        <w:tc>
          <w:tcPr>
            <w:tcW w:w="0" w:type="auto"/>
            <w:tcBorders>
              <w:top w:val="nil"/>
              <w:left w:val="nil"/>
              <w:bottom w:val="single" w:sz="4" w:space="0" w:color="auto"/>
              <w:right w:val="nil"/>
            </w:tcBorders>
            <w:shd w:val="clear" w:color="auto" w:fill="auto"/>
            <w:noWrap/>
            <w:vAlign w:val="center"/>
            <w:hideMark/>
          </w:tcPr>
          <w:p w14:paraId="6296EBFD" w14:textId="77777777" w:rsidR="00747BD4" w:rsidRDefault="00747BD4">
            <w:pPr>
              <w:jc w:val="center"/>
              <w:rPr>
                <w:rFonts w:ascii="Arial" w:hAnsi="Arial" w:cs="Arial"/>
                <w:color w:val="000000"/>
                <w:sz w:val="20"/>
                <w:szCs w:val="20"/>
              </w:rPr>
            </w:pPr>
            <w:r>
              <w:rPr>
                <w:rFonts w:ascii="Arial" w:hAnsi="Arial" w:cs="Arial"/>
                <w:color w:val="000000"/>
                <w:sz w:val="20"/>
                <w:szCs w:val="20"/>
              </w:rPr>
              <w:t>0</w:t>
            </w:r>
          </w:p>
        </w:tc>
        <w:tc>
          <w:tcPr>
            <w:tcW w:w="0" w:type="auto"/>
            <w:tcBorders>
              <w:top w:val="nil"/>
              <w:left w:val="nil"/>
              <w:bottom w:val="single" w:sz="4" w:space="0" w:color="auto"/>
              <w:right w:val="nil"/>
            </w:tcBorders>
            <w:shd w:val="clear" w:color="auto" w:fill="auto"/>
            <w:noWrap/>
            <w:vAlign w:val="center"/>
            <w:hideMark/>
          </w:tcPr>
          <w:p w14:paraId="52E826CB" w14:textId="77777777" w:rsidR="00747BD4" w:rsidRDefault="00747BD4">
            <w:pPr>
              <w:jc w:val="center"/>
              <w:rPr>
                <w:rFonts w:ascii="Arial" w:hAnsi="Arial" w:cs="Arial"/>
                <w:color w:val="000000"/>
                <w:sz w:val="20"/>
                <w:szCs w:val="20"/>
              </w:rPr>
            </w:pPr>
            <w:r>
              <w:rPr>
                <w:rFonts w:ascii="Arial" w:hAnsi="Arial" w:cs="Arial"/>
                <w:color w:val="000000"/>
                <w:sz w:val="20"/>
                <w:szCs w:val="20"/>
              </w:rPr>
              <w:t>0</w:t>
            </w:r>
          </w:p>
        </w:tc>
        <w:tc>
          <w:tcPr>
            <w:tcW w:w="0" w:type="auto"/>
            <w:tcBorders>
              <w:top w:val="nil"/>
              <w:left w:val="nil"/>
              <w:bottom w:val="single" w:sz="4" w:space="0" w:color="auto"/>
              <w:right w:val="nil"/>
            </w:tcBorders>
            <w:shd w:val="clear" w:color="auto" w:fill="auto"/>
            <w:noWrap/>
            <w:vAlign w:val="center"/>
            <w:hideMark/>
          </w:tcPr>
          <w:p w14:paraId="2F252A71" w14:textId="77777777" w:rsidR="00747BD4" w:rsidRDefault="00747BD4">
            <w:pPr>
              <w:jc w:val="center"/>
              <w:rPr>
                <w:rFonts w:ascii="Arial" w:hAnsi="Arial" w:cs="Arial"/>
                <w:color w:val="000000"/>
                <w:sz w:val="20"/>
                <w:szCs w:val="20"/>
              </w:rPr>
            </w:pPr>
            <w:r>
              <w:rPr>
                <w:rFonts w:ascii="Arial" w:hAnsi="Arial" w:cs="Arial"/>
                <w:color w:val="000000"/>
                <w:sz w:val="20"/>
                <w:szCs w:val="20"/>
              </w:rPr>
              <w:t>0</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3FD9EBB8" w14:textId="77777777" w:rsidR="00747BD4" w:rsidRDefault="00747BD4">
            <w:pPr>
              <w:jc w:val="center"/>
              <w:rPr>
                <w:rFonts w:ascii="Arial" w:hAnsi="Arial" w:cs="Arial"/>
                <w:color w:val="000000"/>
                <w:sz w:val="20"/>
                <w:szCs w:val="20"/>
              </w:rPr>
            </w:pPr>
            <w:r>
              <w:rPr>
                <w:rFonts w:ascii="Arial" w:hAnsi="Arial" w:cs="Arial"/>
                <w:color w:val="000000"/>
                <w:sz w:val="20"/>
                <w:szCs w:val="20"/>
              </w:rPr>
              <w:t>9504</w:t>
            </w:r>
          </w:p>
        </w:tc>
      </w:tr>
      <w:tr w:rsidR="00747BD4" w14:paraId="19DBF1BE" w14:textId="77777777" w:rsidTr="00747BD4">
        <w:trPr>
          <w:trHeight w:val="295"/>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53C15B5F" w14:textId="77777777" w:rsidR="00747BD4" w:rsidRDefault="00747BD4">
            <w:pPr>
              <w:jc w:val="center"/>
              <w:rPr>
                <w:rFonts w:ascii="Arial" w:hAnsi="Arial" w:cs="Arial"/>
                <w:color w:val="000000"/>
                <w:sz w:val="20"/>
                <w:szCs w:val="20"/>
              </w:rPr>
            </w:pPr>
            <w:r>
              <w:rPr>
                <w:rFonts w:ascii="Arial" w:hAnsi="Arial" w:cs="Arial"/>
                <w:color w:val="000000"/>
                <w:sz w:val="20"/>
                <w:szCs w:val="20"/>
              </w:rPr>
              <w:t>Sums</w:t>
            </w:r>
          </w:p>
        </w:tc>
        <w:tc>
          <w:tcPr>
            <w:tcW w:w="0" w:type="auto"/>
            <w:tcBorders>
              <w:top w:val="nil"/>
              <w:left w:val="nil"/>
              <w:bottom w:val="single" w:sz="4" w:space="0" w:color="auto"/>
              <w:right w:val="nil"/>
            </w:tcBorders>
            <w:shd w:val="clear" w:color="auto" w:fill="auto"/>
            <w:noWrap/>
            <w:vAlign w:val="center"/>
            <w:hideMark/>
          </w:tcPr>
          <w:p w14:paraId="3BDB3DB4" w14:textId="77777777" w:rsidR="00747BD4" w:rsidRDefault="00747BD4">
            <w:pPr>
              <w:jc w:val="center"/>
              <w:rPr>
                <w:rFonts w:ascii="Arial" w:hAnsi="Arial" w:cs="Arial"/>
                <w:color w:val="000000"/>
                <w:sz w:val="20"/>
                <w:szCs w:val="20"/>
              </w:rPr>
            </w:pPr>
            <w:r>
              <w:rPr>
                <w:rFonts w:ascii="Arial" w:hAnsi="Arial" w:cs="Arial"/>
                <w:color w:val="000000"/>
                <w:sz w:val="20"/>
                <w:szCs w:val="20"/>
              </w:rPr>
              <w:t> </w:t>
            </w:r>
          </w:p>
        </w:tc>
        <w:tc>
          <w:tcPr>
            <w:tcW w:w="0" w:type="auto"/>
            <w:tcBorders>
              <w:top w:val="nil"/>
              <w:left w:val="nil"/>
              <w:bottom w:val="single" w:sz="4" w:space="0" w:color="auto"/>
              <w:right w:val="nil"/>
            </w:tcBorders>
            <w:shd w:val="clear" w:color="auto" w:fill="auto"/>
            <w:noWrap/>
            <w:vAlign w:val="center"/>
            <w:hideMark/>
          </w:tcPr>
          <w:p w14:paraId="64DAF556" w14:textId="77777777" w:rsidR="00747BD4" w:rsidRDefault="00747BD4">
            <w:pPr>
              <w:jc w:val="center"/>
              <w:rPr>
                <w:rFonts w:ascii="Arial" w:hAnsi="Arial" w:cs="Arial"/>
                <w:color w:val="000000"/>
                <w:sz w:val="20"/>
                <w:szCs w:val="20"/>
              </w:rPr>
            </w:pPr>
            <w:r>
              <w:rPr>
                <w:rFonts w:ascii="Arial" w:hAnsi="Arial" w:cs="Arial"/>
                <w:color w:val="000000"/>
                <w:sz w:val="20"/>
                <w:szCs w:val="20"/>
              </w:rPr>
              <w:t>5837</w:t>
            </w:r>
          </w:p>
        </w:tc>
        <w:tc>
          <w:tcPr>
            <w:tcW w:w="0" w:type="auto"/>
            <w:tcBorders>
              <w:top w:val="nil"/>
              <w:left w:val="nil"/>
              <w:bottom w:val="single" w:sz="4" w:space="0" w:color="auto"/>
              <w:right w:val="nil"/>
            </w:tcBorders>
            <w:shd w:val="clear" w:color="auto" w:fill="auto"/>
            <w:noWrap/>
            <w:vAlign w:val="center"/>
            <w:hideMark/>
          </w:tcPr>
          <w:p w14:paraId="3F02C101" w14:textId="77777777" w:rsidR="00747BD4" w:rsidRDefault="00747BD4">
            <w:pPr>
              <w:jc w:val="center"/>
              <w:rPr>
                <w:rFonts w:ascii="Arial" w:hAnsi="Arial" w:cs="Arial"/>
                <w:color w:val="000000"/>
                <w:sz w:val="20"/>
                <w:szCs w:val="20"/>
              </w:rPr>
            </w:pPr>
            <w:r>
              <w:rPr>
                <w:rFonts w:ascii="Arial" w:hAnsi="Arial" w:cs="Arial"/>
                <w:color w:val="000000"/>
                <w:sz w:val="20"/>
                <w:szCs w:val="20"/>
              </w:rPr>
              <w:t>4825</w:t>
            </w:r>
          </w:p>
        </w:tc>
        <w:tc>
          <w:tcPr>
            <w:tcW w:w="0" w:type="auto"/>
            <w:tcBorders>
              <w:top w:val="nil"/>
              <w:left w:val="nil"/>
              <w:bottom w:val="single" w:sz="4" w:space="0" w:color="auto"/>
              <w:right w:val="nil"/>
            </w:tcBorders>
            <w:shd w:val="clear" w:color="auto" w:fill="auto"/>
            <w:noWrap/>
            <w:vAlign w:val="center"/>
            <w:hideMark/>
          </w:tcPr>
          <w:p w14:paraId="67B31841" w14:textId="77777777" w:rsidR="00747BD4" w:rsidRDefault="00747BD4">
            <w:pPr>
              <w:jc w:val="center"/>
              <w:rPr>
                <w:rFonts w:ascii="Arial" w:hAnsi="Arial" w:cs="Arial"/>
                <w:color w:val="000000"/>
                <w:sz w:val="20"/>
                <w:szCs w:val="20"/>
              </w:rPr>
            </w:pPr>
            <w:r>
              <w:rPr>
                <w:rFonts w:ascii="Arial" w:hAnsi="Arial" w:cs="Arial"/>
                <w:color w:val="000000"/>
                <w:sz w:val="20"/>
                <w:szCs w:val="20"/>
              </w:rPr>
              <w:t>7234</w:t>
            </w:r>
          </w:p>
        </w:tc>
        <w:tc>
          <w:tcPr>
            <w:tcW w:w="0" w:type="auto"/>
            <w:tcBorders>
              <w:top w:val="nil"/>
              <w:left w:val="nil"/>
              <w:bottom w:val="single" w:sz="4" w:space="0" w:color="auto"/>
              <w:right w:val="nil"/>
            </w:tcBorders>
            <w:shd w:val="clear" w:color="auto" w:fill="auto"/>
            <w:noWrap/>
            <w:vAlign w:val="center"/>
            <w:hideMark/>
          </w:tcPr>
          <w:p w14:paraId="5CB66E19" w14:textId="77777777" w:rsidR="00747BD4" w:rsidRDefault="00747BD4">
            <w:pPr>
              <w:jc w:val="center"/>
              <w:rPr>
                <w:rFonts w:ascii="Arial" w:hAnsi="Arial" w:cs="Arial"/>
                <w:color w:val="000000"/>
                <w:sz w:val="20"/>
                <w:szCs w:val="20"/>
              </w:rPr>
            </w:pPr>
            <w:r>
              <w:rPr>
                <w:rFonts w:ascii="Arial" w:hAnsi="Arial" w:cs="Arial"/>
                <w:color w:val="000000"/>
                <w:sz w:val="20"/>
                <w:szCs w:val="20"/>
              </w:rPr>
              <w:t>7766</w:t>
            </w:r>
          </w:p>
        </w:tc>
        <w:tc>
          <w:tcPr>
            <w:tcW w:w="0" w:type="auto"/>
            <w:tcBorders>
              <w:top w:val="nil"/>
              <w:left w:val="nil"/>
              <w:bottom w:val="single" w:sz="4" w:space="0" w:color="auto"/>
              <w:right w:val="nil"/>
            </w:tcBorders>
            <w:shd w:val="clear" w:color="auto" w:fill="auto"/>
            <w:noWrap/>
            <w:vAlign w:val="center"/>
            <w:hideMark/>
          </w:tcPr>
          <w:p w14:paraId="5DAA91EB" w14:textId="77777777" w:rsidR="00747BD4" w:rsidRDefault="00747BD4">
            <w:pPr>
              <w:jc w:val="center"/>
              <w:rPr>
                <w:rFonts w:ascii="Arial" w:hAnsi="Arial" w:cs="Arial"/>
                <w:color w:val="000000"/>
                <w:sz w:val="20"/>
                <w:szCs w:val="20"/>
              </w:rPr>
            </w:pPr>
            <w:r>
              <w:rPr>
                <w:rFonts w:ascii="Arial" w:hAnsi="Arial" w:cs="Arial"/>
                <w:color w:val="000000"/>
                <w:sz w:val="20"/>
                <w:szCs w:val="20"/>
              </w:rPr>
              <w:t>6855</w:t>
            </w:r>
          </w:p>
        </w:tc>
        <w:tc>
          <w:tcPr>
            <w:tcW w:w="0" w:type="auto"/>
            <w:tcBorders>
              <w:top w:val="nil"/>
              <w:left w:val="nil"/>
              <w:bottom w:val="single" w:sz="4" w:space="0" w:color="auto"/>
              <w:right w:val="nil"/>
            </w:tcBorders>
            <w:shd w:val="clear" w:color="auto" w:fill="auto"/>
            <w:noWrap/>
            <w:vAlign w:val="center"/>
            <w:hideMark/>
          </w:tcPr>
          <w:p w14:paraId="73ACC03B" w14:textId="77777777" w:rsidR="00747BD4" w:rsidRDefault="00747BD4">
            <w:pPr>
              <w:jc w:val="center"/>
              <w:rPr>
                <w:rFonts w:ascii="Arial" w:hAnsi="Arial" w:cs="Arial"/>
                <w:color w:val="000000"/>
                <w:sz w:val="20"/>
                <w:szCs w:val="20"/>
              </w:rPr>
            </w:pPr>
            <w:r>
              <w:rPr>
                <w:rFonts w:ascii="Arial" w:hAnsi="Arial" w:cs="Arial"/>
                <w:color w:val="000000"/>
                <w:sz w:val="20"/>
                <w:szCs w:val="20"/>
              </w:rPr>
              <w:t>7711</w:t>
            </w:r>
          </w:p>
        </w:tc>
        <w:tc>
          <w:tcPr>
            <w:tcW w:w="0" w:type="auto"/>
            <w:tcBorders>
              <w:top w:val="nil"/>
              <w:left w:val="nil"/>
              <w:bottom w:val="single" w:sz="4" w:space="0" w:color="auto"/>
              <w:right w:val="nil"/>
            </w:tcBorders>
            <w:shd w:val="clear" w:color="auto" w:fill="auto"/>
            <w:noWrap/>
            <w:vAlign w:val="center"/>
            <w:hideMark/>
          </w:tcPr>
          <w:p w14:paraId="45578BCC" w14:textId="77777777" w:rsidR="00747BD4" w:rsidRDefault="00747BD4">
            <w:pPr>
              <w:jc w:val="center"/>
              <w:rPr>
                <w:rFonts w:ascii="Arial" w:hAnsi="Arial" w:cs="Arial"/>
                <w:color w:val="000000"/>
                <w:sz w:val="20"/>
                <w:szCs w:val="20"/>
              </w:rPr>
            </w:pPr>
            <w:r>
              <w:rPr>
                <w:rFonts w:ascii="Arial" w:hAnsi="Arial" w:cs="Arial"/>
                <w:color w:val="000000"/>
                <w:sz w:val="20"/>
                <w:szCs w:val="20"/>
              </w:rPr>
              <w:t>6021</w:t>
            </w:r>
          </w:p>
        </w:tc>
        <w:tc>
          <w:tcPr>
            <w:tcW w:w="0" w:type="auto"/>
            <w:tcBorders>
              <w:top w:val="nil"/>
              <w:left w:val="nil"/>
              <w:bottom w:val="single" w:sz="4" w:space="0" w:color="auto"/>
              <w:right w:val="nil"/>
            </w:tcBorders>
            <w:shd w:val="clear" w:color="auto" w:fill="auto"/>
            <w:noWrap/>
            <w:vAlign w:val="center"/>
            <w:hideMark/>
          </w:tcPr>
          <w:p w14:paraId="4A9AEE65" w14:textId="77777777" w:rsidR="00747BD4" w:rsidRDefault="00747BD4">
            <w:pPr>
              <w:jc w:val="center"/>
              <w:rPr>
                <w:rFonts w:ascii="Arial" w:hAnsi="Arial" w:cs="Arial"/>
                <w:color w:val="000000"/>
                <w:sz w:val="20"/>
                <w:szCs w:val="20"/>
              </w:rPr>
            </w:pPr>
            <w:r>
              <w:rPr>
                <w:rFonts w:ascii="Arial" w:hAnsi="Arial" w:cs="Arial"/>
                <w:color w:val="000000"/>
                <w:sz w:val="20"/>
                <w:szCs w:val="20"/>
              </w:rPr>
              <w:t>7989</w:t>
            </w:r>
          </w:p>
        </w:tc>
        <w:tc>
          <w:tcPr>
            <w:tcW w:w="0" w:type="auto"/>
            <w:tcBorders>
              <w:top w:val="nil"/>
              <w:left w:val="nil"/>
              <w:bottom w:val="single" w:sz="4" w:space="0" w:color="auto"/>
              <w:right w:val="nil"/>
            </w:tcBorders>
            <w:shd w:val="clear" w:color="auto" w:fill="auto"/>
            <w:noWrap/>
            <w:vAlign w:val="center"/>
            <w:hideMark/>
          </w:tcPr>
          <w:p w14:paraId="34B87800" w14:textId="77777777" w:rsidR="00747BD4" w:rsidRDefault="00747BD4">
            <w:pPr>
              <w:jc w:val="center"/>
              <w:rPr>
                <w:rFonts w:ascii="Arial" w:hAnsi="Arial" w:cs="Arial"/>
                <w:color w:val="000000"/>
                <w:sz w:val="20"/>
                <w:szCs w:val="20"/>
              </w:rPr>
            </w:pPr>
            <w:r>
              <w:rPr>
                <w:rFonts w:ascii="Arial" w:hAnsi="Arial" w:cs="Arial"/>
                <w:color w:val="000000"/>
                <w:sz w:val="20"/>
                <w:szCs w:val="20"/>
              </w:rPr>
              <w:t>4387</w:t>
            </w:r>
          </w:p>
        </w:tc>
        <w:tc>
          <w:tcPr>
            <w:tcW w:w="0" w:type="auto"/>
            <w:tcBorders>
              <w:top w:val="nil"/>
              <w:left w:val="nil"/>
              <w:bottom w:val="single" w:sz="4" w:space="0" w:color="auto"/>
              <w:right w:val="nil"/>
            </w:tcBorders>
            <w:shd w:val="clear" w:color="auto" w:fill="auto"/>
            <w:noWrap/>
            <w:vAlign w:val="center"/>
            <w:hideMark/>
          </w:tcPr>
          <w:p w14:paraId="23E073A4" w14:textId="77777777" w:rsidR="00747BD4" w:rsidRDefault="00747BD4">
            <w:pPr>
              <w:jc w:val="center"/>
              <w:rPr>
                <w:rFonts w:ascii="Arial" w:hAnsi="Arial" w:cs="Arial"/>
                <w:color w:val="000000"/>
                <w:sz w:val="20"/>
                <w:szCs w:val="20"/>
              </w:rPr>
            </w:pPr>
            <w:r>
              <w:rPr>
                <w:rFonts w:ascii="Arial" w:hAnsi="Arial" w:cs="Arial"/>
                <w:color w:val="000000"/>
                <w:sz w:val="20"/>
                <w:szCs w:val="20"/>
              </w:rPr>
              <w:t>5210</w:t>
            </w:r>
          </w:p>
        </w:tc>
        <w:tc>
          <w:tcPr>
            <w:tcW w:w="0" w:type="auto"/>
            <w:tcBorders>
              <w:top w:val="nil"/>
              <w:left w:val="nil"/>
              <w:bottom w:val="single" w:sz="4" w:space="0" w:color="auto"/>
              <w:right w:val="nil"/>
            </w:tcBorders>
            <w:shd w:val="clear" w:color="auto" w:fill="auto"/>
            <w:noWrap/>
            <w:vAlign w:val="center"/>
            <w:hideMark/>
          </w:tcPr>
          <w:p w14:paraId="74C113AC" w14:textId="77777777" w:rsidR="00747BD4" w:rsidRDefault="00747BD4">
            <w:pPr>
              <w:jc w:val="center"/>
              <w:rPr>
                <w:rFonts w:ascii="Arial" w:hAnsi="Arial" w:cs="Arial"/>
                <w:color w:val="000000"/>
                <w:sz w:val="20"/>
                <w:szCs w:val="20"/>
              </w:rPr>
            </w:pPr>
            <w:r>
              <w:rPr>
                <w:rFonts w:ascii="Arial" w:hAnsi="Arial" w:cs="Arial"/>
                <w:color w:val="000000"/>
                <w:sz w:val="20"/>
                <w:szCs w:val="20"/>
              </w:rPr>
              <w:t>5069</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2E1C970F" w14:textId="77777777" w:rsidR="00747BD4" w:rsidRDefault="00747BD4">
            <w:pPr>
              <w:jc w:val="center"/>
              <w:rPr>
                <w:rFonts w:ascii="Arial" w:hAnsi="Arial" w:cs="Arial"/>
                <w:color w:val="000000"/>
                <w:sz w:val="20"/>
                <w:szCs w:val="20"/>
              </w:rPr>
            </w:pPr>
            <w:r>
              <w:rPr>
                <w:rFonts w:ascii="Arial" w:hAnsi="Arial" w:cs="Arial"/>
                <w:color w:val="000000"/>
                <w:sz w:val="20"/>
                <w:szCs w:val="20"/>
              </w:rPr>
              <w:t>75741</w:t>
            </w:r>
          </w:p>
        </w:tc>
      </w:tr>
    </w:tbl>
    <w:p w14:paraId="53926DC3" w14:textId="77777777" w:rsidR="00FD080D" w:rsidRDefault="00FD080D" w:rsidP="00FD080D">
      <w:pPr>
        <w:rPr>
          <w:color w:val="000000"/>
        </w:rPr>
      </w:pPr>
    </w:p>
    <w:p w14:paraId="3389B605" w14:textId="77777777" w:rsidR="00FD080D" w:rsidRDefault="00FD080D" w:rsidP="00FD080D">
      <w:pPr>
        <w:rPr>
          <w:color w:val="000000"/>
        </w:rPr>
      </w:pPr>
    </w:p>
    <w:p w14:paraId="15A8AF2D" w14:textId="7C08ABC0" w:rsidR="0062173D" w:rsidRDefault="0062173D" w:rsidP="0062173D">
      <w:pPr>
        <w:pStyle w:val="Table-heading"/>
      </w:pPr>
      <w:bookmarkStart w:id="30" w:name="_Toc29994279"/>
      <w:r>
        <w:t xml:space="preserve">Table </w:t>
      </w:r>
      <w:r w:rsidR="00B94D3F">
        <w:fldChar w:fldCharType="begin"/>
      </w:r>
      <w:r w:rsidR="00B94D3F">
        <w:instrText xml:space="preserve"> SEQ Table \* ARABIC </w:instrText>
      </w:r>
      <w:r w:rsidR="00B94D3F">
        <w:fldChar w:fldCharType="separate"/>
      </w:r>
      <w:r w:rsidR="00D7436F">
        <w:rPr>
          <w:noProof/>
        </w:rPr>
        <w:t>5</w:t>
      </w:r>
      <w:r w:rsidR="00B94D3F">
        <w:rPr>
          <w:noProof/>
        </w:rPr>
        <w:fldChar w:fldCharType="end"/>
      </w:r>
      <w:r w:rsidRPr="00DC66D6">
        <w:t>.—PIT scanning effort (</w:t>
      </w:r>
      <w:proofErr w:type="spellStart"/>
      <w:r w:rsidRPr="00DC66D6">
        <w:t>hrs</w:t>
      </w:r>
      <w:proofErr w:type="spellEnd"/>
      <w:r w:rsidRPr="00DC66D6">
        <w:t xml:space="preserve"> of scanning) at IP from 2016 through 2019 (June).</w:t>
      </w:r>
      <w:bookmarkEnd w:id="30"/>
      <w:r w:rsidRPr="00DC66D6">
        <w:t xml:space="preserve"> </w:t>
      </w:r>
    </w:p>
    <w:p w14:paraId="0B068632" w14:textId="030FF14C" w:rsidR="0062173D" w:rsidRPr="004C396C" w:rsidRDefault="0062173D" w:rsidP="004C396C">
      <w:pPr>
        <w:pStyle w:val="Caption"/>
        <w:rPr>
          <w:b w:val="0"/>
        </w:rPr>
      </w:pPr>
      <w:r w:rsidRPr="004C396C">
        <w:rPr>
          <w:b w:val="0"/>
        </w:rPr>
        <w:t>Scanning was generally downloaded on a quarterly basis:  Q1 – January through March; Q2 – April through June; Q3 – July through September; Q4 – October through December.</w:t>
      </w:r>
    </w:p>
    <w:tbl>
      <w:tblPr>
        <w:tblW w:w="12545" w:type="dxa"/>
        <w:tblInd w:w="-5" w:type="dxa"/>
        <w:tblLook w:val="04A0" w:firstRow="1" w:lastRow="0" w:firstColumn="1" w:lastColumn="0" w:noHBand="0" w:noVBand="1"/>
      </w:tblPr>
      <w:tblGrid>
        <w:gridCol w:w="965"/>
        <w:gridCol w:w="965"/>
        <w:gridCol w:w="965"/>
        <w:gridCol w:w="965"/>
        <w:gridCol w:w="965"/>
        <w:gridCol w:w="965"/>
        <w:gridCol w:w="965"/>
        <w:gridCol w:w="965"/>
        <w:gridCol w:w="965"/>
        <w:gridCol w:w="965"/>
        <w:gridCol w:w="965"/>
        <w:gridCol w:w="965"/>
        <w:gridCol w:w="965"/>
      </w:tblGrid>
      <w:tr w:rsidR="0062173D" w14:paraId="6C6BE3FB" w14:textId="77777777" w:rsidTr="0062173D">
        <w:trPr>
          <w:trHeight w:val="295"/>
        </w:trPr>
        <w:tc>
          <w:tcPr>
            <w:tcW w:w="965" w:type="dxa"/>
            <w:tcBorders>
              <w:top w:val="single" w:sz="4" w:space="0" w:color="auto"/>
              <w:left w:val="single" w:sz="4" w:space="0" w:color="auto"/>
              <w:bottom w:val="nil"/>
              <w:right w:val="nil"/>
            </w:tcBorders>
            <w:shd w:val="clear" w:color="000000" w:fill="D9D9D9"/>
            <w:noWrap/>
            <w:vAlign w:val="center"/>
            <w:hideMark/>
          </w:tcPr>
          <w:p w14:paraId="3123C2BE" w14:textId="77777777" w:rsidR="0062173D" w:rsidRDefault="0062173D">
            <w:pPr>
              <w:jc w:val="center"/>
              <w:rPr>
                <w:rFonts w:ascii="Arial" w:hAnsi="Arial" w:cs="Arial"/>
                <w:b/>
                <w:bCs/>
                <w:color w:val="000000"/>
                <w:sz w:val="20"/>
                <w:szCs w:val="20"/>
              </w:rPr>
            </w:pPr>
            <w:r>
              <w:rPr>
                <w:rFonts w:ascii="Arial" w:hAnsi="Arial" w:cs="Arial"/>
                <w:b/>
                <w:bCs/>
                <w:color w:val="000000"/>
                <w:sz w:val="20"/>
                <w:szCs w:val="20"/>
              </w:rPr>
              <w:t> </w:t>
            </w:r>
          </w:p>
        </w:tc>
        <w:tc>
          <w:tcPr>
            <w:tcW w:w="965"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43F2C96A" w14:textId="77777777" w:rsidR="0062173D" w:rsidRDefault="0062173D">
            <w:pPr>
              <w:jc w:val="center"/>
              <w:rPr>
                <w:rFonts w:ascii="Arial" w:hAnsi="Arial" w:cs="Arial"/>
                <w:b/>
                <w:bCs/>
                <w:color w:val="000000"/>
                <w:sz w:val="20"/>
                <w:szCs w:val="20"/>
              </w:rPr>
            </w:pPr>
            <w:r>
              <w:rPr>
                <w:rFonts w:ascii="Arial" w:hAnsi="Arial" w:cs="Arial"/>
                <w:b/>
                <w:bCs/>
                <w:color w:val="000000"/>
                <w:sz w:val="20"/>
                <w:szCs w:val="20"/>
              </w:rPr>
              <w:t>2016</w:t>
            </w:r>
          </w:p>
        </w:tc>
        <w:tc>
          <w:tcPr>
            <w:tcW w:w="3860" w:type="dxa"/>
            <w:gridSpan w:val="4"/>
            <w:tcBorders>
              <w:top w:val="single" w:sz="4" w:space="0" w:color="auto"/>
              <w:left w:val="nil"/>
              <w:bottom w:val="single" w:sz="4" w:space="0" w:color="auto"/>
              <w:right w:val="single" w:sz="4" w:space="0" w:color="000000"/>
            </w:tcBorders>
            <w:shd w:val="clear" w:color="000000" w:fill="D9D9D9"/>
            <w:noWrap/>
            <w:vAlign w:val="center"/>
            <w:hideMark/>
          </w:tcPr>
          <w:p w14:paraId="5425D1E8" w14:textId="77777777" w:rsidR="0062173D" w:rsidRDefault="0062173D">
            <w:pPr>
              <w:jc w:val="center"/>
              <w:rPr>
                <w:rFonts w:ascii="Arial" w:hAnsi="Arial" w:cs="Arial"/>
                <w:b/>
                <w:bCs/>
                <w:color w:val="000000"/>
                <w:sz w:val="20"/>
                <w:szCs w:val="20"/>
              </w:rPr>
            </w:pPr>
            <w:r>
              <w:rPr>
                <w:rFonts w:ascii="Arial" w:hAnsi="Arial" w:cs="Arial"/>
                <w:b/>
                <w:bCs/>
                <w:color w:val="000000"/>
                <w:sz w:val="20"/>
                <w:szCs w:val="20"/>
              </w:rPr>
              <w:t>2017</w:t>
            </w:r>
          </w:p>
        </w:tc>
        <w:tc>
          <w:tcPr>
            <w:tcW w:w="3860" w:type="dxa"/>
            <w:gridSpan w:val="4"/>
            <w:tcBorders>
              <w:top w:val="single" w:sz="4" w:space="0" w:color="auto"/>
              <w:left w:val="nil"/>
              <w:bottom w:val="single" w:sz="4" w:space="0" w:color="auto"/>
              <w:right w:val="single" w:sz="4" w:space="0" w:color="000000"/>
            </w:tcBorders>
            <w:shd w:val="clear" w:color="000000" w:fill="D9D9D9"/>
            <w:noWrap/>
            <w:vAlign w:val="center"/>
            <w:hideMark/>
          </w:tcPr>
          <w:p w14:paraId="49F2886C" w14:textId="77777777" w:rsidR="0062173D" w:rsidRDefault="0062173D">
            <w:pPr>
              <w:jc w:val="center"/>
              <w:rPr>
                <w:rFonts w:ascii="Arial" w:hAnsi="Arial" w:cs="Arial"/>
                <w:b/>
                <w:bCs/>
                <w:color w:val="000000"/>
                <w:sz w:val="20"/>
                <w:szCs w:val="20"/>
              </w:rPr>
            </w:pPr>
            <w:r>
              <w:rPr>
                <w:rFonts w:ascii="Arial" w:hAnsi="Arial" w:cs="Arial"/>
                <w:b/>
                <w:bCs/>
                <w:color w:val="000000"/>
                <w:sz w:val="20"/>
                <w:szCs w:val="20"/>
              </w:rPr>
              <w:t>2018</w:t>
            </w:r>
          </w:p>
        </w:tc>
        <w:tc>
          <w:tcPr>
            <w:tcW w:w="1930" w:type="dxa"/>
            <w:gridSpan w:val="2"/>
            <w:tcBorders>
              <w:top w:val="single" w:sz="4" w:space="0" w:color="auto"/>
              <w:left w:val="nil"/>
              <w:bottom w:val="single" w:sz="4" w:space="0" w:color="auto"/>
              <w:right w:val="single" w:sz="4" w:space="0" w:color="000000"/>
            </w:tcBorders>
            <w:shd w:val="clear" w:color="000000" w:fill="D9D9D9"/>
            <w:noWrap/>
            <w:vAlign w:val="center"/>
            <w:hideMark/>
          </w:tcPr>
          <w:p w14:paraId="78687A96" w14:textId="77777777" w:rsidR="0062173D" w:rsidRDefault="0062173D">
            <w:pPr>
              <w:jc w:val="center"/>
              <w:rPr>
                <w:rFonts w:ascii="Arial" w:hAnsi="Arial" w:cs="Arial"/>
                <w:b/>
                <w:bCs/>
                <w:color w:val="000000"/>
                <w:sz w:val="20"/>
                <w:szCs w:val="20"/>
              </w:rPr>
            </w:pPr>
            <w:r>
              <w:rPr>
                <w:rFonts w:ascii="Arial" w:hAnsi="Arial" w:cs="Arial"/>
                <w:b/>
                <w:bCs/>
                <w:color w:val="000000"/>
                <w:sz w:val="20"/>
                <w:szCs w:val="20"/>
              </w:rPr>
              <w:t>2019</w:t>
            </w:r>
          </w:p>
        </w:tc>
        <w:tc>
          <w:tcPr>
            <w:tcW w:w="965" w:type="dxa"/>
            <w:tcBorders>
              <w:top w:val="single" w:sz="4" w:space="0" w:color="auto"/>
              <w:left w:val="nil"/>
              <w:bottom w:val="nil"/>
              <w:right w:val="single" w:sz="4" w:space="0" w:color="auto"/>
            </w:tcBorders>
            <w:shd w:val="clear" w:color="000000" w:fill="D9D9D9"/>
            <w:noWrap/>
            <w:vAlign w:val="center"/>
            <w:hideMark/>
          </w:tcPr>
          <w:p w14:paraId="5B33C726" w14:textId="77777777" w:rsidR="0062173D" w:rsidRDefault="0062173D">
            <w:pPr>
              <w:jc w:val="center"/>
              <w:rPr>
                <w:rFonts w:ascii="Arial" w:hAnsi="Arial" w:cs="Arial"/>
                <w:color w:val="000000"/>
                <w:sz w:val="20"/>
                <w:szCs w:val="20"/>
              </w:rPr>
            </w:pPr>
            <w:r>
              <w:rPr>
                <w:rFonts w:ascii="Arial" w:hAnsi="Arial" w:cs="Arial"/>
                <w:color w:val="000000"/>
                <w:sz w:val="20"/>
                <w:szCs w:val="20"/>
              </w:rPr>
              <w:t> </w:t>
            </w:r>
          </w:p>
        </w:tc>
      </w:tr>
      <w:tr w:rsidR="0062173D" w14:paraId="1A726A01" w14:textId="77777777" w:rsidTr="0062173D">
        <w:trPr>
          <w:trHeight w:val="295"/>
        </w:trPr>
        <w:tc>
          <w:tcPr>
            <w:tcW w:w="965" w:type="dxa"/>
            <w:tcBorders>
              <w:top w:val="nil"/>
              <w:left w:val="single" w:sz="4" w:space="0" w:color="auto"/>
              <w:bottom w:val="single" w:sz="4" w:space="0" w:color="auto"/>
              <w:right w:val="nil"/>
            </w:tcBorders>
            <w:shd w:val="clear" w:color="000000" w:fill="D9D9D9"/>
            <w:noWrap/>
            <w:vAlign w:val="center"/>
            <w:hideMark/>
          </w:tcPr>
          <w:p w14:paraId="0215F299" w14:textId="77777777" w:rsidR="0062173D" w:rsidRDefault="0062173D">
            <w:pPr>
              <w:jc w:val="center"/>
              <w:rPr>
                <w:rFonts w:ascii="Arial" w:hAnsi="Arial" w:cs="Arial"/>
                <w:b/>
                <w:bCs/>
                <w:color w:val="000000"/>
                <w:sz w:val="20"/>
                <w:szCs w:val="20"/>
              </w:rPr>
            </w:pPr>
            <w:r>
              <w:rPr>
                <w:rFonts w:ascii="Arial" w:hAnsi="Arial" w:cs="Arial"/>
                <w:b/>
                <w:bCs/>
                <w:color w:val="000000"/>
                <w:sz w:val="20"/>
                <w:szCs w:val="20"/>
              </w:rPr>
              <w:t>Pond</w:t>
            </w:r>
          </w:p>
        </w:tc>
        <w:tc>
          <w:tcPr>
            <w:tcW w:w="965" w:type="dxa"/>
            <w:tcBorders>
              <w:top w:val="nil"/>
              <w:left w:val="single" w:sz="4" w:space="0" w:color="auto"/>
              <w:bottom w:val="single" w:sz="4" w:space="0" w:color="auto"/>
              <w:right w:val="single" w:sz="4" w:space="0" w:color="auto"/>
            </w:tcBorders>
            <w:shd w:val="clear" w:color="000000" w:fill="D9D9D9"/>
            <w:noWrap/>
            <w:vAlign w:val="center"/>
            <w:hideMark/>
          </w:tcPr>
          <w:p w14:paraId="1F0885F7" w14:textId="77777777" w:rsidR="0062173D" w:rsidRDefault="0062173D">
            <w:pPr>
              <w:jc w:val="center"/>
              <w:rPr>
                <w:rFonts w:ascii="Arial" w:hAnsi="Arial" w:cs="Arial"/>
                <w:b/>
                <w:bCs/>
                <w:color w:val="000000"/>
                <w:sz w:val="20"/>
                <w:szCs w:val="20"/>
              </w:rPr>
            </w:pPr>
            <w:r>
              <w:rPr>
                <w:rFonts w:ascii="Arial" w:hAnsi="Arial" w:cs="Arial"/>
                <w:b/>
                <w:bCs/>
                <w:color w:val="000000"/>
                <w:sz w:val="20"/>
                <w:szCs w:val="20"/>
              </w:rPr>
              <w:t>Q4</w:t>
            </w:r>
          </w:p>
        </w:tc>
        <w:tc>
          <w:tcPr>
            <w:tcW w:w="965" w:type="dxa"/>
            <w:tcBorders>
              <w:top w:val="nil"/>
              <w:left w:val="nil"/>
              <w:bottom w:val="single" w:sz="4" w:space="0" w:color="auto"/>
              <w:right w:val="nil"/>
            </w:tcBorders>
            <w:shd w:val="clear" w:color="000000" w:fill="D9D9D9"/>
            <w:noWrap/>
            <w:vAlign w:val="center"/>
            <w:hideMark/>
          </w:tcPr>
          <w:p w14:paraId="250818EB" w14:textId="77777777" w:rsidR="0062173D" w:rsidRDefault="0062173D">
            <w:pPr>
              <w:jc w:val="center"/>
              <w:rPr>
                <w:rFonts w:ascii="Arial" w:hAnsi="Arial" w:cs="Arial"/>
                <w:b/>
                <w:bCs/>
                <w:color w:val="000000"/>
                <w:sz w:val="20"/>
                <w:szCs w:val="20"/>
              </w:rPr>
            </w:pPr>
            <w:r>
              <w:rPr>
                <w:rFonts w:ascii="Arial" w:hAnsi="Arial" w:cs="Arial"/>
                <w:b/>
                <w:bCs/>
                <w:color w:val="000000"/>
                <w:sz w:val="20"/>
                <w:szCs w:val="20"/>
              </w:rPr>
              <w:t>Q1</w:t>
            </w:r>
          </w:p>
        </w:tc>
        <w:tc>
          <w:tcPr>
            <w:tcW w:w="965" w:type="dxa"/>
            <w:tcBorders>
              <w:top w:val="nil"/>
              <w:left w:val="nil"/>
              <w:bottom w:val="single" w:sz="4" w:space="0" w:color="auto"/>
              <w:right w:val="nil"/>
            </w:tcBorders>
            <w:shd w:val="clear" w:color="000000" w:fill="D9D9D9"/>
            <w:noWrap/>
            <w:vAlign w:val="center"/>
            <w:hideMark/>
          </w:tcPr>
          <w:p w14:paraId="42B0C517" w14:textId="77777777" w:rsidR="0062173D" w:rsidRDefault="0062173D">
            <w:pPr>
              <w:jc w:val="center"/>
              <w:rPr>
                <w:rFonts w:ascii="Arial" w:hAnsi="Arial" w:cs="Arial"/>
                <w:b/>
                <w:bCs/>
                <w:color w:val="000000"/>
                <w:sz w:val="20"/>
                <w:szCs w:val="20"/>
              </w:rPr>
            </w:pPr>
            <w:r>
              <w:rPr>
                <w:rFonts w:ascii="Arial" w:hAnsi="Arial" w:cs="Arial"/>
                <w:b/>
                <w:bCs/>
                <w:color w:val="000000"/>
                <w:sz w:val="20"/>
                <w:szCs w:val="20"/>
              </w:rPr>
              <w:t>Q2</w:t>
            </w:r>
          </w:p>
        </w:tc>
        <w:tc>
          <w:tcPr>
            <w:tcW w:w="965" w:type="dxa"/>
            <w:tcBorders>
              <w:top w:val="nil"/>
              <w:left w:val="nil"/>
              <w:bottom w:val="single" w:sz="4" w:space="0" w:color="auto"/>
              <w:right w:val="nil"/>
            </w:tcBorders>
            <w:shd w:val="clear" w:color="000000" w:fill="D9D9D9"/>
            <w:noWrap/>
            <w:vAlign w:val="center"/>
            <w:hideMark/>
          </w:tcPr>
          <w:p w14:paraId="1285D568" w14:textId="77777777" w:rsidR="0062173D" w:rsidRDefault="0062173D">
            <w:pPr>
              <w:jc w:val="center"/>
              <w:rPr>
                <w:rFonts w:ascii="Arial" w:hAnsi="Arial" w:cs="Arial"/>
                <w:b/>
                <w:bCs/>
                <w:color w:val="000000"/>
                <w:sz w:val="20"/>
                <w:szCs w:val="20"/>
              </w:rPr>
            </w:pPr>
            <w:r>
              <w:rPr>
                <w:rFonts w:ascii="Arial" w:hAnsi="Arial" w:cs="Arial"/>
                <w:b/>
                <w:bCs/>
                <w:color w:val="000000"/>
                <w:sz w:val="20"/>
                <w:szCs w:val="20"/>
              </w:rPr>
              <w:t>Q3</w:t>
            </w:r>
          </w:p>
        </w:tc>
        <w:tc>
          <w:tcPr>
            <w:tcW w:w="965" w:type="dxa"/>
            <w:tcBorders>
              <w:top w:val="nil"/>
              <w:left w:val="nil"/>
              <w:bottom w:val="single" w:sz="4" w:space="0" w:color="auto"/>
              <w:right w:val="single" w:sz="4" w:space="0" w:color="auto"/>
            </w:tcBorders>
            <w:shd w:val="clear" w:color="000000" w:fill="D9D9D9"/>
            <w:noWrap/>
            <w:vAlign w:val="center"/>
            <w:hideMark/>
          </w:tcPr>
          <w:p w14:paraId="3358A649" w14:textId="77777777" w:rsidR="0062173D" w:rsidRDefault="0062173D">
            <w:pPr>
              <w:jc w:val="center"/>
              <w:rPr>
                <w:rFonts w:ascii="Arial" w:hAnsi="Arial" w:cs="Arial"/>
                <w:b/>
                <w:bCs/>
                <w:color w:val="000000"/>
                <w:sz w:val="20"/>
                <w:szCs w:val="20"/>
              </w:rPr>
            </w:pPr>
            <w:r>
              <w:rPr>
                <w:rFonts w:ascii="Arial" w:hAnsi="Arial" w:cs="Arial"/>
                <w:b/>
                <w:bCs/>
                <w:color w:val="000000"/>
                <w:sz w:val="20"/>
                <w:szCs w:val="20"/>
              </w:rPr>
              <w:t>Q4</w:t>
            </w:r>
          </w:p>
        </w:tc>
        <w:tc>
          <w:tcPr>
            <w:tcW w:w="965" w:type="dxa"/>
            <w:tcBorders>
              <w:top w:val="nil"/>
              <w:left w:val="nil"/>
              <w:bottom w:val="single" w:sz="4" w:space="0" w:color="auto"/>
              <w:right w:val="nil"/>
            </w:tcBorders>
            <w:shd w:val="clear" w:color="000000" w:fill="D9D9D9"/>
            <w:noWrap/>
            <w:vAlign w:val="center"/>
            <w:hideMark/>
          </w:tcPr>
          <w:p w14:paraId="6AF01E80" w14:textId="77777777" w:rsidR="0062173D" w:rsidRDefault="0062173D">
            <w:pPr>
              <w:jc w:val="center"/>
              <w:rPr>
                <w:rFonts w:ascii="Arial" w:hAnsi="Arial" w:cs="Arial"/>
                <w:b/>
                <w:bCs/>
                <w:color w:val="000000"/>
                <w:sz w:val="20"/>
                <w:szCs w:val="20"/>
              </w:rPr>
            </w:pPr>
            <w:r>
              <w:rPr>
                <w:rFonts w:ascii="Arial" w:hAnsi="Arial" w:cs="Arial"/>
                <w:b/>
                <w:bCs/>
                <w:color w:val="000000"/>
                <w:sz w:val="20"/>
                <w:szCs w:val="20"/>
              </w:rPr>
              <w:t>Q1</w:t>
            </w:r>
          </w:p>
        </w:tc>
        <w:tc>
          <w:tcPr>
            <w:tcW w:w="965" w:type="dxa"/>
            <w:tcBorders>
              <w:top w:val="nil"/>
              <w:left w:val="nil"/>
              <w:bottom w:val="single" w:sz="4" w:space="0" w:color="auto"/>
              <w:right w:val="nil"/>
            </w:tcBorders>
            <w:shd w:val="clear" w:color="000000" w:fill="D9D9D9"/>
            <w:noWrap/>
            <w:vAlign w:val="center"/>
            <w:hideMark/>
          </w:tcPr>
          <w:p w14:paraId="18CF087E" w14:textId="77777777" w:rsidR="0062173D" w:rsidRDefault="0062173D">
            <w:pPr>
              <w:jc w:val="center"/>
              <w:rPr>
                <w:rFonts w:ascii="Arial" w:hAnsi="Arial" w:cs="Arial"/>
                <w:b/>
                <w:bCs/>
                <w:color w:val="000000"/>
                <w:sz w:val="20"/>
                <w:szCs w:val="20"/>
              </w:rPr>
            </w:pPr>
            <w:r>
              <w:rPr>
                <w:rFonts w:ascii="Arial" w:hAnsi="Arial" w:cs="Arial"/>
                <w:b/>
                <w:bCs/>
                <w:color w:val="000000"/>
                <w:sz w:val="20"/>
                <w:szCs w:val="20"/>
              </w:rPr>
              <w:t>Q2</w:t>
            </w:r>
          </w:p>
        </w:tc>
        <w:tc>
          <w:tcPr>
            <w:tcW w:w="965" w:type="dxa"/>
            <w:tcBorders>
              <w:top w:val="nil"/>
              <w:left w:val="nil"/>
              <w:bottom w:val="single" w:sz="4" w:space="0" w:color="auto"/>
              <w:right w:val="nil"/>
            </w:tcBorders>
            <w:shd w:val="clear" w:color="000000" w:fill="D9D9D9"/>
            <w:noWrap/>
            <w:vAlign w:val="center"/>
            <w:hideMark/>
          </w:tcPr>
          <w:p w14:paraId="59858424" w14:textId="77777777" w:rsidR="0062173D" w:rsidRDefault="0062173D">
            <w:pPr>
              <w:jc w:val="center"/>
              <w:rPr>
                <w:rFonts w:ascii="Arial" w:hAnsi="Arial" w:cs="Arial"/>
                <w:b/>
                <w:bCs/>
                <w:color w:val="000000"/>
                <w:sz w:val="20"/>
                <w:szCs w:val="20"/>
              </w:rPr>
            </w:pPr>
            <w:r>
              <w:rPr>
                <w:rFonts w:ascii="Arial" w:hAnsi="Arial" w:cs="Arial"/>
                <w:b/>
                <w:bCs/>
                <w:color w:val="000000"/>
                <w:sz w:val="20"/>
                <w:szCs w:val="20"/>
              </w:rPr>
              <w:t>Q3</w:t>
            </w:r>
          </w:p>
        </w:tc>
        <w:tc>
          <w:tcPr>
            <w:tcW w:w="965" w:type="dxa"/>
            <w:tcBorders>
              <w:top w:val="nil"/>
              <w:left w:val="nil"/>
              <w:bottom w:val="single" w:sz="4" w:space="0" w:color="auto"/>
              <w:right w:val="single" w:sz="4" w:space="0" w:color="auto"/>
            </w:tcBorders>
            <w:shd w:val="clear" w:color="000000" w:fill="D9D9D9"/>
            <w:noWrap/>
            <w:vAlign w:val="center"/>
            <w:hideMark/>
          </w:tcPr>
          <w:p w14:paraId="722B4605" w14:textId="77777777" w:rsidR="0062173D" w:rsidRDefault="0062173D">
            <w:pPr>
              <w:jc w:val="center"/>
              <w:rPr>
                <w:rFonts w:ascii="Arial" w:hAnsi="Arial" w:cs="Arial"/>
                <w:b/>
                <w:bCs/>
                <w:color w:val="000000"/>
                <w:sz w:val="20"/>
                <w:szCs w:val="20"/>
              </w:rPr>
            </w:pPr>
            <w:r>
              <w:rPr>
                <w:rFonts w:ascii="Arial" w:hAnsi="Arial" w:cs="Arial"/>
                <w:b/>
                <w:bCs/>
                <w:color w:val="000000"/>
                <w:sz w:val="20"/>
                <w:szCs w:val="20"/>
              </w:rPr>
              <w:t>Q4</w:t>
            </w:r>
          </w:p>
        </w:tc>
        <w:tc>
          <w:tcPr>
            <w:tcW w:w="965" w:type="dxa"/>
            <w:tcBorders>
              <w:top w:val="nil"/>
              <w:left w:val="nil"/>
              <w:bottom w:val="single" w:sz="4" w:space="0" w:color="auto"/>
              <w:right w:val="nil"/>
            </w:tcBorders>
            <w:shd w:val="clear" w:color="000000" w:fill="D9D9D9"/>
            <w:noWrap/>
            <w:vAlign w:val="center"/>
            <w:hideMark/>
          </w:tcPr>
          <w:p w14:paraId="012A3212" w14:textId="77777777" w:rsidR="0062173D" w:rsidRDefault="0062173D">
            <w:pPr>
              <w:jc w:val="center"/>
              <w:rPr>
                <w:rFonts w:ascii="Arial" w:hAnsi="Arial" w:cs="Arial"/>
                <w:b/>
                <w:bCs/>
                <w:color w:val="000000"/>
                <w:sz w:val="20"/>
                <w:szCs w:val="20"/>
              </w:rPr>
            </w:pPr>
            <w:r>
              <w:rPr>
                <w:rFonts w:ascii="Arial" w:hAnsi="Arial" w:cs="Arial"/>
                <w:b/>
                <w:bCs/>
                <w:color w:val="000000"/>
                <w:sz w:val="20"/>
                <w:szCs w:val="20"/>
              </w:rPr>
              <w:t>Q1</w:t>
            </w:r>
          </w:p>
        </w:tc>
        <w:tc>
          <w:tcPr>
            <w:tcW w:w="965" w:type="dxa"/>
            <w:tcBorders>
              <w:top w:val="nil"/>
              <w:left w:val="nil"/>
              <w:bottom w:val="single" w:sz="4" w:space="0" w:color="auto"/>
              <w:right w:val="single" w:sz="4" w:space="0" w:color="auto"/>
            </w:tcBorders>
            <w:shd w:val="clear" w:color="000000" w:fill="D9D9D9"/>
            <w:noWrap/>
            <w:vAlign w:val="center"/>
            <w:hideMark/>
          </w:tcPr>
          <w:p w14:paraId="4ACF8094" w14:textId="77777777" w:rsidR="0062173D" w:rsidRDefault="0062173D">
            <w:pPr>
              <w:jc w:val="center"/>
              <w:rPr>
                <w:rFonts w:ascii="Arial" w:hAnsi="Arial" w:cs="Arial"/>
                <w:b/>
                <w:bCs/>
                <w:color w:val="000000"/>
                <w:sz w:val="20"/>
                <w:szCs w:val="20"/>
              </w:rPr>
            </w:pPr>
            <w:r>
              <w:rPr>
                <w:rFonts w:ascii="Arial" w:hAnsi="Arial" w:cs="Arial"/>
                <w:b/>
                <w:bCs/>
                <w:color w:val="000000"/>
                <w:sz w:val="20"/>
                <w:szCs w:val="20"/>
              </w:rPr>
              <w:t>Q2</w:t>
            </w:r>
          </w:p>
        </w:tc>
        <w:tc>
          <w:tcPr>
            <w:tcW w:w="965" w:type="dxa"/>
            <w:tcBorders>
              <w:top w:val="nil"/>
              <w:left w:val="nil"/>
              <w:bottom w:val="single" w:sz="4" w:space="0" w:color="auto"/>
              <w:right w:val="single" w:sz="4" w:space="0" w:color="auto"/>
            </w:tcBorders>
            <w:shd w:val="clear" w:color="000000" w:fill="D9D9D9"/>
            <w:noWrap/>
            <w:vAlign w:val="center"/>
            <w:hideMark/>
          </w:tcPr>
          <w:p w14:paraId="158495C5" w14:textId="77777777" w:rsidR="0062173D" w:rsidRDefault="0062173D">
            <w:pPr>
              <w:jc w:val="center"/>
              <w:rPr>
                <w:rFonts w:ascii="Arial" w:hAnsi="Arial" w:cs="Arial"/>
                <w:b/>
                <w:bCs/>
                <w:color w:val="000000"/>
                <w:sz w:val="20"/>
                <w:szCs w:val="20"/>
              </w:rPr>
            </w:pPr>
            <w:r>
              <w:rPr>
                <w:rFonts w:ascii="Arial" w:hAnsi="Arial" w:cs="Arial"/>
                <w:b/>
                <w:bCs/>
                <w:color w:val="000000"/>
                <w:sz w:val="20"/>
                <w:szCs w:val="20"/>
              </w:rPr>
              <w:t>Total</w:t>
            </w:r>
          </w:p>
        </w:tc>
      </w:tr>
      <w:tr w:rsidR="0062173D" w14:paraId="489A69A8" w14:textId="77777777" w:rsidTr="0062173D">
        <w:trPr>
          <w:trHeight w:val="295"/>
        </w:trPr>
        <w:tc>
          <w:tcPr>
            <w:tcW w:w="965" w:type="dxa"/>
            <w:tcBorders>
              <w:top w:val="nil"/>
              <w:left w:val="single" w:sz="4" w:space="0" w:color="auto"/>
              <w:bottom w:val="nil"/>
              <w:right w:val="nil"/>
            </w:tcBorders>
            <w:shd w:val="clear" w:color="auto" w:fill="auto"/>
            <w:noWrap/>
            <w:vAlign w:val="center"/>
            <w:hideMark/>
          </w:tcPr>
          <w:p w14:paraId="32596E1F" w14:textId="77777777" w:rsidR="0062173D" w:rsidRDefault="0062173D">
            <w:pPr>
              <w:jc w:val="center"/>
              <w:rPr>
                <w:rFonts w:ascii="Arial" w:hAnsi="Arial" w:cs="Arial"/>
                <w:color w:val="000000"/>
                <w:sz w:val="20"/>
                <w:szCs w:val="20"/>
              </w:rPr>
            </w:pPr>
            <w:r>
              <w:rPr>
                <w:rFonts w:ascii="Arial" w:hAnsi="Arial" w:cs="Arial"/>
                <w:color w:val="000000"/>
                <w:sz w:val="20"/>
                <w:szCs w:val="20"/>
              </w:rPr>
              <w:t>1</w:t>
            </w:r>
          </w:p>
        </w:tc>
        <w:tc>
          <w:tcPr>
            <w:tcW w:w="965" w:type="dxa"/>
            <w:tcBorders>
              <w:top w:val="nil"/>
              <w:left w:val="single" w:sz="4" w:space="0" w:color="auto"/>
              <w:bottom w:val="nil"/>
              <w:right w:val="single" w:sz="4" w:space="0" w:color="auto"/>
            </w:tcBorders>
            <w:shd w:val="clear" w:color="auto" w:fill="auto"/>
            <w:noWrap/>
            <w:vAlign w:val="center"/>
            <w:hideMark/>
          </w:tcPr>
          <w:p w14:paraId="2BE27939" w14:textId="77777777" w:rsidR="0062173D" w:rsidRDefault="0062173D">
            <w:pPr>
              <w:jc w:val="center"/>
              <w:rPr>
                <w:rFonts w:ascii="Arial" w:hAnsi="Arial" w:cs="Arial"/>
                <w:color w:val="000000"/>
                <w:sz w:val="20"/>
                <w:szCs w:val="20"/>
              </w:rPr>
            </w:pPr>
            <w:r>
              <w:rPr>
                <w:rFonts w:ascii="Arial" w:hAnsi="Arial" w:cs="Arial"/>
                <w:color w:val="000000"/>
                <w:sz w:val="20"/>
                <w:szCs w:val="20"/>
              </w:rPr>
              <w:t>1101</w:t>
            </w:r>
          </w:p>
        </w:tc>
        <w:tc>
          <w:tcPr>
            <w:tcW w:w="965" w:type="dxa"/>
            <w:tcBorders>
              <w:top w:val="nil"/>
              <w:left w:val="nil"/>
              <w:bottom w:val="nil"/>
              <w:right w:val="nil"/>
            </w:tcBorders>
            <w:shd w:val="clear" w:color="auto" w:fill="auto"/>
            <w:noWrap/>
            <w:vAlign w:val="center"/>
            <w:hideMark/>
          </w:tcPr>
          <w:p w14:paraId="2A515102" w14:textId="77777777" w:rsidR="0062173D" w:rsidRDefault="0062173D">
            <w:pPr>
              <w:jc w:val="center"/>
              <w:rPr>
                <w:rFonts w:ascii="Arial" w:hAnsi="Arial" w:cs="Arial"/>
                <w:color w:val="000000"/>
                <w:sz w:val="20"/>
                <w:szCs w:val="20"/>
              </w:rPr>
            </w:pPr>
            <w:r>
              <w:rPr>
                <w:rFonts w:ascii="Arial" w:hAnsi="Arial" w:cs="Arial"/>
                <w:color w:val="000000"/>
                <w:sz w:val="20"/>
                <w:szCs w:val="20"/>
              </w:rPr>
              <w:t>6485</w:t>
            </w:r>
          </w:p>
        </w:tc>
        <w:tc>
          <w:tcPr>
            <w:tcW w:w="965" w:type="dxa"/>
            <w:tcBorders>
              <w:top w:val="nil"/>
              <w:left w:val="nil"/>
              <w:bottom w:val="nil"/>
              <w:right w:val="nil"/>
            </w:tcBorders>
            <w:shd w:val="clear" w:color="auto" w:fill="auto"/>
            <w:noWrap/>
            <w:vAlign w:val="center"/>
            <w:hideMark/>
          </w:tcPr>
          <w:p w14:paraId="0C9D7047" w14:textId="77777777" w:rsidR="0062173D" w:rsidRDefault="0062173D">
            <w:pPr>
              <w:jc w:val="center"/>
              <w:rPr>
                <w:rFonts w:ascii="Arial" w:hAnsi="Arial" w:cs="Arial"/>
                <w:color w:val="000000"/>
                <w:sz w:val="20"/>
                <w:szCs w:val="20"/>
              </w:rPr>
            </w:pPr>
            <w:r>
              <w:rPr>
                <w:rFonts w:ascii="Arial" w:hAnsi="Arial" w:cs="Arial"/>
                <w:color w:val="000000"/>
                <w:sz w:val="20"/>
                <w:szCs w:val="20"/>
              </w:rPr>
              <w:t>2179</w:t>
            </w:r>
          </w:p>
        </w:tc>
        <w:tc>
          <w:tcPr>
            <w:tcW w:w="965" w:type="dxa"/>
            <w:tcBorders>
              <w:top w:val="nil"/>
              <w:left w:val="nil"/>
              <w:bottom w:val="nil"/>
              <w:right w:val="nil"/>
            </w:tcBorders>
            <w:shd w:val="clear" w:color="auto" w:fill="auto"/>
            <w:noWrap/>
            <w:vAlign w:val="center"/>
            <w:hideMark/>
          </w:tcPr>
          <w:p w14:paraId="0EE91043" w14:textId="77777777" w:rsidR="0062173D" w:rsidRDefault="0062173D">
            <w:pPr>
              <w:jc w:val="center"/>
              <w:rPr>
                <w:rFonts w:ascii="Arial" w:hAnsi="Arial" w:cs="Arial"/>
                <w:color w:val="000000"/>
                <w:sz w:val="20"/>
                <w:szCs w:val="20"/>
              </w:rPr>
            </w:pPr>
            <w:r>
              <w:rPr>
                <w:rFonts w:ascii="Arial" w:hAnsi="Arial" w:cs="Arial"/>
                <w:color w:val="000000"/>
                <w:sz w:val="20"/>
                <w:szCs w:val="20"/>
              </w:rPr>
              <w:t>4404</w:t>
            </w:r>
          </w:p>
        </w:tc>
        <w:tc>
          <w:tcPr>
            <w:tcW w:w="965" w:type="dxa"/>
            <w:tcBorders>
              <w:top w:val="nil"/>
              <w:left w:val="nil"/>
              <w:bottom w:val="nil"/>
              <w:right w:val="single" w:sz="4" w:space="0" w:color="auto"/>
            </w:tcBorders>
            <w:shd w:val="clear" w:color="auto" w:fill="auto"/>
            <w:noWrap/>
            <w:vAlign w:val="center"/>
            <w:hideMark/>
          </w:tcPr>
          <w:p w14:paraId="1E21A439" w14:textId="77777777" w:rsidR="0062173D" w:rsidRDefault="0062173D">
            <w:pPr>
              <w:jc w:val="center"/>
              <w:rPr>
                <w:rFonts w:ascii="Arial" w:hAnsi="Arial" w:cs="Arial"/>
                <w:color w:val="000000"/>
                <w:sz w:val="20"/>
                <w:szCs w:val="20"/>
              </w:rPr>
            </w:pPr>
            <w:r>
              <w:rPr>
                <w:rFonts w:ascii="Arial" w:hAnsi="Arial" w:cs="Arial"/>
                <w:color w:val="000000"/>
                <w:sz w:val="20"/>
                <w:szCs w:val="20"/>
              </w:rPr>
              <w:t>4416</w:t>
            </w:r>
          </w:p>
        </w:tc>
        <w:tc>
          <w:tcPr>
            <w:tcW w:w="965" w:type="dxa"/>
            <w:tcBorders>
              <w:top w:val="nil"/>
              <w:left w:val="nil"/>
              <w:bottom w:val="nil"/>
              <w:right w:val="nil"/>
            </w:tcBorders>
            <w:shd w:val="clear" w:color="auto" w:fill="auto"/>
            <w:noWrap/>
            <w:vAlign w:val="center"/>
            <w:hideMark/>
          </w:tcPr>
          <w:p w14:paraId="0BA5D5EF" w14:textId="77777777" w:rsidR="0062173D" w:rsidRDefault="0062173D">
            <w:pPr>
              <w:jc w:val="center"/>
              <w:rPr>
                <w:rFonts w:ascii="Arial" w:hAnsi="Arial" w:cs="Arial"/>
                <w:color w:val="000000"/>
                <w:sz w:val="20"/>
                <w:szCs w:val="20"/>
              </w:rPr>
            </w:pPr>
            <w:r>
              <w:rPr>
                <w:rFonts w:ascii="Arial" w:hAnsi="Arial" w:cs="Arial"/>
                <w:color w:val="000000"/>
                <w:sz w:val="20"/>
                <w:szCs w:val="20"/>
              </w:rPr>
              <w:t>4320</w:t>
            </w:r>
          </w:p>
        </w:tc>
        <w:tc>
          <w:tcPr>
            <w:tcW w:w="965" w:type="dxa"/>
            <w:tcBorders>
              <w:top w:val="nil"/>
              <w:left w:val="nil"/>
              <w:bottom w:val="nil"/>
              <w:right w:val="nil"/>
            </w:tcBorders>
            <w:shd w:val="clear" w:color="auto" w:fill="auto"/>
            <w:noWrap/>
            <w:vAlign w:val="center"/>
            <w:hideMark/>
          </w:tcPr>
          <w:p w14:paraId="740CE047" w14:textId="77777777" w:rsidR="0062173D" w:rsidRDefault="0062173D">
            <w:pPr>
              <w:jc w:val="center"/>
              <w:rPr>
                <w:rFonts w:ascii="Arial" w:hAnsi="Arial" w:cs="Arial"/>
                <w:color w:val="000000"/>
                <w:sz w:val="20"/>
                <w:szCs w:val="20"/>
              </w:rPr>
            </w:pPr>
            <w:r>
              <w:rPr>
                <w:rFonts w:ascii="Arial" w:hAnsi="Arial" w:cs="Arial"/>
                <w:color w:val="000000"/>
                <w:sz w:val="20"/>
                <w:szCs w:val="20"/>
              </w:rPr>
              <w:t>4368</w:t>
            </w:r>
          </w:p>
        </w:tc>
        <w:tc>
          <w:tcPr>
            <w:tcW w:w="965" w:type="dxa"/>
            <w:tcBorders>
              <w:top w:val="nil"/>
              <w:left w:val="nil"/>
              <w:bottom w:val="nil"/>
              <w:right w:val="nil"/>
            </w:tcBorders>
            <w:shd w:val="clear" w:color="auto" w:fill="auto"/>
            <w:noWrap/>
            <w:vAlign w:val="center"/>
            <w:hideMark/>
          </w:tcPr>
          <w:p w14:paraId="2D04F550" w14:textId="77777777" w:rsidR="0062173D" w:rsidRDefault="0062173D">
            <w:pPr>
              <w:jc w:val="center"/>
              <w:rPr>
                <w:rFonts w:ascii="Arial" w:hAnsi="Arial" w:cs="Arial"/>
                <w:color w:val="000000"/>
                <w:sz w:val="20"/>
                <w:szCs w:val="20"/>
              </w:rPr>
            </w:pPr>
            <w:r>
              <w:rPr>
                <w:rFonts w:ascii="Arial" w:hAnsi="Arial" w:cs="Arial"/>
                <w:color w:val="000000"/>
                <w:sz w:val="20"/>
                <w:szCs w:val="20"/>
              </w:rPr>
              <w:t>3637</w:t>
            </w:r>
          </w:p>
        </w:tc>
        <w:tc>
          <w:tcPr>
            <w:tcW w:w="965" w:type="dxa"/>
            <w:tcBorders>
              <w:top w:val="nil"/>
              <w:left w:val="nil"/>
              <w:bottom w:val="nil"/>
              <w:right w:val="single" w:sz="4" w:space="0" w:color="auto"/>
            </w:tcBorders>
            <w:shd w:val="clear" w:color="auto" w:fill="auto"/>
            <w:noWrap/>
            <w:vAlign w:val="center"/>
            <w:hideMark/>
          </w:tcPr>
          <w:p w14:paraId="3243B8BC" w14:textId="77777777" w:rsidR="0062173D" w:rsidRDefault="0062173D">
            <w:pPr>
              <w:jc w:val="center"/>
              <w:rPr>
                <w:rFonts w:ascii="Arial" w:hAnsi="Arial" w:cs="Arial"/>
                <w:color w:val="000000"/>
                <w:sz w:val="20"/>
                <w:szCs w:val="20"/>
              </w:rPr>
            </w:pPr>
            <w:r>
              <w:rPr>
                <w:rFonts w:ascii="Arial" w:hAnsi="Arial" w:cs="Arial"/>
                <w:color w:val="000000"/>
                <w:sz w:val="20"/>
                <w:szCs w:val="20"/>
              </w:rPr>
              <w:t>3421</w:t>
            </w:r>
          </w:p>
        </w:tc>
        <w:tc>
          <w:tcPr>
            <w:tcW w:w="965" w:type="dxa"/>
            <w:tcBorders>
              <w:top w:val="nil"/>
              <w:left w:val="nil"/>
              <w:bottom w:val="nil"/>
              <w:right w:val="nil"/>
            </w:tcBorders>
            <w:shd w:val="clear" w:color="auto" w:fill="auto"/>
            <w:noWrap/>
            <w:vAlign w:val="center"/>
            <w:hideMark/>
          </w:tcPr>
          <w:p w14:paraId="6B12C063" w14:textId="77777777" w:rsidR="0062173D" w:rsidRDefault="0062173D">
            <w:pPr>
              <w:jc w:val="center"/>
              <w:rPr>
                <w:rFonts w:ascii="Arial" w:hAnsi="Arial" w:cs="Arial"/>
                <w:color w:val="000000"/>
                <w:sz w:val="20"/>
                <w:szCs w:val="20"/>
              </w:rPr>
            </w:pPr>
            <w:r>
              <w:rPr>
                <w:rFonts w:ascii="Arial" w:hAnsi="Arial" w:cs="Arial"/>
                <w:color w:val="000000"/>
                <w:sz w:val="20"/>
                <w:szCs w:val="20"/>
              </w:rPr>
              <w:t>2353</w:t>
            </w:r>
          </w:p>
        </w:tc>
        <w:tc>
          <w:tcPr>
            <w:tcW w:w="965" w:type="dxa"/>
            <w:tcBorders>
              <w:top w:val="nil"/>
              <w:left w:val="nil"/>
              <w:bottom w:val="nil"/>
              <w:right w:val="single" w:sz="4" w:space="0" w:color="auto"/>
            </w:tcBorders>
            <w:shd w:val="clear" w:color="auto" w:fill="auto"/>
            <w:noWrap/>
            <w:vAlign w:val="center"/>
            <w:hideMark/>
          </w:tcPr>
          <w:p w14:paraId="496B89BB" w14:textId="77777777" w:rsidR="0062173D" w:rsidRDefault="0062173D">
            <w:pPr>
              <w:jc w:val="center"/>
              <w:rPr>
                <w:rFonts w:ascii="Arial" w:hAnsi="Arial" w:cs="Arial"/>
                <w:color w:val="000000"/>
                <w:sz w:val="20"/>
                <w:szCs w:val="20"/>
              </w:rPr>
            </w:pPr>
            <w:r>
              <w:rPr>
                <w:rFonts w:ascii="Arial" w:hAnsi="Arial" w:cs="Arial"/>
                <w:color w:val="000000"/>
                <w:sz w:val="20"/>
                <w:szCs w:val="20"/>
              </w:rPr>
              <w:t>2390</w:t>
            </w:r>
          </w:p>
        </w:tc>
        <w:tc>
          <w:tcPr>
            <w:tcW w:w="965" w:type="dxa"/>
            <w:tcBorders>
              <w:top w:val="nil"/>
              <w:left w:val="nil"/>
              <w:bottom w:val="nil"/>
              <w:right w:val="single" w:sz="4" w:space="0" w:color="auto"/>
            </w:tcBorders>
            <w:shd w:val="clear" w:color="auto" w:fill="auto"/>
            <w:noWrap/>
            <w:vAlign w:val="center"/>
            <w:hideMark/>
          </w:tcPr>
          <w:p w14:paraId="3D8F96D6" w14:textId="77777777" w:rsidR="0062173D" w:rsidRDefault="0062173D">
            <w:pPr>
              <w:jc w:val="center"/>
              <w:rPr>
                <w:rFonts w:ascii="Arial" w:hAnsi="Arial" w:cs="Arial"/>
                <w:color w:val="000000"/>
                <w:sz w:val="20"/>
                <w:szCs w:val="20"/>
              </w:rPr>
            </w:pPr>
            <w:r>
              <w:rPr>
                <w:rFonts w:ascii="Arial" w:hAnsi="Arial" w:cs="Arial"/>
                <w:color w:val="000000"/>
                <w:sz w:val="20"/>
                <w:szCs w:val="20"/>
              </w:rPr>
              <w:t>39074</w:t>
            </w:r>
          </w:p>
        </w:tc>
      </w:tr>
      <w:tr w:rsidR="0062173D" w14:paraId="6044A79C" w14:textId="77777777" w:rsidTr="0062173D">
        <w:trPr>
          <w:trHeight w:val="295"/>
        </w:trPr>
        <w:tc>
          <w:tcPr>
            <w:tcW w:w="965" w:type="dxa"/>
            <w:tcBorders>
              <w:top w:val="nil"/>
              <w:left w:val="single" w:sz="4" w:space="0" w:color="auto"/>
              <w:bottom w:val="nil"/>
              <w:right w:val="nil"/>
            </w:tcBorders>
            <w:shd w:val="clear" w:color="auto" w:fill="auto"/>
            <w:noWrap/>
            <w:vAlign w:val="center"/>
            <w:hideMark/>
          </w:tcPr>
          <w:p w14:paraId="66D42AAB" w14:textId="77777777" w:rsidR="0062173D" w:rsidRDefault="0062173D">
            <w:pPr>
              <w:jc w:val="center"/>
              <w:rPr>
                <w:rFonts w:ascii="Arial" w:hAnsi="Arial" w:cs="Arial"/>
                <w:color w:val="000000"/>
                <w:sz w:val="20"/>
                <w:szCs w:val="20"/>
              </w:rPr>
            </w:pPr>
            <w:r>
              <w:rPr>
                <w:rFonts w:ascii="Arial" w:hAnsi="Arial" w:cs="Arial"/>
                <w:color w:val="000000"/>
                <w:sz w:val="20"/>
                <w:szCs w:val="20"/>
              </w:rPr>
              <w:t>2</w:t>
            </w:r>
          </w:p>
        </w:tc>
        <w:tc>
          <w:tcPr>
            <w:tcW w:w="965" w:type="dxa"/>
            <w:tcBorders>
              <w:top w:val="nil"/>
              <w:left w:val="single" w:sz="4" w:space="0" w:color="auto"/>
              <w:bottom w:val="nil"/>
              <w:right w:val="single" w:sz="4" w:space="0" w:color="auto"/>
            </w:tcBorders>
            <w:shd w:val="clear" w:color="auto" w:fill="auto"/>
            <w:noWrap/>
            <w:vAlign w:val="center"/>
            <w:hideMark/>
          </w:tcPr>
          <w:p w14:paraId="7475DDC0" w14:textId="77777777" w:rsidR="0062173D" w:rsidRDefault="0062173D">
            <w:pPr>
              <w:jc w:val="center"/>
              <w:rPr>
                <w:rFonts w:ascii="Arial" w:hAnsi="Arial" w:cs="Arial"/>
                <w:color w:val="000000"/>
                <w:sz w:val="20"/>
                <w:szCs w:val="20"/>
              </w:rPr>
            </w:pPr>
            <w:r>
              <w:rPr>
                <w:rFonts w:ascii="Arial" w:hAnsi="Arial" w:cs="Arial"/>
                <w:color w:val="000000"/>
                <w:sz w:val="20"/>
                <w:szCs w:val="20"/>
              </w:rPr>
              <w:t>0</w:t>
            </w:r>
          </w:p>
        </w:tc>
        <w:tc>
          <w:tcPr>
            <w:tcW w:w="965" w:type="dxa"/>
            <w:tcBorders>
              <w:top w:val="nil"/>
              <w:left w:val="nil"/>
              <w:bottom w:val="nil"/>
              <w:right w:val="nil"/>
            </w:tcBorders>
            <w:shd w:val="clear" w:color="auto" w:fill="auto"/>
            <w:noWrap/>
            <w:vAlign w:val="center"/>
            <w:hideMark/>
          </w:tcPr>
          <w:p w14:paraId="68C903B6" w14:textId="77777777" w:rsidR="0062173D" w:rsidRDefault="0062173D">
            <w:pPr>
              <w:jc w:val="center"/>
              <w:rPr>
                <w:rFonts w:ascii="Arial" w:hAnsi="Arial" w:cs="Arial"/>
                <w:color w:val="000000"/>
                <w:sz w:val="20"/>
                <w:szCs w:val="20"/>
              </w:rPr>
            </w:pPr>
            <w:r>
              <w:rPr>
                <w:rFonts w:ascii="Arial" w:hAnsi="Arial" w:cs="Arial"/>
                <w:color w:val="000000"/>
                <w:sz w:val="20"/>
                <w:szCs w:val="20"/>
              </w:rPr>
              <w:t>171</w:t>
            </w:r>
          </w:p>
        </w:tc>
        <w:tc>
          <w:tcPr>
            <w:tcW w:w="965" w:type="dxa"/>
            <w:tcBorders>
              <w:top w:val="nil"/>
              <w:left w:val="nil"/>
              <w:bottom w:val="nil"/>
              <w:right w:val="nil"/>
            </w:tcBorders>
            <w:shd w:val="clear" w:color="auto" w:fill="auto"/>
            <w:noWrap/>
            <w:vAlign w:val="center"/>
            <w:hideMark/>
          </w:tcPr>
          <w:p w14:paraId="02A04BCA" w14:textId="77777777" w:rsidR="0062173D" w:rsidRDefault="0062173D">
            <w:pPr>
              <w:jc w:val="center"/>
              <w:rPr>
                <w:rFonts w:ascii="Arial" w:hAnsi="Arial" w:cs="Arial"/>
                <w:color w:val="000000"/>
                <w:sz w:val="20"/>
                <w:szCs w:val="20"/>
              </w:rPr>
            </w:pPr>
            <w:r>
              <w:rPr>
                <w:rFonts w:ascii="Arial" w:hAnsi="Arial" w:cs="Arial"/>
                <w:color w:val="000000"/>
                <w:sz w:val="20"/>
                <w:szCs w:val="20"/>
              </w:rPr>
              <w:t>3859</w:t>
            </w:r>
          </w:p>
        </w:tc>
        <w:tc>
          <w:tcPr>
            <w:tcW w:w="965" w:type="dxa"/>
            <w:tcBorders>
              <w:top w:val="nil"/>
              <w:left w:val="nil"/>
              <w:bottom w:val="nil"/>
              <w:right w:val="nil"/>
            </w:tcBorders>
            <w:shd w:val="clear" w:color="auto" w:fill="auto"/>
            <w:noWrap/>
            <w:vAlign w:val="center"/>
            <w:hideMark/>
          </w:tcPr>
          <w:p w14:paraId="5A8842B9" w14:textId="77777777" w:rsidR="0062173D" w:rsidRDefault="0062173D">
            <w:pPr>
              <w:jc w:val="center"/>
              <w:rPr>
                <w:rFonts w:ascii="Arial" w:hAnsi="Arial" w:cs="Arial"/>
                <w:color w:val="000000"/>
                <w:sz w:val="20"/>
                <w:szCs w:val="20"/>
              </w:rPr>
            </w:pPr>
            <w:r>
              <w:rPr>
                <w:rFonts w:ascii="Arial" w:hAnsi="Arial" w:cs="Arial"/>
                <w:color w:val="000000"/>
                <w:sz w:val="20"/>
                <w:szCs w:val="20"/>
              </w:rPr>
              <w:t>5997</w:t>
            </w:r>
          </w:p>
        </w:tc>
        <w:tc>
          <w:tcPr>
            <w:tcW w:w="965" w:type="dxa"/>
            <w:tcBorders>
              <w:top w:val="nil"/>
              <w:left w:val="nil"/>
              <w:bottom w:val="nil"/>
              <w:right w:val="single" w:sz="4" w:space="0" w:color="auto"/>
            </w:tcBorders>
            <w:shd w:val="clear" w:color="auto" w:fill="auto"/>
            <w:noWrap/>
            <w:vAlign w:val="center"/>
            <w:hideMark/>
          </w:tcPr>
          <w:p w14:paraId="387491D8" w14:textId="77777777" w:rsidR="0062173D" w:rsidRDefault="0062173D">
            <w:pPr>
              <w:jc w:val="center"/>
              <w:rPr>
                <w:rFonts w:ascii="Arial" w:hAnsi="Arial" w:cs="Arial"/>
                <w:color w:val="000000"/>
                <w:sz w:val="20"/>
                <w:szCs w:val="20"/>
              </w:rPr>
            </w:pPr>
            <w:r>
              <w:rPr>
                <w:rFonts w:ascii="Arial" w:hAnsi="Arial" w:cs="Arial"/>
                <w:color w:val="000000"/>
                <w:sz w:val="20"/>
                <w:szCs w:val="20"/>
              </w:rPr>
              <w:t>6623</w:t>
            </w:r>
          </w:p>
        </w:tc>
        <w:tc>
          <w:tcPr>
            <w:tcW w:w="965" w:type="dxa"/>
            <w:tcBorders>
              <w:top w:val="nil"/>
              <w:left w:val="nil"/>
              <w:bottom w:val="nil"/>
              <w:right w:val="nil"/>
            </w:tcBorders>
            <w:shd w:val="clear" w:color="auto" w:fill="auto"/>
            <w:noWrap/>
            <w:vAlign w:val="center"/>
            <w:hideMark/>
          </w:tcPr>
          <w:p w14:paraId="6B0BE5C1" w14:textId="77777777" w:rsidR="0062173D" w:rsidRDefault="0062173D">
            <w:pPr>
              <w:jc w:val="center"/>
              <w:rPr>
                <w:rFonts w:ascii="Arial" w:hAnsi="Arial" w:cs="Arial"/>
                <w:color w:val="000000"/>
                <w:sz w:val="20"/>
                <w:szCs w:val="20"/>
              </w:rPr>
            </w:pPr>
            <w:r>
              <w:rPr>
                <w:rFonts w:ascii="Arial" w:hAnsi="Arial" w:cs="Arial"/>
                <w:color w:val="000000"/>
                <w:sz w:val="20"/>
                <w:szCs w:val="20"/>
              </w:rPr>
              <w:t>6480</w:t>
            </w:r>
          </w:p>
        </w:tc>
        <w:tc>
          <w:tcPr>
            <w:tcW w:w="965" w:type="dxa"/>
            <w:tcBorders>
              <w:top w:val="nil"/>
              <w:left w:val="nil"/>
              <w:bottom w:val="nil"/>
              <w:right w:val="nil"/>
            </w:tcBorders>
            <w:shd w:val="clear" w:color="auto" w:fill="auto"/>
            <w:noWrap/>
            <w:vAlign w:val="center"/>
            <w:hideMark/>
          </w:tcPr>
          <w:p w14:paraId="427A1898" w14:textId="77777777" w:rsidR="0062173D" w:rsidRDefault="0062173D">
            <w:pPr>
              <w:jc w:val="center"/>
              <w:rPr>
                <w:rFonts w:ascii="Arial" w:hAnsi="Arial" w:cs="Arial"/>
                <w:color w:val="000000"/>
                <w:sz w:val="20"/>
                <w:szCs w:val="20"/>
              </w:rPr>
            </w:pPr>
            <w:r>
              <w:rPr>
                <w:rFonts w:ascii="Arial" w:hAnsi="Arial" w:cs="Arial"/>
                <w:color w:val="000000"/>
                <w:sz w:val="20"/>
                <w:szCs w:val="20"/>
              </w:rPr>
              <w:t>6552</w:t>
            </w:r>
          </w:p>
        </w:tc>
        <w:tc>
          <w:tcPr>
            <w:tcW w:w="965" w:type="dxa"/>
            <w:tcBorders>
              <w:top w:val="nil"/>
              <w:left w:val="nil"/>
              <w:bottom w:val="nil"/>
              <w:right w:val="nil"/>
            </w:tcBorders>
            <w:shd w:val="clear" w:color="auto" w:fill="auto"/>
            <w:noWrap/>
            <w:vAlign w:val="center"/>
            <w:hideMark/>
          </w:tcPr>
          <w:p w14:paraId="610E663E" w14:textId="77777777" w:rsidR="0062173D" w:rsidRDefault="0062173D">
            <w:pPr>
              <w:jc w:val="center"/>
              <w:rPr>
                <w:rFonts w:ascii="Arial" w:hAnsi="Arial" w:cs="Arial"/>
                <w:color w:val="000000"/>
                <w:sz w:val="20"/>
                <w:szCs w:val="20"/>
              </w:rPr>
            </w:pPr>
            <w:r>
              <w:rPr>
                <w:rFonts w:ascii="Arial" w:hAnsi="Arial" w:cs="Arial"/>
                <w:color w:val="000000"/>
                <w:sz w:val="20"/>
                <w:szCs w:val="20"/>
              </w:rPr>
              <w:t>5960</w:t>
            </w:r>
          </w:p>
        </w:tc>
        <w:tc>
          <w:tcPr>
            <w:tcW w:w="965" w:type="dxa"/>
            <w:tcBorders>
              <w:top w:val="nil"/>
              <w:left w:val="nil"/>
              <w:bottom w:val="nil"/>
              <w:right w:val="single" w:sz="4" w:space="0" w:color="auto"/>
            </w:tcBorders>
            <w:shd w:val="clear" w:color="auto" w:fill="auto"/>
            <w:noWrap/>
            <w:vAlign w:val="center"/>
            <w:hideMark/>
          </w:tcPr>
          <w:p w14:paraId="00754F5D" w14:textId="77777777" w:rsidR="0062173D" w:rsidRDefault="0062173D">
            <w:pPr>
              <w:jc w:val="center"/>
              <w:rPr>
                <w:rFonts w:ascii="Arial" w:hAnsi="Arial" w:cs="Arial"/>
                <w:color w:val="000000"/>
                <w:sz w:val="20"/>
                <w:szCs w:val="20"/>
              </w:rPr>
            </w:pPr>
            <w:r>
              <w:rPr>
                <w:rFonts w:ascii="Arial" w:hAnsi="Arial" w:cs="Arial"/>
                <w:color w:val="000000"/>
                <w:sz w:val="20"/>
                <w:szCs w:val="20"/>
              </w:rPr>
              <w:t>2696</w:t>
            </w:r>
          </w:p>
        </w:tc>
        <w:tc>
          <w:tcPr>
            <w:tcW w:w="965" w:type="dxa"/>
            <w:tcBorders>
              <w:top w:val="nil"/>
              <w:left w:val="nil"/>
              <w:bottom w:val="nil"/>
              <w:right w:val="nil"/>
            </w:tcBorders>
            <w:shd w:val="clear" w:color="auto" w:fill="auto"/>
            <w:noWrap/>
            <w:vAlign w:val="center"/>
            <w:hideMark/>
          </w:tcPr>
          <w:p w14:paraId="2F725969" w14:textId="77777777" w:rsidR="0062173D" w:rsidRDefault="0062173D">
            <w:pPr>
              <w:jc w:val="center"/>
              <w:rPr>
                <w:rFonts w:ascii="Arial" w:hAnsi="Arial" w:cs="Arial"/>
                <w:color w:val="000000"/>
                <w:sz w:val="20"/>
                <w:szCs w:val="20"/>
              </w:rPr>
            </w:pPr>
            <w:r>
              <w:rPr>
                <w:rFonts w:ascii="Arial" w:hAnsi="Arial" w:cs="Arial"/>
                <w:color w:val="000000"/>
                <w:sz w:val="20"/>
                <w:szCs w:val="20"/>
              </w:rPr>
              <w:t>4708</w:t>
            </w:r>
          </w:p>
        </w:tc>
        <w:tc>
          <w:tcPr>
            <w:tcW w:w="965" w:type="dxa"/>
            <w:tcBorders>
              <w:top w:val="nil"/>
              <w:left w:val="nil"/>
              <w:bottom w:val="nil"/>
              <w:right w:val="single" w:sz="4" w:space="0" w:color="auto"/>
            </w:tcBorders>
            <w:shd w:val="clear" w:color="auto" w:fill="auto"/>
            <w:noWrap/>
            <w:vAlign w:val="center"/>
            <w:hideMark/>
          </w:tcPr>
          <w:p w14:paraId="50DCD495" w14:textId="77777777" w:rsidR="0062173D" w:rsidRDefault="0062173D">
            <w:pPr>
              <w:jc w:val="center"/>
              <w:rPr>
                <w:rFonts w:ascii="Arial" w:hAnsi="Arial" w:cs="Arial"/>
                <w:color w:val="000000"/>
                <w:sz w:val="20"/>
                <w:szCs w:val="20"/>
              </w:rPr>
            </w:pPr>
            <w:r>
              <w:rPr>
                <w:rFonts w:ascii="Arial" w:hAnsi="Arial" w:cs="Arial"/>
                <w:color w:val="000000"/>
                <w:sz w:val="20"/>
                <w:szCs w:val="20"/>
              </w:rPr>
              <w:t>4218</w:t>
            </w:r>
          </w:p>
        </w:tc>
        <w:tc>
          <w:tcPr>
            <w:tcW w:w="965" w:type="dxa"/>
            <w:tcBorders>
              <w:top w:val="nil"/>
              <w:left w:val="nil"/>
              <w:bottom w:val="nil"/>
              <w:right w:val="single" w:sz="4" w:space="0" w:color="auto"/>
            </w:tcBorders>
            <w:shd w:val="clear" w:color="auto" w:fill="auto"/>
            <w:noWrap/>
            <w:vAlign w:val="center"/>
            <w:hideMark/>
          </w:tcPr>
          <w:p w14:paraId="42D42964" w14:textId="77777777" w:rsidR="0062173D" w:rsidRDefault="0062173D">
            <w:pPr>
              <w:jc w:val="center"/>
              <w:rPr>
                <w:rFonts w:ascii="Arial" w:hAnsi="Arial" w:cs="Arial"/>
                <w:color w:val="000000"/>
                <w:sz w:val="20"/>
                <w:szCs w:val="20"/>
              </w:rPr>
            </w:pPr>
            <w:r>
              <w:rPr>
                <w:rFonts w:ascii="Arial" w:hAnsi="Arial" w:cs="Arial"/>
                <w:color w:val="000000"/>
                <w:sz w:val="20"/>
                <w:szCs w:val="20"/>
              </w:rPr>
              <w:t>47263</w:t>
            </w:r>
          </w:p>
        </w:tc>
      </w:tr>
      <w:tr w:rsidR="0062173D" w14:paraId="7ED07934" w14:textId="77777777" w:rsidTr="0062173D">
        <w:trPr>
          <w:trHeight w:val="295"/>
        </w:trPr>
        <w:tc>
          <w:tcPr>
            <w:tcW w:w="965" w:type="dxa"/>
            <w:tcBorders>
              <w:top w:val="nil"/>
              <w:left w:val="single" w:sz="4" w:space="0" w:color="auto"/>
              <w:bottom w:val="nil"/>
              <w:right w:val="nil"/>
            </w:tcBorders>
            <w:shd w:val="clear" w:color="auto" w:fill="auto"/>
            <w:noWrap/>
            <w:vAlign w:val="center"/>
            <w:hideMark/>
          </w:tcPr>
          <w:p w14:paraId="44DEF40C" w14:textId="77777777" w:rsidR="0062173D" w:rsidRDefault="0062173D">
            <w:pPr>
              <w:jc w:val="center"/>
              <w:rPr>
                <w:rFonts w:ascii="Arial" w:hAnsi="Arial" w:cs="Arial"/>
                <w:color w:val="000000"/>
                <w:sz w:val="20"/>
                <w:szCs w:val="20"/>
              </w:rPr>
            </w:pPr>
            <w:r>
              <w:rPr>
                <w:rFonts w:ascii="Arial" w:hAnsi="Arial" w:cs="Arial"/>
                <w:color w:val="000000"/>
                <w:sz w:val="20"/>
                <w:szCs w:val="20"/>
              </w:rPr>
              <w:t>3</w:t>
            </w:r>
          </w:p>
        </w:tc>
        <w:tc>
          <w:tcPr>
            <w:tcW w:w="965" w:type="dxa"/>
            <w:tcBorders>
              <w:top w:val="nil"/>
              <w:left w:val="single" w:sz="4" w:space="0" w:color="auto"/>
              <w:bottom w:val="nil"/>
              <w:right w:val="single" w:sz="4" w:space="0" w:color="auto"/>
            </w:tcBorders>
            <w:shd w:val="clear" w:color="auto" w:fill="auto"/>
            <w:noWrap/>
            <w:vAlign w:val="center"/>
            <w:hideMark/>
          </w:tcPr>
          <w:p w14:paraId="38454B2C" w14:textId="77777777" w:rsidR="0062173D" w:rsidRDefault="0062173D">
            <w:pPr>
              <w:jc w:val="center"/>
              <w:rPr>
                <w:rFonts w:ascii="Arial" w:hAnsi="Arial" w:cs="Arial"/>
                <w:color w:val="000000"/>
                <w:sz w:val="20"/>
                <w:szCs w:val="20"/>
              </w:rPr>
            </w:pPr>
            <w:r>
              <w:rPr>
                <w:rFonts w:ascii="Arial" w:hAnsi="Arial" w:cs="Arial"/>
                <w:color w:val="000000"/>
                <w:sz w:val="20"/>
                <w:szCs w:val="20"/>
              </w:rPr>
              <w:t>499</w:t>
            </w:r>
          </w:p>
        </w:tc>
        <w:tc>
          <w:tcPr>
            <w:tcW w:w="965" w:type="dxa"/>
            <w:tcBorders>
              <w:top w:val="nil"/>
              <w:left w:val="nil"/>
              <w:bottom w:val="nil"/>
              <w:right w:val="nil"/>
            </w:tcBorders>
            <w:shd w:val="clear" w:color="auto" w:fill="auto"/>
            <w:noWrap/>
            <w:vAlign w:val="center"/>
            <w:hideMark/>
          </w:tcPr>
          <w:p w14:paraId="5561B684" w14:textId="77777777" w:rsidR="0062173D" w:rsidRDefault="0062173D">
            <w:pPr>
              <w:jc w:val="center"/>
              <w:rPr>
                <w:rFonts w:ascii="Arial" w:hAnsi="Arial" w:cs="Arial"/>
                <w:color w:val="000000"/>
                <w:sz w:val="20"/>
                <w:szCs w:val="20"/>
              </w:rPr>
            </w:pPr>
            <w:r>
              <w:rPr>
                <w:rFonts w:ascii="Arial" w:hAnsi="Arial" w:cs="Arial"/>
                <w:color w:val="000000"/>
                <w:sz w:val="20"/>
                <w:szCs w:val="20"/>
              </w:rPr>
              <w:t>2883</w:t>
            </w:r>
          </w:p>
        </w:tc>
        <w:tc>
          <w:tcPr>
            <w:tcW w:w="965" w:type="dxa"/>
            <w:tcBorders>
              <w:top w:val="nil"/>
              <w:left w:val="nil"/>
              <w:bottom w:val="nil"/>
              <w:right w:val="nil"/>
            </w:tcBorders>
            <w:shd w:val="clear" w:color="auto" w:fill="auto"/>
            <w:noWrap/>
            <w:vAlign w:val="center"/>
            <w:hideMark/>
          </w:tcPr>
          <w:p w14:paraId="20A3D67F" w14:textId="77777777" w:rsidR="0062173D" w:rsidRDefault="0062173D">
            <w:pPr>
              <w:jc w:val="center"/>
              <w:rPr>
                <w:rFonts w:ascii="Arial" w:hAnsi="Arial" w:cs="Arial"/>
                <w:color w:val="000000"/>
                <w:sz w:val="20"/>
                <w:szCs w:val="20"/>
              </w:rPr>
            </w:pPr>
            <w:r>
              <w:rPr>
                <w:rFonts w:ascii="Arial" w:hAnsi="Arial" w:cs="Arial"/>
                <w:color w:val="000000"/>
                <w:sz w:val="20"/>
                <w:szCs w:val="20"/>
              </w:rPr>
              <w:t>3195</w:t>
            </w:r>
          </w:p>
        </w:tc>
        <w:tc>
          <w:tcPr>
            <w:tcW w:w="965" w:type="dxa"/>
            <w:tcBorders>
              <w:top w:val="nil"/>
              <w:left w:val="nil"/>
              <w:bottom w:val="nil"/>
              <w:right w:val="nil"/>
            </w:tcBorders>
            <w:shd w:val="clear" w:color="auto" w:fill="auto"/>
            <w:noWrap/>
            <w:vAlign w:val="center"/>
            <w:hideMark/>
          </w:tcPr>
          <w:p w14:paraId="4868993B" w14:textId="77777777" w:rsidR="0062173D" w:rsidRDefault="0062173D">
            <w:pPr>
              <w:jc w:val="center"/>
              <w:rPr>
                <w:rFonts w:ascii="Arial" w:hAnsi="Arial" w:cs="Arial"/>
                <w:color w:val="000000"/>
                <w:sz w:val="20"/>
                <w:szCs w:val="20"/>
              </w:rPr>
            </w:pPr>
            <w:r>
              <w:rPr>
                <w:rFonts w:ascii="Arial" w:hAnsi="Arial" w:cs="Arial"/>
                <w:color w:val="000000"/>
                <w:sz w:val="20"/>
                <w:szCs w:val="20"/>
              </w:rPr>
              <w:t>2207</w:t>
            </w:r>
          </w:p>
        </w:tc>
        <w:tc>
          <w:tcPr>
            <w:tcW w:w="965" w:type="dxa"/>
            <w:tcBorders>
              <w:top w:val="nil"/>
              <w:left w:val="nil"/>
              <w:bottom w:val="nil"/>
              <w:right w:val="single" w:sz="4" w:space="0" w:color="auto"/>
            </w:tcBorders>
            <w:shd w:val="clear" w:color="auto" w:fill="auto"/>
            <w:noWrap/>
            <w:vAlign w:val="center"/>
            <w:hideMark/>
          </w:tcPr>
          <w:p w14:paraId="6FCB5721" w14:textId="77777777" w:rsidR="0062173D" w:rsidRDefault="0062173D">
            <w:pPr>
              <w:jc w:val="center"/>
              <w:rPr>
                <w:rFonts w:ascii="Arial" w:hAnsi="Arial" w:cs="Arial"/>
                <w:color w:val="000000"/>
                <w:sz w:val="20"/>
                <w:szCs w:val="20"/>
              </w:rPr>
            </w:pPr>
            <w:r>
              <w:rPr>
                <w:rFonts w:ascii="Arial" w:hAnsi="Arial" w:cs="Arial"/>
                <w:color w:val="000000"/>
                <w:sz w:val="20"/>
                <w:szCs w:val="20"/>
              </w:rPr>
              <w:t>4416</w:t>
            </w:r>
          </w:p>
        </w:tc>
        <w:tc>
          <w:tcPr>
            <w:tcW w:w="965" w:type="dxa"/>
            <w:tcBorders>
              <w:top w:val="nil"/>
              <w:left w:val="nil"/>
              <w:bottom w:val="nil"/>
              <w:right w:val="nil"/>
            </w:tcBorders>
            <w:shd w:val="clear" w:color="auto" w:fill="auto"/>
            <w:noWrap/>
            <w:vAlign w:val="center"/>
            <w:hideMark/>
          </w:tcPr>
          <w:p w14:paraId="66DA8000" w14:textId="77777777" w:rsidR="0062173D" w:rsidRDefault="0062173D">
            <w:pPr>
              <w:jc w:val="center"/>
              <w:rPr>
                <w:rFonts w:ascii="Arial" w:hAnsi="Arial" w:cs="Arial"/>
                <w:color w:val="000000"/>
                <w:sz w:val="20"/>
                <w:szCs w:val="20"/>
              </w:rPr>
            </w:pPr>
            <w:r>
              <w:rPr>
                <w:rFonts w:ascii="Arial" w:hAnsi="Arial" w:cs="Arial"/>
                <w:color w:val="000000"/>
                <w:sz w:val="20"/>
                <w:szCs w:val="20"/>
              </w:rPr>
              <w:t>4320</w:t>
            </w:r>
          </w:p>
        </w:tc>
        <w:tc>
          <w:tcPr>
            <w:tcW w:w="965" w:type="dxa"/>
            <w:tcBorders>
              <w:top w:val="nil"/>
              <w:left w:val="nil"/>
              <w:bottom w:val="nil"/>
              <w:right w:val="nil"/>
            </w:tcBorders>
            <w:shd w:val="clear" w:color="auto" w:fill="auto"/>
            <w:noWrap/>
            <w:vAlign w:val="center"/>
            <w:hideMark/>
          </w:tcPr>
          <w:p w14:paraId="676D794F" w14:textId="77777777" w:rsidR="0062173D" w:rsidRDefault="0062173D">
            <w:pPr>
              <w:jc w:val="center"/>
              <w:rPr>
                <w:rFonts w:ascii="Arial" w:hAnsi="Arial" w:cs="Arial"/>
                <w:color w:val="000000"/>
                <w:sz w:val="20"/>
                <w:szCs w:val="20"/>
              </w:rPr>
            </w:pPr>
            <w:r>
              <w:rPr>
                <w:rFonts w:ascii="Arial" w:hAnsi="Arial" w:cs="Arial"/>
                <w:color w:val="000000"/>
                <w:sz w:val="20"/>
                <w:szCs w:val="20"/>
              </w:rPr>
              <w:t>4368</w:t>
            </w:r>
          </w:p>
        </w:tc>
        <w:tc>
          <w:tcPr>
            <w:tcW w:w="965" w:type="dxa"/>
            <w:tcBorders>
              <w:top w:val="nil"/>
              <w:left w:val="nil"/>
              <w:bottom w:val="nil"/>
              <w:right w:val="nil"/>
            </w:tcBorders>
            <w:shd w:val="clear" w:color="auto" w:fill="auto"/>
            <w:noWrap/>
            <w:vAlign w:val="center"/>
            <w:hideMark/>
          </w:tcPr>
          <w:p w14:paraId="6DD3A875" w14:textId="77777777" w:rsidR="0062173D" w:rsidRDefault="0062173D">
            <w:pPr>
              <w:jc w:val="center"/>
              <w:rPr>
                <w:rFonts w:ascii="Arial" w:hAnsi="Arial" w:cs="Arial"/>
                <w:color w:val="000000"/>
                <w:sz w:val="20"/>
                <w:szCs w:val="20"/>
              </w:rPr>
            </w:pPr>
            <w:r>
              <w:rPr>
                <w:rFonts w:ascii="Arial" w:hAnsi="Arial" w:cs="Arial"/>
                <w:color w:val="000000"/>
                <w:sz w:val="20"/>
                <w:szCs w:val="20"/>
              </w:rPr>
              <w:t>5844</w:t>
            </w:r>
          </w:p>
        </w:tc>
        <w:tc>
          <w:tcPr>
            <w:tcW w:w="965" w:type="dxa"/>
            <w:tcBorders>
              <w:top w:val="nil"/>
              <w:left w:val="nil"/>
              <w:bottom w:val="nil"/>
              <w:right w:val="single" w:sz="4" w:space="0" w:color="auto"/>
            </w:tcBorders>
            <w:shd w:val="clear" w:color="auto" w:fill="auto"/>
            <w:noWrap/>
            <w:vAlign w:val="center"/>
            <w:hideMark/>
          </w:tcPr>
          <w:p w14:paraId="6BF28BC2" w14:textId="77777777" w:rsidR="0062173D" w:rsidRDefault="0062173D">
            <w:pPr>
              <w:jc w:val="center"/>
              <w:rPr>
                <w:rFonts w:ascii="Arial" w:hAnsi="Arial" w:cs="Arial"/>
                <w:color w:val="000000"/>
                <w:sz w:val="20"/>
                <w:szCs w:val="20"/>
              </w:rPr>
            </w:pPr>
            <w:r>
              <w:rPr>
                <w:rFonts w:ascii="Arial" w:hAnsi="Arial" w:cs="Arial"/>
                <w:color w:val="000000"/>
                <w:sz w:val="20"/>
                <w:szCs w:val="20"/>
              </w:rPr>
              <w:t>2602</w:t>
            </w:r>
          </w:p>
        </w:tc>
        <w:tc>
          <w:tcPr>
            <w:tcW w:w="965" w:type="dxa"/>
            <w:tcBorders>
              <w:top w:val="nil"/>
              <w:left w:val="nil"/>
              <w:bottom w:val="nil"/>
              <w:right w:val="nil"/>
            </w:tcBorders>
            <w:shd w:val="clear" w:color="auto" w:fill="auto"/>
            <w:noWrap/>
            <w:vAlign w:val="center"/>
            <w:hideMark/>
          </w:tcPr>
          <w:p w14:paraId="52E88A09" w14:textId="77777777" w:rsidR="0062173D" w:rsidRDefault="0062173D">
            <w:pPr>
              <w:jc w:val="center"/>
              <w:rPr>
                <w:rFonts w:ascii="Arial" w:hAnsi="Arial" w:cs="Arial"/>
                <w:color w:val="000000"/>
                <w:sz w:val="20"/>
                <w:szCs w:val="20"/>
              </w:rPr>
            </w:pPr>
            <w:r>
              <w:rPr>
                <w:rFonts w:ascii="Arial" w:hAnsi="Arial" w:cs="Arial"/>
                <w:color w:val="000000"/>
                <w:sz w:val="20"/>
                <w:szCs w:val="20"/>
              </w:rPr>
              <w:t>3984</w:t>
            </w:r>
          </w:p>
        </w:tc>
        <w:tc>
          <w:tcPr>
            <w:tcW w:w="965" w:type="dxa"/>
            <w:tcBorders>
              <w:top w:val="nil"/>
              <w:left w:val="nil"/>
              <w:bottom w:val="nil"/>
              <w:right w:val="single" w:sz="4" w:space="0" w:color="auto"/>
            </w:tcBorders>
            <w:shd w:val="clear" w:color="auto" w:fill="auto"/>
            <w:noWrap/>
            <w:vAlign w:val="center"/>
            <w:hideMark/>
          </w:tcPr>
          <w:p w14:paraId="3E045F26" w14:textId="77777777" w:rsidR="0062173D" w:rsidRDefault="0062173D">
            <w:pPr>
              <w:jc w:val="center"/>
              <w:rPr>
                <w:rFonts w:ascii="Arial" w:hAnsi="Arial" w:cs="Arial"/>
                <w:color w:val="000000"/>
                <w:sz w:val="20"/>
                <w:szCs w:val="20"/>
              </w:rPr>
            </w:pPr>
            <w:r>
              <w:rPr>
                <w:rFonts w:ascii="Arial" w:hAnsi="Arial" w:cs="Arial"/>
                <w:color w:val="000000"/>
                <w:sz w:val="20"/>
                <w:szCs w:val="20"/>
              </w:rPr>
              <w:t>4746</w:t>
            </w:r>
          </w:p>
        </w:tc>
        <w:tc>
          <w:tcPr>
            <w:tcW w:w="965" w:type="dxa"/>
            <w:tcBorders>
              <w:top w:val="nil"/>
              <w:left w:val="nil"/>
              <w:bottom w:val="nil"/>
              <w:right w:val="single" w:sz="4" w:space="0" w:color="auto"/>
            </w:tcBorders>
            <w:shd w:val="clear" w:color="auto" w:fill="auto"/>
            <w:noWrap/>
            <w:vAlign w:val="center"/>
            <w:hideMark/>
          </w:tcPr>
          <w:p w14:paraId="48C31384" w14:textId="77777777" w:rsidR="0062173D" w:rsidRDefault="0062173D">
            <w:pPr>
              <w:jc w:val="center"/>
              <w:rPr>
                <w:rFonts w:ascii="Arial" w:hAnsi="Arial" w:cs="Arial"/>
                <w:color w:val="000000"/>
                <w:sz w:val="20"/>
                <w:szCs w:val="20"/>
              </w:rPr>
            </w:pPr>
            <w:r>
              <w:rPr>
                <w:rFonts w:ascii="Arial" w:hAnsi="Arial" w:cs="Arial"/>
                <w:color w:val="000000"/>
                <w:sz w:val="20"/>
                <w:szCs w:val="20"/>
              </w:rPr>
              <w:t>39065</w:t>
            </w:r>
          </w:p>
        </w:tc>
      </w:tr>
      <w:tr w:rsidR="0062173D" w14:paraId="7F6A152D" w14:textId="77777777" w:rsidTr="0062173D">
        <w:trPr>
          <w:trHeight w:val="295"/>
        </w:trPr>
        <w:tc>
          <w:tcPr>
            <w:tcW w:w="965" w:type="dxa"/>
            <w:tcBorders>
              <w:top w:val="nil"/>
              <w:left w:val="single" w:sz="4" w:space="0" w:color="auto"/>
              <w:bottom w:val="nil"/>
              <w:right w:val="nil"/>
            </w:tcBorders>
            <w:shd w:val="clear" w:color="auto" w:fill="auto"/>
            <w:noWrap/>
            <w:vAlign w:val="center"/>
            <w:hideMark/>
          </w:tcPr>
          <w:p w14:paraId="1EC6C052" w14:textId="77777777" w:rsidR="0062173D" w:rsidRDefault="0062173D">
            <w:pPr>
              <w:jc w:val="center"/>
              <w:rPr>
                <w:rFonts w:ascii="Arial" w:hAnsi="Arial" w:cs="Arial"/>
                <w:color w:val="000000"/>
                <w:sz w:val="20"/>
                <w:szCs w:val="20"/>
              </w:rPr>
            </w:pPr>
            <w:r>
              <w:rPr>
                <w:rFonts w:ascii="Arial" w:hAnsi="Arial" w:cs="Arial"/>
                <w:color w:val="000000"/>
                <w:sz w:val="20"/>
                <w:szCs w:val="20"/>
              </w:rPr>
              <w:t>4</w:t>
            </w:r>
          </w:p>
        </w:tc>
        <w:tc>
          <w:tcPr>
            <w:tcW w:w="965" w:type="dxa"/>
            <w:tcBorders>
              <w:top w:val="nil"/>
              <w:left w:val="single" w:sz="4" w:space="0" w:color="auto"/>
              <w:bottom w:val="nil"/>
              <w:right w:val="single" w:sz="4" w:space="0" w:color="auto"/>
            </w:tcBorders>
            <w:shd w:val="clear" w:color="auto" w:fill="auto"/>
            <w:noWrap/>
            <w:vAlign w:val="center"/>
            <w:hideMark/>
          </w:tcPr>
          <w:p w14:paraId="49CCCA27" w14:textId="77777777" w:rsidR="0062173D" w:rsidRDefault="0062173D">
            <w:pPr>
              <w:jc w:val="center"/>
              <w:rPr>
                <w:rFonts w:ascii="Arial" w:hAnsi="Arial" w:cs="Arial"/>
                <w:color w:val="000000"/>
                <w:sz w:val="20"/>
                <w:szCs w:val="20"/>
              </w:rPr>
            </w:pPr>
            <w:r>
              <w:rPr>
                <w:rFonts w:ascii="Arial" w:hAnsi="Arial" w:cs="Arial"/>
                <w:color w:val="000000"/>
                <w:sz w:val="20"/>
                <w:szCs w:val="20"/>
              </w:rPr>
              <w:t>782</w:t>
            </w:r>
          </w:p>
        </w:tc>
        <w:tc>
          <w:tcPr>
            <w:tcW w:w="965" w:type="dxa"/>
            <w:tcBorders>
              <w:top w:val="nil"/>
              <w:left w:val="nil"/>
              <w:bottom w:val="nil"/>
              <w:right w:val="nil"/>
            </w:tcBorders>
            <w:shd w:val="clear" w:color="auto" w:fill="auto"/>
            <w:noWrap/>
            <w:vAlign w:val="center"/>
            <w:hideMark/>
          </w:tcPr>
          <w:p w14:paraId="50741521" w14:textId="77777777" w:rsidR="0062173D" w:rsidRDefault="0062173D">
            <w:pPr>
              <w:jc w:val="center"/>
              <w:rPr>
                <w:rFonts w:ascii="Arial" w:hAnsi="Arial" w:cs="Arial"/>
                <w:color w:val="000000"/>
                <w:sz w:val="20"/>
                <w:szCs w:val="20"/>
              </w:rPr>
            </w:pPr>
            <w:r>
              <w:rPr>
                <w:rFonts w:ascii="Arial" w:hAnsi="Arial" w:cs="Arial"/>
                <w:color w:val="000000"/>
                <w:sz w:val="20"/>
                <w:szCs w:val="20"/>
              </w:rPr>
              <w:t>3919</w:t>
            </w:r>
          </w:p>
        </w:tc>
        <w:tc>
          <w:tcPr>
            <w:tcW w:w="965" w:type="dxa"/>
            <w:tcBorders>
              <w:top w:val="nil"/>
              <w:left w:val="nil"/>
              <w:bottom w:val="nil"/>
              <w:right w:val="nil"/>
            </w:tcBorders>
            <w:shd w:val="clear" w:color="auto" w:fill="auto"/>
            <w:noWrap/>
            <w:vAlign w:val="center"/>
            <w:hideMark/>
          </w:tcPr>
          <w:p w14:paraId="105B8076" w14:textId="77777777" w:rsidR="0062173D" w:rsidRDefault="0062173D">
            <w:pPr>
              <w:jc w:val="center"/>
              <w:rPr>
                <w:rFonts w:ascii="Arial" w:hAnsi="Arial" w:cs="Arial"/>
                <w:color w:val="000000"/>
                <w:sz w:val="20"/>
                <w:szCs w:val="20"/>
              </w:rPr>
            </w:pPr>
            <w:r>
              <w:rPr>
                <w:rFonts w:ascii="Arial" w:hAnsi="Arial" w:cs="Arial"/>
                <w:color w:val="000000"/>
                <w:sz w:val="20"/>
                <w:szCs w:val="20"/>
              </w:rPr>
              <w:t>4357</w:t>
            </w:r>
          </w:p>
        </w:tc>
        <w:tc>
          <w:tcPr>
            <w:tcW w:w="965" w:type="dxa"/>
            <w:tcBorders>
              <w:top w:val="nil"/>
              <w:left w:val="nil"/>
              <w:bottom w:val="nil"/>
              <w:right w:val="nil"/>
            </w:tcBorders>
            <w:shd w:val="clear" w:color="auto" w:fill="auto"/>
            <w:noWrap/>
            <w:vAlign w:val="center"/>
            <w:hideMark/>
          </w:tcPr>
          <w:p w14:paraId="215BF0CE" w14:textId="77777777" w:rsidR="0062173D" w:rsidRDefault="0062173D">
            <w:pPr>
              <w:jc w:val="center"/>
              <w:rPr>
                <w:rFonts w:ascii="Arial" w:hAnsi="Arial" w:cs="Arial"/>
                <w:color w:val="000000"/>
                <w:sz w:val="20"/>
                <w:szCs w:val="20"/>
              </w:rPr>
            </w:pPr>
            <w:r>
              <w:rPr>
                <w:rFonts w:ascii="Arial" w:hAnsi="Arial" w:cs="Arial"/>
                <w:color w:val="000000"/>
                <w:sz w:val="20"/>
                <w:szCs w:val="20"/>
              </w:rPr>
              <w:t>4414</w:t>
            </w:r>
          </w:p>
        </w:tc>
        <w:tc>
          <w:tcPr>
            <w:tcW w:w="965" w:type="dxa"/>
            <w:tcBorders>
              <w:top w:val="nil"/>
              <w:left w:val="nil"/>
              <w:bottom w:val="nil"/>
              <w:right w:val="single" w:sz="4" w:space="0" w:color="auto"/>
            </w:tcBorders>
            <w:shd w:val="clear" w:color="auto" w:fill="auto"/>
            <w:noWrap/>
            <w:vAlign w:val="center"/>
            <w:hideMark/>
          </w:tcPr>
          <w:p w14:paraId="5F31E2AE" w14:textId="77777777" w:rsidR="0062173D" w:rsidRDefault="0062173D">
            <w:pPr>
              <w:jc w:val="center"/>
              <w:rPr>
                <w:rFonts w:ascii="Arial" w:hAnsi="Arial" w:cs="Arial"/>
                <w:color w:val="000000"/>
                <w:sz w:val="20"/>
                <w:szCs w:val="20"/>
              </w:rPr>
            </w:pPr>
            <w:r>
              <w:rPr>
                <w:rFonts w:ascii="Arial" w:hAnsi="Arial" w:cs="Arial"/>
                <w:color w:val="000000"/>
                <w:sz w:val="20"/>
                <w:szCs w:val="20"/>
              </w:rPr>
              <w:t>4395</w:t>
            </w:r>
          </w:p>
        </w:tc>
        <w:tc>
          <w:tcPr>
            <w:tcW w:w="965" w:type="dxa"/>
            <w:tcBorders>
              <w:top w:val="nil"/>
              <w:left w:val="nil"/>
              <w:bottom w:val="nil"/>
              <w:right w:val="nil"/>
            </w:tcBorders>
            <w:shd w:val="clear" w:color="auto" w:fill="auto"/>
            <w:noWrap/>
            <w:vAlign w:val="center"/>
            <w:hideMark/>
          </w:tcPr>
          <w:p w14:paraId="17D210DE" w14:textId="77777777" w:rsidR="0062173D" w:rsidRDefault="0062173D">
            <w:pPr>
              <w:jc w:val="center"/>
              <w:rPr>
                <w:rFonts w:ascii="Arial" w:hAnsi="Arial" w:cs="Arial"/>
                <w:color w:val="000000"/>
                <w:sz w:val="20"/>
                <w:szCs w:val="20"/>
              </w:rPr>
            </w:pPr>
            <w:r>
              <w:rPr>
                <w:rFonts w:ascii="Arial" w:hAnsi="Arial" w:cs="Arial"/>
                <w:color w:val="000000"/>
                <w:sz w:val="20"/>
                <w:szCs w:val="20"/>
              </w:rPr>
              <w:t>4295</w:t>
            </w:r>
          </w:p>
        </w:tc>
        <w:tc>
          <w:tcPr>
            <w:tcW w:w="965" w:type="dxa"/>
            <w:tcBorders>
              <w:top w:val="nil"/>
              <w:left w:val="nil"/>
              <w:bottom w:val="nil"/>
              <w:right w:val="nil"/>
            </w:tcBorders>
            <w:shd w:val="clear" w:color="auto" w:fill="auto"/>
            <w:noWrap/>
            <w:vAlign w:val="center"/>
            <w:hideMark/>
          </w:tcPr>
          <w:p w14:paraId="70DDDE73" w14:textId="77777777" w:rsidR="0062173D" w:rsidRDefault="0062173D">
            <w:pPr>
              <w:jc w:val="center"/>
              <w:rPr>
                <w:rFonts w:ascii="Arial" w:hAnsi="Arial" w:cs="Arial"/>
                <w:color w:val="000000"/>
                <w:sz w:val="20"/>
                <w:szCs w:val="20"/>
              </w:rPr>
            </w:pPr>
            <w:r>
              <w:rPr>
                <w:rFonts w:ascii="Arial" w:hAnsi="Arial" w:cs="Arial"/>
                <w:color w:val="000000"/>
                <w:sz w:val="20"/>
                <w:szCs w:val="20"/>
              </w:rPr>
              <w:t>4341</w:t>
            </w:r>
          </w:p>
        </w:tc>
        <w:tc>
          <w:tcPr>
            <w:tcW w:w="965" w:type="dxa"/>
            <w:tcBorders>
              <w:top w:val="nil"/>
              <w:left w:val="nil"/>
              <w:bottom w:val="nil"/>
              <w:right w:val="nil"/>
            </w:tcBorders>
            <w:shd w:val="clear" w:color="auto" w:fill="auto"/>
            <w:noWrap/>
            <w:vAlign w:val="center"/>
            <w:hideMark/>
          </w:tcPr>
          <w:p w14:paraId="0AABDEC3" w14:textId="77777777" w:rsidR="0062173D" w:rsidRDefault="0062173D">
            <w:pPr>
              <w:jc w:val="center"/>
              <w:rPr>
                <w:rFonts w:ascii="Arial" w:hAnsi="Arial" w:cs="Arial"/>
                <w:color w:val="000000"/>
                <w:sz w:val="20"/>
                <w:szCs w:val="20"/>
              </w:rPr>
            </w:pPr>
            <w:r>
              <w:rPr>
                <w:rFonts w:ascii="Arial" w:hAnsi="Arial" w:cs="Arial"/>
                <w:color w:val="000000"/>
                <w:sz w:val="20"/>
                <w:szCs w:val="20"/>
              </w:rPr>
              <w:t>4407</w:t>
            </w:r>
          </w:p>
        </w:tc>
        <w:tc>
          <w:tcPr>
            <w:tcW w:w="965" w:type="dxa"/>
            <w:tcBorders>
              <w:top w:val="nil"/>
              <w:left w:val="nil"/>
              <w:bottom w:val="nil"/>
              <w:right w:val="single" w:sz="4" w:space="0" w:color="auto"/>
            </w:tcBorders>
            <w:shd w:val="clear" w:color="auto" w:fill="auto"/>
            <w:noWrap/>
            <w:vAlign w:val="center"/>
            <w:hideMark/>
          </w:tcPr>
          <w:p w14:paraId="7E8D916A" w14:textId="77777777" w:rsidR="0062173D" w:rsidRDefault="0062173D">
            <w:pPr>
              <w:jc w:val="center"/>
              <w:rPr>
                <w:rFonts w:ascii="Arial" w:hAnsi="Arial" w:cs="Arial"/>
                <w:color w:val="000000"/>
                <w:sz w:val="20"/>
                <w:szCs w:val="20"/>
              </w:rPr>
            </w:pPr>
            <w:r>
              <w:rPr>
                <w:rFonts w:ascii="Arial" w:hAnsi="Arial" w:cs="Arial"/>
                <w:color w:val="000000"/>
                <w:sz w:val="20"/>
                <w:szCs w:val="20"/>
              </w:rPr>
              <w:t>1348</w:t>
            </w:r>
          </w:p>
        </w:tc>
        <w:tc>
          <w:tcPr>
            <w:tcW w:w="965" w:type="dxa"/>
            <w:tcBorders>
              <w:top w:val="nil"/>
              <w:left w:val="nil"/>
              <w:bottom w:val="nil"/>
              <w:right w:val="nil"/>
            </w:tcBorders>
            <w:shd w:val="clear" w:color="auto" w:fill="auto"/>
            <w:noWrap/>
            <w:vAlign w:val="center"/>
            <w:hideMark/>
          </w:tcPr>
          <w:p w14:paraId="181080A7" w14:textId="77777777" w:rsidR="0062173D" w:rsidRDefault="0062173D">
            <w:pPr>
              <w:jc w:val="center"/>
              <w:rPr>
                <w:rFonts w:ascii="Arial" w:hAnsi="Arial" w:cs="Arial"/>
                <w:color w:val="000000"/>
                <w:sz w:val="20"/>
                <w:szCs w:val="20"/>
              </w:rPr>
            </w:pPr>
            <w:r>
              <w:rPr>
                <w:rFonts w:ascii="Arial" w:hAnsi="Arial" w:cs="Arial"/>
                <w:color w:val="000000"/>
                <w:sz w:val="20"/>
                <w:szCs w:val="20"/>
              </w:rPr>
              <w:t>4707</w:t>
            </w:r>
          </w:p>
        </w:tc>
        <w:tc>
          <w:tcPr>
            <w:tcW w:w="965" w:type="dxa"/>
            <w:tcBorders>
              <w:top w:val="nil"/>
              <w:left w:val="nil"/>
              <w:bottom w:val="nil"/>
              <w:right w:val="single" w:sz="4" w:space="0" w:color="auto"/>
            </w:tcBorders>
            <w:shd w:val="clear" w:color="auto" w:fill="auto"/>
            <w:noWrap/>
            <w:vAlign w:val="center"/>
            <w:hideMark/>
          </w:tcPr>
          <w:p w14:paraId="4C2444EF" w14:textId="77777777" w:rsidR="0062173D" w:rsidRDefault="0062173D">
            <w:pPr>
              <w:jc w:val="center"/>
              <w:rPr>
                <w:rFonts w:ascii="Arial" w:hAnsi="Arial" w:cs="Arial"/>
                <w:color w:val="000000"/>
                <w:sz w:val="20"/>
                <w:szCs w:val="20"/>
              </w:rPr>
            </w:pPr>
            <w:r>
              <w:rPr>
                <w:rFonts w:ascii="Arial" w:hAnsi="Arial" w:cs="Arial"/>
                <w:color w:val="000000"/>
                <w:sz w:val="20"/>
                <w:szCs w:val="20"/>
              </w:rPr>
              <w:t>4747</w:t>
            </w:r>
          </w:p>
        </w:tc>
        <w:tc>
          <w:tcPr>
            <w:tcW w:w="965" w:type="dxa"/>
            <w:tcBorders>
              <w:top w:val="nil"/>
              <w:left w:val="nil"/>
              <w:bottom w:val="nil"/>
              <w:right w:val="single" w:sz="4" w:space="0" w:color="auto"/>
            </w:tcBorders>
            <w:shd w:val="clear" w:color="auto" w:fill="auto"/>
            <w:noWrap/>
            <w:vAlign w:val="center"/>
            <w:hideMark/>
          </w:tcPr>
          <w:p w14:paraId="26755C7E" w14:textId="77777777" w:rsidR="0062173D" w:rsidRDefault="0062173D">
            <w:pPr>
              <w:jc w:val="center"/>
              <w:rPr>
                <w:rFonts w:ascii="Arial" w:hAnsi="Arial" w:cs="Arial"/>
                <w:color w:val="000000"/>
                <w:sz w:val="20"/>
                <w:szCs w:val="20"/>
              </w:rPr>
            </w:pPr>
            <w:r>
              <w:rPr>
                <w:rFonts w:ascii="Arial" w:hAnsi="Arial" w:cs="Arial"/>
                <w:color w:val="000000"/>
                <w:sz w:val="20"/>
                <w:szCs w:val="20"/>
              </w:rPr>
              <w:t>41712</w:t>
            </w:r>
          </w:p>
        </w:tc>
      </w:tr>
      <w:tr w:rsidR="0062173D" w14:paraId="6086DED7" w14:textId="77777777" w:rsidTr="0062173D">
        <w:trPr>
          <w:trHeight w:val="295"/>
        </w:trPr>
        <w:tc>
          <w:tcPr>
            <w:tcW w:w="965" w:type="dxa"/>
            <w:tcBorders>
              <w:top w:val="nil"/>
              <w:left w:val="single" w:sz="4" w:space="0" w:color="auto"/>
              <w:bottom w:val="nil"/>
              <w:right w:val="nil"/>
            </w:tcBorders>
            <w:shd w:val="clear" w:color="auto" w:fill="auto"/>
            <w:noWrap/>
            <w:vAlign w:val="center"/>
            <w:hideMark/>
          </w:tcPr>
          <w:p w14:paraId="23BB6386" w14:textId="77777777" w:rsidR="0062173D" w:rsidRDefault="0062173D">
            <w:pPr>
              <w:jc w:val="center"/>
              <w:rPr>
                <w:rFonts w:ascii="Arial" w:hAnsi="Arial" w:cs="Arial"/>
                <w:color w:val="000000"/>
                <w:sz w:val="20"/>
                <w:szCs w:val="20"/>
              </w:rPr>
            </w:pPr>
            <w:r>
              <w:rPr>
                <w:rFonts w:ascii="Arial" w:hAnsi="Arial" w:cs="Arial"/>
                <w:color w:val="000000"/>
                <w:sz w:val="20"/>
                <w:szCs w:val="20"/>
              </w:rPr>
              <w:t>5</w:t>
            </w:r>
          </w:p>
        </w:tc>
        <w:tc>
          <w:tcPr>
            <w:tcW w:w="965" w:type="dxa"/>
            <w:tcBorders>
              <w:top w:val="nil"/>
              <w:left w:val="single" w:sz="4" w:space="0" w:color="auto"/>
              <w:bottom w:val="nil"/>
              <w:right w:val="single" w:sz="4" w:space="0" w:color="auto"/>
            </w:tcBorders>
            <w:shd w:val="clear" w:color="auto" w:fill="auto"/>
            <w:noWrap/>
            <w:vAlign w:val="center"/>
            <w:hideMark/>
          </w:tcPr>
          <w:p w14:paraId="66E5CF0A" w14:textId="77777777" w:rsidR="0062173D" w:rsidRDefault="0062173D">
            <w:pPr>
              <w:jc w:val="center"/>
              <w:rPr>
                <w:rFonts w:ascii="Arial" w:hAnsi="Arial" w:cs="Arial"/>
                <w:color w:val="000000"/>
                <w:sz w:val="20"/>
                <w:szCs w:val="20"/>
              </w:rPr>
            </w:pPr>
            <w:r>
              <w:rPr>
                <w:rFonts w:ascii="Arial" w:hAnsi="Arial" w:cs="Arial"/>
                <w:color w:val="000000"/>
                <w:sz w:val="20"/>
                <w:szCs w:val="20"/>
              </w:rPr>
              <w:t>0</w:t>
            </w:r>
          </w:p>
        </w:tc>
        <w:tc>
          <w:tcPr>
            <w:tcW w:w="965" w:type="dxa"/>
            <w:tcBorders>
              <w:top w:val="nil"/>
              <w:left w:val="nil"/>
              <w:bottom w:val="nil"/>
              <w:right w:val="nil"/>
            </w:tcBorders>
            <w:shd w:val="clear" w:color="auto" w:fill="auto"/>
            <w:noWrap/>
            <w:vAlign w:val="center"/>
            <w:hideMark/>
          </w:tcPr>
          <w:p w14:paraId="194497CA" w14:textId="77777777" w:rsidR="0062173D" w:rsidRDefault="0062173D">
            <w:pPr>
              <w:jc w:val="center"/>
              <w:rPr>
                <w:rFonts w:ascii="Arial" w:hAnsi="Arial" w:cs="Arial"/>
                <w:color w:val="000000"/>
                <w:sz w:val="20"/>
                <w:szCs w:val="20"/>
              </w:rPr>
            </w:pPr>
            <w:r>
              <w:rPr>
                <w:rFonts w:ascii="Arial" w:hAnsi="Arial" w:cs="Arial"/>
                <w:color w:val="000000"/>
                <w:sz w:val="20"/>
                <w:szCs w:val="20"/>
              </w:rPr>
              <w:t>306</w:t>
            </w:r>
          </w:p>
        </w:tc>
        <w:tc>
          <w:tcPr>
            <w:tcW w:w="965" w:type="dxa"/>
            <w:tcBorders>
              <w:top w:val="nil"/>
              <w:left w:val="nil"/>
              <w:bottom w:val="nil"/>
              <w:right w:val="nil"/>
            </w:tcBorders>
            <w:shd w:val="clear" w:color="auto" w:fill="auto"/>
            <w:noWrap/>
            <w:vAlign w:val="center"/>
            <w:hideMark/>
          </w:tcPr>
          <w:p w14:paraId="777FDC19" w14:textId="77777777" w:rsidR="0062173D" w:rsidRDefault="0062173D">
            <w:pPr>
              <w:jc w:val="center"/>
              <w:rPr>
                <w:rFonts w:ascii="Arial" w:hAnsi="Arial" w:cs="Arial"/>
                <w:color w:val="000000"/>
                <w:sz w:val="20"/>
                <w:szCs w:val="20"/>
              </w:rPr>
            </w:pPr>
            <w:r>
              <w:rPr>
                <w:rFonts w:ascii="Arial" w:hAnsi="Arial" w:cs="Arial"/>
                <w:color w:val="000000"/>
                <w:sz w:val="20"/>
                <w:szCs w:val="20"/>
              </w:rPr>
              <w:t>4009</w:t>
            </w:r>
          </w:p>
        </w:tc>
        <w:tc>
          <w:tcPr>
            <w:tcW w:w="965" w:type="dxa"/>
            <w:tcBorders>
              <w:top w:val="nil"/>
              <w:left w:val="nil"/>
              <w:bottom w:val="nil"/>
              <w:right w:val="nil"/>
            </w:tcBorders>
            <w:shd w:val="clear" w:color="auto" w:fill="auto"/>
            <w:noWrap/>
            <w:vAlign w:val="center"/>
            <w:hideMark/>
          </w:tcPr>
          <w:p w14:paraId="7F2BA25D" w14:textId="77777777" w:rsidR="0062173D" w:rsidRDefault="0062173D">
            <w:pPr>
              <w:jc w:val="center"/>
              <w:rPr>
                <w:rFonts w:ascii="Arial" w:hAnsi="Arial" w:cs="Arial"/>
                <w:color w:val="000000"/>
                <w:sz w:val="20"/>
                <w:szCs w:val="20"/>
              </w:rPr>
            </w:pPr>
            <w:r>
              <w:rPr>
                <w:rFonts w:ascii="Arial" w:hAnsi="Arial" w:cs="Arial"/>
                <w:color w:val="000000"/>
                <w:sz w:val="20"/>
                <w:szCs w:val="20"/>
              </w:rPr>
              <w:t>3462</w:t>
            </w:r>
          </w:p>
        </w:tc>
        <w:tc>
          <w:tcPr>
            <w:tcW w:w="965" w:type="dxa"/>
            <w:tcBorders>
              <w:top w:val="nil"/>
              <w:left w:val="nil"/>
              <w:bottom w:val="nil"/>
              <w:right w:val="single" w:sz="4" w:space="0" w:color="auto"/>
            </w:tcBorders>
            <w:shd w:val="clear" w:color="auto" w:fill="auto"/>
            <w:noWrap/>
            <w:vAlign w:val="center"/>
            <w:hideMark/>
          </w:tcPr>
          <w:p w14:paraId="4800D095" w14:textId="77777777" w:rsidR="0062173D" w:rsidRDefault="0062173D">
            <w:pPr>
              <w:jc w:val="center"/>
              <w:rPr>
                <w:rFonts w:ascii="Arial" w:hAnsi="Arial" w:cs="Arial"/>
                <w:color w:val="000000"/>
                <w:sz w:val="20"/>
                <w:szCs w:val="20"/>
              </w:rPr>
            </w:pPr>
            <w:r>
              <w:rPr>
                <w:rFonts w:ascii="Arial" w:hAnsi="Arial" w:cs="Arial"/>
                <w:color w:val="000000"/>
                <w:sz w:val="20"/>
                <w:szCs w:val="20"/>
              </w:rPr>
              <w:t>6552</w:t>
            </w:r>
          </w:p>
        </w:tc>
        <w:tc>
          <w:tcPr>
            <w:tcW w:w="965" w:type="dxa"/>
            <w:tcBorders>
              <w:top w:val="nil"/>
              <w:left w:val="nil"/>
              <w:bottom w:val="nil"/>
              <w:right w:val="nil"/>
            </w:tcBorders>
            <w:shd w:val="clear" w:color="auto" w:fill="auto"/>
            <w:noWrap/>
            <w:vAlign w:val="center"/>
            <w:hideMark/>
          </w:tcPr>
          <w:p w14:paraId="624EB546" w14:textId="77777777" w:rsidR="0062173D" w:rsidRDefault="0062173D">
            <w:pPr>
              <w:jc w:val="center"/>
              <w:rPr>
                <w:rFonts w:ascii="Arial" w:hAnsi="Arial" w:cs="Arial"/>
                <w:color w:val="000000"/>
                <w:sz w:val="20"/>
                <w:szCs w:val="20"/>
              </w:rPr>
            </w:pPr>
            <w:r>
              <w:rPr>
                <w:rFonts w:ascii="Arial" w:hAnsi="Arial" w:cs="Arial"/>
                <w:color w:val="000000"/>
                <w:sz w:val="20"/>
                <w:szCs w:val="20"/>
              </w:rPr>
              <w:t>6447</w:t>
            </w:r>
          </w:p>
        </w:tc>
        <w:tc>
          <w:tcPr>
            <w:tcW w:w="965" w:type="dxa"/>
            <w:tcBorders>
              <w:top w:val="nil"/>
              <w:left w:val="nil"/>
              <w:bottom w:val="nil"/>
              <w:right w:val="nil"/>
            </w:tcBorders>
            <w:shd w:val="clear" w:color="auto" w:fill="auto"/>
            <w:noWrap/>
            <w:vAlign w:val="center"/>
            <w:hideMark/>
          </w:tcPr>
          <w:p w14:paraId="008D33C6" w14:textId="77777777" w:rsidR="0062173D" w:rsidRDefault="0062173D">
            <w:pPr>
              <w:jc w:val="center"/>
              <w:rPr>
                <w:rFonts w:ascii="Arial" w:hAnsi="Arial" w:cs="Arial"/>
                <w:color w:val="000000"/>
                <w:sz w:val="20"/>
                <w:szCs w:val="20"/>
              </w:rPr>
            </w:pPr>
            <w:r>
              <w:rPr>
                <w:rFonts w:ascii="Arial" w:hAnsi="Arial" w:cs="Arial"/>
                <w:color w:val="000000"/>
                <w:sz w:val="20"/>
                <w:szCs w:val="20"/>
              </w:rPr>
              <w:t>5425</w:t>
            </w:r>
          </w:p>
        </w:tc>
        <w:tc>
          <w:tcPr>
            <w:tcW w:w="965" w:type="dxa"/>
            <w:tcBorders>
              <w:top w:val="nil"/>
              <w:left w:val="nil"/>
              <w:bottom w:val="nil"/>
              <w:right w:val="nil"/>
            </w:tcBorders>
            <w:shd w:val="clear" w:color="auto" w:fill="auto"/>
            <w:noWrap/>
            <w:vAlign w:val="center"/>
            <w:hideMark/>
          </w:tcPr>
          <w:p w14:paraId="4407D147" w14:textId="77777777" w:rsidR="0062173D" w:rsidRDefault="0062173D">
            <w:pPr>
              <w:jc w:val="center"/>
              <w:rPr>
                <w:rFonts w:ascii="Arial" w:hAnsi="Arial" w:cs="Arial"/>
                <w:color w:val="000000"/>
                <w:sz w:val="20"/>
                <w:szCs w:val="20"/>
              </w:rPr>
            </w:pPr>
            <w:r>
              <w:rPr>
                <w:rFonts w:ascii="Arial" w:hAnsi="Arial" w:cs="Arial"/>
                <w:color w:val="000000"/>
                <w:sz w:val="20"/>
                <w:szCs w:val="20"/>
              </w:rPr>
              <w:t>5252</w:t>
            </w:r>
          </w:p>
        </w:tc>
        <w:tc>
          <w:tcPr>
            <w:tcW w:w="965" w:type="dxa"/>
            <w:tcBorders>
              <w:top w:val="nil"/>
              <w:left w:val="nil"/>
              <w:bottom w:val="nil"/>
              <w:right w:val="single" w:sz="4" w:space="0" w:color="auto"/>
            </w:tcBorders>
            <w:shd w:val="clear" w:color="auto" w:fill="auto"/>
            <w:noWrap/>
            <w:vAlign w:val="center"/>
            <w:hideMark/>
          </w:tcPr>
          <w:p w14:paraId="7AF459EC" w14:textId="77777777" w:rsidR="0062173D" w:rsidRDefault="0062173D">
            <w:pPr>
              <w:jc w:val="center"/>
              <w:rPr>
                <w:rFonts w:ascii="Arial" w:hAnsi="Arial" w:cs="Arial"/>
                <w:color w:val="000000"/>
                <w:sz w:val="20"/>
                <w:szCs w:val="20"/>
              </w:rPr>
            </w:pPr>
            <w:r>
              <w:rPr>
                <w:rFonts w:ascii="Arial" w:hAnsi="Arial" w:cs="Arial"/>
                <w:color w:val="000000"/>
                <w:sz w:val="20"/>
                <w:szCs w:val="20"/>
              </w:rPr>
              <w:t>3898</w:t>
            </w:r>
          </w:p>
        </w:tc>
        <w:tc>
          <w:tcPr>
            <w:tcW w:w="965" w:type="dxa"/>
            <w:tcBorders>
              <w:top w:val="nil"/>
              <w:left w:val="nil"/>
              <w:bottom w:val="nil"/>
              <w:right w:val="nil"/>
            </w:tcBorders>
            <w:shd w:val="clear" w:color="auto" w:fill="auto"/>
            <w:noWrap/>
            <w:vAlign w:val="center"/>
            <w:hideMark/>
          </w:tcPr>
          <w:p w14:paraId="0B2AA2D5" w14:textId="77777777" w:rsidR="0062173D" w:rsidRDefault="0062173D">
            <w:pPr>
              <w:jc w:val="center"/>
              <w:rPr>
                <w:rFonts w:ascii="Arial" w:hAnsi="Arial" w:cs="Arial"/>
                <w:color w:val="000000"/>
                <w:sz w:val="20"/>
                <w:szCs w:val="20"/>
              </w:rPr>
            </w:pPr>
            <w:r>
              <w:rPr>
                <w:rFonts w:ascii="Arial" w:hAnsi="Arial" w:cs="Arial"/>
                <w:color w:val="000000"/>
                <w:sz w:val="20"/>
                <w:szCs w:val="20"/>
              </w:rPr>
              <w:t>6225</w:t>
            </w:r>
          </w:p>
        </w:tc>
        <w:tc>
          <w:tcPr>
            <w:tcW w:w="965" w:type="dxa"/>
            <w:tcBorders>
              <w:top w:val="nil"/>
              <w:left w:val="nil"/>
              <w:bottom w:val="nil"/>
              <w:right w:val="single" w:sz="4" w:space="0" w:color="auto"/>
            </w:tcBorders>
            <w:shd w:val="clear" w:color="auto" w:fill="auto"/>
            <w:noWrap/>
            <w:vAlign w:val="center"/>
            <w:hideMark/>
          </w:tcPr>
          <w:p w14:paraId="7DB56EA9" w14:textId="77777777" w:rsidR="0062173D" w:rsidRDefault="0062173D">
            <w:pPr>
              <w:jc w:val="center"/>
              <w:rPr>
                <w:rFonts w:ascii="Arial" w:hAnsi="Arial" w:cs="Arial"/>
                <w:color w:val="000000"/>
                <w:sz w:val="20"/>
                <w:szCs w:val="20"/>
              </w:rPr>
            </w:pPr>
            <w:r>
              <w:rPr>
                <w:rFonts w:ascii="Arial" w:hAnsi="Arial" w:cs="Arial"/>
                <w:color w:val="000000"/>
                <w:sz w:val="20"/>
                <w:szCs w:val="20"/>
              </w:rPr>
              <w:t>4260</w:t>
            </w:r>
          </w:p>
        </w:tc>
        <w:tc>
          <w:tcPr>
            <w:tcW w:w="965" w:type="dxa"/>
            <w:tcBorders>
              <w:top w:val="nil"/>
              <w:left w:val="nil"/>
              <w:bottom w:val="nil"/>
              <w:right w:val="single" w:sz="4" w:space="0" w:color="auto"/>
            </w:tcBorders>
            <w:shd w:val="clear" w:color="auto" w:fill="auto"/>
            <w:noWrap/>
            <w:vAlign w:val="center"/>
            <w:hideMark/>
          </w:tcPr>
          <w:p w14:paraId="34634CD2" w14:textId="77777777" w:rsidR="0062173D" w:rsidRDefault="0062173D">
            <w:pPr>
              <w:jc w:val="center"/>
              <w:rPr>
                <w:rFonts w:ascii="Arial" w:hAnsi="Arial" w:cs="Arial"/>
                <w:color w:val="000000"/>
                <w:sz w:val="20"/>
                <w:szCs w:val="20"/>
              </w:rPr>
            </w:pPr>
            <w:r>
              <w:rPr>
                <w:rFonts w:ascii="Arial" w:hAnsi="Arial" w:cs="Arial"/>
                <w:color w:val="000000"/>
                <w:sz w:val="20"/>
                <w:szCs w:val="20"/>
              </w:rPr>
              <w:t>45836</w:t>
            </w:r>
          </w:p>
        </w:tc>
      </w:tr>
      <w:tr w:rsidR="0062173D" w14:paraId="26227894" w14:textId="77777777" w:rsidTr="0062173D">
        <w:trPr>
          <w:trHeight w:val="295"/>
        </w:trPr>
        <w:tc>
          <w:tcPr>
            <w:tcW w:w="965" w:type="dxa"/>
            <w:tcBorders>
              <w:top w:val="nil"/>
              <w:left w:val="single" w:sz="4" w:space="0" w:color="auto"/>
              <w:bottom w:val="single" w:sz="4" w:space="0" w:color="auto"/>
              <w:right w:val="nil"/>
            </w:tcBorders>
            <w:shd w:val="clear" w:color="auto" w:fill="auto"/>
            <w:noWrap/>
            <w:vAlign w:val="center"/>
            <w:hideMark/>
          </w:tcPr>
          <w:p w14:paraId="311FD40B" w14:textId="77777777" w:rsidR="0062173D" w:rsidRDefault="0062173D">
            <w:pPr>
              <w:jc w:val="center"/>
              <w:rPr>
                <w:rFonts w:ascii="Arial" w:hAnsi="Arial" w:cs="Arial"/>
                <w:color w:val="000000"/>
                <w:sz w:val="20"/>
                <w:szCs w:val="20"/>
              </w:rPr>
            </w:pPr>
            <w:r>
              <w:rPr>
                <w:rFonts w:ascii="Arial" w:hAnsi="Arial" w:cs="Arial"/>
                <w:color w:val="000000"/>
                <w:sz w:val="20"/>
                <w:szCs w:val="20"/>
              </w:rPr>
              <w:t>6</w:t>
            </w:r>
          </w:p>
        </w:tc>
        <w:tc>
          <w:tcPr>
            <w:tcW w:w="965" w:type="dxa"/>
            <w:tcBorders>
              <w:top w:val="nil"/>
              <w:left w:val="single" w:sz="4" w:space="0" w:color="auto"/>
              <w:bottom w:val="single" w:sz="4" w:space="0" w:color="auto"/>
              <w:right w:val="single" w:sz="4" w:space="0" w:color="auto"/>
            </w:tcBorders>
            <w:shd w:val="clear" w:color="auto" w:fill="auto"/>
            <w:noWrap/>
            <w:vAlign w:val="center"/>
            <w:hideMark/>
          </w:tcPr>
          <w:p w14:paraId="2D168017" w14:textId="77777777" w:rsidR="0062173D" w:rsidRDefault="0062173D">
            <w:pPr>
              <w:jc w:val="center"/>
              <w:rPr>
                <w:rFonts w:ascii="Arial" w:hAnsi="Arial" w:cs="Arial"/>
                <w:color w:val="000000"/>
                <w:sz w:val="20"/>
                <w:szCs w:val="20"/>
              </w:rPr>
            </w:pPr>
            <w:r>
              <w:rPr>
                <w:rFonts w:ascii="Arial" w:hAnsi="Arial" w:cs="Arial"/>
                <w:color w:val="000000"/>
                <w:sz w:val="20"/>
                <w:szCs w:val="20"/>
              </w:rPr>
              <w:t>0</w:t>
            </w:r>
          </w:p>
        </w:tc>
        <w:tc>
          <w:tcPr>
            <w:tcW w:w="965" w:type="dxa"/>
            <w:tcBorders>
              <w:top w:val="nil"/>
              <w:left w:val="nil"/>
              <w:bottom w:val="single" w:sz="4" w:space="0" w:color="auto"/>
              <w:right w:val="nil"/>
            </w:tcBorders>
            <w:shd w:val="clear" w:color="auto" w:fill="auto"/>
            <w:noWrap/>
            <w:vAlign w:val="center"/>
            <w:hideMark/>
          </w:tcPr>
          <w:p w14:paraId="533CC0E1" w14:textId="77777777" w:rsidR="0062173D" w:rsidRDefault="0062173D">
            <w:pPr>
              <w:jc w:val="center"/>
              <w:rPr>
                <w:rFonts w:ascii="Arial" w:hAnsi="Arial" w:cs="Arial"/>
                <w:color w:val="000000"/>
                <w:sz w:val="20"/>
                <w:szCs w:val="20"/>
              </w:rPr>
            </w:pPr>
            <w:r>
              <w:rPr>
                <w:rFonts w:ascii="Arial" w:hAnsi="Arial" w:cs="Arial"/>
                <w:color w:val="000000"/>
                <w:sz w:val="20"/>
                <w:szCs w:val="20"/>
              </w:rPr>
              <w:t>284</w:t>
            </w:r>
          </w:p>
        </w:tc>
        <w:tc>
          <w:tcPr>
            <w:tcW w:w="965" w:type="dxa"/>
            <w:tcBorders>
              <w:top w:val="nil"/>
              <w:left w:val="nil"/>
              <w:bottom w:val="single" w:sz="4" w:space="0" w:color="auto"/>
              <w:right w:val="nil"/>
            </w:tcBorders>
            <w:shd w:val="clear" w:color="auto" w:fill="auto"/>
            <w:noWrap/>
            <w:vAlign w:val="center"/>
            <w:hideMark/>
          </w:tcPr>
          <w:p w14:paraId="5CC05F5D" w14:textId="77777777" w:rsidR="0062173D" w:rsidRDefault="0062173D">
            <w:pPr>
              <w:jc w:val="center"/>
              <w:rPr>
                <w:rFonts w:ascii="Arial" w:hAnsi="Arial" w:cs="Arial"/>
                <w:color w:val="000000"/>
                <w:sz w:val="20"/>
                <w:szCs w:val="20"/>
              </w:rPr>
            </w:pPr>
            <w:r>
              <w:rPr>
                <w:rFonts w:ascii="Arial" w:hAnsi="Arial" w:cs="Arial"/>
                <w:color w:val="000000"/>
                <w:sz w:val="20"/>
                <w:szCs w:val="20"/>
              </w:rPr>
              <w:t>4361</w:t>
            </w:r>
          </w:p>
        </w:tc>
        <w:tc>
          <w:tcPr>
            <w:tcW w:w="965" w:type="dxa"/>
            <w:tcBorders>
              <w:top w:val="nil"/>
              <w:left w:val="nil"/>
              <w:bottom w:val="single" w:sz="4" w:space="0" w:color="auto"/>
              <w:right w:val="nil"/>
            </w:tcBorders>
            <w:shd w:val="clear" w:color="auto" w:fill="auto"/>
            <w:noWrap/>
            <w:vAlign w:val="center"/>
            <w:hideMark/>
          </w:tcPr>
          <w:p w14:paraId="5B1754A4" w14:textId="77777777" w:rsidR="0062173D" w:rsidRDefault="0062173D">
            <w:pPr>
              <w:jc w:val="center"/>
              <w:rPr>
                <w:rFonts w:ascii="Arial" w:hAnsi="Arial" w:cs="Arial"/>
                <w:color w:val="000000"/>
                <w:sz w:val="20"/>
                <w:szCs w:val="20"/>
              </w:rPr>
            </w:pPr>
            <w:r>
              <w:rPr>
                <w:rFonts w:ascii="Arial" w:hAnsi="Arial" w:cs="Arial"/>
                <w:color w:val="000000"/>
                <w:sz w:val="20"/>
                <w:szCs w:val="20"/>
              </w:rPr>
              <w:t>5668</w:t>
            </w:r>
          </w:p>
        </w:tc>
        <w:tc>
          <w:tcPr>
            <w:tcW w:w="965" w:type="dxa"/>
            <w:tcBorders>
              <w:top w:val="nil"/>
              <w:left w:val="nil"/>
              <w:bottom w:val="single" w:sz="4" w:space="0" w:color="auto"/>
              <w:right w:val="single" w:sz="4" w:space="0" w:color="auto"/>
            </w:tcBorders>
            <w:shd w:val="clear" w:color="auto" w:fill="auto"/>
            <w:noWrap/>
            <w:vAlign w:val="center"/>
            <w:hideMark/>
          </w:tcPr>
          <w:p w14:paraId="2916F9F6" w14:textId="77777777" w:rsidR="0062173D" w:rsidRDefault="0062173D">
            <w:pPr>
              <w:jc w:val="center"/>
              <w:rPr>
                <w:rFonts w:ascii="Arial" w:hAnsi="Arial" w:cs="Arial"/>
                <w:color w:val="000000"/>
                <w:sz w:val="20"/>
                <w:szCs w:val="20"/>
              </w:rPr>
            </w:pPr>
            <w:r>
              <w:rPr>
                <w:rFonts w:ascii="Arial" w:hAnsi="Arial" w:cs="Arial"/>
                <w:color w:val="000000"/>
                <w:sz w:val="20"/>
                <w:szCs w:val="20"/>
              </w:rPr>
              <w:t>6621</w:t>
            </w:r>
          </w:p>
        </w:tc>
        <w:tc>
          <w:tcPr>
            <w:tcW w:w="965" w:type="dxa"/>
            <w:tcBorders>
              <w:top w:val="nil"/>
              <w:left w:val="nil"/>
              <w:bottom w:val="single" w:sz="4" w:space="0" w:color="auto"/>
              <w:right w:val="nil"/>
            </w:tcBorders>
            <w:shd w:val="clear" w:color="auto" w:fill="auto"/>
            <w:noWrap/>
            <w:vAlign w:val="center"/>
            <w:hideMark/>
          </w:tcPr>
          <w:p w14:paraId="718018CC" w14:textId="77777777" w:rsidR="0062173D" w:rsidRDefault="0062173D">
            <w:pPr>
              <w:jc w:val="center"/>
              <w:rPr>
                <w:rFonts w:ascii="Arial" w:hAnsi="Arial" w:cs="Arial"/>
                <w:color w:val="000000"/>
                <w:sz w:val="20"/>
                <w:szCs w:val="20"/>
              </w:rPr>
            </w:pPr>
            <w:r>
              <w:rPr>
                <w:rFonts w:ascii="Arial" w:hAnsi="Arial" w:cs="Arial"/>
                <w:color w:val="000000"/>
                <w:sz w:val="20"/>
                <w:szCs w:val="20"/>
              </w:rPr>
              <w:t>6475</w:t>
            </w:r>
          </w:p>
        </w:tc>
        <w:tc>
          <w:tcPr>
            <w:tcW w:w="965" w:type="dxa"/>
            <w:tcBorders>
              <w:top w:val="nil"/>
              <w:left w:val="nil"/>
              <w:bottom w:val="single" w:sz="4" w:space="0" w:color="auto"/>
              <w:right w:val="nil"/>
            </w:tcBorders>
            <w:shd w:val="clear" w:color="auto" w:fill="auto"/>
            <w:noWrap/>
            <w:vAlign w:val="center"/>
            <w:hideMark/>
          </w:tcPr>
          <w:p w14:paraId="5A44406B" w14:textId="77777777" w:rsidR="0062173D" w:rsidRDefault="0062173D">
            <w:pPr>
              <w:jc w:val="center"/>
              <w:rPr>
                <w:rFonts w:ascii="Arial" w:hAnsi="Arial" w:cs="Arial"/>
                <w:color w:val="000000"/>
                <w:sz w:val="20"/>
                <w:szCs w:val="20"/>
              </w:rPr>
            </w:pPr>
            <w:r>
              <w:rPr>
                <w:rFonts w:ascii="Arial" w:hAnsi="Arial" w:cs="Arial"/>
                <w:color w:val="000000"/>
                <w:sz w:val="20"/>
                <w:szCs w:val="20"/>
              </w:rPr>
              <w:t>6550</w:t>
            </w:r>
          </w:p>
        </w:tc>
        <w:tc>
          <w:tcPr>
            <w:tcW w:w="965" w:type="dxa"/>
            <w:tcBorders>
              <w:top w:val="nil"/>
              <w:left w:val="nil"/>
              <w:bottom w:val="single" w:sz="4" w:space="0" w:color="auto"/>
              <w:right w:val="nil"/>
            </w:tcBorders>
            <w:shd w:val="clear" w:color="auto" w:fill="auto"/>
            <w:noWrap/>
            <w:vAlign w:val="center"/>
            <w:hideMark/>
          </w:tcPr>
          <w:p w14:paraId="076841E2" w14:textId="77777777" w:rsidR="0062173D" w:rsidRDefault="0062173D">
            <w:pPr>
              <w:jc w:val="center"/>
              <w:rPr>
                <w:rFonts w:ascii="Arial" w:hAnsi="Arial" w:cs="Arial"/>
                <w:color w:val="000000"/>
                <w:sz w:val="20"/>
                <w:szCs w:val="20"/>
              </w:rPr>
            </w:pPr>
            <w:r>
              <w:rPr>
                <w:rFonts w:ascii="Arial" w:hAnsi="Arial" w:cs="Arial"/>
                <w:color w:val="000000"/>
                <w:sz w:val="20"/>
                <w:szCs w:val="20"/>
              </w:rPr>
              <w:t>6616</w:t>
            </w:r>
          </w:p>
        </w:tc>
        <w:tc>
          <w:tcPr>
            <w:tcW w:w="965" w:type="dxa"/>
            <w:tcBorders>
              <w:top w:val="nil"/>
              <w:left w:val="nil"/>
              <w:bottom w:val="single" w:sz="4" w:space="0" w:color="auto"/>
              <w:right w:val="single" w:sz="4" w:space="0" w:color="auto"/>
            </w:tcBorders>
            <w:shd w:val="clear" w:color="auto" w:fill="auto"/>
            <w:noWrap/>
            <w:vAlign w:val="center"/>
            <w:hideMark/>
          </w:tcPr>
          <w:p w14:paraId="45B43BFD" w14:textId="77777777" w:rsidR="0062173D" w:rsidRDefault="0062173D">
            <w:pPr>
              <w:jc w:val="center"/>
              <w:rPr>
                <w:rFonts w:ascii="Arial" w:hAnsi="Arial" w:cs="Arial"/>
                <w:color w:val="000000"/>
                <w:sz w:val="20"/>
                <w:szCs w:val="20"/>
              </w:rPr>
            </w:pPr>
            <w:r>
              <w:rPr>
                <w:rFonts w:ascii="Arial" w:hAnsi="Arial" w:cs="Arial"/>
                <w:color w:val="000000"/>
                <w:sz w:val="20"/>
                <w:szCs w:val="20"/>
              </w:rPr>
              <w:t>4042</w:t>
            </w:r>
          </w:p>
        </w:tc>
        <w:tc>
          <w:tcPr>
            <w:tcW w:w="965" w:type="dxa"/>
            <w:tcBorders>
              <w:top w:val="nil"/>
              <w:left w:val="nil"/>
              <w:bottom w:val="single" w:sz="4" w:space="0" w:color="auto"/>
              <w:right w:val="nil"/>
            </w:tcBorders>
            <w:shd w:val="clear" w:color="auto" w:fill="auto"/>
            <w:noWrap/>
            <w:vAlign w:val="center"/>
            <w:hideMark/>
          </w:tcPr>
          <w:p w14:paraId="2E6E3E4A" w14:textId="77777777" w:rsidR="0062173D" w:rsidRDefault="0062173D">
            <w:pPr>
              <w:jc w:val="center"/>
              <w:rPr>
                <w:rFonts w:ascii="Arial" w:hAnsi="Arial" w:cs="Arial"/>
                <w:color w:val="000000"/>
                <w:sz w:val="20"/>
                <w:szCs w:val="20"/>
              </w:rPr>
            </w:pPr>
            <w:r>
              <w:rPr>
                <w:rFonts w:ascii="Arial" w:hAnsi="Arial" w:cs="Arial"/>
                <w:color w:val="000000"/>
                <w:sz w:val="20"/>
                <w:szCs w:val="20"/>
              </w:rPr>
              <w:t>6222</w:t>
            </w:r>
          </w:p>
        </w:tc>
        <w:tc>
          <w:tcPr>
            <w:tcW w:w="965" w:type="dxa"/>
            <w:tcBorders>
              <w:top w:val="nil"/>
              <w:left w:val="nil"/>
              <w:bottom w:val="single" w:sz="4" w:space="0" w:color="auto"/>
              <w:right w:val="single" w:sz="4" w:space="0" w:color="auto"/>
            </w:tcBorders>
            <w:shd w:val="clear" w:color="auto" w:fill="auto"/>
            <w:noWrap/>
            <w:vAlign w:val="center"/>
            <w:hideMark/>
          </w:tcPr>
          <w:p w14:paraId="56586D81" w14:textId="77777777" w:rsidR="0062173D" w:rsidRDefault="0062173D">
            <w:pPr>
              <w:jc w:val="center"/>
              <w:rPr>
                <w:rFonts w:ascii="Arial" w:hAnsi="Arial" w:cs="Arial"/>
                <w:color w:val="000000"/>
                <w:sz w:val="20"/>
                <w:szCs w:val="20"/>
              </w:rPr>
            </w:pPr>
            <w:r>
              <w:rPr>
                <w:rFonts w:ascii="Arial" w:hAnsi="Arial" w:cs="Arial"/>
                <w:color w:val="000000"/>
                <w:sz w:val="20"/>
                <w:szCs w:val="20"/>
              </w:rPr>
              <w:t>7117</w:t>
            </w:r>
          </w:p>
        </w:tc>
        <w:tc>
          <w:tcPr>
            <w:tcW w:w="965" w:type="dxa"/>
            <w:tcBorders>
              <w:top w:val="nil"/>
              <w:left w:val="nil"/>
              <w:bottom w:val="single" w:sz="4" w:space="0" w:color="auto"/>
              <w:right w:val="single" w:sz="4" w:space="0" w:color="auto"/>
            </w:tcBorders>
            <w:shd w:val="clear" w:color="auto" w:fill="auto"/>
            <w:noWrap/>
            <w:vAlign w:val="center"/>
            <w:hideMark/>
          </w:tcPr>
          <w:p w14:paraId="196DD8CA" w14:textId="77777777" w:rsidR="0062173D" w:rsidRDefault="0062173D">
            <w:pPr>
              <w:jc w:val="center"/>
              <w:rPr>
                <w:rFonts w:ascii="Arial" w:hAnsi="Arial" w:cs="Arial"/>
                <w:color w:val="000000"/>
                <w:sz w:val="20"/>
                <w:szCs w:val="20"/>
              </w:rPr>
            </w:pPr>
            <w:r>
              <w:rPr>
                <w:rFonts w:ascii="Arial" w:hAnsi="Arial" w:cs="Arial"/>
                <w:color w:val="000000"/>
                <w:sz w:val="20"/>
                <w:szCs w:val="20"/>
              </w:rPr>
              <w:t>53956</w:t>
            </w:r>
          </w:p>
        </w:tc>
      </w:tr>
      <w:tr w:rsidR="0062173D" w14:paraId="4C205E30" w14:textId="77777777" w:rsidTr="0062173D">
        <w:trPr>
          <w:trHeight w:val="295"/>
        </w:trPr>
        <w:tc>
          <w:tcPr>
            <w:tcW w:w="965" w:type="dxa"/>
            <w:tcBorders>
              <w:top w:val="nil"/>
              <w:left w:val="single" w:sz="4" w:space="0" w:color="auto"/>
              <w:bottom w:val="single" w:sz="4" w:space="0" w:color="auto"/>
              <w:right w:val="nil"/>
            </w:tcBorders>
            <w:shd w:val="clear" w:color="auto" w:fill="auto"/>
            <w:noWrap/>
            <w:vAlign w:val="center"/>
            <w:hideMark/>
          </w:tcPr>
          <w:p w14:paraId="13788C47" w14:textId="77777777" w:rsidR="0062173D" w:rsidRDefault="0062173D">
            <w:pPr>
              <w:jc w:val="center"/>
              <w:rPr>
                <w:rFonts w:ascii="Arial" w:hAnsi="Arial" w:cs="Arial"/>
                <w:color w:val="000000"/>
                <w:sz w:val="20"/>
                <w:szCs w:val="20"/>
              </w:rPr>
            </w:pPr>
            <w:r>
              <w:rPr>
                <w:rFonts w:ascii="Arial" w:hAnsi="Arial" w:cs="Arial"/>
                <w:color w:val="000000"/>
                <w:sz w:val="20"/>
                <w:szCs w:val="20"/>
              </w:rPr>
              <w:t>Sums</w:t>
            </w:r>
          </w:p>
        </w:tc>
        <w:tc>
          <w:tcPr>
            <w:tcW w:w="965" w:type="dxa"/>
            <w:tcBorders>
              <w:top w:val="nil"/>
              <w:left w:val="single" w:sz="4" w:space="0" w:color="auto"/>
              <w:bottom w:val="single" w:sz="4" w:space="0" w:color="auto"/>
              <w:right w:val="single" w:sz="4" w:space="0" w:color="auto"/>
            </w:tcBorders>
            <w:shd w:val="clear" w:color="auto" w:fill="auto"/>
            <w:noWrap/>
            <w:vAlign w:val="center"/>
            <w:hideMark/>
          </w:tcPr>
          <w:p w14:paraId="12AA3059" w14:textId="77777777" w:rsidR="0062173D" w:rsidRDefault="0062173D">
            <w:pPr>
              <w:jc w:val="center"/>
              <w:rPr>
                <w:rFonts w:ascii="Arial" w:hAnsi="Arial" w:cs="Arial"/>
                <w:color w:val="000000"/>
                <w:sz w:val="20"/>
                <w:szCs w:val="20"/>
              </w:rPr>
            </w:pPr>
            <w:r>
              <w:rPr>
                <w:rFonts w:ascii="Arial" w:hAnsi="Arial" w:cs="Arial"/>
                <w:color w:val="000000"/>
                <w:sz w:val="20"/>
                <w:szCs w:val="20"/>
              </w:rPr>
              <w:t>2381</w:t>
            </w:r>
          </w:p>
        </w:tc>
        <w:tc>
          <w:tcPr>
            <w:tcW w:w="965" w:type="dxa"/>
            <w:tcBorders>
              <w:top w:val="nil"/>
              <w:left w:val="nil"/>
              <w:bottom w:val="single" w:sz="4" w:space="0" w:color="auto"/>
              <w:right w:val="nil"/>
            </w:tcBorders>
            <w:shd w:val="clear" w:color="auto" w:fill="auto"/>
            <w:noWrap/>
            <w:vAlign w:val="center"/>
            <w:hideMark/>
          </w:tcPr>
          <w:p w14:paraId="260D94C9" w14:textId="77777777" w:rsidR="0062173D" w:rsidRDefault="0062173D">
            <w:pPr>
              <w:jc w:val="center"/>
              <w:rPr>
                <w:rFonts w:ascii="Arial" w:hAnsi="Arial" w:cs="Arial"/>
                <w:color w:val="000000"/>
                <w:sz w:val="20"/>
                <w:szCs w:val="20"/>
              </w:rPr>
            </w:pPr>
            <w:r>
              <w:rPr>
                <w:rFonts w:ascii="Arial" w:hAnsi="Arial" w:cs="Arial"/>
                <w:color w:val="000000"/>
                <w:sz w:val="20"/>
                <w:szCs w:val="20"/>
              </w:rPr>
              <w:t>14047</w:t>
            </w:r>
          </w:p>
        </w:tc>
        <w:tc>
          <w:tcPr>
            <w:tcW w:w="965" w:type="dxa"/>
            <w:tcBorders>
              <w:top w:val="nil"/>
              <w:left w:val="nil"/>
              <w:bottom w:val="single" w:sz="4" w:space="0" w:color="auto"/>
              <w:right w:val="nil"/>
            </w:tcBorders>
            <w:shd w:val="clear" w:color="auto" w:fill="auto"/>
            <w:noWrap/>
            <w:vAlign w:val="center"/>
            <w:hideMark/>
          </w:tcPr>
          <w:p w14:paraId="72119D50" w14:textId="77777777" w:rsidR="0062173D" w:rsidRDefault="0062173D">
            <w:pPr>
              <w:jc w:val="center"/>
              <w:rPr>
                <w:rFonts w:ascii="Arial" w:hAnsi="Arial" w:cs="Arial"/>
                <w:color w:val="000000"/>
                <w:sz w:val="20"/>
                <w:szCs w:val="20"/>
              </w:rPr>
            </w:pPr>
            <w:r>
              <w:rPr>
                <w:rFonts w:ascii="Arial" w:hAnsi="Arial" w:cs="Arial"/>
                <w:color w:val="000000"/>
                <w:sz w:val="20"/>
                <w:szCs w:val="20"/>
              </w:rPr>
              <w:t>21960</w:t>
            </w:r>
          </w:p>
        </w:tc>
        <w:tc>
          <w:tcPr>
            <w:tcW w:w="965" w:type="dxa"/>
            <w:tcBorders>
              <w:top w:val="nil"/>
              <w:left w:val="nil"/>
              <w:bottom w:val="single" w:sz="4" w:space="0" w:color="auto"/>
              <w:right w:val="nil"/>
            </w:tcBorders>
            <w:shd w:val="clear" w:color="auto" w:fill="auto"/>
            <w:noWrap/>
            <w:vAlign w:val="center"/>
            <w:hideMark/>
          </w:tcPr>
          <w:p w14:paraId="28CCEC0B" w14:textId="77777777" w:rsidR="0062173D" w:rsidRDefault="0062173D">
            <w:pPr>
              <w:jc w:val="center"/>
              <w:rPr>
                <w:rFonts w:ascii="Arial" w:hAnsi="Arial" w:cs="Arial"/>
                <w:color w:val="000000"/>
                <w:sz w:val="20"/>
                <w:szCs w:val="20"/>
              </w:rPr>
            </w:pPr>
            <w:r>
              <w:rPr>
                <w:rFonts w:ascii="Arial" w:hAnsi="Arial" w:cs="Arial"/>
                <w:color w:val="000000"/>
                <w:sz w:val="20"/>
                <w:szCs w:val="20"/>
              </w:rPr>
              <w:t>26153</w:t>
            </w:r>
          </w:p>
        </w:tc>
        <w:tc>
          <w:tcPr>
            <w:tcW w:w="965" w:type="dxa"/>
            <w:tcBorders>
              <w:top w:val="nil"/>
              <w:left w:val="nil"/>
              <w:bottom w:val="single" w:sz="4" w:space="0" w:color="auto"/>
              <w:right w:val="single" w:sz="4" w:space="0" w:color="auto"/>
            </w:tcBorders>
            <w:shd w:val="clear" w:color="auto" w:fill="auto"/>
            <w:noWrap/>
            <w:vAlign w:val="center"/>
            <w:hideMark/>
          </w:tcPr>
          <w:p w14:paraId="58881DB6" w14:textId="77777777" w:rsidR="0062173D" w:rsidRDefault="0062173D">
            <w:pPr>
              <w:jc w:val="center"/>
              <w:rPr>
                <w:rFonts w:ascii="Arial" w:hAnsi="Arial" w:cs="Arial"/>
                <w:color w:val="000000"/>
                <w:sz w:val="20"/>
                <w:szCs w:val="20"/>
              </w:rPr>
            </w:pPr>
            <w:r>
              <w:rPr>
                <w:rFonts w:ascii="Arial" w:hAnsi="Arial" w:cs="Arial"/>
                <w:color w:val="000000"/>
                <w:sz w:val="20"/>
                <w:szCs w:val="20"/>
              </w:rPr>
              <w:t>33023</w:t>
            </w:r>
          </w:p>
        </w:tc>
        <w:tc>
          <w:tcPr>
            <w:tcW w:w="965" w:type="dxa"/>
            <w:tcBorders>
              <w:top w:val="nil"/>
              <w:left w:val="nil"/>
              <w:bottom w:val="single" w:sz="4" w:space="0" w:color="auto"/>
              <w:right w:val="nil"/>
            </w:tcBorders>
            <w:shd w:val="clear" w:color="auto" w:fill="auto"/>
            <w:noWrap/>
            <w:vAlign w:val="center"/>
            <w:hideMark/>
          </w:tcPr>
          <w:p w14:paraId="78E8C666" w14:textId="77777777" w:rsidR="0062173D" w:rsidRDefault="0062173D">
            <w:pPr>
              <w:jc w:val="center"/>
              <w:rPr>
                <w:rFonts w:ascii="Arial" w:hAnsi="Arial" w:cs="Arial"/>
                <w:color w:val="000000"/>
                <w:sz w:val="20"/>
                <w:szCs w:val="20"/>
              </w:rPr>
            </w:pPr>
            <w:r>
              <w:rPr>
                <w:rFonts w:ascii="Arial" w:hAnsi="Arial" w:cs="Arial"/>
                <w:color w:val="000000"/>
                <w:sz w:val="20"/>
                <w:szCs w:val="20"/>
              </w:rPr>
              <w:t>32337</w:t>
            </w:r>
          </w:p>
        </w:tc>
        <w:tc>
          <w:tcPr>
            <w:tcW w:w="965" w:type="dxa"/>
            <w:tcBorders>
              <w:top w:val="nil"/>
              <w:left w:val="nil"/>
              <w:bottom w:val="single" w:sz="4" w:space="0" w:color="auto"/>
              <w:right w:val="nil"/>
            </w:tcBorders>
            <w:shd w:val="clear" w:color="auto" w:fill="auto"/>
            <w:noWrap/>
            <w:vAlign w:val="center"/>
            <w:hideMark/>
          </w:tcPr>
          <w:p w14:paraId="15103DDB" w14:textId="77777777" w:rsidR="0062173D" w:rsidRDefault="0062173D">
            <w:pPr>
              <w:jc w:val="center"/>
              <w:rPr>
                <w:rFonts w:ascii="Arial" w:hAnsi="Arial" w:cs="Arial"/>
                <w:color w:val="000000"/>
                <w:sz w:val="20"/>
                <w:szCs w:val="20"/>
              </w:rPr>
            </w:pPr>
            <w:r>
              <w:rPr>
                <w:rFonts w:ascii="Arial" w:hAnsi="Arial" w:cs="Arial"/>
                <w:color w:val="000000"/>
                <w:sz w:val="20"/>
                <w:szCs w:val="20"/>
              </w:rPr>
              <w:t>31604</w:t>
            </w:r>
          </w:p>
        </w:tc>
        <w:tc>
          <w:tcPr>
            <w:tcW w:w="965" w:type="dxa"/>
            <w:tcBorders>
              <w:top w:val="nil"/>
              <w:left w:val="nil"/>
              <w:bottom w:val="single" w:sz="4" w:space="0" w:color="auto"/>
              <w:right w:val="nil"/>
            </w:tcBorders>
            <w:shd w:val="clear" w:color="auto" w:fill="auto"/>
            <w:noWrap/>
            <w:vAlign w:val="center"/>
            <w:hideMark/>
          </w:tcPr>
          <w:p w14:paraId="2B21A558" w14:textId="77777777" w:rsidR="0062173D" w:rsidRDefault="0062173D">
            <w:pPr>
              <w:jc w:val="center"/>
              <w:rPr>
                <w:rFonts w:ascii="Arial" w:hAnsi="Arial" w:cs="Arial"/>
                <w:color w:val="000000"/>
                <w:sz w:val="20"/>
                <w:szCs w:val="20"/>
              </w:rPr>
            </w:pPr>
            <w:r>
              <w:rPr>
                <w:rFonts w:ascii="Arial" w:hAnsi="Arial" w:cs="Arial"/>
                <w:color w:val="000000"/>
                <w:sz w:val="20"/>
                <w:szCs w:val="20"/>
              </w:rPr>
              <w:t>31717</w:t>
            </w:r>
          </w:p>
        </w:tc>
        <w:tc>
          <w:tcPr>
            <w:tcW w:w="965" w:type="dxa"/>
            <w:tcBorders>
              <w:top w:val="nil"/>
              <w:left w:val="nil"/>
              <w:bottom w:val="single" w:sz="4" w:space="0" w:color="auto"/>
              <w:right w:val="single" w:sz="4" w:space="0" w:color="auto"/>
            </w:tcBorders>
            <w:shd w:val="clear" w:color="auto" w:fill="auto"/>
            <w:noWrap/>
            <w:vAlign w:val="center"/>
            <w:hideMark/>
          </w:tcPr>
          <w:p w14:paraId="44D0EFF1" w14:textId="77777777" w:rsidR="0062173D" w:rsidRDefault="0062173D">
            <w:pPr>
              <w:jc w:val="center"/>
              <w:rPr>
                <w:rFonts w:ascii="Arial" w:hAnsi="Arial" w:cs="Arial"/>
                <w:color w:val="000000"/>
                <w:sz w:val="20"/>
                <w:szCs w:val="20"/>
              </w:rPr>
            </w:pPr>
            <w:r>
              <w:rPr>
                <w:rFonts w:ascii="Arial" w:hAnsi="Arial" w:cs="Arial"/>
                <w:color w:val="000000"/>
                <w:sz w:val="20"/>
                <w:szCs w:val="20"/>
              </w:rPr>
              <w:t>18006</w:t>
            </w:r>
          </w:p>
        </w:tc>
        <w:tc>
          <w:tcPr>
            <w:tcW w:w="965" w:type="dxa"/>
            <w:tcBorders>
              <w:top w:val="nil"/>
              <w:left w:val="nil"/>
              <w:bottom w:val="single" w:sz="4" w:space="0" w:color="auto"/>
              <w:right w:val="nil"/>
            </w:tcBorders>
            <w:shd w:val="clear" w:color="auto" w:fill="auto"/>
            <w:noWrap/>
            <w:vAlign w:val="center"/>
            <w:hideMark/>
          </w:tcPr>
          <w:p w14:paraId="1E91DBA0" w14:textId="77777777" w:rsidR="0062173D" w:rsidRDefault="0062173D">
            <w:pPr>
              <w:jc w:val="center"/>
              <w:rPr>
                <w:rFonts w:ascii="Arial" w:hAnsi="Arial" w:cs="Arial"/>
                <w:color w:val="000000"/>
                <w:sz w:val="20"/>
                <w:szCs w:val="20"/>
              </w:rPr>
            </w:pPr>
            <w:r>
              <w:rPr>
                <w:rFonts w:ascii="Arial" w:hAnsi="Arial" w:cs="Arial"/>
                <w:color w:val="000000"/>
                <w:sz w:val="20"/>
                <w:szCs w:val="20"/>
              </w:rPr>
              <w:t>28199</w:t>
            </w:r>
          </w:p>
        </w:tc>
        <w:tc>
          <w:tcPr>
            <w:tcW w:w="965" w:type="dxa"/>
            <w:tcBorders>
              <w:top w:val="nil"/>
              <w:left w:val="nil"/>
              <w:bottom w:val="single" w:sz="4" w:space="0" w:color="auto"/>
              <w:right w:val="single" w:sz="4" w:space="0" w:color="auto"/>
            </w:tcBorders>
            <w:shd w:val="clear" w:color="auto" w:fill="auto"/>
            <w:noWrap/>
            <w:vAlign w:val="center"/>
            <w:hideMark/>
          </w:tcPr>
          <w:p w14:paraId="5CA35241" w14:textId="77777777" w:rsidR="0062173D" w:rsidRDefault="0062173D">
            <w:pPr>
              <w:jc w:val="center"/>
              <w:rPr>
                <w:rFonts w:ascii="Arial" w:hAnsi="Arial" w:cs="Arial"/>
                <w:color w:val="000000"/>
                <w:sz w:val="20"/>
                <w:szCs w:val="20"/>
              </w:rPr>
            </w:pPr>
            <w:r>
              <w:rPr>
                <w:rFonts w:ascii="Arial" w:hAnsi="Arial" w:cs="Arial"/>
                <w:color w:val="000000"/>
                <w:sz w:val="20"/>
                <w:szCs w:val="20"/>
              </w:rPr>
              <w:t>27478</w:t>
            </w:r>
          </w:p>
        </w:tc>
        <w:tc>
          <w:tcPr>
            <w:tcW w:w="965" w:type="dxa"/>
            <w:tcBorders>
              <w:top w:val="nil"/>
              <w:left w:val="nil"/>
              <w:bottom w:val="single" w:sz="4" w:space="0" w:color="auto"/>
              <w:right w:val="single" w:sz="4" w:space="0" w:color="auto"/>
            </w:tcBorders>
            <w:shd w:val="clear" w:color="auto" w:fill="auto"/>
            <w:noWrap/>
            <w:vAlign w:val="center"/>
            <w:hideMark/>
          </w:tcPr>
          <w:p w14:paraId="00976C3F" w14:textId="77777777" w:rsidR="0062173D" w:rsidRDefault="0062173D">
            <w:pPr>
              <w:jc w:val="center"/>
              <w:rPr>
                <w:rFonts w:ascii="Arial" w:hAnsi="Arial" w:cs="Arial"/>
                <w:color w:val="000000"/>
                <w:sz w:val="20"/>
                <w:szCs w:val="20"/>
              </w:rPr>
            </w:pPr>
            <w:r>
              <w:rPr>
                <w:rFonts w:ascii="Arial" w:hAnsi="Arial" w:cs="Arial"/>
                <w:color w:val="000000"/>
                <w:sz w:val="20"/>
                <w:szCs w:val="20"/>
              </w:rPr>
              <w:t>266907</w:t>
            </w:r>
          </w:p>
        </w:tc>
      </w:tr>
    </w:tbl>
    <w:p w14:paraId="4833187E" w14:textId="77777777" w:rsidR="00FD080D" w:rsidRDefault="00FD080D" w:rsidP="00FD080D">
      <w:pPr>
        <w:rPr>
          <w:color w:val="000000"/>
        </w:rPr>
      </w:pPr>
    </w:p>
    <w:p w14:paraId="6B3F85D1" w14:textId="77777777" w:rsidR="00FD080D" w:rsidRDefault="00FD080D" w:rsidP="00FD080D">
      <w:pPr>
        <w:rPr>
          <w:color w:val="000000"/>
        </w:rPr>
        <w:sectPr w:rsidR="00FD080D" w:rsidSect="00743A99">
          <w:pgSz w:w="15840" w:h="12240" w:orient="landscape" w:code="1"/>
          <w:pgMar w:top="2160" w:right="1440" w:bottom="2160" w:left="1440" w:header="720" w:footer="720" w:gutter="0"/>
          <w:cols w:space="720"/>
          <w:titlePg/>
          <w:docGrid w:linePitch="360"/>
        </w:sectPr>
      </w:pPr>
    </w:p>
    <w:p w14:paraId="7EFDA047" w14:textId="77777777" w:rsidR="00FD080D" w:rsidRDefault="00FD080D" w:rsidP="00FD080D">
      <w:pPr>
        <w:rPr>
          <w:color w:val="000000"/>
        </w:rPr>
      </w:pPr>
      <w:r>
        <w:rPr>
          <w:color w:val="000000"/>
        </w:rPr>
        <w:lastRenderedPageBreak/>
        <w:t xml:space="preserve">Stocking, harvest, and sampling data from AJ, DAN, YUMA, and IP were recorded by Reclamation, ASU, Wayne State, or Marsh &amp; Associates personnel on paper datasheets and were entered into the Lower Colorado Native Fish Database.  </w:t>
      </w:r>
    </w:p>
    <w:p w14:paraId="62FABFA6" w14:textId="77777777" w:rsidR="00FD080D" w:rsidRDefault="00FD080D" w:rsidP="00FD080D"/>
    <w:p w14:paraId="489726E2" w14:textId="77777777" w:rsidR="00FD080D" w:rsidRDefault="00FD080D" w:rsidP="00FD080D">
      <w:pPr>
        <w:pStyle w:val="Heading3"/>
      </w:pPr>
      <w:bookmarkStart w:id="31" w:name="_Toc1126882"/>
      <w:bookmarkStart w:id="32" w:name="_Toc29994260"/>
      <w:r>
        <w:t>Statistical Analysis</w:t>
      </w:r>
      <w:bookmarkEnd w:id="31"/>
      <w:bookmarkEnd w:id="32"/>
    </w:p>
    <w:p w14:paraId="69BB954C" w14:textId="77777777" w:rsidR="00FD080D" w:rsidRPr="00B676B3" w:rsidRDefault="00FD080D" w:rsidP="00FD080D"/>
    <w:p w14:paraId="5C5B85B6" w14:textId="77777777" w:rsidR="00FD080D" w:rsidRDefault="00FD080D" w:rsidP="00FD080D">
      <w:r>
        <w:t xml:space="preserve">AJ and DAN have been used as experimental ponds since 2010.  These ponds are ephemeral, drying out each autumn/winter due to dam operations; therefore, they provide single point estimates of important demographic parameters based on stocking and harvest data; growth, survival, and recruitment size.  Any recruits in these ponds were removed prior to drying and stocked elsewhere.  For the non-ephemeral ponds, YUMA and IP, RASU captured in the ponds without tags were injected with a PIT tag prior to release back into their pond of capture.  In addition to tagging, fish were measured </w:t>
      </w:r>
      <w:r w:rsidRPr="00D22CF8">
        <w:t>for total length (TL), sexed</w:t>
      </w:r>
      <w:r>
        <w:t xml:space="preserve">, and examined for general health and condition.  The origin of RASU in YUMA and IP was tracked by labeling each fish as repatriates, fish that were stocked with PIT tags, or as “unknown,” fish captured and tagged during pond sampling.  Unknown fish included newly recruited fish as well as repatriates that lost their PIT tags.  Although there were clear cases of backwater recruits among backwater tagged fish, any size cutoff between recruits and repatriates with lost tags would be arbitrary.  An exception to this distinction was used for eight fish greater than </w:t>
      </w:r>
      <w:r w:rsidRPr="00D22CF8">
        <w:t>400 millimeters (mm) TL</w:t>
      </w:r>
      <w:r>
        <w:t xml:space="preserve"> captured in 2013 (YUMA).  These fish were assumed to be repatriates that lost tags (Minckley 1983, McCarthy and Minckley 1987).    </w:t>
      </w:r>
    </w:p>
    <w:p w14:paraId="3E256FAF" w14:textId="77777777" w:rsidR="00FD080D" w:rsidRDefault="00FD080D" w:rsidP="00FD080D"/>
    <w:p w14:paraId="3D3A5AE0" w14:textId="77777777" w:rsidR="00FD080D" w:rsidRDefault="00FD080D" w:rsidP="00FD080D">
      <w:r>
        <w:t xml:space="preserve">Survival was calculated for each sex in AJ and DAN based on paired stocking and harvest data, defined as total number of PIT tagged fish harvested with a stocking record divided by the total number of PIT tagged fish stocked (% harvested). This value was calculated for each sex as determined at the time of stocking.  PIT scanning data for AJ and DAN were summarized by month as the number of unique PIT tags contacted per month.  RASU spawning activity in Lake Mohave usually peaks before March 15.  Therefore, the percentage of fish harvested that were PIT scanned after March 15 was calculated as a measurement of PIT scanning effectiveness: i.e. the percentage of the RASU spawning population that PIT scanning contacted.  In addition, the parental assignments of offspring (larvae and juveniles) were compared to harvest and PIT scanning data to calculate the percentage of adult RASU that contributed to the offspring but were not harvested or PIT scanned during the entire study year.  This was calculated to determine if the original stocking number or the total number of RASU harvested or scanned was a better estimate of the number of contributors.  </w:t>
      </w:r>
    </w:p>
    <w:p w14:paraId="02BD161A" w14:textId="77777777" w:rsidR="00FD080D" w:rsidRDefault="00FD080D" w:rsidP="00FD080D"/>
    <w:p w14:paraId="2B0584F1" w14:textId="4A03961D" w:rsidR="00FD080D" w:rsidRDefault="00FD080D" w:rsidP="00FD080D">
      <w:r>
        <w:t xml:space="preserve">For RASU in YUMA and IP the minimum population size through time was determined from nearly continuous PIT scanning data.  Individual fish were known to be alive and considered as part of the minimum population size if they were scanned between a given date and the last day of scanning for this report, September 30, 2018.  These minimum population size values were calculated </w:t>
      </w:r>
      <w:ins w:id="33" w:author="Kurtis Shollenberger" w:date="2020-01-16T13:38:00Z">
        <w:r w:rsidR="00E94047">
          <w:lastRenderedPageBreak/>
          <w:t>each</w:t>
        </w:r>
        <w:r w:rsidR="003814F7">
          <w:t xml:space="preserve"> day </w:t>
        </w:r>
      </w:ins>
      <w:del w:id="34" w:author="Kurtis Shollenberger" w:date="2020-01-16T13:37:00Z">
        <w:r w:rsidDel="000A79EB">
          <w:delText>for the first day of each month from the month</w:delText>
        </w:r>
      </w:del>
      <w:ins w:id="35" w:author="Kurtis Shollenberger" w:date="2020-01-16T13:37:00Z">
        <w:r w:rsidR="00542C08">
          <w:t>from</w:t>
        </w:r>
      </w:ins>
      <w:ins w:id="36" w:author="Kurtis Shollenberger" w:date="2020-01-16T13:38:00Z">
        <w:r w:rsidR="002B0FD9">
          <w:t xml:space="preserve"> the stocking date</w:t>
        </w:r>
      </w:ins>
      <w:del w:id="37" w:author="Kurtis Shollenberger" w:date="2020-01-16T13:38:00Z">
        <w:r w:rsidDel="002B0FD9">
          <w:delText xml:space="preserve"> of stocking</w:delText>
        </w:r>
      </w:del>
      <w:r>
        <w:t xml:space="preserve"> through May 31, 2019.  A five-month gap was used between the last date reporting a minimum population size (May 1, 2019) and the last day of scanning (September 30, 2019) to reduce the likelihood that a fish was alive but was missed by PIT scanners.  This simple and intuitive statistic was used instead of mark-recapture population estimates because the technique provides specific information on the individual fish that were known to be alive on a given date as opposed to a population estimate which only provides a single point estimate on the number of individuals alive.  Individuals contacted by PIT scanning were directly compared to parental assignments of larvae and juveniles to identify contributors in 2014 and 2015 from the 2013 stocking that were not PIT scanned in 2014 or 2015  Sex specific and backwater recruit values of minimum population size were calculated in Microsoft Excel.  Due to a lack of observed recruitment in IP at the time this report was drafted, all data presented in this report are for individual RASU stocked in December 2016 (no backwater recruits).  </w:t>
      </w:r>
    </w:p>
    <w:p w14:paraId="0DC9CC73" w14:textId="77777777" w:rsidR="00FD080D" w:rsidRDefault="00FD080D" w:rsidP="00FD080D"/>
    <w:p w14:paraId="1FD9F98E" w14:textId="77777777" w:rsidR="00F16E2B" w:rsidRDefault="00F16E2B" w:rsidP="00F16E2B">
      <w:pPr>
        <w:pStyle w:val="Heading2"/>
      </w:pPr>
      <w:bookmarkStart w:id="38" w:name="_Toc29994261"/>
      <w:r>
        <w:t>Characterization of Genetic Variation</w:t>
      </w:r>
      <w:bookmarkEnd w:id="38"/>
    </w:p>
    <w:p w14:paraId="08477E4D" w14:textId="77777777" w:rsidR="00F16E2B" w:rsidRDefault="00F16E2B" w:rsidP="00F16E2B">
      <w:pPr>
        <w:rPr>
          <w:rFonts w:eastAsia="Calibri"/>
        </w:rPr>
      </w:pPr>
    </w:p>
    <w:p w14:paraId="39C50EEA" w14:textId="2A72E6C0" w:rsidR="00F16E2B" w:rsidRDefault="00F16E2B" w:rsidP="00F16E2B">
      <w:pPr>
        <w:rPr>
          <w:rFonts w:eastAsia="Calibri"/>
        </w:rPr>
      </w:pPr>
      <w:r>
        <w:t xml:space="preserve">DNA was extracted from larvae and fin clips using a standard phenol-chloroform extraction protocol (Tibbets and Dowling 1996).  The quantity and quality of DNA were assessed using a </w:t>
      </w:r>
      <w:proofErr w:type="spellStart"/>
      <w:r>
        <w:t>NanoDrop</w:t>
      </w:r>
      <w:proofErr w:type="spellEnd"/>
      <w:r>
        <w:t xml:space="preserve"> ND-1000 Spectrophotometer (V3.0.1).  </w:t>
      </w:r>
      <w:r w:rsidR="007B5EC0">
        <w:t>Genetic v</w:t>
      </w:r>
      <w:r w:rsidR="007B5EC0">
        <w:rPr>
          <w:color w:val="000000"/>
        </w:rPr>
        <w:t xml:space="preserve">ariation among samples was assessed using 14 dinucleotide </w:t>
      </w:r>
      <w:r w:rsidR="007B5EC0" w:rsidRPr="00D22CF8">
        <w:rPr>
          <w:color w:val="000000"/>
        </w:rPr>
        <w:t>microsatellite loci developed from a library for RASU (Turner et al. 2009; Dowling et al. 2014).  M</w:t>
      </w:r>
      <w:r w:rsidR="007B5EC0" w:rsidRPr="00D22CF8">
        <w:rPr>
          <w:rFonts w:eastAsia="Calibri"/>
        </w:rPr>
        <w:t xml:space="preserve">icrosatellite fragments were amplified in the following </w:t>
      </w:r>
      <w:r w:rsidR="00AC0551" w:rsidRPr="00D22CF8">
        <w:rPr>
          <w:rFonts w:eastAsia="Calibri"/>
        </w:rPr>
        <w:t xml:space="preserve">multiplexed </w:t>
      </w:r>
      <w:r w:rsidR="00AC0551" w:rsidRPr="00D22CF8">
        <w:t>polymerase chain reactions</w:t>
      </w:r>
      <w:r w:rsidR="00AC0551" w:rsidRPr="00D22CF8">
        <w:rPr>
          <w:rFonts w:eastAsia="Calibri"/>
        </w:rPr>
        <w:t xml:space="preserve"> (PCRs) using an Eppendorf </w:t>
      </w:r>
      <w:proofErr w:type="spellStart"/>
      <w:r w:rsidR="00AC0551" w:rsidRPr="00D22CF8">
        <w:rPr>
          <w:rFonts w:eastAsia="Calibri"/>
        </w:rPr>
        <w:t>Mastercycler</w:t>
      </w:r>
      <w:proofErr w:type="spellEnd"/>
      <w:r w:rsidR="00AC0551" w:rsidRPr="00D22CF8">
        <w:rPr>
          <w:rFonts w:eastAsia="Calibri"/>
        </w:rPr>
        <w:t xml:space="preserve"> thermal cycler:  multiplex 1:  Xte1, Xte7, Xte20; multiplex 2:  Xte2, Xte10, </w:t>
      </w:r>
      <w:r w:rsidRPr="00D22CF8">
        <w:rPr>
          <w:rFonts w:eastAsia="Calibri"/>
        </w:rPr>
        <w:t>Xte16, multiplex 3:  Xte11, Xte12, Xte19, Xte24; and multiplex 4:  Xte8, Xte17, Xte18, Xte25.  Multiplexed amplifications were completed in 5-microliter (µL) reactions consisting of 2.5 µL of Qiagen Master Mix (</w:t>
      </w:r>
      <w:proofErr w:type="spellStart"/>
      <w:r w:rsidRPr="00D22CF8">
        <w:rPr>
          <w:rFonts w:eastAsia="Calibri"/>
        </w:rPr>
        <w:t>Taq</w:t>
      </w:r>
      <w:proofErr w:type="spellEnd"/>
      <w:r w:rsidRPr="00D22CF8">
        <w:rPr>
          <w:rFonts w:eastAsia="Calibri"/>
        </w:rPr>
        <w:t xml:space="preserve"> DNA Polymerase, PCR Buffer, MgCl</w:t>
      </w:r>
      <w:r w:rsidRPr="00D22CF8">
        <w:rPr>
          <w:rFonts w:eastAsia="Calibri"/>
          <w:vertAlign w:val="subscript"/>
        </w:rPr>
        <w:t>2</w:t>
      </w:r>
      <w:r w:rsidRPr="00D22CF8">
        <w:rPr>
          <w:rFonts w:eastAsia="Calibri"/>
        </w:rPr>
        <w:t xml:space="preserve">, and dNTPs), 0.01 to 0.45 µL of each primer (varies from 0.2 micromolar to 9 </w:t>
      </w:r>
      <w:proofErr w:type="spellStart"/>
      <w:r w:rsidRPr="00D22CF8">
        <w:rPr>
          <w:rFonts w:eastAsia="Calibri"/>
        </w:rPr>
        <w:t>micromolars</w:t>
      </w:r>
      <w:proofErr w:type="spellEnd"/>
      <w:r w:rsidRPr="00D22CF8">
        <w:rPr>
          <w:rFonts w:eastAsia="Calibri"/>
        </w:rPr>
        <w:t>), 1 µL of water, and 0.5 µL of genomic DNA (100–1,000 nanograms</w:t>
      </w:r>
      <w:r w:rsidR="00743A99" w:rsidRPr="00D22CF8">
        <w:rPr>
          <w:rFonts w:eastAsia="Calibri"/>
        </w:rPr>
        <w:t xml:space="preserve"> [ng]</w:t>
      </w:r>
      <w:r w:rsidRPr="00D22CF8">
        <w:rPr>
          <w:rFonts w:eastAsia="Calibri"/>
        </w:rPr>
        <w:t>).  Multiplex 1 was amplified using a profile that followed a traditional PCR format.  The first step was a denaturation of 15 minutes (min) at 95 degrees Celsius (°C), followed by 25 cycles of 94 °C for 30 seconds (s) for denaturation, an annealing step</w:t>
      </w:r>
      <w:r>
        <w:rPr>
          <w:rFonts w:eastAsia="Calibri"/>
        </w:rPr>
        <w:t xml:space="preserve"> of 53 °C for 90 s, and 72 °C for 1 min, and the amplification was completed with a single step at 72 °C for 10 min.  Multiplex 2, 3, and 4 were amplified using a profile that followed a touchdown format:  initial denaturation of 15 min at 95 °C; 25 cycles of 94 °C for 30 s, annealing at 65 °C for 1.5 min, and 72 °C for 1 min.  Annealing temperature decreased by 1 °C in each of the first 15 cycles and remained at 50 °C for the remaining 10 cycles.  Amplification was completed with a single step at 72 °C for 10 min.</w:t>
      </w:r>
    </w:p>
    <w:p w14:paraId="57D9F0A9" w14:textId="77777777" w:rsidR="00F16E2B" w:rsidRDefault="00F16E2B" w:rsidP="00F16E2B">
      <w:pPr>
        <w:rPr>
          <w:rFonts w:eastAsia="Calibri"/>
        </w:rPr>
      </w:pPr>
    </w:p>
    <w:p w14:paraId="5EF27270" w14:textId="45B857D8" w:rsidR="00F16E2B" w:rsidRPr="00D22CF8" w:rsidRDefault="00F16E2B" w:rsidP="00F16E2B">
      <w:pPr>
        <w:rPr>
          <w:rFonts w:eastAsia="Calibri"/>
        </w:rPr>
      </w:pPr>
      <w:r w:rsidRPr="00D22CF8">
        <w:rPr>
          <w:rFonts w:eastAsia="Calibri"/>
        </w:rPr>
        <w:t>A microsatellite fragment analysis was completed using a Li-Cor 4300 DNA Analyzer.  Five lanes of size standard (50–350 base pairs</w:t>
      </w:r>
      <w:r w:rsidR="00CF48B8" w:rsidRPr="00D22CF8">
        <w:rPr>
          <w:rFonts w:eastAsia="Calibri"/>
        </w:rPr>
        <w:t xml:space="preserve"> [bp]</w:t>
      </w:r>
      <w:r w:rsidRPr="00D22CF8">
        <w:rPr>
          <w:rFonts w:eastAsia="Calibri"/>
        </w:rPr>
        <w:t xml:space="preserve"> from Li-Cor) were </w:t>
      </w:r>
      <w:r w:rsidRPr="00D22CF8">
        <w:rPr>
          <w:rFonts w:eastAsia="Calibri"/>
        </w:rPr>
        <w:lastRenderedPageBreak/>
        <w:t>incorporated on each run, and each gel was scored using the computer software Saga (version 3.3).  The software determines the size of each fragment using the size standards and assigns a genotype to each individual.  Consistency of allele assignment across gels was obtained by manual comparison of results from multiple gels simultaneously.</w:t>
      </w:r>
    </w:p>
    <w:p w14:paraId="74901C0A" w14:textId="77777777" w:rsidR="00F16E2B" w:rsidRPr="00D22CF8" w:rsidRDefault="00F16E2B" w:rsidP="00F16E2B">
      <w:pPr>
        <w:rPr>
          <w:rFonts w:eastAsia="Calibri"/>
        </w:rPr>
      </w:pPr>
    </w:p>
    <w:p w14:paraId="57909727" w14:textId="77777777" w:rsidR="00F16E2B" w:rsidRPr="00D22CF8" w:rsidRDefault="00F16E2B" w:rsidP="00CE17D1">
      <w:pPr>
        <w:pStyle w:val="Heading3"/>
      </w:pPr>
      <w:bookmarkStart w:id="39" w:name="_Toc497399918"/>
      <w:bookmarkStart w:id="40" w:name="_Toc29994262"/>
      <w:r w:rsidRPr="00D22CF8">
        <w:t>Statistical Analysis</w:t>
      </w:r>
      <w:bookmarkEnd w:id="39"/>
      <w:bookmarkEnd w:id="40"/>
    </w:p>
    <w:p w14:paraId="6103A62E" w14:textId="77777777" w:rsidR="00F16E2B" w:rsidRPr="00D22CF8" w:rsidRDefault="00F16E2B" w:rsidP="00F16E2B">
      <w:pPr>
        <w:rPr>
          <w:rFonts w:eastAsia="Calibri"/>
        </w:rPr>
      </w:pPr>
    </w:p>
    <w:p w14:paraId="2637D0C5" w14:textId="7B1E7D22" w:rsidR="00F16E2B" w:rsidRPr="007C19B5" w:rsidRDefault="00F16E2B" w:rsidP="00F16E2B">
      <w:pPr>
        <w:rPr>
          <w:spacing w:val="-2"/>
        </w:rPr>
      </w:pPr>
      <w:r w:rsidRPr="00D22CF8">
        <w:rPr>
          <w:spacing w:val="-2"/>
        </w:rPr>
        <w:t>Population genetics parameters (allelic richness [A</w:t>
      </w:r>
      <w:r w:rsidRPr="00D22CF8">
        <w:rPr>
          <w:spacing w:val="-2"/>
          <w:vertAlign w:val="subscript"/>
        </w:rPr>
        <w:t>R</w:t>
      </w:r>
      <w:r w:rsidRPr="00D22CF8">
        <w:rPr>
          <w:spacing w:val="-2"/>
        </w:rPr>
        <w:t>], expected heterozygosity [H</w:t>
      </w:r>
      <w:r w:rsidRPr="00D22CF8">
        <w:rPr>
          <w:spacing w:val="-2"/>
          <w:vertAlign w:val="subscript"/>
        </w:rPr>
        <w:t>E</w:t>
      </w:r>
      <w:r w:rsidRPr="00D22CF8">
        <w:rPr>
          <w:spacing w:val="-2"/>
        </w:rPr>
        <w:t>], and the standard inbreeding coefficient [F</w:t>
      </w:r>
      <w:r w:rsidRPr="00E44DBC">
        <w:rPr>
          <w:spacing w:val="-2"/>
          <w:vertAlign w:val="subscript"/>
        </w:rPr>
        <w:t>IS</w:t>
      </w:r>
      <w:r w:rsidRPr="00E44DBC">
        <w:rPr>
          <w:spacing w:val="-2"/>
        </w:rPr>
        <w:t>]</w:t>
      </w:r>
      <w:r w:rsidRPr="00D22CF8">
        <w:rPr>
          <w:spacing w:val="-2"/>
        </w:rPr>
        <w:t>)</w:t>
      </w:r>
      <w:r>
        <w:rPr>
          <w:spacing w:val="-2"/>
        </w:rPr>
        <w:t xml:space="preserve"> were calculated with FSTAT (</w:t>
      </w:r>
      <w:proofErr w:type="spellStart"/>
      <w:r>
        <w:rPr>
          <w:spacing w:val="-2"/>
        </w:rPr>
        <w:t>Goudet</w:t>
      </w:r>
      <w:proofErr w:type="spellEnd"/>
      <w:r>
        <w:rPr>
          <w:spacing w:val="-2"/>
        </w:rPr>
        <w:t xml:space="preserve"> 2001), including an assessment of significant differences among groups using an included permutation test (1,000 replicates).  </w:t>
      </w:r>
      <w:r>
        <w:rPr>
          <w:color w:val="000000"/>
          <w:spacing w:val="-2"/>
        </w:rPr>
        <w:t>A</w:t>
      </w:r>
      <w:r>
        <w:rPr>
          <w:color w:val="000000"/>
          <w:spacing w:val="-2"/>
          <w:vertAlign w:val="subscript"/>
        </w:rPr>
        <w:t>R</w:t>
      </w:r>
      <w:r>
        <w:rPr>
          <w:spacing w:val="-2"/>
        </w:rPr>
        <w:t xml:space="preserve"> was corrected by rarefaction, where the group of samples was standardized using the smallest sample (Heck et al. 1975).  Corrections for multiple tests followed the B-Y method (</w:t>
      </w:r>
      <w:proofErr w:type="spellStart"/>
      <w:r>
        <w:rPr>
          <w:spacing w:val="-2"/>
        </w:rPr>
        <w:t>Narum</w:t>
      </w:r>
      <w:proofErr w:type="spellEnd"/>
      <w:r>
        <w:rPr>
          <w:spacing w:val="-2"/>
        </w:rPr>
        <w:t xml:space="preserve"> 2006).  These parameters measure the level of genetic diversity, with higher values of A</w:t>
      </w:r>
      <w:r>
        <w:rPr>
          <w:spacing w:val="-2"/>
          <w:vertAlign w:val="subscript"/>
        </w:rPr>
        <w:t xml:space="preserve">R </w:t>
      </w:r>
      <w:r>
        <w:rPr>
          <w:spacing w:val="-2"/>
        </w:rPr>
        <w:t>and</w:t>
      </w:r>
      <w:r>
        <w:rPr>
          <w:spacing w:val="-2"/>
          <w:vertAlign w:val="subscript"/>
        </w:rPr>
        <w:t xml:space="preserve"> </w:t>
      </w:r>
      <w:r>
        <w:rPr>
          <w:spacing w:val="-2"/>
        </w:rPr>
        <w:t>H</w:t>
      </w:r>
      <w:r>
        <w:rPr>
          <w:spacing w:val="-2"/>
          <w:vertAlign w:val="subscript"/>
        </w:rPr>
        <w:t>E</w:t>
      </w:r>
      <w:r>
        <w:rPr>
          <w:spacing w:val="-2"/>
        </w:rPr>
        <w:t xml:space="preserve"> indicating more genetic diversity and more breeding individuals.  F</w:t>
      </w:r>
      <w:r>
        <w:rPr>
          <w:spacing w:val="-2"/>
          <w:vertAlign w:val="subscript"/>
        </w:rPr>
        <w:t>IS</w:t>
      </w:r>
      <w:r>
        <w:rPr>
          <w:spacing w:val="-2"/>
        </w:rPr>
        <w:t xml:space="preserve"> examines the relationship of expected and observed heterozygosity, providing a </w:t>
      </w:r>
      <w:r w:rsidRPr="007C19B5">
        <w:rPr>
          <w:spacing w:val="-2"/>
        </w:rPr>
        <w:t>population level measure of relatedness among individuals.</w:t>
      </w:r>
    </w:p>
    <w:p w14:paraId="5BB369F3" w14:textId="47331013" w:rsidR="004C279A" w:rsidRPr="007C19B5" w:rsidRDefault="004C279A" w:rsidP="00F16E2B">
      <w:pPr>
        <w:rPr>
          <w:spacing w:val="-2"/>
        </w:rPr>
      </w:pPr>
    </w:p>
    <w:p w14:paraId="72E477A0" w14:textId="5E3B4D20" w:rsidR="008A4DFA" w:rsidRDefault="004C279A" w:rsidP="008A4DFA">
      <w:pPr>
        <w:autoSpaceDE w:val="0"/>
        <w:autoSpaceDN w:val="0"/>
        <w:adjustRightInd w:val="0"/>
        <w:rPr>
          <w:rFonts w:eastAsia="Calibri"/>
        </w:rPr>
      </w:pPr>
      <w:r w:rsidRPr="007C19B5">
        <w:rPr>
          <w:rFonts w:eastAsia="Calibri"/>
        </w:rPr>
        <w:t xml:space="preserve">Data were downloaded into a tab-formatted sheet, uploaded into Microsoft Excel, and converted to </w:t>
      </w:r>
      <w:proofErr w:type="spellStart"/>
      <w:r w:rsidRPr="007C19B5">
        <w:rPr>
          <w:rFonts w:eastAsia="Calibri"/>
        </w:rPr>
        <w:t>GenePop</w:t>
      </w:r>
      <w:proofErr w:type="spellEnd"/>
      <w:r w:rsidRPr="007C19B5">
        <w:rPr>
          <w:rFonts w:eastAsia="Calibri"/>
        </w:rPr>
        <w:t xml:space="preserve"> 3-digit format.  A text version of the </w:t>
      </w:r>
      <w:proofErr w:type="spellStart"/>
      <w:r w:rsidRPr="007C19B5">
        <w:rPr>
          <w:rFonts w:eastAsia="Calibri"/>
        </w:rPr>
        <w:t>GenePop</w:t>
      </w:r>
      <w:proofErr w:type="spellEnd"/>
      <w:r w:rsidRPr="007C19B5">
        <w:rPr>
          <w:rFonts w:eastAsia="Calibri"/>
        </w:rPr>
        <w:t xml:space="preserve"> file was loaded into the program </w:t>
      </w:r>
      <w:r w:rsidRPr="007C19B5">
        <w:rPr>
          <w:rFonts w:eastAsia="Calibri"/>
          <w:i/>
        </w:rPr>
        <w:t>Mykiss</w:t>
      </w:r>
      <w:r w:rsidRPr="007C19B5">
        <w:rPr>
          <w:rFonts w:eastAsia="Calibri"/>
        </w:rPr>
        <w:t xml:space="preserve"> (S.T. </w:t>
      </w:r>
      <w:r w:rsidRPr="007C19B5">
        <w:t xml:space="preserve">Kalinowski, </w:t>
      </w:r>
      <w:hyperlink r:id="rId37" w:history="1">
        <w:r w:rsidR="008A4DFA" w:rsidRPr="00D955B6">
          <w:rPr>
            <w:rStyle w:val="Hyperlink"/>
          </w:rPr>
          <w:t>http://www.montana.edu/kalinowski/software/mykiss.html</w:t>
        </w:r>
      </w:hyperlink>
      <w:r w:rsidRPr="007C19B5">
        <w:t>)</w:t>
      </w:r>
      <w:r w:rsidR="008A4DFA">
        <w:t>. This program</w:t>
      </w:r>
      <w:r w:rsidR="008A4DFA">
        <w:rPr>
          <w:rFonts w:eastAsia="Calibri"/>
        </w:rPr>
        <w:t xml:space="preserve"> uses a maximum likelihood approach to estimate reproductive success of pairs of parents.  In addition, this program accommodates unsampled parents and will estimate their contribution. Use of the program followed instruction provided with the package.  </w:t>
      </w:r>
      <w:r>
        <w:rPr>
          <w:color w:val="000000"/>
        </w:rPr>
        <w:t xml:space="preserve">Parents were identified as those individuals with no (or rarely the fewest) mismatches at all loci.  When mismatches were detected, individuals were re-examined in Saga (version 3.3) to determine if the result was due to genotyping errors or null alleles.  Any genotyping errors were corrected and </w:t>
      </w:r>
      <w:r>
        <w:rPr>
          <w:i/>
          <w:color w:val="000000"/>
        </w:rPr>
        <w:t>Mykiss</w:t>
      </w:r>
      <w:r>
        <w:rPr>
          <w:color w:val="000000"/>
        </w:rPr>
        <w:t xml:space="preserve"> rerun on the corrected data to obtain the final assignment.</w:t>
      </w:r>
      <w:r w:rsidR="008A4DFA">
        <w:rPr>
          <w:color w:val="000000"/>
        </w:rPr>
        <w:t xml:space="preserve">  T</w:t>
      </w:r>
      <w:r w:rsidR="008A4DFA" w:rsidRPr="00937FC7">
        <w:rPr>
          <w:color w:val="000000"/>
        </w:rPr>
        <w:t xml:space="preserve">he program </w:t>
      </w:r>
      <w:r w:rsidR="008A4DFA" w:rsidRPr="00937FC7">
        <w:rPr>
          <w:i/>
          <w:color w:val="000000"/>
        </w:rPr>
        <w:t xml:space="preserve">Colony </w:t>
      </w:r>
      <w:r w:rsidR="008A4DFA">
        <w:rPr>
          <w:color w:val="000000"/>
        </w:rPr>
        <w:t>was also used on corrected data</w:t>
      </w:r>
      <w:r w:rsidR="008A4DFA" w:rsidRPr="00937FC7">
        <w:rPr>
          <w:color w:val="000000"/>
        </w:rPr>
        <w:t xml:space="preserve"> </w:t>
      </w:r>
      <w:r w:rsidR="008A4DFA">
        <w:rPr>
          <w:color w:val="000000"/>
        </w:rPr>
        <w:t xml:space="preserve">to infer parentage as </w:t>
      </w:r>
      <w:r w:rsidR="008A4DFA" w:rsidRPr="00937FC7">
        <w:rPr>
          <w:color w:val="000000"/>
        </w:rPr>
        <w:t>described in Osborne et al. (2018).</w:t>
      </w:r>
      <w:r w:rsidR="008A4DFA">
        <w:rPr>
          <w:rFonts w:eastAsia="Calibri"/>
        </w:rPr>
        <w:t xml:space="preserve"> </w:t>
      </w:r>
      <w:r w:rsidR="008A4DFA" w:rsidRPr="00554CFB">
        <w:rPr>
          <w:color w:val="000000"/>
        </w:rPr>
        <w:t>This program</w:t>
      </w:r>
      <w:r w:rsidR="008A4DFA" w:rsidRPr="00937FC7">
        <w:rPr>
          <w:color w:val="000000"/>
        </w:rPr>
        <w:t xml:space="preserve"> </w:t>
      </w:r>
      <w:r w:rsidR="008A4DFA">
        <w:t>also uses a maximum</w:t>
      </w:r>
      <w:r w:rsidR="008A4DFA" w:rsidRPr="00937FC7">
        <w:t xml:space="preserve"> likelihood </w:t>
      </w:r>
      <w:r w:rsidR="008A4DFA">
        <w:t xml:space="preserve">approach but estimates </w:t>
      </w:r>
      <w:r w:rsidR="008A4DFA" w:rsidRPr="00937FC7">
        <w:t>parentage and sibship over the entire pedigree</w:t>
      </w:r>
      <w:r w:rsidR="008A4DFA">
        <w:t>,</w:t>
      </w:r>
      <w:r w:rsidR="008A4DFA" w:rsidRPr="00937FC7">
        <w:t xml:space="preserve"> not just pairs of individuals (Jones and Wang 2010).</w:t>
      </w:r>
    </w:p>
    <w:p w14:paraId="1FA54097" w14:textId="40019F6E" w:rsidR="004C279A" w:rsidRDefault="004C279A" w:rsidP="004C279A">
      <w:pPr>
        <w:rPr>
          <w:color w:val="000000"/>
        </w:rPr>
      </w:pPr>
    </w:p>
    <w:p w14:paraId="5E2D2319" w14:textId="55201B7B" w:rsidR="00265E66" w:rsidRDefault="009C3CFE" w:rsidP="00760E6B">
      <w:pPr>
        <w:rPr>
          <w:rFonts w:ascii="Calibri" w:hAnsi="Calibri" w:cs="Calibri"/>
          <w:color w:val="000000"/>
          <w:sz w:val="22"/>
          <w:szCs w:val="22"/>
        </w:rPr>
      </w:pPr>
      <w:r w:rsidRPr="00D22CF8">
        <w:rPr>
          <w:iCs/>
        </w:rPr>
        <w:t>Basic statistic</w:t>
      </w:r>
      <w:r w:rsidR="00760E6B" w:rsidRPr="00D22CF8">
        <w:rPr>
          <w:iCs/>
        </w:rPr>
        <w:t xml:space="preserve">s (e.g., Wilcoxon signed-rank tests, </w:t>
      </w:r>
      <w:r w:rsidR="00FF6C52" w:rsidRPr="00D22CF8">
        <w:rPr>
          <w:iCs/>
        </w:rPr>
        <w:t>linear regressions</w:t>
      </w:r>
      <w:r w:rsidR="00760E6B" w:rsidRPr="00D22CF8">
        <w:rPr>
          <w:iCs/>
        </w:rPr>
        <w:t>) were calculated using either Excel or online (</w:t>
      </w:r>
      <w:bookmarkStart w:id="41" w:name="_Toc157589472"/>
      <w:bookmarkStart w:id="42" w:name="_Toc232469533"/>
      <w:bookmarkStart w:id="43" w:name="_Toc232383035"/>
      <w:r w:rsidR="00522BBB" w:rsidRPr="00D22CF8">
        <w:fldChar w:fldCharType="begin"/>
      </w:r>
      <w:r w:rsidR="00522BBB" w:rsidRPr="00D22CF8">
        <w:instrText xml:space="preserve"> HYPERLINK "https://www.socscistatistics.com/tests/" </w:instrText>
      </w:r>
      <w:r w:rsidR="00522BBB" w:rsidRPr="00D22CF8">
        <w:fldChar w:fldCharType="separate"/>
      </w:r>
      <w:r w:rsidR="00FE6FB5" w:rsidRPr="00D22CF8">
        <w:rPr>
          <w:rStyle w:val="Hyperlink"/>
          <w:rFonts w:eastAsia="Calibri"/>
          <w:bCs/>
          <w:iCs/>
        </w:rPr>
        <w:t>https://www.socscistatistics.com/tests/</w:t>
      </w:r>
      <w:r w:rsidR="00522BBB" w:rsidRPr="00D22CF8">
        <w:rPr>
          <w:rStyle w:val="Hyperlink"/>
          <w:rFonts w:eastAsia="Calibri"/>
          <w:bCs/>
          <w:iCs/>
        </w:rPr>
        <w:fldChar w:fldCharType="end"/>
      </w:r>
      <w:r w:rsidR="00760E6B" w:rsidRPr="00D22CF8">
        <w:rPr>
          <w:rStyle w:val="Hyperlink"/>
          <w:rFonts w:eastAsia="Calibri"/>
          <w:bCs/>
          <w:iCs/>
          <w:color w:val="000000" w:themeColor="text1"/>
        </w:rPr>
        <w:t xml:space="preserve">). </w:t>
      </w:r>
      <w:r w:rsidR="00265E66" w:rsidRPr="00D22CF8">
        <w:rPr>
          <w:color w:val="000000"/>
        </w:rPr>
        <w:t>The monotonic correspondence between number</w:t>
      </w:r>
      <w:r w:rsidR="00760E6B" w:rsidRPr="00D22CF8">
        <w:rPr>
          <w:color w:val="000000"/>
        </w:rPr>
        <w:t xml:space="preserve"> </w:t>
      </w:r>
      <w:r w:rsidR="00265E66" w:rsidRPr="00D22CF8">
        <w:rPr>
          <w:color w:val="000000"/>
        </w:rPr>
        <w:t>of</w:t>
      </w:r>
      <w:r w:rsidR="00760E6B" w:rsidRPr="00D22CF8">
        <w:rPr>
          <w:color w:val="000000"/>
        </w:rPr>
        <w:t xml:space="preserve"> </w:t>
      </w:r>
      <w:r w:rsidR="00265E66" w:rsidRPr="00D22CF8">
        <w:rPr>
          <w:color w:val="000000"/>
        </w:rPr>
        <w:t>offspring and number</w:t>
      </w:r>
      <w:r w:rsidR="00760E6B" w:rsidRPr="00D22CF8">
        <w:rPr>
          <w:color w:val="000000"/>
        </w:rPr>
        <w:t xml:space="preserve"> </w:t>
      </w:r>
      <w:r w:rsidR="00265E66" w:rsidRPr="00D22CF8">
        <w:rPr>
          <w:color w:val="000000"/>
        </w:rPr>
        <w:t>of</w:t>
      </w:r>
      <w:r w:rsidR="00760E6B" w:rsidRPr="00D22CF8">
        <w:rPr>
          <w:color w:val="000000"/>
        </w:rPr>
        <w:t xml:space="preserve"> </w:t>
      </w:r>
      <w:r w:rsidR="00265E66" w:rsidRPr="00D22CF8">
        <w:rPr>
          <w:color w:val="000000"/>
        </w:rPr>
        <w:t xml:space="preserve">mates was estimated by calculating Spearman’s rank correlation coefficient in R v. 3.6.1 (R Core Team 2019). To assess the statistical significance of each estimated correlation coefficient, we conducted permutation tests (iterations = 999) using custom scripts in R. </w:t>
      </w:r>
      <w:r w:rsidR="000244D1" w:rsidRPr="00D22CF8">
        <w:rPr>
          <w:color w:val="000000"/>
        </w:rPr>
        <w:t>Reproductive success of stocked adults into YUMA was assessed using a General Linear Mixed Model</w:t>
      </w:r>
      <w:r w:rsidR="00743A99" w:rsidRPr="00D22CF8">
        <w:rPr>
          <w:color w:val="000000"/>
        </w:rPr>
        <w:t xml:space="preserve"> (GLMM)</w:t>
      </w:r>
      <w:r w:rsidR="000244D1" w:rsidRPr="000244D1">
        <w:rPr>
          <w:color w:val="000000"/>
        </w:rPr>
        <w:t xml:space="preserve"> as implemented in R (</w:t>
      </w:r>
      <w:r w:rsidR="000244D1">
        <w:rPr>
          <w:color w:val="000000"/>
        </w:rPr>
        <w:t>Knudson</w:t>
      </w:r>
      <w:r w:rsidR="000244D1" w:rsidRPr="000244D1">
        <w:rPr>
          <w:color w:val="000000"/>
        </w:rPr>
        <w:t xml:space="preserve"> 2018).</w:t>
      </w:r>
    </w:p>
    <w:p w14:paraId="4FC80F32" w14:textId="77777777" w:rsidR="00265E66" w:rsidRPr="00FE6FB5" w:rsidRDefault="00265E66" w:rsidP="00CA2A6B">
      <w:pPr>
        <w:spacing w:after="200" w:line="276" w:lineRule="auto"/>
        <w:rPr>
          <w:rFonts w:eastAsia="Calibri"/>
          <w:bCs/>
          <w:iCs/>
        </w:rPr>
      </w:pPr>
    </w:p>
    <w:p w14:paraId="2FBB2C1E" w14:textId="27C81476" w:rsidR="004C279A" w:rsidRDefault="004C279A" w:rsidP="00143A59">
      <w:pPr>
        <w:rPr>
          <w:rFonts w:ascii="Arial" w:eastAsia="Calibri" w:hAnsi="Arial" w:cs="Arial"/>
          <w:b/>
          <w:bCs/>
          <w:smallCaps/>
          <w:kern w:val="32"/>
          <w:sz w:val="40"/>
          <w:szCs w:val="42"/>
        </w:rPr>
      </w:pPr>
      <w:bookmarkStart w:id="44" w:name="_Toc1126883"/>
      <w:bookmarkEnd w:id="41"/>
      <w:bookmarkEnd w:id="42"/>
      <w:bookmarkEnd w:id="43"/>
    </w:p>
    <w:p w14:paraId="0171CEAF" w14:textId="45F0535F" w:rsidR="00CA2A6B" w:rsidRDefault="00CA2A6B" w:rsidP="00CA2A6B">
      <w:pPr>
        <w:pStyle w:val="Heading1"/>
      </w:pPr>
      <w:bookmarkStart w:id="45" w:name="_Toc29994263"/>
      <w:r>
        <w:t>Results and Discussion</w:t>
      </w:r>
      <w:bookmarkEnd w:id="44"/>
      <w:bookmarkEnd w:id="45"/>
    </w:p>
    <w:p w14:paraId="3D7B95CD" w14:textId="77777777" w:rsidR="00CA2A6B" w:rsidRDefault="00CA2A6B" w:rsidP="00D02E88"/>
    <w:p w14:paraId="5ABACB95" w14:textId="3E42DFB0" w:rsidR="004C279A" w:rsidRDefault="004C279A" w:rsidP="004C279A">
      <w:pPr>
        <w:autoSpaceDE w:val="0"/>
        <w:autoSpaceDN w:val="0"/>
        <w:adjustRightInd w:val="0"/>
        <w:rPr>
          <w:color w:val="000000"/>
        </w:rPr>
      </w:pPr>
      <w:r w:rsidRPr="001E223B">
        <w:rPr>
          <w:color w:val="000000"/>
        </w:rPr>
        <w:t xml:space="preserve">AJ and </w:t>
      </w:r>
      <w:r w:rsidR="00876476">
        <w:rPr>
          <w:color w:val="000000"/>
        </w:rPr>
        <w:t>DAN</w:t>
      </w:r>
      <w:r w:rsidRPr="001E223B">
        <w:rPr>
          <w:color w:val="000000"/>
        </w:rPr>
        <w:t xml:space="preserve"> have been used as experimental ponds since 2010. </w:t>
      </w:r>
      <w:r>
        <w:rPr>
          <w:color w:val="000000"/>
        </w:rPr>
        <w:t xml:space="preserve"> </w:t>
      </w:r>
      <w:r w:rsidRPr="001E223B">
        <w:rPr>
          <w:color w:val="000000"/>
        </w:rPr>
        <w:t xml:space="preserve">These ponds are ephemeral, drying out each </w:t>
      </w:r>
      <w:r>
        <w:rPr>
          <w:color w:val="000000"/>
        </w:rPr>
        <w:t>autumn</w:t>
      </w:r>
      <w:r w:rsidRPr="001E223B">
        <w:rPr>
          <w:color w:val="000000"/>
        </w:rPr>
        <w:t xml:space="preserve">/winter due to dam operations; therefore, they provide single point estimates of important demographic parameters.  The backwater at </w:t>
      </w:r>
      <w:r w:rsidR="00572AA3">
        <w:rPr>
          <w:color w:val="000000"/>
        </w:rPr>
        <w:t>YUMA</w:t>
      </w:r>
      <w:r w:rsidRPr="001E223B">
        <w:rPr>
          <w:color w:val="000000"/>
        </w:rPr>
        <w:t xml:space="preserve"> became available for use in 2013</w:t>
      </w:r>
      <w:r>
        <w:rPr>
          <w:color w:val="000000"/>
        </w:rPr>
        <w:t>, and because t</w:t>
      </w:r>
      <w:r w:rsidRPr="001E223B">
        <w:rPr>
          <w:color w:val="000000"/>
        </w:rPr>
        <w:t>his backwater is permanent</w:t>
      </w:r>
      <w:r>
        <w:rPr>
          <w:color w:val="000000"/>
        </w:rPr>
        <w:t xml:space="preserve"> </w:t>
      </w:r>
      <w:r w:rsidR="00AC71BA">
        <w:rPr>
          <w:color w:val="000000"/>
        </w:rPr>
        <w:t xml:space="preserve">it is possible </w:t>
      </w:r>
      <w:r w:rsidRPr="001E223B">
        <w:rPr>
          <w:color w:val="000000"/>
        </w:rPr>
        <w:t xml:space="preserve">to follow </w:t>
      </w:r>
      <w:r>
        <w:rPr>
          <w:color w:val="000000"/>
        </w:rPr>
        <w:t xml:space="preserve">adults and </w:t>
      </w:r>
      <w:r w:rsidRPr="001E223B">
        <w:rPr>
          <w:color w:val="000000"/>
        </w:rPr>
        <w:t xml:space="preserve">recruits in this pond as well as estimate important demographic parameters. </w:t>
      </w:r>
      <w:r>
        <w:rPr>
          <w:color w:val="000000"/>
        </w:rPr>
        <w:t xml:space="preserve"> </w:t>
      </w:r>
      <w:r w:rsidRPr="001E223B">
        <w:rPr>
          <w:color w:val="000000"/>
        </w:rPr>
        <w:t>Because these ponds are different, ephemeral and permanent ponds are considered separately below for many of the analyses.</w:t>
      </w:r>
    </w:p>
    <w:p w14:paraId="0A82B537" w14:textId="77777777" w:rsidR="000979F8" w:rsidRPr="000979F8" w:rsidRDefault="000979F8" w:rsidP="000979F8"/>
    <w:p w14:paraId="78526A27" w14:textId="2D1DE7FA" w:rsidR="004C279A" w:rsidRDefault="004C279A" w:rsidP="004C279A">
      <w:pPr>
        <w:autoSpaceDE w:val="0"/>
        <w:autoSpaceDN w:val="0"/>
        <w:adjustRightInd w:val="0"/>
        <w:rPr>
          <w:rStyle w:val="Heading4Char"/>
        </w:rPr>
      </w:pPr>
      <w:bookmarkStart w:id="46" w:name="_Toc29994264"/>
      <w:r w:rsidRPr="004C279A">
        <w:rPr>
          <w:rStyle w:val="Heading2Char"/>
        </w:rPr>
        <w:t>Patterns of genetic variation in stocked adults</w:t>
      </w:r>
      <w:bookmarkEnd w:id="46"/>
      <w:r w:rsidRPr="006641FF">
        <w:rPr>
          <w:rStyle w:val="Heading4Char"/>
        </w:rPr>
        <w:t xml:space="preserve"> </w:t>
      </w:r>
    </w:p>
    <w:p w14:paraId="423B21E1" w14:textId="77777777" w:rsidR="004C279A" w:rsidRDefault="004C279A" w:rsidP="004C279A"/>
    <w:p w14:paraId="5D1C5317" w14:textId="3CC02DF6" w:rsidR="004C279A" w:rsidRPr="00CB159E" w:rsidRDefault="004C279A" w:rsidP="004C279A">
      <w:pPr>
        <w:autoSpaceDE w:val="0"/>
        <w:autoSpaceDN w:val="0"/>
        <w:adjustRightInd w:val="0"/>
        <w:rPr>
          <w:color w:val="000000"/>
        </w:rPr>
      </w:pPr>
      <w:r w:rsidRPr="00CB159E">
        <w:rPr>
          <w:color w:val="000000"/>
        </w:rPr>
        <w:t>Parents were stocked in backwaters, late January - early February each year, and larvae were captured from early March – early May.  Initially, stocked adults were left in the ephemeral ponds until October (through 2014), but in later years these individuals were harvested in May.  Juveniles were typically sampled in October (</w:t>
      </w:r>
      <w:r w:rsidR="00A549B5" w:rsidRPr="00CB159E">
        <w:rPr>
          <w:color w:val="000000"/>
        </w:rPr>
        <w:t>see t</w:t>
      </w:r>
      <w:r w:rsidRPr="00CB159E">
        <w:rPr>
          <w:color w:val="000000"/>
        </w:rPr>
        <w:t xml:space="preserve">able 1).  Reproduction occurred consistently in AJ and </w:t>
      </w:r>
      <w:r w:rsidR="00572AA3" w:rsidRPr="00CB159E">
        <w:rPr>
          <w:color w:val="000000"/>
        </w:rPr>
        <w:t>YUMA</w:t>
      </w:r>
      <w:r w:rsidRPr="00CB159E">
        <w:rPr>
          <w:color w:val="000000"/>
        </w:rPr>
        <w:t xml:space="preserve"> backwater but was much more sporadic in </w:t>
      </w:r>
      <w:r w:rsidR="00876476" w:rsidRPr="00CB159E">
        <w:rPr>
          <w:color w:val="000000"/>
        </w:rPr>
        <w:t>DAN</w:t>
      </w:r>
      <w:r w:rsidRPr="00CB159E">
        <w:rPr>
          <w:color w:val="000000"/>
        </w:rPr>
        <w:t xml:space="preserve"> (</w:t>
      </w:r>
      <w:r w:rsidR="00A549B5" w:rsidRPr="00CB159E">
        <w:rPr>
          <w:color w:val="000000"/>
        </w:rPr>
        <w:t>see t</w:t>
      </w:r>
      <w:r w:rsidRPr="00CB159E">
        <w:rPr>
          <w:color w:val="000000"/>
        </w:rPr>
        <w:t xml:space="preserve">able 1). </w:t>
      </w:r>
      <w:r w:rsidR="00BA79F1" w:rsidRPr="00CB159E">
        <w:rPr>
          <w:color w:val="000000"/>
        </w:rPr>
        <w:t xml:space="preserve">Unfortunately, breaches of </w:t>
      </w:r>
      <w:r w:rsidR="00C63F62" w:rsidRPr="00CB159E">
        <w:rPr>
          <w:color w:val="000000"/>
        </w:rPr>
        <w:t xml:space="preserve">the </w:t>
      </w:r>
      <w:r w:rsidR="00BA79F1" w:rsidRPr="00CB159E">
        <w:rPr>
          <w:color w:val="000000"/>
        </w:rPr>
        <w:t>berm at AJ in 2016 and 2018 resulted in loss of all progeny.</w:t>
      </w:r>
      <w:r w:rsidRPr="00CB159E">
        <w:rPr>
          <w:color w:val="000000"/>
        </w:rPr>
        <w:t xml:space="preserve"> </w:t>
      </w:r>
      <w:r w:rsidR="00572AA3" w:rsidRPr="00CB159E">
        <w:rPr>
          <w:color w:val="000000"/>
        </w:rPr>
        <w:t>YUMA</w:t>
      </w:r>
      <w:r w:rsidRPr="00CB159E">
        <w:rPr>
          <w:color w:val="000000"/>
        </w:rPr>
        <w:t xml:space="preserve"> backwater was never dewatered, but sampling with trammel nets was conducted in November 2013, January 2014, May 2014, and May 2015 to PIT tag and take genetic samples (fin clips) of naturally recruited individuals.  </w:t>
      </w:r>
    </w:p>
    <w:p w14:paraId="7A42FA22" w14:textId="77777777" w:rsidR="004C279A" w:rsidRPr="00CB159E" w:rsidRDefault="004C279A" w:rsidP="004C279A">
      <w:pPr>
        <w:autoSpaceDE w:val="0"/>
        <w:autoSpaceDN w:val="0"/>
        <w:adjustRightInd w:val="0"/>
        <w:rPr>
          <w:color w:val="000000"/>
        </w:rPr>
      </w:pPr>
    </w:p>
    <w:p w14:paraId="3FC62E50" w14:textId="77777777" w:rsidR="00A549B5" w:rsidRDefault="004C279A" w:rsidP="00A549B5">
      <w:pPr>
        <w:autoSpaceDE w:val="0"/>
        <w:autoSpaceDN w:val="0"/>
        <w:adjustRightInd w:val="0"/>
        <w:rPr>
          <w:color w:val="000000"/>
        </w:rPr>
      </w:pPr>
      <w:r w:rsidRPr="00CB159E">
        <w:rPr>
          <w:color w:val="000000"/>
        </w:rPr>
        <w:t>Population genetic parameters were estimated for samples from 2010-201</w:t>
      </w:r>
      <w:r w:rsidR="00BA79F1" w:rsidRPr="00CB159E">
        <w:rPr>
          <w:color w:val="000000"/>
        </w:rPr>
        <w:t>5 and 2017</w:t>
      </w:r>
      <w:r w:rsidRPr="00CB159E">
        <w:rPr>
          <w:color w:val="000000"/>
        </w:rPr>
        <w:t xml:space="preserve"> for AJ, 2013-2015 for </w:t>
      </w:r>
      <w:r w:rsidR="00572AA3" w:rsidRPr="00CB159E">
        <w:rPr>
          <w:color w:val="000000"/>
        </w:rPr>
        <w:t>YUMA</w:t>
      </w:r>
      <w:r w:rsidRPr="00CB159E">
        <w:rPr>
          <w:color w:val="000000"/>
        </w:rPr>
        <w:t xml:space="preserve">, and only samples where sufficient reproduction occurred in </w:t>
      </w:r>
      <w:r w:rsidR="00876476" w:rsidRPr="00CB159E">
        <w:rPr>
          <w:color w:val="000000"/>
        </w:rPr>
        <w:t xml:space="preserve">DAN </w:t>
      </w:r>
      <w:r w:rsidRPr="00CB159E">
        <w:rPr>
          <w:color w:val="000000"/>
        </w:rPr>
        <w:t>(2010, 2013, 2015) to estimate these statistics (</w:t>
      </w:r>
      <w:r w:rsidR="00A549B5" w:rsidRPr="00CB159E">
        <w:rPr>
          <w:color w:val="000000"/>
        </w:rPr>
        <w:t>t</w:t>
      </w:r>
      <w:r w:rsidRPr="00CB159E">
        <w:rPr>
          <w:color w:val="000000"/>
        </w:rPr>
        <w:t xml:space="preserve">able </w:t>
      </w:r>
      <w:r w:rsidR="00361F6E" w:rsidRPr="00CB159E">
        <w:rPr>
          <w:color w:val="000000"/>
        </w:rPr>
        <w:t>6</w:t>
      </w:r>
      <w:r w:rsidRPr="00CB159E">
        <w:rPr>
          <w:color w:val="000000"/>
        </w:rPr>
        <w:t>).  Statistical comparison of H</w:t>
      </w:r>
      <w:r w:rsidRPr="00CB159E">
        <w:rPr>
          <w:color w:val="000000"/>
          <w:vertAlign w:val="subscript"/>
        </w:rPr>
        <w:t>E</w:t>
      </w:r>
      <w:r w:rsidRPr="00CB159E">
        <w:rPr>
          <w:color w:val="000000"/>
        </w:rPr>
        <w:t>, A</w:t>
      </w:r>
      <w:r w:rsidRPr="00CB159E">
        <w:rPr>
          <w:color w:val="000000"/>
          <w:vertAlign w:val="subscript"/>
        </w:rPr>
        <w:t>R</w:t>
      </w:r>
      <w:r w:rsidRPr="00CB159E">
        <w:rPr>
          <w:color w:val="000000"/>
        </w:rPr>
        <w:t>, and F</w:t>
      </w:r>
      <w:r w:rsidRPr="00CB159E">
        <w:rPr>
          <w:color w:val="000000"/>
          <w:vertAlign w:val="subscript"/>
        </w:rPr>
        <w:t>IS</w:t>
      </w:r>
      <w:r w:rsidRPr="00CB159E">
        <w:rPr>
          <w:color w:val="000000"/>
        </w:rPr>
        <w:t xml:space="preserve"> between the two sexes failed to identify significant differences in levels of variation among them (P values </w:t>
      </w:r>
      <w:r w:rsidR="00A549B5" w:rsidRPr="00CB159E">
        <w:rPr>
          <w:color w:val="000000"/>
        </w:rPr>
        <w:t>from FSTAT permutation tests, 1000 replicates, were 0.59, 0.61, and 0.88, respectively).  Comparisons of levels and patterns of variation by permutation testing (1000 replicates) also failed to detect differences among years for H</w:t>
      </w:r>
      <w:r w:rsidR="00A549B5" w:rsidRPr="00CB159E">
        <w:rPr>
          <w:color w:val="000000"/>
          <w:vertAlign w:val="subscript"/>
        </w:rPr>
        <w:t>E</w:t>
      </w:r>
      <w:r w:rsidR="00A549B5" w:rsidRPr="00CB159E">
        <w:rPr>
          <w:color w:val="000000"/>
        </w:rPr>
        <w:t xml:space="preserve"> and F</w:t>
      </w:r>
      <w:r w:rsidR="00A549B5" w:rsidRPr="00CB159E">
        <w:rPr>
          <w:color w:val="000000"/>
          <w:vertAlign w:val="subscript"/>
        </w:rPr>
        <w:t>IS</w:t>
      </w:r>
      <w:r w:rsidR="00A549B5" w:rsidRPr="00CB159E">
        <w:rPr>
          <w:color w:val="000000"/>
        </w:rPr>
        <w:t xml:space="preserve"> (P = 0.619 and 0.209, respectively); however, A</w:t>
      </w:r>
      <w:r w:rsidR="00A549B5" w:rsidRPr="00CB159E">
        <w:rPr>
          <w:color w:val="000000"/>
          <w:vertAlign w:val="subscript"/>
        </w:rPr>
        <w:t>R</w:t>
      </w:r>
      <w:r w:rsidR="00A549B5" w:rsidRPr="00CB159E">
        <w:rPr>
          <w:color w:val="000000"/>
        </w:rPr>
        <w:t xml:space="preserve"> was significantly different among years (P = 0.031). The result for A</w:t>
      </w:r>
      <w:r w:rsidR="00A549B5" w:rsidRPr="00CB159E">
        <w:rPr>
          <w:color w:val="000000"/>
          <w:vertAlign w:val="subscript"/>
        </w:rPr>
        <w:t>R</w:t>
      </w:r>
      <w:r w:rsidR="00A549B5" w:rsidRPr="00CB159E">
        <w:rPr>
          <w:color w:val="000000"/>
        </w:rPr>
        <w:t xml:space="preserve"> the smaller size of the 2017 sample of adults. Re-analysis after exclusion of the 2017 sample from AJ resulted in an insignificant permutation test for A</w:t>
      </w:r>
      <w:r w:rsidR="00A549B5" w:rsidRPr="00CB159E">
        <w:rPr>
          <w:color w:val="000000"/>
          <w:vertAlign w:val="subscript"/>
        </w:rPr>
        <w:t>R</w:t>
      </w:r>
      <w:r w:rsidR="00A549B5" w:rsidRPr="00CB159E">
        <w:rPr>
          <w:color w:val="000000"/>
        </w:rPr>
        <w:t xml:space="preserve"> (P = 0.414) consistent with the proposed</w:t>
      </w:r>
      <w:r w:rsidR="00A549B5">
        <w:rPr>
          <w:color w:val="000000"/>
        </w:rPr>
        <w:t xml:space="preserve"> explanation. T</w:t>
      </w:r>
      <w:r w:rsidR="00A549B5" w:rsidRPr="001E223B">
        <w:rPr>
          <w:color w:val="000000"/>
        </w:rPr>
        <w:t xml:space="preserve">herefore, </w:t>
      </w:r>
      <w:r w:rsidR="00A549B5">
        <w:rPr>
          <w:color w:val="000000"/>
        </w:rPr>
        <w:t xml:space="preserve">these results indicate that </w:t>
      </w:r>
      <w:r w:rsidR="00A549B5" w:rsidRPr="001E223B">
        <w:rPr>
          <w:color w:val="000000"/>
        </w:rPr>
        <w:t xml:space="preserve">each of these replicates </w:t>
      </w:r>
      <w:r w:rsidR="00A549B5">
        <w:rPr>
          <w:color w:val="000000"/>
        </w:rPr>
        <w:t>are</w:t>
      </w:r>
      <w:r w:rsidR="00A549B5" w:rsidRPr="001E223B">
        <w:rPr>
          <w:color w:val="000000"/>
        </w:rPr>
        <w:t xml:space="preserve"> genetically comparable.</w:t>
      </w:r>
    </w:p>
    <w:p w14:paraId="4EA9415E" w14:textId="21EA4B90" w:rsidR="004C279A" w:rsidRDefault="004C279A" w:rsidP="00C63F62">
      <w:pPr>
        <w:autoSpaceDE w:val="0"/>
        <w:autoSpaceDN w:val="0"/>
        <w:adjustRightInd w:val="0"/>
        <w:rPr>
          <w:color w:val="000000"/>
        </w:rPr>
      </w:pPr>
    </w:p>
    <w:p w14:paraId="335D62EF" w14:textId="08DA1A54" w:rsidR="00A549B5" w:rsidRDefault="00A549B5" w:rsidP="00A549B5">
      <w:pPr>
        <w:autoSpaceDE w:val="0"/>
        <w:autoSpaceDN w:val="0"/>
        <w:adjustRightInd w:val="0"/>
        <w:rPr>
          <w:rFonts w:ascii="Arial" w:hAnsi="Arial" w:cs="Arial"/>
          <w:sz w:val="20"/>
          <w:szCs w:val="20"/>
        </w:rPr>
      </w:pPr>
      <w:r w:rsidRPr="001E223B">
        <w:rPr>
          <w:color w:val="000000"/>
        </w:rPr>
        <w:t xml:space="preserve">Patterns of variation at individual loci were examined for each of the samples to identify deviations from Hardy-Weinberg equilibrium (excesses or deficiencies of heterozygotes). </w:t>
      </w:r>
      <w:r>
        <w:rPr>
          <w:color w:val="000000"/>
        </w:rPr>
        <w:t xml:space="preserve"> </w:t>
      </w:r>
      <w:r w:rsidRPr="00222AF6">
        <w:rPr>
          <w:color w:val="000000"/>
        </w:rPr>
        <w:t>Because of the large number of tests (2</w:t>
      </w:r>
      <w:r>
        <w:rPr>
          <w:color w:val="000000"/>
        </w:rPr>
        <w:t>6</w:t>
      </w:r>
      <w:r w:rsidRPr="00222AF6">
        <w:rPr>
          <w:color w:val="000000"/>
        </w:rPr>
        <w:t xml:space="preserve"> samples</w:t>
      </w:r>
      <w:r w:rsidRPr="00060022">
        <w:rPr>
          <w:color w:val="000000"/>
        </w:rPr>
        <w:t xml:space="preserve"> x 14 loci = </w:t>
      </w:r>
      <w:r>
        <w:rPr>
          <w:color w:val="000000"/>
        </w:rPr>
        <w:t>364</w:t>
      </w:r>
      <w:r w:rsidRPr="00060022">
        <w:rPr>
          <w:color w:val="000000"/>
        </w:rPr>
        <w:t xml:space="preserve"> tests),</w:t>
      </w:r>
      <w:r w:rsidRPr="00222AF6">
        <w:rPr>
          <w:color w:val="000000"/>
        </w:rPr>
        <w:t xml:space="preserve"> the</w:t>
      </w:r>
      <w:r w:rsidRPr="001E223B">
        <w:rPr>
          <w:color w:val="000000"/>
        </w:rPr>
        <w:t xml:space="preserve"> critical value</w:t>
      </w:r>
      <w:r>
        <w:rPr>
          <w:color w:val="000000"/>
        </w:rPr>
        <w:t xml:space="preserve"> wa</w:t>
      </w:r>
      <w:r w:rsidRPr="001E223B">
        <w:rPr>
          <w:color w:val="000000"/>
        </w:rPr>
        <w:t xml:space="preserve">s </w:t>
      </w:r>
      <w:proofErr w:type="spellStart"/>
      <w:r w:rsidRPr="001E223B">
        <w:rPr>
          <w:color w:val="000000"/>
        </w:rPr>
        <w:t>was</w:t>
      </w:r>
      <w:proofErr w:type="spellEnd"/>
      <w:r w:rsidRPr="001E223B">
        <w:rPr>
          <w:color w:val="000000"/>
        </w:rPr>
        <w:t xml:space="preserve"> adjusted </w:t>
      </w:r>
      <w:r w:rsidRPr="007E7052">
        <w:rPr>
          <w:color w:val="000000"/>
        </w:rPr>
        <w:t>to 0.0077</w:t>
      </w:r>
      <w:r w:rsidRPr="001E223B">
        <w:rPr>
          <w:color w:val="000000"/>
        </w:rPr>
        <w:t xml:space="preserve"> using the B-Y method (</w:t>
      </w:r>
      <w:proofErr w:type="spellStart"/>
      <w:r w:rsidRPr="001E223B">
        <w:rPr>
          <w:color w:val="000000"/>
        </w:rPr>
        <w:t>Narum</w:t>
      </w:r>
      <w:proofErr w:type="spellEnd"/>
      <w:r w:rsidRPr="001E223B">
        <w:rPr>
          <w:color w:val="000000"/>
        </w:rPr>
        <w:t xml:space="preserve"> 2006). </w:t>
      </w:r>
      <w:r>
        <w:rPr>
          <w:color w:val="000000"/>
        </w:rPr>
        <w:t xml:space="preserve"> </w:t>
      </w:r>
      <w:r w:rsidRPr="001E223B">
        <w:rPr>
          <w:color w:val="000000"/>
        </w:rPr>
        <w:t xml:space="preserve">This approached identified </w:t>
      </w:r>
      <w:r>
        <w:rPr>
          <w:color w:val="000000"/>
        </w:rPr>
        <w:t>15</w:t>
      </w:r>
      <w:r w:rsidRPr="001E223B">
        <w:rPr>
          <w:color w:val="000000"/>
        </w:rPr>
        <w:t xml:space="preserve"> significant tests</w:t>
      </w:r>
      <w:r>
        <w:rPr>
          <w:color w:val="000000"/>
        </w:rPr>
        <w:t xml:space="preserve"> across 13 replicates</w:t>
      </w:r>
      <w:r w:rsidRPr="001E223B">
        <w:rPr>
          <w:color w:val="000000"/>
        </w:rPr>
        <w:t>,</w:t>
      </w:r>
      <w:r>
        <w:rPr>
          <w:color w:val="000000"/>
        </w:rPr>
        <w:t xml:space="preserve"> with</w:t>
      </w:r>
      <w:r w:rsidRPr="001E223B">
        <w:rPr>
          <w:color w:val="000000"/>
        </w:rPr>
        <w:t xml:space="preserve"> </w:t>
      </w:r>
      <w:r>
        <w:br w:type="page"/>
      </w:r>
    </w:p>
    <w:p w14:paraId="17018D06" w14:textId="1BFBA882" w:rsidR="002B44A3" w:rsidRDefault="002B44A3">
      <w:pPr>
        <w:rPr>
          <w:rStyle w:val="Heading4Char"/>
          <w:i w:val="0"/>
          <w:iCs/>
          <w:sz w:val="32"/>
          <w:szCs w:val="30"/>
        </w:rPr>
      </w:pPr>
    </w:p>
    <w:p w14:paraId="76E49D6C" w14:textId="7290CB78" w:rsidR="00B47C33" w:rsidRPr="00592F93" w:rsidRDefault="00B47C33" w:rsidP="00B47C33">
      <w:pPr>
        <w:pStyle w:val="Caption"/>
        <w:rPr>
          <w:b w:val="0"/>
        </w:rPr>
      </w:pPr>
    </w:p>
    <w:p w14:paraId="4C88FBBD" w14:textId="218E02D2" w:rsidR="00B47C33" w:rsidRDefault="00B47C33" w:rsidP="00B47C33">
      <w:pPr>
        <w:pStyle w:val="Table-heading"/>
        <w:rPr>
          <w:rFonts w:eastAsiaTheme="minorHAnsi"/>
        </w:rPr>
      </w:pPr>
      <w:bookmarkStart w:id="47" w:name="_Toc29994280"/>
      <w:r>
        <w:t xml:space="preserve">Table </w:t>
      </w:r>
      <w:r w:rsidR="00B94D3F">
        <w:fldChar w:fldCharType="begin"/>
      </w:r>
      <w:r w:rsidR="00B94D3F">
        <w:instrText xml:space="preserve"> SEQ Table \* ARABIC </w:instrText>
      </w:r>
      <w:r w:rsidR="00B94D3F">
        <w:fldChar w:fldCharType="separate"/>
      </w:r>
      <w:r w:rsidR="00D7436F">
        <w:rPr>
          <w:noProof/>
        </w:rPr>
        <w:t>6</w:t>
      </w:r>
      <w:r w:rsidR="00B94D3F">
        <w:rPr>
          <w:noProof/>
        </w:rPr>
        <w:fldChar w:fldCharType="end"/>
      </w:r>
      <w:r>
        <w:t>.—</w:t>
      </w:r>
      <w:r w:rsidR="00537E05" w:rsidRPr="00537E05">
        <w:rPr>
          <w:rFonts w:eastAsiaTheme="minorHAnsi"/>
        </w:rPr>
        <w:t xml:space="preserve"> </w:t>
      </w:r>
      <w:r w:rsidR="00537E05" w:rsidRPr="007417B1">
        <w:rPr>
          <w:rFonts w:eastAsiaTheme="minorHAnsi"/>
        </w:rPr>
        <w:t xml:space="preserve">Estimates of population genetic statistics of </w:t>
      </w:r>
      <w:r w:rsidR="00537E05">
        <w:rPr>
          <w:rFonts w:eastAsiaTheme="minorHAnsi"/>
        </w:rPr>
        <w:t xml:space="preserve">razorback sucker </w:t>
      </w:r>
      <w:r w:rsidR="00537E05" w:rsidRPr="007417B1">
        <w:rPr>
          <w:rFonts w:eastAsiaTheme="minorHAnsi"/>
        </w:rPr>
        <w:t xml:space="preserve">males and females stocked into AJ and </w:t>
      </w:r>
      <w:r w:rsidR="00537E05">
        <w:rPr>
          <w:rFonts w:eastAsiaTheme="minorHAnsi"/>
        </w:rPr>
        <w:t>DAN</w:t>
      </w:r>
      <w:r w:rsidR="00537E05" w:rsidRPr="007417B1">
        <w:rPr>
          <w:rFonts w:eastAsiaTheme="minorHAnsi"/>
        </w:rPr>
        <w:t xml:space="preserve"> backwaters from the years 2010-2015</w:t>
      </w:r>
      <w:r>
        <w:t xml:space="preserve"> and YUMA from 2013-2015.</w:t>
      </w:r>
      <w:bookmarkEnd w:id="47"/>
      <w:r w:rsidRPr="00B47C33">
        <w:rPr>
          <w:rFonts w:eastAsiaTheme="minorHAnsi"/>
        </w:rPr>
        <w:t xml:space="preserve"> </w:t>
      </w:r>
    </w:p>
    <w:p w14:paraId="0E52A6A1" w14:textId="4ED0472E" w:rsidR="00B47C33" w:rsidRPr="005B503F" w:rsidRDefault="00B47C33" w:rsidP="005B503F">
      <w:pPr>
        <w:pStyle w:val="Caption"/>
        <w:rPr>
          <w:b w:val="0"/>
        </w:rPr>
      </w:pPr>
      <w:r w:rsidRPr="005B503F">
        <w:rPr>
          <w:rFonts w:eastAsiaTheme="minorHAnsi"/>
          <w:b w:val="0"/>
        </w:rPr>
        <w:t>“N” provides number of individuals (sample size) stocked of each sex, while H</w:t>
      </w:r>
      <w:r w:rsidRPr="005B503F">
        <w:rPr>
          <w:rFonts w:eastAsiaTheme="minorHAnsi"/>
          <w:b w:val="0"/>
          <w:vertAlign w:val="subscript"/>
        </w:rPr>
        <w:t>E</w:t>
      </w:r>
      <w:r w:rsidRPr="005B503F">
        <w:rPr>
          <w:rFonts w:eastAsiaTheme="minorHAnsi"/>
          <w:b w:val="0"/>
        </w:rPr>
        <w:t>, A</w:t>
      </w:r>
      <w:r w:rsidRPr="005B503F">
        <w:rPr>
          <w:rFonts w:eastAsiaTheme="minorHAnsi"/>
          <w:b w:val="0"/>
          <w:vertAlign w:val="subscript"/>
        </w:rPr>
        <w:t>R</w:t>
      </w:r>
      <w:r w:rsidRPr="005B503F">
        <w:rPr>
          <w:rFonts w:eastAsiaTheme="minorHAnsi"/>
          <w:b w:val="0"/>
        </w:rPr>
        <w:t>, and F</w:t>
      </w:r>
      <w:r w:rsidRPr="005B503F">
        <w:rPr>
          <w:rFonts w:eastAsiaTheme="minorHAnsi"/>
          <w:b w:val="0"/>
          <w:vertAlign w:val="subscript"/>
        </w:rPr>
        <w:t>IS</w:t>
      </w:r>
      <w:r w:rsidRPr="005B503F">
        <w:rPr>
          <w:rFonts w:eastAsiaTheme="minorHAnsi"/>
          <w:b w:val="0"/>
        </w:rPr>
        <w:t xml:space="preserve"> are measures of gene diversity, allelic richness, and deviations from Hardy-Weinberg equilibrium, respectively.  Estimates of A</w:t>
      </w:r>
      <w:r w:rsidRPr="005B503F">
        <w:rPr>
          <w:rFonts w:eastAsiaTheme="minorHAnsi"/>
          <w:b w:val="0"/>
          <w:vertAlign w:val="subscript"/>
        </w:rPr>
        <w:t xml:space="preserve">R </w:t>
      </w:r>
      <w:r w:rsidRPr="005B503F">
        <w:rPr>
          <w:rFonts w:eastAsiaTheme="minorHAnsi"/>
          <w:b w:val="0"/>
        </w:rPr>
        <w:t>were generated by rarefaction, using a N of 46 individuals.</w:t>
      </w:r>
    </w:p>
    <w:tbl>
      <w:tblPr>
        <w:tblW w:w="6810" w:type="dxa"/>
        <w:tblInd w:w="-5" w:type="dxa"/>
        <w:tblLook w:val="04A0" w:firstRow="1" w:lastRow="0" w:firstColumn="1" w:lastColumn="0" w:noHBand="0" w:noVBand="1"/>
      </w:tblPr>
      <w:tblGrid>
        <w:gridCol w:w="960"/>
        <w:gridCol w:w="1050"/>
        <w:gridCol w:w="960"/>
        <w:gridCol w:w="960"/>
        <w:gridCol w:w="960"/>
        <w:gridCol w:w="960"/>
        <w:gridCol w:w="960"/>
      </w:tblGrid>
      <w:tr w:rsidR="00B47C33" w14:paraId="5AF80EBE" w14:textId="77777777" w:rsidTr="00537E05">
        <w:trPr>
          <w:trHeight w:val="320"/>
        </w:trPr>
        <w:tc>
          <w:tcPr>
            <w:tcW w:w="960" w:type="dxa"/>
            <w:tcBorders>
              <w:top w:val="single" w:sz="4" w:space="0" w:color="auto"/>
              <w:left w:val="single" w:sz="4" w:space="0" w:color="auto"/>
              <w:bottom w:val="nil"/>
              <w:right w:val="single" w:sz="4" w:space="0" w:color="auto"/>
            </w:tcBorders>
            <w:shd w:val="clear" w:color="000000" w:fill="D9D9D9"/>
            <w:noWrap/>
            <w:vAlign w:val="bottom"/>
            <w:hideMark/>
          </w:tcPr>
          <w:p w14:paraId="3B7826E7" w14:textId="77777777" w:rsidR="00B47C33" w:rsidRDefault="00B47C33" w:rsidP="00537E05">
            <w:pPr>
              <w:rPr>
                <w:rFonts w:ascii="Arial" w:hAnsi="Arial" w:cs="Arial"/>
                <w:b/>
                <w:bCs/>
                <w:color w:val="000000"/>
                <w:sz w:val="20"/>
                <w:szCs w:val="20"/>
              </w:rPr>
            </w:pPr>
            <w:r>
              <w:rPr>
                <w:rFonts w:ascii="Arial" w:hAnsi="Arial" w:cs="Arial"/>
                <w:b/>
                <w:bCs/>
                <w:color w:val="000000"/>
                <w:sz w:val="20"/>
                <w:szCs w:val="20"/>
              </w:rPr>
              <w:t>Year</w:t>
            </w:r>
          </w:p>
        </w:tc>
        <w:tc>
          <w:tcPr>
            <w:tcW w:w="1050" w:type="dxa"/>
            <w:tcBorders>
              <w:top w:val="single" w:sz="4" w:space="0" w:color="auto"/>
              <w:left w:val="nil"/>
              <w:bottom w:val="nil"/>
              <w:right w:val="single" w:sz="4" w:space="0" w:color="auto"/>
            </w:tcBorders>
            <w:shd w:val="clear" w:color="000000" w:fill="D9D9D9"/>
            <w:noWrap/>
            <w:vAlign w:val="bottom"/>
            <w:hideMark/>
          </w:tcPr>
          <w:p w14:paraId="0B7950B3" w14:textId="77777777" w:rsidR="00B47C33" w:rsidRDefault="00B47C33" w:rsidP="00537E05">
            <w:pPr>
              <w:rPr>
                <w:rFonts w:ascii="Arial" w:hAnsi="Arial" w:cs="Arial"/>
                <w:b/>
                <w:bCs/>
                <w:color w:val="000000"/>
                <w:sz w:val="20"/>
                <w:szCs w:val="20"/>
              </w:rPr>
            </w:pPr>
            <w:r>
              <w:rPr>
                <w:rFonts w:ascii="Arial" w:hAnsi="Arial" w:cs="Arial"/>
                <w:b/>
                <w:bCs/>
                <w:color w:val="000000"/>
                <w:sz w:val="20"/>
                <w:szCs w:val="20"/>
              </w:rPr>
              <w:t>Location</w:t>
            </w:r>
          </w:p>
        </w:tc>
        <w:tc>
          <w:tcPr>
            <w:tcW w:w="960" w:type="dxa"/>
            <w:tcBorders>
              <w:top w:val="single" w:sz="4" w:space="0" w:color="auto"/>
              <w:left w:val="nil"/>
              <w:bottom w:val="nil"/>
              <w:right w:val="single" w:sz="4" w:space="0" w:color="auto"/>
            </w:tcBorders>
            <w:shd w:val="clear" w:color="000000" w:fill="D9D9D9"/>
            <w:noWrap/>
            <w:vAlign w:val="bottom"/>
            <w:hideMark/>
          </w:tcPr>
          <w:p w14:paraId="4819A244" w14:textId="77777777" w:rsidR="00B47C33" w:rsidRDefault="00B47C33" w:rsidP="00537E05">
            <w:pPr>
              <w:rPr>
                <w:rFonts w:ascii="Arial" w:hAnsi="Arial" w:cs="Arial"/>
                <w:b/>
                <w:bCs/>
                <w:color w:val="000000"/>
                <w:sz w:val="20"/>
                <w:szCs w:val="20"/>
              </w:rPr>
            </w:pPr>
            <w:r>
              <w:rPr>
                <w:rFonts w:ascii="Arial" w:hAnsi="Arial" w:cs="Arial"/>
                <w:b/>
                <w:bCs/>
                <w:color w:val="000000"/>
                <w:sz w:val="20"/>
                <w:szCs w:val="20"/>
              </w:rPr>
              <w:t>Sex</w:t>
            </w:r>
          </w:p>
        </w:tc>
        <w:tc>
          <w:tcPr>
            <w:tcW w:w="960" w:type="dxa"/>
            <w:tcBorders>
              <w:top w:val="single" w:sz="4" w:space="0" w:color="auto"/>
              <w:left w:val="nil"/>
              <w:bottom w:val="nil"/>
              <w:right w:val="single" w:sz="4" w:space="0" w:color="auto"/>
            </w:tcBorders>
            <w:shd w:val="clear" w:color="000000" w:fill="D9D9D9"/>
            <w:noWrap/>
            <w:vAlign w:val="bottom"/>
            <w:hideMark/>
          </w:tcPr>
          <w:p w14:paraId="1A72F03C" w14:textId="77777777" w:rsidR="00B47C33" w:rsidRDefault="00B47C33" w:rsidP="00537E05">
            <w:pPr>
              <w:jc w:val="center"/>
              <w:rPr>
                <w:rFonts w:ascii="Arial" w:hAnsi="Arial" w:cs="Arial"/>
                <w:b/>
                <w:bCs/>
                <w:color w:val="000000"/>
                <w:sz w:val="20"/>
                <w:szCs w:val="20"/>
              </w:rPr>
            </w:pPr>
            <w:r>
              <w:rPr>
                <w:rFonts w:ascii="Arial" w:hAnsi="Arial" w:cs="Arial"/>
                <w:b/>
                <w:bCs/>
                <w:color w:val="000000"/>
                <w:sz w:val="20"/>
                <w:szCs w:val="20"/>
              </w:rPr>
              <w:t>N</w:t>
            </w:r>
          </w:p>
        </w:tc>
        <w:tc>
          <w:tcPr>
            <w:tcW w:w="960" w:type="dxa"/>
            <w:tcBorders>
              <w:top w:val="single" w:sz="4" w:space="0" w:color="auto"/>
              <w:left w:val="nil"/>
              <w:bottom w:val="nil"/>
              <w:right w:val="single" w:sz="4" w:space="0" w:color="auto"/>
            </w:tcBorders>
            <w:shd w:val="clear" w:color="000000" w:fill="D9D9D9"/>
            <w:noWrap/>
            <w:vAlign w:val="bottom"/>
            <w:hideMark/>
          </w:tcPr>
          <w:p w14:paraId="4676E5FE" w14:textId="77777777" w:rsidR="00B47C33" w:rsidRDefault="00B47C33" w:rsidP="00537E05">
            <w:pPr>
              <w:jc w:val="center"/>
              <w:rPr>
                <w:rFonts w:ascii="Arial" w:hAnsi="Arial" w:cs="Arial"/>
                <w:b/>
                <w:bCs/>
                <w:color w:val="000000"/>
                <w:sz w:val="20"/>
                <w:szCs w:val="20"/>
              </w:rPr>
            </w:pPr>
            <w:r>
              <w:rPr>
                <w:rFonts w:ascii="Arial" w:hAnsi="Arial" w:cs="Arial"/>
                <w:b/>
                <w:bCs/>
                <w:color w:val="000000"/>
                <w:sz w:val="20"/>
                <w:szCs w:val="20"/>
              </w:rPr>
              <w:t>H</w:t>
            </w:r>
            <w:r>
              <w:rPr>
                <w:rFonts w:ascii="Arial" w:hAnsi="Arial" w:cs="Arial"/>
                <w:b/>
                <w:bCs/>
                <w:color w:val="000000"/>
                <w:sz w:val="20"/>
                <w:szCs w:val="20"/>
                <w:vertAlign w:val="subscript"/>
              </w:rPr>
              <w:t>E</w:t>
            </w:r>
          </w:p>
        </w:tc>
        <w:tc>
          <w:tcPr>
            <w:tcW w:w="960" w:type="dxa"/>
            <w:tcBorders>
              <w:top w:val="single" w:sz="4" w:space="0" w:color="auto"/>
              <w:left w:val="nil"/>
              <w:bottom w:val="nil"/>
              <w:right w:val="single" w:sz="4" w:space="0" w:color="auto"/>
            </w:tcBorders>
            <w:shd w:val="clear" w:color="000000" w:fill="D9D9D9"/>
            <w:noWrap/>
            <w:vAlign w:val="bottom"/>
            <w:hideMark/>
          </w:tcPr>
          <w:p w14:paraId="5A6223F4" w14:textId="77777777" w:rsidR="00B47C33" w:rsidRDefault="00B47C33" w:rsidP="00537E05">
            <w:pPr>
              <w:jc w:val="center"/>
              <w:rPr>
                <w:rFonts w:ascii="Arial" w:hAnsi="Arial" w:cs="Arial"/>
                <w:b/>
                <w:bCs/>
                <w:color w:val="000000"/>
                <w:sz w:val="20"/>
                <w:szCs w:val="20"/>
              </w:rPr>
            </w:pPr>
            <w:r>
              <w:rPr>
                <w:rFonts w:ascii="Arial" w:hAnsi="Arial" w:cs="Arial"/>
                <w:b/>
                <w:bCs/>
                <w:color w:val="000000"/>
                <w:sz w:val="20"/>
                <w:szCs w:val="20"/>
              </w:rPr>
              <w:t>A</w:t>
            </w:r>
            <w:r>
              <w:rPr>
                <w:rFonts w:ascii="Arial" w:hAnsi="Arial" w:cs="Arial"/>
                <w:b/>
                <w:bCs/>
                <w:color w:val="000000"/>
                <w:sz w:val="20"/>
                <w:szCs w:val="20"/>
                <w:vertAlign w:val="subscript"/>
              </w:rPr>
              <w:t>R</w:t>
            </w:r>
          </w:p>
        </w:tc>
        <w:tc>
          <w:tcPr>
            <w:tcW w:w="960" w:type="dxa"/>
            <w:tcBorders>
              <w:top w:val="single" w:sz="4" w:space="0" w:color="auto"/>
              <w:left w:val="nil"/>
              <w:bottom w:val="nil"/>
              <w:right w:val="single" w:sz="4" w:space="0" w:color="auto"/>
            </w:tcBorders>
            <w:shd w:val="clear" w:color="000000" w:fill="D9D9D9"/>
            <w:noWrap/>
            <w:vAlign w:val="bottom"/>
            <w:hideMark/>
          </w:tcPr>
          <w:p w14:paraId="020A29F3" w14:textId="77777777" w:rsidR="00B47C33" w:rsidRDefault="00B47C33" w:rsidP="00537E05">
            <w:pPr>
              <w:jc w:val="center"/>
              <w:rPr>
                <w:rFonts w:ascii="Arial" w:hAnsi="Arial" w:cs="Arial"/>
                <w:b/>
                <w:bCs/>
                <w:color w:val="000000"/>
                <w:sz w:val="20"/>
                <w:szCs w:val="20"/>
              </w:rPr>
            </w:pPr>
            <w:r>
              <w:rPr>
                <w:rFonts w:ascii="Arial" w:hAnsi="Arial" w:cs="Arial"/>
                <w:b/>
                <w:bCs/>
                <w:color w:val="000000"/>
                <w:sz w:val="20"/>
                <w:szCs w:val="20"/>
              </w:rPr>
              <w:t>F</w:t>
            </w:r>
            <w:r>
              <w:rPr>
                <w:rFonts w:ascii="Arial" w:hAnsi="Arial" w:cs="Arial"/>
                <w:b/>
                <w:bCs/>
                <w:color w:val="000000"/>
                <w:sz w:val="20"/>
                <w:szCs w:val="20"/>
                <w:vertAlign w:val="subscript"/>
              </w:rPr>
              <w:t>IS</w:t>
            </w:r>
          </w:p>
        </w:tc>
      </w:tr>
      <w:tr w:rsidR="00B47C33" w14:paraId="0E6266E1" w14:textId="77777777" w:rsidTr="00537E05">
        <w:trPr>
          <w:trHeight w:val="295"/>
        </w:trPr>
        <w:tc>
          <w:tcPr>
            <w:tcW w:w="960" w:type="dxa"/>
            <w:tcBorders>
              <w:top w:val="single" w:sz="4" w:space="0" w:color="auto"/>
              <w:left w:val="single" w:sz="4" w:space="0" w:color="auto"/>
              <w:bottom w:val="nil"/>
              <w:right w:val="single" w:sz="4" w:space="0" w:color="auto"/>
            </w:tcBorders>
            <w:shd w:val="clear" w:color="000000" w:fill="FFFFFF"/>
            <w:noWrap/>
            <w:vAlign w:val="bottom"/>
            <w:hideMark/>
          </w:tcPr>
          <w:p w14:paraId="795A6318" w14:textId="77777777" w:rsidR="00B47C33" w:rsidRDefault="00B47C33" w:rsidP="00537E05">
            <w:pPr>
              <w:rPr>
                <w:rFonts w:ascii="Arial" w:hAnsi="Arial" w:cs="Arial"/>
                <w:color w:val="000000"/>
                <w:sz w:val="20"/>
                <w:szCs w:val="20"/>
              </w:rPr>
            </w:pPr>
            <w:r>
              <w:rPr>
                <w:rFonts w:ascii="Arial" w:hAnsi="Arial" w:cs="Arial"/>
                <w:color w:val="000000"/>
                <w:sz w:val="20"/>
                <w:szCs w:val="20"/>
              </w:rPr>
              <w:t>2010</w:t>
            </w:r>
          </w:p>
        </w:tc>
        <w:tc>
          <w:tcPr>
            <w:tcW w:w="1050" w:type="dxa"/>
            <w:tcBorders>
              <w:top w:val="single" w:sz="4" w:space="0" w:color="auto"/>
              <w:left w:val="nil"/>
              <w:bottom w:val="nil"/>
              <w:right w:val="single" w:sz="4" w:space="0" w:color="auto"/>
            </w:tcBorders>
            <w:shd w:val="clear" w:color="000000" w:fill="FFFFFF"/>
            <w:noWrap/>
            <w:vAlign w:val="bottom"/>
            <w:hideMark/>
          </w:tcPr>
          <w:p w14:paraId="1B9878EC" w14:textId="77777777" w:rsidR="00B47C33" w:rsidRDefault="00B47C33" w:rsidP="00537E05">
            <w:pPr>
              <w:rPr>
                <w:rFonts w:ascii="Arial" w:hAnsi="Arial" w:cs="Arial"/>
                <w:color w:val="000000"/>
                <w:sz w:val="20"/>
                <w:szCs w:val="20"/>
              </w:rPr>
            </w:pPr>
            <w:r>
              <w:rPr>
                <w:rFonts w:ascii="Arial" w:hAnsi="Arial" w:cs="Arial"/>
                <w:color w:val="000000"/>
                <w:sz w:val="20"/>
                <w:szCs w:val="20"/>
              </w:rPr>
              <w:t>AJ</w:t>
            </w:r>
          </w:p>
        </w:tc>
        <w:tc>
          <w:tcPr>
            <w:tcW w:w="960" w:type="dxa"/>
            <w:tcBorders>
              <w:top w:val="single" w:sz="4" w:space="0" w:color="auto"/>
              <w:left w:val="nil"/>
              <w:bottom w:val="single" w:sz="4" w:space="0" w:color="auto"/>
              <w:right w:val="single" w:sz="4" w:space="0" w:color="auto"/>
            </w:tcBorders>
            <w:shd w:val="clear" w:color="000000" w:fill="FFFFFF"/>
            <w:noWrap/>
            <w:vAlign w:val="bottom"/>
            <w:hideMark/>
          </w:tcPr>
          <w:p w14:paraId="4363AA1C" w14:textId="77777777" w:rsidR="00B47C33" w:rsidRDefault="00B47C33" w:rsidP="00537E05">
            <w:pPr>
              <w:rPr>
                <w:rFonts w:ascii="Arial" w:hAnsi="Arial" w:cs="Arial"/>
                <w:color w:val="000000"/>
                <w:sz w:val="20"/>
                <w:szCs w:val="20"/>
              </w:rPr>
            </w:pPr>
            <w:r>
              <w:rPr>
                <w:rFonts w:ascii="Arial" w:hAnsi="Arial" w:cs="Arial"/>
                <w:color w:val="000000"/>
                <w:sz w:val="20"/>
                <w:szCs w:val="20"/>
              </w:rPr>
              <w:t>females</w:t>
            </w:r>
          </w:p>
        </w:tc>
        <w:tc>
          <w:tcPr>
            <w:tcW w:w="960" w:type="dxa"/>
            <w:tcBorders>
              <w:top w:val="single" w:sz="4" w:space="0" w:color="auto"/>
              <w:left w:val="nil"/>
              <w:bottom w:val="single" w:sz="4" w:space="0" w:color="auto"/>
              <w:right w:val="single" w:sz="4" w:space="0" w:color="auto"/>
            </w:tcBorders>
            <w:shd w:val="clear" w:color="000000" w:fill="FFFFFF"/>
            <w:noWrap/>
            <w:vAlign w:val="bottom"/>
            <w:hideMark/>
          </w:tcPr>
          <w:p w14:paraId="6181CCBC" w14:textId="77777777" w:rsidR="00B47C33" w:rsidRDefault="00B47C33" w:rsidP="00537E05">
            <w:pPr>
              <w:jc w:val="center"/>
              <w:rPr>
                <w:rFonts w:ascii="Arial" w:hAnsi="Arial" w:cs="Arial"/>
                <w:color w:val="000000"/>
                <w:sz w:val="20"/>
                <w:szCs w:val="20"/>
              </w:rPr>
            </w:pPr>
            <w:r>
              <w:rPr>
                <w:rFonts w:ascii="Arial" w:hAnsi="Arial" w:cs="Arial"/>
                <w:color w:val="000000"/>
                <w:sz w:val="20"/>
                <w:szCs w:val="20"/>
              </w:rPr>
              <w:t>129</w:t>
            </w:r>
          </w:p>
        </w:tc>
        <w:tc>
          <w:tcPr>
            <w:tcW w:w="960" w:type="dxa"/>
            <w:tcBorders>
              <w:top w:val="single" w:sz="4" w:space="0" w:color="auto"/>
              <w:left w:val="nil"/>
              <w:bottom w:val="single" w:sz="4" w:space="0" w:color="auto"/>
              <w:right w:val="single" w:sz="4" w:space="0" w:color="auto"/>
            </w:tcBorders>
            <w:shd w:val="clear" w:color="000000" w:fill="FFFFFF"/>
            <w:noWrap/>
            <w:vAlign w:val="bottom"/>
            <w:hideMark/>
          </w:tcPr>
          <w:p w14:paraId="4B983CF6" w14:textId="77777777" w:rsidR="00B47C33" w:rsidRDefault="00B47C33" w:rsidP="00537E05">
            <w:pPr>
              <w:jc w:val="center"/>
              <w:rPr>
                <w:rFonts w:ascii="Arial" w:hAnsi="Arial" w:cs="Arial"/>
                <w:color w:val="000000"/>
                <w:sz w:val="20"/>
                <w:szCs w:val="20"/>
              </w:rPr>
            </w:pPr>
            <w:r>
              <w:rPr>
                <w:rFonts w:ascii="Arial" w:hAnsi="Arial" w:cs="Arial"/>
                <w:color w:val="000000"/>
                <w:sz w:val="20"/>
                <w:szCs w:val="20"/>
              </w:rPr>
              <w:t>0.737</w:t>
            </w:r>
          </w:p>
        </w:tc>
        <w:tc>
          <w:tcPr>
            <w:tcW w:w="960" w:type="dxa"/>
            <w:tcBorders>
              <w:top w:val="single" w:sz="4" w:space="0" w:color="auto"/>
              <w:left w:val="nil"/>
              <w:bottom w:val="single" w:sz="4" w:space="0" w:color="auto"/>
              <w:right w:val="single" w:sz="4" w:space="0" w:color="auto"/>
            </w:tcBorders>
            <w:shd w:val="clear" w:color="000000" w:fill="FFFFFF"/>
            <w:noWrap/>
            <w:vAlign w:val="bottom"/>
            <w:hideMark/>
          </w:tcPr>
          <w:p w14:paraId="2A677C17" w14:textId="77777777" w:rsidR="00B47C33" w:rsidRDefault="00B47C33" w:rsidP="00537E05">
            <w:pPr>
              <w:jc w:val="center"/>
              <w:rPr>
                <w:rFonts w:ascii="Arial" w:hAnsi="Arial" w:cs="Arial"/>
                <w:color w:val="000000"/>
                <w:sz w:val="20"/>
                <w:szCs w:val="20"/>
              </w:rPr>
            </w:pPr>
            <w:r>
              <w:rPr>
                <w:rFonts w:ascii="Arial" w:hAnsi="Arial" w:cs="Arial"/>
                <w:color w:val="000000"/>
                <w:sz w:val="20"/>
                <w:szCs w:val="20"/>
              </w:rPr>
              <w:t>13.1</w:t>
            </w:r>
          </w:p>
        </w:tc>
        <w:tc>
          <w:tcPr>
            <w:tcW w:w="960" w:type="dxa"/>
            <w:tcBorders>
              <w:top w:val="single" w:sz="4" w:space="0" w:color="auto"/>
              <w:left w:val="nil"/>
              <w:bottom w:val="single" w:sz="4" w:space="0" w:color="auto"/>
              <w:right w:val="single" w:sz="4" w:space="0" w:color="auto"/>
            </w:tcBorders>
            <w:shd w:val="clear" w:color="000000" w:fill="FFFFFF"/>
            <w:noWrap/>
            <w:vAlign w:val="bottom"/>
            <w:hideMark/>
          </w:tcPr>
          <w:p w14:paraId="5F104636" w14:textId="77777777" w:rsidR="00B47C33" w:rsidRDefault="00B47C33" w:rsidP="00537E05">
            <w:pPr>
              <w:jc w:val="center"/>
              <w:rPr>
                <w:rFonts w:ascii="Arial" w:hAnsi="Arial" w:cs="Arial"/>
                <w:color w:val="000000"/>
                <w:sz w:val="20"/>
                <w:szCs w:val="20"/>
              </w:rPr>
            </w:pPr>
            <w:r>
              <w:rPr>
                <w:rFonts w:ascii="Arial" w:hAnsi="Arial" w:cs="Arial"/>
                <w:color w:val="000000"/>
                <w:sz w:val="20"/>
                <w:szCs w:val="20"/>
              </w:rPr>
              <w:t>0.006</w:t>
            </w:r>
          </w:p>
        </w:tc>
      </w:tr>
      <w:tr w:rsidR="00B47C33" w14:paraId="410D79FF" w14:textId="77777777" w:rsidTr="00537E05">
        <w:trPr>
          <w:trHeight w:val="295"/>
        </w:trPr>
        <w:tc>
          <w:tcPr>
            <w:tcW w:w="960" w:type="dxa"/>
            <w:tcBorders>
              <w:top w:val="nil"/>
              <w:left w:val="single" w:sz="4" w:space="0" w:color="auto"/>
              <w:bottom w:val="nil"/>
              <w:right w:val="single" w:sz="4" w:space="0" w:color="auto"/>
            </w:tcBorders>
            <w:shd w:val="clear" w:color="000000" w:fill="FFFFFF"/>
            <w:noWrap/>
            <w:vAlign w:val="bottom"/>
            <w:hideMark/>
          </w:tcPr>
          <w:p w14:paraId="7011705F" w14:textId="77777777" w:rsidR="00B47C33" w:rsidRDefault="00B47C33" w:rsidP="00537E05">
            <w:pPr>
              <w:rPr>
                <w:rFonts w:ascii="Arial" w:hAnsi="Arial" w:cs="Arial"/>
                <w:color w:val="000000"/>
                <w:sz w:val="20"/>
                <w:szCs w:val="20"/>
              </w:rPr>
            </w:pPr>
            <w:r>
              <w:rPr>
                <w:rFonts w:ascii="Arial" w:hAnsi="Arial" w:cs="Arial"/>
                <w:color w:val="000000"/>
                <w:sz w:val="20"/>
                <w:szCs w:val="20"/>
              </w:rPr>
              <w:t> </w:t>
            </w:r>
          </w:p>
        </w:tc>
        <w:tc>
          <w:tcPr>
            <w:tcW w:w="1050" w:type="dxa"/>
            <w:tcBorders>
              <w:top w:val="nil"/>
              <w:left w:val="nil"/>
              <w:bottom w:val="single" w:sz="4" w:space="0" w:color="auto"/>
              <w:right w:val="single" w:sz="4" w:space="0" w:color="auto"/>
            </w:tcBorders>
            <w:shd w:val="clear" w:color="000000" w:fill="FFFFFF"/>
            <w:noWrap/>
            <w:vAlign w:val="bottom"/>
            <w:hideMark/>
          </w:tcPr>
          <w:p w14:paraId="6810D3E9" w14:textId="77777777" w:rsidR="00B47C33" w:rsidRDefault="00B47C33" w:rsidP="00537E05">
            <w:pPr>
              <w:rPr>
                <w:rFonts w:ascii="Arial" w:hAnsi="Arial" w:cs="Arial"/>
                <w:color w:val="000000"/>
                <w:sz w:val="20"/>
                <w:szCs w:val="20"/>
              </w:rPr>
            </w:pPr>
            <w:r>
              <w:rPr>
                <w:rFonts w:ascii="Arial" w:hAnsi="Arial" w:cs="Arial"/>
                <w:color w:val="000000"/>
                <w:sz w:val="20"/>
                <w:szCs w:val="20"/>
              </w:rPr>
              <w:t> </w:t>
            </w:r>
          </w:p>
        </w:tc>
        <w:tc>
          <w:tcPr>
            <w:tcW w:w="960" w:type="dxa"/>
            <w:tcBorders>
              <w:top w:val="nil"/>
              <w:left w:val="nil"/>
              <w:bottom w:val="single" w:sz="4" w:space="0" w:color="auto"/>
              <w:right w:val="single" w:sz="4" w:space="0" w:color="auto"/>
            </w:tcBorders>
            <w:shd w:val="clear" w:color="000000" w:fill="FFFFFF"/>
            <w:noWrap/>
            <w:vAlign w:val="bottom"/>
            <w:hideMark/>
          </w:tcPr>
          <w:p w14:paraId="689E84F5" w14:textId="77777777" w:rsidR="00B47C33" w:rsidRDefault="00B47C33" w:rsidP="00537E05">
            <w:pPr>
              <w:rPr>
                <w:rFonts w:ascii="Arial" w:hAnsi="Arial" w:cs="Arial"/>
                <w:color w:val="000000"/>
                <w:sz w:val="20"/>
                <w:szCs w:val="20"/>
              </w:rPr>
            </w:pPr>
            <w:r>
              <w:rPr>
                <w:rFonts w:ascii="Arial" w:hAnsi="Arial" w:cs="Arial"/>
                <w:color w:val="000000"/>
                <w:sz w:val="20"/>
                <w:szCs w:val="20"/>
              </w:rPr>
              <w:t>males</w:t>
            </w:r>
          </w:p>
        </w:tc>
        <w:tc>
          <w:tcPr>
            <w:tcW w:w="960" w:type="dxa"/>
            <w:tcBorders>
              <w:top w:val="nil"/>
              <w:left w:val="nil"/>
              <w:bottom w:val="single" w:sz="4" w:space="0" w:color="auto"/>
              <w:right w:val="single" w:sz="4" w:space="0" w:color="auto"/>
            </w:tcBorders>
            <w:shd w:val="clear" w:color="000000" w:fill="FFFFFF"/>
            <w:noWrap/>
            <w:vAlign w:val="bottom"/>
            <w:hideMark/>
          </w:tcPr>
          <w:p w14:paraId="245F99C0" w14:textId="77777777" w:rsidR="00B47C33" w:rsidRDefault="00B47C33" w:rsidP="00537E05">
            <w:pPr>
              <w:jc w:val="center"/>
              <w:rPr>
                <w:rFonts w:ascii="Arial" w:hAnsi="Arial" w:cs="Arial"/>
                <w:color w:val="000000"/>
                <w:sz w:val="20"/>
                <w:szCs w:val="20"/>
              </w:rPr>
            </w:pPr>
            <w:r>
              <w:rPr>
                <w:rFonts w:ascii="Arial" w:hAnsi="Arial" w:cs="Arial"/>
                <w:color w:val="000000"/>
                <w:sz w:val="20"/>
                <w:szCs w:val="20"/>
              </w:rPr>
              <w:t>71</w:t>
            </w:r>
          </w:p>
        </w:tc>
        <w:tc>
          <w:tcPr>
            <w:tcW w:w="960" w:type="dxa"/>
            <w:tcBorders>
              <w:top w:val="nil"/>
              <w:left w:val="nil"/>
              <w:bottom w:val="single" w:sz="4" w:space="0" w:color="auto"/>
              <w:right w:val="single" w:sz="4" w:space="0" w:color="auto"/>
            </w:tcBorders>
            <w:shd w:val="clear" w:color="000000" w:fill="FFFFFF"/>
            <w:noWrap/>
            <w:vAlign w:val="bottom"/>
            <w:hideMark/>
          </w:tcPr>
          <w:p w14:paraId="029A2010" w14:textId="77777777" w:rsidR="00B47C33" w:rsidRDefault="00B47C33" w:rsidP="00537E05">
            <w:pPr>
              <w:jc w:val="center"/>
              <w:rPr>
                <w:rFonts w:ascii="Arial" w:hAnsi="Arial" w:cs="Arial"/>
                <w:color w:val="000000"/>
                <w:sz w:val="20"/>
                <w:szCs w:val="20"/>
              </w:rPr>
            </w:pPr>
            <w:r>
              <w:rPr>
                <w:rFonts w:ascii="Arial" w:hAnsi="Arial" w:cs="Arial"/>
                <w:color w:val="000000"/>
                <w:sz w:val="20"/>
                <w:szCs w:val="20"/>
              </w:rPr>
              <w:t>0.743</w:t>
            </w:r>
          </w:p>
        </w:tc>
        <w:tc>
          <w:tcPr>
            <w:tcW w:w="960" w:type="dxa"/>
            <w:tcBorders>
              <w:top w:val="nil"/>
              <w:left w:val="nil"/>
              <w:bottom w:val="single" w:sz="4" w:space="0" w:color="auto"/>
              <w:right w:val="single" w:sz="4" w:space="0" w:color="auto"/>
            </w:tcBorders>
            <w:shd w:val="clear" w:color="000000" w:fill="FFFFFF"/>
            <w:noWrap/>
            <w:vAlign w:val="bottom"/>
            <w:hideMark/>
          </w:tcPr>
          <w:p w14:paraId="6DCCB9F6" w14:textId="77777777" w:rsidR="00B47C33" w:rsidRDefault="00B47C33" w:rsidP="00537E05">
            <w:pPr>
              <w:jc w:val="center"/>
              <w:rPr>
                <w:rFonts w:ascii="Arial" w:hAnsi="Arial" w:cs="Arial"/>
                <w:color w:val="000000"/>
                <w:sz w:val="20"/>
                <w:szCs w:val="20"/>
              </w:rPr>
            </w:pPr>
            <w:r>
              <w:rPr>
                <w:rFonts w:ascii="Arial" w:hAnsi="Arial" w:cs="Arial"/>
                <w:color w:val="000000"/>
                <w:sz w:val="20"/>
                <w:szCs w:val="20"/>
              </w:rPr>
              <w:t>13.3</w:t>
            </w:r>
          </w:p>
        </w:tc>
        <w:tc>
          <w:tcPr>
            <w:tcW w:w="960" w:type="dxa"/>
            <w:tcBorders>
              <w:top w:val="nil"/>
              <w:left w:val="nil"/>
              <w:bottom w:val="single" w:sz="4" w:space="0" w:color="auto"/>
              <w:right w:val="single" w:sz="4" w:space="0" w:color="auto"/>
            </w:tcBorders>
            <w:shd w:val="clear" w:color="000000" w:fill="FFFFFF"/>
            <w:noWrap/>
            <w:vAlign w:val="bottom"/>
            <w:hideMark/>
          </w:tcPr>
          <w:p w14:paraId="6206FC64" w14:textId="77777777" w:rsidR="00B47C33" w:rsidRDefault="00B47C33" w:rsidP="00537E05">
            <w:pPr>
              <w:jc w:val="center"/>
              <w:rPr>
                <w:rFonts w:ascii="Arial" w:hAnsi="Arial" w:cs="Arial"/>
                <w:color w:val="000000"/>
                <w:sz w:val="20"/>
                <w:szCs w:val="20"/>
              </w:rPr>
            </w:pPr>
            <w:r>
              <w:rPr>
                <w:rFonts w:ascii="Arial" w:hAnsi="Arial" w:cs="Arial"/>
                <w:color w:val="000000"/>
                <w:sz w:val="20"/>
                <w:szCs w:val="20"/>
              </w:rPr>
              <w:t>0.028</w:t>
            </w:r>
          </w:p>
        </w:tc>
      </w:tr>
      <w:tr w:rsidR="00B47C33" w14:paraId="3BA51D0C" w14:textId="77777777" w:rsidTr="00537E05">
        <w:trPr>
          <w:trHeight w:val="295"/>
        </w:trPr>
        <w:tc>
          <w:tcPr>
            <w:tcW w:w="960" w:type="dxa"/>
            <w:tcBorders>
              <w:top w:val="nil"/>
              <w:left w:val="single" w:sz="4" w:space="0" w:color="auto"/>
              <w:bottom w:val="nil"/>
              <w:right w:val="single" w:sz="4" w:space="0" w:color="auto"/>
            </w:tcBorders>
            <w:shd w:val="clear" w:color="000000" w:fill="FFFFFF"/>
            <w:noWrap/>
            <w:vAlign w:val="bottom"/>
            <w:hideMark/>
          </w:tcPr>
          <w:p w14:paraId="3D0DF42B" w14:textId="77777777" w:rsidR="00B47C33" w:rsidRDefault="00B47C33" w:rsidP="00537E05">
            <w:pPr>
              <w:rPr>
                <w:rFonts w:ascii="Arial" w:hAnsi="Arial" w:cs="Arial"/>
                <w:color w:val="000000"/>
                <w:sz w:val="20"/>
                <w:szCs w:val="20"/>
              </w:rPr>
            </w:pPr>
            <w:r>
              <w:rPr>
                <w:rFonts w:ascii="Arial" w:hAnsi="Arial" w:cs="Arial"/>
                <w:color w:val="000000"/>
                <w:sz w:val="20"/>
                <w:szCs w:val="20"/>
              </w:rPr>
              <w:t> </w:t>
            </w:r>
          </w:p>
        </w:tc>
        <w:tc>
          <w:tcPr>
            <w:tcW w:w="1050" w:type="dxa"/>
            <w:tcBorders>
              <w:top w:val="nil"/>
              <w:left w:val="nil"/>
              <w:bottom w:val="nil"/>
              <w:right w:val="single" w:sz="4" w:space="0" w:color="auto"/>
            </w:tcBorders>
            <w:shd w:val="clear" w:color="000000" w:fill="FFFFFF"/>
            <w:noWrap/>
            <w:vAlign w:val="bottom"/>
            <w:hideMark/>
          </w:tcPr>
          <w:p w14:paraId="5B5CE8DD" w14:textId="77777777" w:rsidR="00B47C33" w:rsidRDefault="00B47C33" w:rsidP="00537E05">
            <w:pPr>
              <w:rPr>
                <w:rFonts w:ascii="Arial" w:hAnsi="Arial" w:cs="Arial"/>
                <w:color w:val="000000"/>
                <w:sz w:val="20"/>
                <w:szCs w:val="20"/>
              </w:rPr>
            </w:pPr>
            <w:r>
              <w:rPr>
                <w:rFonts w:ascii="Arial" w:hAnsi="Arial" w:cs="Arial"/>
                <w:color w:val="000000"/>
                <w:sz w:val="20"/>
                <w:szCs w:val="20"/>
              </w:rPr>
              <w:t>Dandy</w:t>
            </w:r>
          </w:p>
        </w:tc>
        <w:tc>
          <w:tcPr>
            <w:tcW w:w="960" w:type="dxa"/>
            <w:tcBorders>
              <w:top w:val="nil"/>
              <w:left w:val="nil"/>
              <w:bottom w:val="single" w:sz="4" w:space="0" w:color="auto"/>
              <w:right w:val="single" w:sz="4" w:space="0" w:color="auto"/>
            </w:tcBorders>
            <w:shd w:val="clear" w:color="000000" w:fill="FFFFFF"/>
            <w:noWrap/>
            <w:vAlign w:val="bottom"/>
            <w:hideMark/>
          </w:tcPr>
          <w:p w14:paraId="165E5EEC" w14:textId="77777777" w:rsidR="00B47C33" w:rsidRDefault="00B47C33" w:rsidP="00537E05">
            <w:pPr>
              <w:rPr>
                <w:rFonts w:ascii="Arial" w:hAnsi="Arial" w:cs="Arial"/>
                <w:color w:val="000000"/>
                <w:sz w:val="20"/>
                <w:szCs w:val="20"/>
              </w:rPr>
            </w:pPr>
            <w:r>
              <w:rPr>
                <w:rFonts w:ascii="Arial" w:hAnsi="Arial" w:cs="Arial"/>
                <w:color w:val="000000"/>
                <w:sz w:val="20"/>
                <w:szCs w:val="20"/>
              </w:rPr>
              <w:t>females</w:t>
            </w:r>
          </w:p>
        </w:tc>
        <w:tc>
          <w:tcPr>
            <w:tcW w:w="960" w:type="dxa"/>
            <w:tcBorders>
              <w:top w:val="nil"/>
              <w:left w:val="nil"/>
              <w:bottom w:val="single" w:sz="4" w:space="0" w:color="auto"/>
              <w:right w:val="single" w:sz="4" w:space="0" w:color="auto"/>
            </w:tcBorders>
            <w:shd w:val="clear" w:color="000000" w:fill="FFFFFF"/>
            <w:noWrap/>
            <w:vAlign w:val="bottom"/>
            <w:hideMark/>
          </w:tcPr>
          <w:p w14:paraId="3D6C4825" w14:textId="77777777" w:rsidR="00B47C33" w:rsidRDefault="00B47C33" w:rsidP="00537E05">
            <w:pPr>
              <w:jc w:val="center"/>
              <w:rPr>
                <w:rFonts w:ascii="Arial" w:hAnsi="Arial" w:cs="Arial"/>
                <w:color w:val="000000"/>
                <w:sz w:val="20"/>
                <w:szCs w:val="20"/>
              </w:rPr>
            </w:pPr>
            <w:r>
              <w:rPr>
                <w:rFonts w:ascii="Arial" w:hAnsi="Arial" w:cs="Arial"/>
                <w:color w:val="000000"/>
                <w:sz w:val="20"/>
                <w:szCs w:val="20"/>
              </w:rPr>
              <w:t>100</w:t>
            </w:r>
          </w:p>
        </w:tc>
        <w:tc>
          <w:tcPr>
            <w:tcW w:w="960" w:type="dxa"/>
            <w:tcBorders>
              <w:top w:val="nil"/>
              <w:left w:val="nil"/>
              <w:bottom w:val="single" w:sz="4" w:space="0" w:color="auto"/>
              <w:right w:val="single" w:sz="4" w:space="0" w:color="auto"/>
            </w:tcBorders>
            <w:shd w:val="clear" w:color="000000" w:fill="FFFFFF"/>
            <w:noWrap/>
            <w:vAlign w:val="bottom"/>
            <w:hideMark/>
          </w:tcPr>
          <w:p w14:paraId="7E18870F" w14:textId="77777777" w:rsidR="00B47C33" w:rsidRDefault="00B47C33" w:rsidP="00537E05">
            <w:pPr>
              <w:jc w:val="center"/>
              <w:rPr>
                <w:rFonts w:ascii="Arial" w:hAnsi="Arial" w:cs="Arial"/>
                <w:color w:val="000000"/>
                <w:sz w:val="20"/>
                <w:szCs w:val="20"/>
              </w:rPr>
            </w:pPr>
            <w:r>
              <w:rPr>
                <w:rFonts w:ascii="Arial" w:hAnsi="Arial" w:cs="Arial"/>
                <w:color w:val="000000"/>
                <w:sz w:val="20"/>
                <w:szCs w:val="20"/>
              </w:rPr>
              <w:t>0.743</w:t>
            </w:r>
          </w:p>
        </w:tc>
        <w:tc>
          <w:tcPr>
            <w:tcW w:w="960" w:type="dxa"/>
            <w:tcBorders>
              <w:top w:val="nil"/>
              <w:left w:val="nil"/>
              <w:bottom w:val="single" w:sz="4" w:space="0" w:color="auto"/>
              <w:right w:val="single" w:sz="4" w:space="0" w:color="auto"/>
            </w:tcBorders>
            <w:shd w:val="clear" w:color="000000" w:fill="FFFFFF"/>
            <w:noWrap/>
            <w:vAlign w:val="bottom"/>
            <w:hideMark/>
          </w:tcPr>
          <w:p w14:paraId="0E023F91" w14:textId="77777777" w:rsidR="00B47C33" w:rsidRDefault="00B47C33" w:rsidP="00537E05">
            <w:pPr>
              <w:jc w:val="center"/>
              <w:rPr>
                <w:rFonts w:ascii="Arial" w:hAnsi="Arial" w:cs="Arial"/>
                <w:color w:val="000000"/>
                <w:sz w:val="20"/>
                <w:szCs w:val="20"/>
              </w:rPr>
            </w:pPr>
            <w:r>
              <w:rPr>
                <w:rFonts w:ascii="Arial" w:hAnsi="Arial" w:cs="Arial"/>
                <w:color w:val="000000"/>
                <w:sz w:val="20"/>
                <w:szCs w:val="20"/>
              </w:rPr>
              <w:t>12.9</w:t>
            </w:r>
          </w:p>
        </w:tc>
        <w:tc>
          <w:tcPr>
            <w:tcW w:w="960" w:type="dxa"/>
            <w:tcBorders>
              <w:top w:val="nil"/>
              <w:left w:val="nil"/>
              <w:bottom w:val="single" w:sz="4" w:space="0" w:color="auto"/>
              <w:right w:val="single" w:sz="4" w:space="0" w:color="auto"/>
            </w:tcBorders>
            <w:shd w:val="clear" w:color="000000" w:fill="FFFFFF"/>
            <w:noWrap/>
            <w:vAlign w:val="bottom"/>
            <w:hideMark/>
          </w:tcPr>
          <w:p w14:paraId="074D4D8F" w14:textId="77777777" w:rsidR="00B47C33" w:rsidRDefault="00B47C33" w:rsidP="00537E05">
            <w:pPr>
              <w:jc w:val="center"/>
              <w:rPr>
                <w:rFonts w:ascii="Arial" w:hAnsi="Arial" w:cs="Arial"/>
                <w:color w:val="000000"/>
                <w:sz w:val="20"/>
                <w:szCs w:val="20"/>
              </w:rPr>
            </w:pPr>
            <w:r>
              <w:rPr>
                <w:rFonts w:ascii="Arial" w:hAnsi="Arial" w:cs="Arial"/>
                <w:color w:val="000000"/>
                <w:sz w:val="20"/>
                <w:szCs w:val="20"/>
              </w:rPr>
              <w:t>0.033</w:t>
            </w:r>
          </w:p>
        </w:tc>
      </w:tr>
      <w:tr w:rsidR="00B47C33" w14:paraId="7D659D44" w14:textId="77777777" w:rsidTr="00537E05">
        <w:trPr>
          <w:trHeight w:val="295"/>
        </w:trPr>
        <w:tc>
          <w:tcPr>
            <w:tcW w:w="960" w:type="dxa"/>
            <w:tcBorders>
              <w:top w:val="nil"/>
              <w:left w:val="single" w:sz="4" w:space="0" w:color="auto"/>
              <w:bottom w:val="single" w:sz="4" w:space="0" w:color="auto"/>
              <w:right w:val="single" w:sz="4" w:space="0" w:color="auto"/>
            </w:tcBorders>
            <w:shd w:val="clear" w:color="000000" w:fill="FFFFFF"/>
            <w:noWrap/>
            <w:vAlign w:val="bottom"/>
            <w:hideMark/>
          </w:tcPr>
          <w:p w14:paraId="485834BE" w14:textId="77777777" w:rsidR="00B47C33" w:rsidRDefault="00B47C33" w:rsidP="00537E05">
            <w:pPr>
              <w:rPr>
                <w:rFonts w:ascii="Arial" w:hAnsi="Arial" w:cs="Arial"/>
                <w:color w:val="000000"/>
                <w:sz w:val="20"/>
                <w:szCs w:val="20"/>
              </w:rPr>
            </w:pPr>
            <w:r>
              <w:rPr>
                <w:rFonts w:ascii="Arial" w:hAnsi="Arial" w:cs="Arial"/>
                <w:color w:val="000000"/>
                <w:sz w:val="20"/>
                <w:szCs w:val="20"/>
              </w:rPr>
              <w:t> </w:t>
            </w:r>
          </w:p>
        </w:tc>
        <w:tc>
          <w:tcPr>
            <w:tcW w:w="1050" w:type="dxa"/>
            <w:tcBorders>
              <w:top w:val="nil"/>
              <w:left w:val="nil"/>
              <w:bottom w:val="single" w:sz="4" w:space="0" w:color="auto"/>
              <w:right w:val="single" w:sz="4" w:space="0" w:color="auto"/>
            </w:tcBorders>
            <w:shd w:val="clear" w:color="000000" w:fill="FFFFFF"/>
            <w:noWrap/>
            <w:vAlign w:val="bottom"/>
            <w:hideMark/>
          </w:tcPr>
          <w:p w14:paraId="7AEC3FA0" w14:textId="77777777" w:rsidR="00B47C33" w:rsidRDefault="00B47C33" w:rsidP="00537E05">
            <w:pPr>
              <w:rPr>
                <w:rFonts w:ascii="Arial" w:hAnsi="Arial" w:cs="Arial"/>
                <w:color w:val="000000"/>
                <w:sz w:val="20"/>
                <w:szCs w:val="20"/>
              </w:rPr>
            </w:pPr>
            <w:r>
              <w:rPr>
                <w:rFonts w:ascii="Arial" w:hAnsi="Arial" w:cs="Arial"/>
                <w:color w:val="000000"/>
                <w:sz w:val="20"/>
                <w:szCs w:val="20"/>
              </w:rPr>
              <w:t> </w:t>
            </w:r>
          </w:p>
        </w:tc>
        <w:tc>
          <w:tcPr>
            <w:tcW w:w="960" w:type="dxa"/>
            <w:tcBorders>
              <w:top w:val="nil"/>
              <w:left w:val="nil"/>
              <w:bottom w:val="single" w:sz="4" w:space="0" w:color="auto"/>
              <w:right w:val="single" w:sz="4" w:space="0" w:color="auto"/>
            </w:tcBorders>
            <w:shd w:val="clear" w:color="000000" w:fill="FFFFFF"/>
            <w:noWrap/>
            <w:vAlign w:val="bottom"/>
            <w:hideMark/>
          </w:tcPr>
          <w:p w14:paraId="5451DED3" w14:textId="77777777" w:rsidR="00B47C33" w:rsidRDefault="00B47C33" w:rsidP="00537E05">
            <w:pPr>
              <w:rPr>
                <w:rFonts w:ascii="Arial" w:hAnsi="Arial" w:cs="Arial"/>
                <w:color w:val="000000"/>
                <w:sz w:val="20"/>
                <w:szCs w:val="20"/>
              </w:rPr>
            </w:pPr>
            <w:r>
              <w:rPr>
                <w:rFonts w:ascii="Arial" w:hAnsi="Arial" w:cs="Arial"/>
                <w:color w:val="000000"/>
                <w:sz w:val="20"/>
                <w:szCs w:val="20"/>
              </w:rPr>
              <w:t>males</w:t>
            </w:r>
          </w:p>
        </w:tc>
        <w:tc>
          <w:tcPr>
            <w:tcW w:w="960" w:type="dxa"/>
            <w:tcBorders>
              <w:top w:val="nil"/>
              <w:left w:val="nil"/>
              <w:bottom w:val="single" w:sz="4" w:space="0" w:color="auto"/>
              <w:right w:val="single" w:sz="4" w:space="0" w:color="auto"/>
            </w:tcBorders>
            <w:shd w:val="clear" w:color="000000" w:fill="FFFFFF"/>
            <w:noWrap/>
            <w:vAlign w:val="bottom"/>
            <w:hideMark/>
          </w:tcPr>
          <w:p w14:paraId="63DE2EAD" w14:textId="77777777" w:rsidR="00B47C33" w:rsidRDefault="00B47C33" w:rsidP="00537E05">
            <w:pPr>
              <w:jc w:val="center"/>
              <w:rPr>
                <w:rFonts w:ascii="Arial" w:hAnsi="Arial" w:cs="Arial"/>
                <w:color w:val="000000"/>
                <w:sz w:val="20"/>
                <w:szCs w:val="20"/>
              </w:rPr>
            </w:pPr>
            <w:r>
              <w:rPr>
                <w:rFonts w:ascii="Arial" w:hAnsi="Arial" w:cs="Arial"/>
                <w:color w:val="000000"/>
                <w:sz w:val="20"/>
                <w:szCs w:val="20"/>
              </w:rPr>
              <w:t>100</w:t>
            </w:r>
          </w:p>
        </w:tc>
        <w:tc>
          <w:tcPr>
            <w:tcW w:w="960" w:type="dxa"/>
            <w:tcBorders>
              <w:top w:val="nil"/>
              <w:left w:val="nil"/>
              <w:bottom w:val="single" w:sz="4" w:space="0" w:color="auto"/>
              <w:right w:val="single" w:sz="4" w:space="0" w:color="auto"/>
            </w:tcBorders>
            <w:shd w:val="clear" w:color="000000" w:fill="FFFFFF"/>
            <w:noWrap/>
            <w:vAlign w:val="bottom"/>
            <w:hideMark/>
          </w:tcPr>
          <w:p w14:paraId="5DB17D82" w14:textId="77777777" w:rsidR="00B47C33" w:rsidRDefault="00B47C33" w:rsidP="00537E05">
            <w:pPr>
              <w:jc w:val="center"/>
              <w:rPr>
                <w:rFonts w:ascii="Arial" w:hAnsi="Arial" w:cs="Arial"/>
                <w:color w:val="000000"/>
                <w:sz w:val="20"/>
                <w:szCs w:val="20"/>
              </w:rPr>
            </w:pPr>
            <w:r>
              <w:rPr>
                <w:rFonts w:ascii="Arial" w:hAnsi="Arial" w:cs="Arial"/>
                <w:color w:val="000000"/>
                <w:sz w:val="20"/>
                <w:szCs w:val="20"/>
              </w:rPr>
              <w:t>0.736</w:t>
            </w:r>
          </w:p>
        </w:tc>
        <w:tc>
          <w:tcPr>
            <w:tcW w:w="960" w:type="dxa"/>
            <w:tcBorders>
              <w:top w:val="nil"/>
              <w:left w:val="nil"/>
              <w:bottom w:val="single" w:sz="4" w:space="0" w:color="auto"/>
              <w:right w:val="single" w:sz="4" w:space="0" w:color="auto"/>
            </w:tcBorders>
            <w:shd w:val="clear" w:color="000000" w:fill="FFFFFF"/>
            <w:noWrap/>
            <w:vAlign w:val="bottom"/>
            <w:hideMark/>
          </w:tcPr>
          <w:p w14:paraId="7D28DC2F" w14:textId="77777777" w:rsidR="00B47C33" w:rsidRDefault="00B47C33" w:rsidP="00537E05">
            <w:pPr>
              <w:jc w:val="center"/>
              <w:rPr>
                <w:rFonts w:ascii="Arial" w:hAnsi="Arial" w:cs="Arial"/>
                <w:color w:val="000000"/>
                <w:sz w:val="20"/>
                <w:szCs w:val="20"/>
              </w:rPr>
            </w:pPr>
            <w:r>
              <w:rPr>
                <w:rFonts w:ascii="Arial" w:hAnsi="Arial" w:cs="Arial"/>
                <w:color w:val="000000"/>
                <w:sz w:val="20"/>
                <w:szCs w:val="20"/>
              </w:rPr>
              <w:t>13.3</w:t>
            </w:r>
          </w:p>
        </w:tc>
        <w:tc>
          <w:tcPr>
            <w:tcW w:w="960" w:type="dxa"/>
            <w:tcBorders>
              <w:top w:val="nil"/>
              <w:left w:val="nil"/>
              <w:bottom w:val="single" w:sz="4" w:space="0" w:color="auto"/>
              <w:right w:val="single" w:sz="4" w:space="0" w:color="auto"/>
            </w:tcBorders>
            <w:shd w:val="clear" w:color="000000" w:fill="FFFFFF"/>
            <w:noWrap/>
            <w:vAlign w:val="bottom"/>
            <w:hideMark/>
          </w:tcPr>
          <w:p w14:paraId="2393EFDC" w14:textId="77777777" w:rsidR="00B47C33" w:rsidRDefault="00B47C33" w:rsidP="00537E05">
            <w:pPr>
              <w:jc w:val="center"/>
              <w:rPr>
                <w:rFonts w:ascii="Arial" w:hAnsi="Arial" w:cs="Arial"/>
                <w:color w:val="000000"/>
                <w:sz w:val="20"/>
                <w:szCs w:val="20"/>
              </w:rPr>
            </w:pPr>
            <w:r>
              <w:rPr>
                <w:rFonts w:ascii="Arial" w:hAnsi="Arial" w:cs="Arial"/>
                <w:color w:val="000000"/>
                <w:sz w:val="20"/>
                <w:szCs w:val="20"/>
              </w:rPr>
              <w:t>0.014</w:t>
            </w:r>
          </w:p>
        </w:tc>
      </w:tr>
      <w:tr w:rsidR="00B47C33" w14:paraId="4E752A1B" w14:textId="77777777" w:rsidTr="00537E05">
        <w:trPr>
          <w:trHeight w:val="295"/>
        </w:trPr>
        <w:tc>
          <w:tcPr>
            <w:tcW w:w="960" w:type="dxa"/>
            <w:tcBorders>
              <w:top w:val="nil"/>
              <w:left w:val="single" w:sz="4" w:space="0" w:color="auto"/>
              <w:bottom w:val="nil"/>
              <w:right w:val="single" w:sz="4" w:space="0" w:color="auto"/>
            </w:tcBorders>
            <w:shd w:val="clear" w:color="000000" w:fill="FFFFFF"/>
            <w:noWrap/>
            <w:vAlign w:val="bottom"/>
            <w:hideMark/>
          </w:tcPr>
          <w:p w14:paraId="3E4F2B72" w14:textId="77777777" w:rsidR="00B47C33" w:rsidRDefault="00B47C33" w:rsidP="00537E05">
            <w:pPr>
              <w:rPr>
                <w:rFonts w:ascii="Arial" w:hAnsi="Arial" w:cs="Arial"/>
                <w:color w:val="000000"/>
                <w:sz w:val="20"/>
                <w:szCs w:val="20"/>
              </w:rPr>
            </w:pPr>
            <w:r>
              <w:rPr>
                <w:rFonts w:ascii="Arial" w:hAnsi="Arial" w:cs="Arial"/>
                <w:color w:val="000000"/>
                <w:sz w:val="20"/>
                <w:szCs w:val="20"/>
              </w:rPr>
              <w:t>2011</w:t>
            </w:r>
          </w:p>
        </w:tc>
        <w:tc>
          <w:tcPr>
            <w:tcW w:w="1050" w:type="dxa"/>
            <w:tcBorders>
              <w:top w:val="nil"/>
              <w:left w:val="nil"/>
              <w:bottom w:val="nil"/>
              <w:right w:val="single" w:sz="4" w:space="0" w:color="auto"/>
            </w:tcBorders>
            <w:shd w:val="clear" w:color="000000" w:fill="FFFFFF"/>
            <w:noWrap/>
            <w:vAlign w:val="bottom"/>
            <w:hideMark/>
          </w:tcPr>
          <w:p w14:paraId="7E42840F" w14:textId="77777777" w:rsidR="00B47C33" w:rsidRDefault="00B47C33" w:rsidP="00537E05">
            <w:pPr>
              <w:rPr>
                <w:rFonts w:ascii="Arial" w:hAnsi="Arial" w:cs="Arial"/>
                <w:color w:val="000000"/>
                <w:sz w:val="20"/>
                <w:szCs w:val="20"/>
              </w:rPr>
            </w:pPr>
            <w:r>
              <w:rPr>
                <w:rFonts w:ascii="Arial" w:hAnsi="Arial" w:cs="Arial"/>
                <w:color w:val="000000"/>
                <w:sz w:val="20"/>
                <w:szCs w:val="20"/>
              </w:rPr>
              <w:t>AJ</w:t>
            </w:r>
          </w:p>
        </w:tc>
        <w:tc>
          <w:tcPr>
            <w:tcW w:w="960" w:type="dxa"/>
            <w:tcBorders>
              <w:top w:val="nil"/>
              <w:left w:val="nil"/>
              <w:bottom w:val="single" w:sz="4" w:space="0" w:color="auto"/>
              <w:right w:val="single" w:sz="4" w:space="0" w:color="auto"/>
            </w:tcBorders>
            <w:shd w:val="clear" w:color="000000" w:fill="FFFFFF"/>
            <w:noWrap/>
            <w:vAlign w:val="bottom"/>
            <w:hideMark/>
          </w:tcPr>
          <w:p w14:paraId="58D136DF" w14:textId="77777777" w:rsidR="00B47C33" w:rsidRDefault="00B47C33" w:rsidP="00537E05">
            <w:pPr>
              <w:rPr>
                <w:rFonts w:ascii="Arial" w:hAnsi="Arial" w:cs="Arial"/>
                <w:color w:val="000000"/>
                <w:sz w:val="20"/>
                <w:szCs w:val="20"/>
              </w:rPr>
            </w:pPr>
            <w:r>
              <w:rPr>
                <w:rFonts w:ascii="Arial" w:hAnsi="Arial" w:cs="Arial"/>
                <w:color w:val="000000"/>
                <w:sz w:val="20"/>
                <w:szCs w:val="20"/>
              </w:rPr>
              <w:t>females</w:t>
            </w:r>
          </w:p>
        </w:tc>
        <w:tc>
          <w:tcPr>
            <w:tcW w:w="960" w:type="dxa"/>
            <w:tcBorders>
              <w:top w:val="nil"/>
              <w:left w:val="nil"/>
              <w:bottom w:val="single" w:sz="4" w:space="0" w:color="auto"/>
              <w:right w:val="single" w:sz="4" w:space="0" w:color="auto"/>
            </w:tcBorders>
            <w:shd w:val="clear" w:color="000000" w:fill="FFFFFF"/>
            <w:noWrap/>
            <w:vAlign w:val="bottom"/>
            <w:hideMark/>
          </w:tcPr>
          <w:p w14:paraId="6D32F9ED" w14:textId="77777777" w:rsidR="00B47C33" w:rsidRDefault="00B47C33" w:rsidP="00537E05">
            <w:pPr>
              <w:jc w:val="center"/>
              <w:rPr>
                <w:rFonts w:ascii="Arial" w:hAnsi="Arial" w:cs="Arial"/>
                <w:color w:val="000000"/>
                <w:sz w:val="20"/>
                <w:szCs w:val="20"/>
              </w:rPr>
            </w:pPr>
            <w:r>
              <w:rPr>
                <w:rFonts w:ascii="Arial" w:hAnsi="Arial" w:cs="Arial"/>
                <w:color w:val="000000"/>
                <w:sz w:val="20"/>
                <w:szCs w:val="20"/>
              </w:rPr>
              <w:t>100</w:t>
            </w:r>
          </w:p>
        </w:tc>
        <w:tc>
          <w:tcPr>
            <w:tcW w:w="960" w:type="dxa"/>
            <w:tcBorders>
              <w:top w:val="nil"/>
              <w:left w:val="nil"/>
              <w:bottom w:val="single" w:sz="4" w:space="0" w:color="auto"/>
              <w:right w:val="single" w:sz="4" w:space="0" w:color="auto"/>
            </w:tcBorders>
            <w:shd w:val="clear" w:color="000000" w:fill="FFFFFF"/>
            <w:noWrap/>
            <w:vAlign w:val="bottom"/>
            <w:hideMark/>
          </w:tcPr>
          <w:p w14:paraId="57AAEF09" w14:textId="77777777" w:rsidR="00B47C33" w:rsidRDefault="00B47C33" w:rsidP="00537E05">
            <w:pPr>
              <w:jc w:val="center"/>
              <w:rPr>
                <w:rFonts w:ascii="Arial" w:hAnsi="Arial" w:cs="Arial"/>
                <w:color w:val="000000"/>
                <w:sz w:val="20"/>
                <w:szCs w:val="20"/>
              </w:rPr>
            </w:pPr>
            <w:r>
              <w:rPr>
                <w:rFonts w:ascii="Arial" w:hAnsi="Arial" w:cs="Arial"/>
                <w:color w:val="000000"/>
                <w:sz w:val="20"/>
                <w:szCs w:val="20"/>
              </w:rPr>
              <w:t>0.740</w:t>
            </w:r>
          </w:p>
        </w:tc>
        <w:tc>
          <w:tcPr>
            <w:tcW w:w="960" w:type="dxa"/>
            <w:tcBorders>
              <w:top w:val="nil"/>
              <w:left w:val="nil"/>
              <w:bottom w:val="single" w:sz="4" w:space="0" w:color="auto"/>
              <w:right w:val="single" w:sz="4" w:space="0" w:color="auto"/>
            </w:tcBorders>
            <w:shd w:val="clear" w:color="000000" w:fill="FFFFFF"/>
            <w:noWrap/>
            <w:vAlign w:val="bottom"/>
            <w:hideMark/>
          </w:tcPr>
          <w:p w14:paraId="53A10283" w14:textId="77777777" w:rsidR="00B47C33" w:rsidRDefault="00B47C33" w:rsidP="00537E05">
            <w:pPr>
              <w:jc w:val="center"/>
              <w:rPr>
                <w:rFonts w:ascii="Arial" w:hAnsi="Arial" w:cs="Arial"/>
                <w:color w:val="000000"/>
                <w:sz w:val="20"/>
                <w:szCs w:val="20"/>
              </w:rPr>
            </w:pPr>
            <w:r>
              <w:rPr>
                <w:rFonts w:ascii="Arial" w:hAnsi="Arial" w:cs="Arial"/>
                <w:color w:val="000000"/>
                <w:sz w:val="20"/>
                <w:szCs w:val="20"/>
              </w:rPr>
              <w:t>13.0</w:t>
            </w:r>
          </w:p>
        </w:tc>
        <w:tc>
          <w:tcPr>
            <w:tcW w:w="960" w:type="dxa"/>
            <w:tcBorders>
              <w:top w:val="nil"/>
              <w:left w:val="nil"/>
              <w:bottom w:val="single" w:sz="4" w:space="0" w:color="auto"/>
              <w:right w:val="single" w:sz="4" w:space="0" w:color="auto"/>
            </w:tcBorders>
            <w:shd w:val="clear" w:color="000000" w:fill="FFFFFF"/>
            <w:noWrap/>
            <w:vAlign w:val="bottom"/>
            <w:hideMark/>
          </w:tcPr>
          <w:p w14:paraId="62EA380D" w14:textId="77777777" w:rsidR="00B47C33" w:rsidRDefault="00B47C33" w:rsidP="00537E05">
            <w:pPr>
              <w:jc w:val="center"/>
              <w:rPr>
                <w:rFonts w:ascii="Arial" w:hAnsi="Arial" w:cs="Arial"/>
                <w:color w:val="000000"/>
                <w:sz w:val="20"/>
                <w:szCs w:val="20"/>
              </w:rPr>
            </w:pPr>
            <w:r>
              <w:rPr>
                <w:rFonts w:ascii="Arial" w:hAnsi="Arial" w:cs="Arial"/>
                <w:color w:val="000000"/>
                <w:sz w:val="20"/>
                <w:szCs w:val="20"/>
              </w:rPr>
              <w:t>0.021</w:t>
            </w:r>
          </w:p>
        </w:tc>
      </w:tr>
      <w:tr w:rsidR="00B47C33" w14:paraId="15E0F2EF" w14:textId="77777777" w:rsidTr="00537E05">
        <w:trPr>
          <w:trHeight w:val="295"/>
        </w:trPr>
        <w:tc>
          <w:tcPr>
            <w:tcW w:w="960" w:type="dxa"/>
            <w:tcBorders>
              <w:top w:val="nil"/>
              <w:left w:val="single" w:sz="4" w:space="0" w:color="auto"/>
              <w:bottom w:val="single" w:sz="4" w:space="0" w:color="auto"/>
              <w:right w:val="single" w:sz="4" w:space="0" w:color="auto"/>
            </w:tcBorders>
            <w:shd w:val="clear" w:color="000000" w:fill="FFFFFF"/>
            <w:noWrap/>
            <w:vAlign w:val="bottom"/>
            <w:hideMark/>
          </w:tcPr>
          <w:p w14:paraId="7FDD3069" w14:textId="77777777" w:rsidR="00B47C33" w:rsidRDefault="00B47C33" w:rsidP="00537E05">
            <w:pPr>
              <w:rPr>
                <w:rFonts w:ascii="Arial" w:hAnsi="Arial" w:cs="Arial"/>
                <w:color w:val="000000"/>
                <w:sz w:val="20"/>
                <w:szCs w:val="20"/>
              </w:rPr>
            </w:pPr>
            <w:r>
              <w:rPr>
                <w:rFonts w:ascii="Arial" w:hAnsi="Arial" w:cs="Arial"/>
                <w:color w:val="000000"/>
                <w:sz w:val="20"/>
                <w:szCs w:val="20"/>
              </w:rPr>
              <w:t> </w:t>
            </w:r>
          </w:p>
        </w:tc>
        <w:tc>
          <w:tcPr>
            <w:tcW w:w="1050" w:type="dxa"/>
            <w:tcBorders>
              <w:top w:val="nil"/>
              <w:left w:val="nil"/>
              <w:bottom w:val="single" w:sz="4" w:space="0" w:color="auto"/>
              <w:right w:val="single" w:sz="4" w:space="0" w:color="auto"/>
            </w:tcBorders>
            <w:shd w:val="clear" w:color="000000" w:fill="FFFFFF"/>
            <w:noWrap/>
            <w:vAlign w:val="bottom"/>
            <w:hideMark/>
          </w:tcPr>
          <w:p w14:paraId="63972DD8" w14:textId="77777777" w:rsidR="00B47C33" w:rsidRDefault="00B47C33" w:rsidP="00537E05">
            <w:pPr>
              <w:rPr>
                <w:rFonts w:ascii="Arial" w:hAnsi="Arial" w:cs="Arial"/>
                <w:color w:val="000000"/>
                <w:sz w:val="20"/>
                <w:szCs w:val="20"/>
              </w:rPr>
            </w:pPr>
            <w:r>
              <w:rPr>
                <w:rFonts w:ascii="Arial" w:hAnsi="Arial" w:cs="Arial"/>
                <w:color w:val="000000"/>
                <w:sz w:val="20"/>
                <w:szCs w:val="20"/>
              </w:rPr>
              <w:t> </w:t>
            </w:r>
          </w:p>
        </w:tc>
        <w:tc>
          <w:tcPr>
            <w:tcW w:w="960" w:type="dxa"/>
            <w:tcBorders>
              <w:top w:val="nil"/>
              <w:left w:val="nil"/>
              <w:bottom w:val="single" w:sz="4" w:space="0" w:color="auto"/>
              <w:right w:val="single" w:sz="4" w:space="0" w:color="auto"/>
            </w:tcBorders>
            <w:shd w:val="clear" w:color="000000" w:fill="FFFFFF"/>
            <w:noWrap/>
            <w:vAlign w:val="bottom"/>
            <w:hideMark/>
          </w:tcPr>
          <w:p w14:paraId="39C6A17E" w14:textId="77777777" w:rsidR="00B47C33" w:rsidRDefault="00B47C33" w:rsidP="00537E05">
            <w:pPr>
              <w:rPr>
                <w:rFonts w:ascii="Arial" w:hAnsi="Arial" w:cs="Arial"/>
                <w:color w:val="000000"/>
                <w:sz w:val="20"/>
                <w:szCs w:val="20"/>
              </w:rPr>
            </w:pPr>
            <w:r>
              <w:rPr>
                <w:rFonts w:ascii="Arial" w:hAnsi="Arial" w:cs="Arial"/>
                <w:color w:val="000000"/>
                <w:sz w:val="20"/>
                <w:szCs w:val="20"/>
              </w:rPr>
              <w:t>males</w:t>
            </w:r>
          </w:p>
        </w:tc>
        <w:tc>
          <w:tcPr>
            <w:tcW w:w="960" w:type="dxa"/>
            <w:tcBorders>
              <w:top w:val="nil"/>
              <w:left w:val="nil"/>
              <w:bottom w:val="single" w:sz="4" w:space="0" w:color="auto"/>
              <w:right w:val="single" w:sz="4" w:space="0" w:color="auto"/>
            </w:tcBorders>
            <w:shd w:val="clear" w:color="000000" w:fill="FFFFFF"/>
            <w:noWrap/>
            <w:vAlign w:val="bottom"/>
            <w:hideMark/>
          </w:tcPr>
          <w:p w14:paraId="142E3971" w14:textId="77777777" w:rsidR="00B47C33" w:rsidRDefault="00B47C33" w:rsidP="00537E05">
            <w:pPr>
              <w:jc w:val="center"/>
              <w:rPr>
                <w:rFonts w:ascii="Arial" w:hAnsi="Arial" w:cs="Arial"/>
                <w:color w:val="000000"/>
                <w:sz w:val="20"/>
                <w:szCs w:val="20"/>
              </w:rPr>
            </w:pPr>
            <w:r>
              <w:rPr>
                <w:rFonts w:ascii="Arial" w:hAnsi="Arial" w:cs="Arial"/>
                <w:color w:val="000000"/>
                <w:sz w:val="20"/>
                <w:szCs w:val="20"/>
              </w:rPr>
              <w:t>100</w:t>
            </w:r>
          </w:p>
        </w:tc>
        <w:tc>
          <w:tcPr>
            <w:tcW w:w="960" w:type="dxa"/>
            <w:tcBorders>
              <w:top w:val="nil"/>
              <w:left w:val="nil"/>
              <w:bottom w:val="single" w:sz="4" w:space="0" w:color="auto"/>
              <w:right w:val="single" w:sz="4" w:space="0" w:color="auto"/>
            </w:tcBorders>
            <w:shd w:val="clear" w:color="000000" w:fill="FFFFFF"/>
            <w:noWrap/>
            <w:vAlign w:val="bottom"/>
            <w:hideMark/>
          </w:tcPr>
          <w:p w14:paraId="4C5E4F49" w14:textId="77777777" w:rsidR="00B47C33" w:rsidRDefault="00B47C33" w:rsidP="00537E05">
            <w:pPr>
              <w:jc w:val="center"/>
              <w:rPr>
                <w:rFonts w:ascii="Arial" w:hAnsi="Arial" w:cs="Arial"/>
                <w:color w:val="000000"/>
                <w:sz w:val="20"/>
                <w:szCs w:val="20"/>
              </w:rPr>
            </w:pPr>
            <w:r>
              <w:rPr>
                <w:rFonts w:ascii="Arial" w:hAnsi="Arial" w:cs="Arial"/>
                <w:color w:val="000000"/>
                <w:sz w:val="20"/>
                <w:szCs w:val="20"/>
              </w:rPr>
              <w:t>0.734</w:t>
            </w:r>
          </w:p>
        </w:tc>
        <w:tc>
          <w:tcPr>
            <w:tcW w:w="960" w:type="dxa"/>
            <w:tcBorders>
              <w:top w:val="nil"/>
              <w:left w:val="nil"/>
              <w:bottom w:val="single" w:sz="4" w:space="0" w:color="auto"/>
              <w:right w:val="single" w:sz="4" w:space="0" w:color="auto"/>
            </w:tcBorders>
            <w:shd w:val="clear" w:color="000000" w:fill="FFFFFF"/>
            <w:noWrap/>
            <w:vAlign w:val="bottom"/>
            <w:hideMark/>
          </w:tcPr>
          <w:p w14:paraId="591475F0" w14:textId="77777777" w:rsidR="00B47C33" w:rsidRDefault="00B47C33" w:rsidP="00537E05">
            <w:pPr>
              <w:jc w:val="center"/>
              <w:rPr>
                <w:rFonts w:ascii="Arial" w:hAnsi="Arial" w:cs="Arial"/>
                <w:color w:val="000000"/>
                <w:sz w:val="20"/>
                <w:szCs w:val="20"/>
              </w:rPr>
            </w:pPr>
            <w:r>
              <w:rPr>
                <w:rFonts w:ascii="Arial" w:hAnsi="Arial" w:cs="Arial"/>
                <w:color w:val="000000"/>
                <w:sz w:val="20"/>
                <w:szCs w:val="20"/>
              </w:rPr>
              <w:t>12.7</w:t>
            </w:r>
          </w:p>
        </w:tc>
        <w:tc>
          <w:tcPr>
            <w:tcW w:w="960" w:type="dxa"/>
            <w:tcBorders>
              <w:top w:val="nil"/>
              <w:left w:val="nil"/>
              <w:bottom w:val="single" w:sz="4" w:space="0" w:color="auto"/>
              <w:right w:val="single" w:sz="4" w:space="0" w:color="auto"/>
            </w:tcBorders>
            <w:shd w:val="clear" w:color="000000" w:fill="FFFFFF"/>
            <w:noWrap/>
            <w:vAlign w:val="bottom"/>
            <w:hideMark/>
          </w:tcPr>
          <w:p w14:paraId="00FD70E7" w14:textId="77777777" w:rsidR="00B47C33" w:rsidRDefault="00B47C33" w:rsidP="00537E05">
            <w:pPr>
              <w:jc w:val="center"/>
              <w:rPr>
                <w:rFonts w:ascii="Arial" w:hAnsi="Arial" w:cs="Arial"/>
                <w:color w:val="000000"/>
                <w:sz w:val="20"/>
                <w:szCs w:val="20"/>
              </w:rPr>
            </w:pPr>
            <w:r>
              <w:rPr>
                <w:rFonts w:ascii="Arial" w:hAnsi="Arial" w:cs="Arial"/>
                <w:color w:val="000000"/>
                <w:sz w:val="20"/>
                <w:szCs w:val="20"/>
              </w:rPr>
              <w:t>0.023</w:t>
            </w:r>
          </w:p>
        </w:tc>
      </w:tr>
      <w:tr w:rsidR="00B47C33" w14:paraId="3A08DF78" w14:textId="77777777" w:rsidTr="00537E05">
        <w:trPr>
          <w:trHeight w:val="295"/>
        </w:trPr>
        <w:tc>
          <w:tcPr>
            <w:tcW w:w="960" w:type="dxa"/>
            <w:tcBorders>
              <w:top w:val="nil"/>
              <w:left w:val="single" w:sz="4" w:space="0" w:color="auto"/>
              <w:bottom w:val="nil"/>
              <w:right w:val="single" w:sz="4" w:space="0" w:color="auto"/>
            </w:tcBorders>
            <w:shd w:val="clear" w:color="000000" w:fill="FFFFFF"/>
            <w:noWrap/>
            <w:vAlign w:val="bottom"/>
            <w:hideMark/>
          </w:tcPr>
          <w:p w14:paraId="71D48A52" w14:textId="77777777" w:rsidR="00B47C33" w:rsidRDefault="00B47C33" w:rsidP="00537E05">
            <w:pPr>
              <w:rPr>
                <w:rFonts w:ascii="Arial" w:hAnsi="Arial" w:cs="Arial"/>
                <w:color w:val="000000"/>
                <w:sz w:val="20"/>
                <w:szCs w:val="20"/>
              </w:rPr>
            </w:pPr>
            <w:r>
              <w:rPr>
                <w:rFonts w:ascii="Arial" w:hAnsi="Arial" w:cs="Arial"/>
                <w:color w:val="000000"/>
                <w:sz w:val="20"/>
                <w:szCs w:val="20"/>
              </w:rPr>
              <w:t>2012</w:t>
            </w:r>
          </w:p>
        </w:tc>
        <w:tc>
          <w:tcPr>
            <w:tcW w:w="1050" w:type="dxa"/>
            <w:tcBorders>
              <w:top w:val="nil"/>
              <w:left w:val="nil"/>
              <w:bottom w:val="nil"/>
              <w:right w:val="single" w:sz="4" w:space="0" w:color="auto"/>
            </w:tcBorders>
            <w:shd w:val="clear" w:color="000000" w:fill="FFFFFF"/>
            <w:noWrap/>
            <w:vAlign w:val="bottom"/>
            <w:hideMark/>
          </w:tcPr>
          <w:p w14:paraId="01CB6CC8" w14:textId="77777777" w:rsidR="00B47C33" w:rsidRDefault="00B47C33" w:rsidP="00537E05">
            <w:pPr>
              <w:rPr>
                <w:rFonts w:ascii="Arial" w:hAnsi="Arial" w:cs="Arial"/>
                <w:color w:val="000000"/>
                <w:sz w:val="20"/>
                <w:szCs w:val="20"/>
              </w:rPr>
            </w:pPr>
            <w:r>
              <w:rPr>
                <w:rFonts w:ascii="Arial" w:hAnsi="Arial" w:cs="Arial"/>
                <w:color w:val="000000"/>
                <w:sz w:val="20"/>
                <w:szCs w:val="20"/>
              </w:rPr>
              <w:t>AJ</w:t>
            </w:r>
          </w:p>
        </w:tc>
        <w:tc>
          <w:tcPr>
            <w:tcW w:w="960" w:type="dxa"/>
            <w:tcBorders>
              <w:top w:val="nil"/>
              <w:left w:val="nil"/>
              <w:bottom w:val="single" w:sz="4" w:space="0" w:color="auto"/>
              <w:right w:val="single" w:sz="4" w:space="0" w:color="auto"/>
            </w:tcBorders>
            <w:shd w:val="clear" w:color="000000" w:fill="FFFFFF"/>
            <w:noWrap/>
            <w:vAlign w:val="bottom"/>
            <w:hideMark/>
          </w:tcPr>
          <w:p w14:paraId="7418EF9F" w14:textId="77777777" w:rsidR="00B47C33" w:rsidRDefault="00B47C33" w:rsidP="00537E05">
            <w:pPr>
              <w:rPr>
                <w:rFonts w:ascii="Arial" w:hAnsi="Arial" w:cs="Arial"/>
                <w:color w:val="000000"/>
                <w:sz w:val="20"/>
                <w:szCs w:val="20"/>
              </w:rPr>
            </w:pPr>
            <w:r>
              <w:rPr>
                <w:rFonts w:ascii="Arial" w:hAnsi="Arial" w:cs="Arial"/>
                <w:color w:val="000000"/>
                <w:sz w:val="20"/>
                <w:szCs w:val="20"/>
              </w:rPr>
              <w:t>females</w:t>
            </w:r>
          </w:p>
        </w:tc>
        <w:tc>
          <w:tcPr>
            <w:tcW w:w="960" w:type="dxa"/>
            <w:tcBorders>
              <w:top w:val="nil"/>
              <w:left w:val="nil"/>
              <w:bottom w:val="single" w:sz="4" w:space="0" w:color="auto"/>
              <w:right w:val="single" w:sz="4" w:space="0" w:color="auto"/>
            </w:tcBorders>
            <w:shd w:val="clear" w:color="000000" w:fill="FFFFFF"/>
            <w:noWrap/>
            <w:vAlign w:val="bottom"/>
            <w:hideMark/>
          </w:tcPr>
          <w:p w14:paraId="7BADA517" w14:textId="77777777" w:rsidR="00B47C33" w:rsidRDefault="00B47C33" w:rsidP="00537E05">
            <w:pPr>
              <w:jc w:val="center"/>
              <w:rPr>
                <w:rFonts w:ascii="Arial" w:hAnsi="Arial" w:cs="Arial"/>
                <w:color w:val="000000"/>
                <w:sz w:val="20"/>
                <w:szCs w:val="20"/>
              </w:rPr>
            </w:pPr>
            <w:r>
              <w:rPr>
                <w:rFonts w:ascii="Arial" w:hAnsi="Arial" w:cs="Arial"/>
                <w:color w:val="000000"/>
                <w:sz w:val="20"/>
                <w:szCs w:val="20"/>
              </w:rPr>
              <w:t>100</w:t>
            </w:r>
          </w:p>
        </w:tc>
        <w:tc>
          <w:tcPr>
            <w:tcW w:w="960" w:type="dxa"/>
            <w:tcBorders>
              <w:top w:val="nil"/>
              <w:left w:val="nil"/>
              <w:bottom w:val="single" w:sz="4" w:space="0" w:color="auto"/>
              <w:right w:val="single" w:sz="4" w:space="0" w:color="auto"/>
            </w:tcBorders>
            <w:shd w:val="clear" w:color="000000" w:fill="FFFFFF"/>
            <w:noWrap/>
            <w:vAlign w:val="bottom"/>
            <w:hideMark/>
          </w:tcPr>
          <w:p w14:paraId="4FA35DB6" w14:textId="77777777" w:rsidR="00B47C33" w:rsidRDefault="00B47C33" w:rsidP="00537E05">
            <w:pPr>
              <w:jc w:val="center"/>
              <w:rPr>
                <w:rFonts w:ascii="Arial" w:hAnsi="Arial" w:cs="Arial"/>
                <w:color w:val="000000"/>
                <w:sz w:val="20"/>
                <w:szCs w:val="20"/>
              </w:rPr>
            </w:pPr>
            <w:r>
              <w:rPr>
                <w:rFonts w:ascii="Arial" w:hAnsi="Arial" w:cs="Arial"/>
                <w:color w:val="000000"/>
                <w:sz w:val="20"/>
                <w:szCs w:val="20"/>
              </w:rPr>
              <w:t>0.736</w:t>
            </w:r>
          </w:p>
        </w:tc>
        <w:tc>
          <w:tcPr>
            <w:tcW w:w="960" w:type="dxa"/>
            <w:tcBorders>
              <w:top w:val="nil"/>
              <w:left w:val="nil"/>
              <w:bottom w:val="single" w:sz="4" w:space="0" w:color="auto"/>
              <w:right w:val="single" w:sz="4" w:space="0" w:color="auto"/>
            </w:tcBorders>
            <w:shd w:val="clear" w:color="000000" w:fill="FFFFFF"/>
            <w:noWrap/>
            <w:vAlign w:val="bottom"/>
            <w:hideMark/>
          </w:tcPr>
          <w:p w14:paraId="494F00C8" w14:textId="77777777" w:rsidR="00B47C33" w:rsidRDefault="00B47C33" w:rsidP="00537E05">
            <w:pPr>
              <w:jc w:val="center"/>
              <w:rPr>
                <w:rFonts w:ascii="Arial" w:hAnsi="Arial" w:cs="Arial"/>
                <w:color w:val="000000"/>
                <w:sz w:val="20"/>
                <w:szCs w:val="20"/>
              </w:rPr>
            </w:pPr>
            <w:r>
              <w:rPr>
                <w:rFonts w:ascii="Arial" w:hAnsi="Arial" w:cs="Arial"/>
                <w:color w:val="000000"/>
                <w:sz w:val="20"/>
                <w:szCs w:val="20"/>
              </w:rPr>
              <w:t>12.8</w:t>
            </w:r>
          </w:p>
        </w:tc>
        <w:tc>
          <w:tcPr>
            <w:tcW w:w="960" w:type="dxa"/>
            <w:tcBorders>
              <w:top w:val="nil"/>
              <w:left w:val="nil"/>
              <w:bottom w:val="single" w:sz="4" w:space="0" w:color="auto"/>
              <w:right w:val="single" w:sz="4" w:space="0" w:color="auto"/>
            </w:tcBorders>
            <w:shd w:val="clear" w:color="000000" w:fill="FFFFFF"/>
            <w:noWrap/>
            <w:vAlign w:val="bottom"/>
            <w:hideMark/>
          </w:tcPr>
          <w:p w14:paraId="76DDE78C" w14:textId="77777777" w:rsidR="00B47C33" w:rsidRDefault="00B47C33" w:rsidP="00537E05">
            <w:pPr>
              <w:jc w:val="center"/>
              <w:rPr>
                <w:rFonts w:ascii="Arial" w:hAnsi="Arial" w:cs="Arial"/>
                <w:color w:val="000000"/>
                <w:sz w:val="20"/>
                <w:szCs w:val="20"/>
              </w:rPr>
            </w:pPr>
            <w:r>
              <w:rPr>
                <w:rFonts w:ascii="Arial" w:hAnsi="Arial" w:cs="Arial"/>
                <w:color w:val="000000"/>
                <w:sz w:val="20"/>
                <w:szCs w:val="20"/>
              </w:rPr>
              <w:t>0.009</w:t>
            </w:r>
          </w:p>
        </w:tc>
      </w:tr>
      <w:tr w:rsidR="00B47C33" w14:paraId="133F185F" w14:textId="77777777" w:rsidTr="00537E05">
        <w:trPr>
          <w:trHeight w:val="295"/>
        </w:trPr>
        <w:tc>
          <w:tcPr>
            <w:tcW w:w="960" w:type="dxa"/>
            <w:tcBorders>
              <w:top w:val="nil"/>
              <w:left w:val="single" w:sz="4" w:space="0" w:color="auto"/>
              <w:bottom w:val="single" w:sz="4" w:space="0" w:color="auto"/>
              <w:right w:val="single" w:sz="4" w:space="0" w:color="auto"/>
            </w:tcBorders>
            <w:shd w:val="clear" w:color="000000" w:fill="FFFFFF"/>
            <w:noWrap/>
            <w:vAlign w:val="bottom"/>
            <w:hideMark/>
          </w:tcPr>
          <w:p w14:paraId="0171D0F2" w14:textId="77777777" w:rsidR="00B47C33" w:rsidRDefault="00B47C33" w:rsidP="00537E05">
            <w:pPr>
              <w:rPr>
                <w:rFonts w:ascii="Arial" w:hAnsi="Arial" w:cs="Arial"/>
                <w:color w:val="000000"/>
                <w:sz w:val="20"/>
                <w:szCs w:val="20"/>
              </w:rPr>
            </w:pPr>
            <w:r>
              <w:rPr>
                <w:rFonts w:ascii="Arial" w:hAnsi="Arial" w:cs="Arial"/>
                <w:color w:val="000000"/>
                <w:sz w:val="20"/>
                <w:szCs w:val="20"/>
              </w:rPr>
              <w:t> </w:t>
            </w:r>
          </w:p>
        </w:tc>
        <w:tc>
          <w:tcPr>
            <w:tcW w:w="1050" w:type="dxa"/>
            <w:tcBorders>
              <w:top w:val="nil"/>
              <w:left w:val="nil"/>
              <w:bottom w:val="nil"/>
              <w:right w:val="single" w:sz="4" w:space="0" w:color="auto"/>
            </w:tcBorders>
            <w:shd w:val="clear" w:color="000000" w:fill="FFFFFF"/>
            <w:noWrap/>
            <w:vAlign w:val="bottom"/>
            <w:hideMark/>
          </w:tcPr>
          <w:p w14:paraId="066978EF" w14:textId="77777777" w:rsidR="00B47C33" w:rsidRDefault="00B47C33" w:rsidP="00537E05">
            <w:pPr>
              <w:rPr>
                <w:rFonts w:ascii="Arial" w:hAnsi="Arial" w:cs="Arial"/>
                <w:color w:val="000000"/>
                <w:sz w:val="20"/>
                <w:szCs w:val="20"/>
              </w:rPr>
            </w:pPr>
            <w:r>
              <w:rPr>
                <w:rFonts w:ascii="Arial" w:hAnsi="Arial" w:cs="Arial"/>
                <w:color w:val="000000"/>
                <w:sz w:val="20"/>
                <w:szCs w:val="20"/>
              </w:rPr>
              <w:t> </w:t>
            </w:r>
          </w:p>
        </w:tc>
        <w:tc>
          <w:tcPr>
            <w:tcW w:w="960" w:type="dxa"/>
            <w:tcBorders>
              <w:top w:val="nil"/>
              <w:left w:val="nil"/>
              <w:bottom w:val="nil"/>
              <w:right w:val="single" w:sz="4" w:space="0" w:color="auto"/>
            </w:tcBorders>
            <w:shd w:val="clear" w:color="000000" w:fill="FFFFFF"/>
            <w:noWrap/>
            <w:vAlign w:val="bottom"/>
            <w:hideMark/>
          </w:tcPr>
          <w:p w14:paraId="175111F7" w14:textId="77777777" w:rsidR="00B47C33" w:rsidRDefault="00B47C33" w:rsidP="00537E05">
            <w:pPr>
              <w:rPr>
                <w:rFonts w:ascii="Arial" w:hAnsi="Arial" w:cs="Arial"/>
                <w:color w:val="000000"/>
                <w:sz w:val="20"/>
                <w:szCs w:val="20"/>
              </w:rPr>
            </w:pPr>
            <w:r>
              <w:rPr>
                <w:rFonts w:ascii="Arial" w:hAnsi="Arial" w:cs="Arial"/>
                <w:color w:val="000000"/>
                <w:sz w:val="20"/>
                <w:szCs w:val="20"/>
              </w:rPr>
              <w:t>males</w:t>
            </w:r>
          </w:p>
        </w:tc>
        <w:tc>
          <w:tcPr>
            <w:tcW w:w="960" w:type="dxa"/>
            <w:tcBorders>
              <w:top w:val="nil"/>
              <w:left w:val="nil"/>
              <w:bottom w:val="nil"/>
              <w:right w:val="single" w:sz="4" w:space="0" w:color="auto"/>
            </w:tcBorders>
            <w:shd w:val="clear" w:color="000000" w:fill="FFFFFF"/>
            <w:noWrap/>
            <w:vAlign w:val="bottom"/>
            <w:hideMark/>
          </w:tcPr>
          <w:p w14:paraId="1C2AE4FE" w14:textId="77777777" w:rsidR="00B47C33" w:rsidRDefault="00B47C33" w:rsidP="00537E05">
            <w:pPr>
              <w:jc w:val="center"/>
              <w:rPr>
                <w:rFonts w:ascii="Arial" w:hAnsi="Arial" w:cs="Arial"/>
                <w:color w:val="000000"/>
                <w:sz w:val="20"/>
                <w:szCs w:val="20"/>
              </w:rPr>
            </w:pPr>
            <w:r>
              <w:rPr>
                <w:rFonts w:ascii="Arial" w:hAnsi="Arial" w:cs="Arial"/>
                <w:color w:val="000000"/>
                <w:sz w:val="20"/>
                <w:szCs w:val="20"/>
              </w:rPr>
              <w:t>100</w:t>
            </w:r>
          </w:p>
        </w:tc>
        <w:tc>
          <w:tcPr>
            <w:tcW w:w="960" w:type="dxa"/>
            <w:tcBorders>
              <w:top w:val="nil"/>
              <w:left w:val="nil"/>
              <w:bottom w:val="nil"/>
              <w:right w:val="single" w:sz="4" w:space="0" w:color="auto"/>
            </w:tcBorders>
            <w:shd w:val="clear" w:color="000000" w:fill="FFFFFF"/>
            <w:noWrap/>
            <w:vAlign w:val="bottom"/>
            <w:hideMark/>
          </w:tcPr>
          <w:p w14:paraId="349F9795" w14:textId="77777777" w:rsidR="00B47C33" w:rsidRDefault="00B47C33" w:rsidP="00537E05">
            <w:pPr>
              <w:jc w:val="center"/>
              <w:rPr>
                <w:rFonts w:ascii="Arial" w:hAnsi="Arial" w:cs="Arial"/>
                <w:color w:val="000000"/>
                <w:sz w:val="20"/>
                <w:szCs w:val="20"/>
              </w:rPr>
            </w:pPr>
            <w:r>
              <w:rPr>
                <w:rFonts w:ascii="Arial" w:hAnsi="Arial" w:cs="Arial"/>
                <w:color w:val="000000"/>
                <w:sz w:val="20"/>
                <w:szCs w:val="20"/>
              </w:rPr>
              <w:t>0.743</w:t>
            </w:r>
          </w:p>
        </w:tc>
        <w:tc>
          <w:tcPr>
            <w:tcW w:w="960" w:type="dxa"/>
            <w:tcBorders>
              <w:top w:val="nil"/>
              <w:left w:val="nil"/>
              <w:bottom w:val="nil"/>
              <w:right w:val="single" w:sz="4" w:space="0" w:color="auto"/>
            </w:tcBorders>
            <w:shd w:val="clear" w:color="000000" w:fill="FFFFFF"/>
            <w:noWrap/>
            <w:vAlign w:val="bottom"/>
            <w:hideMark/>
          </w:tcPr>
          <w:p w14:paraId="6986FABB" w14:textId="77777777" w:rsidR="00B47C33" w:rsidRDefault="00B47C33" w:rsidP="00537E05">
            <w:pPr>
              <w:jc w:val="center"/>
              <w:rPr>
                <w:rFonts w:ascii="Arial" w:hAnsi="Arial" w:cs="Arial"/>
                <w:color w:val="000000"/>
                <w:sz w:val="20"/>
                <w:szCs w:val="20"/>
              </w:rPr>
            </w:pPr>
            <w:r>
              <w:rPr>
                <w:rFonts w:ascii="Arial" w:hAnsi="Arial" w:cs="Arial"/>
                <w:color w:val="000000"/>
                <w:sz w:val="20"/>
                <w:szCs w:val="20"/>
              </w:rPr>
              <w:t>12.6</w:t>
            </w:r>
          </w:p>
        </w:tc>
        <w:tc>
          <w:tcPr>
            <w:tcW w:w="960" w:type="dxa"/>
            <w:tcBorders>
              <w:top w:val="nil"/>
              <w:left w:val="nil"/>
              <w:bottom w:val="nil"/>
              <w:right w:val="single" w:sz="4" w:space="0" w:color="auto"/>
            </w:tcBorders>
            <w:shd w:val="clear" w:color="000000" w:fill="FFFFFF"/>
            <w:noWrap/>
            <w:vAlign w:val="bottom"/>
            <w:hideMark/>
          </w:tcPr>
          <w:p w14:paraId="7A4DBC56" w14:textId="77777777" w:rsidR="00B47C33" w:rsidRDefault="00B47C33" w:rsidP="00537E05">
            <w:pPr>
              <w:jc w:val="center"/>
              <w:rPr>
                <w:rFonts w:ascii="Arial" w:hAnsi="Arial" w:cs="Arial"/>
                <w:color w:val="000000"/>
                <w:sz w:val="20"/>
                <w:szCs w:val="20"/>
              </w:rPr>
            </w:pPr>
            <w:r>
              <w:rPr>
                <w:rFonts w:ascii="Arial" w:hAnsi="Arial" w:cs="Arial"/>
                <w:color w:val="000000"/>
                <w:sz w:val="20"/>
                <w:szCs w:val="20"/>
              </w:rPr>
              <w:t>0.013</w:t>
            </w:r>
          </w:p>
        </w:tc>
      </w:tr>
      <w:tr w:rsidR="00B47C33" w14:paraId="38222488" w14:textId="77777777" w:rsidTr="00537E05">
        <w:trPr>
          <w:trHeight w:val="295"/>
        </w:trPr>
        <w:tc>
          <w:tcPr>
            <w:tcW w:w="960" w:type="dxa"/>
            <w:tcBorders>
              <w:top w:val="nil"/>
              <w:left w:val="single" w:sz="4" w:space="0" w:color="auto"/>
              <w:bottom w:val="nil"/>
              <w:right w:val="single" w:sz="4" w:space="0" w:color="auto"/>
            </w:tcBorders>
            <w:shd w:val="clear" w:color="000000" w:fill="FFFFFF"/>
            <w:noWrap/>
            <w:vAlign w:val="bottom"/>
            <w:hideMark/>
          </w:tcPr>
          <w:p w14:paraId="7696A1FD" w14:textId="77777777" w:rsidR="00B47C33" w:rsidRDefault="00B47C33" w:rsidP="00537E05">
            <w:pPr>
              <w:rPr>
                <w:rFonts w:ascii="Arial" w:hAnsi="Arial" w:cs="Arial"/>
                <w:color w:val="000000"/>
                <w:sz w:val="20"/>
                <w:szCs w:val="20"/>
              </w:rPr>
            </w:pPr>
            <w:r>
              <w:rPr>
                <w:rFonts w:ascii="Arial" w:hAnsi="Arial" w:cs="Arial"/>
                <w:color w:val="000000"/>
                <w:sz w:val="20"/>
                <w:szCs w:val="20"/>
              </w:rPr>
              <w:t>2013</w:t>
            </w:r>
          </w:p>
        </w:tc>
        <w:tc>
          <w:tcPr>
            <w:tcW w:w="1050" w:type="dxa"/>
            <w:tcBorders>
              <w:top w:val="single" w:sz="4" w:space="0" w:color="auto"/>
              <w:left w:val="nil"/>
              <w:bottom w:val="nil"/>
              <w:right w:val="single" w:sz="4" w:space="0" w:color="auto"/>
            </w:tcBorders>
            <w:shd w:val="clear" w:color="000000" w:fill="FFFFFF"/>
            <w:noWrap/>
            <w:vAlign w:val="bottom"/>
            <w:hideMark/>
          </w:tcPr>
          <w:p w14:paraId="0BD170EE" w14:textId="77777777" w:rsidR="00B47C33" w:rsidRDefault="00B47C33" w:rsidP="00537E05">
            <w:pPr>
              <w:rPr>
                <w:rFonts w:ascii="Arial" w:hAnsi="Arial" w:cs="Arial"/>
                <w:color w:val="000000"/>
                <w:sz w:val="20"/>
                <w:szCs w:val="20"/>
              </w:rPr>
            </w:pPr>
            <w:r>
              <w:rPr>
                <w:rFonts w:ascii="Arial" w:hAnsi="Arial" w:cs="Arial"/>
                <w:color w:val="000000"/>
                <w:sz w:val="20"/>
                <w:szCs w:val="20"/>
              </w:rPr>
              <w:t>AJ</w:t>
            </w:r>
          </w:p>
        </w:tc>
        <w:tc>
          <w:tcPr>
            <w:tcW w:w="960" w:type="dxa"/>
            <w:tcBorders>
              <w:top w:val="single" w:sz="4" w:space="0" w:color="auto"/>
              <w:left w:val="nil"/>
              <w:bottom w:val="single" w:sz="4" w:space="0" w:color="auto"/>
              <w:right w:val="single" w:sz="4" w:space="0" w:color="auto"/>
            </w:tcBorders>
            <w:shd w:val="clear" w:color="000000" w:fill="FFFFFF"/>
            <w:noWrap/>
            <w:vAlign w:val="bottom"/>
            <w:hideMark/>
          </w:tcPr>
          <w:p w14:paraId="7CE62469" w14:textId="77777777" w:rsidR="00B47C33" w:rsidRDefault="00B47C33" w:rsidP="00537E05">
            <w:pPr>
              <w:rPr>
                <w:rFonts w:ascii="Arial" w:hAnsi="Arial" w:cs="Arial"/>
                <w:color w:val="000000"/>
                <w:sz w:val="20"/>
                <w:szCs w:val="20"/>
              </w:rPr>
            </w:pPr>
            <w:r>
              <w:rPr>
                <w:rFonts w:ascii="Arial" w:hAnsi="Arial" w:cs="Arial"/>
                <w:color w:val="000000"/>
                <w:sz w:val="20"/>
                <w:szCs w:val="20"/>
              </w:rPr>
              <w:t>females</w:t>
            </w:r>
          </w:p>
        </w:tc>
        <w:tc>
          <w:tcPr>
            <w:tcW w:w="960" w:type="dxa"/>
            <w:tcBorders>
              <w:top w:val="single" w:sz="4" w:space="0" w:color="auto"/>
              <w:left w:val="nil"/>
              <w:bottom w:val="single" w:sz="4" w:space="0" w:color="auto"/>
              <w:right w:val="single" w:sz="4" w:space="0" w:color="auto"/>
            </w:tcBorders>
            <w:shd w:val="clear" w:color="000000" w:fill="FFFFFF"/>
            <w:noWrap/>
            <w:vAlign w:val="bottom"/>
            <w:hideMark/>
          </w:tcPr>
          <w:p w14:paraId="240FDB10" w14:textId="77777777" w:rsidR="00B47C33" w:rsidRDefault="00B47C33" w:rsidP="00537E05">
            <w:pPr>
              <w:jc w:val="center"/>
              <w:rPr>
                <w:rFonts w:ascii="Arial" w:hAnsi="Arial" w:cs="Arial"/>
                <w:color w:val="000000"/>
                <w:sz w:val="20"/>
                <w:szCs w:val="20"/>
              </w:rPr>
            </w:pPr>
            <w:r>
              <w:rPr>
                <w:rFonts w:ascii="Arial" w:hAnsi="Arial" w:cs="Arial"/>
                <w:color w:val="000000"/>
                <w:sz w:val="20"/>
                <w:szCs w:val="20"/>
              </w:rPr>
              <w:t>102</w:t>
            </w:r>
          </w:p>
        </w:tc>
        <w:tc>
          <w:tcPr>
            <w:tcW w:w="960" w:type="dxa"/>
            <w:tcBorders>
              <w:top w:val="single" w:sz="4" w:space="0" w:color="auto"/>
              <w:left w:val="nil"/>
              <w:bottom w:val="single" w:sz="4" w:space="0" w:color="auto"/>
              <w:right w:val="single" w:sz="4" w:space="0" w:color="auto"/>
            </w:tcBorders>
            <w:shd w:val="clear" w:color="000000" w:fill="FFFFFF"/>
            <w:noWrap/>
            <w:vAlign w:val="bottom"/>
            <w:hideMark/>
          </w:tcPr>
          <w:p w14:paraId="0F53C5AA" w14:textId="77777777" w:rsidR="00B47C33" w:rsidRDefault="00B47C33" w:rsidP="00537E05">
            <w:pPr>
              <w:jc w:val="center"/>
              <w:rPr>
                <w:rFonts w:ascii="Arial" w:hAnsi="Arial" w:cs="Arial"/>
                <w:color w:val="000000"/>
                <w:sz w:val="20"/>
                <w:szCs w:val="20"/>
              </w:rPr>
            </w:pPr>
            <w:r>
              <w:rPr>
                <w:rFonts w:ascii="Arial" w:hAnsi="Arial" w:cs="Arial"/>
                <w:color w:val="000000"/>
                <w:sz w:val="20"/>
                <w:szCs w:val="20"/>
              </w:rPr>
              <w:t>0.738</w:t>
            </w:r>
          </w:p>
        </w:tc>
        <w:tc>
          <w:tcPr>
            <w:tcW w:w="960" w:type="dxa"/>
            <w:tcBorders>
              <w:top w:val="single" w:sz="4" w:space="0" w:color="auto"/>
              <w:left w:val="nil"/>
              <w:bottom w:val="single" w:sz="4" w:space="0" w:color="auto"/>
              <w:right w:val="single" w:sz="4" w:space="0" w:color="auto"/>
            </w:tcBorders>
            <w:shd w:val="clear" w:color="000000" w:fill="FFFFFF"/>
            <w:noWrap/>
            <w:vAlign w:val="bottom"/>
            <w:hideMark/>
          </w:tcPr>
          <w:p w14:paraId="1BD2BDDD" w14:textId="77777777" w:rsidR="00B47C33" w:rsidRDefault="00B47C33" w:rsidP="00537E05">
            <w:pPr>
              <w:jc w:val="center"/>
              <w:rPr>
                <w:rFonts w:ascii="Arial" w:hAnsi="Arial" w:cs="Arial"/>
                <w:color w:val="000000"/>
                <w:sz w:val="20"/>
                <w:szCs w:val="20"/>
              </w:rPr>
            </w:pPr>
            <w:r>
              <w:rPr>
                <w:rFonts w:ascii="Arial" w:hAnsi="Arial" w:cs="Arial"/>
                <w:color w:val="000000"/>
                <w:sz w:val="20"/>
                <w:szCs w:val="20"/>
              </w:rPr>
              <w:t>12.9</w:t>
            </w:r>
          </w:p>
        </w:tc>
        <w:tc>
          <w:tcPr>
            <w:tcW w:w="960" w:type="dxa"/>
            <w:tcBorders>
              <w:top w:val="single" w:sz="4" w:space="0" w:color="auto"/>
              <w:left w:val="nil"/>
              <w:bottom w:val="single" w:sz="4" w:space="0" w:color="auto"/>
              <w:right w:val="single" w:sz="4" w:space="0" w:color="auto"/>
            </w:tcBorders>
            <w:shd w:val="clear" w:color="000000" w:fill="FFFFFF"/>
            <w:noWrap/>
            <w:vAlign w:val="bottom"/>
            <w:hideMark/>
          </w:tcPr>
          <w:p w14:paraId="7ECA761D" w14:textId="77777777" w:rsidR="00B47C33" w:rsidRDefault="00B47C33" w:rsidP="00537E05">
            <w:pPr>
              <w:jc w:val="center"/>
              <w:rPr>
                <w:rFonts w:ascii="Arial" w:hAnsi="Arial" w:cs="Arial"/>
                <w:color w:val="000000"/>
                <w:sz w:val="20"/>
                <w:szCs w:val="20"/>
              </w:rPr>
            </w:pPr>
            <w:r>
              <w:rPr>
                <w:rFonts w:ascii="Arial" w:hAnsi="Arial" w:cs="Arial"/>
                <w:color w:val="000000"/>
                <w:sz w:val="20"/>
                <w:szCs w:val="20"/>
              </w:rPr>
              <w:t>0.005</w:t>
            </w:r>
          </w:p>
        </w:tc>
      </w:tr>
      <w:tr w:rsidR="00B47C33" w14:paraId="22B964B9" w14:textId="77777777" w:rsidTr="00537E05">
        <w:trPr>
          <w:trHeight w:val="295"/>
        </w:trPr>
        <w:tc>
          <w:tcPr>
            <w:tcW w:w="960" w:type="dxa"/>
            <w:tcBorders>
              <w:top w:val="nil"/>
              <w:left w:val="single" w:sz="4" w:space="0" w:color="auto"/>
              <w:bottom w:val="nil"/>
              <w:right w:val="single" w:sz="4" w:space="0" w:color="auto"/>
            </w:tcBorders>
            <w:shd w:val="clear" w:color="000000" w:fill="FFFFFF"/>
            <w:noWrap/>
            <w:vAlign w:val="bottom"/>
            <w:hideMark/>
          </w:tcPr>
          <w:p w14:paraId="10E041C3" w14:textId="77777777" w:rsidR="00B47C33" w:rsidRDefault="00B47C33" w:rsidP="00537E05">
            <w:pPr>
              <w:rPr>
                <w:rFonts w:ascii="Arial" w:hAnsi="Arial" w:cs="Arial"/>
                <w:color w:val="000000"/>
                <w:sz w:val="20"/>
                <w:szCs w:val="20"/>
              </w:rPr>
            </w:pPr>
            <w:r>
              <w:rPr>
                <w:rFonts w:ascii="Arial" w:hAnsi="Arial" w:cs="Arial"/>
                <w:color w:val="000000"/>
                <w:sz w:val="20"/>
                <w:szCs w:val="20"/>
              </w:rPr>
              <w:t> </w:t>
            </w:r>
          </w:p>
        </w:tc>
        <w:tc>
          <w:tcPr>
            <w:tcW w:w="1050" w:type="dxa"/>
            <w:tcBorders>
              <w:top w:val="nil"/>
              <w:left w:val="nil"/>
              <w:bottom w:val="single" w:sz="4" w:space="0" w:color="auto"/>
              <w:right w:val="single" w:sz="4" w:space="0" w:color="auto"/>
            </w:tcBorders>
            <w:shd w:val="clear" w:color="000000" w:fill="FFFFFF"/>
            <w:noWrap/>
            <w:vAlign w:val="bottom"/>
            <w:hideMark/>
          </w:tcPr>
          <w:p w14:paraId="06478CD7" w14:textId="77777777" w:rsidR="00B47C33" w:rsidRDefault="00B47C33" w:rsidP="00537E05">
            <w:pPr>
              <w:rPr>
                <w:rFonts w:ascii="Arial" w:hAnsi="Arial" w:cs="Arial"/>
                <w:color w:val="000000"/>
                <w:sz w:val="20"/>
                <w:szCs w:val="20"/>
              </w:rPr>
            </w:pPr>
            <w:r>
              <w:rPr>
                <w:rFonts w:ascii="Arial" w:hAnsi="Arial" w:cs="Arial"/>
                <w:color w:val="000000"/>
                <w:sz w:val="20"/>
                <w:szCs w:val="20"/>
              </w:rPr>
              <w:t> </w:t>
            </w:r>
          </w:p>
        </w:tc>
        <w:tc>
          <w:tcPr>
            <w:tcW w:w="960" w:type="dxa"/>
            <w:tcBorders>
              <w:top w:val="nil"/>
              <w:left w:val="nil"/>
              <w:bottom w:val="single" w:sz="4" w:space="0" w:color="auto"/>
              <w:right w:val="single" w:sz="4" w:space="0" w:color="auto"/>
            </w:tcBorders>
            <w:shd w:val="clear" w:color="000000" w:fill="FFFFFF"/>
            <w:noWrap/>
            <w:vAlign w:val="bottom"/>
            <w:hideMark/>
          </w:tcPr>
          <w:p w14:paraId="01F2D406" w14:textId="77777777" w:rsidR="00B47C33" w:rsidRDefault="00B47C33" w:rsidP="00537E05">
            <w:pPr>
              <w:rPr>
                <w:rFonts w:ascii="Arial" w:hAnsi="Arial" w:cs="Arial"/>
                <w:color w:val="000000"/>
                <w:sz w:val="20"/>
                <w:szCs w:val="20"/>
              </w:rPr>
            </w:pPr>
            <w:r>
              <w:rPr>
                <w:rFonts w:ascii="Arial" w:hAnsi="Arial" w:cs="Arial"/>
                <w:color w:val="000000"/>
                <w:sz w:val="20"/>
                <w:szCs w:val="20"/>
              </w:rPr>
              <w:t>males</w:t>
            </w:r>
          </w:p>
        </w:tc>
        <w:tc>
          <w:tcPr>
            <w:tcW w:w="960" w:type="dxa"/>
            <w:tcBorders>
              <w:top w:val="nil"/>
              <w:left w:val="nil"/>
              <w:bottom w:val="single" w:sz="4" w:space="0" w:color="auto"/>
              <w:right w:val="single" w:sz="4" w:space="0" w:color="auto"/>
            </w:tcBorders>
            <w:shd w:val="clear" w:color="000000" w:fill="FFFFFF"/>
            <w:noWrap/>
            <w:vAlign w:val="bottom"/>
            <w:hideMark/>
          </w:tcPr>
          <w:p w14:paraId="5BBC9B55" w14:textId="77777777" w:rsidR="00B47C33" w:rsidRDefault="00B47C33" w:rsidP="00537E05">
            <w:pPr>
              <w:jc w:val="center"/>
              <w:rPr>
                <w:rFonts w:ascii="Arial" w:hAnsi="Arial" w:cs="Arial"/>
                <w:color w:val="000000"/>
                <w:sz w:val="20"/>
                <w:szCs w:val="20"/>
              </w:rPr>
            </w:pPr>
            <w:r>
              <w:rPr>
                <w:rFonts w:ascii="Arial" w:hAnsi="Arial" w:cs="Arial"/>
                <w:color w:val="000000"/>
                <w:sz w:val="20"/>
                <w:szCs w:val="20"/>
              </w:rPr>
              <w:t>98</w:t>
            </w:r>
          </w:p>
        </w:tc>
        <w:tc>
          <w:tcPr>
            <w:tcW w:w="960" w:type="dxa"/>
            <w:tcBorders>
              <w:top w:val="nil"/>
              <w:left w:val="nil"/>
              <w:bottom w:val="single" w:sz="4" w:space="0" w:color="auto"/>
              <w:right w:val="single" w:sz="4" w:space="0" w:color="auto"/>
            </w:tcBorders>
            <w:shd w:val="clear" w:color="000000" w:fill="FFFFFF"/>
            <w:noWrap/>
            <w:vAlign w:val="bottom"/>
            <w:hideMark/>
          </w:tcPr>
          <w:p w14:paraId="6D9FEBB6" w14:textId="77777777" w:rsidR="00B47C33" w:rsidRDefault="00B47C33" w:rsidP="00537E05">
            <w:pPr>
              <w:jc w:val="center"/>
              <w:rPr>
                <w:rFonts w:ascii="Arial" w:hAnsi="Arial" w:cs="Arial"/>
                <w:color w:val="000000"/>
                <w:sz w:val="20"/>
                <w:szCs w:val="20"/>
              </w:rPr>
            </w:pPr>
            <w:r>
              <w:rPr>
                <w:rFonts w:ascii="Arial" w:hAnsi="Arial" w:cs="Arial"/>
                <w:color w:val="000000"/>
                <w:sz w:val="20"/>
                <w:szCs w:val="20"/>
              </w:rPr>
              <w:t>0.731</w:t>
            </w:r>
          </w:p>
        </w:tc>
        <w:tc>
          <w:tcPr>
            <w:tcW w:w="960" w:type="dxa"/>
            <w:tcBorders>
              <w:top w:val="nil"/>
              <w:left w:val="nil"/>
              <w:bottom w:val="single" w:sz="4" w:space="0" w:color="auto"/>
              <w:right w:val="single" w:sz="4" w:space="0" w:color="auto"/>
            </w:tcBorders>
            <w:shd w:val="clear" w:color="000000" w:fill="FFFFFF"/>
            <w:noWrap/>
            <w:vAlign w:val="bottom"/>
            <w:hideMark/>
          </w:tcPr>
          <w:p w14:paraId="2B22A22D" w14:textId="77777777" w:rsidR="00B47C33" w:rsidRDefault="00B47C33" w:rsidP="00537E05">
            <w:pPr>
              <w:jc w:val="center"/>
              <w:rPr>
                <w:rFonts w:ascii="Arial" w:hAnsi="Arial" w:cs="Arial"/>
                <w:color w:val="000000"/>
                <w:sz w:val="20"/>
                <w:szCs w:val="20"/>
              </w:rPr>
            </w:pPr>
            <w:r>
              <w:rPr>
                <w:rFonts w:ascii="Arial" w:hAnsi="Arial" w:cs="Arial"/>
                <w:color w:val="000000"/>
                <w:sz w:val="20"/>
                <w:szCs w:val="20"/>
              </w:rPr>
              <w:t>13.0</w:t>
            </w:r>
          </w:p>
        </w:tc>
        <w:tc>
          <w:tcPr>
            <w:tcW w:w="960" w:type="dxa"/>
            <w:tcBorders>
              <w:top w:val="nil"/>
              <w:left w:val="nil"/>
              <w:bottom w:val="single" w:sz="4" w:space="0" w:color="auto"/>
              <w:right w:val="single" w:sz="4" w:space="0" w:color="auto"/>
            </w:tcBorders>
            <w:shd w:val="clear" w:color="000000" w:fill="FFFFFF"/>
            <w:noWrap/>
            <w:vAlign w:val="bottom"/>
            <w:hideMark/>
          </w:tcPr>
          <w:p w14:paraId="6AB451F7" w14:textId="77777777" w:rsidR="00B47C33" w:rsidRDefault="00B47C33" w:rsidP="00537E05">
            <w:pPr>
              <w:jc w:val="center"/>
              <w:rPr>
                <w:rFonts w:ascii="Arial" w:hAnsi="Arial" w:cs="Arial"/>
                <w:color w:val="000000"/>
                <w:sz w:val="20"/>
                <w:szCs w:val="20"/>
              </w:rPr>
            </w:pPr>
            <w:r>
              <w:rPr>
                <w:rFonts w:ascii="Arial" w:hAnsi="Arial" w:cs="Arial"/>
                <w:color w:val="000000"/>
                <w:sz w:val="20"/>
                <w:szCs w:val="20"/>
              </w:rPr>
              <w:t>0.008</w:t>
            </w:r>
          </w:p>
        </w:tc>
      </w:tr>
      <w:tr w:rsidR="00B47C33" w14:paraId="6CE521C2" w14:textId="77777777" w:rsidTr="00537E05">
        <w:trPr>
          <w:trHeight w:val="295"/>
        </w:trPr>
        <w:tc>
          <w:tcPr>
            <w:tcW w:w="960" w:type="dxa"/>
            <w:tcBorders>
              <w:top w:val="nil"/>
              <w:left w:val="single" w:sz="4" w:space="0" w:color="auto"/>
              <w:bottom w:val="nil"/>
              <w:right w:val="single" w:sz="4" w:space="0" w:color="auto"/>
            </w:tcBorders>
            <w:shd w:val="clear" w:color="000000" w:fill="FFFFFF"/>
            <w:noWrap/>
            <w:vAlign w:val="bottom"/>
            <w:hideMark/>
          </w:tcPr>
          <w:p w14:paraId="3D59C794" w14:textId="77777777" w:rsidR="00B47C33" w:rsidRDefault="00B47C33" w:rsidP="00537E05">
            <w:pPr>
              <w:rPr>
                <w:rFonts w:ascii="Arial" w:hAnsi="Arial" w:cs="Arial"/>
                <w:color w:val="000000"/>
                <w:sz w:val="20"/>
                <w:szCs w:val="20"/>
              </w:rPr>
            </w:pPr>
            <w:r>
              <w:rPr>
                <w:rFonts w:ascii="Arial" w:hAnsi="Arial" w:cs="Arial"/>
                <w:color w:val="000000"/>
                <w:sz w:val="20"/>
                <w:szCs w:val="20"/>
              </w:rPr>
              <w:t> </w:t>
            </w:r>
          </w:p>
        </w:tc>
        <w:tc>
          <w:tcPr>
            <w:tcW w:w="1050" w:type="dxa"/>
            <w:tcBorders>
              <w:top w:val="nil"/>
              <w:left w:val="nil"/>
              <w:bottom w:val="nil"/>
              <w:right w:val="single" w:sz="4" w:space="0" w:color="auto"/>
            </w:tcBorders>
            <w:shd w:val="clear" w:color="000000" w:fill="FFFFFF"/>
            <w:noWrap/>
            <w:vAlign w:val="bottom"/>
            <w:hideMark/>
          </w:tcPr>
          <w:p w14:paraId="384A3F59" w14:textId="77777777" w:rsidR="00B47C33" w:rsidRDefault="00B47C33" w:rsidP="00537E05">
            <w:pPr>
              <w:rPr>
                <w:rFonts w:ascii="Arial" w:hAnsi="Arial" w:cs="Arial"/>
                <w:color w:val="000000"/>
                <w:sz w:val="20"/>
                <w:szCs w:val="20"/>
              </w:rPr>
            </w:pPr>
            <w:r>
              <w:rPr>
                <w:rFonts w:ascii="Arial" w:hAnsi="Arial" w:cs="Arial"/>
                <w:color w:val="000000"/>
                <w:sz w:val="20"/>
                <w:szCs w:val="20"/>
              </w:rPr>
              <w:t>Dandy</w:t>
            </w:r>
          </w:p>
        </w:tc>
        <w:tc>
          <w:tcPr>
            <w:tcW w:w="960" w:type="dxa"/>
            <w:tcBorders>
              <w:top w:val="nil"/>
              <w:left w:val="nil"/>
              <w:bottom w:val="single" w:sz="4" w:space="0" w:color="auto"/>
              <w:right w:val="single" w:sz="4" w:space="0" w:color="auto"/>
            </w:tcBorders>
            <w:shd w:val="clear" w:color="000000" w:fill="FFFFFF"/>
            <w:noWrap/>
            <w:vAlign w:val="bottom"/>
            <w:hideMark/>
          </w:tcPr>
          <w:p w14:paraId="136D1738" w14:textId="77777777" w:rsidR="00B47C33" w:rsidRDefault="00B47C33" w:rsidP="00537E05">
            <w:pPr>
              <w:rPr>
                <w:rFonts w:ascii="Arial" w:hAnsi="Arial" w:cs="Arial"/>
                <w:color w:val="000000"/>
                <w:sz w:val="20"/>
                <w:szCs w:val="20"/>
              </w:rPr>
            </w:pPr>
            <w:r>
              <w:rPr>
                <w:rFonts w:ascii="Arial" w:hAnsi="Arial" w:cs="Arial"/>
                <w:color w:val="000000"/>
                <w:sz w:val="20"/>
                <w:szCs w:val="20"/>
              </w:rPr>
              <w:t>females</w:t>
            </w:r>
          </w:p>
        </w:tc>
        <w:tc>
          <w:tcPr>
            <w:tcW w:w="960" w:type="dxa"/>
            <w:tcBorders>
              <w:top w:val="nil"/>
              <w:left w:val="nil"/>
              <w:bottom w:val="single" w:sz="4" w:space="0" w:color="auto"/>
              <w:right w:val="single" w:sz="4" w:space="0" w:color="auto"/>
            </w:tcBorders>
            <w:shd w:val="clear" w:color="000000" w:fill="FFFFFF"/>
            <w:noWrap/>
            <w:vAlign w:val="bottom"/>
            <w:hideMark/>
          </w:tcPr>
          <w:p w14:paraId="5B2089AC" w14:textId="77777777" w:rsidR="00B47C33" w:rsidRDefault="00B47C33" w:rsidP="00537E05">
            <w:pPr>
              <w:jc w:val="center"/>
              <w:rPr>
                <w:rFonts w:ascii="Arial" w:hAnsi="Arial" w:cs="Arial"/>
                <w:color w:val="000000"/>
                <w:sz w:val="20"/>
                <w:szCs w:val="20"/>
              </w:rPr>
            </w:pPr>
            <w:r>
              <w:rPr>
                <w:rFonts w:ascii="Arial" w:hAnsi="Arial" w:cs="Arial"/>
                <w:color w:val="000000"/>
                <w:sz w:val="20"/>
                <w:szCs w:val="20"/>
              </w:rPr>
              <w:t>100</w:t>
            </w:r>
          </w:p>
        </w:tc>
        <w:tc>
          <w:tcPr>
            <w:tcW w:w="960" w:type="dxa"/>
            <w:tcBorders>
              <w:top w:val="nil"/>
              <w:left w:val="nil"/>
              <w:bottom w:val="single" w:sz="4" w:space="0" w:color="auto"/>
              <w:right w:val="single" w:sz="4" w:space="0" w:color="auto"/>
            </w:tcBorders>
            <w:shd w:val="clear" w:color="000000" w:fill="FFFFFF"/>
            <w:noWrap/>
            <w:vAlign w:val="bottom"/>
            <w:hideMark/>
          </w:tcPr>
          <w:p w14:paraId="0A4E6C85" w14:textId="77777777" w:rsidR="00B47C33" w:rsidRDefault="00B47C33" w:rsidP="00537E05">
            <w:pPr>
              <w:jc w:val="center"/>
              <w:rPr>
                <w:rFonts w:ascii="Arial" w:hAnsi="Arial" w:cs="Arial"/>
                <w:color w:val="000000"/>
                <w:sz w:val="20"/>
                <w:szCs w:val="20"/>
              </w:rPr>
            </w:pPr>
            <w:r>
              <w:rPr>
                <w:rFonts w:ascii="Arial" w:hAnsi="Arial" w:cs="Arial"/>
                <w:color w:val="000000"/>
                <w:sz w:val="20"/>
                <w:szCs w:val="20"/>
              </w:rPr>
              <w:t>0.752</w:t>
            </w:r>
          </w:p>
        </w:tc>
        <w:tc>
          <w:tcPr>
            <w:tcW w:w="960" w:type="dxa"/>
            <w:tcBorders>
              <w:top w:val="nil"/>
              <w:left w:val="nil"/>
              <w:bottom w:val="single" w:sz="4" w:space="0" w:color="auto"/>
              <w:right w:val="single" w:sz="4" w:space="0" w:color="auto"/>
            </w:tcBorders>
            <w:shd w:val="clear" w:color="000000" w:fill="FFFFFF"/>
            <w:noWrap/>
            <w:vAlign w:val="bottom"/>
            <w:hideMark/>
          </w:tcPr>
          <w:p w14:paraId="7DA5E668" w14:textId="77777777" w:rsidR="00B47C33" w:rsidRDefault="00B47C33" w:rsidP="00537E05">
            <w:pPr>
              <w:jc w:val="center"/>
              <w:rPr>
                <w:rFonts w:ascii="Arial" w:hAnsi="Arial" w:cs="Arial"/>
                <w:color w:val="000000"/>
                <w:sz w:val="20"/>
                <w:szCs w:val="20"/>
              </w:rPr>
            </w:pPr>
            <w:r>
              <w:rPr>
                <w:rFonts w:ascii="Arial" w:hAnsi="Arial" w:cs="Arial"/>
                <w:color w:val="000000"/>
                <w:sz w:val="20"/>
                <w:szCs w:val="20"/>
              </w:rPr>
              <w:t>12.9</w:t>
            </w:r>
          </w:p>
        </w:tc>
        <w:tc>
          <w:tcPr>
            <w:tcW w:w="960" w:type="dxa"/>
            <w:tcBorders>
              <w:top w:val="nil"/>
              <w:left w:val="nil"/>
              <w:bottom w:val="single" w:sz="4" w:space="0" w:color="auto"/>
              <w:right w:val="single" w:sz="4" w:space="0" w:color="auto"/>
            </w:tcBorders>
            <w:shd w:val="clear" w:color="000000" w:fill="FFFFFF"/>
            <w:noWrap/>
            <w:vAlign w:val="bottom"/>
            <w:hideMark/>
          </w:tcPr>
          <w:p w14:paraId="6085178B" w14:textId="77777777" w:rsidR="00B47C33" w:rsidRDefault="00B47C33" w:rsidP="00537E05">
            <w:pPr>
              <w:jc w:val="center"/>
              <w:rPr>
                <w:rFonts w:ascii="Arial" w:hAnsi="Arial" w:cs="Arial"/>
                <w:color w:val="000000"/>
                <w:sz w:val="20"/>
                <w:szCs w:val="20"/>
              </w:rPr>
            </w:pPr>
            <w:r>
              <w:rPr>
                <w:rFonts w:ascii="Arial" w:hAnsi="Arial" w:cs="Arial"/>
                <w:color w:val="000000"/>
                <w:sz w:val="20"/>
                <w:szCs w:val="20"/>
              </w:rPr>
              <w:t>0.01</w:t>
            </w:r>
          </w:p>
        </w:tc>
      </w:tr>
      <w:tr w:rsidR="00B47C33" w14:paraId="5264FC88" w14:textId="77777777" w:rsidTr="00537E05">
        <w:trPr>
          <w:trHeight w:val="295"/>
        </w:trPr>
        <w:tc>
          <w:tcPr>
            <w:tcW w:w="960" w:type="dxa"/>
            <w:tcBorders>
              <w:top w:val="nil"/>
              <w:left w:val="single" w:sz="4" w:space="0" w:color="auto"/>
              <w:bottom w:val="nil"/>
              <w:right w:val="single" w:sz="4" w:space="0" w:color="auto"/>
            </w:tcBorders>
            <w:shd w:val="clear" w:color="000000" w:fill="FFFFFF"/>
            <w:noWrap/>
            <w:vAlign w:val="bottom"/>
            <w:hideMark/>
          </w:tcPr>
          <w:p w14:paraId="2D4D0FC1" w14:textId="77777777" w:rsidR="00B47C33" w:rsidRDefault="00B47C33" w:rsidP="00537E05">
            <w:pPr>
              <w:rPr>
                <w:rFonts w:ascii="Arial" w:hAnsi="Arial" w:cs="Arial"/>
                <w:color w:val="000000"/>
                <w:sz w:val="20"/>
                <w:szCs w:val="20"/>
              </w:rPr>
            </w:pPr>
            <w:r>
              <w:rPr>
                <w:rFonts w:ascii="Arial" w:hAnsi="Arial" w:cs="Arial"/>
                <w:color w:val="000000"/>
                <w:sz w:val="20"/>
                <w:szCs w:val="20"/>
              </w:rPr>
              <w:t> </w:t>
            </w:r>
          </w:p>
        </w:tc>
        <w:tc>
          <w:tcPr>
            <w:tcW w:w="1050" w:type="dxa"/>
            <w:tcBorders>
              <w:top w:val="nil"/>
              <w:left w:val="nil"/>
              <w:bottom w:val="single" w:sz="4" w:space="0" w:color="auto"/>
              <w:right w:val="single" w:sz="4" w:space="0" w:color="auto"/>
            </w:tcBorders>
            <w:shd w:val="clear" w:color="000000" w:fill="FFFFFF"/>
            <w:noWrap/>
            <w:vAlign w:val="bottom"/>
            <w:hideMark/>
          </w:tcPr>
          <w:p w14:paraId="006237C2" w14:textId="77777777" w:rsidR="00B47C33" w:rsidRDefault="00B47C33" w:rsidP="00537E05">
            <w:pPr>
              <w:rPr>
                <w:rFonts w:ascii="Arial" w:hAnsi="Arial" w:cs="Arial"/>
                <w:color w:val="000000"/>
                <w:sz w:val="20"/>
                <w:szCs w:val="20"/>
              </w:rPr>
            </w:pPr>
            <w:r>
              <w:rPr>
                <w:rFonts w:ascii="Arial" w:hAnsi="Arial" w:cs="Arial"/>
                <w:color w:val="000000"/>
                <w:sz w:val="20"/>
                <w:szCs w:val="20"/>
              </w:rPr>
              <w:t> </w:t>
            </w:r>
          </w:p>
        </w:tc>
        <w:tc>
          <w:tcPr>
            <w:tcW w:w="960" w:type="dxa"/>
            <w:tcBorders>
              <w:top w:val="nil"/>
              <w:left w:val="nil"/>
              <w:bottom w:val="single" w:sz="4" w:space="0" w:color="auto"/>
              <w:right w:val="single" w:sz="4" w:space="0" w:color="auto"/>
            </w:tcBorders>
            <w:shd w:val="clear" w:color="000000" w:fill="FFFFFF"/>
            <w:noWrap/>
            <w:vAlign w:val="bottom"/>
            <w:hideMark/>
          </w:tcPr>
          <w:p w14:paraId="5301BC61" w14:textId="77777777" w:rsidR="00B47C33" w:rsidRDefault="00B47C33" w:rsidP="00537E05">
            <w:pPr>
              <w:rPr>
                <w:rFonts w:ascii="Arial" w:hAnsi="Arial" w:cs="Arial"/>
                <w:color w:val="000000"/>
                <w:sz w:val="20"/>
                <w:szCs w:val="20"/>
              </w:rPr>
            </w:pPr>
            <w:r>
              <w:rPr>
                <w:rFonts w:ascii="Arial" w:hAnsi="Arial" w:cs="Arial"/>
                <w:color w:val="000000"/>
                <w:sz w:val="20"/>
                <w:szCs w:val="20"/>
              </w:rPr>
              <w:t>males</w:t>
            </w:r>
          </w:p>
        </w:tc>
        <w:tc>
          <w:tcPr>
            <w:tcW w:w="960" w:type="dxa"/>
            <w:tcBorders>
              <w:top w:val="nil"/>
              <w:left w:val="nil"/>
              <w:bottom w:val="single" w:sz="4" w:space="0" w:color="auto"/>
              <w:right w:val="single" w:sz="4" w:space="0" w:color="auto"/>
            </w:tcBorders>
            <w:shd w:val="clear" w:color="000000" w:fill="FFFFFF"/>
            <w:noWrap/>
            <w:vAlign w:val="bottom"/>
            <w:hideMark/>
          </w:tcPr>
          <w:p w14:paraId="04A4CA35" w14:textId="77777777" w:rsidR="00B47C33" w:rsidRDefault="00B47C33" w:rsidP="00537E05">
            <w:pPr>
              <w:jc w:val="center"/>
              <w:rPr>
                <w:rFonts w:ascii="Arial" w:hAnsi="Arial" w:cs="Arial"/>
                <w:color w:val="000000"/>
                <w:sz w:val="20"/>
                <w:szCs w:val="20"/>
              </w:rPr>
            </w:pPr>
            <w:r>
              <w:rPr>
                <w:rFonts w:ascii="Arial" w:hAnsi="Arial" w:cs="Arial"/>
                <w:color w:val="000000"/>
                <w:sz w:val="20"/>
                <w:szCs w:val="20"/>
              </w:rPr>
              <w:t>100</w:t>
            </w:r>
          </w:p>
        </w:tc>
        <w:tc>
          <w:tcPr>
            <w:tcW w:w="960" w:type="dxa"/>
            <w:tcBorders>
              <w:top w:val="nil"/>
              <w:left w:val="nil"/>
              <w:bottom w:val="single" w:sz="4" w:space="0" w:color="auto"/>
              <w:right w:val="single" w:sz="4" w:space="0" w:color="auto"/>
            </w:tcBorders>
            <w:shd w:val="clear" w:color="000000" w:fill="FFFFFF"/>
            <w:noWrap/>
            <w:vAlign w:val="bottom"/>
            <w:hideMark/>
          </w:tcPr>
          <w:p w14:paraId="40EE0382" w14:textId="77777777" w:rsidR="00B47C33" w:rsidRDefault="00B47C33" w:rsidP="00537E05">
            <w:pPr>
              <w:jc w:val="center"/>
              <w:rPr>
                <w:rFonts w:ascii="Arial" w:hAnsi="Arial" w:cs="Arial"/>
                <w:color w:val="000000"/>
                <w:sz w:val="20"/>
                <w:szCs w:val="20"/>
              </w:rPr>
            </w:pPr>
            <w:r>
              <w:rPr>
                <w:rFonts w:ascii="Arial" w:hAnsi="Arial" w:cs="Arial"/>
                <w:color w:val="000000"/>
                <w:sz w:val="20"/>
                <w:szCs w:val="20"/>
              </w:rPr>
              <w:t>0.736</w:t>
            </w:r>
          </w:p>
        </w:tc>
        <w:tc>
          <w:tcPr>
            <w:tcW w:w="960" w:type="dxa"/>
            <w:tcBorders>
              <w:top w:val="nil"/>
              <w:left w:val="nil"/>
              <w:bottom w:val="single" w:sz="4" w:space="0" w:color="auto"/>
              <w:right w:val="single" w:sz="4" w:space="0" w:color="auto"/>
            </w:tcBorders>
            <w:shd w:val="clear" w:color="000000" w:fill="FFFFFF"/>
            <w:noWrap/>
            <w:vAlign w:val="bottom"/>
            <w:hideMark/>
          </w:tcPr>
          <w:p w14:paraId="06096B2C" w14:textId="77777777" w:rsidR="00B47C33" w:rsidRDefault="00B47C33" w:rsidP="00537E05">
            <w:pPr>
              <w:jc w:val="center"/>
              <w:rPr>
                <w:rFonts w:ascii="Arial" w:hAnsi="Arial" w:cs="Arial"/>
                <w:color w:val="000000"/>
                <w:sz w:val="20"/>
                <w:szCs w:val="20"/>
              </w:rPr>
            </w:pPr>
            <w:r>
              <w:rPr>
                <w:rFonts w:ascii="Arial" w:hAnsi="Arial" w:cs="Arial"/>
                <w:color w:val="000000"/>
                <w:sz w:val="20"/>
                <w:szCs w:val="20"/>
              </w:rPr>
              <w:t>13.0</w:t>
            </w:r>
          </w:p>
        </w:tc>
        <w:tc>
          <w:tcPr>
            <w:tcW w:w="960" w:type="dxa"/>
            <w:tcBorders>
              <w:top w:val="nil"/>
              <w:left w:val="nil"/>
              <w:bottom w:val="single" w:sz="4" w:space="0" w:color="auto"/>
              <w:right w:val="single" w:sz="4" w:space="0" w:color="auto"/>
            </w:tcBorders>
            <w:shd w:val="clear" w:color="000000" w:fill="FFFFFF"/>
            <w:noWrap/>
            <w:vAlign w:val="bottom"/>
            <w:hideMark/>
          </w:tcPr>
          <w:p w14:paraId="32611B67" w14:textId="77777777" w:rsidR="00B47C33" w:rsidRDefault="00B47C33" w:rsidP="00537E05">
            <w:pPr>
              <w:jc w:val="center"/>
              <w:rPr>
                <w:rFonts w:ascii="Arial" w:hAnsi="Arial" w:cs="Arial"/>
                <w:color w:val="000000"/>
                <w:sz w:val="20"/>
                <w:szCs w:val="20"/>
              </w:rPr>
            </w:pPr>
            <w:r>
              <w:rPr>
                <w:rFonts w:ascii="Arial" w:hAnsi="Arial" w:cs="Arial"/>
                <w:color w:val="000000"/>
                <w:sz w:val="20"/>
                <w:szCs w:val="20"/>
              </w:rPr>
              <w:t>0.008</w:t>
            </w:r>
          </w:p>
        </w:tc>
      </w:tr>
      <w:tr w:rsidR="00B47C33" w14:paraId="42C7749B" w14:textId="77777777" w:rsidTr="00537E05">
        <w:trPr>
          <w:trHeight w:val="295"/>
        </w:trPr>
        <w:tc>
          <w:tcPr>
            <w:tcW w:w="960" w:type="dxa"/>
            <w:tcBorders>
              <w:top w:val="nil"/>
              <w:left w:val="single" w:sz="4" w:space="0" w:color="auto"/>
              <w:bottom w:val="nil"/>
              <w:right w:val="single" w:sz="4" w:space="0" w:color="auto"/>
            </w:tcBorders>
            <w:shd w:val="clear" w:color="000000" w:fill="FFFFFF"/>
            <w:noWrap/>
            <w:vAlign w:val="bottom"/>
            <w:hideMark/>
          </w:tcPr>
          <w:p w14:paraId="0738DD81" w14:textId="77777777" w:rsidR="00B47C33" w:rsidRDefault="00B47C33" w:rsidP="00537E05">
            <w:pPr>
              <w:rPr>
                <w:rFonts w:ascii="Arial" w:hAnsi="Arial" w:cs="Arial"/>
                <w:color w:val="000000"/>
                <w:sz w:val="20"/>
                <w:szCs w:val="20"/>
              </w:rPr>
            </w:pPr>
            <w:r>
              <w:rPr>
                <w:rFonts w:ascii="Arial" w:hAnsi="Arial" w:cs="Arial"/>
                <w:color w:val="000000"/>
                <w:sz w:val="20"/>
                <w:szCs w:val="20"/>
              </w:rPr>
              <w:t> </w:t>
            </w:r>
          </w:p>
        </w:tc>
        <w:tc>
          <w:tcPr>
            <w:tcW w:w="1050" w:type="dxa"/>
            <w:tcBorders>
              <w:top w:val="nil"/>
              <w:left w:val="nil"/>
              <w:bottom w:val="nil"/>
              <w:right w:val="single" w:sz="4" w:space="0" w:color="auto"/>
            </w:tcBorders>
            <w:shd w:val="clear" w:color="000000" w:fill="FFFFFF"/>
            <w:noWrap/>
            <w:vAlign w:val="bottom"/>
            <w:hideMark/>
          </w:tcPr>
          <w:p w14:paraId="2B964726" w14:textId="77777777" w:rsidR="00B47C33" w:rsidRDefault="00B47C33" w:rsidP="00537E05">
            <w:pPr>
              <w:rPr>
                <w:rFonts w:ascii="Arial" w:hAnsi="Arial" w:cs="Arial"/>
                <w:color w:val="000000"/>
                <w:sz w:val="20"/>
                <w:szCs w:val="20"/>
              </w:rPr>
            </w:pPr>
            <w:r>
              <w:rPr>
                <w:rFonts w:ascii="Arial" w:hAnsi="Arial" w:cs="Arial"/>
                <w:color w:val="000000"/>
                <w:sz w:val="20"/>
                <w:szCs w:val="20"/>
              </w:rPr>
              <w:t>Yuma</w:t>
            </w:r>
          </w:p>
        </w:tc>
        <w:tc>
          <w:tcPr>
            <w:tcW w:w="960" w:type="dxa"/>
            <w:tcBorders>
              <w:top w:val="nil"/>
              <w:left w:val="nil"/>
              <w:bottom w:val="single" w:sz="4" w:space="0" w:color="auto"/>
              <w:right w:val="single" w:sz="4" w:space="0" w:color="auto"/>
            </w:tcBorders>
            <w:shd w:val="clear" w:color="000000" w:fill="FFFFFF"/>
            <w:noWrap/>
            <w:vAlign w:val="bottom"/>
            <w:hideMark/>
          </w:tcPr>
          <w:p w14:paraId="3F3459DE" w14:textId="77777777" w:rsidR="00B47C33" w:rsidRDefault="00B47C33" w:rsidP="00537E05">
            <w:pPr>
              <w:rPr>
                <w:rFonts w:ascii="Arial" w:hAnsi="Arial" w:cs="Arial"/>
                <w:color w:val="000000"/>
                <w:sz w:val="20"/>
                <w:szCs w:val="20"/>
              </w:rPr>
            </w:pPr>
            <w:r>
              <w:rPr>
                <w:rFonts w:ascii="Arial" w:hAnsi="Arial" w:cs="Arial"/>
                <w:color w:val="000000"/>
                <w:sz w:val="20"/>
                <w:szCs w:val="20"/>
              </w:rPr>
              <w:t>females</w:t>
            </w:r>
          </w:p>
        </w:tc>
        <w:tc>
          <w:tcPr>
            <w:tcW w:w="960" w:type="dxa"/>
            <w:tcBorders>
              <w:top w:val="nil"/>
              <w:left w:val="nil"/>
              <w:bottom w:val="single" w:sz="4" w:space="0" w:color="auto"/>
              <w:right w:val="single" w:sz="4" w:space="0" w:color="auto"/>
            </w:tcBorders>
            <w:shd w:val="clear" w:color="000000" w:fill="FFFFFF"/>
            <w:noWrap/>
            <w:vAlign w:val="bottom"/>
            <w:hideMark/>
          </w:tcPr>
          <w:p w14:paraId="5668640D" w14:textId="77777777" w:rsidR="00B47C33" w:rsidRDefault="00B47C33" w:rsidP="00537E05">
            <w:pPr>
              <w:jc w:val="center"/>
              <w:rPr>
                <w:rFonts w:ascii="Arial" w:hAnsi="Arial" w:cs="Arial"/>
                <w:color w:val="000000"/>
                <w:sz w:val="20"/>
                <w:szCs w:val="20"/>
              </w:rPr>
            </w:pPr>
            <w:r>
              <w:rPr>
                <w:rFonts w:ascii="Arial" w:hAnsi="Arial" w:cs="Arial"/>
                <w:color w:val="000000"/>
                <w:sz w:val="20"/>
                <w:szCs w:val="20"/>
              </w:rPr>
              <w:t>100</w:t>
            </w:r>
          </w:p>
        </w:tc>
        <w:tc>
          <w:tcPr>
            <w:tcW w:w="960" w:type="dxa"/>
            <w:tcBorders>
              <w:top w:val="nil"/>
              <w:left w:val="nil"/>
              <w:bottom w:val="single" w:sz="4" w:space="0" w:color="auto"/>
              <w:right w:val="single" w:sz="4" w:space="0" w:color="auto"/>
            </w:tcBorders>
            <w:shd w:val="clear" w:color="000000" w:fill="FFFFFF"/>
            <w:noWrap/>
            <w:vAlign w:val="bottom"/>
            <w:hideMark/>
          </w:tcPr>
          <w:p w14:paraId="7DD32EB8" w14:textId="77777777" w:rsidR="00B47C33" w:rsidRDefault="00B47C33" w:rsidP="00537E05">
            <w:pPr>
              <w:jc w:val="center"/>
              <w:rPr>
                <w:rFonts w:ascii="Arial" w:hAnsi="Arial" w:cs="Arial"/>
                <w:color w:val="000000"/>
                <w:sz w:val="20"/>
                <w:szCs w:val="20"/>
              </w:rPr>
            </w:pPr>
            <w:r>
              <w:rPr>
                <w:rFonts w:ascii="Arial" w:hAnsi="Arial" w:cs="Arial"/>
                <w:color w:val="000000"/>
                <w:sz w:val="20"/>
                <w:szCs w:val="20"/>
              </w:rPr>
              <w:t>0.739</w:t>
            </w:r>
          </w:p>
        </w:tc>
        <w:tc>
          <w:tcPr>
            <w:tcW w:w="960" w:type="dxa"/>
            <w:tcBorders>
              <w:top w:val="nil"/>
              <w:left w:val="nil"/>
              <w:bottom w:val="single" w:sz="4" w:space="0" w:color="auto"/>
              <w:right w:val="single" w:sz="4" w:space="0" w:color="auto"/>
            </w:tcBorders>
            <w:shd w:val="clear" w:color="000000" w:fill="FFFFFF"/>
            <w:noWrap/>
            <w:vAlign w:val="bottom"/>
            <w:hideMark/>
          </w:tcPr>
          <w:p w14:paraId="29B44D8B" w14:textId="77777777" w:rsidR="00B47C33" w:rsidRDefault="00B47C33" w:rsidP="00537E05">
            <w:pPr>
              <w:jc w:val="center"/>
              <w:rPr>
                <w:rFonts w:ascii="Arial" w:hAnsi="Arial" w:cs="Arial"/>
                <w:color w:val="000000"/>
                <w:sz w:val="20"/>
                <w:szCs w:val="20"/>
              </w:rPr>
            </w:pPr>
            <w:r>
              <w:rPr>
                <w:rFonts w:ascii="Arial" w:hAnsi="Arial" w:cs="Arial"/>
                <w:color w:val="000000"/>
                <w:sz w:val="20"/>
                <w:szCs w:val="20"/>
              </w:rPr>
              <w:t>13.0</w:t>
            </w:r>
          </w:p>
        </w:tc>
        <w:tc>
          <w:tcPr>
            <w:tcW w:w="960" w:type="dxa"/>
            <w:tcBorders>
              <w:top w:val="nil"/>
              <w:left w:val="nil"/>
              <w:bottom w:val="single" w:sz="4" w:space="0" w:color="auto"/>
              <w:right w:val="single" w:sz="4" w:space="0" w:color="auto"/>
            </w:tcBorders>
            <w:shd w:val="clear" w:color="000000" w:fill="FFFFFF"/>
            <w:noWrap/>
            <w:vAlign w:val="bottom"/>
            <w:hideMark/>
          </w:tcPr>
          <w:p w14:paraId="050F9B5A" w14:textId="77777777" w:rsidR="00B47C33" w:rsidRDefault="00B47C33" w:rsidP="00537E05">
            <w:pPr>
              <w:jc w:val="center"/>
              <w:rPr>
                <w:rFonts w:ascii="Arial" w:hAnsi="Arial" w:cs="Arial"/>
                <w:color w:val="000000"/>
                <w:sz w:val="20"/>
                <w:szCs w:val="20"/>
              </w:rPr>
            </w:pPr>
            <w:r>
              <w:rPr>
                <w:rFonts w:ascii="Arial" w:hAnsi="Arial" w:cs="Arial"/>
                <w:color w:val="000000"/>
                <w:sz w:val="20"/>
                <w:szCs w:val="20"/>
              </w:rPr>
              <w:t>0.022</w:t>
            </w:r>
          </w:p>
        </w:tc>
      </w:tr>
      <w:tr w:rsidR="00B47C33" w14:paraId="5FF04D9A" w14:textId="77777777" w:rsidTr="00537E05">
        <w:trPr>
          <w:trHeight w:val="295"/>
        </w:trPr>
        <w:tc>
          <w:tcPr>
            <w:tcW w:w="960" w:type="dxa"/>
            <w:tcBorders>
              <w:top w:val="nil"/>
              <w:left w:val="single" w:sz="4" w:space="0" w:color="auto"/>
              <w:bottom w:val="single" w:sz="4" w:space="0" w:color="auto"/>
              <w:right w:val="single" w:sz="4" w:space="0" w:color="auto"/>
            </w:tcBorders>
            <w:shd w:val="clear" w:color="000000" w:fill="FFFFFF"/>
            <w:noWrap/>
            <w:vAlign w:val="bottom"/>
            <w:hideMark/>
          </w:tcPr>
          <w:p w14:paraId="78D13EE3" w14:textId="77777777" w:rsidR="00B47C33" w:rsidRDefault="00B47C33" w:rsidP="00537E05">
            <w:pPr>
              <w:rPr>
                <w:rFonts w:ascii="Arial" w:hAnsi="Arial" w:cs="Arial"/>
                <w:color w:val="000000"/>
                <w:sz w:val="20"/>
                <w:szCs w:val="20"/>
              </w:rPr>
            </w:pPr>
            <w:r>
              <w:rPr>
                <w:rFonts w:ascii="Arial" w:hAnsi="Arial" w:cs="Arial"/>
                <w:color w:val="000000"/>
                <w:sz w:val="20"/>
                <w:szCs w:val="20"/>
              </w:rPr>
              <w:t> </w:t>
            </w:r>
          </w:p>
        </w:tc>
        <w:tc>
          <w:tcPr>
            <w:tcW w:w="1050" w:type="dxa"/>
            <w:tcBorders>
              <w:top w:val="nil"/>
              <w:left w:val="nil"/>
              <w:bottom w:val="nil"/>
              <w:right w:val="single" w:sz="4" w:space="0" w:color="auto"/>
            </w:tcBorders>
            <w:shd w:val="clear" w:color="000000" w:fill="FFFFFF"/>
            <w:noWrap/>
            <w:vAlign w:val="bottom"/>
            <w:hideMark/>
          </w:tcPr>
          <w:p w14:paraId="0E668FD7" w14:textId="77777777" w:rsidR="00B47C33" w:rsidRDefault="00B47C33" w:rsidP="00537E05">
            <w:pPr>
              <w:rPr>
                <w:rFonts w:ascii="Arial" w:hAnsi="Arial" w:cs="Arial"/>
                <w:color w:val="000000"/>
                <w:sz w:val="20"/>
                <w:szCs w:val="20"/>
              </w:rPr>
            </w:pPr>
            <w:r>
              <w:rPr>
                <w:rFonts w:ascii="Arial" w:hAnsi="Arial" w:cs="Arial"/>
                <w:color w:val="000000"/>
                <w:sz w:val="20"/>
                <w:szCs w:val="20"/>
              </w:rPr>
              <w:t> </w:t>
            </w:r>
          </w:p>
        </w:tc>
        <w:tc>
          <w:tcPr>
            <w:tcW w:w="960" w:type="dxa"/>
            <w:tcBorders>
              <w:top w:val="nil"/>
              <w:left w:val="nil"/>
              <w:bottom w:val="nil"/>
              <w:right w:val="single" w:sz="4" w:space="0" w:color="auto"/>
            </w:tcBorders>
            <w:shd w:val="clear" w:color="000000" w:fill="FFFFFF"/>
            <w:noWrap/>
            <w:vAlign w:val="bottom"/>
            <w:hideMark/>
          </w:tcPr>
          <w:p w14:paraId="0FA8EADF" w14:textId="77777777" w:rsidR="00B47C33" w:rsidRDefault="00B47C33" w:rsidP="00537E05">
            <w:pPr>
              <w:rPr>
                <w:rFonts w:ascii="Arial" w:hAnsi="Arial" w:cs="Arial"/>
                <w:color w:val="000000"/>
                <w:sz w:val="20"/>
                <w:szCs w:val="20"/>
              </w:rPr>
            </w:pPr>
            <w:r>
              <w:rPr>
                <w:rFonts w:ascii="Arial" w:hAnsi="Arial" w:cs="Arial"/>
                <w:color w:val="000000"/>
                <w:sz w:val="20"/>
                <w:szCs w:val="20"/>
              </w:rPr>
              <w:t>males</w:t>
            </w:r>
          </w:p>
        </w:tc>
        <w:tc>
          <w:tcPr>
            <w:tcW w:w="960" w:type="dxa"/>
            <w:tcBorders>
              <w:top w:val="nil"/>
              <w:left w:val="nil"/>
              <w:bottom w:val="nil"/>
              <w:right w:val="single" w:sz="4" w:space="0" w:color="auto"/>
            </w:tcBorders>
            <w:shd w:val="clear" w:color="000000" w:fill="FFFFFF"/>
            <w:noWrap/>
            <w:vAlign w:val="bottom"/>
            <w:hideMark/>
          </w:tcPr>
          <w:p w14:paraId="5E473697" w14:textId="77777777" w:rsidR="00B47C33" w:rsidRDefault="00B47C33" w:rsidP="00537E05">
            <w:pPr>
              <w:jc w:val="center"/>
              <w:rPr>
                <w:rFonts w:ascii="Arial" w:hAnsi="Arial" w:cs="Arial"/>
                <w:color w:val="000000"/>
                <w:sz w:val="20"/>
                <w:szCs w:val="20"/>
              </w:rPr>
            </w:pPr>
            <w:r>
              <w:rPr>
                <w:rFonts w:ascii="Arial" w:hAnsi="Arial" w:cs="Arial"/>
                <w:color w:val="000000"/>
                <w:sz w:val="20"/>
                <w:szCs w:val="20"/>
              </w:rPr>
              <w:t>100</w:t>
            </w:r>
          </w:p>
        </w:tc>
        <w:tc>
          <w:tcPr>
            <w:tcW w:w="960" w:type="dxa"/>
            <w:tcBorders>
              <w:top w:val="nil"/>
              <w:left w:val="nil"/>
              <w:bottom w:val="nil"/>
              <w:right w:val="single" w:sz="4" w:space="0" w:color="auto"/>
            </w:tcBorders>
            <w:shd w:val="clear" w:color="000000" w:fill="FFFFFF"/>
            <w:noWrap/>
            <w:vAlign w:val="bottom"/>
            <w:hideMark/>
          </w:tcPr>
          <w:p w14:paraId="6D0626EE" w14:textId="77777777" w:rsidR="00B47C33" w:rsidRDefault="00B47C33" w:rsidP="00537E05">
            <w:pPr>
              <w:jc w:val="center"/>
              <w:rPr>
                <w:rFonts w:ascii="Arial" w:hAnsi="Arial" w:cs="Arial"/>
                <w:color w:val="000000"/>
                <w:sz w:val="20"/>
                <w:szCs w:val="20"/>
              </w:rPr>
            </w:pPr>
            <w:r>
              <w:rPr>
                <w:rFonts w:ascii="Arial" w:hAnsi="Arial" w:cs="Arial"/>
                <w:color w:val="000000"/>
                <w:sz w:val="20"/>
                <w:szCs w:val="20"/>
              </w:rPr>
              <w:t>0.735</w:t>
            </w:r>
          </w:p>
        </w:tc>
        <w:tc>
          <w:tcPr>
            <w:tcW w:w="960" w:type="dxa"/>
            <w:tcBorders>
              <w:top w:val="nil"/>
              <w:left w:val="nil"/>
              <w:bottom w:val="nil"/>
              <w:right w:val="single" w:sz="4" w:space="0" w:color="auto"/>
            </w:tcBorders>
            <w:shd w:val="clear" w:color="000000" w:fill="FFFFFF"/>
            <w:noWrap/>
            <w:vAlign w:val="bottom"/>
            <w:hideMark/>
          </w:tcPr>
          <w:p w14:paraId="20105DC4" w14:textId="77777777" w:rsidR="00B47C33" w:rsidRDefault="00B47C33" w:rsidP="00537E05">
            <w:pPr>
              <w:jc w:val="center"/>
              <w:rPr>
                <w:rFonts w:ascii="Arial" w:hAnsi="Arial" w:cs="Arial"/>
                <w:color w:val="000000"/>
                <w:sz w:val="20"/>
                <w:szCs w:val="20"/>
              </w:rPr>
            </w:pPr>
            <w:r>
              <w:rPr>
                <w:rFonts w:ascii="Arial" w:hAnsi="Arial" w:cs="Arial"/>
                <w:color w:val="000000"/>
                <w:sz w:val="20"/>
                <w:szCs w:val="20"/>
              </w:rPr>
              <w:t>12.6</w:t>
            </w:r>
          </w:p>
        </w:tc>
        <w:tc>
          <w:tcPr>
            <w:tcW w:w="960" w:type="dxa"/>
            <w:tcBorders>
              <w:top w:val="nil"/>
              <w:left w:val="nil"/>
              <w:bottom w:val="nil"/>
              <w:right w:val="single" w:sz="4" w:space="0" w:color="auto"/>
            </w:tcBorders>
            <w:shd w:val="clear" w:color="000000" w:fill="FFFFFF"/>
            <w:noWrap/>
            <w:vAlign w:val="bottom"/>
            <w:hideMark/>
          </w:tcPr>
          <w:p w14:paraId="2EE9F1DC" w14:textId="77777777" w:rsidR="00B47C33" w:rsidRDefault="00B47C33" w:rsidP="00537E05">
            <w:pPr>
              <w:jc w:val="center"/>
              <w:rPr>
                <w:rFonts w:ascii="Arial" w:hAnsi="Arial" w:cs="Arial"/>
                <w:color w:val="000000"/>
                <w:sz w:val="20"/>
                <w:szCs w:val="20"/>
              </w:rPr>
            </w:pPr>
            <w:r>
              <w:rPr>
                <w:rFonts w:ascii="Arial" w:hAnsi="Arial" w:cs="Arial"/>
                <w:color w:val="000000"/>
                <w:sz w:val="20"/>
                <w:szCs w:val="20"/>
              </w:rPr>
              <w:t>0.012</w:t>
            </w:r>
          </w:p>
        </w:tc>
      </w:tr>
      <w:tr w:rsidR="00B47C33" w14:paraId="5E7D2CBA" w14:textId="77777777" w:rsidTr="00537E05">
        <w:trPr>
          <w:trHeight w:val="295"/>
        </w:trPr>
        <w:tc>
          <w:tcPr>
            <w:tcW w:w="960" w:type="dxa"/>
            <w:tcBorders>
              <w:top w:val="nil"/>
              <w:left w:val="single" w:sz="4" w:space="0" w:color="auto"/>
              <w:bottom w:val="nil"/>
              <w:right w:val="single" w:sz="4" w:space="0" w:color="auto"/>
            </w:tcBorders>
            <w:shd w:val="clear" w:color="000000" w:fill="FFFFFF"/>
            <w:noWrap/>
            <w:vAlign w:val="bottom"/>
            <w:hideMark/>
          </w:tcPr>
          <w:p w14:paraId="20DDEE21" w14:textId="77777777" w:rsidR="00B47C33" w:rsidRDefault="00B47C33" w:rsidP="00537E05">
            <w:pPr>
              <w:rPr>
                <w:rFonts w:ascii="Arial" w:hAnsi="Arial" w:cs="Arial"/>
                <w:color w:val="000000"/>
                <w:sz w:val="20"/>
                <w:szCs w:val="20"/>
              </w:rPr>
            </w:pPr>
            <w:r>
              <w:rPr>
                <w:rFonts w:ascii="Arial" w:hAnsi="Arial" w:cs="Arial"/>
                <w:color w:val="000000"/>
                <w:sz w:val="20"/>
                <w:szCs w:val="20"/>
              </w:rPr>
              <w:t>2014</w:t>
            </w:r>
          </w:p>
        </w:tc>
        <w:tc>
          <w:tcPr>
            <w:tcW w:w="1050" w:type="dxa"/>
            <w:tcBorders>
              <w:top w:val="single" w:sz="4" w:space="0" w:color="auto"/>
              <w:left w:val="nil"/>
              <w:bottom w:val="nil"/>
              <w:right w:val="single" w:sz="4" w:space="0" w:color="auto"/>
            </w:tcBorders>
            <w:shd w:val="clear" w:color="000000" w:fill="FFFFFF"/>
            <w:noWrap/>
            <w:vAlign w:val="bottom"/>
            <w:hideMark/>
          </w:tcPr>
          <w:p w14:paraId="7D053204" w14:textId="77777777" w:rsidR="00B47C33" w:rsidRDefault="00B47C33" w:rsidP="00537E05">
            <w:pPr>
              <w:rPr>
                <w:rFonts w:ascii="Arial" w:hAnsi="Arial" w:cs="Arial"/>
                <w:color w:val="000000"/>
                <w:sz w:val="20"/>
                <w:szCs w:val="20"/>
              </w:rPr>
            </w:pPr>
            <w:r>
              <w:rPr>
                <w:rFonts w:ascii="Arial" w:hAnsi="Arial" w:cs="Arial"/>
                <w:color w:val="000000"/>
                <w:sz w:val="20"/>
                <w:szCs w:val="20"/>
              </w:rPr>
              <w:t>AJ</w:t>
            </w:r>
          </w:p>
        </w:tc>
        <w:tc>
          <w:tcPr>
            <w:tcW w:w="960" w:type="dxa"/>
            <w:tcBorders>
              <w:top w:val="single" w:sz="4" w:space="0" w:color="auto"/>
              <w:left w:val="nil"/>
              <w:bottom w:val="single" w:sz="4" w:space="0" w:color="auto"/>
              <w:right w:val="single" w:sz="4" w:space="0" w:color="auto"/>
            </w:tcBorders>
            <w:shd w:val="clear" w:color="000000" w:fill="FFFFFF"/>
            <w:noWrap/>
            <w:vAlign w:val="bottom"/>
            <w:hideMark/>
          </w:tcPr>
          <w:p w14:paraId="4B5CAEFA" w14:textId="77777777" w:rsidR="00B47C33" w:rsidRDefault="00B47C33" w:rsidP="00537E05">
            <w:pPr>
              <w:rPr>
                <w:rFonts w:ascii="Arial" w:hAnsi="Arial" w:cs="Arial"/>
                <w:color w:val="000000"/>
                <w:sz w:val="20"/>
                <w:szCs w:val="20"/>
              </w:rPr>
            </w:pPr>
            <w:r>
              <w:rPr>
                <w:rFonts w:ascii="Arial" w:hAnsi="Arial" w:cs="Arial"/>
                <w:color w:val="000000"/>
                <w:sz w:val="20"/>
                <w:szCs w:val="20"/>
              </w:rPr>
              <w:t>females</w:t>
            </w:r>
          </w:p>
        </w:tc>
        <w:tc>
          <w:tcPr>
            <w:tcW w:w="960" w:type="dxa"/>
            <w:tcBorders>
              <w:top w:val="single" w:sz="4" w:space="0" w:color="auto"/>
              <w:left w:val="nil"/>
              <w:bottom w:val="single" w:sz="4" w:space="0" w:color="auto"/>
              <w:right w:val="single" w:sz="4" w:space="0" w:color="auto"/>
            </w:tcBorders>
            <w:shd w:val="clear" w:color="000000" w:fill="FFFFFF"/>
            <w:noWrap/>
            <w:vAlign w:val="bottom"/>
            <w:hideMark/>
          </w:tcPr>
          <w:p w14:paraId="3DB17979" w14:textId="77777777" w:rsidR="00B47C33" w:rsidRDefault="00B47C33" w:rsidP="00537E05">
            <w:pPr>
              <w:jc w:val="center"/>
              <w:rPr>
                <w:rFonts w:ascii="Arial" w:hAnsi="Arial" w:cs="Arial"/>
                <w:color w:val="000000"/>
                <w:sz w:val="20"/>
                <w:szCs w:val="20"/>
              </w:rPr>
            </w:pPr>
            <w:r>
              <w:rPr>
                <w:rFonts w:ascii="Arial" w:hAnsi="Arial" w:cs="Arial"/>
                <w:color w:val="000000"/>
                <w:sz w:val="20"/>
                <w:szCs w:val="20"/>
              </w:rPr>
              <w:t>102</w:t>
            </w:r>
          </w:p>
        </w:tc>
        <w:tc>
          <w:tcPr>
            <w:tcW w:w="960" w:type="dxa"/>
            <w:tcBorders>
              <w:top w:val="single" w:sz="4" w:space="0" w:color="auto"/>
              <w:left w:val="nil"/>
              <w:bottom w:val="single" w:sz="4" w:space="0" w:color="auto"/>
              <w:right w:val="single" w:sz="4" w:space="0" w:color="auto"/>
            </w:tcBorders>
            <w:shd w:val="clear" w:color="000000" w:fill="FFFFFF"/>
            <w:noWrap/>
            <w:vAlign w:val="bottom"/>
            <w:hideMark/>
          </w:tcPr>
          <w:p w14:paraId="5C8DE9D4" w14:textId="77777777" w:rsidR="00B47C33" w:rsidRDefault="00B47C33" w:rsidP="00537E05">
            <w:pPr>
              <w:jc w:val="center"/>
              <w:rPr>
                <w:rFonts w:ascii="Arial" w:hAnsi="Arial" w:cs="Arial"/>
                <w:color w:val="000000"/>
                <w:sz w:val="20"/>
                <w:szCs w:val="20"/>
              </w:rPr>
            </w:pPr>
            <w:r>
              <w:rPr>
                <w:rFonts w:ascii="Arial" w:hAnsi="Arial" w:cs="Arial"/>
                <w:color w:val="000000"/>
                <w:sz w:val="20"/>
                <w:szCs w:val="20"/>
              </w:rPr>
              <w:t>0.735</w:t>
            </w:r>
          </w:p>
        </w:tc>
        <w:tc>
          <w:tcPr>
            <w:tcW w:w="960" w:type="dxa"/>
            <w:tcBorders>
              <w:top w:val="single" w:sz="4" w:space="0" w:color="auto"/>
              <w:left w:val="nil"/>
              <w:bottom w:val="single" w:sz="4" w:space="0" w:color="auto"/>
              <w:right w:val="single" w:sz="4" w:space="0" w:color="auto"/>
            </w:tcBorders>
            <w:shd w:val="clear" w:color="000000" w:fill="FFFFFF"/>
            <w:noWrap/>
            <w:vAlign w:val="bottom"/>
            <w:hideMark/>
          </w:tcPr>
          <w:p w14:paraId="4B503FCF" w14:textId="77777777" w:rsidR="00B47C33" w:rsidRDefault="00B47C33" w:rsidP="00537E05">
            <w:pPr>
              <w:jc w:val="center"/>
              <w:rPr>
                <w:rFonts w:ascii="Arial" w:hAnsi="Arial" w:cs="Arial"/>
                <w:color w:val="000000"/>
                <w:sz w:val="20"/>
                <w:szCs w:val="20"/>
              </w:rPr>
            </w:pPr>
            <w:r>
              <w:rPr>
                <w:rFonts w:ascii="Arial" w:hAnsi="Arial" w:cs="Arial"/>
                <w:color w:val="000000"/>
                <w:sz w:val="20"/>
                <w:szCs w:val="20"/>
              </w:rPr>
              <w:t>12.7</w:t>
            </w:r>
          </w:p>
        </w:tc>
        <w:tc>
          <w:tcPr>
            <w:tcW w:w="960" w:type="dxa"/>
            <w:tcBorders>
              <w:top w:val="single" w:sz="4" w:space="0" w:color="auto"/>
              <w:left w:val="nil"/>
              <w:bottom w:val="single" w:sz="4" w:space="0" w:color="auto"/>
              <w:right w:val="single" w:sz="4" w:space="0" w:color="auto"/>
            </w:tcBorders>
            <w:shd w:val="clear" w:color="000000" w:fill="FFFFFF"/>
            <w:noWrap/>
            <w:vAlign w:val="bottom"/>
            <w:hideMark/>
          </w:tcPr>
          <w:p w14:paraId="60ACC136" w14:textId="77777777" w:rsidR="00B47C33" w:rsidRDefault="00B47C33" w:rsidP="00537E05">
            <w:pPr>
              <w:jc w:val="center"/>
              <w:rPr>
                <w:rFonts w:ascii="Arial" w:hAnsi="Arial" w:cs="Arial"/>
                <w:color w:val="000000"/>
                <w:sz w:val="20"/>
                <w:szCs w:val="20"/>
              </w:rPr>
            </w:pPr>
            <w:r>
              <w:rPr>
                <w:rFonts w:ascii="Arial" w:hAnsi="Arial" w:cs="Arial"/>
                <w:color w:val="000000"/>
                <w:sz w:val="20"/>
                <w:szCs w:val="20"/>
              </w:rPr>
              <w:t>0.011</w:t>
            </w:r>
          </w:p>
        </w:tc>
      </w:tr>
      <w:tr w:rsidR="00B47C33" w14:paraId="000067EE" w14:textId="77777777" w:rsidTr="00537E05">
        <w:trPr>
          <w:trHeight w:val="295"/>
        </w:trPr>
        <w:tc>
          <w:tcPr>
            <w:tcW w:w="960" w:type="dxa"/>
            <w:tcBorders>
              <w:top w:val="nil"/>
              <w:left w:val="single" w:sz="4" w:space="0" w:color="auto"/>
              <w:bottom w:val="nil"/>
              <w:right w:val="single" w:sz="4" w:space="0" w:color="auto"/>
            </w:tcBorders>
            <w:shd w:val="clear" w:color="000000" w:fill="FFFFFF"/>
            <w:noWrap/>
            <w:vAlign w:val="bottom"/>
            <w:hideMark/>
          </w:tcPr>
          <w:p w14:paraId="0329BBEF" w14:textId="77777777" w:rsidR="00B47C33" w:rsidRDefault="00B47C33" w:rsidP="00537E05">
            <w:pPr>
              <w:rPr>
                <w:rFonts w:ascii="Arial" w:hAnsi="Arial" w:cs="Arial"/>
                <w:color w:val="000000"/>
                <w:sz w:val="20"/>
                <w:szCs w:val="20"/>
              </w:rPr>
            </w:pPr>
            <w:r>
              <w:rPr>
                <w:rFonts w:ascii="Arial" w:hAnsi="Arial" w:cs="Arial"/>
                <w:color w:val="000000"/>
                <w:sz w:val="20"/>
                <w:szCs w:val="20"/>
              </w:rPr>
              <w:t> </w:t>
            </w:r>
          </w:p>
        </w:tc>
        <w:tc>
          <w:tcPr>
            <w:tcW w:w="1050" w:type="dxa"/>
            <w:tcBorders>
              <w:top w:val="nil"/>
              <w:left w:val="nil"/>
              <w:bottom w:val="single" w:sz="4" w:space="0" w:color="auto"/>
              <w:right w:val="single" w:sz="4" w:space="0" w:color="auto"/>
            </w:tcBorders>
            <w:shd w:val="clear" w:color="000000" w:fill="FFFFFF"/>
            <w:noWrap/>
            <w:vAlign w:val="bottom"/>
            <w:hideMark/>
          </w:tcPr>
          <w:p w14:paraId="731B6390" w14:textId="77777777" w:rsidR="00B47C33" w:rsidRDefault="00B47C33" w:rsidP="00537E05">
            <w:pPr>
              <w:rPr>
                <w:rFonts w:ascii="Arial" w:hAnsi="Arial" w:cs="Arial"/>
                <w:color w:val="000000"/>
                <w:sz w:val="20"/>
                <w:szCs w:val="20"/>
              </w:rPr>
            </w:pPr>
            <w:r>
              <w:rPr>
                <w:rFonts w:ascii="Arial" w:hAnsi="Arial" w:cs="Arial"/>
                <w:color w:val="000000"/>
                <w:sz w:val="20"/>
                <w:szCs w:val="20"/>
              </w:rPr>
              <w:t> </w:t>
            </w:r>
          </w:p>
        </w:tc>
        <w:tc>
          <w:tcPr>
            <w:tcW w:w="960" w:type="dxa"/>
            <w:tcBorders>
              <w:top w:val="nil"/>
              <w:left w:val="nil"/>
              <w:bottom w:val="single" w:sz="4" w:space="0" w:color="auto"/>
              <w:right w:val="single" w:sz="4" w:space="0" w:color="auto"/>
            </w:tcBorders>
            <w:shd w:val="clear" w:color="000000" w:fill="FFFFFF"/>
            <w:noWrap/>
            <w:vAlign w:val="bottom"/>
            <w:hideMark/>
          </w:tcPr>
          <w:p w14:paraId="7CC77DCD" w14:textId="77777777" w:rsidR="00B47C33" w:rsidRDefault="00B47C33" w:rsidP="00537E05">
            <w:pPr>
              <w:rPr>
                <w:rFonts w:ascii="Arial" w:hAnsi="Arial" w:cs="Arial"/>
                <w:color w:val="000000"/>
                <w:sz w:val="20"/>
                <w:szCs w:val="20"/>
              </w:rPr>
            </w:pPr>
            <w:r>
              <w:rPr>
                <w:rFonts w:ascii="Arial" w:hAnsi="Arial" w:cs="Arial"/>
                <w:color w:val="000000"/>
                <w:sz w:val="20"/>
                <w:szCs w:val="20"/>
              </w:rPr>
              <w:t>males</w:t>
            </w:r>
          </w:p>
        </w:tc>
        <w:tc>
          <w:tcPr>
            <w:tcW w:w="960" w:type="dxa"/>
            <w:tcBorders>
              <w:top w:val="nil"/>
              <w:left w:val="nil"/>
              <w:bottom w:val="single" w:sz="4" w:space="0" w:color="auto"/>
              <w:right w:val="single" w:sz="4" w:space="0" w:color="auto"/>
            </w:tcBorders>
            <w:shd w:val="clear" w:color="000000" w:fill="FFFFFF"/>
            <w:noWrap/>
            <w:vAlign w:val="bottom"/>
            <w:hideMark/>
          </w:tcPr>
          <w:p w14:paraId="0C32275F" w14:textId="77777777" w:rsidR="00B47C33" w:rsidRDefault="00B47C33" w:rsidP="00537E05">
            <w:pPr>
              <w:jc w:val="center"/>
              <w:rPr>
                <w:rFonts w:ascii="Arial" w:hAnsi="Arial" w:cs="Arial"/>
                <w:color w:val="000000"/>
                <w:sz w:val="20"/>
                <w:szCs w:val="20"/>
              </w:rPr>
            </w:pPr>
            <w:r>
              <w:rPr>
                <w:rFonts w:ascii="Arial" w:hAnsi="Arial" w:cs="Arial"/>
                <w:color w:val="000000"/>
                <w:sz w:val="20"/>
                <w:szCs w:val="20"/>
              </w:rPr>
              <w:t>98</w:t>
            </w:r>
          </w:p>
        </w:tc>
        <w:tc>
          <w:tcPr>
            <w:tcW w:w="960" w:type="dxa"/>
            <w:tcBorders>
              <w:top w:val="nil"/>
              <w:left w:val="nil"/>
              <w:bottom w:val="single" w:sz="4" w:space="0" w:color="auto"/>
              <w:right w:val="single" w:sz="4" w:space="0" w:color="auto"/>
            </w:tcBorders>
            <w:shd w:val="clear" w:color="000000" w:fill="FFFFFF"/>
            <w:noWrap/>
            <w:vAlign w:val="bottom"/>
            <w:hideMark/>
          </w:tcPr>
          <w:p w14:paraId="7B1D31C3" w14:textId="77777777" w:rsidR="00B47C33" w:rsidRDefault="00B47C33" w:rsidP="00537E05">
            <w:pPr>
              <w:jc w:val="center"/>
              <w:rPr>
                <w:rFonts w:ascii="Arial" w:hAnsi="Arial" w:cs="Arial"/>
                <w:color w:val="000000"/>
                <w:sz w:val="20"/>
                <w:szCs w:val="20"/>
              </w:rPr>
            </w:pPr>
            <w:r>
              <w:rPr>
                <w:rFonts w:ascii="Arial" w:hAnsi="Arial" w:cs="Arial"/>
                <w:color w:val="000000"/>
                <w:sz w:val="20"/>
                <w:szCs w:val="20"/>
              </w:rPr>
              <w:t>0.732</w:t>
            </w:r>
          </w:p>
        </w:tc>
        <w:tc>
          <w:tcPr>
            <w:tcW w:w="960" w:type="dxa"/>
            <w:tcBorders>
              <w:top w:val="nil"/>
              <w:left w:val="nil"/>
              <w:bottom w:val="single" w:sz="4" w:space="0" w:color="auto"/>
              <w:right w:val="single" w:sz="4" w:space="0" w:color="auto"/>
            </w:tcBorders>
            <w:shd w:val="clear" w:color="000000" w:fill="FFFFFF"/>
            <w:noWrap/>
            <w:vAlign w:val="bottom"/>
            <w:hideMark/>
          </w:tcPr>
          <w:p w14:paraId="2A0B0645" w14:textId="77777777" w:rsidR="00B47C33" w:rsidRDefault="00B47C33" w:rsidP="00537E05">
            <w:pPr>
              <w:jc w:val="center"/>
              <w:rPr>
                <w:rFonts w:ascii="Arial" w:hAnsi="Arial" w:cs="Arial"/>
                <w:color w:val="000000"/>
                <w:sz w:val="20"/>
                <w:szCs w:val="20"/>
              </w:rPr>
            </w:pPr>
            <w:r>
              <w:rPr>
                <w:rFonts w:ascii="Arial" w:hAnsi="Arial" w:cs="Arial"/>
                <w:color w:val="000000"/>
                <w:sz w:val="20"/>
                <w:szCs w:val="20"/>
              </w:rPr>
              <w:t>12.7</w:t>
            </w:r>
          </w:p>
        </w:tc>
        <w:tc>
          <w:tcPr>
            <w:tcW w:w="960" w:type="dxa"/>
            <w:tcBorders>
              <w:top w:val="nil"/>
              <w:left w:val="nil"/>
              <w:bottom w:val="single" w:sz="4" w:space="0" w:color="auto"/>
              <w:right w:val="single" w:sz="4" w:space="0" w:color="auto"/>
            </w:tcBorders>
            <w:shd w:val="clear" w:color="000000" w:fill="FFFFFF"/>
            <w:noWrap/>
            <w:vAlign w:val="bottom"/>
            <w:hideMark/>
          </w:tcPr>
          <w:p w14:paraId="03FC456F" w14:textId="77777777" w:rsidR="00B47C33" w:rsidRDefault="00B47C33" w:rsidP="00537E05">
            <w:pPr>
              <w:jc w:val="center"/>
              <w:rPr>
                <w:rFonts w:ascii="Arial" w:hAnsi="Arial" w:cs="Arial"/>
                <w:color w:val="000000"/>
                <w:sz w:val="20"/>
                <w:szCs w:val="20"/>
              </w:rPr>
            </w:pPr>
            <w:r>
              <w:rPr>
                <w:rFonts w:ascii="Arial" w:hAnsi="Arial" w:cs="Arial"/>
                <w:color w:val="000000"/>
                <w:sz w:val="20"/>
                <w:szCs w:val="20"/>
              </w:rPr>
              <w:t>0.017</w:t>
            </w:r>
          </w:p>
        </w:tc>
      </w:tr>
      <w:tr w:rsidR="00B47C33" w14:paraId="4C3EF11A" w14:textId="77777777" w:rsidTr="00537E05">
        <w:trPr>
          <w:trHeight w:val="295"/>
        </w:trPr>
        <w:tc>
          <w:tcPr>
            <w:tcW w:w="960" w:type="dxa"/>
            <w:tcBorders>
              <w:top w:val="nil"/>
              <w:left w:val="single" w:sz="4" w:space="0" w:color="auto"/>
              <w:bottom w:val="nil"/>
              <w:right w:val="single" w:sz="4" w:space="0" w:color="auto"/>
            </w:tcBorders>
            <w:shd w:val="clear" w:color="000000" w:fill="FFFFFF"/>
            <w:noWrap/>
            <w:vAlign w:val="bottom"/>
            <w:hideMark/>
          </w:tcPr>
          <w:p w14:paraId="2A9FB635" w14:textId="77777777" w:rsidR="00B47C33" w:rsidRDefault="00B47C33" w:rsidP="00537E05">
            <w:pPr>
              <w:rPr>
                <w:rFonts w:ascii="Arial" w:hAnsi="Arial" w:cs="Arial"/>
                <w:color w:val="000000"/>
                <w:sz w:val="20"/>
                <w:szCs w:val="20"/>
              </w:rPr>
            </w:pPr>
            <w:r>
              <w:rPr>
                <w:rFonts w:ascii="Arial" w:hAnsi="Arial" w:cs="Arial"/>
                <w:color w:val="000000"/>
                <w:sz w:val="20"/>
                <w:szCs w:val="20"/>
              </w:rPr>
              <w:t> </w:t>
            </w:r>
          </w:p>
        </w:tc>
        <w:tc>
          <w:tcPr>
            <w:tcW w:w="1050" w:type="dxa"/>
            <w:tcBorders>
              <w:top w:val="nil"/>
              <w:left w:val="nil"/>
              <w:bottom w:val="nil"/>
              <w:right w:val="single" w:sz="4" w:space="0" w:color="auto"/>
            </w:tcBorders>
            <w:shd w:val="clear" w:color="000000" w:fill="FFFFFF"/>
            <w:noWrap/>
            <w:vAlign w:val="bottom"/>
            <w:hideMark/>
          </w:tcPr>
          <w:p w14:paraId="4C1DD131" w14:textId="77777777" w:rsidR="00B47C33" w:rsidRDefault="00B47C33" w:rsidP="00537E05">
            <w:pPr>
              <w:rPr>
                <w:rFonts w:ascii="Arial" w:hAnsi="Arial" w:cs="Arial"/>
                <w:color w:val="000000"/>
                <w:sz w:val="20"/>
                <w:szCs w:val="20"/>
              </w:rPr>
            </w:pPr>
            <w:r>
              <w:rPr>
                <w:rFonts w:ascii="Arial" w:hAnsi="Arial" w:cs="Arial"/>
                <w:color w:val="000000"/>
                <w:sz w:val="20"/>
                <w:szCs w:val="20"/>
              </w:rPr>
              <w:t>Yuma</w:t>
            </w:r>
          </w:p>
        </w:tc>
        <w:tc>
          <w:tcPr>
            <w:tcW w:w="960" w:type="dxa"/>
            <w:tcBorders>
              <w:top w:val="nil"/>
              <w:left w:val="nil"/>
              <w:bottom w:val="single" w:sz="4" w:space="0" w:color="auto"/>
              <w:right w:val="single" w:sz="4" w:space="0" w:color="auto"/>
            </w:tcBorders>
            <w:shd w:val="clear" w:color="000000" w:fill="FFFFFF"/>
            <w:noWrap/>
            <w:vAlign w:val="bottom"/>
            <w:hideMark/>
          </w:tcPr>
          <w:p w14:paraId="2EEF266F" w14:textId="77777777" w:rsidR="00B47C33" w:rsidRDefault="00B47C33" w:rsidP="00537E05">
            <w:pPr>
              <w:rPr>
                <w:rFonts w:ascii="Arial" w:hAnsi="Arial" w:cs="Arial"/>
                <w:color w:val="000000"/>
                <w:sz w:val="20"/>
                <w:szCs w:val="20"/>
              </w:rPr>
            </w:pPr>
            <w:r>
              <w:rPr>
                <w:rFonts w:ascii="Arial" w:hAnsi="Arial" w:cs="Arial"/>
                <w:color w:val="000000"/>
                <w:sz w:val="20"/>
                <w:szCs w:val="20"/>
              </w:rPr>
              <w:t>females</w:t>
            </w:r>
          </w:p>
        </w:tc>
        <w:tc>
          <w:tcPr>
            <w:tcW w:w="960" w:type="dxa"/>
            <w:tcBorders>
              <w:top w:val="nil"/>
              <w:left w:val="nil"/>
              <w:bottom w:val="single" w:sz="4" w:space="0" w:color="auto"/>
              <w:right w:val="single" w:sz="4" w:space="0" w:color="auto"/>
            </w:tcBorders>
            <w:shd w:val="clear" w:color="000000" w:fill="FFFFFF"/>
            <w:noWrap/>
            <w:vAlign w:val="bottom"/>
            <w:hideMark/>
          </w:tcPr>
          <w:p w14:paraId="27A23DCD" w14:textId="77777777" w:rsidR="00B47C33" w:rsidRDefault="00B47C33" w:rsidP="00537E05">
            <w:pPr>
              <w:jc w:val="center"/>
              <w:rPr>
                <w:rFonts w:ascii="Arial" w:hAnsi="Arial" w:cs="Arial"/>
                <w:color w:val="000000"/>
                <w:sz w:val="20"/>
                <w:szCs w:val="20"/>
              </w:rPr>
            </w:pPr>
            <w:r>
              <w:rPr>
                <w:rFonts w:ascii="Arial" w:hAnsi="Arial" w:cs="Arial"/>
                <w:color w:val="000000"/>
                <w:sz w:val="20"/>
                <w:szCs w:val="20"/>
              </w:rPr>
              <w:t>50</w:t>
            </w:r>
          </w:p>
        </w:tc>
        <w:tc>
          <w:tcPr>
            <w:tcW w:w="960" w:type="dxa"/>
            <w:tcBorders>
              <w:top w:val="nil"/>
              <w:left w:val="nil"/>
              <w:bottom w:val="single" w:sz="4" w:space="0" w:color="auto"/>
              <w:right w:val="single" w:sz="4" w:space="0" w:color="auto"/>
            </w:tcBorders>
            <w:shd w:val="clear" w:color="000000" w:fill="FFFFFF"/>
            <w:noWrap/>
            <w:vAlign w:val="bottom"/>
            <w:hideMark/>
          </w:tcPr>
          <w:p w14:paraId="1629B445" w14:textId="77777777" w:rsidR="00B47C33" w:rsidRDefault="00B47C33" w:rsidP="00537E05">
            <w:pPr>
              <w:jc w:val="center"/>
              <w:rPr>
                <w:rFonts w:ascii="Arial" w:hAnsi="Arial" w:cs="Arial"/>
                <w:color w:val="000000"/>
                <w:sz w:val="20"/>
                <w:szCs w:val="20"/>
              </w:rPr>
            </w:pPr>
            <w:r>
              <w:rPr>
                <w:rFonts w:ascii="Arial" w:hAnsi="Arial" w:cs="Arial"/>
                <w:color w:val="000000"/>
                <w:sz w:val="20"/>
                <w:szCs w:val="20"/>
              </w:rPr>
              <w:t>0.741</w:t>
            </w:r>
          </w:p>
        </w:tc>
        <w:tc>
          <w:tcPr>
            <w:tcW w:w="960" w:type="dxa"/>
            <w:tcBorders>
              <w:top w:val="nil"/>
              <w:left w:val="nil"/>
              <w:bottom w:val="single" w:sz="4" w:space="0" w:color="auto"/>
              <w:right w:val="single" w:sz="4" w:space="0" w:color="auto"/>
            </w:tcBorders>
            <w:shd w:val="clear" w:color="000000" w:fill="FFFFFF"/>
            <w:noWrap/>
            <w:vAlign w:val="bottom"/>
            <w:hideMark/>
          </w:tcPr>
          <w:p w14:paraId="58F589E4" w14:textId="77777777" w:rsidR="00B47C33" w:rsidRDefault="00B47C33" w:rsidP="00537E05">
            <w:pPr>
              <w:jc w:val="center"/>
              <w:rPr>
                <w:rFonts w:ascii="Arial" w:hAnsi="Arial" w:cs="Arial"/>
                <w:color w:val="000000"/>
                <w:sz w:val="20"/>
                <w:szCs w:val="20"/>
              </w:rPr>
            </w:pPr>
            <w:r>
              <w:rPr>
                <w:rFonts w:ascii="Arial" w:hAnsi="Arial" w:cs="Arial"/>
                <w:color w:val="000000"/>
                <w:sz w:val="20"/>
                <w:szCs w:val="20"/>
              </w:rPr>
              <w:t>12.8</w:t>
            </w:r>
          </w:p>
        </w:tc>
        <w:tc>
          <w:tcPr>
            <w:tcW w:w="960" w:type="dxa"/>
            <w:tcBorders>
              <w:top w:val="nil"/>
              <w:left w:val="nil"/>
              <w:bottom w:val="single" w:sz="4" w:space="0" w:color="auto"/>
              <w:right w:val="single" w:sz="4" w:space="0" w:color="auto"/>
            </w:tcBorders>
            <w:shd w:val="clear" w:color="000000" w:fill="FFFFFF"/>
            <w:noWrap/>
            <w:vAlign w:val="bottom"/>
            <w:hideMark/>
          </w:tcPr>
          <w:p w14:paraId="5EB7CCF6" w14:textId="77777777" w:rsidR="00B47C33" w:rsidRDefault="00B47C33" w:rsidP="00537E05">
            <w:pPr>
              <w:jc w:val="center"/>
              <w:rPr>
                <w:rFonts w:ascii="Arial" w:hAnsi="Arial" w:cs="Arial"/>
                <w:color w:val="000000"/>
                <w:sz w:val="20"/>
                <w:szCs w:val="20"/>
              </w:rPr>
            </w:pPr>
            <w:r>
              <w:rPr>
                <w:rFonts w:ascii="Arial" w:hAnsi="Arial" w:cs="Arial"/>
                <w:color w:val="000000"/>
                <w:sz w:val="20"/>
                <w:szCs w:val="20"/>
              </w:rPr>
              <w:t>0.036</w:t>
            </w:r>
          </w:p>
        </w:tc>
      </w:tr>
      <w:tr w:rsidR="00B47C33" w14:paraId="2342C3EE" w14:textId="77777777" w:rsidTr="00537E05">
        <w:trPr>
          <w:trHeight w:val="295"/>
        </w:trPr>
        <w:tc>
          <w:tcPr>
            <w:tcW w:w="960" w:type="dxa"/>
            <w:tcBorders>
              <w:top w:val="nil"/>
              <w:left w:val="single" w:sz="4" w:space="0" w:color="auto"/>
              <w:bottom w:val="single" w:sz="4" w:space="0" w:color="auto"/>
              <w:right w:val="single" w:sz="4" w:space="0" w:color="auto"/>
            </w:tcBorders>
            <w:shd w:val="clear" w:color="000000" w:fill="FFFFFF"/>
            <w:noWrap/>
            <w:vAlign w:val="bottom"/>
            <w:hideMark/>
          </w:tcPr>
          <w:p w14:paraId="25B45654" w14:textId="77777777" w:rsidR="00B47C33" w:rsidRDefault="00B47C33" w:rsidP="00537E05">
            <w:pPr>
              <w:rPr>
                <w:rFonts w:ascii="Arial" w:hAnsi="Arial" w:cs="Arial"/>
                <w:color w:val="000000"/>
                <w:sz w:val="20"/>
                <w:szCs w:val="20"/>
              </w:rPr>
            </w:pPr>
            <w:r>
              <w:rPr>
                <w:rFonts w:ascii="Arial" w:hAnsi="Arial" w:cs="Arial"/>
                <w:color w:val="000000"/>
                <w:sz w:val="20"/>
                <w:szCs w:val="20"/>
              </w:rPr>
              <w:t> </w:t>
            </w:r>
          </w:p>
        </w:tc>
        <w:tc>
          <w:tcPr>
            <w:tcW w:w="1050" w:type="dxa"/>
            <w:tcBorders>
              <w:top w:val="nil"/>
              <w:left w:val="nil"/>
              <w:bottom w:val="nil"/>
              <w:right w:val="single" w:sz="4" w:space="0" w:color="auto"/>
            </w:tcBorders>
            <w:shd w:val="clear" w:color="000000" w:fill="FFFFFF"/>
            <w:noWrap/>
            <w:vAlign w:val="bottom"/>
            <w:hideMark/>
          </w:tcPr>
          <w:p w14:paraId="12608CDD" w14:textId="77777777" w:rsidR="00B47C33" w:rsidRDefault="00B47C33" w:rsidP="00537E05">
            <w:pPr>
              <w:rPr>
                <w:rFonts w:ascii="Arial" w:hAnsi="Arial" w:cs="Arial"/>
                <w:color w:val="000000"/>
                <w:sz w:val="20"/>
                <w:szCs w:val="20"/>
              </w:rPr>
            </w:pPr>
            <w:r>
              <w:rPr>
                <w:rFonts w:ascii="Arial" w:hAnsi="Arial" w:cs="Arial"/>
                <w:color w:val="000000"/>
                <w:sz w:val="20"/>
                <w:szCs w:val="20"/>
              </w:rPr>
              <w:t> </w:t>
            </w:r>
          </w:p>
        </w:tc>
        <w:tc>
          <w:tcPr>
            <w:tcW w:w="960" w:type="dxa"/>
            <w:tcBorders>
              <w:top w:val="nil"/>
              <w:left w:val="nil"/>
              <w:bottom w:val="nil"/>
              <w:right w:val="single" w:sz="4" w:space="0" w:color="auto"/>
            </w:tcBorders>
            <w:shd w:val="clear" w:color="000000" w:fill="FFFFFF"/>
            <w:noWrap/>
            <w:vAlign w:val="bottom"/>
            <w:hideMark/>
          </w:tcPr>
          <w:p w14:paraId="1D08C48B" w14:textId="77777777" w:rsidR="00B47C33" w:rsidRDefault="00B47C33" w:rsidP="00537E05">
            <w:pPr>
              <w:rPr>
                <w:rFonts w:ascii="Arial" w:hAnsi="Arial" w:cs="Arial"/>
                <w:color w:val="000000"/>
                <w:sz w:val="20"/>
                <w:szCs w:val="20"/>
              </w:rPr>
            </w:pPr>
            <w:r>
              <w:rPr>
                <w:rFonts w:ascii="Arial" w:hAnsi="Arial" w:cs="Arial"/>
                <w:color w:val="000000"/>
                <w:sz w:val="20"/>
                <w:szCs w:val="20"/>
              </w:rPr>
              <w:t>males</w:t>
            </w:r>
          </w:p>
        </w:tc>
        <w:tc>
          <w:tcPr>
            <w:tcW w:w="960" w:type="dxa"/>
            <w:tcBorders>
              <w:top w:val="nil"/>
              <w:left w:val="nil"/>
              <w:bottom w:val="nil"/>
              <w:right w:val="single" w:sz="4" w:space="0" w:color="auto"/>
            </w:tcBorders>
            <w:shd w:val="clear" w:color="000000" w:fill="FFFFFF"/>
            <w:noWrap/>
            <w:vAlign w:val="bottom"/>
            <w:hideMark/>
          </w:tcPr>
          <w:p w14:paraId="7468BC32" w14:textId="77777777" w:rsidR="00B47C33" w:rsidRDefault="00B47C33" w:rsidP="00537E05">
            <w:pPr>
              <w:jc w:val="center"/>
              <w:rPr>
                <w:rFonts w:ascii="Arial" w:hAnsi="Arial" w:cs="Arial"/>
                <w:color w:val="000000"/>
                <w:sz w:val="20"/>
                <w:szCs w:val="20"/>
              </w:rPr>
            </w:pPr>
            <w:r>
              <w:rPr>
                <w:rFonts w:ascii="Arial" w:hAnsi="Arial" w:cs="Arial"/>
                <w:color w:val="000000"/>
                <w:sz w:val="20"/>
                <w:szCs w:val="20"/>
              </w:rPr>
              <w:t>50</w:t>
            </w:r>
          </w:p>
        </w:tc>
        <w:tc>
          <w:tcPr>
            <w:tcW w:w="960" w:type="dxa"/>
            <w:tcBorders>
              <w:top w:val="nil"/>
              <w:left w:val="nil"/>
              <w:bottom w:val="nil"/>
              <w:right w:val="single" w:sz="4" w:space="0" w:color="auto"/>
            </w:tcBorders>
            <w:shd w:val="clear" w:color="000000" w:fill="FFFFFF"/>
            <w:noWrap/>
            <w:vAlign w:val="bottom"/>
            <w:hideMark/>
          </w:tcPr>
          <w:p w14:paraId="7108B0BD" w14:textId="77777777" w:rsidR="00B47C33" w:rsidRDefault="00B47C33" w:rsidP="00537E05">
            <w:pPr>
              <w:jc w:val="center"/>
              <w:rPr>
                <w:rFonts w:ascii="Arial" w:hAnsi="Arial" w:cs="Arial"/>
                <w:color w:val="000000"/>
                <w:sz w:val="20"/>
                <w:szCs w:val="20"/>
              </w:rPr>
            </w:pPr>
            <w:r>
              <w:rPr>
                <w:rFonts w:ascii="Arial" w:hAnsi="Arial" w:cs="Arial"/>
                <w:color w:val="000000"/>
                <w:sz w:val="20"/>
                <w:szCs w:val="20"/>
              </w:rPr>
              <w:t>0.737</w:t>
            </w:r>
          </w:p>
        </w:tc>
        <w:tc>
          <w:tcPr>
            <w:tcW w:w="960" w:type="dxa"/>
            <w:tcBorders>
              <w:top w:val="nil"/>
              <w:left w:val="nil"/>
              <w:bottom w:val="nil"/>
              <w:right w:val="single" w:sz="4" w:space="0" w:color="auto"/>
            </w:tcBorders>
            <w:shd w:val="clear" w:color="000000" w:fill="FFFFFF"/>
            <w:noWrap/>
            <w:vAlign w:val="bottom"/>
            <w:hideMark/>
          </w:tcPr>
          <w:p w14:paraId="7571361F" w14:textId="77777777" w:rsidR="00B47C33" w:rsidRDefault="00B47C33" w:rsidP="00537E05">
            <w:pPr>
              <w:jc w:val="center"/>
              <w:rPr>
                <w:rFonts w:ascii="Arial" w:hAnsi="Arial" w:cs="Arial"/>
                <w:color w:val="000000"/>
                <w:sz w:val="20"/>
                <w:szCs w:val="20"/>
              </w:rPr>
            </w:pPr>
            <w:r>
              <w:rPr>
                <w:rFonts w:ascii="Arial" w:hAnsi="Arial" w:cs="Arial"/>
                <w:color w:val="000000"/>
                <w:sz w:val="20"/>
                <w:szCs w:val="20"/>
              </w:rPr>
              <w:t>12.7</w:t>
            </w:r>
          </w:p>
        </w:tc>
        <w:tc>
          <w:tcPr>
            <w:tcW w:w="960" w:type="dxa"/>
            <w:tcBorders>
              <w:top w:val="nil"/>
              <w:left w:val="nil"/>
              <w:bottom w:val="nil"/>
              <w:right w:val="single" w:sz="4" w:space="0" w:color="auto"/>
            </w:tcBorders>
            <w:shd w:val="clear" w:color="000000" w:fill="FFFFFF"/>
            <w:noWrap/>
            <w:vAlign w:val="bottom"/>
            <w:hideMark/>
          </w:tcPr>
          <w:p w14:paraId="13364005" w14:textId="77777777" w:rsidR="00B47C33" w:rsidRDefault="00B47C33" w:rsidP="00537E05">
            <w:pPr>
              <w:jc w:val="center"/>
              <w:rPr>
                <w:rFonts w:ascii="Arial" w:hAnsi="Arial" w:cs="Arial"/>
                <w:color w:val="000000"/>
                <w:sz w:val="20"/>
                <w:szCs w:val="20"/>
              </w:rPr>
            </w:pPr>
            <w:r>
              <w:rPr>
                <w:rFonts w:ascii="Arial" w:hAnsi="Arial" w:cs="Arial"/>
                <w:color w:val="000000"/>
                <w:sz w:val="20"/>
                <w:szCs w:val="20"/>
              </w:rPr>
              <w:t>0.004</w:t>
            </w:r>
          </w:p>
        </w:tc>
      </w:tr>
      <w:tr w:rsidR="00B47C33" w14:paraId="6CE715DC" w14:textId="77777777" w:rsidTr="00537E05">
        <w:trPr>
          <w:trHeight w:val="295"/>
        </w:trPr>
        <w:tc>
          <w:tcPr>
            <w:tcW w:w="960" w:type="dxa"/>
            <w:tcBorders>
              <w:top w:val="nil"/>
              <w:left w:val="single" w:sz="4" w:space="0" w:color="auto"/>
              <w:bottom w:val="nil"/>
              <w:right w:val="single" w:sz="4" w:space="0" w:color="auto"/>
            </w:tcBorders>
            <w:shd w:val="clear" w:color="000000" w:fill="FFFFFF"/>
            <w:noWrap/>
            <w:vAlign w:val="bottom"/>
            <w:hideMark/>
          </w:tcPr>
          <w:p w14:paraId="53633935" w14:textId="77777777" w:rsidR="00B47C33" w:rsidRDefault="00B47C33" w:rsidP="00537E05">
            <w:pPr>
              <w:rPr>
                <w:rFonts w:ascii="Arial" w:hAnsi="Arial" w:cs="Arial"/>
                <w:color w:val="000000"/>
                <w:sz w:val="20"/>
                <w:szCs w:val="20"/>
              </w:rPr>
            </w:pPr>
            <w:r>
              <w:rPr>
                <w:rFonts w:ascii="Arial" w:hAnsi="Arial" w:cs="Arial"/>
                <w:color w:val="000000"/>
                <w:sz w:val="20"/>
                <w:szCs w:val="20"/>
              </w:rPr>
              <w:t>2015</w:t>
            </w:r>
          </w:p>
        </w:tc>
        <w:tc>
          <w:tcPr>
            <w:tcW w:w="1050" w:type="dxa"/>
            <w:tcBorders>
              <w:top w:val="single" w:sz="4" w:space="0" w:color="auto"/>
              <w:left w:val="nil"/>
              <w:bottom w:val="nil"/>
              <w:right w:val="single" w:sz="4" w:space="0" w:color="auto"/>
            </w:tcBorders>
            <w:shd w:val="clear" w:color="000000" w:fill="FFFFFF"/>
            <w:noWrap/>
            <w:vAlign w:val="bottom"/>
            <w:hideMark/>
          </w:tcPr>
          <w:p w14:paraId="2096857D" w14:textId="77777777" w:rsidR="00B47C33" w:rsidRDefault="00B47C33" w:rsidP="00537E05">
            <w:pPr>
              <w:rPr>
                <w:rFonts w:ascii="Arial" w:hAnsi="Arial" w:cs="Arial"/>
                <w:color w:val="000000"/>
                <w:sz w:val="20"/>
                <w:szCs w:val="20"/>
              </w:rPr>
            </w:pPr>
            <w:r>
              <w:rPr>
                <w:rFonts w:ascii="Arial" w:hAnsi="Arial" w:cs="Arial"/>
                <w:color w:val="000000"/>
                <w:sz w:val="20"/>
                <w:szCs w:val="20"/>
              </w:rPr>
              <w:t>AJ</w:t>
            </w:r>
          </w:p>
        </w:tc>
        <w:tc>
          <w:tcPr>
            <w:tcW w:w="960" w:type="dxa"/>
            <w:tcBorders>
              <w:top w:val="single" w:sz="4" w:space="0" w:color="auto"/>
              <w:left w:val="nil"/>
              <w:bottom w:val="single" w:sz="4" w:space="0" w:color="auto"/>
              <w:right w:val="single" w:sz="4" w:space="0" w:color="auto"/>
            </w:tcBorders>
            <w:shd w:val="clear" w:color="000000" w:fill="FFFFFF"/>
            <w:noWrap/>
            <w:vAlign w:val="bottom"/>
            <w:hideMark/>
          </w:tcPr>
          <w:p w14:paraId="498BE114" w14:textId="77777777" w:rsidR="00B47C33" w:rsidRDefault="00B47C33" w:rsidP="00537E05">
            <w:pPr>
              <w:rPr>
                <w:rFonts w:ascii="Arial" w:hAnsi="Arial" w:cs="Arial"/>
                <w:color w:val="000000"/>
                <w:sz w:val="20"/>
                <w:szCs w:val="20"/>
              </w:rPr>
            </w:pPr>
            <w:r>
              <w:rPr>
                <w:rFonts w:ascii="Arial" w:hAnsi="Arial" w:cs="Arial"/>
                <w:color w:val="000000"/>
                <w:sz w:val="20"/>
                <w:szCs w:val="20"/>
              </w:rPr>
              <w:t>females</w:t>
            </w:r>
          </w:p>
        </w:tc>
        <w:tc>
          <w:tcPr>
            <w:tcW w:w="960" w:type="dxa"/>
            <w:tcBorders>
              <w:top w:val="single" w:sz="4" w:space="0" w:color="auto"/>
              <w:left w:val="nil"/>
              <w:bottom w:val="single" w:sz="4" w:space="0" w:color="auto"/>
              <w:right w:val="single" w:sz="4" w:space="0" w:color="auto"/>
            </w:tcBorders>
            <w:shd w:val="clear" w:color="000000" w:fill="FFFFFF"/>
            <w:noWrap/>
            <w:vAlign w:val="bottom"/>
            <w:hideMark/>
          </w:tcPr>
          <w:p w14:paraId="16469FD9" w14:textId="77777777" w:rsidR="00B47C33" w:rsidRDefault="00B47C33" w:rsidP="00537E05">
            <w:pPr>
              <w:jc w:val="center"/>
              <w:rPr>
                <w:rFonts w:ascii="Arial" w:hAnsi="Arial" w:cs="Arial"/>
                <w:color w:val="000000"/>
                <w:sz w:val="20"/>
                <w:szCs w:val="20"/>
              </w:rPr>
            </w:pPr>
            <w:r>
              <w:rPr>
                <w:rFonts w:ascii="Arial" w:hAnsi="Arial" w:cs="Arial"/>
                <w:color w:val="000000"/>
                <w:sz w:val="20"/>
                <w:szCs w:val="20"/>
              </w:rPr>
              <w:t>100</w:t>
            </w:r>
          </w:p>
        </w:tc>
        <w:tc>
          <w:tcPr>
            <w:tcW w:w="960" w:type="dxa"/>
            <w:tcBorders>
              <w:top w:val="single" w:sz="4" w:space="0" w:color="auto"/>
              <w:left w:val="nil"/>
              <w:bottom w:val="single" w:sz="4" w:space="0" w:color="auto"/>
              <w:right w:val="single" w:sz="4" w:space="0" w:color="auto"/>
            </w:tcBorders>
            <w:shd w:val="clear" w:color="000000" w:fill="FFFFFF"/>
            <w:noWrap/>
            <w:vAlign w:val="bottom"/>
            <w:hideMark/>
          </w:tcPr>
          <w:p w14:paraId="2E6F0AAB" w14:textId="77777777" w:rsidR="00B47C33" w:rsidRDefault="00B47C33" w:rsidP="00537E05">
            <w:pPr>
              <w:jc w:val="center"/>
              <w:rPr>
                <w:rFonts w:ascii="Arial" w:hAnsi="Arial" w:cs="Arial"/>
                <w:color w:val="000000"/>
                <w:sz w:val="20"/>
                <w:szCs w:val="20"/>
              </w:rPr>
            </w:pPr>
            <w:r>
              <w:rPr>
                <w:rFonts w:ascii="Arial" w:hAnsi="Arial" w:cs="Arial"/>
                <w:color w:val="000000"/>
                <w:sz w:val="20"/>
                <w:szCs w:val="20"/>
              </w:rPr>
              <w:t>0.723</w:t>
            </w:r>
          </w:p>
        </w:tc>
        <w:tc>
          <w:tcPr>
            <w:tcW w:w="960" w:type="dxa"/>
            <w:tcBorders>
              <w:top w:val="single" w:sz="4" w:space="0" w:color="auto"/>
              <w:left w:val="nil"/>
              <w:bottom w:val="single" w:sz="4" w:space="0" w:color="auto"/>
              <w:right w:val="single" w:sz="4" w:space="0" w:color="auto"/>
            </w:tcBorders>
            <w:shd w:val="clear" w:color="000000" w:fill="FFFFFF"/>
            <w:noWrap/>
            <w:vAlign w:val="bottom"/>
            <w:hideMark/>
          </w:tcPr>
          <w:p w14:paraId="74F91CDB" w14:textId="77777777" w:rsidR="00B47C33" w:rsidRDefault="00B47C33" w:rsidP="00537E05">
            <w:pPr>
              <w:jc w:val="center"/>
              <w:rPr>
                <w:rFonts w:ascii="Arial" w:hAnsi="Arial" w:cs="Arial"/>
                <w:color w:val="000000"/>
                <w:sz w:val="20"/>
                <w:szCs w:val="20"/>
              </w:rPr>
            </w:pPr>
            <w:r>
              <w:rPr>
                <w:rFonts w:ascii="Arial" w:hAnsi="Arial" w:cs="Arial"/>
                <w:color w:val="000000"/>
                <w:sz w:val="20"/>
                <w:szCs w:val="20"/>
              </w:rPr>
              <w:t>13.0</w:t>
            </w:r>
          </w:p>
        </w:tc>
        <w:tc>
          <w:tcPr>
            <w:tcW w:w="960" w:type="dxa"/>
            <w:tcBorders>
              <w:top w:val="single" w:sz="4" w:space="0" w:color="auto"/>
              <w:left w:val="nil"/>
              <w:bottom w:val="single" w:sz="4" w:space="0" w:color="auto"/>
              <w:right w:val="single" w:sz="4" w:space="0" w:color="auto"/>
            </w:tcBorders>
            <w:shd w:val="clear" w:color="000000" w:fill="FFFFFF"/>
            <w:noWrap/>
            <w:vAlign w:val="bottom"/>
            <w:hideMark/>
          </w:tcPr>
          <w:p w14:paraId="13D4FC7D" w14:textId="77777777" w:rsidR="00B47C33" w:rsidRDefault="00B47C33" w:rsidP="00537E05">
            <w:pPr>
              <w:jc w:val="center"/>
              <w:rPr>
                <w:rFonts w:ascii="Arial" w:hAnsi="Arial" w:cs="Arial"/>
                <w:color w:val="000000"/>
                <w:sz w:val="20"/>
                <w:szCs w:val="20"/>
              </w:rPr>
            </w:pPr>
            <w:r>
              <w:rPr>
                <w:rFonts w:ascii="Arial" w:hAnsi="Arial" w:cs="Arial"/>
                <w:color w:val="000000"/>
                <w:sz w:val="20"/>
                <w:szCs w:val="20"/>
              </w:rPr>
              <w:t>0.01</w:t>
            </w:r>
          </w:p>
        </w:tc>
      </w:tr>
      <w:tr w:rsidR="00B47C33" w14:paraId="0CB4A007" w14:textId="77777777" w:rsidTr="00537E05">
        <w:trPr>
          <w:trHeight w:val="295"/>
        </w:trPr>
        <w:tc>
          <w:tcPr>
            <w:tcW w:w="960" w:type="dxa"/>
            <w:tcBorders>
              <w:top w:val="nil"/>
              <w:left w:val="single" w:sz="4" w:space="0" w:color="auto"/>
              <w:bottom w:val="nil"/>
              <w:right w:val="single" w:sz="4" w:space="0" w:color="auto"/>
            </w:tcBorders>
            <w:shd w:val="clear" w:color="000000" w:fill="FFFFFF"/>
            <w:noWrap/>
            <w:vAlign w:val="bottom"/>
            <w:hideMark/>
          </w:tcPr>
          <w:p w14:paraId="783E7994" w14:textId="77777777" w:rsidR="00B47C33" w:rsidRDefault="00B47C33" w:rsidP="00537E05">
            <w:pPr>
              <w:rPr>
                <w:rFonts w:ascii="Arial" w:hAnsi="Arial" w:cs="Arial"/>
                <w:color w:val="000000"/>
                <w:sz w:val="20"/>
                <w:szCs w:val="20"/>
              </w:rPr>
            </w:pPr>
            <w:r>
              <w:rPr>
                <w:rFonts w:ascii="Arial" w:hAnsi="Arial" w:cs="Arial"/>
                <w:color w:val="000000"/>
                <w:sz w:val="20"/>
                <w:szCs w:val="20"/>
              </w:rPr>
              <w:t> </w:t>
            </w:r>
          </w:p>
        </w:tc>
        <w:tc>
          <w:tcPr>
            <w:tcW w:w="1050" w:type="dxa"/>
            <w:tcBorders>
              <w:top w:val="nil"/>
              <w:left w:val="nil"/>
              <w:bottom w:val="single" w:sz="4" w:space="0" w:color="auto"/>
              <w:right w:val="single" w:sz="4" w:space="0" w:color="auto"/>
            </w:tcBorders>
            <w:shd w:val="clear" w:color="000000" w:fill="FFFFFF"/>
            <w:noWrap/>
            <w:vAlign w:val="bottom"/>
            <w:hideMark/>
          </w:tcPr>
          <w:p w14:paraId="0FCB08E5" w14:textId="77777777" w:rsidR="00B47C33" w:rsidRDefault="00B47C33" w:rsidP="00537E05">
            <w:pPr>
              <w:rPr>
                <w:rFonts w:ascii="Arial" w:hAnsi="Arial" w:cs="Arial"/>
                <w:color w:val="000000"/>
                <w:sz w:val="20"/>
                <w:szCs w:val="20"/>
              </w:rPr>
            </w:pPr>
            <w:r>
              <w:rPr>
                <w:rFonts w:ascii="Arial" w:hAnsi="Arial" w:cs="Arial"/>
                <w:color w:val="000000"/>
                <w:sz w:val="20"/>
                <w:szCs w:val="20"/>
              </w:rPr>
              <w:t> </w:t>
            </w:r>
          </w:p>
        </w:tc>
        <w:tc>
          <w:tcPr>
            <w:tcW w:w="960" w:type="dxa"/>
            <w:tcBorders>
              <w:top w:val="nil"/>
              <w:left w:val="nil"/>
              <w:bottom w:val="single" w:sz="4" w:space="0" w:color="auto"/>
              <w:right w:val="single" w:sz="4" w:space="0" w:color="auto"/>
            </w:tcBorders>
            <w:shd w:val="clear" w:color="000000" w:fill="FFFFFF"/>
            <w:noWrap/>
            <w:vAlign w:val="bottom"/>
            <w:hideMark/>
          </w:tcPr>
          <w:p w14:paraId="7B2102D8" w14:textId="77777777" w:rsidR="00B47C33" w:rsidRDefault="00B47C33" w:rsidP="00537E05">
            <w:pPr>
              <w:rPr>
                <w:rFonts w:ascii="Arial" w:hAnsi="Arial" w:cs="Arial"/>
                <w:color w:val="000000"/>
                <w:sz w:val="20"/>
                <w:szCs w:val="20"/>
              </w:rPr>
            </w:pPr>
            <w:r>
              <w:rPr>
                <w:rFonts w:ascii="Arial" w:hAnsi="Arial" w:cs="Arial"/>
                <w:color w:val="000000"/>
                <w:sz w:val="20"/>
                <w:szCs w:val="20"/>
              </w:rPr>
              <w:t>males</w:t>
            </w:r>
          </w:p>
        </w:tc>
        <w:tc>
          <w:tcPr>
            <w:tcW w:w="960" w:type="dxa"/>
            <w:tcBorders>
              <w:top w:val="nil"/>
              <w:left w:val="nil"/>
              <w:bottom w:val="single" w:sz="4" w:space="0" w:color="auto"/>
              <w:right w:val="single" w:sz="4" w:space="0" w:color="auto"/>
            </w:tcBorders>
            <w:shd w:val="clear" w:color="000000" w:fill="FFFFFF"/>
            <w:noWrap/>
            <w:vAlign w:val="bottom"/>
            <w:hideMark/>
          </w:tcPr>
          <w:p w14:paraId="3C770783" w14:textId="77777777" w:rsidR="00B47C33" w:rsidRDefault="00B47C33" w:rsidP="00537E05">
            <w:pPr>
              <w:jc w:val="center"/>
              <w:rPr>
                <w:rFonts w:ascii="Arial" w:hAnsi="Arial" w:cs="Arial"/>
                <w:color w:val="000000"/>
                <w:sz w:val="20"/>
                <w:szCs w:val="20"/>
              </w:rPr>
            </w:pPr>
            <w:r>
              <w:rPr>
                <w:rFonts w:ascii="Arial" w:hAnsi="Arial" w:cs="Arial"/>
                <w:color w:val="000000"/>
                <w:sz w:val="20"/>
                <w:szCs w:val="20"/>
              </w:rPr>
              <w:t>100</w:t>
            </w:r>
          </w:p>
        </w:tc>
        <w:tc>
          <w:tcPr>
            <w:tcW w:w="960" w:type="dxa"/>
            <w:tcBorders>
              <w:top w:val="nil"/>
              <w:left w:val="nil"/>
              <w:bottom w:val="single" w:sz="4" w:space="0" w:color="auto"/>
              <w:right w:val="single" w:sz="4" w:space="0" w:color="auto"/>
            </w:tcBorders>
            <w:shd w:val="clear" w:color="000000" w:fill="FFFFFF"/>
            <w:noWrap/>
            <w:vAlign w:val="bottom"/>
            <w:hideMark/>
          </w:tcPr>
          <w:p w14:paraId="3D680DEC" w14:textId="77777777" w:rsidR="00B47C33" w:rsidRDefault="00B47C33" w:rsidP="00537E05">
            <w:pPr>
              <w:jc w:val="center"/>
              <w:rPr>
                <w:rFonts w:ascii="Arial" w:hAnsi="Arial" w:cs="Arial"/>
                <w:color w:val="000000"/>
                <w:sz w:val="20"/>
                <w:szCs w:val="20"/>
              </w:rPr>
            </w:pPr>
            <w:r>
              <w:rPr>
                <w:rFonts w:ascii="Arial" w:hAnsi="Arial" w:cs="Arial"/>
                <w:color w:val="000000"/>
                <w:sz w:val="20"/>
                <w:szCs w:val="20"/>
              </w:rPr>
              <w:t>0.731</w:t>
            </w:r>
          </w:p>
        </w:tc>
        <w:tc>
          <w:tcPr>
            <w:tcW w:w="960" w:type="dxa"/>
            <w:tcBorders>
              <w:top w:val="nil"/>
              <w:left w:val="nil"/>
              <w:bottom w:val="single" w:sz="4" w:space="0" w:color="auto"/>
              <w:right w:val="single" w:sz="4" w:space="0" w:color="auto"/>
            </w:tcBorders>
            <w:shd w:val="clear" w:color="000000" w:fill="FFFFFF"/>
            <w:noWrap/>
            <w:vAlign w:val="bottom"/>
            <w:hideMark/>
          </w:tcPr>
          <w:p w14:paraId="5BEAEEB3" w14:textId="77777777" w:rsidR="00B47C33" w:rsidRDefault="00B47C33" w:rsidP="00537E05">
            <w:pPr>
              <w:jc w:val="center"/>
              <w:rPr>
                <w:rFonts w:ascii="Arial" w:hAnsi="Arial" w:cs="Arial"/>
                <w:color w:val="000000"/>
                <w:sz w:val="20"/>
                <w:szCs w:val="20"/>
              </w:rPr>
            </w:pPr>
            <w:r>
              <w:rPr>
                <w:rFonts w:ascii="Arial" w:hAnsi="Arial" w:cs="Arial"/>
                <w:color w:val="000000"/>
                <w:sz w:val="20"/>
                <w:szCs w:val="20"/>
              </w:rPr>
              <w:t>13.2</w:t>
            </w:r>
          </w:p>
        </w:tc>
        <w:tc>
          <w:tcPr>
            <w:tcW w:w="960" w:type="dxa"/>
            <w:tcBorders>
              <w:top w:val="nil"/>
              <w:left w:val="nil"/>
              <w:bottom w:val="single" w:sz="4" w:space="0" w:color="auto"/>
              <w:right w:val="single" w:sz="4" w:space="0" w:color="auto"/>
            </w:tcBorders>
            <w:shd w:val="clear" w:color="000000" w:fill="FFFFFF"/>
            <w:noWrap/>
            <w:vAlign w:val="bottom"/>
            <w:hideMark/>
          </w:tcPr>
          <w:p w14:paraId="5ED42C4E" w14:textId="77777777" w:rsidR="00B47C33" w:rsidRDefault="00B47C33" w:rsidP="00537E05">
            <w:pPr>
              <w:jc w:val="center"/>
              <w:rPr>
                <w:rFonts w:ascii="Arial" w:hAnsi="Arial" w:cs="Arial"/>
                <w:color w:val="000000"/>
                <w:sz w:val="20"/>
                <w:szCs w:val="20"/>
              </w:rPr>
            </w:pPr>
            <w:r>
              <w:rPr>
                <w:rFonts w:ascii="Arial" w:hAnsi="Arial" w:cs="Arial"/>
                <w:color w:val="000000"/>
                <w:sz w:val="20"/>
                <w:szCs w:val="20"/>
              </w:rPr>
              <w:t>0.005</w:t>
            </w:r>
          </w:p>
        </w:tc>
      </w:tr>
      <w:tr w:rsidR="00B47C33" w14:paraId="2A9FCEFA" w14:textId="77777777" w:rsidTr="00537E05">
        <w:trPr>
          <w:trHeight w:val="295"/>
        </w:trPr>
        <w:tc>
          <w:tcPr>
            <w:tcW w:w="960" w:type="dxa"/>
            <w:tcBorders>
              <w:top w:val="nil"/>
              <w:left w:val="single" w:sz="4" w:space="0" w:color="auto"/>
              <w:bottom w:val="nil"/>
              <w:right w:val="single" w:sz="4" w:space="0" w:color="auto"/>
            </w:tcBorders>
            <w:shd w:val="clear" w:color="000000" w:fill="FFFFFF"/>
            <w:noWrap/>
            <w:vAlign w:val="bottom"/>
            <w:hideMark/>
          </w:tcPr>
          <w:p w14:paraId="086BF168" w14:textId="77777777" w:rsidR="00B47C33" w:rsidRDefault="00B47C33" w:rsidP="00537E05">
            <w:pPr>
              <w:rPr>
                <w:rFonts w:ascii="Arial" w:hAnsi="Arial" w:cs="Arial"/>
                <w:color w:val="000000"/>
                <w:sz w:val="20"/>
                <w:szCs w:val="20"/>
              </w:rPr>
            </w:pPr>
            <w:r>
              <w:rPr>
                <w:rFonts w:ascii="Arial" w:hAnsi="Arial" w:cs="Arial"/>
                <w:color w:val="000000"/>
                <w:sz w:val="20"/>
                <w:szCs w:val="20"/>
              </w:rPr>
              <w:t> </w:t>
            </w:r>
          </w:p>
        </w:tc>
        <w:tc>
          <w:tcPr>
            <w:tcW w:w="1050" w:type="dxa"/>
            <w:tcBorders>
              <w:top w:val="nil"/>
              <w:left w:val="nil"/>
              <w:bottom w:val="nil"/>
              <w:right w:val="single" w:sz="4" w:space="0" w:color="auto"/>
            </w:tcBorders>
            <w:shd w:val="clear" w:color="000000" w:fill="FFFFFF"/>
            <w:noWrap/>
            <w:vAlign w:val="bottom"/>
            <w:hideMark/>
          </w:tcPr>
          <w:p w14:paraId="3018D37C" w14:textId="77777777" w:rsidR="00B47C33" w:rsidRDefault="00B47C33" w:rsidP="00537E05">
            <w:pPr>
              <w:rPr>
                <w:rFonts w:ascii="Arial" w:hAnsi="Arial" w:cs="Arial"/>
                <w:color w:val="000000"/>
                <w:sz w:val="20"/>
                <w:szCs w:val="20"/>
              </w:rPr>
            </w:pPr>
            <w:r>
              <w:rPr>
                <w:rFonts w:ascii="Arial" w:hAnsi="Arial" w:cs="Arial"/>
                <w:color w:val="000000"/>
                <w:sz w:val="20"/>
                <w:szCs w:val="20"/>
              </w:rPr>
              <w:t>Dandy</w:t>
            </w:r>
          </w:p>
        </w:tc>
        <w:tc>
          <w:tcPr>
            <w:tcW w:w="960" w:type="dxa"/>
            <w:tcBorders>
              <w:top w:val="nil"/>
              <w:left w:val="nil"/>
              <w:bottom w:val="single" w:sz="4" w:space="0" w:color="auto"/>
              <w:right w:val="single" w:sz="4" w:space="0" w:color="auto"/>
            </w:tcBorders>
            <w:shd w:val="clear" w:color="000000" w:fill="FFFFFF"/>
            <w:noWrap/>
            <w:vAlign w:val="bottom"/>
            <w:hideMark/>
          </w:tcPr>
          <w:p w14:paraId="4376186F" w14:textId="77777777" w:rsidR="00B47C33" w:rsidRDefault="00B47C33" w:rsidP="00537E05">
            <w:pPr>
              <w:rPr>
                <w:rFonts w:ascii="Arial" w:hAnsi="Arial" w:cs="Arial"/>
                <w:color w:val="000000"/>
                <w:sz w:val="20"/>
                <w:szCs w:val="20"/>
              </w:rPr>
            </w:pPr>
            <w:r>
              <w:rPr>
                <w:rFonts w:ascii="Arial" w:hAnsi="Arial" w:cs="Arial"/>
                <w:color w:val="000000"/>
                <w:sz w:val="20"/>
                <w:szCs w:val="20"/>
              </w:rPr>
              <w:t>females</w:t>
            </w:r>
          </w:p>
        </w:tc>
        <w:tc>
          <w:tcPr>
            <w:tcW w:w="960" w:type="dxa"/>
            <w:tcBorders>
              <w:top w:val="nil"/>
              <w:left w:val="nil"/>
              <w:bottom w:val="single" w:sz="4" w:space="0" w:color="auto"/>
              <w:right w:val="single" w:sz="4" w:space="0" w:color="auto"/>
            </w:tcBorders>
            <w:shd w:val="clear" w:color="000000" w:fill="FFFFFF"/>
            <w:noWrap/>
            <w:vAlign w:val="bottom"/>
            <w:hideMark/>
          </w:tcPr>
          <w:p w14:paraId="249432BE" w14:textId="77777777" w:rsidR="00B47C33" w:rsidRDefault="00B47C33" w:rsidP="00537E05">
            <w:pPr>
              <w:jc w:val="center"/>
              <w:rPr>
                <w:rFonts w:ascii="Arial" w:hAnsi="Arial" w:cs="Arial"/>
                <w:color w:val="000000"/>
                <w:sz w:val="20"/>
                <w:szCs w:val="20"/>
              </w:rPr>
            </w:pPr>
            <w:r>
              <w:rPr>
                <w:rFonts w:ascii="Arial" w:hAnsi="Arial" w:cs="Arial"/>
                <w:color w:val="000000"/>
                <w:sz w:val="20"/>
                <w:szCs w:val="20"/>
              </w:rPr>
              <w:t>99</w:t>
            </w:r>
          </w:p>
        </w:tc>
        <w:tc>
          <w:tcPr>
            <w:tcW w:w="960" w:type="dxa"/>
            <w:tcBorders>
              <w:top w:val="nil"/>
              <w:left w:val="nil"/>
              <w:bottom w:val="single" w:sz="4" w:space="0" w:color="auto"/>
              <w:right w:val="single" w:sz="4" w:space="0" w:color="auto"/>
            </w:tcBorders>
            <w:shd w:val="clear" w:color="000000" w:fill="FFFFFF"/>
            <w:noWrap/>
            <w:vAlign w:val="bottom"/>
            <w:hideMark/>
          </w:tcPr>
          <w:p w14:paraId="646B6363" w14:textId="77777777" w:rsidR="00B47C33" w:rsidRDefault="00B47C33" w:rsidP="00537E05">
            <w:pPr>
              <w:jc w:val="center"/>
              <w:rPr>
                <w:rFonts w:ascii="Arial" w:hAnsi="Arial" w:cs="Arial"/>
                <w:color w:val="000000"/>
                <w:sz w:val="20"/>
                <w:szCs w:val="20"/>
              </w:rPr>
            </w:pPr>
            <w:r>
              <w:rPr>
                <w:rFonts w:ascii="Arial" w:hAnsi="Arial" w:cs="Arial"/>
                <w:color w:val="000000"/>
                <w:sz w:val="20"/>
                <w:szCs w:val="20"/>
              </w:rPr>
              <w:t>0.742</w:t>
            </w:r>
          </w:p>
        </w:tc>
        <w:tc>
          <w:tcPr>
            <w:tcW w:w="960" w:type="dxa"/>
            <w:tcBorders>
              <w:top w:val="nil"/>
              <w:left w:val="nil"/>
              <w:bottom w:val="single" w:sz="4" w:space="0" w:color="auto"/>
              <w:right w:val="single" w:sz="4" w:space="0" w:color="auto"/>
            </w:tcBorders>
            <w:shd w:val="clear" w:color="000000" w:fill="FFFFFF"/>
            <w:noWrap/>
            <w:vAlign w:val="bottom"/>
            <w:hideMark/>
          </w:tcPr>
          <w:p w14:paraId="06D0A7EE" w14:textId="77777777" w:rsidR="00B47C33" w:rsidRDefault="00B47C33" w:rsidP="00537E05">
            <w:pPr>
              <w:jc w:val="center"/>
              <w:rPr>
                <w:rFonts w:ascii="Arial" w:hAnsi="Arial" w:cs="Arial"/>
                <w:color w:val="000000"/>
                <w:sz w:val="20"/>
                <w:szCs w:val="20"/>
              </w:rPr>
            </w:pPr>
            <w:r>
              <w:rPr>
                <w:rFonts w:ascii="Arial" w:hAnsi="Arial" w:cs="Arial"/>
                <w:color w:val="000000"/>
                <w:sz w:val="20"/>
                <w:szCs w:val="20"/>
              </w:rPr>
              <w:t>13.0</w:t>
            </w:r>
          </w:p>
        </w:tc>
        <w:tc>
          <w:tcPr>
            <w:tcW w:w="960" w:type="dxa"/>
            <w:tcBorders>
              <w:top w:val="nil"/>
              <w:left w:val="nil"/>
              <w:bottom w:val="single" w:sz="4" w:space="0" w:color="auto"/>
              <w:right w:val="single" w:sz="4" w:space="0" w:color="auto"/>
            </w:tcBorders>
            <w:shd w:val="clear" w:color="000000" w:fill="FFFFFF"/>
            <w:noWrap/>
            <w:vAlign w:val="bottom"/>
            <w:hideMark/>
          </w:tcPr>
          <w:p w14:paraId="0DC71C92" w14:textId="77777777" w:rsidR="00B47C33" w:rsidRDefault="00B47C33" w:rsidP="00537E05">
            <w:pPr>
              <w:jc w:val="center"/>
              <w:rPr>
                <w:rFonts w:ascii="Arial" w:hAnsi="Arial" w:cs="Arial"/>
                <w:color w:val="000000"/>
                <w:sz w:val="20"/>
                <w:szCs w:val="20"/>
              </w:rPr>
            </w:pPr>
            <w:r>
              <w:rPr>
                <w:rFonts w:ascii="Arial" w:hAnsi="Arial" w:cs="Arial"/>
                <w:color w:val="000000"/>
                <w:sz w:val="20"/>
                <w:szCs w:val="20"/>
              </w:rPr>
              <w:t>0.021</w:t>
            </w:r>
          </w:p>
        </w:tc>
      </w:tr>
      <w:tr w:rsidR="00B47C33" w14:paraId="4EDF766C" w14:textId="77777777" w:rsidTr="00537E05">
        <w:trPr>
          <w:trHeight w:val="295"/>
        </w:trPr>
        <w:tc>
          <w:tcPr>
            <w:tcW w:w="960" w:type="dxa"/>
            <w:tcBorders>
              <w:top w:val="nil"/>
              <w:left w:val="single" w:sz="4" w:space="0" w:color="auto"/>
              <w:bottom w:val="nil"/>
              <w:right w:val="single" w:sz="4" w:space="0" w:color="auto"/>
            </w:tcBorders>
            <w:shd w:val="clear" w:color="000000" w:fill="FFFFFF"/>
            <w:noWrap/>
            <w:vAlign w:val="bottom"/>
            <w:hideMark/>
          </w:tcPr>
          <w:p w14:paraId="4FD420AA" w14:textId="77777777" w:rsidR="00B47C33" w:rsidRDefault="00B47C33" w:rsidP="00537E05">
            <w:pPr>
              <w:rPr>
                <w:rFonts w:ascii="Arial" w:hAnsi="Arial" w:cs="Arial"/>
                <w:color w:val="000000"/>
                <w:sz w:val="20"/>
                <w:szCs w:val="20"/>
              </w:rPr>
            </w:pPr>
            <w:r>
              <w:rPr>
                <w:rFonts w:ascii="Arial" w:hAnsi="Arial" w:cs="Arial"/>
                <w:color w:val="000000"/>
                <w:sz w:val="20"/>
                <w:szCs w:val="20"/>
              </w:rPr>
              <w:t> </w:t>
            </w:r>
          </w:p>
        </w:tc>
        <w:tc>
          <w:tcPr>
            <w:tcW w:w="1050" w:type="dxa"/>
            <w:tcBorders>
              <w:top w:val="nil"/>
              <w:left w:val="nil"/>
              <w:bottom w:val="single" w:sz="4" w:space="0" w:color="auto"/>
              <w:right w:val="single" w:sz="4" w:space="0" w:color="auto"/>
            </w:tcBorders>
            <w:shd w:val="clear" w:color="000000" w:fill="FFFFFF"/>
            <w:noWrap/>
            <w:vAlign w:val="bottom"/>
            <w:hideMark/>
          </w:tcPr>
          <w:p w14:paraId="17F5FD6A" w14:textId="77777777" w:rsidR="00B47C33" w:rsidRDefault="00B47C33" w:rsidP="00537E05">
            <w:pPr>
              <w:rPr>
                <w:rFonts w:ascii="Arial" w:hAnsi="Arial" w:cs="Arial"/>
                <w:color w:val="000000"/>
                <w:sz w:val="20"/>
                <w:szCs w:val="20"/>
              </w:rPr>
            </w:pPr>
            <w:r>
              <w:rPr>
                <w:rFonts w:ascii="Arial" w:hAnsi="Arial" w:cs="Arial"/>
                <w:color w:val="000000"/>
                <w:sz w:val="20"/>
                <w:szCs w:val="20"/>
              </w:rPr>
              <w:t> </w:t>
            </w:r>
          </w:p>
        </w:tc>
        <w:tc>
          <w:tcPr>
            <w:tcW w:w="960" w:type="dxa"/>
            <w:tcBorders>
              <w:top w:val="nil"/>
              <w:left w:val="nil"/>
              <w:bottom w:val="single" w:sz="4" w:space="0" w:color="auto"/>
              <w:right w:val="single" w:sz="4" w:space="0" w:color="auto"/>
            </w:tcBorders>
            <w:shd w:val="clear" w:color="000000" w:fill="FFFFFF"/>
            <w:noWrap/>
            <w:vAlign w:val="bottom"/>
            <w:hideMark/>
          </w:tcPr>
          <w:p w14:paraId="53079550" w14:textId="77777777" w:rsidR="00B47C33" w:rsidRDefault="00B47C33" w:rsidP="00537E05">
            <w:pPr>
              <w:rPr>
                <w:rFonts w:ascii="Arial" w:hAnsi="Arial" w:cs="Arial"/>
                <w:color w:val="000000"/>
                <w:sz w:val="20"/>
                <w:szCs w:val="20"/>
              </w:rPr>
            </w:pPr>
            <w:r>
              <w:rPr>
                <w:rFonts w:ascii="Arial" w:hAnsi="Arial" w:cs="Arial"/>
                <w:color w:val="000000"/>
                <w:sz w:val="20"/>
                <w:szCs w:val="20"/>
              </w:rPr>
              <w:t>males</w:t>
            </w:r>
          </w:p>
        </w:tc>
        <w:tc>
          <w:tcPr>
            <w:tcW w:w="960" w:type="dxa"/>
            <w:tcBorders>
              <w:top w:val="nil"/>
              <w:left w:val="nil"/>
              <w:bottom w:val="single" w:sz="4" w:space="0" w:color="auto"/>
              <w:right w:val="single" w:sz="4" w:space="0" w:color="auto"/>
            </w:tcBorders>
            <w:shd w:val="clear" w:color="000000" w:fill="FFFFFF"/>
            <w:noWrap/>
            <w:vAlign w:val="bottom"/>
            <w:hideMark/>
          </w:tcPr>
          <w:p w14:paraId="64F7F4AD" w14:textId="77777777" w:rsidR="00B47C33" w:rsidRDefault="00B47C33" w:rsidP="00537E05">
            <w:pPr>
              <w:jc w:val="center"/>
              <w:rPr>
                <w:rFonts w:ascii="Arial" w:hAnsi="Arial" w:cs="Arial"/>
                <w:color w:val="000000"/>
                <w:sz w:val="20"/>
                <w:szCs w:val="20"/>
              </w:rPr>
            </w:pPr>
            <w:r>
              <w:rPr>
                <w:rFonts w:ascii="Arial" w:hAnsi="Arial" w:cs="Arial"/>
                <w:color w:val="000000"/>
                <w:sz w:val="20"/>
                <w:szCs w:val="20"/>
              </w:rPr>
              <w:t>101</w:t>
            </w:r>
          </w:p>
        </w:tc>
        <w:tc>
          <w:tcPr>
            <w:tcW w:w="960" w:type="dxa"/>
            <w:tcBorders>
              <w:top w:val="nil"/>
              <w:left w:val="nil"/>
              <w:bottom w:val="single" w:sz="4" w:space="0" w:color="auto"/>
              <w:right w:val="single" w:sz="4" w:space="0" w:color="auto"/>
            </w:tcBorders>
            <w:shd w:val="clear" w:color="000000" w:fill="FFFFFF"/>
            <w:noWrap/>
            <w:vAlign w:val="bottom"/>
            <w:hideMark/>
          </w:tcPr>
          <w:p w14:paraId="17729027" w14:textId="77777777" w:rsidR="00B47C33" w:rsidRDefault="00B47C33" w:rsidP="00537E05">
            <w:pPr>
              <w:jc w:val="center"/>
              <w:rPr>
                <w:rFonts w:ascii="Arial" w:hAnsi="Arial" w:cs="Arial"/>
                <w:color w:val="000000"/>
                <w:sz w:val="20"/>
                <w:szCs w:val="20"/>
              </w:rPr>
            </w:pPr>
            <w:r>
              <w:rPr>
                <w:rFonts w:ascii="Arial" w:hAnsi="Arial" w:cs="Arial"/>
                <w:color w:val="000000"/>
                <w:sz w:val="20"/>
                <w:szCs w:val="20"/>
              </w:rPr>
              <w:t>0.744</w:t>
            </w:r>
          </w:p>
        </w:tc>
        <w:tc>
          <w:tcPr>
            <w:tcW w:w="960" w:type="dxa"/>
            <w:tcBorders>
              <w:top w:val="nil"/>
              <w:left w:val="nil"/>
              <w:bottom w:val="single" w:sz="4" w:space="0" w:color="auto"/>
              <w:right w:val="single" w:sz="4" w:space="0" w:color="auto"/>
            </w:tcBorders>
            <w:shd w:val="clear" w:color="000000" w:fill="FFFFFF"/>
            <w:noWrap/>
            <w:vAlign w:val="bottom"/>
            <w:hideMark/>
          </w:tcPr>
          <w:p w14:paraId="2110F2F3" w14:textId="77777777" w:rsidR="00B47C33" w:rsidRDefault="00B47C33" w:rsidP="00537E05">
            <w:pPr>
              <w:jc w:val="center"/>
              <w:rPr>
                <w:rFonts w:ascii="Arial" w:hAnsi="Arial" w:cs="Arial"/>
                <w:color w:val="000000"/>
                <w:sz w:val="20"/>
                <w:szCs w:val="20"/>
              </w:rPr>
            </w:pPr>
            <w:r>
              <w:rPr>
                <w:rFonts w:ascii="Arial" w:hAnsi="Arial" w:cs="Arial"/>
                <w:color w:val="000000"/>
                <w:sz w:val="20"/>
                <w:szCs w:val="20"/>
              </w:rPr>
              <w:t>13.3</w:t>
            </w:r>
          </w:p>
        </w:tc>
        <w:tc>
          <w:tcPr>
            <w:tcW w:w="960" w:type="dxa"/>
            <w:tcBorders>
              <w:top w:val="nil"/>
              <w:left w:val="nil"/>
              <w:bottom w:val="single" w:sz="4" w:space="0" w:color="auto"/>
              <w:right w:val="single" w:sz="4" w:space="0" w:color="auto"/>
            </w:tcBorders>
            <w:shd w:val="clear" w:color="000000" w:fill="FFFFFF"/>
            <w:noWrap/>
            <w:vAlign w:val="bottom"/>
            <w:hideMark/>
          </w:tcPr>
          <w:p w14:paraId="22451265" w14:textId="77777777" w:rsidR="00B47C33" w:rsidRDefault="00B47C33" w:rsidP="00537E05">
            <w:pPr>
              <w:jc w:val="center"/>
              <w:rPr>
                <w:rFonts w:ascii="Arial" w:hAnsi="Arial" w:cs="Arial"/>
                <w:color w:val="000000"/>
                <w:sz w:val="20"/>
                <w:szCs w:val="20"/>
              </w:rPr>
            </w:pPr>
            <w:r>
              <w:rPr>
                <w:rFonts w:ascii="Arial" w:hAnsi="Arial" w:cs="Arial"/>
                <w:color w:val="000000"/>
                <w:sz w:val="20"/>
                <w:szCs w:val="20"/>
              </w:rPr>
              <w:t>0.008</w:t>
            </w:r>
          </w:p>
        </w:tc>
      </w:tr>
      <w:tr w:rsidR="00B47C33" w14:paraId="00C947A5" w14:textId="77777777" w:rsidTr="00537E05">
        <w:trPr>
          <w:trHeight w:val="295"/>
        </w:trPr>
        <w:tc>
          <w:tcPr>
            <w:tcW w:w="960" w:type="dxa"/>
            <w:tcBorders>
              <w:top w:val="nil"/>
              <w:left w:val="single" w:sz="4" w:space="0" w:color="auto"/>
              <w:bottom w:val="nil"/>
              <w:right w:val="single" w:sz="4" w:space="0" w:color="auto"/>
            </w:tcBorders>
            <w:shd w:val="clear" w:color="000000" w:fill="FFFFFF"/>
            <w:noWrap/>
            <w:vAlign w:val="bottom"/>
            <w:hideMark/>
          </w:tcPr>
          <w:p w14:paraId="6DCEDCE1" w14:textId="77777777" w:rsidR="00B47C33" w:rsidRDefault="00B47C33" w:rsidP="00537E05">
            <w:pPr>
              <w:rPr>
                <w:rFonts w:ascii="Arial" w:hAnsi="Arial" w:cs="Arial"/>
                <w:color w:val="000000"/>
                <w:sz w:val="20"/>
                <w:szCs w:val="20"/>
              </w:rPr>
            </w:pPr>
            <w:r>
              <w:rPr>
                <w:rFonts w:ascii="Arial" w:hAnsi="Arial" w:cs="Arial"/>
                <w:color w:val="000000"/>
                <w:sz w:val="20"/>
                <w:szCs w:val="20"/>
              </w:rPr>
              <w:t> </w:t>
            </w:r>
          </w:p>
        </w:tc>
        <w:tc>
          <w:tcPr>
            <w:tcW w:w="1050" w:type="dxa"/>
            <w:tcBorders>
              <w:top w:val="nil"/>
              <w:left w:val="nil"/>
              <w:bottom w:val="nil"/>
              <w:right w:val="single" w:sz="4" w:space="0" w:color="auto"/>
            </w:tcBorders>
            <w:shd w:val="clear" w:color="000000" w:fill="FFFFFF"/>
            <w:noWrap/>
            <w:vAlign w:val="bottom"/>
            <w:hideMark/>
          </w:tcPr>
          <w:p w14:paraId="33FCA72A" w14:textId="77777777" w:rsidR="00B47C33" w:rsidRDefault="00B47C33" w:rsidP="00537E05">
            <w:pPr>
              <w:rPr>
                <w:rFonts w:ascii="Arial" w:hAnsi="Arial" w:cs="Arial"/>
                <w:color w:val="000000"/>
                <w:sz w:val="20"/>
                <w:szCs w:val="20"/>
              </w:rPr>
            </w:pPr>
            <w:r>
              <w:rPr>
                <w:rFonts w:ascii="Arial" w:hAnsi="Arial" w:cs="Arial"/>
                <w:color w:val="000000"/>
                <w:sz w:val="20"/>
                <w:szCs w:val="20"/>
              </w:rPr>
              <w:t>Yuma</w:t>
            </w:r>
          </w:p>
        </w:tc>
        <w:tc>
          <w:tcPr>
            <w:tcW w:w="960" w:type="dxa"/>
            <w:tcBorders>
              <w:top w:val="nil"/>
              <w:left w:val="nil"/>
              <w:bottom w:val="single" w:sz="4" w:space="0" w:color="auto"/>
              <w:right w:val="single" w:sz="4" w:space="0" w:color="auto"/>
            </w:tcBorders>
            <w:shd w:val="clear" w:color="000000" w:fill="FFFFFF"/>
            <w:noWrap/>
            <w:vAlign w:val="bottom"/>
            <w:hideMark/>
          </w:tcPr>
          <w:p w14:paraId="7EA5C0CF" w14:textId="77777777" w:rsidR="00B47C33" w:rsidRDefault="00B47C33" w:rsidP="00537E05">
            <w:pPr>
              <w:rPr>
                <w:rFonts w:ascii="Arial" w:hAnsi="Arial" w:cs="Arial"/>
                <w:color w:val="000000"/>
                <w:sz w:val="20"/>
                <w:szCs w:val="20"/>
              </w:rPr>
            </w:pPr>
            <w:r>
              <w:rPr>
                <w:rFonts w:ascii="Arial" w:hAnsi="Arial" w:cs="Arial"/>
                <w:color w:val="000000"/>
                <w:sz w:val="20"/>
                <w:szCs w:val="20"/>
              </w:rPr>
              <w:t>females</w:t>
            </w:r>
          </w:p>
        </w:tc>
        <w:tc>
          <w:tcPr>
            <w:tcW w:w="960" w:type="dxa"/>
            <w:tcBorders>
              <w:top w:val="nil"/>
              <w:left w:val="nil"/>
              <w:bottom w:val="single" w:sz="4" w:space="0" w:color="auto"/>
              <w:right w:val="single" w:sz="4" w:space="0" w:color="auto"/>
            </w:tcBorders>
            <w:shd w:val="clear" w:color="000000" w:fill="FFFFFF"/>
            <w:noWrap/>
            <w:vAlign w:val="bottom"/>
            <w:hideMark/>
          </w:tcPr>
          <w:p w14:paraId="37E2BB23" w14:textId="77777777" w:rsidR="00B47C33" w:rsidRDefault="00B47C33" w:rsidP="00537E05">
            <w:pPr>
              <w:jc w:val="center"/>
              <w:rPr>
                <w:rFonts w:ascii="Arial" w:hAnsi="Arial" w:cs="Arial"/>
                <w:color w:val="000000"/>
                <w:sz w:val="20"/>
                <w:szCs w:val="20"/>
              </w:rPr>
            </w:pPr>
            <w:r>
              <w:rPr>
                <w:rFonts w:ascii="Arial" w:hAnsi="Arial" w:cs="Arial"/>
                <w:color w:val="000000"/>
                <w:sz w:val="20"/>
                <w:szCs w:val="20"/>
              </w:rPr>
              <w:t>50</w:t>
            </w:r>
          </w:p>
        </w:tc>
        <w:tc>
          <w:tcPr>
            <w:tcW w:w="960" w:type="dxa"/>
            <w:tcBorders>
              <w:top w:val="nil"/>
              <w:left w:val="nil"/>
              <w:bottom w:val="single" w:sz="4" w:space="0" w:color="auto"/>
              <w:right w:val="single" w:sz="4" w:space="0" w:color="auto"/>
            </w:tcBorders>
            <w:shd w:val="clear" w:color="000000" w:fill="FFFFFF"/>
            <w:noWrap/>
            <w:vAlign w:val="bottom"/>
            <w:hideMark/>
          </w:tcPr>
          <w:p w14:paraId="103203F6" w14:textId="77777777" w:rsidR="00B47C33" w:rsidRDefault="00B47C33" w:rsidP="00537E05">
            <w:pPr>
              <w:jc w:val="center"/>
              <w:rPr>
                <w:rFonts w:ascii="Arial" w:hAnsi="Arial" w:cs="Arial"/>
                <w:color w:val="000000"/>
                <w:sz w:val="20"/>
                <w:szCs w:val="20"/>
              </w:rPr>
            </w:pPr>
            <w:r>
              <w:rPr>
                <w:rFonts w:ascii="Arial" w:hAnsi="Arial" w:cs="Arial"/>
                <w:color w:val="000000"/>
                <w:sz w:val="20"/>
                <w:szCs w:val="20"/>
              </w:rPr>
              <w:t>0.721</w:t>
            </w:r>
          </w:p>
        </w:tc>
        <w:tc>
          <w:tcPr>
            <w:tcW w:w="960" w:type="dxa"/>
            <w:tcBorders>
              <w:top w:val="nil"/>
              <w:left w:val="nil"/>
              <w:bottom w:val="single" w:sz="4" w:space="0" w:color="auto"/>
              <w:right w:val="single" w:sz="4" w:space="0" w:color="auto"/>
            </w:tcBorders>
            <w:shd w:val="clear" w:color="000000" w:fill="FFFFFF"/>
            <w:noWrap/>
            <w:vAlign w:val="bottom"/>
            <w:hideMark/>
          </w:tcPr>
          <w:p w14:paraId="69CEAA77" w14:textId="77777777" w:rsidR="00B47C33" w:rsidRDefault="00B47C33" w:rsidP="00537E05">
            <w:pPr>
              <w:jc w:val="center"/>
              <w:rPr>
                <w:rFonts w:ascii="Arial" w:hAnsi="Arial" w:cs="Arial"/>
                <w:color w:val="000000"/>
                <w:sz w:val="20"/>
                <w:szCs w:val="20"/>
              </w:rPr>
            </w:pPr>
            <w:r>
              <w:rPr>
                <w:rFonts w:ascii="Arial" w:hAnsi="Arial" w:cs="Arial"/>
                <w:color w:val="000000"/>
                <w:sz w:val="20"/>
                <w:szCs w:val="20"/>
              </w:rPr>
              <w:t>13.2</w:t>
            </w:r>
          </w:p>
        </w:tc>
        <w:tc>
          <w:tcPr>
            <w:tcW w:w="960" w:type="dxa"/>
            <w:tcBorders>
              <w:top w:val="nil"/>
              <w:left w:val="nil"/>
              <w:bottom w:val="single" w:sz="4" w:space="0" w:color="auto"/>
              <w:right w:val="single" w:sz="4" w:space="0" w:color="auto"/>
            </w:tcBorders>
            <w:shd w:val="clear" w:color="000000" w:fill="FFFFFF"/>
            <w:noWrap/>
            <w:vAlign w:val="bottom"/>
            <w:hideMark/>
          </w:tcPr>
          <w:p w14:paraId="386E769D" w14:textId="77777777" w:rsidR="00B47C33" w:rsidRDefault="00B47C33" w:rsidP="00537E05">
            <w:pPr>
              <w:jc w:val="center"/>
              <w:rPr>
                <w:rFonts w:ascii="Arial" w:hAnsi="Arial" w:cs="Arial"/>
                <w:color w:val="000000"/>
                <w:sz w:val="20"/>
                <w:szCs w:val="20"/>
              </w:rPr>
            </w:pPr>
            <w:r>
              <w:rPr>
                <w:rFonts w:ascii="Arial" w:hAnsi="Arial" w:cs="Arial"/>
                <w:color w:val="000000"/>
                <w:sz w:val="20"/>
                <w:szCs w:val="20"/>
              </w:rPr>
              <w:t>0.006</w:t>
            </w:r>
          </w:p>
        </w:tc>
      </w:tr>
      <w:tr w:rsidR="00B47C33" w14:paraId="1D1E3234" w14:textId="77777777" w:rsidTr="00537E05">
        <w:trPr>
          <w:trHeight w:val="295"/>
        </w:trPr>
        <w:tc>
          <w:tcPr>
            <w:tcW w:w="960" w:type="dxa"/>
            <w:tcBorders>
              <w:top w:val="nil"/>
              <w:left w:val="single" w:sz="4" w:space="0" w:color="auto"/>
              <w:bottom w:val="single" w:sz="4" w:space="0" w:color="auto"/>
              <w:right w:val="single" w:sz="4" w:space="0" w:color="auto"/>
            </w:tcBorders>
            <w:shd w:val="clear" w:color="000000" w:fill="FFFFFF"/>
            <w:noWrap/>
            <w:vAlign w:val="bottom"/>
            <w:hideMark/>
          </w:tcPr>
          <w:p w14:paraId="44CE39EA" w14:textId="77777777" w:rsidR="00B47C33" w:rsidRDefault="00B47C33" w:rsidP="00537E05">
            <w:pPr>
              <w:rPr>
                <w:rFonts w:ascii="Arial" w:hAnsi="Arial" w:cs="Arial"/>
                <w:color w:val="000000"/>
                <w:sz w:val="20"/>
                <w:szCs w:val="20"/>
              </w:rPr>
            </w:pPr>
            <w:r>
              <w:rPr>
                <w:rFonts w:ascii="Arial" w:hAnsi="Arial" w:cs="Arial"/>
                <w:color w:val="000000"/>
                <w:sz w:val="20"/>
                <w:szCs w:val="20"/>
              </w:rPr>
              <w:t> </w:t>
            </w:r>
          </w:p>
        </w:tc>
        <w:tc>
          <w:tcPr>
            <w:tcW w:w="1050" w:type="dxa"/>
            <w:tcBorders>
              <w:top w:val="nil"/>
              <w:left w:val="nil"/>
              <w:bottom w:val="single" w:sz="4" w:space="0" w:color="auto"/>
              <w:right w:val="single" w:sz="4" w:space="0" w:color="auto"/>
            </w:tcBorders>
            <w:shd w:val="clear" w:color="000000" w:fill="FFFFFF"/>
            <w:noWrap/>
            <w:vAlign w:val="bottom"/>
            <w:hideMark/>
          </w:tcPr>
          <w:p w14:paraId="3690AFF5" w14:textId="77777777" w:rsidR="00B47C33" w:rsidRDefault="00B47C33" w:rsidP="00537E05">
            <w:pPr>
              <w:rPr>
                <w:rFonts w:ascii="Arial" w:hAnsi="Arial" w:cs="Arial"/>
                <w:color w:val="000000"/>
                <w:sz w:val="20"/>
                <w:szCs w:val="20"/>
              </w:rPr>
            </w:pPr>
            <w:r>
              <w:rPr>
                <w:rFonts w:ascii="Arial" w:hAnsi="Arial" w:cs="Arial"/>
                <w:color w:val="000000"/>
                <w:sz w:val="20"/>
                <w:szCs w:val="20"/>
              </w:rPr>
              <w:t> </w:t>
            </w:r>
          </w:p>
        </w:tc>
        <w:tc>
          <w:tcPr>
            <w:tcW w:w="960" w:type="dxa"/>
            <w:tcBorders>
              <w:top w:val="nil"/>
              <w:left w:val="nil"/>
              <w:bottom w:val="single" w:sz="4" w:space="0" w:color="auto"/>
              <w:right w:val="single" w:sz="4" w:space="0" w:color="auto"/>
            </w:tcBorders>
            <w:shd w:val="clear" w:color="000000" w:fill="FFFFFF"/>
            <w:noWrap/>
            <w:vAlign w:val="bottom"/>
            <w:hideMark/>
          </w:tcPr>
          <w:p w14:paraId="67BB2929" w14:textId="77777777" w:rsidR="00B47C33" w:rsidRDefault="00B47C33" w:rsidP="00537E05">
            <w:pPr>
              <w:rPr>
                <w:rFonts w:ascii="Arial" w:hAnsi="Arial" w:cs="Arial"/>
                <w:color w:val="000000"/>
                <w:sz w:val="20"/>
                <w:szCs w:val="20"/>
              </w:rPr>
            </w:pPr>
            <w:r>
              <w:rPr>
                <w:rFonts w:ascii="Arial" w:hAnsi="Arial" w:cs="Arial"/>
                <w:color w:val="000000"/>
                <w:sz w:val="20"/>
                <w:szCs w:val="20"/>
              </w:rPr>
              <w:t>males</w:t>
            </w:r>
          </w:p>
        </w:tc>
        <w:tc>
          <w:tcPr>
            <w:tcW w:w="960" w:type="dxa"/>
            <w:tcBorders>
              <w:top w:val="nil"/>
              <w:left w:val="nil"/>
              <w:bottom w:val="single" w:sz="4" w:space="0" w:color="auto"/>
              <w:right w:val="single" w:sz="4" w:space="0" w:color="auto"/>
            </w:tcBorders>
            <w:shd w:val="clear" w:color="000000" w:fill="FFFFFF"/>
            <w:noWrap/>
            <w:vAlign w:val="bottom"/>
            <w:hideMark/>
          </w:tcPr>
          <w:p w14:paraId="1226FDF6" w14:textId="77777777" w:rsidR="00B47C33" w:rsidRDefault="00B47C33" w:rsidP="00537E05">
            <w:pPr>
              <w:jc w:val="center"/>
              <w:rPr>
                <w:rFonts w:ascii="Arial" w:hAnsi="Arial" w:cs="Arial"/>
                <w:color w:val="000000"/>
                <w:sz w:val="20"/>
                <w:szCs w:val="20"/>
              </w:rPr>
            </w:pPr>
            <w:r>
              <w:rPr>
                <w:rFonts w:ascii="Arial" w:hAnsi="Arial" w:cs="Arial"/>
                <w:color w:val="000000"/>
                <w:sz w:val="20"/>
                <w:szCs w:val="20"/>
              </w:rPr>
              <w:t>50</w:t>
            </w:r>
          </w:p>
        </w:tc>
        <w:tc>
          <w:tcPr>
            <w:tcW w:w="960" w:type="dxa"/>
            <w:tcBorders>
              <w:top w:val="nil"/>
              <w:left w:val="nil"/>
              <w:bottom w:val="single" w:sz="4" w:space="0" w:color="auto"/>
              <w:right w:val="single" w:sz="4" w:space="0" w:color="auto"/>
            </w:tcBorders>
            <w:shd w:val="clear" w:color="000000" w:fill="FFFFFF"/>
            <w:noWrap/>
            <w:vAlign w:val="bottom"/>
            <w:hideMark/>
          </w:tcPr>
          <w:p w14:paraId="7CE987B4" w14:textId="77777777" w:rsidR="00B47C33" w:rsidRDefault="00B47C33" w:rsidP="00537E05">
            <w:pPr>
              <w:jc w:val="center"/>
              <w:rPr>
                <w:rFonts w:ascii="Arial" w:hAnsi="Arial" w:cs="Arial"/>
                <w:color w:val="000000"/>
                <w:sz w:val="20"/>
                <w:szCs w:val="20"/>
              </w:rPr>
            </w:pPr>
            <w:r>
              <w:rPr>
                <w:rFonts w:ascii="Arial" w:hAnsi="Arial" w:cs="Arial"/>
                <w:color w:val="000000"/>
                <w:sz w:val="20"/>
                <w:szCs w:val="20"/>
              </w:rPr>
              <w:t>0.734</w:t>
            </w:r>
          </w:p>
        </w:tc>
        <w:tc>
          <w:tcPr>
            <w:tcW w:w="960" w:type="dxa"/>
            <w:tcBorders>
              <w:top w:val="nil"/>
              <w:left w:val="nil"/>
              <w:bottom w:val="single" w:sz="4" w:space="0" w:color="auto"/>
              <w:right w:val="single" w:sz="4" w:space="0" w:color="auto"/>
            </w:tcBorders>
            <w:shd w:val="clear" w:color="000000" w:fill="FFFFFF"/>
            <w:noWrap/>
            <w:vAlign w:val="bottom"/>
            <w:hideMark/>
          </w:tcPr>
          <w:p w14:paraId="2607ED38" w14:textId="77777777" w:rsidR="00B47C33" w:rsidRDefault="00B47C33" w:rsidP="00537E05">
            <w:pPr>
              <w:jc w:val="center"/>
              <w:rPr>
                <w:rFonts w:ascii="Arial" w:hAnsi="Arial" w:cs="Arial"/>
                <w:color w:val="000000"/>
                <w:sz w:val="20"/>
                <w:szCs w:val="20"/>
              </w:rPr>
            </w:pPr>
            <w:r>
              <w:rPr>
                <w:rFonts w:ascii="Arial" w:hAnsi="Arial" w:cs="Arial"/>
                <w:color w:val="000000"/>
                <w:sz w:val="20"/>
                <w:szCs w:val="20"/>
              </w:rPr>
              <w:t>12.7</w:t>
            </w:r>
          </w:p>
        </w:tc>
        <w:tc>
          <w:tcPr>
            <w:tcW w:w="960" w:type="dxa"/>
            <w:tcBorders>
              <w:top w:val="nil"/>
              <w:left w:val="nil"/>
              <w:bottom w:val="single" w:sz="4" w:space="0" w:color="auto"/>
              <w:right w:val="single" w:sz="4" w:space="0" w:color="auto"/>
            </w:tcBorders>
            <w:shd w:val="clear" w:color="000000" w:fill="FFFFFF"/>
            <w:noWrap/>
            <w:vAlign w:val="bottom"/>
            <w:hideMark/>
          </w:tcPr>
          <w:p w14:paraId="19243551" w14:textId="77777777" w:rsidR="00B47C33" w:rsidRDefault="00B47C33" w:rsidP="00537E05">
            <w:pPr>
              <w:jc w:val="center"/>
              <w:rPr>
                <w:rFonts w:ascii="Arial" w:hAnsi="Arial" w:cs="Arial"/>
                <w:color w:val="000000"/>
                <w:sz w:val="20"/>
                <w:szCs w:val="20"/>
              </w:rPr>
            </w:pPr>
            <w:r>
              <w:rPr>
                <w:rFonts w:ascii="Arial" w:hAnsi="Arial" w:cs="Arial"/>
                <w:color w:val="000000"/>
                <w:sz w:val="20"/>
                <w:szCs w:val="20"/>
              </w:rPr>
              <w:t>-0.007</w:t>
            </w:r>
          </w:p>
        </w:tc>
      </w:tr>
      <w:tr w:rsidR="00B47C33" w14:paraId="5BBDEF4F" w14:textId="77777777" w:rsidTr="00537E05">
        <w:trPr>
          <w:trHeight w:val="295"/>
        </w:trPr>
        <w:tc>
          <w:tcPr>
            <w:tcW w:w="960" w:type="dxa"/>
            <w:tcBorders>
              <w:top w:val="nil"/>
              <w:left w:val="single" w:sz="4" w:space="0" w:color="auto"/>
              <w:bottom w:val="nil"/>
              <w:right w:val="single" w:sz="4" w:space="0" w:color="auto"/>
            </w:tcBorders>
            <w:shd w:val="clear" w:color="000000" w:fill="FFFFFF"/>
            <w:noWrap/>
            <w:vAlign w:val="bottom"/>
            <w:hideMark/>
          </w:tcPr>
          <w:p w14:paraId="2A78BD33" w14:textId="77777777" w:rsidR="00B47C33" w:rsidRDefault="00B47C33" w:rsidP="00537E05">
            <w:pPr>
              <w:rPr>
                <w:rFonts w:ascii="Arial" w:hAnsi="Arial" w:cs="Arial"/>
                <w:color w:val="000000"/>
                <w:sz w:val="20"/>
                <w:szCs w:val="20"/>
              </w:rPr>
            </w:pPr>
            <w:r>
              <w:rPr>
                <w:rFonts w:ascii="Arial" w:hAnsi="Arial" w:cs="Arial"/>
                <w:color w:val="000000"/>
                <w:sz w:val="20"/>
                <w:szCs w:val="20"/>
              </w:rPr>
              <w:t>2017</w:t>
            </w:r>
          </w:p>
        </w:tc>
        <w:tc>
          <w:tcPr>
            <w:tcW w:w="1050" w:type="dxa"/>
            <w:tcBorders>
              <w:top w:val="nil"/>
              <w:left w:val="nil"/>
              <w:bottom w:val="nil"/>
              <w:right w:val="single" w:sz="4" w:space="0" w:color="auto"/>
            </w:tcBorders>
            <w:shd w:val="clear" w:color="000000" w:fill="FFFFFF"/>
            <w:noWrap/>
            <w:vAlign w:val="bottom"/>
            <w:hideMark/>
          </w:tcPr>
          <w:p w14:paraId="74FF0BDD" w14:textId="77777777" w:rsidR="00B47C33" w:rsidRDefault="00B47C33" w:rsidP="00537E05">
            <w:pPr>
              <w:rPr>
                <w:rFonts w:ascii="Arial" w:hAnsi="Arial" w:cs="Arial"/>
                <w:color w:val="000000"/>
                <w:sz w:val="20"/>
                <w:szCs w:val="20"/>
              </w:rPr>
            </w:pPr>
            <w:r>
              <w:rPr>
                <w:rFonts w:ascii="Arial" w:hAnsi="Arial" w:cs="Arial"/>
                <w:color w:val="000000"/>
                <w:sz w:val="20"/>
                <w:szCs w:val="20"/>
              </w:rPr>
              <w:t>AJ</w:t>
            </w:r>
          </w:p>
        </w:tc>
        <w:tc>
          <w:tcPr>
            <w:tcW w:w="960" w:type="dxa"/>
            <w:tcBorders>
              <w:top w:val="nil"/>
              <w:left w:val="nil"/>
              <w:bottom w:val="single" w:sz="4" w:space="0" w:color="auto"/>
              <w:right w:val="single" w:sz="4" w:space="0" w:color="auto"/>
            </w:tcBorders>
            <w:shd w:val="clear" w:color="000000" w:fill="FFFFFF"/>
            <w:noWrap/>
            <w:vAlign w:val="bottom"/>
            <w:hideMark/>
          </w:tcPr>
          <w:p w14:paraId="77772248" w14:textId="77777777" w:rsidR="00B47C33" w:rsidRDefault="00B47C33" w:rsidP="00537E05">
            <w:pPr>
              <w:rPr>
                <w:rFonts w:ascii="Arial" w:hAnsi="Arial" w:cs="Arial"/>
                <w:color w:val="000000"/>
                <w:sz w:val="20"/>
                <w:szCs w:val="20"/>
              </w:rPr>
            </w:pPr>
            <w:r>
              <w:rPr>
                <w:rFonts w:ascii="Arial" w:hAnsi="Arial" w:cs="Arial"/>
                <w:color w:val="000000"/>
                <w:sz w:val="20"/>
                <w:szCs w:val="20"/>
              </w:rPr>
              <w:t>females</w:t>
            </w:r>
          </w:p>
        </w:tc>
        <w:tc>
          <w:tcPr>
            <w:tcW w:w="960" w:type="dxa"/>
            <w:tcBorders>
              <w:top w:val="nil"/>
              <w:left w:val="nil"/>
              <w:bottom w:val="single" w:sz="4" w:space="0" w:color="auto"/>
              <w:right w:val="single" w:sz="4" w:space="0" w:color="auto"/>
            </w:tcBorders>
            <w:shd w:val="clear" w:color="000000" w:fill="FFFFFF"/>
            <w:vAlign w:val="center"/>
            <w:hideMark/>
          </w:tcPr>
          <w:p w14:paraId="306B0DE2" w14:textId="77777777" w:rsidR="00B47C33" w:rsidRDefault="00B47C33" w:rsidP="00537E05">
            <w:pPr>
              <w:jc w:val="center"/>
              <w:rPr>
                <w:rFonts w:ascii="Arial" w:hAnsi="Arial" w:cs="Arial"/>
                <w:sz w:val="20"/>
                <w:szCs w:val="20"/>
              </w:rPr>
            </w:pPr>
            <w:r>
              <w:rPr>
                <w:rFonts w:ascii="Arial" w:hAnsi="Arial" w:cs="Arial"/>
                <w:sz w:val="20"/>
                <w:szCs w:val="20"/>
              </w:rPr>
              <w:t>51</w:t>
            </w:r>
          </w:p>
        </w:tc>
        <w:tc>
          <w:tcPr>
            <w:tcW w:w="960" w:type="dxa"/>
            <w:tcBorders>
              <w:top w:val="nil"/>
              <w:left w:val="nil"/>
              <w:bottom w:val="single" w:sz="4" w:space="0" w:color="auto"/>
              <w:right w:val="single" w:sz="4" w:space="0" w:color="auto"/>
            </w:tcBorders>
            <w:shd w:val="clear" w:color="000000" w:fill="FFFFFF"/>
            <w:vAlign w:val="center"/>
            <w:hideMark/>
          </w:tcPr>
          <w:p w14:paraId="160055F8" w14:textId="77777777" w:rsidR="00B47C33" w:rsidRDefault="00B47C33" w:rsidP="00537E05">
            <w:pPr>
              <w:jc w:val="center"/>
              <w:rPr>
                <w:rFonts w:ascii="Arial" w:hAnsi="Arial" w:cs="Arial"/>
                <w:sz w:val="20"/>
                <w:szCs w:val="20"/>
              </w:rPr>
            </w:pPr>
            <w:r>
              <w:rPr>
                <w:rFonts w:ascii="Arial" w:hAnsi="Arial" w:cs="Arial"/>
                <w:sz w:val="20"/>
                <w:szCs w:val="20"/>
              </w:rPr>
              <w:t>0.734</w:t>
            </w:r>
          </w:p>
        </w:tc>
        <w:tc>
          <w:tcPr>
            <w:tcW w:w="960" w:type="dxa"/>
            <w:tcBorders>
              <w:top w:val="nil"/>
              <w:left w:val="nil"/>
              <w:bottom w:val="single" w:sz="4" w:space="0" w:color="auto"/>
              <w:right w:val="single" w:sz="4" w:space="0" w:color="auto"/>
            </w:tcBorders>
            <w:shd w:val="clear" w:color="000000" w:fill="FFFFFF"/>
            <w:vAlign w:val="center"/>
            <w:hideMark/>
          </w:tcPr>
          <w:p w14:paraId="25EECDC8" w14:textId="77777777" w:rsidR="00B47C33" w:rsidRDefault="00B47C33" w:rsidP="00537E05">
            <w:pPr>
              <w:jc w:val="center"/>
              <w:rPr>
                <w:rFonts w:ascii="Arial" w:hAnsi="Arial" w:cs="Arial"/>
                <w:sz w:val="20"/>
                <w:szCs w:val="20"/>
              </w:rPr>
            </w:pPr>
            <w:r>
              <w:rPr>
                <w:rFonts w:ascii="Arial" w:hAnsi="Arial" w:cs="Arial"/>
                <w:sz w:val="20"/>
                <w:szCs w:val="20"/>
              </w:rPr>
              <w:t>12.6</w:t>
            </w:r>
          </w:p>
        </w:tc>
        <w:tc>
          <w:tcPr>
            <w:tcW w:w="960" w:type="dxa"/>
            <w:tcBorders>
              <w:top w:val="nil"/>
              <w:left w:val="nil"/>
              <w:bottom w:val="single" w:sz="4" w:space="0" w:color="auto"/>
              <w:right w:val="single" w:sz="4" w:space="0" w:color="auto"/>
            </w:tcBorders>
            <w:shd w:val="clear" w:color="000000" w:fill="FFFFFF"/>
            <w:vAlign w:val="center"/>
            <w:hideMark/>
          </w:tcPr>
          <w:p w14:paraId="55593E75" w14:textId="77777777" w:rsidR="00B47C33" w:rsidRDefault="00B47C33" w:rsidP="00537E05">
            <w:pPr>
              <w:jc w:val="center"/>
              <w:rPr>
                <w:rFonts w:ascii="Arial" w:hAnsi="Arial" w:cs="Arial"/>
                <w:sz w:val="20"/>
                <w:szCs w:val="20"/>
              </w:rPr>
            </w:pPr>
            <w:r>
              <w:rPr>
                <w:rFonts w:ascii="Arial" w:hAnsi="Arial" w:cs="Arial"/>
                <w:sz w:val="20"/>
                <w:szCs w:val="20"/>
              </w:rPr>
              <w:t>0.030</w:t>
            </w:r>
          </w:p>
        </w:tc>
      </w:tr>
      <w:tr w:rsidR="00B47C33" w14:paraId="24DB9F0B" w14:textId="77777777" w:rsidTr="00537E05">
        <w:trPr>
          <w:trHeight w:val="295"/>
        </w:trPr>
        <w:tc>
          <w:tcPr>
            <w:tcW w:w="960" w:type="dxa"/>
            <w:tcBorders>
              <w:top w:val="nil"/>
              <w:left w:val="single" w:sz="4" w:space="0" w:color="auto"/>
              <w:bottom w:val="single" w:sz="4" w:space="0" w:color="auto"/>
              <w:right w:val="single" w:sz="4" w:space="0" w:color="auto"/>
            </w:tcBorders>
            <w:shd w:val="clear" w:color="000000" w:fill="FFFFFF"/>
            <w:noWrap/>
            <w:vAlign w:val="bottom"/>
            <w:hideMark/>
          </w:tcPr>
          <w:p w14:paraId="20929D9E" w14:textId="77777777" w:rsidR="00B47C33" w:rsidRDefault="00B47C33" w:rsidP="00537E05">
            <w:pPr>
              <w:rPr>
                <w:rFonts w:ascii="Arial" w:hAnsi="Arial" w:cs="Arial"/>
                <w:color w:val="000000"/>
                <w:sz w:val="20"/>
                <w:szCs w:val="20"/>
              </w:rPr>
            </w:pPr>
            <w:r>
              <w:rPr>
                <w:rFonts w:ascii="Arial" w:hAnsi="Arial" w:cs="Arial"/>
                <w:color w:val="000000"/>
                <w:sz w:val="20"/>
                <w:szCs w:val="20"/>
              </w:rPr>
              <w:t> </w:t>
            </w:r>
          </w:p>
        </w:tc>
        <w:tc>
          <w:tcPr>
            <w:tcW w:w="1050" w:type="dxa"/>
            <w:tcBorders>
              <w:top w:val="nil"/>
              <w:left w:val="nil"/>
              <w:bottom w:val="single" w:sz="4" w:space="0" w:color="auto"/>
              <w:right w:val="single" w:sz="4" w:space="0" w:color="auto"/>
            </w:tcBorders>
            <w:shd w:val="clear" w:color="000000" w:fill="FFFFFF"/>
            <w:noWrap/>
            <w:vAlign w:val="bottom"/>
            <w:hideMark/>
          </w:tcPr>
          <w:p w14:paraId="33B569CD" w14:textId="77777777" w:rsidR="00B47C33" w:rsidRDefault="00B47C33" w:rsidP="00537E05">
            <w:pPr>
              <w:rPr>
                <w:rFonts w:ascii="Arial" w:hAnsi="Arial" w:cs="Arial"/>
                <w:color w:val="000000"/>
                <w:sz w:val="20"/>
                <w:szCs w:val="20"/>
              </w:rPr>
            </w:pPr>
            <w:r>
              <w:rPr>
                <w:rFonts w:ascii="Arial" w:hAnsi="Arial" w:cs="Arial"/>
                <w:color w:val="000000"/>
                <w:sz w:val="20"/>
                <w:szCs w:val="20"/>
              </w:rPr>
              <w:t> </w:t>
            </w:r>
          </w:p>
        </w:tc>
        <w:tc>
          <w:tcPr>
            <w:tcW w:w="960" w:type="dxa"/>
            <w:tcBorders>
              <w:top w:val="nil"/>
              <w:left w:val="nil"/>
              <w:bottom w:val="single" w:sz="4" w:space="0" w:color="auto"/>
              <w:right w:val="single" w:sz="4" w:space="0" w:color="auto"/>
            </w:tcBorders>
            <w:shd w:val="clear" w:color="000000" w:fill="FFFFFF"/>
            <w:noWrap/>
            <w:vAlign w:val="bottom"/>
            <w:hideMark/>
          </w:tcPr>
          <w:p w14:paraId="51A8A82D" w14:textId="77777777" w:rsidR="00B47C33" w:rsidRDefault="00B47C33" w:rsidP="00537E05">
            <w:pPr>
              <w:rPr>
                <w:rFonts w:ascii="Arial" w:hAnsi="Arial" w:cs="Arial"/>
                <w:color w:val="000000"/>
                <w:sz w:val="20"/>
                <w:szCs w:val="20"/>
              </w:rPr>
            </w:pPr>
            <w:r>
              <w:rPr>
                <w:rFonts w:ascii="Arial" w:hAnsi="Arial" w:cs="Arial"/>
                <w:color w:val="000000"/>
                <w:sz w:val="20"/>
                <w:szCs w:val="20"/>
              </w:rPr>
              <w:t>males</w:t>
            </w:r>
          </w:p>
        </w:tc>
        <w:tc>
          <w:tcPr>
            <w:tcW w:w="960" w:type="dxa"/>
            <w:tcBorders>
              <w:top w:val="nil"/>
              <w:left w:val="nil"/>
              <w:bottom w:val="single" w:sz="4" w:space="0" w:color="auto"/>
              <w:right w:val="single" w:sz="4" w:space="0" w:color="auto"/>
            </w:tcBorders>
            <w:shd w:val="clear" w:color="000000" w:fill="FFFFFF"/>
            <w:vAlign w:val="center"/>
            <w:hideMark/>
          </w:tcPr>
          <w:p w14:paraId="4E48A3DC" w14:textId="77777777" w:rsidR="00B47C33" w:rsidRDefault="00B47C33" w:rsidP="00537E05">
            <w:pPr>
              <w:jc w:val="center"/>
              <w:rPr>
                <w:rFonts w:ascii="Arial" w:hAnsi="Arial" w:cs="Arial"/>
                <w:sz w:val="20"/>
                <w:szCs w:val="20"/>
              </w:rPr>
            </w:pPr>
            <w:r>
              <w:rPr>
                <w:rFonts w:ascii="Arial" w:hAnsi="Arial" w:cs="Arial"/>
                <w:sz w:val="20"/>
                <w:szCs w:val="20"/>
              </w:rPr>
              <w:t>50</w:t>
            </w:r>
          </w:p>
        </w:tc>
        <w:tc>
          <w:tcPr>
            <w:tcW w:w="960" w:type="dxa"/>
            <w:tcBorders>
              <w:top w:val="nil"/>
              <w:left w:val="nil"/>
              <w:bottom w:val="single" w:sz="4" w:space="0" w:color="auto"/>
              <w:right w:val="single" w:sz="4" w:space="0" w:color="auto"/>
            </w:tcBorders>
            <w:shd w:val="clear" w:color="000000" w:fill="FFFFFF"/>
            <w:vAlign w:val="center"/>
            <w:hideMark/>
          </w:tcPr>
          <w:p w14:paraId="53C2FCC6" w14:textId="77777777" w:rsidR="00B47C33" w:rsidRDefault="00B47C33" w:rsidP="00537E05">
            <w:pPr>
              <w:jc w:val="center"/>
              <w:rPr>
                <w:rFonts w:ascii="Arial" w:hAnsi="Arial" w:cs="Arial"/>
                <w:sz w:val="20"/>
                <w:szCs w:val="20"/>
              </w:rPr>
            </w:pPr>
            <w:r>
              <w:rPr>
                <w:rFonts w:ascii="Arial" w:hAnsi="Arial" w:cs="Arial"/>
                <w:sz w:val="20"/>
                <w:szCs w:val="20"/>
              </w:rPr>
              <w:t>0.729</w:t>
            </w:r>
          </w:p>
        </w:tc>
        <w:tc>
          <w:tcPr>
            <w:tcW w:w="960" w:type="dxa"/>
            <w:tcBorders>
              <w:top w:val="nil"/>
              <w:left w:val="nil"/>
              <w:bottom w:val="single" w:sz="4" w:space="0" w:color="auto"/>
              <w:right w:val="single" w:sz="4" w:space="0" w:color="auto"/>
            </w:tcBorders>
            <w:shd w:val="clear" w:color="000000" w:fill="FFFFFF"/>
            <w:vAlign w:val="center"/>
            <w:hideMark/>
          </w:tcPr>
          <w:p w14:paraId="7A680733" w14:textId="77777777" w:rsidR="00B47C33" w:rsidRDefault="00B47C33" w:rsidP="00537E05">
            <w:pPr>
              <w:jc w:val="center"/>
              <w:rPr>
                <w:rFonts w:ascii="Arial" w:hAnsi="Arial" w:cs="Arial"/>
                <w:sz w:val="20"/>
                <w:szCs w:val="20"/>
              </w:rPr>
            </w:pPr>
            <w:r>
              <w:rPr>
                <w:rFonts w:ascii="Arial" w:hAnsi="Arial" w:cs="Arial"/>
                <w:sz w:val="20"/>
                <w:szCs w:val="20"/>
              </w:rPr>
              <w:t>12.1</w:t>
            </w:r>
          </w:p>
        </w:tc>
        <w:tc>
          <w:tcPr>
            <w:tcW w:w="960" w:type="dxa"/>
            <w:tcBorders>
              <w:top w:val="nil"/>
              <w:left w:val="nil"/>
              <w:bottom w:val="single" w:sz="4" w:space="0" w:color="auto"/>
              <w:right w:val="single" w:sz="4" w:space="0" w:color="auto"/>
            </w:tcBorders>
            <w:shd w:val="clear" w:color="000000" w:fill="FFFFFF"/>
            <w:vAlign w:val="center"/>
            <w:hideMark/>
          </w:tcPr>
          <w:p w14:paraId="03E9367A" w14:textId="77777777" w:rsidR="00B47C33" w:rsidRDefault="00B47C33" w:rsidP="00537E05">
            <w:pPr>
              <w:jc w:val="center"/>
              <w:rPr>
                <w:rFonts w:ascii="Arial" w:hAnsi="Arial" w:cs="Arial"/>
                <w:sz w:val="20"/>
                <w:szCs w:val="20"/>
              </w:rPr>
            </w:pPr>
            <w:r>
              <w:rPr>
                <w:rFonts w:ascii="Arial" w:hAnsi="Arial" w:cs="Arial"/>
                <w:sz w:val="20"/>
                <w:szCs w:val="20"/>
              </w:rPr>
              <w:t>0.019</w:t>
            </w:r>
          </w:p>
        </w:tc>
      </w:tr>
    </w:tbl>
    <w:p w14:paraId="73195301" w14:textId="6716AB8C" w:rsidR="002B44A3" w:rsidRDefault="002B44A3">
      <w:pPr>
        <w:rPr>
          <w:rStyle w:val="Heading4Char"/>
          <w:i w:val="0"/>
          <w:iCs/>
          <w:sz w:val="32"/>
          <w:szCs w:val="30"/>
        </w:rPr>
      </w:pPr>
    </w:p>
    <w:p w14:paraId="796C7591" w14:textId="4A106D27" w:rsidR="00A549B5" w:rsidRDefault="00A549B5" w:rsidP="004C396C">
      <w:pPr>
        <w:autoSpaceDE w:val="0"/>
        <w:autoSpaceDN w:val="0"/>
        <w:adjustRightInd w:val="0"/>
        <w:rPr>
          <w:rStyle w:val="Heading4Char"/>
          <w:i w:val="0"/>
          <w:iCs/>
          <w:sz w:val="32"/>
          <w:szCs w:val="30"/>
        </w:rPr>
      </w:pPr>
      <w:r>
        <w:rPr>
          <w:color w:val="000000"/>
        </w:rPr>
        <w:t>14</w:t>
      </w:r>
      <w:r w:rsidRPr="00C63F62">
        <w:rPr>
          <w:color w:val="000000"/>
        </w:rPr>
        <w:t xml:space="preserve"> </w:t>
      </w:r>
      <w:r>
        <w:rPr>
          <w:color w:val="000000"/>
        </w:rPr>
        <w:t>of these significant tests</w:t>
      </w:r>
      <w:r w:rsidRPr="001E223B">
        <w:rPr>
          <w:color w:val="000000"/>
        </w:rPr>
        <w:t xml:space="preserve"> reflectin</w:t>
      </w:r>
      <w:r>
        <w:rPr>
          <w:color w:val="000000"/>
        </w:rPr>
        <w:t>g deficiencies of heterozygotes</w:t>
      </w:r>
      <w:r w:rsidRPr="001E223B">
        <w:rPr>
          <w:color w:val="000000"/>
        </w:rPr>
        <w:t xml:space="preserve"> at four loci (</w:t>
      </w:r>
      <w:proofErr w:type="spellStart"/>
      <w:r w:rsidRPr="001E223B">
        <w:rPr>
          <w:color w:val="000000"/>
        </w:rPr>
        <w:t>Xte</w:t>
      </w:r>
      <w:proofErr w:type="spellEnd"/>
      <w:r w:rsidRPr="001E223B">
        <w:rPr>
          <w:color w:val="000000"/>
        </w:rPr>
        <w:t xml:space="preserve"> 7, </w:t>
      </w:r>
      <w:proofErr w:type="spellStart"/>
      <w:r w:rsidRPr="001E223B">
        <w:rPr>
          <w:color w:val="000000"/>
        </w:rPr>
        <w:t>Xte</w:t>
      </w:r>
      <w:proofErr w:type="spellEnd"/>
      <w:r w:rsidRPr="001E223B">
        <w:rPr>
          <w:color w:val="000000"/>
        </w:rPr>
        <w:t xml:space="preserve"> 10, </w:t>
      </w:r>
      <w:proofErr w:type="spellStart"/>
      <w:r w:rsidRPr="001E223B">
        <w:rPr>
          <w:color w:val="000000"/>
        </w:rPr>
        <w:t>Xte</w:t>
      </w:r>
      <w:proofErr w:type="spellEnd"/>
      <w:r w:rsidRPr="001E223B">
        <w:rPr>
          <w:color w:val="000000"/>
        </w:rPr>
        <w:t xml:space="preserve"> 17, </w:t>
      </w:r>
      <w:proofErr w:type="spellStart"/>
      <w:r w:rsidRPr="001E223B">
        <w:rPr>
          <w:color w:val="000000"/>
        </w:rPr>
        <w:t>Xte</w:t>
      </w:r>
      <w:proofErr w:type="spellEnd"/>
      <w:r w:rsidRPr="001E223B">
        <w:rPr>
          <w:color w:val="000000"/>
        </w:rPr>
        <w:t xml:space="preserve"> 20)</w:t>
      </w:r>
      <w:r>
        <w:rPr>
          <w:color w:val="000000"/>
        </w:rPr>
        <w:t xml:space="preserve">, with most of them found at loci Xte7 and </w:t>
      </w:r>
      <w:proofErr w:type="spellStart"/>
      <w:r>
        <w:rPr>
          <w:color w:val="000000"/>
        </w:rPr>
        <w:t>Xte</w:t>
      </w:r>
      <w:proofErr w:type="spellEnd"/>
      <w:r>
        <w:rPr>
          <w:color w:val="000000"/>
        </w:rPr>
        <w:t xml:space="preserve"> 20 (8 and 4, respectively)</w:t>
      </w:r>
      <w:r w:rsidRPr="001E223B">
        <w:rPr>
          <w:color w:val="000000"/>
        </w:rPr>
        <w:t>.  Significant values were scattered randomly across replicates</w:t>
      </w:r>
      <w:r>
        <w:rPr>
          <w:color w:val="000000"/>
        </w:rPr>
        <w:t xml:space="preserve"> and spread evenly between the sexes (7</w:t>
      </w:r>
      <w:r w:rsidRPr="001E223B">
        <w:rPr>
          <w:color w:val="000000"/>
        </w:rPr>
        <w:t xml:space="preserve"> </w:t>
      </w:r>
      <w:r>
        <w:rPr>
          <w:color w:val="000000"/>
        </w:rPr>
        <w:t xml:space="preserve">females </w:t>
      </w:r>
      <w:r w:rsidRPr="001E223B">
        <w:rPr>
          <w:color w:val="000000"/>
        </w:rPr>
        <w:t xml:space="preserve">and </w:t>
      </w:r>
      <w:r>
        <w:rPr>
          <w:color w:val="000000"/>
        </w:rPr>
        <w:t xml:space="preserve">6 </w:t>
      </w:r>
      <w:proofErr w:type="spellStart"/>
      <w:r>
        <w:rPr>
          <w:color w:val="000000"/>
        </w:rPr>
        <w:t>males</w:t>
      </w:r>
      <w:r w:rsidRPr="001E223B">
        <w:rPr>
          <w:color w:val="000000"/>
        </w:rPr>
        <w:t>,</w:t>
      </w:r>
      <w:r w:rsidR="00C63F62" w:rsidRPr="001E223B">
        <w:rPr>
          <w:color w:val="000000"/>
        </w:rPr>
        <w:t>respectively</w:t>
      </w:r>
      <w:proofErr w:type="spellEnd"/>
      <w:r w:rsidR="00C63F62" w:rsidRPr="001E223B">
        <w:rPr>
          <w:color w:val="000000"/>
        </w:rPr>
        <w:t xml:space="preserve">). </w:t>
      </w:r>
      <w:r w:rsidR="00C63F62">
        <w:rPr>
          <w:color w:val="000000"/>
        </w:rPr>
        <w:t xml:space="preserve"> </w:t>
      </w:r>
      <w:r w:rsidR="00C63F62" w:rsidRPr="001E223B">
        <w:rPr>
          <w:color w:val="000000"/>
        </w:rPr>
        <w:t xml:space="preserve">Further examination of parent-offspring relationships indicates that these deviations reflect the presence of null alleles at some of these loci (discussed below). </w:t>
      </w:r>
      <w:r>
        <w:rPr>
          <w:rStyle w:val="Heading4Char"/>
          <w:b w:val="0"/>
          <w:bCs w:val="0"/>
          <w:i w:val="0"/>
          <w:sz w:val="32"/>
          <w:szCs w:val="30"/>
        </w:rPr>
        <w:br w:type="page"/>
      </w:r>
    </w:p>
    <w:p w14:paraId="1CC38A43" w14:textId="09F0E421" w:rsidR="00D64F9B" w:rsidRPr="00BE5169" w:rsidRDefault="004C279A" w:rsidP="00BE5169">
      <w:pPr>
        <w:pStyle w:val="Heading2"/>
      </w:pPr>
      <w:bookmarkStart w:id="48" w:name="_Toc29994265"/>
      <w:r w:rsidRPr="00BE5169">
        <w:rPr>
          <w:rStyle w:val="Heading4Char"/>
          <w:b/>
          <w:bCs/>
          <w:i w:val="0"/>
          <w:sz w:val="32"/>
          <w:szCs w:val="30"/>
        </w:rPr>
        <w:lastRenderedPageBreak/>
        <w:t>Patterns of va</w:t>
      </w:r>
      <w:r w:rsidR="00D64F9B" w:rsidRPr="00BE5169">
        <w:rPr>
          <w:rStyle w:val="Heading4Char"/>
          <w:b/>
          <w:bCs/>
          <w:i w:val="0"/>
          <w:sz w:val="32"/>
          <w:szCs w:val="30"/>
        </w:rPr>
        <w:t>riation in larvae/juveniles</w:t>
      </w:r>
      <w:bookmarkEnd w:id="48"/>
    </w:p>
    <w:p w14:paraId="30C89DAC" w14:textId="77777777" w:rsidR="00D64F9B" w:rsidRDefault="00D64F9B" w:rsidP="00D64F9B"/>
    <w:p w14:paraId="31BDDBEF" w14:textId="43097E5B" w:rsidR="00323A9B" w:rsidRDefault="004C279A" w:rsidP="00323A9B">
      <w:pPr>
        <w:rPr>
          <w:color w:val="000000"/>
        </w:rPr>
      </w:pPr>
      <w:r w:rsidRPr="001E223B">
        <w:rPr>
          <w:color w:val="000000"/>
        </w:rPr>
        <w:t xml:space="preserve">Measures of genetic variation were also characterized in the larvae and juveniles to determine if they were </w:t>
      </w:r>
      <w:r w:rsidRPr="00CB159E">
        <w:rPr>
          <w:color w:val="000000"/>
        </w:rPr>
        <w:t>representative of parents (</w:t>
      </w:r>
      <w:r w:rsidR="00A549B5" w:rsidRPr="00CB159E">
        <w:rPr>
          <w:color w:val="000000"/>
        </w:rPr>
        <w:t>t</w:t>
      </w:r>
      <w:r w:rsidRPr="00CB159E">
        <w:rPr>
          <w:color w:val="000000"/>
        </w:rPr>
        <w:t xml:space="preserve">able </w:t>
      </w:r>
      <w:r w:rsidR="00E029B0" w:rsidRPr="00CB159E">
        <w:rPr>
          <w:color w:val="000000"/>
        </w:rPr>
        <w:t>7</w:t>
      </w:r>
      <w:r w:rsidRPr="00CB159E">
        <w:rPr>
          <w:color w:val="000000"/>
        </w:rPr>
        <w:t>).  Allelic richness was significantly different among the three life history stages (permutation test,</w:t>
      </w:r>
      <w:r w:rsidR="00084238" w:rsidRPr="00CB159E">
        <w:rPr>
          <w:color w:val="000000"/>
        </w:rPr>
        <w:t xml:space="preserve"> 1000 </w:t>
      </w:r>
      <w:r w:rsidR="00323A9B" w:rsidRPr="00CB159E">
        <w:rPr>
          <w:color w:val="000000"/>
        </w:rPr>
        <w:t xml:space="preserve">replicates, P = 0.001), </w:t>
      </w:r>
      <w:r w:rsidR="00D502B5" w:rsidRPr="00CB159E">
        <w:rPr>
          <w:color w:val="000000"/>
        </w:rPr>
        <w:t xml:space="preserve">and </w:t>
      </w:r>
      <w:r w:rsidR="00323A9B" w:rsidRPr="00CB159E">
        <w:rPr>
          <w:color w:val="000000"/>
        </w:rPr>
        <w:t>always lower in larvae and juveniles than stocked</w:t>
      </w:r>
      <w:r w:rsidR="00323A9B" w:rsidRPr="001A0E70">
        <w:rPr>
          <w:color w:val="000000"/>
        </w:rPr>
        <w:t xml:space="preserve"> adults (9.2, 8.4, and 10.6, respectively; rarefaction number of 46 individuals). Estimates of gene diversity were also significant (P = 0.001) and yielded a similar pattern, with values in stocked adults (H</w:t>
      </w:r>
      <w:r w:rsidR="00323A9B" w:rsidRPr="001A0E70">
        <w:rPr>
          <w:color w:val="000000"/>
          <w:vertAlign w:val="subscript"/>
        </w:rPr>
        <w:t>E</w:t>
      </w:r>
      <w:r w:rsidR="00323A9B" w:rsidRPr="001A0E70">
        <w:rPr>
          <w:color w:val="000000"/>
        </w:rPr>
        <w:t xml:space="preserve"> = 0.725) always greater than larvae and juveniles (H</w:t>
      </w:r>
      <w:r w:rsidR="00323A9B" w:rsidRPr="001A0E70">
        <w:rPr>
          <w:color w:val="000000"/>
          <w:vertAlign w:val="subscript"/>
        </w:rPr>
        <w:t>E</w:t>
      </w:r>
      <w:r w:rsidR="00323A9B" w:rsidRPr="001A0E70">
        <w:rPr>
          <w:color w:val="000000"/>
        </w:rPr>
        <w:t xml:space="preserve"> = 0.709 and H</w:t>
      </w:r>
      <w:r w:rsidR="00323A9B" w:rsidRPr="001A0E70">
        <w:rPr>
          <w:color w:val="000000"/>
          <w:vertAlign w:val="subscript"/>
        </w:rPr>
        <w:t>E</w:t>
      </w:r>
      <w:r w:rsidR="00323A9B" w:rsidRPr="001A0E70">
        <w:rPr>
          <w:color w:val="000000"/>
        </w:rPr>
        <w:t xml:space="preserve"> = 0.713, respectively).</w:t>
      </w:r>
      <w:r w:rsidR="00323A9B" w:rsidRPr="001E223B">
        <w:rPr>
          <w:color w:val="000000"/>
        </w:rPr>
        <w:t xml:space="preserve"> </w:t>
      </w:r>
    </w:p>
    <w:p w14:paraId="5BAB2BBA" w14:textId="77777777" w:rsidR="00323A9B" w:rsidRDefault="00323A9B" w:rsidP="00323A9B">
      <w:pPr>
        <w:rPr>
          <w:color w:val="000000"/>
        </w:rPr>
      </w:pPr>
    </w:p>
    <w:p w14:paraId="50B9587C" w14:textId="52D8B231" w:rsidR="00323A9B" w:rsidRDefault="00D502B5" w:rsidP="00323A9B">
      <w:pPr>
        <w:autoSpaceDE w:val="0"/>
        <w:autoSpaceDN w:val="0"/>
        <w:adjustRightInd w:val="0"/>
        <w:rPr>
          <w:color w:val="000000"/>
        </w:rPr>
      </w:pPr>
      <w:r>
        <w:rPr>
          <w:color w:val="000000"/>
        </w:rPr>
        <w:t xml:space="preserve">Levels </w:t>
      </w:r>
      <w:r w:rsidR="00323A9B" w:rsidRPr="001E223B">
        <w:rPr>
          <w:color w:val="000000"/>
        </w:rPr>
        <w:t xml:space="preserve">of variation </w:t>
      </w:r>
      <w:r>
        <w:rPr>
          <w:color w:val="000000"/>
        </w:rPr>
        <w:t xml:space="preserve">were contrasted </w:t>
      </w:r>
      <w:r w:rsidR="00323A9B" w:rsidRPr="001E223B">
        <w:rPr>
          <w:color w:val="000000"/>
        </w:rPr>
        <w:t xml:space="preserve">among larvae and juveniles </w:t>
      </w:r>
      <w:r w:rsidR="00DF2B1B">
        <w:rPr>
          <w:color w:val="000000"/>
        </w:rPr>
        <w:t xml:space="preserve">from the same year and location </w:t>
      </w:r>
      <w:r w:rsidR="00323A9B" w:rsidRPr="001E223B">
        <w:rPr>
          <w:color w:val="000000"/>
        </w:rPr>
        <w:t xml:space="preserve">to directly assess </w:t>
      </w:r>
      <w:r w:rsidR="00DF2B1B">
        <w:rPr>
          <w:color w:val="000000"/>
        </w:rPr>
        <w:t>levels of variation</w:t>
      </w:r>
      <w:r w:rsidR="00323A9B" w:rsidRPr="001E223B">
        <w:rPr>
          <w:color w:val="000000"/>
        </w:rPr>
        <w:t xml:space="preserve">. </w:t>
      </w:r>
      <w:r w:rsidR="00323A9B">
        <w:rPr>
          <w:color w:val="000000"/>
        </w:rPr>
        <w:t xml:space="preserve"> </w:t>
      </w:r>
      <w:r w:rsidR="00323A9B" w:rsidRPr="001E223B">
        <w:rPr>
          <w:color w:val="000000"/>
        </w:rPr>
        <w:t xml:space="preserve">If sampling of larvae across the spawning </w:t>
      </w:r>
      <w:r w:rsidR="00323A9B" w:rsidRPr="0074506B">
        <w:rPr>
          <w:color w:val="000000"/>
        </w:rPr>
        <w:t>season and larval survivorship</w:t>
      </w:r>
      <w:r w:rsidR="00DF2B1B">
        <w:rPr>
          <w:color w:val="000000"/>
        </w:rPr>
        <w:t xml:space="preserve"> (e.g., juveniles)</w:t>
      </w:r>
      <w:r w:rsidR="00323A9B" w:rsidRPr="0074506B">
        <w:rPr>
          <w:color w:val="000000"/>
        </w:rPr>
        <w:t xml:space="preserve"> was random, there should be no difference in </w:t>
      </w:r>
      <w:r w:rsidR="00C619AF">
        <w:rPr>
          <w:color w:val="000000"/>
        </w:rPr>
        <w:t>levels</w:t>
      </w:r>
      <w:r w:rsidR="00323A9B" w:rsidRPr="0074506B">
        <w:rPr>
          <w:color w:val="000000"/>
        </w:rPr>
        <w:t xml:space="preserve"> of </w:t>
      </w:r>
      <w:r w:rsidR="00DF2B1B">
        <w:rPr>
          <w:color w:val="000000"/>
        </w:rPr>
        <w:t xml:space="preserve">genetic </w:t>
      </w:r>
      <w:r w:rsidR="00323A9B">
        <w:rPr>
          <w:color w:val="000000"/>
        </w:rPr>
        <w:t>variation between</w:t>
      </w:r>
      <w:r w:rsidR="00323A9B" w:rsidRPr="0074506B">
        <w:rPr>
          <w:color w:val="000000"/>
        </w:rPr>
        <w:t xml:space="preserve"> larvae and juveniles produced by the same adults. </w:t>
      </w:r>
      <w:r w:rsidR="00DF2B1B">
        <w:rPr>
          <w:color w:val="000000"/>
        </w:rPr>
        <w:t>Analyses of levels of variation indicated that</w:t>
      </w:r>
      <w:r w:rsidR="00323A9B">
        <w:rPr>
          <w:color w:val="000000"/>
        </w:rPr>
        <w:t xml:space="preserve"> A</w:t>
      </w:r>
      <w:r w:rsidR="00323A9B" w:rsidRPr="00ED24A8">
        <w:rPr>
          <w:color w:val="000000"/>
          <w:vertAlign w:val="subscript"/>
        </w:rPr>
        <w:t>R</w:t>
      </w:r>
      <w:r w:rsidR="00323A9B">
        <w:rPr>
          <w:color w:val="000000"/>
        </w:rPr>
        <w:t xml:space="preserve"> and </w:t>
      </w:r>
      <w:r w:rsidR="00323A9B" w:rsidRPr="0074506B">
        <w:rPr>
          <w:color w:val="000000"/>
        </w:rPr>
        <w:t>gene diversity</w:t>
      </w:r>
      <w:r w:rsidR="00323A9B" w:rsidRPr="00F34ABA">
        <w:rPr>
          <w:color w:val="000000"/>
        </w:rPr>
        <w:t xml:space="preserve"> </w:t>
      </w:r>
      <w:r w:rsidR="00DF2B1B">
        <w:rPr>
          <w:color w:val="000000"/>
        </w:rPr>
        <w:t xml:space="preserve">are significantly higher in </w:t>
      </w:r>
      <w:r w:rsidR="00323A9B" w:rsidRPr="0074506B">
        <w:rPr>
          <w:color w:val="000000"/>
        </w:rPr>
        <w:t xml:space="preserve">larvae </w:t>
      </w:r>
      <w:r w:rsidR="00DF2B1B">
        <w:rPr>
          <w:color w:val="000000"/>
        </w:rPr>
        <w:t>than</w:t>
      </w:r>
      <w:r w:rsidR="00323A9B" w:rsidRPr="0074506B">
        <w:rPr>
          <w:color w:val="000000"/>
        </w:rPr>
        <w:t xml:space="preserve"> juveniles </w:t>
      </w:r>
      <w:r w:rsidR="00323A9B" w:rsidRPr="00F34ABA">
        <w:rPr>
          <w:color w:val="000000"/>
        </w:rPr>
        <w:t>(</w:t>
      </w:r>
      <w:r w:rsidR="00DF2B1B">
        <w:rPr>
          <w:color w:val="000000"/>
        </w:rPr>
        <w:t>Wilcoxon signed-rank test</w:t>
      </w:r>
      <w:r w:rsidR="00323A9B" w:rsidRPr="00F34ABA">
        <w:rPr>
          <w:color w:val="000000"/>
        </w:rPr>
        <w:t>, P = 0.</w:t>
      </w:r>
      <w:r w:rsidR="00DF2B1B">
        <w:rPr>
          <w:color w:val="000000"/>
        </w:rPr>
        <w:t>00512</w:t>
      </w:r>
      <w:r w:rsidR="00323A9B" w:rsidRPr="00F34ABA">
        <w:rPr>
          <w:color w:val="000000"/>
        </w:rPr>
        <w:t xml:space="preserve"> and</w:t>
      </w:r>
      <w:r w:rsidR="00323A9B">
        <w:rPr>
          <w:color w:val="000000"/>
        </w:rPr>
        <w:t xml:space="preserve"> 0.</w:t>
      </w:r>
      <w:r w:rsidR="00DF2B1B">
        <w:rPr>
          <w:color w:val="000000"/>
        </w:rPr>
        <w:t>00694</w:t>
      </w:r>
      <w:r w:rsidR="00323A9B" w:rsidRPr="00F34ABA">
        <w:rPr>
          <w:color w:val="000000"/>
        </w:rPr>
        <w:t>, respectively</w:t>
      </w:r>
      <w:r w:rsidRPr="00F34ABA">
        <w:rPr>
          <w:color w:val="000000"/>
        </w:rPr>
        <w:t>)</w:t>
      </w:r>
      <w:r>
        <w:rPr>
          <w:color w:val="000000"/>
        </w:rPr>
        <w:t xml:space="preserve">; </w:t>
      </w:r>
      <w:r w:rsidR="00DF2B1B">
        <w:rPr>
          <w:color w:val="000000"/>
        </w:rPr>
        <w:t>therefore, there was a loss of diversity over the summer. This could reflect random sampling or differential survivorship of larvae from different parts of the reproductive season</w:t>
      </w:r>
      <w:r w:rsidR="00323A9B" w:rsidRPr="00F34ABA">
        <w:rPr>
          <w:color w:val="000000"/>
        </w:rPr>
        <w:t>.</w:t>
      </w:r>
    </w:p>
    <w:p w14:paraId="718465AF" w14:textId="77777777" w:rsidR="00323A9B" w:rsidRPr="001E223B" w:rsidRDefault="00323A9B" w:rsidP="00323A9B">
      <w:pPr>
        <w:autoSpaceDE w:val="0"/>
        <w:autoSpaceDN w:val="0"/>
        <w:adjustRightInd w:val="0"/>
        <w:rPr>
          <w:color w:val="000000"/>
        </w:rPr>
      </w:pPr>
    </w:p>
    <w:p w14:paraId="7F3DE634" w14:textId="5E38E36E" w:rsidR="00323A9B" w:rsidRDefault="00323A9B" w:rsidP="00323A9B">
      <w:pPr>
        <w:autoSpaceDE w:val="0"/>
        <w:autoSpaceDN w:val="0"/>
        <w:adjustRightInd w:val="0"/>
        <w:rPr>
          <w:color w:val="000000"/>
        </w:rPr>
      </w:pPr>
      <w:r>
        <w:rPr>
          <w:color w:val="000000"/>
        </w:rPr>
        <w:t>R</w:t>
      </w:r>
      <w:r w:rsidRPr="001E223B">
        <w:rPr>
          <w:color w:val="000000"/>
        </w:rPr>
        <w:t xml:space="preserve">educed levels of genetic variation in larvae and juveniles relative to adults indicate that progeny represent only a subset of the parents stocked into backwaters. </w:t>
      </w:r>
      <w:r>
        <w:rPr>
          <w:color w:val="000000"/>
        </w:rPr>
        <w:t xml:space="preserve"> </w:t>
      </w:r>
      <w:r w:rsidRPr="001E223B">
        <w:rPr>
          <w:color w:val="000000"/>
        </w:rPr>
        <w:t xml:space="preserve">This is not surprising given the mortality observed in stocked adults (see below), potentially reducing or </w:t>
      </w:r>
      <w:r w:rsidR="00D502B5">
        <w:rPr>
          <w:color w:val="000000"/>
        </w:rPr>
        <w:t>preventing their reproductive contribution</w:t>
      </w:r>
      <w:r w:rsidRPr="001E223B">
        <w:rPr>
          <w:color w:val="000000"/>
        </w:rPr>
        <w:t>.</w:t>
      </w:r>
      <w:r w:rsidR="003F4CFE">
        <w:rPr>
          <w:color w:val="000000"/>
        </w:rPr>
        <w:t xml:space="preserve"> Additionally, some stocked individuals may not have been reproductive due to small size at stocking.</w:t>
      </w:r>
    </w:p>
    <w:p w14:paraId="33356470" w14:textId="244ACEBB" w:rsidR="00323A9B" w:rsidRDefault="00323A9B" w:rsidP="00323A9B">
      <w:pPr>
        <w:autoSpaceDE w:val="0"/>
        <w:autoSpaceDN w:val="0"/>
        <w:adjustRightInd w:val="0"/>
        <w:rPr>
          <w:color w:val="000000"/>
        </w:rPr>
      </w:pPr>
    </w:p>
    <w:p w14:paraId="61910B7A" w14:textId="77777777" w:rsidR="00A549B5" w:rsidRDefault="00A549B5" w:rsidP="00A549B5">
      <w:pPr>
        <w:pStyle w:val="Heading2"/>
      </w:pPr>
      <w:bookmarkStart w:id="49" w:name="_Toc29994266"/>
      <w:r>
        <w:t>Parentage assignment</w:t>
      </w:r>
      <w:bookmarkEnd w:id="49"/>
    </w:p>
    <w:p w14:paraId="1472291B" w14:textId="77777777" w:rsidR="00A549B5" w:rsidRPr="00B30F94" w:rsidRDefault="00A549B5" w:rsidP="00A549B5"/>
    <w:p w14:paraId="7A9FA5DB" w14:textId="77777777" w:rsidR="00A549B5" w:rsidRPr="00CB159E" w:rsidRDefault="00A549B5" w:rsidP="00A549B5">
      <w:r>
        <w:t xml:space="preserve">Microsatellite </w:t>
      </w:r>
      <w:r w:rsidRPr="00CB159E">
        <w:t xml:space="preserve">variation was used to assign parents to offspring from AJ, DAN, and YUMA using the programs </w:t>
      </w:r>
      <w:r w:rsidRPr="00CB159E">
        <w:rPr>
          <w:i/>
        </w:rPr>
        <w:t>Mykiss</w:t>
      </w:r>
      <w:r w:rsidRPr="00CB159E">
        <w:t xml:space="preserve"> and </w:t>
      </w:r>
      <w:r w:rsidRPr="00CB159E">
        <w:rPr>
          <w:i/>
        </w:rPr>
        <w:t xml:space="preserve">Colony </w:t>
      </w:r>
      <w:r w:rsidRPr="00CB159E">
        <w:t xml:space="preserve">(table 8). The % of larvae </w:t>
      </w:r>
    </w:p>
    <w:p w14:paraId="59AAB379" w14:textId="77777777" w:rsidR="00A549B5" w:rsidRDefault="00A549B5" w:rsidP="00A549B5">
      <w:r w:rsidRPr="00CB159E">
        <w:t xml:space="preserve">and juveniles assigned a parent (male or female) by </w:t>
      </w:r>
      <w:r w:rsidRPr="00CB159E">
        <w:rPr>
          <w:i/>
        </w:rPr>
        <w:t>Mykiss</w:t>
      </w:r>
      <w:r w:rsidRPr="00CB159E">
        <w:t xml:space="preserve"> ranged from 91.0 – 100% and 86.4% - 100%, with average % assignment</w:t>
      </w:r>
      <w:r>
        <w:t xml:space="preserve"> for larvae from AJ, DAN, and YUMA 98.4%, 99.0%, and 92.0%, respectively. Similar % of assignment was found for juveniles with mean % assignment for AJ, DAN, and YUMA of 98.1%, 99.6%, and 94.1%.  Lower </w:t>
      </w:r>
      <w:proofErr w:type="spellStart"/>
      <w:r>
        <w:t>assigment</w:t>
      </w:r>
      <w:proofErr w:type="spellEnd"/>
      <w:r>
        <w:t xml:space="preserve"> values were typically found in small samples (e.g., AJ juveniles from 2010) and 2014 and 2015 samples from YUMA.   </w:t>
      </w:r>
    </w:p>
    <w:p w14:paraId="04B41EF9" w14:textId="77777777" w:rsidR="00A549B5" w:rsidRDefault="00A549B5" w:rsidP="00A549B5"/>
    <w:p w14:paraId="64E998B3" w14:textId="43888EDB" w:rsidR="003F4CFE" w:rsidRDefault="00A549B5" w:rsidP="00A549B5">
      <w:pPr>
        <w:autoSpaceDE w:val="0"/>
        <w:autoSpaceDN w:val="0"/>
        <w:adjustRightInd w:val="0"/>
        <w:rPr>
          <w:rFonts w:ascii="Arial" w:eastAsia="Calibri" w:hAnsi="Arial" w:cs="Arial"/>
          <w:b/>
          <w:bCs/>
          <w:iCs/>
          <w:color w:val="000000"/>
          <w:sz w:val="32"/>
          <w:szCs w:val="30"/>
        </w:rPr>
      </w:pPr>
      <w:r w:rsidRPr="00E67875">
        <w:rPr>
          <w:i/>
        </w:rPr>
        <w:t>Colony</w:t>
      </w:r>
      <w:r>
        <w:t xml:space="preserve"> did not make as many parental assignments for these same samples, with the proportion of larvae and juveniles assigned parents (male or female) ranging from 65.1% - 99.8% and 77.1 – 99.8%, respectively, with average % assignment for larvae from AJ, DAN, and YUMA of 86.2%, 97.3%, and 85.0%, respectively. Mean % of assignment for juveniles from AJ, DAN, and YUMA of 82.7%, </w:t>
      </w:r>
      <w:r w:rsidR="003F4CFE">
        <w:rPr>
          <w:color w:val="000000"/>
        </w:rPr>
        <w:br w:type="page"/>
      </w:r>
    </w:p>
    <w:p w14:paraId="75419D61" w14:textId="0627C9DF" w:rsidR="00537E05" w:rsidRDefault="00537E05" w:rsidP="00537E05">
      <w:pPr>
        <w:pStyle w:val="Table-heading"/>
      </w:pPr>
      <w:bookmarkStart w:id="50" w:name="_Toc29994281"/>
      <w:r>
        <w:lastRenderedPageBreak/>
        <w:t xml:space="preserve">Table </w:t>
      </w:r>
      <w:r w:rsidR="00B94D3F">
        <w:fldChar w:fldCharType="begin"/>
      </w:r>
      <w:r w:rsidR="00B94D3F">
        <w:instrText xml:space="preserve"> SEQ Table \* ARABIC </w:instrText>
      </w:r>
      <w:r w:rsidR="00B94D3F">
        <w:fldChar w:fldCharType="separate"/>
      </w:r>
      <w:r w:rsidR="00D7436F">
        <w:rPr>
          <w:noProof/>
        </w:rPr>
        <w:t>7</w:t>
      </w:r>
      <w:r w:rsidR="00B94D3F">
        <w:rPr>
          <w:noProof/>
        </w:rPr>
        <w:fldChar w:fldCharType="end"/>
      </w:r>
      <w:r w:rsidRPr="0023199E">
        <w:t>.</w:t>
      </w:r>
      <w:r>
        <w:t>—</w:t>
      </w:r>
      <w:r w:rsidRPr="0023199E">
        <w:t>Estimates of population genetic statistics of razorback sucker adults (males and females pooled), larvae, and juveniles stocked into AJ and DAN backwaters from the years 2010-2015 and YUMA from 2013-2015.</w:t>
      </w:r>
      <w:bookmarkEnd w:id="50"/>
      <w:r w:rsidRPr="0023199E">
        <w:t xml:space="preserve">  </w:t>
      </w:r>
    </w:p>
    <w:p w14:paraId="2CF55ACD" w14:textId="469FA75E" w:rsidR="00537E05" w:rsidRDefault="00537E05" w:rsidP="005B503F">
      <w:pPr>
        <w:pStyle w:val="Caption"/>
        <w:rPr>
          <w:rFonts w:eastAsiaTheme="minorHAnsi"/>
          <w:b w:val="0"/>
        </w:rPr>
      </w:pPr>
      <w:r w:rsidRPr="005B503F">
        <w:rPr>
          <w:rFonts w:eastAsiaTheme="minorHAnsi"/>
          <w:b w:val="0"/>
        </w:rPr>
        <w:t>“N” provides number of individuals stocked of each sex, while H</w:t>
      </w:r>
      <w:r w:rsidRPr="005B503F">
        <w:rPr>
          <w:rFonts w:eastAsiaTheme="minorHAnsi"/>
          <w:b w:val="0"/>
          <w:vertAlign w:val="subscript"/>
        </w:rPr>
        <w:t>E</w:t>
      </w:r>
      <w:r w:rsidRPr="005B503F">
        <w:rPr>
          <w:rFonts w:eastAsiaTheme="minorHAnsi"/>
          <w:b w:val="0"/>
        </w:rPr>
        <w:t xml:space="preserve"> and A</w:t>
      </w:r>
      <w:r w:rsidRPr="005B503F">
        <w:rPr>
          <w:rFonts w:eastAsiaTheme="minorHAnsi"/>
          <w:b w:val="0"/>
          <w:vertAlign w:val="subscript"/>
        </w:rPr>
        <w:t>R</w:t>
      </w:r>
      <w:r w:rsidRPr="005B503F">
        <w:rPr>
          <w:rFonts w:eastAsiaTheme="minorHAnsi"/>
          <w:b w:val="0"/>
        </w:rPr>
        <w:t xml:space="preserve"> are measures of gene diversity and allelic richness, respectively.  Estimates of A</w:t>
      </w:r>
      <w:r w:rsidRPr="005B503F">
        <w:rPr>
          <w:rFonts w:eastAsiaTheme="minorHAnsi"/>
          <w:b w:val="0"/>
          <w:vertAlign w:val="subscript"/>
        </w:rPr>
        <w:t xml:space="preserve">R </w:t>
      </w:r>
      <w:r w:rsidRPr="005B503F">
        <w:rPr>
          <w:rFonts w:eastAsiaTheme="minorHAnsi"/>
          <w:b w:val="0"/>
        </w:rPr>
        <w:t>were generated by rarefaction, using a minimum sample size of 46 individuals.  YUMA samples from 2014 and 2015 also include all stocked adults from previous year(s) as these individuals could have contributed to production of progeny in those years.</w:t>
      </w:r>
    </w:p>
    <w:p w14:paraId="75E4991C" w14:textId="77777777" w:rsidR="00CB159E" w:rsidRPr="00CB159E" w:rsidRDefault="00CB159E" w:rsidP="00CB159E"/>
    <w:tbl>
      <w:tblPr>
        <w:tblW w:w="6416" w:type="dxa"/>
        <w:tblInd w:w="-5" w:type="dxa"/>
        <w:tblLook w:val="04A0" w:firstRow="1" w:lastRow="0" w:firstColumn="1" w:lastColumn="0" w:noHBand="0" w:noVBand="1"/>
      </w:tblPr>
      <w:tblGrid>
        <w:gridCol w:w="1100"/>
        <w:gridCol w:w="780"/>
        <w:gridCol w:w="1656"/>
        <w:gridCol w:w="960"/>
        <w:gridCol w:w="960"/>
        <w:gridCol w:w="960"/>
      </w:tblGrid>
      <w:tr w:rsidR="00537E05" w14:paraId="6D25A3C2" w14:textId="77777777" w:rsidTr="007A3CB7">
        <w:tc>
          <w:tcPr>
            <w:tcW w:w="1100"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6ACCDC22" w14:textId="77777777" w:rsidR="00537E05" w:rsidRDefault="00537E05">
            <w:pPr>
              <w:rPr>
                <w:rFonts w:ascii="Arial" w:hAnsi="Arial" w:cs="Arial"/>
                <w:b/>
                <w:bCs/>
                <w:color w:val="000000"/>
                <w:sz w:val="20"/>
                <w:szCs w:val="20"/>
              </w:rPr>
            </w:pPr>
            <w:r>
              <w:rPr>
                <w:rFonts w:ascii="Arial" w:hAnsi="Arial" w:cs="Arial"/>
                <w:b/>
                <w:bCs/>
                <w:color w:val="000000"/>
                <w:sz w:val="20"/>
                <w:szCs w:val="20"/>
              </w:rPr>
              <w:t>Location</w:t>
            </w:r>
          </w:p>
        </w:tc>
        <w:tc>
          <w:tcPr>
            <w:tcW w:w="780" w:type="dxa"/>
            <w:tcBorders>
              <w:top w:val="single" w:sz="4" w:space="0" w:color="auto"/>
              <w:left w:val="nil"/>
              <w:bottom w:val="nil"/>
              <w:right w:val="single" w:sz="4" w:space="0" w:color="auto"/>
            </w:tcBorders>
            <w:shd w:val="clear" w:color="000000" w:fill="D9D9D9"/>
            <w:noWrap/>
            <w:vAlign w:val="bottom"/>
            <w:hideMark/>
          </w:tcPr>
          <w:p w14:paraId="5025F651" w14:textId="77777777" w:rsidR="00537E05" w:rsidRDefault="00537E05">
            <w:pPr>
              <w:jc w:val="center"/>
              <w:rPr>
                <w:rFonts w:ascii="Arial" w:hAnsi="Arial" w:cs="Arial"/>
                <w:b/>
                <w:bCs/>
                <w:color w:val="000000"/>
                <w:sz w:val="20"/>
                <w:szCs w:val="20"/>
              </w:rPr>
            </w:pPr>
            <w:r>
              <w:rPr>
                <w:rFonts w:ascii="Arial" w:hAnsi="Arial" w:cs="Arial"/>
                <w:b/>
                <w:bCs/>
                <w:color w:val="000000"/>
                <w:sz w:val="20"/>
                <w:szCs w:val="20"/>
              </w:rPr>
              <w:t>Year</w:t>
            </w:r>
          </w:p>
        </w:tc>
        <w:tc>
          <w:tcPr>
            <w:tcW w:w="1656" w:type="dxa"/>
            <w:tcBorders>
              <w:top w:val="single" w:sz="4" w:space="0" w:color="auto"/>
              <w:left w:val="nil"/>
              <w:bottom w:val="nil"/>
              <w:right w:val="single" w:sz="4" w:space="0" w:color="auto"/>
            </w:tcBorders>
            <w:shd w:val="clear" w:color="000000" w:fill="D9D9D9"/>
            <w:noWrap/>
            <w:vAlign w:val="bottom"/>
            <w:hideMark/>
          </w:tcPr>
          <w:p w14:paraId="5B6765E7" w14:textId="77777777" w:rsidR="00537E05" w:rsidRDefault="00537E05">
            <w:pPr>
              <w:jc w:val="center"/>
              <w:rPr>
                <w:rFonts w:ascii="Arial" w:hAnsi="Arial" w:cs="Arial"/>
                <w:b/>
                <w:bCs/>
                <w:color w:val="000000"/>
                <w:sz w:val="20"/>
                <w:szCs w:val="20"/>
              </w:rPr>
            </w:pPr>
            <w:r>
              <w:rPr>
                <w:rFonts w:ascii="Arial" w:hAnsi="Arial" w:cs="Arial"/>
                <w:b/>
                <w:bCs/>
                <w:color w:val="000000"/>
                <w:sz w:val="20"/>
                <w:szCs w:val="20"/>
              </w:rPr>
              <w:t>Sample</w:t>
            </w:r>
          </w:p>
        </w:tc>
        <w:tc>
          <w:tcPr>
            <w:tcW w:w="960" w:type="dxa"/>
            <w:tcBorders>
              <w:top w:val="single" w:sz="4" w:space="0" w:color="auto"/>
              <w:left w:val="nil"/>
              <w:bottom w:val="nil"/>
              <w:right w:val="single" w:sz="4" w:space="0" w:color="auto"/>
            </w:tcBorders>
            <w:shd w:val="clear" w:color="000000" w:fill="D9D9D9"/>
            <w:noWrap/>
            <w:vAlign w:val="bottom"/>
            <w:hideMark/>
          </w:tcPr>
          <w:p w14:paraId="28BD3F03" w14:textId="77777777" w:rsidR="00537E05" w:rsidRDefault="00537E05">
            <w:pPr>
              <w:jc w:val="center"/>
              <w:rPr>
                <w:rFonts w:ascii="Arial" w:hAnsi="Arial" w:cs="Arial"/>
                <w:b/>
                <w:bCs/>
                <w:color w:val="000000"/>
                <w:sz w:val="20"/>
                <w:szCs w:val="20"/>
              </w:rPr>
            </w:pPr>
            <w:r>
              <w:rPr>
                <w:rFonts w:ascii="Arial" w:hAnsi="Arial" w:cs="Arial"/>
                <w:b/>
                <w:bCs/>
                <w:color w:val="000000"/>
                <w:sz w:val="20"/>
                <w:szCs w:val="20"/>
              </w:rPr>
              <w:t>N</w:t>
            </w:r>
          </w:p>
        </w:tc>
        <w:tc>
          <w:tcPr>
            <w:tcW w:w="960" w:type="dxa"/>
            <w:tcBorders>
              <w:top w:val="single" w:sz="4" w:space="0" w:color="auto"/>
              <w:left w:val="nil"/>
              <w:bottom w:val="nil"/>
              <w:right w:val="single" w:sz="4" w:space="0" w:color="auto"/>
            </w:tcBorders>
            <w:shd w:val="clear" w:color="000000" w:fill="D9D9D9"/>
            <w:noWrap/>
            <w:vAlign w:val="bottom"/>
            <w:hideMark/>
          </w:tcPr>
          <w:p w14:paraId="7F2725BC" w14:textId="77777777" w:rsidR="00537E05" w:rsidRDefault="00537E05">
            <w:pPr>
              <w:jc w:val="center"/>
              <w:rPr>
                <w:rFonts w:ascii="Arial" w:hAnsi="Arial" w:cs="Arial"/>
                <w:b/>
                <w:bCs/>
                <w:color w:val="000000"/>
                <w:sz w:val="20"/>
                <w:szCs w:val="20"/>
              </w:rPr>
            </w:pPr>
            <w:r>
              <w:rPr>
                <w:rFonts w:ascii="Arial" w:hAnsi="Arial" w:cs="Arial"/>
                <w:b/>
                <w:bCs/>
                <w:color w:val="000000"/>
                <w:sz w:val="20"/>
                <w:szCs w:val="20"/>
              </w:rPr>
              <w:t>H</w:t>
            </w:r>
            <w:r>
              <w:rPr>
                <w:rFonts w:ascii="Arial" w:hAnsi="Arial" w:cs="Arial"/>
                <w:b/>
                <w:bCs/>
                <w:color w:val="000000"/>
                <w:sz w:val="20"/>
                <w:szCs w:val="20"/>
                <w:vertAlign w:val="subscript"/>
              </w:rPr>
              <w:t>e</w:t>
            </w:r>
          </w:p>
        </w:tc>
        <w:tc>
          <w:tcPr>
            <w:tcW w:w="960" w:type="dxa"/>
            <w:tcBorders>
              <w:top w:val="single" w:sz="4" w:space="0" w:color="auto"/>
              <w:left w:val="nil"/>
              <w:bottom w:val="nil"/>
              <w:right w:val="single" w:sz="4" w:space="0" w:color="auto"/>
            </w:tcBorders>
            <w:shd w:val="clear" w:color="000000" w:fill="D9D9D9"/>
            <w:noWrap/>
            <w:vAlign w:val="bottom"/>
            <w:hideMark/>
          </w:tcPr>
          <w:p w14:paraId="1BDFA0B9" w14:textId="77777777" w:rsidR="00537E05" w:rsidRDefault="00537E05">
            <w:pPr>
              <w:jc w:val="center"/>
              <w:rPr>
                <w:rFonts w:ascii="Arial" w:hAnsi="Arial" w:cs="Arial"/>
                <w:b/>
                <w:bCs/>
                <w:color w:val="000000"/>
                <w:sz w:val="20"/>
                <w:szCs w:val="20"/>
              </w:rPr>
            </w:pPr>
            <w:r>
              <w:rPr>
                <w:rFonts w:ascii="Arial" w:hAnsi="Arial" w:cs="Arial"/>
                <w:b/>
                <w:bCs/>
                <w:color w:val="000000"/>
                <w:sz w:val="20"/>
                <w:szCs w:val="20"/>
              </w:rPr>
              <w:t>A</w:t>
            </w:r>
            <w:r>
              <w:rPr>
                <w:rFonts w:ascii="Arial" w:hAnsi="Arial" w:cs="Arial"/>
                <w:b/>
                <w:bCs/>
                <w:color w:val="000000"/>
                <w:sz w:val="20"/>
                <w:szCs w:val="20"/>
                <w:vertAlign w:val="subscript"/>
              </w:rPr>
              <w:t>R</w:t>
            </w:r>
          </w:p>
        </w:tc>
      </w:tr>
      <w:tr w:rsidR="00537E05" w14:paraId="10DDCBC9" w14:textId="77777777" w:rsidTr="007A3CB7">
        <w:tc>
          <w:tcPr>
            <w:tcW w:w="1100" w:type="dxa"/>
            <w:tcBorders>
              <w:top w:val="nil"/>
              <w:left w:val="single" w:sz="4" w:space="0" w:color="auto"/>
              <w:bottom w:val="nil"/>
              <w:right w:val="single" w:sz="4" w:space="0" w:color="auto"/>
            </w:tcBorders>
            <w:shd w:val="clear" w:color="000000" w:fill="FFFFFF"/>
            <w:noWrap/>
            <w:vAlign w:val="bottom"/>
            <w:hideMark/>
          </w:tcPr>
          <w:p w14:paraId="58083F6A" w14:textId="77777777" w:rsidR="00537E05" w:rsidRDefault="00537E05">
            <w:pPr>
              <w:rPr>
                <w:rFonts w:ascii="Arial" w:hAnsi="Arial" w:cs="Arial"/>
                <w:color w:val="000000"/>
                <w:sz w:val="20"/>
                <w:szCs w:val="20"/>
              </w:rPr>
            </w:pPr>
            <w:r>
              <w:rPr>
                <w:rFonts w:ascii="Arial" w:hAnsi="Arial" w:cs="Arial"/>
                <w:color w:val="000000"/>
                <w:sz w:val="20"/>
                <w:szCs w:val="20"/>
              </w:rPr>
              <w:t>AJ</w:t>
            </w:r>
          </w:p>
        </w:tc>
        <w:tc>
          <w:tcPr>
            <w:tcW w:w="780" w:type="dxa"/>
            <w:tcBorders>
              <w:top w:val="single" w:sz="4" w:space="0" w:color="auto"/>
              <w:left w:val="nil"/>
              <w:bottom w:val="nil"/>
              <w:right w:val="single" w:sz="4" w:space="0" w:color="auto"/>
            </w:tcBorders>
            <w:shd w:val="clear" w:color="000000" w:fill="FFFFFF"/>
            <w:noWrap/>
            <w:vAlign w:val="bottom"/>
            <w:hideMark/>
          </w:tcPr>
          <w:p w14:paraId="4F759BC0" w14:textId="77777777" w:rsidR="00537E05" w:rsidRDefault="00537E05">
            <w:pPr>
              <w:jc w:val="center"/>
              <w:rPr>
                <w:rFonts w:ascii="Arial" w:hAnsi="Arial" w:cs="Arial"/>
                <w:color w:val="000000"/>
                <w:sz w:val="20"/>
                <w:szCs w:val="20"/>
              </w:rPr>
            </w:pPr>
            <w:r>
              <w:rPr>
                <w:rFonts w:ascii="Arial" w:hAnsi="Arial" w:cs="Arial"/>
                <w:color w:val="000000"/>
                <w:sz w:val="20"/>
                <w:szCs w:val="20"/>
              </w:rPr>
              <w:t>2010</w:t>
            </w:r>
          </w:p>
        </w:tc>
        <w:tc>
          <w:tcPr>
            <w:tcW w:w="1656" w:type="dxa"/>
            <w:tcBorders>
              <w:top w:val="single" w:sz="4" w:space="0" w:color="auto"/>
              <w:left w:val="nil"/>
              <w:bottom w:val="single" w:sz="4" w:space="0" w:color="auto"/>
              <w:right w:val="single" w:sz="4" w:space="0" w:color="auto"/>
            </w:tcBorders>
            <w:shd w:val="clear" w:color="000000" w:fill="FFFFFF"/>
            <w:noWrap/>
            <w:vAlign w:val="bottom"/>
            <w:hideMark/>
          </w:tcPr>
          <w:p w14:paraId="6DE4F136" w14:textId="77777777" w:rsidR="00537E05" w:rsidRDefault="00537E05">
            <w:pPr>
              <w:jc w:val="center"/>
              <w:rPr>
                <w:rFonts w:ascii="Arial" w:hAnsi="Arial" w:cs="Arial"/>
                <w:color w:val="000000"/>
                <w:sz w:val="20"/>
                <w:szCs w:val="20"/>
              </w:rPr>
            </w:pPr>
            <w:r>
              <w:rPr>
                <w:rFonts w:ascii="Arial" w:hAnsi="Arial" w:cs="Arial"/>
                <w:color w:val="000000"/>
                <w:sz w:val="20"/>
                <w:szCs w:val="20"/>
              </w:rPr>
              <w:t>adults</w:t>
            </w:r>
          </w:p>
        </w:tc>
        <w:tc>
          <w:tcPr>
            <w:tcW w:w="960" w:type="dxa"/>
            <w:tcBorders>
              <w:top w:val="single" w:sz="4" w:space="0" w:color="auto"/>
              <w:left w:val="nil"/>
              <w:bottom w:val="single" w:sz="4" w:space="0" w:color="auto"/>
              <w:right w:val="single" w:sz="4" w:space="0" w:color="auto"/>
            </w:tcBorders>
            <w:shd w:val="clear" w:color="000000" w:fill="FFFFFF"/>
            <w:noWrap/>
            <w:vAlign w:val="bottom"/>
            <w:hideMark/>
          </w:tcPr>
          <w:p w14:paraId="03068401" w14:textId="77777777" w:rsidR="00537E05" w:rsidRDefault="00537E05">
            <w:pPr>
              <w:jc w:val="center"/>
              <w:rPr>
                <w:rFonts w:ascii="Arial" w:hAnsi="Arial" w:cs="Arial"/>
                <w:color w:val="000000"/>
                <w:sz w:val="20"/>
                <w:szCs w:val="20"/>
              </w:rPr>
            </w:pPr>
            <w:r>
              <w:rPr>
                <w:rFonts w:ascii="Arial" w:hAnsi="Arial" w:cs="Arial"/>
                <w:color w:val="000000"/>
                <w:sz w:val="20"/>
                <w:szCs w:val="20"/>
              </w:rPr>
              <w:t>200</w:t>
            </w:r>
          </w:p>
        </w:tc>
        <w:tc>
          <w:tcPr>
            <w:tcW w:w="960" w:type="dxa"/>
            <w:tcBorders>
              <w:top w:val="single" w:sz="4" w:space="0" w:color="auto"/>
              <w:left w:val="nil"/>
              <w:bottom w:val="single" w:sz="4" w:space="0" w:color="auto"/>
              <w:right w:val="single" w:sz="4" w:space="0" w:color="auto"/>
            </w:tcBorders>
            <w:shd w:val="clear" w:color="000000" w:fill="FFFFFF"/>
            <w:noWrap/>
            <w:vAlign w:val="bottom"/>
            <w:hideMark/>
          </w:tcPr>
          <w:p w14:paraId="2C02D6AF" w14:textId="77777777" w:rsidR="00537E05" w:rsidRDefault="00537E05">
            <w:pPr>
              <w:jc w:val="center"/>
              <w:rPr>
                <w:rFonts w:ascii="Arial" w:hAnsi="Arial" w:cs="Arial"/>
                <w:color w:val="000000"/>
                <w:sz w:val="20"/>
                <w:szCs w:val="20"/>
              </w:rPr>
            </w:pPr>
            <w:r>
              <w:rPr>
                <w:rFonts w:ascii="Arial" w:hAnsi="Arial" w:cs="Arial"/>
                <w:color w:val="000000"/>
                <w:sz w:val="20"/>
                <w:szCs w:val="20"/>
              </w:rPr>
              <w:t>0.739</w:t>
            </w:r>
          </w:p>
        </w:tc>
        <w:tc>
          <w:tcPr>
            <w:tcW w:w="960" w:type="dxa"/>
            <w:tcBorders>
              <w:top w:val="single" w:sz="4" w:space="0" w:color="auto"/>
              <w:left w:val="nil"/>
              <w:bottom w:val="single" w:sz="4" w:space="0" w:color="auto"/>
              <w:right w:val="single" w:sz="4" w:space="0" w:color="auto"/>
            </w:tcBorders>
            <w:shd w:val="clear" w:color="000000" w:fill="FFFFFF"/>
            <w:noWrap/>
            <w:vAlign w:val="bottom"/>
            <w:hideMark/>
          </w:tcPr>
          <w:p w14:paraId="03F2B386" w14:textId="77777777" w:rsidR="00537E05" w:rsidRDefault="00537E05">
            <w:pPr>
              <w:jc w:val="center"/>
              <w:rPr>
                <w:rFonts w:ascii="Arial" w:hAnsi="Arial" w:cs="Arial"/>
                <w:color w:val="000000"/>
                <w:sz w:val="20"/>
                <w:szCs w:val="20"/>
              </w:rPr>
            </w:pPr>
            <w:r>
              <w:rPr>
                <w:rFonts w:ascii="Arial" w:hAnsi="Arial" w:cs="Arial"/>
                <w:color w:val="000000"/>
                <w:sz w:val="20"/>
                <w:szCs w:val="20"/>
              </w:rPr>
              <w:t>10.8</w:t>
            </w:r>
          </w:p>
        </w:tc>
      </w:tr>
      <w:tr w:rsidR="00537E05" w14:paraId="55DAF1EE" w14:textId="77777777" w:rsidTr="007A3CB7">
        <w:tc>
          <w:tcPr>
            <w:tcW w:w="1100" w:type="dxa"/>
            <w:tcBorders>
              <w:top w:val="nil"/>
              <w:left w:val="single" w:sz="4" w:space="0" w:color="auto"/>
              <w:bottom w:val="nil"/>
              <w:right w:val="single" w:sz="4" w:space="0" w:color="auto"/>
            </w:tcBorders>
            <w:shd w:val="clear" w:color="000000" w:fill="FFFFFF"/>
            <w:noWrap/>
            <w:vAlign w:val="bottom"/>
            <w:hideMark/>
          </w:tcPr>
          <w:p w14:paraId="27DFA906" w14:textId="77777777" w:rsidR="00537E05" w:rsidRDefault="00537E05">
            <w:pPr>
              <w:rPr>
                <w:rFonts w:ascii="Arial" w:hAnsi="Arial" w:cs="Arial"/>
                <w:color w:val="000000"/>
                <w:sz w:val="20"/>
                <w:szCs w:val="20"/>
              </w:rPr>
            </w:pPr>
            <w:r>
              <w:rPr>
                <w:rFonts w:ascii="Arial" w:hAnsi="Arial" w:cs="Arial"/>
                <w:color w:val="000000"/>
                <w:sz w:val="20"/>
                <w:szCs w:val="20"/>
              </w:rPr>
              <w:t> </w:t>
            </w:r>
          </w:p>
        </w:tc>
        <w:tc>
          <w:tcPr>
            <w:tcW w:w="780" w:type="dxa"/>
            <w:tcBorders>
              <w:top w:val="nil"/>
              <w:left w:val="nil"/>
              <w:bottom w:val="single" w:sz="4" w:space="0" w:color="auto"/>
              <w:right w:val="single" w:sz="4" w:space="0" w:color="auto"/>
            </w:tcBorders>
            <w:shd w:val="clear" w:color="000000" w:fill="FFFFFF"/>
            <w:noWrap/>
            <w:vAlign w:val="bottom"/>
            <w:hideMark/>
          </w:tcPr>
          <w:p w14:paraId="4A641E33" w14:textId="77777777" w:rsidR="00537E05" w:rsidRDefault="00537E05">
            <w:pPr>
              <w:jc w:val="center"/>
              <w:rPr>
                <w:rFonts w:ascii="Arial" w:hAnsi="Arial" w:cs="Arial"/>
                <w:color w:val="000000"/>
                <w:sz w:val="20"/>
                <w:szCs w:val="20"/>
              </w:rPr>
            </w:pPr>
            <w:r>
              <w:rPr>
                <w:rFonts w:ascii="Arial" w:hAnsi="Arial" w:cs="Arial"/>
                <w:color w:val="000000"/>
                <w:sz w:val="20"/>
                <w:szCs w:val="20"/>
              </w:rPr>
              <w:t> </w:t>
            </w:r>
          </w:p>
        </w:tc>
        <w:tc>
          <w:tcPr>
            <w:tcW w:w="1656" w:type="dxa"/>
            <w:tcBorders>
              <w:top w:val="nil"/>
              <w:left w:val="nil"/>
              <w:bottom w:val="nil"/>
              <w:right w:val="single" w:sz="4" w:space="0" w:color="auto"/>
            </w:tcBorders>
            <w:shd w:val="clear" w:color="000000" w:fill="FFFFFF"/>
            <w:noWrap/>
            <w:vAlign w:val="bottom"/>
            <w:hideMark/>
          </w:tcPr>
          <w:p w14:paraId="7DE76E41" w14:textId="77777777" w:rsidR="00537E05" w:rsidRDefault="00537E05">
            <w:pPr>
              <w:jc w:val="center"/>
              <w:rPr>
                <w:rFonts w:ascii="Arial" w:hAnsi="Arial" w:cs="Arial"/>
                <w:color w:val="000000"/>
                <w:sz w:val="20"/>
                <w:szCs w:val="20"/>
              </w:rPr>
            </w:pPr>
            <w:proofErr w:type="spellStart"/>
            <w:r>
              <w:rPr>
                <w:rFonts w:ascii="Arial" w:hAnsi="Arial" w:cs="Arial"/>
                <w:color w:val="000000"/>
                <w:sz w:val="20"/>
                <w:szCs w:val="20"/>
              </w:rPr>
              <w:t>larvae+juveniles</w:t>
            </w:r>
            <w:proofErr w:type="spellEnd"/>
          </w:p>
        </w:tc>
        <w:tc>
          <w:tcPr>
            <w:tcW w:w="960" w:type="dxa"/>
            <w:tcBorders>
              <w:top w:val="nil"/>
              <w:left w:val="nil"/>
              <w:bottom w:val="nil"/>
              <w:right w:val="single" w:sz="4" w:space="0" w:color="auto"/>
            </w:tcBorders>
            <w:shd w:val="clear" w:color="000000" w:fill="FFFFFF"/>
            <w:noWrap/>
            <w:vAlign w:val="bottom"/>
            <w:hideMark/>
          </w:tcPr>
          <w:p w14:paraId="327DAAC0" w14:textId="77777777" w:rsidR="00537E05" w:rsidRDefault="00537E05">
            <w:pPr>
              <w:jc w:val="center"/>
              <w:rPr>
                <w:rFonts w:ascii="Arial" w:hAnsi="Arial" w:cs="Arial"/>
                <w:color w:val="000000"/>
                <w:sz w:val="20"/>
                <w:szCs w:val="20"/>
              </w:rPr>
            </w:pPr>
            <w:r>
              <w:rPr>
                <w:rFonts w:ascii="Arial" w:hAnsi="Arial" w:cs="Arial"/>
                <w:color w:val="000000"/>
                <w:sz w:val="20"/>
                <w:szCs w:val="20"/>
              </w:rPr>
              <w:t>211</w:t>
            </w:r>
          </w:p>
        </w:tc>
        <w:tc>
          <w:tcPr>
            <w:tcW w:w="960" w:type="dxa"/>
            <w:tcBorders>
              <w:top w:val="nil"/>
              <w:left w:val="nil"/>
              <w:bottom w:val="nil"/>
              <w:right w:val="single" w:sz="4" w:space="0" w:color="auto"/>
            </w:tcBorders>
            <w:shd w:val="clear" w:color="000000" w:fill="FFFFFF"/>
            <w:noWrap/>
            <w:vAlign w:val="bottom"/>
            <w:hideMark/>
          </w:tcPr>
          <w:p w14:paraId="1A0C5A66" w14:textId="77777777" w:rsidR="00537E05" w:rsidRDefault="00537E05">
            <w:pPr>
              <w:jc w:val="center"/>
              <w:rPr>
                <w:rFonts w:ascii="Arial" w:hAnsi="Arial" w:cs="Arial"/>
                <w:color w:val="000000"/>
                <w:sz w:val="20"/>
                <w:szCs w:val="20"/>
              </w:rPr>
            </w:pPr>
            <w:r>
              <w:rPr>
                <w:rFonts w:ascii="Arial" w:hAnsi="Arial" w:cs="Arial"/>
                <w:color w:val="000000"/>
                <w:sz w:val="20"/>
                <w:szCs w:val="20"/>
              </w:rPr>
              <w:t>0.720</w:t>
            </w:r>
          </w:p>
        </w:tc>
        <w:tc>
          <w:tcPr>
            <w:tcW w:w="960" w:type="dxa"/>
            <w:tcBorders>
              <w:top w:val="nil"/>
              <w:left w:val="nil"/>
              <w:bottom w:val="nil"/>
              <w:right w:val="single" w:sz="4" w:space="0" w:color="auto"/>
            </w:tcBorders>
            <w:shd w:val="clear" w:color="000000" w:fill="FFFFFF"/>
            <w:noWrap/>
            <w:vAlign w:val="bottom"/>
            <w:hideMark/>
          </w:tcPr>
          <w:p w14:paraId="66F4BBF1" w14:textId="77777777" w:rsidR="00537E05" w:rsidRDefault="00537E05">
            <w:pPr>
              <w:jc w:val="center"/>
              <w:rPr>
                <w:rFonts w:ascii="Arial" w:hAnsi="Arial" w:cs="Arial"/>
                <w:color w:val="000000"/>
                <w:sz w:val="20"/>
                <w:szCs w:val="20"/>
              </w:rPr>
            </w:pPr>
            <w:r>
              <w:rPr>
                <w:rFonts w:ascii="Arial" w:hAnsi="Arial" w:cs="Arial"/>
                <w:color w:val="000000"/>
                <w:sz w:val="20"/>
                <w:szCs w:val="20"/>
              </w:rPr>
              <w:t>9.9</w:t>
            </w:r>
          </w:p>
        </w:tc>
      </w:tr>
      <w:tr w:rsidR="00537E05" w14:paraId="4F6BF5C4" w14:textId="77777777" w:rsidTr="007A3CB7">
        <w:tc>
          <w:tcPr>
            <w:tcW w:w="1100" w:type="dxa"/>
            <w:tcBorders>
              <w:top w:val="nil"/>
              <w:left w:val="single" w:sz="4" w:space="0" w:color="auto"/>
              <w:bottom w:val="nil"/>
              <w:right w:val="single" w:sz="4" w:space="0" w:color="auto"/>
            </w:tcBorders>
            <w:shd w:val="clear" w:color="000000" w:fill="FFFFFF"/>
            <w:noWrap/>
            <w:vAlign w:val="bottom"/>
            <w:hideMark/>
          </w:tcPr>
          <w:p w14:paraId="4B800815" w14:textId="77777777" w:rsidR="00537E05" w:rsidRDefault="00537E05">
            <w:pPr>
              <w:rPr>
                <w:rFonts w:ascii="Arial" w:hAnsi="Arial" w:cs="Arial"/>
                <w:color w:val="000000"/>
                <w:sz w:val="20"/>
                <w:szCs w:val="20"/>
              </w:rPr>
            </w:pPr>
            <w:r>
              <w:rPr>
                <w:rFonts w:ascii="Arial" w:hAnsi="Arial" w:cs="Arial"/>
                <w:color w:val="000000"/>
                <w:sz w:val="20"/>
                <w:szCs w:val="20"/>
              </w:rPr>
              <w:t> </w:t>
            </w:r>
          </w:p>
        </w:tc>
        <w:tc>
          <w:tcPr>
            <w:tcW w:w="780" w:type="dxa"/>
            <w:tcBorders>
              <w:top w:val="nil"/>
              <w:left w:val="nil"/>
              <w:bottom w:val="nil"/>
              <w:right w:val="single" w:sz="4" w:space="0" w:color="auto"/>
            </w:tcBorders>
            <w:shd w:val="clear" w:color="000000" w:fill="FFFFFF"/>
            <w:noWrap/>
            <w:vAlign w:val="bottom"/>
            <w:hideMark/>
          </w:tcPr>
          <w:p w14:paraId="09C2F88E" w14:textId="77777777" w:rsidR="00537E05" w:rsidRDefault="00537E05">
            <w:pPr>
              <w:jc w:val="center"/>
              <w:rPr>
                <w:rFonts w:ascii="Arial" w:hAnsi="Arial" w:cs="Arial"/>
                <w:color w:val="000000"/>
                <w:sz w:val="20"/>
                <w:szCs w:val="20"/>
              </w:rPr>
            </w:pPr>
            <w:r>
              <w:rPr>
                <w:rFonts w:ascii="Arial" w:hAnsi="Arial" w:cs="Arial"/>
                <w:color w:val="000000"/>
                <w:sz w:val="20"/>
                <w:szCs w:val="20"/>
              </w:rPr>
              <w:t>2011</w:t>
            </w:r>
          </w:p>
        </w:tc>
        <w:tc>
          <w:tcPr>
            <w:tcW w:w="1656" w:type="dxa"/>
            <w:tcBorders>
              <w:top w:val="single" w:sz="4" w:space="0" w:color="auto"/>
              <w:left w:val="nil"/>
              <w:bottom w:val="single" w:sz="4" w:space="0" w:color="auto"/>
              <w:right w:val="single" w:sz="4" w:space="0" w:color="auto"/>
            </w:tcBorders>
            <w:shd w:val="clear" w:color="000000" w:fill="FFFFFF"/>
            <w:noWrap/>
            <w:vAlign w:val="bottom"/>
            <w:hideMark/>
          </w:tcPr>
          <w:p w14:paraId="17C61AC8" w14:textId="77777777" w:rsidR="00537E05" w:rsidRDefault="00537E05">
            <w:pPr>
              <w:jc w:val="center"/>
              <w:rPr>
                <w:rFonts w:ascii="Arial" w:hAnsi="Arial" w:cs="Arial"/>
                <w:color w:val="000000"/>
                <w:sz w:val="20"/>
                <w:szCs w:val="20"/>
              </w:rPr>
            </w:pPr>
            <w:r>
              <w:rPr>
                <w:rFonts w:ascii="Arial" w:hAnsi="Arial" w:cs="Arial"/>
                <w:color w:val="000000"/>
                <w:sz w:val="20"/>
                <w:szCs w:val="20"/>
              </w:rPr>
              <w:t>adults</w:t>
            </w:r>
          </w:p>
        </w:tc>
        <w:tc>
          <w:tcPr>
            <w:tcW w:w="960" w:type="dxa"/>
            <w:tcBorders>
              <w:top w:val="single" w:sz="4" w:space="0" w:color="auto"/>
              <w:left w:val="nil"/>
              <w:bottom w:val="single" w:sz="4" w:space="0" w:color="auto"/>
              <w:right w:val="single" w:sz="4" w:space="0" w:color="auto"/>
            </w:tcBorders>
            <w:shd w:val="clear" w:color="000000" w:fill="FFFFFF"/>
            <w:noWrap/>
            <w:vAlign w:val="bottom"/>
            <w:hideMark/>
          </w:tcPr>
          <w:p w14:paraId="25FE312A" w14:textId="77777777" w:rsidR="00537E05" w:rsidRDefault="00537E05">
            <w:pPr>
              <w:jc w:val="center"/>
              <w:rPr>
                <w:rFonts w:ascii="Arial" w:hAnsi="Arial" w:cs="Arial"/>
                <w:color w:val="000000"/>
                <w:sz w:val="20"/>
                <w:szCs w:val="20"/>
              </w:rPr>
            </w:pPr>
            <w:r>
              <w:rPr>
                <w:rFonts w:ascii="Arial" w:hAnsi="Arial" w:cs="Arial"/>
                <w:color w:val="000000"/>
                <w:sz w:val="20"/>
                <w:szCs w:val="20"/>
              </w:rPr>
              <w:t>200</w:t>
            </w:r>
          </w:p>
        </w:tc>
        <w:tc>
          <w:tcPr>
            <w:tcW w:w="960" w:type="dxa"/>
            <w:tcBorders>
              <w:top w:val="single" w:sz="4" w:space="0" w:color="auto"/>
              <w:left w:val="nil"/>
              <w:bottom w:val="single" w:sz="4" w:space="0" w:color="auto"/>
              <w:right w:val="single" w:sz="4" w:space="0" w:color="auto"/>
            </w:tcBorders>
            <w:shd w:val="clear" w:color="000000" w:fill="FFFFFF"/>
            <w:noWrap/>
            <w:vAlign w:val="bottom"/>
            <w:hideMark/>
          </w:tcPr>
          <w:p w14:paraId="23B0EF2D" w14:textId="77777777" w:rsidR="00537E05" w:rsidRDefault="00537E05">
            <w:pPr>
              <w:jc w:val="center"/>
              <w:rPr>
                <w:rFonts w:ascii="Arial" w:hAnsi="Arial" w:cs="Arial"/>
                <w:color w:val="000000"/>
                <w:sz w:val="20"/>
                <w:szCs w:val="20"/>
              </w:rPr>
            </w:pPr>
            <w:r>
              <w:rPr>
                <w:rFonts w:ascii="Arial" w:hAnsi="Arial" w:cs="Arial"/>
                <w:color w:val="000000"/>
                <w:sz w:val="20"/>
                <w:szCs w:val="20"/>
              </w:rPr>
              <w:t>0.737</w:t>
            </w:r>
          </w:p>
        </w:tc>
        <w:tc>
          <w:tcPr>
            <w:tcW w:w="960" w:type="dxa"/>
            <w:tcBorders>
              <w:top w:val="single" w:sz="4" w:space="0" w:color="auto"/>
              <w:left w:val="nil"/>
              <w:bottom w:val="single" w:sz="4" w:space="0" w:color="auto"/>
              <w:right w:val="single" w:sz="4" w:space="0" w:color="auto"/>
            </w:tcBorders>
            <w:shd w:val="clear" w:color="000000" w:fill="FFFFFF"/>
            <w:noWrap/>
            <w:vAlign w:val="bottom"/>
            <w:hideMark/>
          </w:tcPr>
          <w:p w14:paraId="55D45FCC" w14:textId="77777777" w:rsidR="00537E05" w:rsidRDefault="00537E05">
            <w:pPr>
              <w:jc w:val="center"/>
              <w:rPr>
                <w:rFonts w:ascii="Arial" w:hAnsi="Arial" w:cs="Arial"/>
                <w:color w:val="000000"/>
                <w:sz w:val="20"/>
                <w:szCs w:val="20"/>
              </w:rPr>
            </w:pPr>
            <w:r>
              <w:rPr>
                <w:rFonts w:ascii="Arial" w:hAnsi="Arial" w:cs="Arial"/>
                <w:color w:val="000000"/>
                <w:sz w:val="20"/>
                <w:szCs w:val="20"/>
              </w:rPr>
              <w:t>10.6</w:t>
            </w:r>
          </w:p>
        </w:tc>
      </w:tr>
      <w:tr w:rsidR="00537E05" w14:paraId="3F9A3C58" w14:textId="77777777" w:rsidTr="007A3CB7">
        <w:tc>
          <w:tcPr>
            <w:tcW w:w="1100" w:type="dxa"/>
            <w:tcBorders>
              <w:top w:val="nil"/>
              <w:left w:val="single" w:sz="4" w:space="0" w:color="auto"/>
              <w:bottom w:val="nil"/>
              <w:right w:val="single" w:sz="4" w:space="0" w:color="auto"/>
            </w:tcBorders>
            <w:shd w:val="clear" w:color="000000" w:fill="FFFFFF"/>
            <w:noWrap/>
            <w:vAlign w:val="bottom"/>
            <w:hideMark/>
          </w:tcPr>
          <w:p w14:paraId="7BC0462D" w14:textId="77777777" w:rsidR="00537E05" w:rsidRDefault="00537E05">
            <w:pPr>
              <w:rPr>
                <w:rFonts w:ascii="Arial" w:hAnsi="Arial" w:cs="Arial"/>
                <w:color w:val="000000"/>
                <w:sz w:val="20"/>
                <w:szCs w:val="20"/>
              </w:rPr>
            </w:pPr>
            <w:r>
              <w:rPr>
                <w:rFonts w:ascii="Arial" w:hAnsi="Arial" w:cs="Arial"/>
                <w:color w:val="000000"/>
                <w:sz w:val="20"/>
                <w:szCs w:val="20"/>
              </w:rPr>
              <w:t> </w:t>
            </w:r>
          </w:p>
        </w:tc>
        <w:tc>
          <w:tcPr>
            <w:tcW w:w="780" w:type="dxa"/>
            <w:tcBorders>
              <w:top w:val="nil"/>
              <w:left w:val="nil"/>
              <w:bottom w:val="nil"/>
              <w:right w:val="single" w:sz="4" w:space="0" w:color="auto"/>
            </w:tcBorders>
            <w:shd w:val="clear" w:color="000000" w:fill="FFFFFF"/>
            <w:noWrap/>
            <w:vAlign w:val="bottom"/>
            <w:hideMark/>
          </w:tcPr>
          <w:p w14:paraId="1A5134B8" w14:textId="77777777" w:rsidR="00537E05" w:rsidRDefault="00537E05">
            <w:pPr>
              <w:jc w:val="center"/>
              <w:rPr>
                <w:rFonts w:ascii="Arial" w:hAnsi="Arial" w:cs="Arial"/>
                <w:color w:val="000000"/>
                <w:sz w:val="20"/>
                <w:szCs w:val="20"/>
              </w:rPr>
            </w:pPr>
            <w:r>
              <w:rPr>
                <w:rFonts w:ascii="Arial" w:hAnsi="Arial" w:cs="Arial"/>
                <w:color w:val="000000"/>
                <w:sz w:val="20"/>
                <w:szCs w:val="20"/>
              </w:rPr>
              <w:t> </w:t>
            </w:r>
          </w:p>
        </w:tc>
        <w:tc>
          <w:tcPr>
            <w:tcW w:w="1656" w:type="dxa"/>
            <w:tcBorders>
              <w:top w:val="nil"/>
              <w:left w:val="nil"/>
              <w:bottom w:val="single" w:sz="4" w:space="0" w:color="auto"/>
              <w:right w:val="single" w:sz="4" w:space="0" w:color="auto"/>
            </w:tcBorders>
            <w:shd w:val="clear" w:color="000000" w:fill="FFFFFF"/>
            <w:noWrap/>
            <w:vAlign w:val="bottom"/>
            <w:hideMark/>
          </w:tcPr>
          <w:p w14:paraId="386040CC" w14:textId="77777777" w:rsidR="00537E05" w:rsidRDefault="00537E05">
            <w:pPr>
              <w:jc w:val="center"/>
              <w:rPr>
                <w:rFonts w:ascii="Arial" w:hAnsi="Arial" w:cs="Arial"/>
                <w:color w:val="000000"/>
                <w:sz w:val="20"/>
                <w:szCs w:val="20"/>
              </w:rPr>
            </w:pPr>
            <w:r>
              <w:rPr>
                <w:rFonts w:ascii="Arial" w:hAnsi="Arial" w:cs="Arial"/>
                <w:color w:val="000000"/>
                <w:sz w:val="20"/>
                <w:szCs w:val="20"/>
              </w:rPr>
              <w:t>larvae</w:t>
            </w:r>
          </w:p>
        </w:tc>
        <w:tc>
          <w:tcPr>
            <w:tcW w:w="960" w:type="dxa"/>
            <w:tcBorders>
              <w:top w:val="nil"/>
              <w:left w:val="nil"/>
              <w:bottom w:val="single" w:sz="4" w:space="0" w:color="auto"/>
              <w:right w:val="single" w:sz="4" w:space="0" w:color="auto"/>
            </w:tcBorders>
            <w:shd w:val="clear" w:color="000000" w:fill="FFFFFF"/>
            <w:noWrap/>
            <w:vAlign w:val="bottom"/>
            <w:hideMark/>
          </w:tcPr>
          <w:p w14:paraId="5FA2B6A9" w14:textId="77777777" w:rsidR="00537E05" w:rsidRDefault="00537E05">
            <w:pPr>
              <w:jc w:val="center"/>
              <w:rPr>
                <w:rFonts w:ascii="Arial" w:hAnsi="Arial" w:cs="Arial"/>
                <w:color w:val="000000"/>
                <w:sz w:val="20"/>
                <w:szCs w:val="20"/>
              </w:rPr>
            </w:pPr>
            <w:r>
              <w:rPr>
                <w:rFonts w:ascii="Arial" w:hAnsi="Arial" w:cs="Arial"/>
                <w:color w:val="000000"/>
                <w:sz w:val="20"/>
                <w:szCs w:val="20"/>
              </w:rPr>
              <w:t>306</w:t>
            </w:r>
          </w:p>
        </w:tc>
        <w:tc>
          <w:tcPr>
            <w:tcW w:w="960" w:type="dxa"/>
            <w:tcBorders>
              <w:top w:val="nil"/>
              <w:left w:val="nil"/>
              <w:bottom w:val="single" w:sz="4" w:space="0" w:color="auto"/>
              <w:right w:val="single" w:sz="4" w:space="0" w:color="auto"/>
            </w:tcBorders>
            <w:shd w:val="clear" w:color="000000" w:fill="FFFFFF"/>
            <w:noWrap/>
            <w:vAlign w:val="bottom"/>
            <w:hideMark/>
          </w:tcPr>
          <w:p w14:paraId="00466876" w14:textId="77777777" w:rsidR="00537E05" w:rsidRDefault="00537E05">
            <w:pPr>
              <w:jc w:val="center"/>
              <w:rPr>
                <w:rFonts w:ascii="Arial" w:hAnsi="Arial" w:cs="Arial"/>
                <w:color w:val="000000"/>
                <w:sz w:val="20"/>
                <w:szCs w:val="20"/>
              </w:rPr>
            </w:pPr>
            <w:r>
              <w:rPr>
                <w:rFonts w:ascii="Arial" w:hAnsi="Arial" w:cs="Arial"/>
                <w:color w:val="000000"/>
                <w:sz w:val="20"/>
                <w:szCs w:val="20"/>
              </w:rPr>
              <w:t>0.730</w:t>
            </w:r>
          </w:p>
        </w:tc>
        <w:tc>
          <w:tcPr>
            <w:tcW w:w="960" w:type="dxa"/>
            <w:tcBorders>
              <w:top w:val="nil"/>
              <w:left w:val="nil"/>
              <w:bottom w:val="single" w:sz="4" w:space="0" w:color="auto"/>
              <w:right w:val="single" w:sz="4" w:space="0" w:color="auto"/>
            </w:tcBorders>
            <w:shd w:val="clear" w:color="000000" w:fill="FFFFFF"/>
            <w:noWrap/>
            <w:vAlign w:val="bottom"/>
            <w:hideMark/>
          </w:tcPr>
          <w:p w14:paraId="28221C09" w14:textId="77777777" w:rsidR="00537E05" w:rsidRDefault="00537E05">
            <w:pPr>
              <w:jc w:val="center"/>
              <w:rPr>
                <w:rFonts w:ascii="Arial" w:hAnsi="Arial" w:cs="Arial"/>
                <w:color w:val="000000"/>
                <w:sz w:val="20"/>
                <w:szCs w:val="20"/>
              </w:rPr>
            </w:pPr>
            <w:r>
              <w:rPr>
                <w:rFonts w:ascii="Arial" w:hAnsi="Arial" w:cs="Arial"/>
                <w:color w:val="000000"/>
                <w:sz w:val="20"/>
                <w:szCs w:val="20"/>
              </w:rPr>
              <w:t>10.0</w:t>
            </w:r>
          </w:p>
        </w:tc>
      </w:tr>
      <w:tr w:rsidR="00537E05" w14:paraId="021A500B" w14:textId="77777777" w:rsidTr="007A3CB7">
        <w:tc>
          <w:tcPr>
            <w:tcW w:w="1100" w:type="dxa"/>
            <w:tcBorders>
              <w:top w:val="nil"/>
              <w:left w:val="single" w:sz="4" w:space="0" w:color="auto"/>
              <w:bottom w:val="nil"/>
              <w:right w:val="single" w:sz="4" w:space="0" w:color="auto"/>
            </w:tcBorders>
            <w:shd w:val="clear" w:color="000000" w:fill="FFFFFF"/>
            <w:noWrap/>
            <w:vAlign w:val="bottom"/>
            <w:hideMark/>
          </w:tcPr>
          <w:p w14:paraId="1B09D13D" w14:textId="77777777" w:rsidR="00537E05" w:rsidRDefault="00537E05">
            <w:pPr>
              <w:rPr>
                <w:rFonts w:ascii="Arial" w:hAnsi="Arial" w:cs="Arial"/>
                <w:color w:val="000000"/>
                <w:sz w:val="20"/>
                <w:szCs w:val="20"/>
              </w:rPr>
            </w:pPr>
            <w:r>
              <w:rPr>
                <w:rFonts w:ascii="Arial" w:hAnsi="Arial" w:cs="Arial"/>
                <w:color w:val="000000"/>
                <w:sz w:val="20"/>
                <w:szCs w:val="20"/>
              </w:rPr>
              <w:t> </w:t>
            </w:r>
          </w:p>
        </w:tc>
        <w:tc>
          <w:tcPr>
            <w:tcW w:w="780" w:type="dxa"/>
            <w:tcBorders>
              <w:top w:val="nil"/>
              <w:left w:val="nil"/>
              <w:bottom w:val="single" w:sz="4" w:space="0" w:color="auto"/>
              <w:right w:val="single" w:sz="4" w:space="0" w:color="auto"/>
            </w:tcBorders>
            <w:shd w:val="clear" w:color="000000" w:fill="FFFFFF"/>
            <w:noWrap/>
            <w:vAlign w:val="bottom"/>
            <w:hideMark/>
          </w:tcPr>
          <w:p w14:paraId="62ACDFC2" w14:textId="77777777" w:rsidR="00537E05" w:rsidRDefault="00537E05">
            <w:pPr>
              <w:jc w:val="center"/>
              <w:rPr>
                <w:rFonts w:ascii="Arial" w:hAnsi="Arial" w:cs="Arial"/>
                <w:color w:val="000000"/>
                <w:sz w:val="20"/>
                <w:szCs w:val="20"/>
              </w:rPr>
            </w:pPr>
            <w:r>
              <w:rPr>
                <w:rFonts w:ascii="Arial" w:hAnsi="Arial" w:cs="Arial"/>
                <w:color w:val="000000"/>
                <w:sz w:val="20"/>
                <w:szCs w:val="20"/>
              </w:rPr>
              <w:t> </w:t>
            </w:r>
          </w:p>
        </w:tc>
        <w:tc>
          <w:tcPr>
            <w:tcW w:w="1656" w:type="dxa"/>
            <w:tcBorders>
              <w:top w:val="nil"/>
              <w:left w:val="nil"/>
              <w:bottom w:val="nil"/>
              <w:right w:val="single" w:sz="4" w:space="0" w:color="auto"/>
            </w:tcBorders>
            <w:shd w:val="clear" w:color="000000" w:fill="FFFFFF"/>
            <w:noWrap/>
            <w:vAlign w:val="bottom"/>
            <w:hideMark/>
          </w:tcPr>
          <w:p w14:paraId="1D110413" w14:textId="77777777" w:rsidR="00537E05" w:rsidRDefault="00537E05">
            <w:pPr>
              <w:jc w:val="center"/>
              <w:rPr>
                <w:rFonts w:ascii="Arial" w:hAnsi="Arial" w:cs="Arial"/>
                <w:color w:val="000000"/>
                <w:sz w:val="20"/>
                <w:szCs w:val="20"/>
              </w:rPr>
            </w:pPr>
            <w:r>
              <w:rPr>
                <w:rFonts w:ascii="Arial" w:hAnsi="Arial" w:cs="Arial"/>
                <w:color w:val="000000"/>
                <w:sz w:val="20"/>
                <w:szCs w:val="20"/>
              </w:rPr>
              <w:t>juveniles</w:t>
            </w:r>
          </w:p>
        </w:tc>
        <w:tc>
          <w:tcPr>
            <w:tcW w:w="960" w:type="dxa"/>
            <w:tcBorders>
              <w:top w:val="nil"/>
              <w:left w:val="nil"/>
              <w:bottom w:val="nil"/>
              <w:right w:val="single" w:sz="4" w:space="0" w:color="auto"/>
            </w:tcBorders>
            <w:shd w:val="clear" w:color="000000" w:fill="FFFFFF"/>
            <w:noWrap/>
            <w:vAlign w:val="bottom"/>
            <w:hideMark/>
          </w:tcPr>
          <w:p w14:paraId="30D60447" w14:textId="77777777" w:rsidR="00537E05" w:rsidRDefault="00537E05">
            <w:pPr>
              <w:jc w:val="center"/>
              <w:rPr>
                <w:rFonts w:ascii="Arial" w:hAnsi="Arial" w:cs="Arial"/>
                <w:color w:val="000000"/>
                <w:sz w:val="20"/>
                <w:szCs w:val="20"/>
              </w:rPr>
            </w:pPr>
            <w:r>
              <w:rPr>
                <w:rFonts w:ascii="Arial" w:hAnsi="Arial" w:cs="Arial"/>
                <w:color w:val="000000"/>
                <w:sz w:val="20"/>
                <w:szCs w:val="20"/>
              </w:rPr>
              <w:t>202</w:t>
            </w:r>
          </w:p>
        </w:tc>
        <w:tc>
          <w:tcPr>
            <w:tcW w:w="960" w:type="dxa"/>
            <w:tcBorders>
              <w:top w:val="nil"/>
              <w:left w:val="nil"/>
              <w:bottom w:val="nil"/>
              <w:right w:val="single" w:sz="4" w:space="0" w:color="auto"/>
            </w:tcBorders>
            <w:shd w:val="clear" w:color="000000" w:fill="FFFFFF"/>
            <w:noWrap/>
            <w:vAlign w:val="bottom"/>
            <w:hideMark/>
          </w:tcPr>
          <w:p w14:paraId="1D6ED430" w14:textId="77777777" w:rsidR="00537E05" w:rsidRDefault="00537E05">
            <w:pPr>
              <w:jc w:val="center"/>
              <w:rPr>
                <w:rFonts w:ascii="Arial" w:hAnsi="Arial" w:cs="Arial"/>
                <w:color w:val="000000"/>
                <w:sz w:val="20"/>
                <w:szCs w:val="20"/>
              </w:rPr>
            </w:pPr>
            <w:r>
              <w:rPr>
                <w:rFonts w:ascii="Arial" w:hAnsi="Arial" w:cs="Arial"/>
                <w:color w:val="000000"/>
                <w:sz w:val="20"/>
                <w:szCs w:val="20"/>
              </w:rPr>
              <w:t>0.718</w:t>
            </w:r>
          </w:p>
        </w:tc>
        <w:tc>
          <w:tcPr>
            <w:tcW w:w="960" w:type="dxa"/>
            <w:tcBorders>
              <w:top w:val="nil"/>
              <w:left w:val="nil"/>
              <w:bottom w:val="nil"/>
              <w:right w:val="single" w:sz="4" w:space="0" w:color="auto"/>
            </w:tcBorders>
            <w:shd w:val="clear" w:color="000000" w:fill="FFFFFF"/>
            <w:noWrap/>
            <w:vAlign w:val="bottom"/>
            <w:hideMark/>
          </w:tcPr>
          <w:p w14:paraId="3FCEF859" w14:textId="77777777" w:rsidR="00537E05" w:rsidRDefault="00537E05">
            <w:pPr>
              <w:jc w:val="center"/>
              <w:rPr>
                <w:rFonts w:ascii="Arial" w:hAnsi="Arial" w:cs="Arial"/>
                <w:color w:val="000000"/>
                <w:sz w:val="20"/>
                <w:szCs w:val="20"/>
              </w:rPr>
            </w:pPr>
            <w:r>
              <w:rPr>
                <w:rFonts w:ascii="Arial" w:hAnsi="Arial" w:cs="Arial"/>
                <w:color w:val="000000"/>
                <w:sz w:val="20"/>
                <w:szCs w:val="20"/>
              </w:rPr>
              <w:t>9.7</w:t>
            </w:r>
          </w:p>
        </w:tc>
      </w:tr>
      <w:tr w:rsidR="00537E05" w14:paraId="00ADE03A" w14:textId="77777777" w:rsidTr="007A3CB7">
        <w:tc>
          <w:tcPr>
            <w:tcW w:w="1100" w:type="dxa"/>
            <w:tcBorders>
              <w:top w:val="nil"/>
              <w:left w:val="single" w:sz="4" w:space="0" w:color="auto"/>
              <w:bottom w:val="nil"/>
              <w:right w:val="single" w:sz="4" w:space="0" w:color="auto"/>
            </w:tcBorders>
            <w:shd w:val="clear" w:color="000000" w:fill="FFFFFF"/>
            <w:noWrap/>
            <w:vAlign w:val="bottom"/>
            <w:hideMark/>
          </w:tcPr>
          <w:p w14:paraId="467D6414" w14:textId="77777777" w:rsidR="00537E05" w:rsidRDefault="00537E05">
            <w:pPr>
              <w:rPr>
                <w:rFonts w:ascii="Arial" w:hAnsi="Arial" w:cs="Arial"/>
                <w:color w:val="000000"/>
                <w:sz w:val="20"/>
                <w:szCs w:val="20"/>
              </w:rPr>
            </w:pPr>
            <w:r>
              <w:rPr>
                <w:rFonts w:ascii="Arial" w:hAnsi="Arial" w:cs="Arial"/>
                <w:color w:val="000000"/>
                <w:sz w:val="20"/>
                <w:szCs w:val="20"/>
              </w:rPr>
              <w:t> </w:t>
            </w:r>
          </w:p>
        </w:tc>
        <w:tc>
          <w:tcPr>
            <w:tcW w:w="780" w:type="dxa"/>
            <w:tcBorders>
              <w:top w:val="nil"/>
              <w:left w:val="nil"/>
              <w:bottom w:val="nil"/>
              <w:right w:val="single" w:sz="4" w:space="0" w:color="auto"/>
            </w:tcBorders>
            <w:shd w:val="clear" w:color="000000" w:fill="FFFFFF"/>
            <w:noWrap/>
            <w:vAlign w:val="bottom"/>
            <w:hideMark/>
          </w:tcPr>
          <w:p w14:paraId="537521F1" w14:textId="77777777" w:rsidR="00537E05" w:rsidRDefault="00537E05">
            <w:pPr>
              <w:jc w:val="center"/>
              <w:rPr>
                <w:rFonts w:ascii="Arial" w:hAnsi="Arial" w:cs="Arial"/>
                <w:color w:val="000000"/>
                <w:sz w:val="20"/>
                <w:szCs w:val="20"/>
              </w:rPr>
            </w:pPr>
            <w:r>
              <w:rPr>
                <w:rFonts w:ascii="Arial" w:hAnsi="Arial" w:cs="Arial"/>
                <w:color w:val="000000"/>
                <w:sz w:val="20"/>
                <w:szCs w:val="20"/>
              </w:rPr>
              <w:t>2012</w:t>
            </w:r>
          </w:p>
        </w:tc>
        <w:tc>
          <w:tcPr>
            <w:tcW w:w="1656" w:type="dxa"/>
            <w:tcBorders>
              <w:top w:val="single" w:sz="4" w:space="0" w:color="auto"/>
              <w:left w:val="nil"/>
              <w:bottom w:val="single" w:sz="4" w:space="0" w:color="auto"/>
              <w:right w:val="single" w:sz="4" w:space="0" w:color="auto"/>
            </w:tcBorders>
            <w:shd w:val="clear" w:color="000000" w:fill="FFFFFF"/>
            <w:noWrap/>
            <w:vAlign w:val="bottom"/>
            <w:hideMark/>
          </w:tcPr>
          <w:p w14:paraId="4FA400C1" w14:textId="77777777" w:rsidR="00537E05" w:rsidRDefault="00537E05">
            <w:pPr>
              <w:jc w:val="center"/>
              <w:rPr>
                <w:rFonts w:ascii="Arial" w:hAnsi="Arial" w:cs="Arial"/>
                <w:color w:val="000000"/>
                <w:sz w:val="20"/>
                <w:szCs w:val="20"/>
              </w:rPr>
            </w:pPr>
            <w:r>
              <w:rPr>
                <w:rFonts w:ascii="Arial" w:hAnsi="Arial" w:cs="Arial"/>
                <w:color w:val="000000"/>
                <w:sz w:val="20"/>
                <w:szCs w:val="20"/>
              </w:rPr>
              <w:t>adults</w:t>
            </w:r>
          </w:p>
        </w:tc>
        <w:tc>
          <w:tcPr>
            <w:tcW w:w="960" w:type="dxa"/>
            <w:tcBorders>
              <w:top w:val="single" w:sz="4" w:space="0" w:color="auto"/>
              <w:left w:val="nil"/>
              <w:bottom w:val="single" w:sz="4" w:space="0" w:color="auto"/>
              <w:right w:val="single" w:sz="4" w:space="0" w:color="auto"/>
            </w:tcBorders>
            <w:shd w:val="clear" w:color="000000" w:fill="FFFFFF"/>
            <w:noWrap/>
            <w:vAlign w:val="bottom"/>
            <w:hideMark/>
          </w:tcPr>
          <w:p w14:paraId="61BDBCA9" w14:textId="77777777" w:rsidR="00537E05" w:rsidRDefault="00537E05">
            <w:pPr>
              <w:jc w:val="center"/>
              <w:rPr>
                <w:rFonts w:ascii="Arial" w:hAnsi="Arial" w:cs="Arial"/>
                <w:color w:val="000000"/>
                <w:sz w:val="20"/>
                <w:szCs w:val="20"/>
              </w:rPr>
            </w:pPr>
            <w:r>
              <w:rPr>
                <w:rFonts w:ascii="Arial" w:hAnsi="Arial" w:cs="Arial"/>
                <w:color w:val="000000"/>
                <w:sz w:val="20"/>
                <w:szCs w:val="20"/>
              </w:rPr>
              <w:t>200</w:t>
            </w:r>
          </w:p>
        </w:tc>
        <w:tc>
          <w:tcPr>
            <w:tcW w:w="960" w:type="dxa"/>
            <w:tcBorders>
              <w:top w:val="single" w:sz="4" w:space="0" w:color="auto"/>
              <w:left w:val="nil"/>
              <w:bottom w:val="single" w:sz="4" w:space="0" w:color="auto"/>
              <w:right w:val="single" w:sz="4" w:space="0" w:color="auto"/>
            </w:tcBorders>
            <w:shd w:val="clear" w:color="000000" w:fill="FFFFFF"/>
            <w:noWrap/>
            <w:vAlign w:val="bottom"/>
            <w:hideMark/>
          </w:tcPr>
          <w:p w14:paraId="46FB8359" w14:textId="77777777" w:rsidR="00537E05" w:rsidRDefault="00537E05">
            <w:pPr>
              <w:jc w:val="center"/>
              <w:rPr>
                <w:rFonts w:ascii="Arial" w:hAnsi="Arial" w:cs="Arial"/>
                <w:color w:val="000000"/>
                <w:sz w:val="20"/>
                <w:szCs w:val="20"/>
              </w:rPr>
            </w:pPr>
            <w:r>
              <w:rPr>
                <w:rFonts w:ascii="Arial" w:hAnsi="Arial" w:cs="Arial"/>
                <w:color w:val="000000"/>
                <w:sz w:val="20"/>
                <w:szCs w:val="20"/>
              </w:rPr>
              <w:t>0.740</w:t>
            </w:r>
          </w:p>
        </w:tc>
        <w:tc>
          <w:tcPr>
            <w:tcW w:w="960" w:type="dxa"/>
            <w:tcBorders>
              <w:top w:val="single" w:sz="4" w:space="0" w:color="auto"/>
              <w:left w:val="nil"/>
              <w:bottom w:val="single" w:sz="4" w:space="0" w:color="auto"/>
              <w:right w:val="single" w:sz="4" w:space="0" w:color="auto"/>
            </w:tcBorders>
            <w:shd w:val="clear" w:color="000000" w:fill="FFFFFF"/>
            <w:noWrap/>
            <w:vAlign w:val="bottom"/>
            <w:hideMark/>
          </w:tcPr>
          <w:p w14:paraId="39EAD303" w14:textId="77777777" w:rsidR="00537E05" w:rsidRDefault="00537E05">
            <w:pPr>
              <w:jc w:val="center"/>
              <w:rPr>
                <w:rFonts w:ascii="Arial" w:hAnsi="Arial" w:cs="Arial"/>
                <w:color w:val="000000"/>
                <w:sz w:val="20"/>
                <w:szCs w:val="20"/>
              </w:rPr>
            </w:pPr>
            <w:r>
              <w:rPr>
                <w:rFonts w:ascii="Arial" w:hAnsi="Arial" w:cs="Arial"/>
                <w:color w:val="000000"/>
                <w:sz w:val="20"/>
                <w:szCs w:val="20"/>
              </w:rPr>
              <w:t>10.6</w:t>
            </w:r>
          </w:p>
        </w:tc>
      </w:tr>
      <w:tr w:rsidR="00537E05" w14:paraId="07D21E43" w14:textId="77777777" w:rsidTr="007A3CB7">
        <w:tc>
          <w:tcPr>
            <w:tcW w:w="1100" w:type="dxa"/>
            <w:tcBorders>
              <w:top w:val="nil"/>
              <w:left w:val="single" w:sz="4" w:space="0" w:color="auto"/>
              <w:bottom w:val="nil"/>
              <w:right w:val="single" w:sz="4" w:space="0" w:color="auto"/>
            </w:tcBorders>
            <w:shd w:val="clear" w:color="000000" w:fill="FFFFFF"/>
            <w:noWrap/>
            <w:vAlign w:val="bottom"/>
            <w:hideMark/>
          </w:tcPr>
          <w:p w14:paraId="297FC526" w14:textId="77777777" w:rsidR="00537E05" w:rsidRDefault="00537E05">
            <w:pPr>
              <w:rPr>
                <w:rFonts w:ascii="Arial" w:hAnsi="Arial" w:cs="Arial"/>
                <w:color w:val="000000"/>
                <w:sz w:val="20"/>
                <w:szCs w:val="20"/>
              </w:rPr>
            </w:pPr>
            <w:r>
              <w:rPr>
                <w:rFonts w:ascii="Arial" w:hAnsi="Arial" w:cs="Arial"/>
                <w:color w:val="000000"/>
                <w:sz w:val="20"/>
                <w:szCs w:val="20"/>
              </w:rPr>
              <w:t> </w:t>
            </w:r>
          </w:p>
        </w:tc>
        <w:tc>
          <w:tcPr>
            <w:tcW w:w="780" w:type="dxa"/>
            <w:tcBorders>
              <w:top w:val="nil"/>
              <w:left w:val="nil"/>
              <w:bottom w:val="nil"/>
              <w:right w:val="single" w:sz="4" w:space="0" w:color="auto"/>
            </w:tcBorders>
            <w:shd w:val="clear" w:color="000000" w:fill="FFFFFF"/>
            <w:noWrap/>
            <w:vAlign w:val="bottom"/>
            <w:hideMark/>
          </w:tcPr>
          <w:p w14:paraId="25BAFF80" w14:textId="77777777" w:rsidR="00537E05" w:rsidRDefault="00537E05">
            <w:pPr>
              <w:jc w:val="center"/>
              <w:rPr>
                <w:rFonts w:ascii="Arial" w:hAnsi="Arial" w:cs="Arial"/>
                <w:color w:val="000000"/>
                <w:sz w:val="20"/>
                <w:szCs w:val="20"/>
              </w:rPr>
            </w:pPr>
            <w:r>
              <w:rPr>
                <w:rFonts w:ascii="Arial" w:hAnsi="Arial" w:cs="Arial"/>
                <w:color w:val="000000"/>
                <w:sz w:val="20"/>
                <w:szCs w:val="20"/>
              </w:rPr>
              <w:t> </w:t>
            </w:r>
          </w:p>
        </w:tc>
        <w:tc>
          <w:tcPr>
            <w:tcW w:w="1656" w:type="dxa"/>
            <w:tcBorders>
              <w:top w:val="nil"/>
              <w:left w:val="nil"/>
              <w:bottom w:val="single" w:sz="4" w:space="0" w:color="auto"/>
              <w:right w:val="single" w:sz="4" w:space="0" w:color="auto"/>
            </w:tcBorders>
            <w:shd w:val="clear" w:color="000000" w:fill="FFFFFF"/>
            <w:noWrap/>
            <w:vAlign w:val="bottom"/>
            <w:hideMark/>
          </w:tcPr>
          <w:p w14:paraId="11E8956D" w14:textId="77777777" w:rsidR="00537E05" w:rsidRDefault="00537E05">
            <w:pPr>
              <w:jc w:val="center"/>
              <w:rPr>
                <w:rFonts w:ascii="Arial" w:hAnsi="Arial" w:cs="Arial"/>
                <w:color w:val="000000"/>
                <w:sz w:val="20"/>
                <w:szCs w:val="20"/>
              </w:rPr>
            </w:pPr>
            <w:r>
              <w:rPr>
                <w:rFonts w:ascii="Arial" w:hAnsi="Arial" w:cs="Arial"/>
                <w:color w:val="000000"/>
                <w:sz w:val="20"/>
                <w:szCs w:val="20"/>
              </w:rPr>
              <w:t>larvae</w:t>
            </w:r>
          </w:p>
        </w:tc>
        <w:tc>
          <w:tcPr>
            <w:tcW w:w="960" w:type="dxa"/>
            <w:tcBorders>
              <w:top w:val="nil"/>
              <w:left w:val="nil"/>
              <w:bottom w:val="single" w:sz="4" w:space="0" w:color="auto"/>
              <w:right w:val="single" w:sz="4" w:space="0" w:color="auto"/>
            </w:tcBorders>
            <w:shd w:val="clear" w:color="000000" w:fill="FFFFFF"/>
            <w:noWrap/>
            <w:vAlign w:val="bottom"/>
            <w:hideMark/>
          </w:tcPr>
          <w:p w14:paraId="22B9301B" w14:textId="77777777" w:rsidR="00537E05" w:rsidRDefault="00537E05">
            <w:pPr>
              <w:jc w:val="center"/>
              <w:rPr>
                <w:rFonts w:ascii="Arial" w:hAnsi="Arial" w:cs="Arial"/>
                <w:color w:val="000000"/>
                <w:sz w:val="20"/>
                <w:szCs w:val="20"/>
              </w:rPr>
            </w:pPr>
            <w:r>
              <w:rPr>
                <w:rFonts w:ascii="Arial" w:hAnsi="Arial" w:cs="Arial"/>
                <w:color w:val="000000"/>
                <w:sz w:val="20"/>
                <w:szCs w:val="20"/>
              </w:rPr>
              <w:t>116</w:t>
            </w:r>
          </w:p>
        </w:tc>
        <w:tc>
          <w:tcPr>
            <w:tcW w:w="960" w:type="dxa"/>
            <w:tcBorders>
              <w:top w:val="nil"/>
              <w:left w:val="nil"/>
              <w:bottom w:val="single" w:sz="4" w:space="0" w:color="auto"/>
              <w:right w:val="single" w:sz="4" w:space="0" w:color="auto"/>
            </w:tcBorders>
            <w:shd w:val="clear" w:color="000000" w:fill="FFFFFF"/>
            <w:noWrap/>
            <w:vAlign w:val="bottom"/>
            <w:hideMark/>
          </w:tcPr>
          <w:p w14:paraId="3577522A" w14:textId="77777777" w:rsidR="00537E05" w:rsidRDefault="00537E05">
            <w:pPr>
              <w:jc w:val="center"/>
              <w:rPr>
                <w:rFonts w:ascii="Arial" w:hAnsi="Arial" w:cs="Arial"/>
                <w:color w:val="000000"/>
                <w:sz w:val="20"/>
                <w:szCs w:val="20"/>
              </w:rPr>
            </w:pPr>
            <w:r>
              <w:rPr>
                <w:rFonts w:ascii="Arial" w:hAnsi="Arial" w:cs="Arial"/>
                <w:color w:val="000000"/>
                <w:sz w:val="20"/>
                <w:szCs w:val="20"/>
              </w:rPr>
              <w:t>0.719</w:t>
            </w:r>
          </w:p>
        </w:tc>
        <w:tc>
          <w:tcPr>
            <w:tcW w:w="960" w:type="dxa"/>
            <w:tcBorders>
              <w:top w:val="nil"/>
              <w:left w:val="nil"/>
              <w:bottom w:val="single" w:sz="4" w:space="0" w:color="auto"/>
              <w:right w:val="single" w:sz="4" w:space="0" w:color="auto"/>
            </w:tcBorders>
            <w:shd w:val="clear" w:color="000000" w:fill="FFFFFF"/>
            <w:noWrap/>
            <w:vAlign w:val="bottom"/>
            <w:hideMark/>
          </w:tcPr>
          <w:p w14:paraId="3D97E8FE" w14:textId="77777777" w:rsidR="00537E05" w:rsidRDefault="00537E05">
            <w:pPr>
              <w:jc w:val="center"/>
              <w:rPr>
                <w:rFonts w:ascii="Arial" w:hAnsi="Arial" w:cs="Arial"/>
                <w:color w:val="000000"/>
                <w:sz w:val="20"/>
                <w:szCs w:val="20"/>
              </w:rPr>
            </w:pPr>
            <w:r>
              <w:rPr>
                <w:rFonts w:ascii="Arial" w:hAnsi="Arial" w:cs="Arial"/>
                <w:color w:val="000000"/>
                <w:sz w:val="20"/>
                <w:szCs w:val="20"/>
              </w:rPr>
              <w:t>9.7</w:t>
            </w:r>
          </w:p>
        </w:tc>
      </w:tr>
      <w:tr w:rsidR="00537E05" w14:paraId="4D7DF668" w14:textId="77777777" w:rsidTr="007A3CB7">
        <w:tc>
          <w:tcPr>
            <w:tcW w:w="1100" w:type="dxa"/>
            <w:tcBorders>
              <w:top w:val="nil"/>
              <w:left w:val="single" w:sz="4" w:space="0" w:color="auto"/>
              <w:bottom w:val="nil"/>
              <w:right w:val="single" w:sz="4" w:space="0" w:color="auto"/>
            </w:tcBorders>
            <w:shd w:val="clear" w:color="000000" w:fill="FFFFFF"/>
            <w:noWrap/>
            <w:vAlign w:val="bottom"/>
            <w:hideMark/>
          </w:tcPr>
          <w:p w14:paraId="22DF967B" w14:textId="77777777" w:rsidR="00537E05" w:rsidRDefault="00537E05">
            <w:pPr>
              <w:rPr>
                <w:rFonts w:ascii="Arial" w:hAnsi="Arial" w:cs="Arial"/>
                <w:color w:val="000000"/>
                <w:sz w:val="20"/>
                <w:szCs w:val="20"/>
              </w:rPr>
            </w:pPr>
            <w:r>
              <w:rPr>
                <w:rFonts w:ascii="Arial" w:hAnsi="Arial" w:cs="Arial"/>
                <w:color w:val="000000"/>
                <w:sz w:val="20"/>
                <w:szCs w:val="20"/>
              </w:rPr>
              <w:t> </w:t>
            </w:r>
          </w:p>
        </w:tc>
        <w:tc>
          <w:tcPr>
            <w:tcW w:w="780" w:type="dxa"/>
            <w:tcBorders>
              <w:top w:val="nil"/>
              <w:left w:val="nil"/>
              <w:bottom w:val="single" w:sz="4" w:space="0" w:color="auto"/>
              <w:right w:val="single" w:sz="4" w:space="0" w:color="auto"/>
            </w:tcBorders>
            <w:shd w:val="clear" w:color="000000" w:fill="FFFFFF"/>
            <w:noWrap/>
            <w:vAlign w:val="bottom"/>
            <w:hideMark/>
          </w:tcPr>
          <w:p w14:paraId="769CB19D" w14:textId="77777777" w:rsidR="00537E05" w:rsidRDefault="00537E05">
            <w:pPr>
              <w:jc w:val="center"/>
              <w:rPr>
                <w:rFonts w:ascii="Arial" w:hAnsi="Arial" w:cs="Arial"/>
                <w:color w:val="000000"/>
                <w:sz w:val="20"/>
                <w:szCs w:val="20"/>
              </w:rPr>
            </w:pPr>
            <w:r>
              <w:rPr>
                <w:rFonts w:ascii="Arial" w:hAnsi="Arial" w:cs="Arial"/>
                <w:color w:val="000000"/>
                <w:sz w:val="20"/>
                <w:szCs w:val="20"/>
              </w:rPr>
              <w:t> </w:t>
            </w:r>
          </w:p>
        </w:tc>
        <w:tc>
          <w:tcPr>
            <w:tcW w:w="1656" w:type="dxa"/>
            <w:tcBorders>
              <w:top w:val="nil"/>
              <w:left w:val="nil"/>
              <w:bottom w:val="nil"/>
              <w:right w:val="single" w:sz="4" w:space="0" w:color="auto"/>
            </w:tcBorders>
            <w:shd w:val="clear" w:color="000000" w:fill="FFFFFF"/>
            <w:noWrap/>
            <w:vAlign w:val="bottom"/>
            <w:hideMark/>
          </w:tcPr>
          <w:p w14:paraId="7456D86E" w14:textId="77777777" w:rsidR="00537E05" w:rsidRDefault="00537E05">
            <w:pPr>
              <w:jc w:val="center"/>
              <w:rPr>
                <w:rFonts w:ascii="Arial" w:hAnsi="Arial" w:cs="Arial"/>
                <w:color w:val="000000"/>
                <w:sz w:val="20"/>
                <w:szCs w:val="20"/>
              </w:rPr>
            </w:pPr>
            <w:r>
              <w:rPr>
                <w:rFonts w:ascii="Arial" w:hAnsi="Arial" w:cs="Arial"/>
                <w:color w:val="000000"/>
                <w:sz w:val="20"/>
                <w:szCs w:val="20"/>
              </w:rPr>
              <w:t>juveniles</w:t>
            </w:r>
          </w:p>
        </w:tc>
        <w:tc>
          <w:tcPr>
            <w:tcW w:w="960" w:type="dxa"/>
            <w:tcBorders>
              <w:top w:val="nil"/>
              <w:left w:val="nil"/>
              <w:bottom w:val="nil"/>
              <w:right w:val="single" w:sz="4" w:space="0" w:color="auto"/>
            </w:tcBorders>
            <w:shd w:val="clear" w:color="000000" w:fill="FFFFFF"/>
            <w:noWrap/>
            <w:vAlign w:val="bottom"/>
            <w:hideMark/>
          </w:tcPr>
          <w:p w14:paraId="42B9F2AA" w14:textId="77777777" w:rsidR="00537E05" w:rsidRDefault="00537E05">
            <w:pPr>
              <w:jc w:val="center"/>
              <w:rPr>
                <w:rFonts w:ascii="Arial" w:hAnsi="Arial" w:cs="Arial"/>
                <w:color w:val="000000"/>
                <w:sz w:val="20"/>
                <w:szCs w:val="20"/>
              </w:rPr>
            </w:pPr>
            <w:r>
              <w:rPr>
                <w:rFonts w:ascii="Arial" w:hAnsi="Arial" w:cs="Arial"/>
                <w:color w:val="000000"/>
                <w:sz w:val="20"/>
                <w:szCs w:val="20"/>
              </w:rPr>
              <w:t>246</w:t>
            </w:r>
          </w:p>
        </w:tc>
        <w:tc>
          <w:tcPr>
            <w:tcW w:w="960" w:type="dxa"/>
            <w:tcBorders>
              <w:top w:val="nil"/>
              <w:left w:val="nil"/>
              <w:bottom w:val="nil"/>
              <w:right w:val="single" w:sz="4" w:space="0" w:color="auto"/>
            </w:tcBorders>
            <w:shd w:val="clear" w:color="000000" w:fill="FFFFFF"/>
            <w:noWrap/>
            <w:vAlign w:val="bottom"/>
            <w:hideMark/>
          </w:tcPr>
          <w:p w14:paraId="729F4397" w14:textId="77777777" w:rsidR="00537E05" w:rsidRDefault="00537E05">
            <w:pPr>
              <w:jc w:val="center"/>
              <w:rPr>
                <w:rFonts w:ascii="Arial" w:hAnsi="Arial" w:cs="Arial"/>
                <w:color w:val="000000"/>
                <w:sz w:val="20"/>
                <w:szCs w:val="20"/>
              </w:rPr>
            </w:pPr>
            <w:r>
              <w:rPr>
                <w:rFonts w:ascii="Arial" w:hAnsi="Arial" w:cs="Arial"/>
                <w:color w:val="000000"/>
                <w:sz w:val="20"/>
                <w:szCs w:val="20"/>
              </w:rPr>
              <w:t>0.705</w:t>
            </w:r>
          </w:p>
        </w:tc>
        <w:tc>
          <w:tcPr>
            <w:tcW w:w="960" w:type="dxa"/>
            <w:tcBorders>
              <w:top w:val="nil"/>
              <w:left w:val="nil"/>
              <w:bottom w:val="nil"/>
              <w:right w:val="single" w:sz="4" w:space="0" w:color="auto"/>
            </w:tcBorders>
            <w:shd w:val="clear" w:color="000000" w:fill="FFFFFF"/>
            <w:noWrap/>
            <w:vAlign w:val="bottom"/>
            <w:hideMark/>
          </w:tcPr>
          <w:p w14:paraId="62F0DDE8" w14:textId="77777777" w:rsidR="00537E05" w:rsidRDefault="00537E05">
            <w:pPr>
              <w:jc w:val="center"/>
              <w:rPr>
                <w:rFonts w:ascii="Arial" w:hAnsi="Arial" w:cs="Arial"/>
                <w:color w:val="000000"/>
                <w:sz w:val="20"/>
                <w:szCs w:val="20"/>
              </w:rPr>
            </w:pPr>
            <w:r>
              <w:rPr>
                <w:rFonts w:ascii="Arial" w:hAnsi="Arial" w:cs="Arial"/>
                <w:color w:val="000000"/>
                <w:sz w:val="20"/>
                <w:szCs w:val="20"/>
              </w:rPr>
              <w:t>9.0</w:t>
            </w:r>
          </w:p>
        </w:tc>
      </w:tr>
      <w:tr w:rsidR="00537E05" w14:paraId="6D3557A1" w14:textId="77777777" w:rsidTr="007A3CB7">
        <w:tc>
          <w:tcPr>
            <w:tcW w:w="1100" w:type="dxa"/>
            <w:tcBorders>
              <w:top w:val="nil"/>
              <w:left w:val="single" w:sz="4" w:space="0" w:color="auto"/>
              <w:bottom w:val="nil"/>
              <w:right w:val="single" w:sz="4" w:space="0" w:color="auto"/>
            </w:tcBorders>
            <w:shd w:val="clear" w:color="000000" w:fill="FFFFFF"/>
            <w:noWrap/>
            <w:vAlign w:val="bottom"/>
            <w:hideMark/>
          </w:tcPr>
          <w:p w14:paraId="7462C78C" w14:textId="77777777" w:rsidR="00537E05" w:rsidRDefault="00537E05">
            <w:pPr>
              <w:rPr>
                <w:rFonts w:ascii="Arial" w:hAnsi="Arial" w:cs="Arial"/>
                <w:color w:val="000000"/>
                <w:sz w:val="20"/>
                <w:szCs w:val="20"/>
              </w:rPr>
            </w:pPr>
            <w:r>
              <w:rPr>
                <w:rFonts w:ascii="Arial" w:hAnsi="Arial" w:cs="Arial"/>
                <w:color w:val="000000"/>
                <w:sz w:val="20"/>
                <w:szCs w:val="20"/>
              </w:rPr>
              <w:t> </w:t>
            </w:r>
          </w:p>
        </w:tc>
        <w:tc>
          <w:tcPr>
            <w:tcW w:w="780" w:type="dxa"/>
            <w:tcBorders>
              <w:top w:val="nil"/>
              <w:left w:val="nil"/>
              <w:bottom w:val="nil"/>
              <w:right w:val="single" w:sz="4" w:space="0" w:color="auto"/>
            </w:tcBorders>
            <w:shd w:val="clear" w:color="000000" w:fill="FFFFFF"/>
            <w:noWrap/>
            <w:vAlign w:val="bottom"/>
            <w:hideMark/>
          </w:tcPr>
          <w:p w14:paraId="0C8E48EA" w14:textId="77777777" w:rsidR="00537E05" w:rsidRDefault="00537E05">
            <w:pPr>
              <w:jc w:val="center"/>
              <w:rPr>
                <w:rFonts w:ascii="Arial" w:hAnsi="Arial" w:cs="Arial"/>
                <w:color w:val="000000"/>
                <w:sz w:val="20"/>
                <w:szCs w:val="20"/>
              </w:rPr>
            </w:pPr>
            <w:r>
              <w:rPr>
                <w:rFonts w:ascii="Arial" w:hAnsi="Arial" w:cs="Arial"/>
                <w:color w:val="000000"/>
                <w:sz w:val="20"/>
                <w:szCs w:val="20"/>
              </w:rPr>
              <w:t>2013</w:t>
            </w:r>
          </w:p>
        </w:tc>
        <w:tc>
          <w:tcPr>
            <w:tcW w:w="1656" w:type="dxa"/>
            <w:tcBorders>
              <w:top w:val="single" w:sz="4" w:space="0" w:color="auto"/>
              <w:left w:val="nil"/>
              <w:bottom w:val="single" w:sz="4" w:space="0" w:color="auto"/>
              <w:right w:val="single" w:sz="4" w:space="0" w:color="auto"/>
            </w:tcBorders>
            <w:shd w:val="clear" w:color="000000" w:fill="FFFFFF"/>
            <w:noWrap/>
            <w:vAlign w:val="bottom"/>
            <w:hideMark/>
          </w:tcPr>
          <w:p w14:paraId="498FE0A5" w14:textId="77777777" w:rsidR="00537E05" w:rsidRDefault="00537E05">
            <w:pPr>
              <w:jc w:val="center"/>
              <w:rPr>
                <w:rFonts w:ascii="Arial" w:hAnsi="Arial" w:cs="Arial"/>
                <w:color w:val="000000"/>
                <w:sz w:val="20"/>
                <w:szCs w:val="20"/>
              </w:rPr>
            </w:pPr>
            <w:r>
              <w:rPr>
                <w:rFonts w:ascii="Arial" w:hAnsi="Arial" w:cs="Arial"/>
                <w:color w:val="000000"/>
                <w:sz w:val="20"/>
                <w:szCs w:val="20"/>
              </w:rPr>
              <w:t>adults</w:t>
            </w:r>
          </w:p>
        </w:tc>
        <w:tc>
          <w:tcPr>
            <w:tcW w:w="960" w:type="dxa"/>
            <w:tcBorders>
              <w:top w:val="single" w:sz="4" w:space="0" w:color="auto"/>
              <w:left w:val="nil"/>
              <w:bottom w:val="single" w:sz="4" w:space="0" w:color="auto"/>
              <w:right w:val="single" w:sz="4" w:space="0" w:color="auto"/>
            </w:tcBorders>
            <w:shd w:val="clear" w:color="000000" w:fill="FFFFFF"/>
            <w:noWrap/>
            <w:vAlign w:val="bottom"/>
            <w:hideMark/>
          </w:tcPr>
          <w:p w14:paraId="2FA9F727" w14:textId="77777777" w:rsidR="00537E05" w:rsidRDefault="00537E05">
            <w:pPr>
              <w:jc w:val="center"/>
              <w:rPr>
                <w:rFonts w:ascii="Arial" w:hAnsi="Arial" w:cs="Arial"/>
                <w:color w:val="000000"/>
                <w:sz w:val="20"/>
                <w:szCs w:val="20"/>
              </w:rPr>
            </w:pPr>
            <w:r>
              <w:rPr>
                <w:rFonts w:ascii="Arial" w:hAnsi="Arial" w:cs="Arial"/>
                <w:color w:val="000000"/>
                <w:sz w:val="20"/>
                <w:szCs w:val="20"/>
              </w:rPr>
              <w:t>200</w:t>
            </w:r>
          </w:p>
        </w:tc>
        <w:tc>
          <w:tcPr>
            <w:tcW w:w="960" w:type="dxa"/>
            <w:tcBorders>
              <w:top w:val="single" w:sz="4" w:space="0" w:color="auto"/>
              <w:left w:val="nil"/>
              <w:bottom w:val="single" w:sz="4" w:space="0" w:color="auto"/>
              <w:right w:val="single" w:sz="4" w:space="0" w:color="auto"/>
            </w:tcBorders>
            <w:shd w:val="clear" w:color="000000" w:fill="FFFFFF"/>
            <w:noWrap/>
            <w:vAlign w:val="bottom"/>
            <w:hideMark/>
          </w:tcPr>
          <w:p w14:paraId="267B6B83" w14:textId="77777777" w:rsidR="00537E05" w:rsidRDefault="00537E05">
            <w:pPr>
              <w:jc w:val="center"/>
              <w:rPr>
                <w:rFonts w:ascii="Arial" w:hAnsi="Arial" w:cs="Arial"/>
                <w:color w:val="000000"/>
                <w:sz w:val="20"/>
                <w:szCs w:val="20"/>
              </w:rPr>
            </w:pPr>
            <w:r>
              <w:rPr>
                <w:rFonts w:ascii="Arial" w:hAnsi="Arial" w:cs="Arial"/>
                <w:color w:val="000000"/>
                <w:sz w:val="20"/>
                <w:szCs w:val="20"/>
              </w:rPr>
              <w:t>0.735</w:t>
            </w:r>
          </w:p>
        </w:tc>
        <w:tc>
          <w:tcPr>
            <w:tcW w:w="960" w:type="dxa"/>
            <w:tcBorders>
              <w:top w:val="single" w:sz="4" w:space="0" w:color="auto"/>
              <w:left w:val="nil"/>
              <w:bottom w:val="single" w:sz="4" w:space="0" w:color="auto"/>
              <w:right w:val="single" w:sz="4" w:space="0" w:color="auto"/>
            </w:tcBorders>
            <w:shd w:val="clear" w:color="000000" w:fill="FFFFFF"/>
            <w:noWrap/>
            <w:vAlign w:val="bottom"/>
            <w:hideMark/>
          </w:tcPr>
          <w:p w14:paraId="67D839FC" w14:textId="77777777" w:rsidR="00537E05" w:rsidRDefault="00537E05">
            <w:pPr>
              <w:jc w:val="center"/>
              <w:rPr>
                <w:rFonts w:ascii="Arial" w:hAnsi="Arial" w:cs="Arial"/>
                <w:color w:val="000000"/>
                <w:sz w:val="20"/>
                <w:szCs w:val="20"/>
              </w:rPr>
            </w:pPr>
            <w:r>
              <w:rPr>
                <w:rFonts w:ascii="Arial" w:hAnsi="Arial" w:cs="Arial"/>
                <w:color w:val="000000"/>
                <w:sz w:val="20"/>
                <w:szCs w:val="20"/>
              </w:rPr>
              <w:t>10.7</w:t>
            </w:r>
          </w:p>
        </w:tc>
      </w:tr>
      <w:tr w:rsidR="00537E05" w14:paraId="75BCD36C" w14:textId="77777777" w:rsidTr="007A3CB7">
        <w:tc>
          <w:tcPr>
            <w:tcW w:w="1100" w:type="dxa"/>
            <w:tcBorders>
              <w:top w:val="nil"/>
              <w:left w:val="single" w:sz="4" w:space="0" w:color="auto"/>
              <w:bottom w:val="nil"/>
              <w:right w:val="single" w:sz="4" w:space="0" w:color="auto"/>
            </w:tcBorders>
            <w:shd w:val="clear" w:color="000000" w:fill="FFFFFF"/>
            <w:noWrap/>
            <w:vAlign w:val="bottom"/>
            <w:hideMark/>
          </w:tcPr>
          <w:p w14:paraId="326FA896" w14:textId="77777777" w:rsidR="00537E05" w:rsidRDefault="00537E05">
            <w:pPr>
              <w:rPr>
                <w:rFonts w:ascii="Arial" w:hAnsi="Arial" w:cs="Arial"/>
                <w:color w:val="000000"/>
                <w:sz w:val="20"/>
                <w:szCs w:val="20"/>
              </w:rPr>
            </w:pPr>
            <w:r>
              <w:rPr>
                <w:rFonts w:ascii="Arial" w:hAnsi="Arial" w:cs="Arial"/>
                <w:color w:val="000000"/>
                <w:sz w:val="20"/>
                <w:szCs w:val="20"/>
              </w:rPr>
              <w:t> </w:t>
            </w:r>
          </w:p>
        </w:tc>
        <w:tc>
          <w:tcPr>
            <w:tcW w:w="780" w:type="dxa"/>
            <w:tcBorders>
              <w:top w:val="nil"/>
              <w:left w:val="nil"/>
              <w:bottom w:val="nil"/>
              <w:right w:val="single" w:sz="4" w:space="0" w:color="auto"/>
            </w:tcBorders>
            <w:shd w:val="clear" w:color="000000" w:fill="FFFFFF"/>
            <w:noWrap/>
            <w:vAlign w:val="bottom"/>
            <w:hideMark/>
          </w:tcPr>
          <w:p w14:paraId="00A347F4" w14:textId="77777777" w:rsidR="00537E05" w:rsidRDefault="00537E05">
            <w:pPr>
              <w:jc w:val="center"/>
              <w:rPr>
                <w:rFonts w:ascii="Arial" w:hAnsi="Arial" w:cs="Arial"/>
                <w:color w:val="000000"/>
                <w:sz w:val="20"/>
                <w:szCs w:val="20"/>
              </w:rPr>
            </w:pPr>
            <w:r>
              <w:rPr>
                <w:rFonts w:ascii="Arial" w:hAnsi="Arial" w:cs="Arial"/>
                <w:color w:val="000000"/>
                <w:sz w:val="20"/>
                <w:szCs w:val="20"/>
              </w:rPr>
              <w:t> </w:t>
            </w:r>
          </w:p>
        </w:tc>
        <w:tc>
          <w:tcPr>
            <w:tcW w:w="1656" w:type="dxa"/>
            <w:tcBorders>
              <w:top w:val="nil"/>
              <w:left w:val="nil"/>
              <w:bottom w:val="single" w:sz="4" w:space="0" w:color="auto"/>
              <w:right w:val="single" w:sz="4" w:space="0" w:color="auto"/>
            </w:tcBorders>
            <w:shd w:val="clear" w:color="000000" w:fill="FFFFFF"/>
            <w:noWrap/>
            <w:vAlign w:val="bottom"/>
            <w:hideMark/>
          </w:tcPr>
          <w:p w14:paraId="130C1DBB" w14:textId="77777777" w:rsidR="00537E05" w:rsidRDefault="00537E05">
            <w:pPr>
              <w:jc w:val="center"/>
              <w:rPr>
                <w:rFonts w:ascii="Arial" w:hAnsi="Arial" w:cs="Arial"/>
                <w:color w:val="000000"/>
                <w:sz w:val="20"/>
                <w:szCs w:val="20"/>
              </w:rPr>
            </w:pPr>
            <w:r>
              <w:rPr>
                <w:rFonts w:ascii="Arial" w:hAnsi="Arial" w:cs="Arial"/>
                <w:color w:val="000000"/>
                <w:sz w:val="20"/>
                <w:szCs w:val="20"/>
              </w:rPr>
              <w:t>larvae</w:t>
            </w:r>
          </w:p>
        </w:tc>
        <w:tc>
          <w:tcPr>
            <w:tcW w:w="960" w:type="dxa"/>
            <w:tcBorders>
              <w:top w:val="nil"/>
              <w:left w:val="nil"/>
              <w:bottom w:val="single" w:sz="4" w:space="0" w:color="auto"/>
              <w:right w:val="single" w:sz="4" w:space="0" w:color="auto"/>
            </w:tcBorders>
            <w:shd w:val="clear" w:color="000000" w:fill="FFFFFF"/>
            <w:noWrap/>
            <w:vAlign w:val="bottom"/>
            <w:hideMark/>
          </w:tcPr>
          <w:p w14:paraId="52DD4A5A" w14:textId="77777777" w:rsidR="00537E05" w:rsidRDefault="00537E05">
            <w:pPr>
              <w:jc w:val="center"/>
              <w:rPr>
                <w:rFonts w:ascii="Arial" w:hAnsi="Arial" w:cs="Arial"/>
                <w:color w:val="000000"/>
                <w:sz w:val="20"/>
                <w:szCs w:val="20"/>
              </w:rPr>
            </w:pPr>
            <w:r>
              <w:rPr>
                <w:rFonts w:ascii="Arial" w:hAnsi="Arial" w:cs="Arial"/>
                <w:color w:val="000000"/>
                <w:sz w:val="20"/>
                <w:szCs w:val="20"/>
              </w:rPr>
              <w:t>243</w:t>
            </w:r>
          </w:p>
        </w:tc>
        <w:tc>
          <w:tcPr>
            <w:tcW w:w="960" w:type="dxa"/>
            <w:tcBorders>
              <w:top w:val="nil"/>
              <w:left w:val="nil"/>
              <w:bottom w:val="single" w:sz="4" w:space="0" w:color="auto"/>
              <w:right w:val="single" w:sz="4" w:space="0" w:color="auto"/>
            </w:tcBorders>
            <w:shd w:val="clear" w:color="000000" w:fill="FFFFFF"/>
            <w:noWrap/>
            <w:vAlign w:val="bottom"/>
            <w:hideMark/>
          </w:tcPr>
          <w:p w14:paraId="0E7A459D" w14:textId="77777777" w:rsidR="00537E05" w:rsidRDefault="00537E05">
            <w:pPr>
              <w:jc w:val="center"/>
              <w:rPr>
                <w:rFonts w:ascii="Arial" w:hAnsi="Arial" w:cs="Arial"/>
                <w:color w:val="000000"/>
                <w:sz w:val="20"/>
                <w:szCs w:val="20"/>
              </w:rPr>
            </w:pPr>
            <w:r>
              <w:rPr>
                <w:rFonts w:ascii="Arial" w:hAnsi="Arial" w:cs="Arial"/>
                <w:color w:val="000000"/>
                <w:sz w:val="20"/>
                <w:szCs w:val="20"/>
              </w:rPr>
              <w:t>0.721</w:t>
            </w:r>
          </w:p>
        </w:tc>
        <w:tc>
          <w:tcPr>
            <w:tcW w:w="960" w:type="dxa"/>
            <w:tcBorders>
              <w:top w:val="nil"/>
              <w:left w:val="nil"/>
              <w:bottom w:val="single" w:sz="4" w:space="0" w:color="auto"/>
              <w:right w:val="single" w:sz="4" w:space="0" w:color="auto"/>
            </w:tcBorders>
            <w:shd w:val="clear" w:color="000000" w:fill="FFFFFF"/>
            <w:noWrap/>
            <w:vAlign w:val="bottom"/>
            <w:hideMark/>
          </w:tcPr>
          <w:p w14:paraId="03CD4AD7" w14:textId="77777777" w:rsidR="00537E05" w:rsidRDefault="00537E05">
            <w:pPr>
              <w:jc w:val="center"/>
              <w:rPr>
                <w:rFonts w:ascii="Arial" w:hAnsi="Arial" w:cs="Arial"/>
                <w:color w:val="000000"/>
                <w:sz w:val="20"/>
                <w:szCs w:val="20"/>
              </w:rPr>
            </w:pPr>
            <w:r>
              <w:rPr>
                <w:rFonts w:ascii="Arial" w:hAnsi="Arial" w:cs="Arial"/>
                <w:color w:val="000000"/>
                <w:sz w:val="20"/>
                <w:szCs w:val="20"/>
              </w:rPr>
              <w:t>9.9</w:t>
            </w:r>
          </w:p>
        </w:tc>
      </w:tr>
      <w:tr w:rsidR="00537E05" w14:paraId="4C24B5A1" w14:textId="77777777" w:rsidTr="007A3CB7">
        <w:tc>
          <w:tcPr>
            <w:tcW w:w="1100" w:type="dxa"/>
            <w:tcBorders>
              <w:top w:val="nil"/>
              <w:left w:val="single" w:sz="4" w:space="0" w:color="auto"/>
              <w:bottom w:val="nil"/>
              <w:right w:val="single" w:sz="4" w:space="0" w:color="auto"/>
            </w:tcBorders>
            <w:shd w:val="clear" w:color="000000" w:fill="FFFFFF"/>
            <w:noWrap/>
            <w:vAlign w:val="bottom"/>
            <w:hideMark/>
          </w:tcPr>
          <w:p w14:paraId="6807D4B6" w14:textId="77777777" w:rsidR="00537E05" w:rsidRDefault="00537E05">
            <w:pPr>
              <w:rPr>
                <w:rFonts w:ascii="Arial" w:hAnsi="Arial" w:cs="Arial"/>
                <w:color w:val="000000"/>
                <w:sz w:val="20"/>
                <w:szCs w:val="20"/>
              </w:rPr>
            </w:pPr>
            <w:r>
              <w:rPr>
                <w:rFonts w:ascii="Arial" w:hAnsi="Arial" w:cs="Arial"/>
                <w:color w:val="000000"/>
                <w:sz w:val="20"/>
                <w:szCs w:val="20"/>
              </w:rPr>
              <w:t> </w:t>
            </w:r>
          </w:p>
        </w:tc>
        <w:tc>
          <w:tcPr>
            <w:tcW w:w="780" w:type="dxa"/>
            <w:tcBorders>
              <w:top w:val="nil"/>
              <w:left w:val="nil"/>
              <w:bottom w:val="single" w:sz="4" w:space="0" w:color="auto"/>
              <w:right w:val="single" w:sz="4" w:space="0" w:color="auto"/>
            </w:tcBorders>
            <w:shd w:val="clear" w:color="000000" w:fill="FFFFFF"/>
            <w:noWrap/>
            <w:vAlign w:val="bottom"/>
            <w:hideMark/>
          </w:tcPr>
          <w:p w14:paraId="0F783B56" w14:textId="77777777" w:rsidR="00537E05" w:rsidRDefault="00537E05">
            <w:pPr>
              <w:jc w:val="center"/>
              <w:rPr>
                <w:rFonts w:ascii="Arial" w:hAnsi="Arial" w:cs="Arial"/>
                <w:color w:val="000000"/>
                <w:sz w:val="20"/>
                <w:szCs w:val="20"/>
              </w:rPr>
            </w:pPr>
            <w:r>
              <w:rPr>
                <w:rFonts w:ascii="Arial" w:hAnsi="Arial" w:cs="Arial"/>
                <w:color w:val="000000"/>
                <w:sz w:val="20"/>
                <w:szCs w:val="20"/>
              </w:rPr>
              <w:t> </w:t>
            </w:r>
          </w:p>
        </w:tc>
        <w:tc>
          <w:tcPr>
            <w:tcW w:w="1656" w:type="dxa"/>
            <w:tcBorders>
              <w:top w:val="nil"/>
              <w:left w:val="nil"/>
              <w:bottom w:val="nil"/>
              <w:right w:val="single" w:sz="4" w:space="0" w:color="auto"/>
            </w:tcBorders>
            <w:shd w:val="clear" w:color="000000" w:fill="FFFFFF"/>
            <w:noWrap/>
            <w:vAlign w:val="bottom"/>
            <w:hideMark/>
          </w:tcPr>
          <w:p w14:paraId="12891754" w14:textId="77777777" w:rsidR="00537E05" w:rsidRDefault="00537E05">
            <w:pPr>
              <w:jc w:val="center"/>
              <w:rPr>
                <w:rFonts w:ascii="Arial" w:hAnsi="Arial" w:cs="Arial"/>
                <w:color w:val="000000"/>
                <w:sz w:val="20"/>
                <w:szCs w:val="20"/>
              </w:rPr>
            </w:pPr>
            <w:r>
              <w:rPr>
                <w:rFonts w:ascii="Arial" w:hAnsi="Arial" w:cs="Arial"/>
                <w:color w:val="000000"/>
                <w:sz w:val="20"/>
                <w:szCs w:val="20"/>
              </w:rPr>
              <w:t>juveniles</w:t>
            </w:r>
          </w:p>
        </w:tc>
        <w:tc>
          <w:tcPr>
            <w:tcW w:w="960" w:type="dxa"/>
            <w:tcBorders>
              <w:top w:val="nil"/>
              <w:left w:val="nil"/>
              <w:bottom w:val="nil"/>
              <w:right w:val="single" w:sz="4" w:space="0" w:color="auto"/>
            </w:tcBorders>
            <w:shd w:val="clear" w:color="000000" w:fill="FFFFFF"/>
            <w:noWrap/>
            <w:vAlign w:val="bottom"/>
            <w:hideMark/>
          </w:tcPr>
          <w:p w14:paraId="3050B720" w14:textId="77777777" w:rsidR="00537E05" w:rsidRDefault="00537E05">
            <w:pPr>
              <w:jc w:val="center"/>
              <w:rPr>
                <w:rFonts w:ascii="Arial" w:hAnsi="Arial" w:cs="Arial"/>
                <w:color w:val="000000"/>
                <w:sz w:val="20"/>
                <w:szCs w:val="20"/>
              </w:rPr>
            </w:pPr>
            <w:r>
              <w:rPr>
                <w:rFonts w:ascii="Arial" w:hAnsi="Arial" w:cs="Arial"/>
                <w:color w:val="000000"/>
                <w:sz w:val="20"/>
                <w:szCs w:val="20"/>
              </w:rPr>
              <w:t>44</w:t>
            </w:r>
          </w:p>
        </w:tc>
        <w:tc>
          <w:tcPr>
            <w:tcW w:w="960" w:type="dxa"/>
            <w:tcBorders>
              <w:top w:val="nil"/>
              <w:left w:val="nil"/>
              <w:bottom w:val="nil"/>
              <w:right w:val="single" w:sz="4" w:space="0" w:color="auto"/>
            </w:tcBorders>
            <w:shd w:val="clear" w:color="000000" w:fill="FFFFFF"/>
            <w:noWrap/>
            <w:vAlign w:val="bottom"/>
            <w:hideMark/>
          </w:tcPr>
          <w:p w14:paraId="238E16A7" w14:textId="77777777" w:rsidR="00537E05" w:rsidRDefault="00537E05">
            <w:pPr>
              <w:jc w:val="center"/>
              <w:rPr>
                <w:rFonts w:ascii="Arial" w:hAnsi="Arial" w:cs="Arial"/>
                <w:color w:val="000000"/>
                <w:sz w:val="20"/>
                <w:szCs w:val="20"/>
              </w:rPr>
            </w:pPr>
            <w:r>
              <w:rPr>
                <w:rFonts w:ascii="Arial" w:hAnsi="Arial" w:cs="Arial"/>
                <w:color w:val="000000"/>
                <w:sz w:val="20"/>
                <w:szCs w:val="20"/>
              </w:rPr>
              <w:t>0.710</w:t>
            </w:r>
          </w:p>
        </w:tc>
        <w:tc>
          <w:tcPr>
            <w:tcW w:w="960" w:type="dxa"/>
            <w:tcBorders>
              <w:top w:val="nil"/>
              <w:left w:val="nil"/>
              <w:bottom w:val="nil"/>
              <w:right w:val="single" w:sz="4" w:space="0" w:color="auto"/>
            </w:tcBorders>
            <w:shd w:val="clear" w:color="000000" w:fill="FFFFFF"/>
            <w:noWrap/>
            <w:vAlign w:val="bottom"/>
            <w:hideMark/>
          </w:tcPr>
          <w:p w14:paraId="1D07B7D9" w14:textId="77777777" w:rsidR="00537E05" w:rsidRDefault="00537E05">
            <w:pPr>
              <w:jc w:val="center"/>
              <w:rPr>
                <w:rFonts w:ascii="Arial" w:hAnsi="Arial" w:cs="Arial"/>
                <w:color w:val="000000"/>
                <w:sz w:val="20"/>
                <w:szCs w:val="20"/>
              </w:rPr>
            </w:pPr>
            <w:r>
              <w:rPr>
                <w:rFonts w:ascii="Arial" w:hAnsi="Arial" w:cs="Arial"/>
                <w:color w:val="000000"/>
                <w:sz w:val="20"/>
                <w:szCs w:val="20"/>
              </w:rPr>
              <w:t>9.2</w:t>
            </w:r>
          </w:p>
        </w:tc>
      </w:tr>
      <w:tr w:rsidR="00537E05" w14:paraId="51AE3481" w14:textId="77777777" w:rsidTr="007A3CB7">
        <w:tc>
          <w:tcPr>
            <w:tcW w:w="1100" w:type="dxa"/>
            <w:tcBorders>
              <w:top w:val="nil"/>
              <w:left w:val="single" w:sz="4" w:space="0" w:color="auto"/>
              <w:bottom w:val="nil"/>
              <w:right w:val="single" w:sz="4" w:space="0" w:color="auto"/>
            </w:tcBorders>
            <w:shd w:val="clear" w:color="000000" w:fill="FFFFFF"/>
            <w:noWrap/>
            <w:vAlign w:val="bottom"/>
            <w:hideMark/>
          </w:tcPr>
          <w:p w14:paraId="3758CB5D" w14:textId="77777777" w:rsidR="00537E05" w:rsidRDefault="00537E05">
            <w:pPr>
              <w:rPr>
                <w:rFonts w:ascii="Arial" w:hAnsi="Arial" w:cs="Arial"/>
                <w:color w:val="000000"/>
                <w:sz w:val="20"/>
                <w:szCs w:val="20"/>
              </w:rPr>
            </w:pPr>
            <w:r>
              <w:rPr>
                <w:rFonts w:ascii="Arial" w:hAnsi="Arial" w:cs="Arial"/>
                <w:color w:val="000000"/>
                <w:sz w:val="20"/>
                <w:szCs w:val="20"/>
              </w:rPr>
              <w:t> </w:t>
            </w:r>
          </w:p>
        </w:tc>
        <w:tc>
          <w:tcPr>
            <w:tcW w:w="780" w:type="dxa"/>
            <w:tcBorders>
              <w:top w:val="nil"/>
              <w:left w:val="nil"/>
              <w:bottom w:val="nil"/>
              <w:right w:val="single" w:sz="4" w:space="0" w:color="auto"/>
            </w:tcBorders>
            <w:shd w:val="clear" w:color="000000" w:fill="FFFFFF"/>
            <w:noWrap/>
            <w:vAlign w:val="bottom"/>
            <w:hideMark/>
          </w:tcPr>
          <w:p w14:paraId="647E7B83" w14:textId="77777777" w:rsidR="00537E05" w:rsidRDefault="00537E05">
            <w:pPr>
              <w:jc w:val="center"/>
              <w:rPr>
                <w:rFonts w:ascii="Arial" w:hAnsi="Arial" w:cs="Arial"/>
                <w:color w:val="000000"/>
                <w:sz w:val="20"/>
                <w:szCs w:val="20"/>
              </w:rPr>
            </w:pPr>
            <w:r>
              <w:rPr>
                <w:rFonts w:ascii="Arial" w:hAnsi="Arial" w:cs="Arial"/>
                <w:color w:val="000000"/>
                <w:sz w:val="20"/>
                <w:szCs w:val="20"/>
              </w:rPr>
              <w:t>2014</w:t>
            </w:r>
          </w:p>
        </w:tc>
        <w:tc>
          <w:tcPr>
            <w:tcW w:w="1656" w:type="dxa"/>
            <w:tcBorders>
              <w:top w:val="single" w:sz="4" w:space="0" w:color="auto"/>
              <w:left w:val="nil"/>
              <w:bottom w:val="single" w:sz="4" w:space="0" w:color="auto"/>
              <w:right w:val="single" w:sz="4" w:space="0" w:color="auto"/>
            </w:tcBorders>
            <w:shd w:val="clear" w:color="000000" w:fill="FFFFFF"/>
            <w:noWrap/>
            <w:vAlign w:val="bottom"/>
            <w:hideMark/>
          </w:tcPr>
          <w:p w14:paraId="63552A6D" w14:textId="77777777" w:rsidR="00537E05" w:rsidRDefault="00537E05">
            <w:pPr>
              <w:jc w:val="center"/>
              <w:rPr>
                <w:rFonts w:ascii="Arial" w:hAnsi="Arial" w:cs="Arial"/>
                <w:color w:val="000000"/>
                <w:sz w:val="20"/>
                <w:szCs w:val="20"/>
              </w:rPr>
            </w:pPr>
            <w:r>
              <w:rPr>
                <w:rFonts w:ascii="Arial" w:hAnsi="Arial" w:cs="Arial"/>
                <w:color w:val="000000"/>
                <w:sz w:val="20"/>
                <w:szCs w:val="20"/>
              </w:rPr>
              <w:t>adults</w:t>
            </w:r>
          </w:p>
        </w:tc>
        <w:tc>
          <w:tcPr>
            <w:tcW w:w="960" w:type="dxa"/>
            <w:tcBorders>
              <w:top w:val="single" w:sz="4" w:space="0" w:color="auto"/>
              <w:left w:val="nil"/>
              <w:bottom w:val="single" w:sz="4" w:space="0" w:color="auto"/>
              <w:right w:val="single" w:sz="4" w:space="0" w:color="auto"/>
            </w:tcBorders>
            <w:shd w:val="clear" w:color="000000" w:fill="FFFFFF"/>
            <w:noWrap/>
            <w:vAlign w:val="bottom"/>
            <w:hideMark/>
          </w:tcPr>
          <w:p w14:paraId="55498FA2" w14:textId="77777777" w:rsidR="00537E05" w:rsidRDefault="00537E05">
            <w:pPr>
              <w:jc w:val="center"/>
              <w:rPr>
                <w:rFonts w:ascii="Arial" w:hAnsi="Arial" w:cs="Arial"/>
                <w:color w:val="000000"/>
                <w:sz w:val="20"/>
                <w:szCs w:val="20"/>
              </w:rPr>
            </w:pPr>
            <w:r>
              <w:rPr>
                <w:rFonts w:ascii="Arial" w:hAnsi="Arial" w:cs="Arial"/>
                <w:color w:val="000000"/>
                <w:sz w:val="20"/>
                <w:szCs w:val="20"/>
              </w:rPr>
              <w:t>200</w:t>
            </w:r>
          </w:p>
        </w:tc>
        <w:tc>
          <w:tcPr>
            <w:tcW w:w="960" w:type="dxa"/>
            <w:tcBorders>
              <w:top w:val="single" w:sz="4" w:space="0" w:color="auto"/>
              <w:left w:val="nil"/>
              <w:bottom w:val="single" w:sz="4" w:space="0" w:color="auto"/>
              <w:right w:val="single" w:sz="4" w:space="0" w:color="auto"/>
            </w:tcBorders>
            <w:shd w:val="clear" w:color="000000" w:fill="FFFFFF"/>
            <w:noWrap/>
            <w:vAlign w:val="bottom"/>
            <w:hideMark/>
          </w:tcPr>
          <w:p w14:paraId="0218133F" w14:textId="77777777" w:rsidR="00537E05" w:rsidRDefault="00537E05">
            <w:pPr>
              <w:jc w:val="center"/>
              <w:rPr>
                <w:rFonts w:ascii="Arial" w:hAnsi="Arial" w:cs="Arial"/>
                <w:color w:val="000000"/>
                <w:sz w:val="20"/>
                <w:szCs w:val="20"/>
              </w:rPr>
            </w:pPr>
            <w:r>
              <w:rPr>
                <w:rFonts w:ascii="Arial" w:hAnsi="Arial" w:cs="Arial"/>
                <w:color w:val="000000"/>
                <w:sz w:val="20"/>
                <w:szCs w:val="20"/>
              </w:rPr>
              <w:t>0.734</w:t>
            </w:r>
          </w:p>
        </w:tc>
        <w:tc>
          <w:tcPr>
            <w:tcW w:w="960" w:type="dxa"/>
            <w:tcBorders>
              <w:top w:val="single" w:sz="4" w:space="0" w:color="auto"/>
              <w:left w:val="nil"/>
              <w:bottom w:val="single" w:sz="4" w:space="0" w:color="auto"/>
              <w:right w:val="single" w:sz="4" w:space="0" w:color="auto"/>
            </w:tcBorders>
            <w:shd w:val="clear" w:color="000000" w:fill="FFFFFF"/>
            <w:noWrap/>
            <w:vAlign w:val="bottom"/>
            <w:hideMark/>
          </w:tcPr>
          <w:p w14:paraId="70A6FFBF" w14:textId="77777777" w:rsidR="00537E05" w:rsidRDefault="00537E05">
            <w:pPr>
              <w:jc w:val="center"/>
              <w:rPr>
                <w:rFonts w:ascii="Arial" w:hAnsi="Arial" w:cs="Arial"/>
                <w:color w:val="000000"/>
                <w:sz w:val="20"/>
                <w:szCs w:val="20"/>
              </w:rPr>
            </w:pPr>
            <w:r>
              <w:rPr>
                <w:rFonts w:ascii="Arial" w:hAnsi="Arial" w:cs="Arial"/>
                <w:color w:val="000000"/>
                <w:sz w:val="20"/>
                <w:szCs w:val="20"/>
              </w:rPr>
              <w:t>10.5</w:t>
            </w:r>
          </w:p>
        </w:tc>
      </w:tr>
      <w:tr w:rsidR="00537E05" w14:paraId="48A7AEAB" w14:textId="77777777" w:rsidTr="007A3CB7">
        <w:tc>
          <w:tcPr>
            <w:tcW w:w="1100" w:type="dxa"/>
            <w:tcBorders>
              <w:top w:val="nil"/>
              <w:left w:val="single" w:sz="4" w:space="0" w:color="auto"/>
              <w:bottom w:val="nil"/>
              <w:right w:val="single" w:sz="4" w:space="0" w:color="auto"/>
            </w:tcBorders>
            <w:shd w:val="clear" w:color="000000" w:fill="FFFFFF"/>
            <w:noWrap/>
            <w:vAlign w:val="bottom"/>
            <w:hideMark/>
          </w:tcPr>
          <w:p w14:paraId="23211BD8" w14:textId="77777777" w:rsidR="00537E05" w:rsidRDefault="00537E05">
            <w:pPr>
              <w:rPr>
                <w:rFonts w:ascii="Arial" w:hAnsi="Arial" w:cs="Arial"/>
                <w:color w:val="000000"/>
                <w:sz w:val="20"/>
                <w:szCs w:val="20"/>
              </w:rPr>
            </w:pPr>
            <w:r>
              <w:rPr>
                <w:rFonts w:ascii="Arial" w:hAnsi="Arial" w:cs="Arial"/>
                <w:color w:val="000000"/>
                <w:sz w:val="20"/>
                <w:szCs w:val="20"/>
              </w:rPr>
              <w:t> </w:t>
            </w:r>
          </w:p>
        </w:tc>
        <w:tc>
          <w:tcPr>
            <w:tcW w:w="780" w:type="dxa"/>
            <w:tcBorders>
              <w:top w:val="nil"/>
              <w:left w:val="nil"/>
              <w:bottom w:val="nil"/>
              <w:right w:val="single" w:sz="4" w:space="0" w:color="auto"/>
            </w:tcBorders>
            <w:shd w:val="clear" w:color="000000" w:fill="FFFFFF"/>
            <w:noWrap/>
            <w:vAlign w:val="bottom"/>
            <w:hideMark/>
          </w:tcPr>
          <w:p w14:paraId="48360549" w14:textId="77777777" w:rsidR="00537E05" w:rsidRDefault="00537E05">
            <w:pPr>
              <w:jc w:val="center"/>
              <w:rPr>
                <w:rFonts w:ascii="Arial" w:hAnsi="Arial" w:cs="Arial"/>
                <w:color w:val="000000"/>
                <w:sz w:val="20"/>
                <w:szCs w:val="20"/>
              </w:rPr>
            </w:pPr>
            <w:r>
              <w:rPr>
                <w:rFonts w:ascii="Arial" w:hAnsi="Arial" w:cs="Arial"/>
                <w:color w:val="000000"/>
                <w:sz w:val="20"/>
                <w:szCs w:val="20"/>
              </w:rPr>
              <w:t> </w:t>
            </w:r>
          </w:p>
        </w:tc>
        <w:tc>
          <w:tcPr>
            <w:tcW w:w="1656" w:type="dxa"/>
            <w:tcBorders>
              <w:top w:val="nil"/>
              <w:left w:val="nil"/>
              <w:bottom w:val="single" w:sz="4" w:space="0" w:color="auto"/>
              <w:right w:val="single" w:sz="4" w:space="0" w:color="auto"/>
            </w:tcBorders>
            <w:shd w:val="clear" w:color="000000" w:fill="FFFFFF"/>
            <w:noWrap/>
            <w:vAlign w:val="bottom"/>
            <w:hideMark/>
          </w:tcPr>
          <w:p w14:paraId="5B7596DD" w14:textId="77777777" w:rsidR="00537E05" w:rsidRDefault="00537E05">
            <w:pPr>
              <w:jc w:val="center"/>
              <w:rPr>
                <w:rFonts w:ascii="Arial" w:hAnsi="Arial" w:cs="Arial"/>
                <w:color w:val="000000"/>
                <w:sz w:val="20"/>
                <w:szCs w:val="20"/>
              </w:rPr>
            </w:pPr>
            <w:r>
              <w:rPr>
                <w:rFonts w:ascii="Arial" w:hAnsi="Arial" w:cs="Arial"/>
                <w:color w:val="000000"/>
                <w:sz w:val="20"/>
                <w:szCs w:val="20"/>
              </w:rPr>
              <w:t>larvae</w:t>
            </w:r>
          </w:p>
        </w:tc>
        <w:tc>
          <w:tcPr>
            <w:tcW w:w="960" w:type="dxa"/>
            <w:tcBorders>
              <w:top w:val="nil"/>
              <w:left w:val="nil"/>
              <w:bottom w:val="single" w:sz="4" w:space="0" w:color="auto"/>
              <w:right w:val="single" w:sz="4" w:space="0" w:color="auto"/>
            </w:tcBorders>
            <w:shd w:val="clear" w:color="000000" w:fill="FFFFFF"/>
            <w:noWrap/>
            <w:vAlign w:val="bottom"/>
            <w:hideMark/>
          </w:tcPr>
          <w:p w14:paraId="492971DA" w14:textId="77777777" w:rsidR="00537E05" w:rsidRDefault="00537E05">
            <w:pPr>
              <w:jc w:val="center"/>
              <w:rPr>
                <w:rFonts w:ascii="Arial" w:hAnsi="Arial" w:cs="Arial"/>
                <w:color w:val="000000"/>
                <w:sz w:val="20"/>
                <w:szCs w:val="20"/>
              </w:rPr>
            </w:pPr>
            <w:r>
              <w:rPr>
                <w:rFonts w:ascii="Arial" w:hAnsi="Arial" w:cs="Arial"/>
                <w:color w:val="000000"/>
                <w:sz w:val="20"/>
                <w:szCs w:val="20"/>
              </w:rPr>
              <w:t>216</w:t>
            </w:r>
          </w:p>
        </w:tc>
        <w:tc>
          <w:tcPr>
            <w:tcW w:w="960" w:type="dxa"/>
            <w:tcBorders>
              <w:top w:val="nil"/>
              <w:left w:val="nil"/>
              <w:bottom w:val="single" w:sz="4" w:space="0" w:color="auto"/>
              <w:right w:val="single" w:sz="4" w:space="0" w:color="auto"/>
            </w:tcBorders>
            <w:shd w:val="clear" w:color="000000" w:fill="FFFFFF"/>
            <w:noWrap/>
            <w:vAlign w:val="bottom"/>
            <w:hideMark/>
          </w:tcPr>
          <w:p w14:paraId="5601A2AB" w14:textId="77777777" w:rsidR="00537E05" w:rsidRDefault="00537E05">
            <w:pPr>
              <w:jc w:val="center"/>
              <w:rPr>
                <w:rFonts w:ascii="Arial" w:hAnsi="Arial" w:cs="Arial"/>
                <w:color w:val="000000"/>
                <w:sz w:val="20"/>
                <w:szCs w:val="20"/>
              </w:rPr>
            </w:pPr>
            <w:r>
              <w:rPr>
                <w:rFonts w:ascii="Arial" w:hAnsi="Arial" w:cs="Arial"/>
                <w:color w:val="000000"/>
                <w:sz w:val="20"/>
                <w:szCs w:val="20"/>
              </w:rPr>
              <w:t>0.683</w:t>
            </w:r>
          </w:p>
        </w:tc>
        <w:tc>
          <w:tcPr>
            <w:tcW w:w="960" w:type="dxa"/>
            <w:tcBorders>
              <w:top w:val="nil"/>
              <w:left w:val="nil"/>
              <w:bottom w:val="single" w:sz="4" w:space="0" w:color="auto"/>
              <w:right w:val="single" w:sz="4" w:space="0" w:color="auto"/>
            </w:tcBorders>
            <w:shd w:val="clear" w:color="000000" w:fill="FFFFFF"/>
            <w:noWrap/>
            <w:vAlign w:val="bottom"/>
            <w:hideMark/>
          </w:tcPr>
          <w:p w14:paraId="17CA583C" w14:textId="77777777" w:rsidR="00537E05" w:rsidRDefault="00537E05">
            <w:pPr>
              <w:jc w:val="center"/>
              <w:rPr>
                <w:rFonts w:ascii="Arial" w:hAnsi="Arial" w:cs="Arial"/>
                <w:color w:val="000000"/>
                <w:sz w:val="20"/>
                <w:szCs w:val="20"/>
              </w:rPr>
            </w:pPr>
            <w:r>
              <w:rPr>
                <w:rFonts w:ascii="Arial" w:hAnsi="Arial" w:cs="Arial"/>
                <w:color w:val="000000"/>
                <w:sz w:val="20"/>
                <w:szCs w:val="20"/>
              </w:rPr>
              <w:t>7.3</w:t>
            </w:r>
          </w:p>
        </w:tc>
      </w:tr>
      <w:tr w:rsidR="00537E05" w14:paraId="709CB6A6" w14:textId="77777777" w:rsidTr="007A3CB7">
        <w:tc>
          <w:tcPr>
            <w:tcW w:w="1100" w:type="dxa"/>
            <w:tcBorders>
              <w:top w:val="nil"/>
              <w:left w:val="single" w:sz="4" w:space="0" w:color="auto"/>
              <w:bottom w:val="nil"/>
              <w:right w:val="single" w:sz="4" w:space="0" w:color="auto"/>
            </w:tcBorders>
            <w:shd w:val="clear" w:color="000000" w:fill="FFFFFF"/>
            <w:noWrap/>
            <w:vAlign w:val="bottom"/>
            <w:hideMark/>
          </w:tcPr>
          <w:p w14:paraId="63E4AACA" w14:textId="77777777" w:rsidR="00537E05" w:rsidRDefault="00537E05">
            <w:pPr>
              <w:rPr>
                <w:rFonts w:ascii="Arial" w:hAnsi="Arial" w:cs="Arial"/>
                <w:color w:val="000000"/>
                <w:sz w:val="20"/>
                <w:szCs w:val="20"/>
              </w:rPr>
            </w:pPr>
            <w:r>
              <w:rPr>
                <w:rFonts w:ascii="Arial" w:hAnsi="Arial" w:cs="Arial"/>
                <w:color w:val="000000"/>
                <w:sz w:val="20"/>
                <w:szCs w:val="20"/>
              </w:rPr>
              <w:t> </w:t>
            </w:r>
          </w:p>
        </w:tc>
        <w:tc>
          <w:tcPr>
            <w:tcW w:w="780" w:type="dxa"/>
            <w:tcBorders>
              <w:top w:val="nil"/>
              <w:left w:val="nil"/>
              <w:bottom w:val="single" w:sz="4" w:space="0" w:color="auto"/>
              <w:right w:val="single" w:sz="4" w:space="0" w:color="auto"/>
            </w:tcBorders>
            <w:shd w:val="clear" w:color="000000" w:fill="FFFFFF"/>
            <w:noWrap/>
            <w:vAlign w:val="bottom"/>
            <w:hideMark/>
          </w:tcPr>
          <w:p w14:paraId="5678EAF6" w14:textId="77777777" w:rsidR="00537E05" w:rsidRDefault="00537E05">
            <w:pPr>
              <w:jc w:val="center"/>
              <w:rPr>
                <w:rFonts w:ascii="Arial" w:hAnsi="Arial" w:cs="Arial"/>
                <w:color w:val="000000"/>
                <w:sz w:val="20"/>
                <w:szCs w:val="20"/>
              </w:rPr>
            </w:pPr>
            <w:r>
              <w:rPr>
                <w:rFonts w:ascii="Arial" w:hAnsi="Arial" w:cs="Arial"/>
                <w:color w:val="000000"/>
                <w:sz w:val="20"/>
                <w:szCs w:val="20"/>
              </w:rPr>
              <w:t> </w:t>
            </w:r>
          </w:p>
        </w:tc>
        <w:tc>
          <w:tcPr>
            <w:tcW w:w="1656" w:type="dxa"/>
            <w:tcBorders>
              <w:top w:val="nil"/>
              <w:left w:val="nil"/>
              <w:bottom w:val="nil"/>
              <w:right w:val="single" w:sz="4" w:space="0" w:color="auto"/>
            </w:tcBorders>
            <w:shd w:val="clear" w:color="000000" w:fill="FFFFFF"/>
            <w:noWrap/>
            <w:vAlign w:val="bottom"/>
            <w:hideMark/>
          </w:tcPr>
          <w:p w14:paraId="77DAC890" w14:textId="77777777" w:rsidR="00537E05" w:rsidRDefault="00537E05">
            <w:pPr>
              <w:jc w:val="center"/>
              <w:rPr>
                <w:rFonts w:ascii="Arial" w:hAnsi="Arial" w:cs="Arial"/>
                <w:color w:val="000000"/>
                <w:sz w:val="20"/>
                <w:szCs w:val="20"/>
              </w:rPr>
            </w:pPr>
            <w:r>
              <w:rPr>
                <w:rFonts w:ascii="Arial" w:hAnsi="Arial" w:cs="Arial"/>
                <w:color w:val="000000"/>
                <w:sz w:val="20"/>
                <w:szCs w:val="20"/>
              </w:rPr>
              <w:t>juveniles</w:t>
            </w:r>
          </w:p>
        </w:tc>
        <w:tc>
          <w:tcPr>
            <w:tcW w:w="960" w:type="dxa"/>
            <w:tcBorders>
              <w:top w:val="nil"/>
              <w:left w:val="nil"/>
              <w:bottom w:val="nil"/>
              <w:right w:val="single" w:sz="4" w:space="0" w:color="auto"/>
            </w:tcBorders>
            <w:shd w:val="clear" w:color="000000" w:fill="FFFFFF"/>
            <w:noWrap/>
            <w:vAlign w:val="bottom"/>
            <w:hideMark/>
          </w:tcPr>
          <w:p w14:paraId="1F4D3D6B" w14:textId="77777777" w:rsidR="00537E05" w:rsidRDefault="00537E05">
            <w:pPr>
              <w:jc w:val="center"/>
              <w:rPr>
                <w:rFonts w:ascii="Arial" w:hAnsi="Arial" w:cs="Arial"/>
                <w:color w:val="000000"/>
                <w:sz w:val="20"/>
                <w:szCs w:val="20"/>
              </w:rPr>
            </w:pPr>
            <w:r>
              <w:rPr>
                <w:rFonts w:ascii="Arial" w:hAnsi="Arial" w:cs="Arial"/>
                <w:color w:val="000000"/>
                <w:sz w:val="20"/>
                <w:szCs w:val="20"/>
              </w:rPr>
              <w:t>59</w:t>
            </w:r>
          </w:p>
        </w:tc>
        <w:tc>
          <w:tcPr>
            <w:tcW w:w="960" w:type="dxa"/>
            <w:tcBorders>
              <w:top w:val="nil"/>
              <w:left w:val="nil"/>
              <w:bottom w:val="nil"/>
              <w:right w:val="single" w:sz="4" w:space="0" w:color="auto"/>
            </w:tcBorders>
            <w:shd w:val="clear" w:color="000000" w:fill="FFFFFF"/>
            <w:noWrap/>
            <w:vAlign w:val="bottom"/>
            <w:hideMark/>
          </w:tcPr>
          <w:p w14:paraId="7139E425" w14:textId="77777777" w:rsidR="00537E05" w:rsidRDefault="00537E05">
            <w:pPr>
              <w:jc w:val="center"/>
              <w:rPr>
                <w:rFonts w:ascii="Arial" w:hAnsi="Arial" w:cs="Arial"/>
                <w:color w:val="000000"/>
                <w:sz w:val="20"/>
                <w:szCs w:val="20"/>
              </w:rPr>
            </w:pPr>
            <w:r>
              <w:rPr>
                <w:rFonts w:ascii="Arial" w:hAnsi="Arial" w:cs="Arial"/>
                <w:color w:val="000000"/>
                <w:sz w:val="20"/>
                <w:szCs w:val="20"/>
              </w:rPr>
              <w:t>0.664</w:t>
            </w:r>
          </w:p>
        </w:tc>
        <w:tc>
          <w:tcPr>
            <w:tcW w:w="960" w:type="dxa"/>
            <w:tcBorders>
              <w:top w:val="nil"/>
              <w:left w:val="nil"/>
              <w:bottom w:val="nil"/>
              <w:right w:val="single" w:sz="4" w:space="0" w:color="auto"/>
            </w:tcBorders>
            <w:shd w:val="clear" w:color="000000" w:fill="FFFFFF"/>
            <w:noWrap/>
            <w:vAlign w:val="bottom"/>
            <w:hideMark/>
          </w:tcPr>
          <w:p w14:paraId="54F25B12" w14:textId="77777777" w:rsidR="00537E05" w:rsidRDefault="00537E05">
            <w:pPr>
              <w:jc w:val="center"/>
              <w:rPr>
                <w:rFonts w:ascii="Arial" w:hAnsi="Arial" w:cs="Arial"/>
                <w:color w:val="000000"/>
                <w:sz w:val="20"/>
                <w:szCs w:val="20"/>
              </w:rPr>
            </w:pPr>
            <w:r>
              <w:rPr>
                <w:rFonts w:ascii="Arial" w:hAnsi="Arial" w:cs="Arial"/>
                <w:color w:val="000000"/>
                <w:sz w:val="20"/>
                <w:szCs w:val="20"/>
              </w:rPr>
              <w:t>7.0</w:t>
            </w:r>
          </w:p>
        </w:tc>
      </w:tr>
      <w:tr w:rsidR="00537E05" w14:paraId="75EAE197" w14:textId="77777777" w:rsidTr="007A3CB7">
        <w:tc>
          <w:tcPr>
            <w:tcW w:w="1100" w:type="dxa"/>
            <w:tcBorders>
              <w:top w:val="nil"/>
              <w:left w:val="single" w:sz="4" w:space="0" w:color="auto"/>
              <w:bottom w:val="nil"/>
              <w:right w:val="single" w:sz="4" w:space="0" w:color="auto"/>
            </w:tcBorders>
            <w:shd w:val="clear" w:color="000000" w:fill="FFFFFF"/>
            <w:noWrap/>
            <w:vAlign w:val="bottom"/>
            <w:hideMark/>
          </w:tcPr>
          <w:p w14:paraId="4717FAD6" w14:textId="77777777" w:rsidR="00537E05" w:rsidRDefault="00537E05">
            <w:pPr>
              <w:rPr>
                <w:rFonts w:ascii="Arial" w:hAnsi="Arial" w:cs="Arial"/>
                <w:color w:val="000000"/>
                <w:sz w:val="20"/>
                <w:szCs w:val="20"/>
              </w:rPr>
            </w:pPr>
            <w:r>
              <w:rPr>
                <w:rFonts w:ascii="Arial" w:hAnsi="Arial" w:cs="Arial"/>
                <w:color w:val="000000"/>
                <w:sz w:val="20"/>
                <w:szCs w:val="20"/>
              </w:rPr>
              <w:t> </w:t>
            </w:r>
          </w:p>
        </w:tc>
        <w:tc>
          <w:tcPr>
            <w:tcW w:w="780" w:type="dxa"/>
            <w:tcBorders>
              <w:top w:val="nil"/>
              <w:left w:val="nil"/>
              <w:bottom w:val="nil"/>
              <w:right w:val="single" w:sz="4" w:space="0" w:color="auto"/>
            </w:tcBorders>
            <w:shd w:val="clear" w:color="000000" w:fill="FFFFFF"/>
            <w:noWrap/>
            <w:vAlign w:val="bottom"/>
            <w:hideMark/>
          </w:tcPr>
          <w:p w14:paraId="7DFEB962" w14:textId="77777777" w:rsidR="00537E05" w:rsidRDefault="00537E05">
            <w:pPr>
              <w:jc w:val="center"/>
              <w:rPr>
                <w:rFonts w:ascii="Arial" w:hAnsi="Arial" w:cs="Arial"/>
                <w:color w:val="000000"/>
                <w:sz w:val="20"/>
                <w:szCs w:val="20"/>
              </w:rPr>
            </w:pPr>
            <w:r>
              <w:rPr>
                <w:rFonts w:ascii="Arial" w:hAnsi="Arial" w:cs="Arial"/>
                <w:color w:val="000000"/>
                <w:sz w:val="20"/>
                <w:szCs w:val="20"/>
              </w:rPr>
              <w:t>2015</w:t>
            </w:r>
          </w:p>
        </w:tc>
        <w:tc>
          <w:tcPr>
            <w:tcW w:w="1656" w:type="dxa"/>
            <w:tcBorders>
              <w:top w:val="single" w:sz="4" w:space="0" w:color="auto"/>
              <w:left w:val="nil"/>
              <w:bottom w:val="single" w:sz="4" w:space="0" w:color="auto"/>
              <w:right w:val="single" w:sz="4" w:space="0" w:color="auto"/>
            </w:tcBorders>
            <w:shd w:val="clear" w:color="000000" w:fill="FFFFFF"/>
            <w:noWrap/>
            <w:vAlign w:val="bottom"/>
            <w:hideMark/>
          </w:tcPr>
          <w:p w14:paraId="301AD60B" w14:textId="77777777" w:rsidR="00537E05" w:rsidRDefault="00537E05">
            <w:pPr>
              <w:jc w:val="center"/>
              <w:rPr>
                <w:rFonts w:ascii="Arial" w:hAnsi="Arial" w:cs="Arial"/>
                <w:color w:val="000000"/>
                <w:sz w:val="20"/>
                <w:szCs w:val="20"/>
              </w:rPr>
            </w:pPr>
            <w:r>
              <w:rPr>
                <w:rFonts w:ascii="Arial" w:hAnsi="Arial" w:cs="Arial"/>
                <w:color w:val="000000"/>
                <w:sz w:val="20"/>
                <w:szCs w:val="20"/>
              </w:rPr>
              <w:t>adults</w:t>
            </w:r>
          </w:p>
        </w:tc>
        <w:tc>
          <w:tcPr>
            <w:tcW w:w="960" w:type="dxa"/>
            <w:tcBorders>
              <w:top w:val="single" w:sz="4" w:space="0" w:color="auto"/>
              <w:left w:val="nil"/>
              <w:bottom w:val="single" w:sz="4" w:space="0" w:color="auto"/>
              <w:right w:val="single" w:sz="4" w:space="0" w:color="auto"/>
            </w:tcBorders>
            <w:shd w:val="clear" w:color="000000" w:fill="FFFFFF"/>
            <w:noWrap/>
            <w:vAlign w:val="bottom"/>
            <w:hideMark/>
          </w:tcPr>
          <w:p w14:paraId="10923E23" w14:textId="77777777" w:rsidR="00537E05" w:rsidRDefault="00537E05">
            <w:pPr>
              <w:jc w:val="center"/>
              <w:rPr>
                <w:rFonts w:ascii="Arial" w:hAnsi="Arial" w:cs="Arial"/>
                <w:color w:val="000000"/>
                <w:sz w:val="20"/>
                <w:szCs w:val="20"/>
              </w:rPr>
            </w:pPr>
            <w:r>
              <w:rPr>
                <w:rFonts w:ascii="Arial" w:hAnsi="Arial" w:cs="Arial"/>
                <w:color w:val="000000"/>
                <w:sz w:val="20"/>
                <w:szCs w:val="20"/>
              </w:rPr>
              <w:t>200</w:t>
            </w:r>
          </w:p>
        </w:tc>
        <w:tc>
          <w:tcPr>
            <w:tcW w:w="960" w:type="dxa"/>
            <w:tcBorders>
              <w:top w:val="single" w:sz="4" w:space="0" w:color="auto"/>
              <w:left w:val="nil"/>
              <w:bottom w:val="single" w:sz="4" w:space="0" w:color="auto"/>
              <w:right w:val="single" w:sz="4" w:space="0" w:color="auto"/>
            </w:tcBorders>
            <w:shd w:val="clear" w:color="000000" w:fill="FFFFFF"/>
            <w:noWrap/>
            <w:vAlign w:val="bottom"/>
            <w:hideMark/>
          </w:tcPr>
          <w:p w14:paraId="55668BE5" w14:textId="77777777" w:rsidR="00537E05" w:rsidRDefault="00537E05">
            <w:pPr>
              <w:jc w:val="center"/>
              <w:rPr>
                <w:rFonts w:ascii="Arial" w:hAnsi="Arial" w:cs="Arial"/>
                <w:color w:val="000000"/>
                <w:sz w:val="20"/>
                <w:szCs w:val="20"/>
              </w:rPr>
            </w:pPr>
            <w:r>
              <w:rPr>
                <w:rFonts w:ascii="Arial" w:hAnsi="Arial" w:cs="Arial"/>
                <w:color w:val="000000"/>
                <w:sz w:val="20"/>
                <w:szCs w:val="20"/>
              </w:rPr>
              <w:t>0.727</w:t>
            </w:r>
          </w:p>
        </w:tc>
        <w:tc>
          <w:tcPr>
            <w:tcW w:w="960" w:type="dxa"/>
            <w:tcBorders>
              <w:top w:val="single" w:sz="4" w:space="0" w:color="auto"/>
              <w:left w:val="nil"/>
              <w:bottom w:val="single" w:sz="4" w:space="0" w:color="auto"/>
              <w:right w:val="single" w:sz="4" w:space="0" w:color="auto"/>
            </w:tcBorders>
            <w:shd w:val="clear" w:color="000000" w:fill="FFFFFF"/>
            <w:noWrap/>
            <w:vAlign w:val="bottom"/>
            <w:hideMark/>
          </w:tcPr>
          <w:p w14:paraId="5A11BF75" w14:textId="77777777" w:rsidR="00537E05" w:rsidRDefault="00537E05">
            <w:pPr>
              <w:jc w:val="center"/>
              <w:rPr>
                <w:rFonts w:ascii="Arial" w:hAnsi="Arial" w:cs="Arial"/>
                <w:color w:val="000000"/>
                <w:sz w:val="20"/>
                <w:szCs w:val="20"/>
              </w:rPr>
            </w:pPr>
            <w:r>
              <w:rPr>
                <w:rFonts w:ascii="Arial" w:hAnsi="Arial" w:cs="Arial"/>
                <w:color w:val="000000"/>
                <w:sz w:val="20"/>
                <w:szCs w:val="20"/>
              </w:rPr>
              <w:t>10.8</w:t>
            </w:r>
          </w:p>
        </w:tc>
      </w:tr>
      <w:tr w:rsidR="00537E05" w14:paraId="0F94708B" w14:textId="77777777" w:rsidTr="007A3CB7">
        <w:tc>
          <w:tcPr>
            <w:tcW w:w="1100" w:type="dxa"/>
            <w:tcBorders>
              <w:top w:val="nil"/>
              <w:left w:val="single" w:sz="4" w:space="0" w:color="auto"/>
              <w:bottom w:val="nil"/>
              <w:right w:val="single" w:sz="4" w:space="0" w:color="auto"/>
            </w:tcBorders>
            <w:shd w:val="clear" w:color="000000" w:fill="FFFFFF"/>
            <w:noWrap/>
            <w:vAlign w:val="bottom"/>
            <w:hideMark/>
          </w:tcPr>
          <w:p w14:paraId="4EDD41E2" w14:textId="77777777" w:rsidR="00537E05" w:rsidRDefault="00537E05">
            <w:pPr>
              <w:rPr>
                <w:rFonts w:ascii="Arial" w:hAnsi="Arial" w:cs="Arial"/>
                <w:color w:val="000000"/>
                <w:sz w:val="20"/>
                <w:szCs w:val="20"/>
              </w:rPr>
            </w:pPr>
            <w:r>
              <w:rPr>
                <w:rFonts w:ascii="Arial" w:hAnsi="Arial" w:cs="Arial"/>
                <w:color w:val="000000"/>
                <w:sz w:val="20"/>
                <w:szCs w:val="20"/>
              </w:rPr>
              <w:t> </w:t>
            </w:r>
          </w:p>
        </w:tc>
        <w:tc>
          <w:tcPr>
            <w:tcW w:w="780" w:type="dxa"/>
            <w:tcBorders>
              <w:top w:val="nil"/>
              <w:left w:val="nil"/>
              <w:bottom w:val="single" w:sz="4" w:space="0" w:color="auto"/>
              <w:right w:val="single" w:sz="4" w:space="0" w:color="auto"/>
            </w:tcBorders>
            <w:shd w:val="clear" w:color="000000" w:fill="FFFFFF"/>
            <w:noWrap/>
            <w:vAlign w:val="bottom"/>
            <w:hideMark/>
          </w:tcPr>
          <w:p w14:paraId="193567D3" w14:textId="77777777" w:rsidR="00537E05" w:rsidRDefault="00537E05">
            <w:pPr>
              <w:jc w:val="center"/>
              <w:rPr>
                <w:rFonts w:ascii="Arial" w:hAnsi="Arial" w:cs="Arial"/>
                <w:color w:val="000000"/>
                <w:sz w:val="20"/>
                <w:szCs w:val="20"/>
              </w:rPr>
            </w:pPr>
            <w:r>
              <w:rPr>
                <w:rFonts w:ascii="Arial" w:hAnsi="Arial" w:cs="Arial"/>
                <w:color w:val="000000"/>
                <w:sz w:val="20"/>
                <w:szCs w:val="20"/>
              </w:rPr>
              <w:t> </w:t>
            </w:r>
          </w:p>
        </w:tc>
        <w:tc>
          <w:tcPr>
            <w:tcW w:w="1656" w:type="dxa"/>
            <w:tcBorders>
              <w:top w:val="nil"/>
              <w:left w:val="nil"/>
              <w:bottom w:val="nil"/>
              <w:right w:val="single" w:sz="4" w:space="0" w:color="auto"/>
            </w:tcBorders>
            <w:shd w:val="clear" w:color="000000" w:fill="FFFFFF"/>
            <w:noWrap/>
            <w:vAlign w:val="bottom"/>
            <w:hideMark/>
          </w:tcPr>
          <w:p w14:paraId="30DCD2A2" w14:textId="77777777" w:rsidR="00537E05" w:rsidRDefault="00537E05">
            <w:pPr>
              <w:jc w:val="center"/>
              <w:rPr>
                <w:rFonts w:ascii="Arial" w:hAnsi="Arial" w:cs="Arial"/>
                <w:color w:val="000000"/>
                <w:sz w:val="20"/>
                <w:szCs w:val="20"/>
              </w:rPr>
            </w:pPr>
            <w:r>
              <w:rPr>
                <w:rFonts w:ascii="Arial" w:hAnsi="Arial" w:cs="Arial"/>
                <w:color w:val="000000"/>
                <w:sz w:val="20"/>
                <w:szCs w:val="20"/>
              </w:rPr>
              <w:t>larvae</w:t>
            </w:r>
          </w:p>
        </w:tc>
        <w:tc>
          <w:tcPr>
            <w:tcW w:w="960" w:type="dxa"/>
            <w:tcBorders>
              <w:top w:val="nil"/>
              <w:left w:val="nil"/>
              <w:bottom w:val="nil"/>
              <w:right w:val="single" w:sz="4" w:space="0" w:color="auto"/>
            </w:tcBorders>
            <w:shd w:val="clear" w:color="000000" w:fill="FFFFFF"/>
            <w:noWrap/>
            <w:vAlign w:val="bottom"/>
            <w:hideMark/>
          </w:tcPr>
          <w:p w14:paraId="2289678C" w14:textId="77777777" w:rsidR="00537E05" w:rsidRDefault="00537E05">
            <w:pPr>
              <w:jc w:val="center"/>
              <w:rPr>
                <w:rFonts w:ascii="Arial" w:hAnsi="Arial" w:cs="Arial"/>
                <w:color w:val="000000"/>
                <w:sz w:val="20"/>
                <w:szCs w:val="20"/>
              </w:rPr>
            </w:pPr>
            <w:r>
              <w:rPr>
                <w:rFonts w:ascii="Arial" w:hAnsi="Arial" w:cs="Arial"/>
                <w:color w:val="000000"/>
                <w:sz w:val="20"/>
                <w:szCs w:val="20"/>
              </w:rPr>
              <w:t>606</w:t>
            </w:r>
          </w:p>
        </w:tc>
        <w:tc>
          <w:tcPr>
            <w:tcW w:w="960" w:type="dxa"/>
            <w:tcBorders>
              <w:top w:val="nil"/>
              <w:left w:val="nil"/>
              <w:bottom w:val="nil"/>
              <w:right w:val="single" w:sz="4" w:space="0" w:color="auto"/>
            </w:tcBorders>
            <w:shd w:val="clear" w:color="000000" w:fill="FFFFFF"/>
            <w:noWrap/>
            <w:vAlign w:val="bottom"/>
            <w:hideMark/>
          </w:tcPr>
          <w:p w14:paraId="0C561F68" w14:textId="77777777" w:rsidR="00537E05" w:rsidRDefault="00537E05">
            <w:pPr>
              <w:jc w:val="center"/>
              <w:rPr>
                <w:rFonts w:ascii="Arial" w:hAnsi="Arial" w:cs="Arial"/>
                <w:color w:val="000000"/>
                <w:sz w:val="20"/>
                <w:szCs w:val="20"/>
              </w:rPr>
            </w:pPr>
            <w:r>
              <w:rPr>
                <w:rFonts w:ascii="Arial" w:hAnsi="Arial" w:cs="Arial"/>
                <w:color w:val="000000"/>
                <w:sz w:val="20"/>
                <w:szCs w:val="20"/>
              </w:rPr>
              <w:t>0.712</w:t>
            </w:r>
          </w:p>
        </w:tc>
        <w:tc>
          <w:tcPr>
            <w:tcW w:w="960" w:type="dxa"/>
            <w:tcBorders>
              <w:top w:val="nil"/>
              <w:left w:val="nil"/>
              <w:bottom w:val="nil"/>
              <w:right w:val="single" w:sz="4" w:space="0" w:color="auto"/>
            </w:tcBorders>
            <w:shd w:val="clear" w:color="000000" w:fill="FFFFFF"/>
            <w:noWrap/>
            <w:vAlign w:val="bottom"/>
            <w:hideMark/>
          </w:tcPr>
          <w:p w14:paraId="5EFF9F70" w14:textId="77777777" w:rsidR="00537E05" w:rsidRDefault="00537E05">
            <w:pPr>
              <w:jc w:val="center"/>
              <w:rPr>
                <w:rFonts w:ascii="Arial" w:hAnsi="Arial" w:cs="Arial"/>
                <w:color w:val="000000"/>
                <w:sz w:val="20"/>
                <w:szCs w:val="20"/>
              </w:rPr>
            </w:pPr>
            <w:r>
              <w:rPr>
                <w:rFonts w:ascii="Arial" w:hAnsi="Arial" w:cs="Arial"/>
                <w:color w:val="000000"/>
                <w:sz w:val="20"/>
                <w:szCs w:val="20"/>
              </w:rPr>
              <w:t>9.9</w:t>
            </w:r>
          </w:p>
        </w:tc>
      </w:tr>
      <w:tr w:rsidR="00537E05" w14:paraId="458129D4" w14:textId="77777777" w:rsidTr="007A3CB7">
        <w:tc>
          <w:tcPr>
            <w:tcW w:w="1100" w:type="dxa"/>
            <w:tcBorders>
              <w:top w:val="nil"/>
              <w:left w:val="single" w:sz="4" w:space="0" w:color="auto"/>
              <w:bottom w:val="nil"/>
              <w:right w:val="single" w:sz="4" w:space="0" w:color="auto"/>
            </w:tcBorders>
            <w:shd w:val="clear" w:color="000000" w:fill="FFFFFF"/>
            <w:noWrap/>
            <w:vAlign w:val="bottom"/>
            <w:hideMark/>
          </w:tcPr>
          <w:p w14:paraId="4CAE4AB4" w14:textId="77777777" w:rsidR="00537E05" w:rsidRDefault="00537E05">
            <w:pPr>
              <w:rPr>
                <w:rFonts w:ascii="Arial" w:hAnsi="Arial" w:cs="Arial"/>
                <w:color w:val="000000"/>
                <w:sz w:val="20"/>
                <w:szCs w:val="20"/>
              </w:rPr>
            </w:pPr>
            <w:r>
              <w:rPr>
                <w:rFonts w:ascii="Arial" w:hAnsi="Arial" w:cs="Arial"/>
                <w:color w:val="000000"/>
                <w:sz w:val="20"/>
                <w:szCs w:val="20"/>
              </w:rPr>
              <w:t> </w:t>
            </w:r>
          </w:p>
        </w:tc>
        <w:tc>
          <w:tcPr>
            <w:tcW w:w="780" w:type="dxa"/>
            <w:tcBorders>
              <w:top w:val="nil"/>
              <w:left w:val="nil"/>
              <w:bottom w:val="nil"/>
              <w:right w:val="single" w:sz="4" w:space="0" w:color="auto"/>
            </w:tcBorders>
            <w:shd w:val="clear" w:color="000000" w:fill="FFFFFF"/>
            <w:noWrap/>
            <w:vAlign w:val="bottom"/>
            <w:hideMark/>
          </w:tcPr>
          <w:p w14:paraId="5574BCCC" w14:textId="77777777" w:rsidR="00537E05" w:rsidRDefault="00537E05">
            <w:pPr>
              <w:jc w:val="center"/>
              <w:rPr>
                <w:rFonts w:ascii="Arial" w:hAnsi="Arial" w:cs="Arial"/>
                <w:color w:val="000000"/>
                <w:sz w:val="20"/>
                <w:szCs w:val="20"/>
              </w:rPr>
            </w:pPr>
            <w:r>
              <w:rPr>
                <w:rFonts w:ascii="Arial" w:hAnsi="Arial" w:cs="Arial"/>
                <w:color w:val="000000"/>
                <w:sz w:val="20"/>
                <w:szCs w:val="20"/>
              </w:rPr>
              <w:t>2017</w:t>
            </w:r>
          </w:p>
        </w:tc>
        <w:tc>
          <w:tcPr>
            <w:tcW w:w="1656" w:type="dxa"/>
            <w:tcBorders>
              <w:top w:val="single" w:sz="4" w:space="0" w:color="auto"/>
              <w:left w:val="nil"/>
              <w:bottom w:val="single" w:sz="4" w:space="0" w:color="auto"/>
              <w:right w:val="single" w:sz="4" w:space="0" w:color="auto"/>
            </w:tcBorders>
            <w:shd w:val="clear" w:color="000000" w:fill="FFFFFF"/>
            <w:noWrap/>
            <w:vAlign w:val="bottom"/>
            <w:hideMark/>
          </w:tcPr>
          <w:p w14:paraId="7A7BBD0A" w14:textId="77777777" w:rsidR="00537E05" w:rsidRDefault="00537E05">
            <w:pPr>
              <w:jc w:val="center"/>
              <w:rPr>
                <w:rFonts w:ascii="Arial" w:hAnsi="Arial" w:cs="Arial"/>
                <w:color w:val="000000"/>
                <w:sz w:val="20"/>
                <w:szCs w:val="20"/>
              </w:rPr>
            </w:pPr>
            <w:r>
              <w:rPr>
                <w:rFonts w:ascii="Arial" w:hAnsi="Arial" w:cs="Arial"/>
                <w:color w:val="000000"/>
                <w:sz w:val="20"/>
                <w:szCs w:val="20"/>
              </w:rPr>
              <w:t>adults</w:t>
            </w:r>
          </w:p>
        </w:tc>
        <w:tc>
          <w:tcPr>
            <w:tcW w:w="960" w:type="dxa"/>
            <w:tcBorders>
              <w:top w:val="single" w:sz="4" w:space="0" w:color="auto"/>
              <w:left w:val="nil"/>
              <w:bottom w:val="single" w:sz="4" w:space="0" w:color="auto"/>
              <w:right w:val="single" w:sz="4" w:space="0" w:color="auto"/>
            </w:tcBorders>
            <w:shd w:val="clear" w:color="000000" w:fill="FFFFFF"/>
            <w:noWrap/>
            <w:vAlign w:val="bottom"/>
            <w:hideMark/>
          </w:tcPr>
          <w:p w14:paraId="78102E27" w14:textId="77777777" w:rsidR="00537E05" w:rsidRDefault="00537E05">
            <w:pPr>
              <w:jc w:val="center"/>
              <w:rPr>
                <w:rFonts w:ascii="Calibri" w:hAnsi="Calibri" w:cs="Calibri"/>
                <w:color w:val="000000"/>
                <w:sz w:val="22"/>
                <w:szCs w:val="22"/>
              </w:rPr>
            </w:pPr>
            <w:r>
              <w:rPr>
                <w:rFonts w:ascii="Calibri" w:hAnsi="Calibri" w:cs="Calibri"/>
                <w:color w:val="000000"/>
                <w:sz w:val="22"/>
                <w:szCs w:val="22"/>
              </w:rPr>
              <w:t>101</w:t>
            </w:r>
          </w:p>
        </w:tc>
        <w:tc>
          <w:tcPr>
            <w:tcW w:w="960" w:type="dxa"/>
            <w:tcBorders>
              <w:top w:val="single" w:sz="4" w:space="0" w:color="auto"/>
              <w:left w:val="nil"/>
              <w:bottom w:val="single" w:sz="4" w:space="0" w:color="auto"/>
              <w:right w:val="single" w:sz="4" w:space="0" w:color="auto"/>
            </w:tcBorders>
            <w:shd w:val="clear" w:color="000000" w:fill="FFFFFF"/>
            <w:noWrap/>
            <w:vAlign w:val="bottom"/>
            <w:hideMark/>
          </w:tcPr>
          <w:p w14:paraId="1FC78262" w14:textId="77777777" w:rsidR="00537E05" w:rsidRDefault="00537E05">
            <w:pPr>
              <w:jc w:val="center"/>
              <w:rPr>
                <w:rFonts w:ascii="Calibri" w:hAnsi="Calibri" w:cs="Calibri"/>
                <w:color w:val="000000"/>
                <w:sz w:val="22"/>
                <w:szCs w:val="22"/>
              </w:rPr>
            </w:pPr>
            <w:r>
              <w:rPr>
                <w:rFonts w:ascii="Calibri" w:hAnsi="Calibri" w:cs="Calibri"/>
                <w:color w:val="000000"/>
                <w:sz w:val="22"/>
                <w:szCs w:val="22"/>
              </w:rPr>
              <w:t>0.732</w:t>
            </w:r>
          </w:p>
        </w:tc>
        <w:tc>
          <w:tcPr>
            <w:tcW w:w="960" w:type="dxa"/>
            <w:tcBorders>
              <w:top w:val="single" w:sz="4" w:space="0" w:color="auto"/>
              <w:left w:val="nil"/>
              <w:bottom w:val="single" w:sz="4" w:space="0" w:color="auto"/>
              <w:right w:val="single" w:sz="4" w:space="0" w:color="auto"/>
            </w:tcBorders>
            <w:shd w:val="clear" w:color="000000" w:fill="FFFFFF"/>
            <w:noWrap/>
            <w:vAlign w:val="bottom"/>
            <w:hideMark/>
          </w:tcPr>
          <w:p w14:paraId="43E1B8F3" w14:textId="77777777" w:rsidR="00537E05" w:rsidRDefault="00537E05">
            <w:pPr>
              <w:jc w:val="center"/>
              <w:rPr>
                <w:rFonts w:ascii="Arial" w:hAnsi="Arial" w:cs="Arial"/>
                <w:color w:val="000000"/>
                <w:sz w:val="20"/>
                <w:szCs w:val="20"/>
              </w:rPr>
            </w:pPr>
            <w:r>
              <w:rPr>
                <w:rFonts w:ascii="Arial" w:hAnsi="Arial" w:cs="Arial"/>
                <w:color w:val="000000"/>
                <w:sz w:val="20"/>
                <w:szCs w:val="20"/>
              </w:rPr>
              <w:t>10.2</w:t>
            </w:r>
          </w:p>
        </w:tc>
      </w:tr>
      <w:tr w:rsidR="00537E05" w14:paraId="46F90E73" w14:textId="77777777" w:rsidTr="007A3CB7">
        <w:tc>
          <w:tcPr>
            <w:tcW w:w="1100" w:type="dxa"/>
            <w:tcBorders>
              <w:top w:val="nil"/>
              <w:left w:val="single" w:sz="4" w:space="0" w:color="auto"/>
              <w:bottom w:val="nil"/>
              <w:right w:val="single" w:sz="4" w:space="0" w:color="auto"/>
            </w:tcBorders>
            <w:shd w:val="clear" w:color="000000" w:fill="FFFFFF"/>
            <w:noWrap/>
            <w:vAlign w:val="bottom"/>
            <w:hideMark/>
          </w:tcPr>
          <w:p w14:paraId="072E84E8" w14:textId="77777777" w:rsidR="00537E05" w:rsidRDefault="00537E05">
            <w:pPr>
              <w:rPr>
                <w:rFonts w:ascii="Arial" w:hAnsi="Arial" w:cs="Arial"/>
                <w:color w:val="000000"/>
                <w:sz w:val="20"/>
                <w:szCs w:val="20"/>
              </w:rPr>
            </w:pPr>
            <w:r>
              <w:rPr>
                <w:rFonts w:ascii="Arial" w:hAnsi="Arial" w:cs="Arial"/>
                <w:color w:val="000000"/>
                <w:sz w:val="20"/>
                <w:szCs w:val="20"/>
              </w:rPr>
              <w:t> </w:t>
            </w:r>
          </w:p>
        </w:tc>
        <w:tc>
          <w:tcPr>
            <w:tcW w:w="780" w:type="dxa"/>
            <w:tcBorders>
              <w:top w:val="nil"/>
              <w:left w:val="nil"/>
              <w:bottom w:val="nil"/>
              <w:right w:val="single" w:sz="4" w:space="0" w:color="auto"/>
            </w:tcBorders>
            <w:shd w:val="clear" w:color="000000" w:fill="FFFFFF"/>
            <w:noWrap/>
            <w:vAlign w:val="bottom"/>
            <w:hideMark/>
          </w:tcPr>
          <w:p w14:paraId="1EAD786C" w14:textId="77777777" w:rsidR="00537E05" w:rsidRDefault="00537E05">
            <w:pPr>
              <w:jc w:val="center"/>
              <w:rPr>
                <w:rFonts w:ascii="Arial" w:hAnsi="Arial" w:cs="Arial"/>
                <w:color w:val="000000"/>
                <w:sz w:val="20"/>
                <w:szCs w:val="20"/>
              </w:rPr>
            </w:pPr>
            <w:r>
              <w:rPr>
                <w:rFonts w:ascii="Arial" w:hAnsi="Arial" w:cs="Arial"/>
                <w:color w:val="000000"/>
                <w:sz w:val="20"/>
                <w:szCs w:val="20"/>
              </w:rPr>
              <w:t> </w:t>
            </w:r>
          </w:p>
        </w:tc>
        <w:tc>
          <w:tcPr>
            <w:tcW w:w="1656" w:type="dxa"/>
            <w:tcBorders>
              <w:top w:val="nil"/>
              <w:left w:val="nil"/>
              <w:bottom w:val="single" w:sz="4" w:space="0" w:color="auto"/>
              <w:right w:val="single" w:sz="4" w:space="0" w:color="auto"/>
            </w:tcBorders>
            <w:shd w:val="clear" w:color="000000" w:fill="FFFFFF"/>
            <w:noWrap/>
            <w:vAlign w:val="bottom"/>
            <w:hideMark/>
          </w:tcPr>
          <w:p w14:paraId="7FF18D4A" w14:textId="77777777" w:rsidR="00537E05" w:rsidRDefault="00537E05">
            <w:pPr>
              <w:jc w:val="center"/>
              <w:rPr>
                <w:rFonts w:ascii="Arial" w:hAnsi="Arial" w:cs="Arial"/>
                <w:color w:val="000000"/>
                <w:sz w:val="20"/>
                <w:szCs w:val="20"/>
              </w:rPr>
            </w:pPr>
            <w:r>
              <w:rPr>
                <w:rFonts w:ascii="Arial" w:hAnsi="Arial" w:cs="Arial"/>
                <w:color w:val="000000"/>
                <w:sz w:val="20"/>
                <w:szCs w:val="20"/>
              </w:rPr>
              <w:t>larvae</w:t>
            </w:r>
          </w:p>
        </w:tc>
        <w:tc>
          <w:tcPr>
            <w:tcW w:w="960" w:type="dxa"/>
            <w:tcBorders>
              <w:top w:val="nil"/>
              <w:left w:val="nil"/>
              <w:bottom w:val="single" w:sz="4" w:space="0" w:color="auto"/>
              <w:right w:val="single" w:sz="4" w:space="0" w:color="auto"/>
            </w:tcBorders>
            <w:shd w:val="clear" w:color="000000" w:fill="FFFFFF"/>
            <w:noWrap/>
            <w:vAlign w:val="bottom"/>
            <w:hideMark/>
          </w:tcPr>
          <w:p w14:paraId="70C649B7" w14:textId="77777777" w:rsidR="00537E05" w:rsidRDefault="00537E05">
            <w:pPr>
              <w:jc w:val="center"/>
              <w:rPr>
                <w:rFonts w:ascii="Calibri" w:hAnsi="Calibri" w:cs="Calibri"/>
                <w:color w:val="000000"/>
                <w:sz w:val="22"/>
                <w:szCs w:val="22"/>
              </w:rPr>
            </w:pPr>
            <w:r>
              <w:rPr>
                <w:rFonts w:ascii="Calibri" w:hAnsi="Calibri" w:cs="Calibri"/>
                <w:color w:val="000000"/>
                <w:sz w:val="22"/>
                <w:szCs w:val="22"/>
              </w:rPr>
              <w:t>298</w:t>
            </w:r>
          </w:p>
        </w:tc>
        <w:tc>
          <w:tcPr>
            <w:tcW w:w="960" w:type="dxa"/>
            <w:tcBorders>
              <w:top w:val="nil"/>
              <w:left w:val="nil"/>
              <w:bottom w:val="single" w:sz="4" w:space="0" w:color="auto"/>
              <w:right w:val="single" w:sz="4" w:space="0" w:color="auto"/>
            </w:tcBorders>
            <w:shd w:val="clear" w:color="000000" w:fill="FFFFFF"/>
            <w:noWrap/>
            <w:vAlign w:val="bottom"/>
            <w:hideMark/>
          </w:tcPr>
          <w:p w14:paraId="0206D8D0" w14:textId="77777777" w:rsidR="00537E05" w:rsidRDefault="00537E05">
            <w:pPr>
              <w:jc w:val="center"/>
              <w:rPr>
                <w:rFonts w:ascii="Calibri" w:hAnsi="Calibri" w:cs="Calibri"/>
                <w:color w:val="000000"/>
                <w:sz w:val="22"/>
                <w:szCs w:val="22"/>
              </w:rPr>
            </w:pPr>
            <w:r>
              <w:rPr>
                <w:rFonts w:ascii="Calibri" w:hAnsi="Calibri" w:cs="Calibri"/>
                <w:color w:val="000000"/>
                <w:sz w:val="22"/>
                <w:szCs w:val="22"/>
              </w:rPr>
              <w:t>0.659</w:t>
            </w:r>
          </w:p>
        </w:tc>
        <w:tc>
          <w:tcPr>
            <w:tcW w:w="960" w:type="dxa"/>
            <w:tcBorders>
              <w:top w:val="nil"/>
              <w:left w:val="nil"/>
              <w:bottom w:val="single" w:sz="4" w:space="0" w:color="auto"/>
              <w:right w:val="single" w:sz="4" w:space="0" w:color="auto"/>
            </w:tcBorders>
            <w:shd w:val="clear" w:color="000000" w:fill="FFFFFF"/>
            <w:noWrap/>
            <w:vAlign w:val="bottom"/>
            <w:hideMark/>
          </w:tcPr>
          <w:p w14:paraId="5BB84341" w14:textId="77777777" w:rsidR="00537E05" w:rsidRDefault="00537E05">
            <w:pPr>
              <w:jc w:val="center"/>
              <w:rPr>
                <w:rFonts w:ascii="Arial" w:hAnsi="Arial" w:cs="Arial"/>
                <w:color w:val="000000"/>
                <w:sz w:val="20"/>
                <w:szCs w:val="20"/>
              </w:rPr>
            </w:pPr>
            <w:r>
              <w:rPr>
                <w:rFonts w:ascii="Arial" w:hAnsi="Arial" w:cs="Arial"/>
                <w:color w:val="000000"/>
                <w:sz w:val="20"/>
                <w:szCs w:val="20"/>
              </w:rPr>
              <w:t>6.4</w:t>
            </w:r>
          </w:p>
        </w:tc>
      </w:tr>
      <w:tr w:rsidR="00537E05" w14:paraId="0DD870CE" w14:textId="77777777" w:rsidTr="007A3CB7">
        <w:tc>
          <w:tcPr>
            <w:tcW w:w="1100" w:type="dxa"/>
            <w:tcBorders>
              <w:top w:val="nil"/>
              <w:left w:val="single" w:sz="4" w:space="0" w:color="auto"/>
              <w:bottom w:val="single" w:sz="4" w:space="0" w:color="auto"/>
              <w:right w:val="single" w:sz="4" w:space="0" w:color="auto"/>
            </w:tcBorders>
            <w:shd w:val="clear" w:color="000000" w:fill="FFFFFF"/>
            <w:noWrap/>
            <w:vAlign w:val="bottom"/>
            <w:hideMark/>
          </w:tcPr>
          <w:p w14:paraId="5BAC2998" w14:textId="77777777" w:rsidR="00537E05" w:rsidRDefault="00537E05">
            <w:pPr>
              <w:rPr>
                <w:rFonts w:ascii="Arial" w:hAnsi="Arial" w:cs="Arial"/>
                <w:color w:val="000000"/>
                <w:sz w:val="20"/>
                <w:szCs w:val="20"/>
              </w:rPr>
            </w:pPr>
            <w:r>
              <w:rPr>
                <w:rFonts w:ascii="Arial" w:hAnsi="Arial" w:cs="Arial"/>
                <w:color w:val="000000"/>
                <w:sz w:val="20"/>
                <w:szCs w:val="20"/>
              </w:rPr>
              <w:t> </w:t>
            </w:r>
          </w:p>
        </w:tc>
        <w:tc>
          <w:tcPr>
            <w:tcW w:w="780" w:type="dxa"/>
            <w:tcBorders>
              <w:top w:val="nil"/>
              <w:left w:val="nil"/>
              <w:bottom w:val="nil"/>
              <w:right w:val="single" w:sz="4" w:space="0" w:color="auto"/>
            </w:tcBorders>
            <w:shd w:val="clear" w:color="000000" w:fill="FFFFFF"/>
            <w:noWrap/>
            <w:vAlign w:val="bottom"/>
            <w:hideMark/>
          </w:tcPr>
          <w:p w14:paraId="76C4818F" w14:textId="77777777" w:rsidR="00537E05" w:rsidRDefault="00537E05">
            <w:pPr>
              <w:jc w:val="center"/>
              <w:rPr>
                <w:rFonts w:ascii="Arial" w:hAnsi="Arial" w:cs="Arial"/>
                <w:color w:val="000000"/>
                <w:sz w:val="20"/>
                <w:szCs w:val="20"/>
              </w:rPr>
            </w:pPr>
            <w:r>
              <w:rPr>
                <w:rFonts w:ascii="Arial" w:hAnsi="Arial" w:cs="Arial"/>
                <w:color w:val="000000"/>
                <w:sz w:val="20"/>
                <w:szCs w:val="20"/>
              </w:rPr>
              <w:t> </w:t>
            </w:r>
          </w:p>
        </w:tc>
        <w:tc>
          <w:tcPr>
            <w:tcW w:w="1656" w:type="dxa"/>
            <w:tcBorders>
              <w:top w:val="nil"/>
              <w:left w:val="nil"/>
              <w:bottom w:val="nil"/>
              <w:right w:val="single" w:sz="4" w:space="0" w:color="auto"/>
            </w:tcBorders>
            <w:shd w:val="clear" w:color="000000" w:fill="FFFFFF"/>
            <w:noWrap/>
            <w:vAlign w:val="bottom"/>
            <w:hideMark/>
          </w:tcPr>
          <w:p w14:paraId="6BAB46E1" w14:textId="77777777" w:rsidR="00537E05" w:rsidRDefault="00537E05">
            <w:pPr>
              <w:jc w:val="center"/>
              <w:rPr>
                <w:rFonts w:ascii="Arial" w:hAnsi="Arial" w:cs="Arial"/>
                <w:color w:val="000000"/>
                <w:sz w:val="20"/>
                <w:szCs w:val="20"/>
              </w:rPr>
            </w:pPr>
            <w:r>
              <w:rPr>
                <w:rFonts w:ascii="Arial" w:hAnsi="Arial" w:cs="Arial"/>
                <w:color w:val="000000"/>
                <w:sz w:val="20"/>
                <w:szCs w:val="20"/>
              </w:rPr>
              <w:t>juveniles</w:t>
            </w:r>
          </w:p>
        </w:tc>
        <w:tc>
          <w:tcPr>
            <w:tcW w:w="960" w:type="dxa"/>
            <w:tcBorders>
              <w:top w:val="nil"/>
              <w:left w:val="nil"/>
              <w:bottom w:val="nil"/>
              <w:right w:val="single" w:sz="4" w:space="0" w:color="auto"/>
            </w:tcBorders>
            <w:shd w:val="clear" w:color="000000" w:fill="FFFFFF"/>
            <w:noWrap/>
            <w:vAlign w:val="bottom"/>
            <w:hideMark/>
          </w:tcPr>
          <w:p w14:paraId="24CB105D" w14:textId="77777777" w:rsidR="00537E05" w:rsidRDefault="00537E05">
            <w:pPr>
              <w:jc w:val="center"/>
              <w:rPr>
                <w:rFonts w:ascii="Calibri" w:hAnsi="Calibri" w:cs="Calibri"/>
                <w:color w:val="000000"/>
                <w:sz w:val="22"/>
                <w:szCs w:val="22"/>
              </w:rPr>
            </w:pPr>
            <w:r>
              <w:rPr>
                <w:rFonts w:ascii="Calibri" w:hAnsi="Calibri" w:cs="Calibri"/>
                <w:color w:val="000000"/>
                <w:sz w:val="22"/>
                <w:szCs w:val="22"/>
              </w:rPr>
              <w:t>341</w:t>
            </w:r>
          </w:p>
        </w:tc>
        <w:tc>
          <w:tcPr>
            <w:tcW w:w="960" w:type="dxa"/>
            <w:tcBorders>
              <w:top w:val="nil"/>
              <w:left w:val="nil"/>
              <w:bottom w:val="nil"/>
              <w:right w:val="single" w:sz="4" w:space="0" w:color="auto"/>
            </w:tcBorders>
            <w:shd w:val="clear" w:color="000000" w:fill="FFFFFF"/>
            <w:noWrap/>
            <w:vAlign w:val="bottom"/>
            <w:hideMark/>
          </w:tcPr>
          <w:p w14:paraId="1D3F858C" w14:textId="77777777" w:rsidR="00537E05" w:rsidRDefault="00537E05">
            <w:pPr>
              <w:jc w:val="center"/>
              <w:rPr>
                <w:rFonts w:ascii="Calibri" w:hAnsi="Calibri" w:cs="Calibri"/>
                <w:color w:val="000000"/>
                <w:sz w:val="22"/>
                <w:szCs w:val="22"/>
              </w:rPr>
            </w:pPr>
            <w:r>
              <w:rPr>
                <w:rFonts w:ascii="Calibri" w:hAnsi="Calibri" w:cs="Calibri"/>
                <w:color w:val="000000"/>
                <w:sz w:val="22"/>
                <w:szCs w:val="22"/>
              </w:rPr>
              <w:t>0.644</w:t>
            </w:r>
          </w:p>
        </w:tc>
        <w:tc>
          <w:tcPr>
            <w:tcW w:w="960" w:type="dxa"/>
            <w:tcBorders>
              <w:top w:val="nil"/>
              <w:left w:val="nil"/>
              <w:bottom w:val="nil"/>
              <w:right w:val="single" w:sz="4" w:space="0" w:color="auto"/>
            </w:tcBorders>
            <w:shd w:val="clear" w:color="000000" w:fill="FFFFFF"/>
            <w:noWrap/>
            <w:vAlign w:val="bottom"/>
            <w:hideMark/>
          </w:tcPr>
          <w:p w14:paraId="28F30375" w14:textId="77777777" w:rsidR="00537E05" w:rsidRDefault="00537E05">
            <w:pPr>
              <w:jc w:val="center"/>
              <w:rPr>
                <w:rFonts w:ascii="Arial" w:hAnsi="Arial" w:cs="Arial"/>
                <w:color w:val="000000"/>
                <w:sz w:val="20"/>
                <w:szCs w:val="20"/>
              </w:rPr>
            </w:pPr>
            <w:r>
              <w:rPr>
                <w:rFonts w:ascii="Arial" w:hAnsi="Arial" w:cs="Arial"/>
                <w:color w:val="000000"/>
                <w:sz w:val="20"/>
                <w:szCs w:val="20"/>
              </w:rPr>
              <w:t>6.1</w:t>
            </w:r>
          </w:p>
        </w:tc>
      </w:tr>
      <w:tr w:rsidR="00537E05" w14:paraId="21294865" w14:textId="77777777" w:rsidTr="007A3CB7">
        <w:tc>
          <w:tcPr>
            <w:tcW w:w="1100" w:type="dxa"/>
            <w:tcBorders>
              <w:top w:val="nil"/>
              <w:left w:val="single" w:sz="4" w:space="0" w:color="auto"/>
              <w:bottom w:val="nil"/>
              <w:right w:val="single" w:sz="4" w:space="0" w:color="auto"/>
            </w:tcBorders>
            <w:shd w:val="clear" w:color="000000" w:fill="FFFFFF"/>
            <w:noWrap/>
            <w:vAlign w:val="bottom"/>
            <w:hideMark/>
          </w:tcPr>
          <w:p w14:paraId="436C4562" w14:textId="77777777" w:rsidR="00537E05" w:rsidRDefault="00537E05">
            <w:pPr>
              <w:rPr>
                <w:rFonts w:ascii="Arial" w:hAnsi="Arial" w:cs="Arial"/>
                <w:color w:val="000000"/>
                <w:sz w:val="20"/>
                <w:szCs w:val="20"/>
              </w:rPr>
            </w:pPr>
            <w:r>
              <w:rPr>
                <w:rFonts w:ascii="Arial" w:hAnsi="Arial" w:cs="Arial"/>
                <w:color w:val="000000"/>
                <w:sz w:val="20"/>
                <w:szCs w:val="20"/>
              </w:rPr>
              <w:t>Dandy</w:t>
            </w:r>
          </w:p>
        </w:tc>
        <w:tc>
          <w:tcPr>
            <w:tcW w:w="780" w:type="dxa"/>
            <w:tcBorders>
              <w:top w:val="single" w:sz="4" w:space="0" w:color="auto"/>
              <w:left w:val="nil"/>
              <w:bottom w:val="nil"/>
              <w:right w:val="single" w:sz="4" w:space="0" w:color="auto"/>
            </w:tcBorders>
            <w:shd w:val="clear" w:color="000000" w:fill="FFFFFF"/>
            <w:noWrap/>
            <w:vAlign w:val="bottom"/>
            <w:hideMark/>
          </w:tcPr>
          <w:p w14:paraId="2BAEA36F" w14:textId="77777777" w:rsidR="00537E05" w:rsidRDefault="00537E05">
            <w:pPr>
              <w:jc w:val="center"/>
              <w:rPr>
                <w:rFonts w:ascii="Arial" w:hAnsi="Arial" w:cs="Arial"/>
                <w:color w:val="000000"/>
                <w:sz w:val="20"/>
                <w:szCs w:val="20"/>
              </w:rPr>
            </w:pPr>
            <w:r>
              <w:rPr>
                <w:rFonts w:ascii="Arial" w:hAnsi="Arial" w:cs="Arial"/>
                <w:color w:val="000000"/>
                <w:sz w:val="20"/>
                <w:szCs w:val="20"/>
              </w:rPr>
              <w:t>2010</w:t>
            </w:r>
          </w:p>
        </w:tc>
        <w:tc>
          <w:tcPr>
            <w:tcW w:w="1656" w:type="dxa"/>
            <w:tcBorders>
              <w:top w:val="single" w:sz="4" w:space="0" w:color="auto"/>
              <w:left w:val="nil"/>
              <w:bottom w:val="single" w:sz="4" w:space="0" w:color="auto"/>
              <w:right w:val="single" w:sz="4" w:space="0" w:color="auto"/>
            </w:tcBorders>
            <w:shd w:val="clear" w:color="000000" w:fill="FFFFFF"/>
            <w:noWrap/>
            <w:vAlign w:val="bottom"/>
            <w:hideMark/>
          </w:tcPr>
          <w:p w14:paraId="65C0A334" w14:textId="77777777" w:rsidR="00537E05" w:rsidRDefault="00537E05">
            <w:pPr>
              <w:jc w:val="center"/>
              <w:rPr>
                <w:rFonts w:ascii="Arial" w:hAnsi="Arial" w:cs="Arial"/>
                <w:color w:val="000000"/>
                <w:sz w:val="20"/>
                <w:szCs w:val="20"/>
              </w:rPr>
            </w:pPr>
            <w:r>
              <w:rPr>
                <w:rFonts w:ascii="Arial" w:hAnsi="Arial" w:cs="Arial"/>
                <w:color w:val="000000"/>
                <w:sz w:val="20"/>
                <w:szCs w:val="20"/>
              </w:rPr>
              <w:t>adults</w:t>
            </w:r>
          </w:p>
        </w:tc>
        <w:tc>
          <w:tcPr>
            <w:tcW w:w="960" w:type="dxa"/>
            <w:tcBorders>
              <w:top w:val="single" w:sz="4" w:space="0" w:color="auto"/>
              <w:left w:val="nil"/>
              <w:bottom w:val="single" w:sz="4" w:space="0" w:color="auto"/>
              <w:right w:val="single" w:sz="4" w:space="0" w:color="auto"/>
            </w:tcBorders>
            <w:shd w:val="clear" w:color="000000" w:fill="FFFFFF"/>
            <w:noWrap/>
            <w:vAlign w:val="bottom"/>
            <w:hideMark/>
          </w:tcPr>
          <w:p w14:paraId="2A41DF7A" w14:textId="77777777" w:rsidR="00537E05" w:rsidRDefault="00537E05">
            <w:pPr>
              <w:jc w:val="center"/>
              <w:rPr>
                <w:rFonts w:ascii="Arial" w:hAnsi="Arial" w:cs="Arial"/>
                <w:color w:val="000000"/>
                <w:sz w:val="20"/>
                <w:szCs w:val="20"/>
              </w:rPr>
            </w:pPr>
            <w:r>
              <w:rPr>
                <w:rFonts w:ascii="Arial" w:hAnsi="Arial" w:cs="Arial"/>
                <w:color w:val="000000"/>
                <w:sz w:val="20"/>
                <w:szCs w:val="20"/>
              </w:rPr>
              <w:t>200</w:t>
            </w:r>
          </w:p>
        </w:tc>
        <w:tc>
          <w:tcPr>
            <w:tcW w:w="960" w:type="dxa"/>
            <w:tcBorders>
              <w:top w:val="single" w:sz="4" w:space="0" w:color="auto"/>
              <w:left w:val="nil"/>
              <w:bottom w:val="single" w:sz="4" w:space="0" w:color="auto"/>
              <w:right w:val="single" w:sz="4" w:space="0" w:color="auto"/>
            </w:tcBorders>
            <w:shd w:val="clear" w:color="000000" w:fill="FFFFFF"/>
            <w:noWrap/>
            <w:vAlign w:val="bottom"/>
            <w:hideMark/>
          </w:tcPr>
          <w:p w14:paraId="3C272024" w14:textId="77777777" w:rsidR="00537E05" w:rsidRDefault="00537E05">
            <w:pPr>
              <w:jc w:val="center"/>
              <w:rPr>
                <w:rFonts w:ascii="Arial" w:hAnsi="Arial" w:cs="Arial"/>
                <w:color w:val="000000"/>
                <w:sz w:val="20"/>
                <w:szCs w:val="20"/>
              </w:rPr>
            </w:pPr>
            <w:r>
              <w:rPr>
                <w:rFonts w:ascii="Arial" w:hAnsi="Arial" w:cs="Arial"/>
                <w:color w:val="000000"/>
                <w:sz w:val="20"/>
                <w:szCs w:val="20"/>
              </w:rPr>
              <w:t>0.739</w:t>
            </w:r>
          </w:p>
        </w:tc>
        <w:tc>
          <w:tcPr>
            <w:tcW w:w="960" w:type="dxa"/>
            <w:tcBorders>
              <w:top w:val="single" w:sz="4" w:space="0" w:color="auto"/>
              <w:left w:val="nil"/>
              <w:bottom w:val="single" w:sz="4" w:space="0" w:color="auto"/>
              <w:right w:val="single" w:sz="4" w:space="0" w:color="auto"/>
            </w:tcBorders>
            <w:shd w:val="clear" w:color="000000" w:fill="FFFFFF"/>
            <w:noWrap/>
            <w:vAlign w:val="bottom"/>
            <w:hideMark/>
          </w:tcPr>
          <w:p w14:paraId="4408D03B" w14:textId="77777777" w:rsidR="00537E05" w:rsidRDefault="00537E05">
            <w:pPr>
              <w:jc w:val="center"/>
              <w:rPr>
                <w:rFonts w:ascii="Arial" w:hAnsi="Arial" w:cs="Arial"/>
                <w:color w:val="000000"/>
                <w:sz w:val="20"/>
                <w:szCs w:val="20"/>
              </w:rPr>
            </w:pPr>
            <w:r>
              <w:rPr>
                <w:rFonts w:ascii="Arial" w:hAnsi="Arial" w:cs="Arial"/>
                <w:color w:val="000000"/>
                <w:sz w:val="20"/>
                <w:szCs w:val="20"/>
              </w:rPr>
              <w:t>10.7</w:t>
            </w:r>
          </w:p>
        </w:tc>
      </w:tr>
      <w:tr w:rsidR="00537E05" w14:paraId="01484DD9" w14:textId="77777777" w:rsidTr="007A3CB7">
        <w:tc>
          <w:tcPr>
            <w:tcW w:w="1100" w:type="dxa"/>
            <w:tcBorders>
              <w:top w:val="nil"/>
              <w:left w:val="single" w:sz="4" w:space="0" w:color="auto"/>
              <w:bottom w:val="nil"/>
              <w:right w:val="single" w:sz="4" w:space="0" w:color="auto"/>
            </w:tcBorders>
            <w:shd w:val="clear" w:color="000000" w:fill="FFFFFF"/>
            <w:noWrap/>
            <w:vAlign w:val="bottom"/>
            <w:hideMark/>
          </w:tcPr>
          <w:p w14:paraId="47CAFFD1" w14:textId="77777777" w:rsidR="00537E05" w:rsidRDefault="00537E05">
            <w:pPr>
              <w:rPr>
                <w:rFonts w:ascii="Arial" w:hAnsi="Arial" w:cs="Arial"/>
                <w:color w:val="000000"/>
                <w:sz w:val="20"/>
                <w:szCs w:val="20"/>
              </w:rPr>
            </w:pPr>
            <w:r>
              <w:rPr>
                <w:rFonts w:ascii="Arial" w:hAnsi="Arial" w:cs="Arial"/>
                <w:color w:val="000000"/>
                <w:sz w:val="20"/>
                <w:szCs w:val="20"/>
              </w:rPr>
              <w:t> </w:t>
            </w:r>
          </w:p>
        </w:tc>
        <w:tc>
          <w:tcPr>
            <w:tcW w:w="780" w:type="dxa"/>
            <w:tcBorders>
              <w:top w:val="nil"/>
              <w:left w:val="nil"/>
              <w:bottom w:val="nil"/>
              <w:right w:val="single" w:sz="4" w:space="0" w:color="auto"/>
            </w:tcBorders>
            <w:shd w:val="clear" w:color="000000" w:fill="FFFFFF"/>
            <w:noWrap/>
            <w:vAlign w:val="bottom"/>
            <w:hideMark/>
          </w:tcPr>
          <w:p w14:paraId="51C4C672" w14:textId="77777777" w:rsidR="00537E05" w:rsidRDefault="00537E05">
            <w:pPr>
              <w:jc w:val="center"/>
              <w:rPr>
                <w:rFonts w:ascii="Arial" w:hAnsi="Arial" w:cs="Arial"/>
                <w:color w:val="000000"/>
                <w:sz w:val="20"/>
                <w:szCs w:val="20"/>
              </w:rPr>
            </w:pPr>
            <w:r>
              <w:rPr>
                <w:rFonts w:ascii="Arial" w:hAnsi="Arial" w:cs="Arial"/>
                <w:color w:val="000000"/>
                <w:sz w:val="20"/>
                <w:szCs w:val="20"/>
              </w:rPr>
              <w:t> </w:t>
            </w:r>
          </w:p>
        </w:tc>
        <w:tc>
          <w:tcPr>
            <w:tcW w:w="1656" w:type="dxa"/>
            <w:tcBorders>
              <w:top w:val="nil"/>
              <w:left w:val="nil"/>
              <w:bottom w:val="single" w:sz="4" w:space="0" w:color="auto"/>
              <w:right w:val="single" w:sz="4" w:space="0" w:color="auto"/>
            </w:tcBorders>
            <w:shd w:val="clear" w:color="000000" w:fill="FFFFFF"/>
            <w:noWrap/>
            <w:vAlign w:val="bottom"/>
            <w:hideMark/>
          </w:tcPr>
          <w:p w14:paraId="04FDF53C" w14:textId="77777777" w:rsidR="00537E05" w:rsidRDefault="00537E05">
            <w:pPr>
              <w:jc w:val="center"/>
              <w:rPr>
                <w:rFonts w:ascii="Arial" w:hAnsi="Arial" w:cs="Arial"/>
                <w:color w:val="000000"/>
                <w:sz w:val="20"/>
                <w:szCs w:val="20"/>
              </w:rPr>
            </w:pPr>
            <w:r>
              <w:rPr>
                <w:rFonts w:ascii="Arial" w:hAnsi="Arial" w:cs="Arial"/>
                <w:color w:val="000000"/>
                <w:sz w:val="20"/>
                <w:szCs w:val="20"/>
              </w:rPr>
              <w:t>larvae</w:t>
            </w:r>
          </w:p>
        </w:tc>
        <w:tc>
          <w:tcPr>
            <w:tcW w:w="960" w:type="dxa"/>
            <w:tcBorders>
              <w:top w:val="nil"/>
              <w:left w:val="nil"/>
              <w:bottom w:val="single" w:sz="4" w:space="0" w:color="auto"/>
              <w:right w:val="single" w:sz="4" w:space="0" w:color="auto"/>
            </w:tcBorders>
            <w:shd w:val="clear" w:color="000000" w:fill="FFFFFF"/>
            <w:noWrap/>
            <w:vAlign w:val="bottom"/>
            <w:hideMark/>
          </w:tcPr>
          <w:p w14:paraId="1DB5AEE7" w14:textId="77777777" w:rsidR="00537E05" w:rsidRDefault="00537E05">
            <w:pPr>
              <w:jc w:val="center"/>
              <w:rPr>
                <w:rFonts w:ascii="Arial" w:hAnsi="Arial" w:cs="Arial"/>
                <w:color w:val="000000"/>
                <w:sz w:val="20"/>
                <w:szCs w:val="20"/>
              </w:rPr>
            </w:pPr>
            <w:r>
              <w:rPr>
                <w:rFonts w:ascii="Arial" w:hAnsi="Arial" w:cs="Arial"/>
                <w:color w:val="000000"/>
                <w:sz w:val="20"/>
                <w:szCs w:val="20"/>
              </w:rPr>
              <w:t>207</w:t>
            </w:r>
          </w:p>
        </w:tc>
        <w:tc>
          <w:tcPr>
            <w:tcW w:w="960" w:type="dxa"/>
            <w:tcBorders>
              <w:top w:val="nil"/>
              <w:left w:val="nil"/>
              <w:bottom w:val="single" w:sz="4" w:space="0" w:color="auto"/>
              <w:right w:val="single" w:sz="4" w:space="0" w:color="auto"/>
            </w:tcBorders>
            <w:shd w:val="clear" w:color="000000" w:fill="FFFFFF"/>
            <w:noWrap/>
            <w:vAlign w:val="bottom"/>
            <w:hideMark/>
          </w:tcPr>
          <w:p w14:paraId="5E039EEB" w14:textId="77777777" w:rsidR="00537E05" w:rsidRDefault="00537E05">
            <w:pPr>
              <w:jc w:val="center"/>
              <w:rPr>
                <w:rFonts w:ascii="Arial" w:hAnsi="Arial" w:cs="Arial"/>
                <w:color w:val="000000"/>
                <w:sz w:val="20"/>
                <w:szCs w:val="20"/>
              </w:rPr>
            </w:pPr>
            <w:r>
              <w:rPr>
                <w:rFonts w:ascii="Arial" w:hAnsi="Arial" w:cs="Arial"/>
                <w:color w:val="000000"/>
                <w:sz w:val="20"/>
                <w:szCs w:val="20"/>
              </w:rPr>
              <w:t>0.707</w:t>
            </w:r>
          </w:p>
        </w:tc>
        <w:tc>
          <w:tcPr>
            <w:tcW w:w="960" w:type="dxa"/>
            <w:tcBorders>
              <w:top w:val="nil"/>
              <w:left w:val="nil"/>
              <w:bottom w:val="single" w:sz="4" w:space="0" w:color="auto"/>
              <w:right w:val="single" w:sz="4" w:space="0" w:color="auto"/>
            </w:tcBorders>
            <w:shd w:val="clear" w:color="000000" w:fill="FFFFFF"/>
            <w:noWrap/>
            <w:vAlign w:val="bottom"/>
            <w:hideMark/>
          </w:tcPr>
          <w:p w14:paraId="4BF496C1" w14:textId="77777777" w:rsidR="00537E05" w:rsidRDefault="00537E05">
            <w:pPr>
              <w:jc w:val="center"/>
              <w:rPr>
                <w:rFonts w:ascii="Arial" w:hAnsi="Arial" w:cs="Arial"/>
                <w:color w:val="000000"/>
                <w:sz w:val="20"/>
                <w:szCs w:val="20"/>
              </w:rPr>
            </w:pPr>
            <w:r>
              <w:rPr>
                <w:rFonts w:ascii="Arial" w:hAnsi="Arial" w:cs="Arial"/>
                <w:color w:val="000000"/>
                <w:sz w:val="20"/>
                <w:szCs w:val="20"/>
              </w:rPr>
              <w:t>9.4</w:t>
            </w:r>
          </w:p>
        </w:tc>
      </w:tr>
      <w:tr w:rsidR="00537E05" w14:paraId="7A0BEDE0" w14:textId="77777777" w:rsidTr="007A3CB7">
        <w:tc>
          <w:tcPr>
            <w:tcW w:w="1100" w:type="dxa"/>
            <w:tcBorders>
              <w:top w:val="nil"/>
              <w:left w:val="single" w:sz="4" w:space="0" w:color="auto"/>
              <w:bottom w:val="nil"/>
              <w:right w:val="single" w:sz="4" w:space="0" w:color="auto"/>
            </w:tcBorders>
            <w:shd w:val="clear" w:color="000000" w:fill="FFFFFF"/>
            <w:noWrap/>
            <w:vAlign w:val="bottom"/>
            <w:hideMark/>
          </w:tcPr>
          <w:p w14:paraId="4DDF283E" w14:textId="77777777" w:rsidR="00537E05" w:rsidRDefault="00537E05">
            <w:pPr>
              <w:rPr>
                <w:rFonts w:ascii="Arial" w:hAnsi="Arial" w:cs="Arial"/>
                <w:color w:val="000000"/>
                <w:sz w:val="20"/>
                <w:szCs w:val="20"/>
              </w:rPr>
            </w:pPr>
            <w:r>
              <w:rPr>
                <w:rFonts w:ascii="Arial" w:hAnsi="Arial" w:cs="Arial"/>
                <w:color w:val="000000"/>
                <w:sz w:val="20"/>
                <w:szCs w:val="20"/>
              </w:rPr>
              <w:t> </w:t>
            </w:r>
          </w:p>
        </w:tc>
        <w:tc>
          <w:tcPr>
            <w:tcW w:w="780" w:type="dxa"/>
            <w:tcBorders>
              <w:top w:val="nil"/>
              <w:left w:val="nil"/>
              <w:bottom w:val="single" w:sz="4" w:space="0" w:color="auto"/>
              <w:right w:val="single" w:sz="4" w:space="0" w:color="auto"/>
            </w:tcBorders>
            <w:shd w:val="clear" w:color="000000" w:fill="FFFFFF"/>
            <w:noWrap/>
            <w:vAlign w:val="bottom"/>
            <w:hideMark/>
          </w:tcPr>
          <w:p w14:paraId="0517A506" w14:textId="77777777" w:rsidR="00537E05" w:rsidRDefault="00537E05">
            <w:pPr>
              <w:jc w:val="center"/>
              <w:rPr>
                <w:rFonts w:ascii="Arial" w:hAnsi="Arial" w:cs="Arial"/>
                <w:color w:val="000000"/>
                <w:sz w:val="20"/>
                <w:szCs w:val="20"/>
              </w:rPr>
            </w:pPr>
            <w:r>
              <w:rPr>
                <w:rFonts w:ascii="Arial" w:hAnsi="Arial" w:cs="Arial"/>
                <w:color w:val="000000"/>
                <w:sz w:val="20"/>
                <w:szCs w:val="20"/>
              </w:rPr>
              <w:t> </w:t>
            </w:r>
          </w:p>
        </w:tc>
        <w:tc>
          <w:tcPr>
            <w:tcW w:w="1656" w:type="dxa"/>
            <w:tcBorders>
              <w:top w:val="nil"/>
              <w:left w:val="nil"/>
              <w:bottom w:val="nil"/>
              <w:right w:val="single" w:sz="4" w:space="0" w:color="auto"/>
            </w:tcBorders>
            <w:shd w:val="clear" w:color="000000" w:fill="FFFFFF"/>
            <w:noWrap/>
            <w:vAlign w:val="bottom"/>
            <w:hideMark/>
          </w:tcPr>
          <w:p w14:paraId="77229598" w14:textId="77777777" w:rsidR="00537E05" w:rsidRDefault="00537E05">
            <w:pPr>
              <w:jc w:val="center"/>
              <w:rPr>
                <w:rFonts w:ascii="Arial" w:hAnsi="Arial" w:cs="Arial"/>
                <w:color w:val="000000"/>
                <w:sz w:val="20"/>
                <w:szCs w:val="20"/>
              </w:rPr>
            </w:pPr>
            <w:r>
              <w:rPr>
                <w:rFonts w:ascii="Arial" w:hAnsi="Arial" w:cs="Arial"/>
                <w:color w:val="000000"/>
                <w:sz w:val="20"/>
                <w:szCs w:val="20"/>
              </w:rPr>
              <w:t>juveniles</w:t>
            </w:r>
          </w:p>
        </w:tc>
        <w:tc>
          <w:tcPr>
            <w:tcW w:w="960" w:type="dxa"/>
            <w:tcBorders>
              <w:top w:val="nil"/>
              <w:left w:val="nil"/>
              <w:bottom w:val="nil"/>
              <w:right w:val="single" w:sz="4" w:space="0" w:color="auto"/>
            </w:tcBorders>
            <w:shd w:val="clear" w:color="000000" w:fill="FFFFFF"/>
            <w:noWrap/>
            <w:vAlign w:val="bottom"/>
            <w:hideMark/>
          </w:tcPr>
          <w:p w14:paraId="04D1CDD3" w14:textId="77777777" w:rsidR="00537E05" w:rsidRDefault="00537E05">
            <w:pPr>
              <w:jc w:val="center"/>
              <w:rPr>
                <w:rFonts w:ascii="Arial" w:hAnsi="Arial" w:cs="Arial"/>
                <w:color w:val="000000"/>
                <w:sz w:val="20"/>
                <w:szCs w:val="20"/>
              </w:rPr>
            </w:pPr>
            <w:r>
              <w:rPr>
                <w:rFonts w:ascii="Arial" w:hAnsi="Arial" w:cs="Arial"/>
                <w:color w:val="000000"/>
                <w:sz w:val="20"/>
                <w:szCs w:val="20"/>
              </w:rPr>
              <w:t>41</w:t>
            </w:r>
          </w:p>
        </w:tc>
        <w:tc>
          <w:tcPr>
            <w:tcW w:w="960" w:type="dxa"/>
            <w:tcBorders>
              <w:top w:val="nil"/>
              <w:left w:val="nil"/>
              <w:bottom w:val="nil"/>
              <w:right w:val="single" w:sz="4" w:space="0" w:color="auto"/>
            </w:tcBorders>
            <w:shd w:val="clear" w:color="000000" w:fill="FFFFFF"/>
            <w:noWrap/>
            <w:vAlign w:val="bottom"/>
            <w:hideMark/>
          </w:tcPr>
          <w:p w14:paraId="7FD1D6D0" w14:textId="77777777" w:rsidR="00537E05" w:rsidRDefault="00537E05">
            <w:pPr>
              <w:jc w:val="center"/>
              <w:rPr>
                <w:rFonts w:ascii="Arial" w:hAnsi="Arial" w:cs="Arial"/>
                <w:color w:val="000000"/>
                <w:sz w:val="20"/>
                <w:szCs w:val="20"/>
              </w:rPr>
            </w:pPr>
            <w:r>
              <w:rPr>
                <w:rFonts w:ascii="Arial" w:hAnsi="Arial" w:cs="Arial"/>
                <w:color w:val="000000"/>
                <w:sz w:val="20"/>
                <w:szCs w:val="20"/>
              </w:rPr>
              <w:t>0.685</w:t>
            </w:r>
          </w:p>
        </w:tc>
        <w:tc>
          <w:tcPr>
            <w:tcW w:w="960" w:type="dxa"/>
            <w:tcBorders>
              <w:top w:val="nil"/>
              <w:left w:val="nil"/>
              <w:bottom w:val="nil"/>
              <w:right w:val="single" w:sz="4" w:space="0" w:color="auto"/>
            </w:tcBorders>
            <w:shd w:val="clear" w:color="000000" w:fill="FFFFFF"/>
            <w:noWrap/>
            <w:vAlign w:val="bottom"/>
            <w:hideMark/>
          </w:tcPr>
          <w:p w14:paraId="302AEE7D" w14:textId="77777777" w:rsidR="00537E05" w:rsidRDefault="00537E05">
            <w:pPr>
              <w:jc w:val="center"/>
              <w:rPr>
                <w:rFonts w:ascii="Arial" w:hAnsi="Arial" w:cs="Arial"/>
                <w:color w:val="000000"/>
                <w:sz w:val="20"/>
                <w:szCs w:val="20"/>
              </w:rPr>
            </w:pPr>
            <w:r>
              <w:rPr>
                <w:rFonts w:ascii="Arial" w:hAnsi="Arial" w:cs="Arial"/>
                <w:color w:val="000000"/>
                <w:sz w:val="20"/>
                <w:szCs w:val="20"/>
              </w:rPr>
              <w:t>8.9</w:t>
            </w:r>
          </w:p>
        </w:tc>
      </w:tr>
      <w:tr w:rsidR="00537E05" w14:paraId="1531959D" w14:textId="77777777" w:rsidTr="007A3CB7">
        <w:tc>
          <w:tcPr>
            <w:tcW w:w="1100" w:type="dxa"/>
            <w:tcBorders>
              <w:top w:val="nil"/>
              <w:left w:val="single" w:sz="4" w:space="0" w:color="auto"/>
              <w:bottom w:val="nil"/>
              <w:right w:val="single" w:sz="4" w:space="0" w:color="auto"/>
            </w:tcBorders>
            <w:shd w:val="clear" w:color="000000" w:fill="FFFFFF"/>
            <w:noWrap/>
            <w:vAlign w:val="bottom"/>
            <w:hideMark/>
          </w:tcPr>
          <w:p w14:paraId="36B19A9E" w14:textId="77777777" w:rsidR="00537E05" w:rsidRDefault="00537E05">
            <w:pPr>
              <w:rPr>
                <w:rFonts w:ascii="Arial" w:hAnsi="Arial" w:cs="Arial"/>
                <w:color w:val="000000"/>
                <w:sz w:val="20"/>
                <w:szCs w:val="20"/>
              </w:rPr>
            </w:pPr>
            <w:r>
              <w:rPr>
                <w:rFonts w:ascii="Arial" w:hAnsi="Arial" w:cs="Arial"/>
                <w:color w:val="000000"/>
                <w:sz w:val="20"/>
                <w:szCs w:val="20"/>
              </w:rPr>
              <w:t> </w:t>
            </w:r>
          </w:p>
        </w:tc>
        <w:tc>
          <w:tcPr>
            <w:tcW w:w="780" w:type="dxa"/>
            <w:tcBorders>
              <w:top w:val="nil"/>
              <w:left w:val="nil"/>
              <w:bottom w:val="nil"/>
              <w:right w:val="single" w:sz="4" w:space="0" w:color="auto"/>
            </w:tcBorders>
            <w:shd w:val="clear" w:color="000000" w:fill="FFFFFF"/>
            <w:noWrap/>
            <w:vAlign w:val="bottom"/>
            <w:hideMark/>
          </w:tcPr>
          <w:p w14:paraId="56857D22" w14:textId="77777777" w:rsidR="00537E05" w:rsidRDefault="00537E05">
            <w:pPr>
              <w:jc w:val="center"/>
              <w:rPr>
                <w:rFonts w:ascii="Arial" w:hAnsi="Arial" w:cs="Arial"/>
                <w:color w:val="000000"/>
                <w:sz w:val="20"/>
                <w:szCs w:val="20"/>
              </w:rPr>
            </w:pPr>
            <w:r>
              <w:rPr>
                <w:rFonts w:ascii="Arial" w:hAnsi="Arial" w:cs="Arial"/>
                <w:color w:val="000000"/>
                <w:sz w:val="20"/>
                <w:szCs w:val="20"/>
              </w:rPr>
              <w:t>2013</w:t>
            </w:r>
          </w:p>
        </w:tc>
        <w:tc>
          <w:tcPr>
            <w:tcW w:w="1656" w:type="dxa"/>
            <w:tcBorders>
              <w:top w:val="single" w:sz="4" w:space="0" w:color="auto"/>
              <w:left w:val="nil"/>
              <w:bottom w:val="single" w:sz="4" w:space="0" w:color="auto"/>
              <w:right w:val="single" w:sz="4" w:space="0" w:color="auto"/>
            </w:tcBorders>
            <w:shd w:val="clear" w:color="000000" w:fill="FFFFFF"/>
            <w:noWrap/>
            <w:vAlign w:val="bottom"/>
            <w:hideMark/>
          </w:tcPr>
          <w:p w14:paraId="5A1E641B" w14:textId="77777777" w:rsidR="00537E05" w:rsidRDefault="00537E05">
            <w:pPr>
              <w:jc w:val="center"/>
              <w:rPr>
                <w:rFonts w:ascii="Arial" w:hAnsi="Arial" w:cs="Arial"/>
                <w:color w:val="000000"/>
                <w:sz w:val="20"/>
                <w:szCs w:val="20"/>
              </w:rPr>
            </w:pPr>
            <w:r>
              <w:rPr>
                <w:rFonts w:ascii="Arial" w:hAnsi="Arial" w:cs="Arial"/>
                <w:color w:val="000000"/>
                <w:sz w:val="20"/>
                <w:szCs w:val="20"/>
              </w:rPr>
              <w:t>adults</w:t>
            </w:r>
          </w:p>
        </w:tc>
        <w:tc>
          <w:tcPr>
            <w:tcW w:w="960" w:type="dxa"/>
            <w:tcBorders>
              <w:top w:val="single" w:sz="4" w:space="0" w:color="auto"/>
              <w:left w:val="nil"/>
              <w:bottom w:val="single" w:sz="4" w:space="0" w:color="auto"/>
              <w:right w:val="single" w:sz="4" w:space="0" w:color="auto"/>
            </w:tcBorders>
            <w:shd w:val="clear" w:color="000000" w:fill="FFFFFF"/>
            <w:noWrap/>
            <w:vAlign w:val="bottom"/>
            <w:hideMark/>
          </w:tcPr>
          <w:p w14:paraId="5AF34915" w14:textId="77777777" w:rsidR="00537E05" w:rsidRDefault="00537E05">
            <w:pPr>
              <w:jc w:val="center"/>
              <w:rPr>
                <w:rFonts w:ascii="Arial" w:hAnsi="Arial" w:cs="Arial"/>
                <w:color w:val="000000"/>
                <w:sz w:val="20"/>
                <w:szCs w:val="20"/>
              </w:rPr>
            </w:pPr>
            <w:r>
              <w:rPr>
                <w:rFonts w:ascii="Arial" w:hAnsi="Arial" w:cs="Arial"/>
                <w:color w:val="000000"/>
                <w:sz w:val="20"/>
                <w:szCs w:val="20"/>
              </w:rPr>
              <w:t>200</w:t>
            </w:r>
          </w:p>
        </w:tc>
        <w:tc>
          <w:tcPr>
            <w:tcW w:w="960" w:type="dxa"/>
            <w:tcBorders>
              <w:top w:val="single" w:sz="4" w:space="0" w:color="auto"/>
              <w:left w:val="nil"/>
              <w:bottom w:val="single" w:sz="4" w:space="0" w:color="auto"/>
              <w:right w:val="single" w:sz="4" w:space="0" w:color="auto"/>
            </w:tcBorders>
            <w:shd w:val="clear" w:color="000000" w:fill="FFFFFF"/>
            <w:noWrap/>
            <w:vAlign w:val="bottom"/>
            <w:hideMark/>
          </w:tcPr>
          <w:p w14:paraId="42478C56" w14:textId="77777777" w:rsidR="00537E05" w:rsidRDefault="00537E05">
            <w:pPr>
              <w:jc w:val="center"/>
              <w:rPr>
                <w:rFonts w:ascii="Arial" w:hAnsi="Arial" w:cs="Arial"/>
                <w:color w:val="000000"/>
                <w:sz w:val="20"/>
                <w:szCs w:val="20"/>
              </w:rPr>
            </w:pPr>
            <w:r>
              <w:rPr>
                <w:rFonts w:ascii="Arial" w:hAnsi="Arial" w:cs="Arial"/>
                <w:color w:val="000000"/>
                <w:sz w:val="20"/>
                <w:szCs w:val="20"/>
              </w:rPr>
              <w:t>0.744</w:t>
            </w:r>
          </w:p>
        </w:tc>
        <w:tc>
          <w:tcPr>
            <w:tcW w:w="960" w:type="dxa"/>
            <w:tcBorders>
              <w:top w:val="single" w:sz="4" w:space="0" w:color="auto"/>
              <w:left w:val="nil"/>
              <w:bottom w:val="single" w:sz="4" w:space="0" w:color="auto"/>
              <w:right w:val="single" w:sz="4" w:space="0" w:color="auto"/>
            </w:tcBorders>
            <w:shd w:val="clear" w:color="000000" w:fill="FFFFFF"/>
            <w:noWrap/>
            <w:vAlign w:val="bottom"/>
            <w:hideMark/>
          </w:tcPr>
          <w:p w14:paraId="4DDF93B0" w14:textId="77777777" w:rsidR="00537E05" w:rsidRDefault="00537E05">
            <w:pPr>
              <w:jc w:val="center"/>
              <w:rPr>
                <w:rFonts w:ascii="Arial" w:hAnsi="Arial" w:cs="Arial"/>
                <w:color w:val="000000"/>
                <w:sz w:val="20"/>
                <w:szCs w:val="20"/>
              </w:rPr>
            </w:pPr>
            <w:r>
              <w:rPr>
                <w:rFonts w:ascii="Arial" w:hAnsi="Arial" w:cs="Arial"/>
                <w:color w:val="000000"/>
                <w:sz w:val="20"/>
                <w:szCs w:val="20"/>
              </w:rPr>
              <w:t>10.7</w:t>
            </w:r>
          </w:p>
        </w:tc>
      </w:tr>
      <w:tr w:rsidR="00537E05" w14:paraId="568CF4F8" w14:textId="77777777" w:rsidTr="007A3CB7">
        <w:tc>
          <w:tcPr>
            <w:tcW w:w="1100" w:type="dxa"/>
            <w:tcBorders>
              <w:top w:val="nil"/>
              <w:left w:val="single" w:sz="4" w:space="0" w:color="auto"/>
              <w:bottom w:val="nil"/>
              <w:right w:val="single" w:sz="4" w:space="0" w:color="auto"/>
            </w:tcBorders>
            <w:shd w:val="clear" w:color="000000" w:fill="FFFFFF"/>
            <w:noWrap/>
            <w:vAlign w:val="bottom"/>
            <w:hideMark/>
          </w:tcPr>
          <w:p w14:paraId="2A45773C" w14:textId="77777777" w:rsidR="00537E05" w:rsidRDefault="00537E05">
            <w:pPr>
              <w:rPr>
                <w:rFonts w:ascii="Arial" w:hAnsi="Arial" w:cs="Arial"/>
                <w:color w:val="000000"/>
                <w:sz w:val="20"/>
                <w:szCs w:val="20"/>
              </w:rPr>
            </w:pPr>
            <w:r>
              <w:rPr>
                <w:rFonts w:ascii="Arial" w:hAnsi="Arial" w:cs="Arial"/>
                <w:color w:val="000000"/>
                <w:sz w:val="20"/>
                <w:szCs w:val="20"/>
              </w:rPr>
              <w:t> </w:t>
            </w:r>
          </w:p>
        </w:tc>
        <w:tc>
          <w:tcPr>
            <w:tcW w:w="780" w:type="dxa"/>
            <w:tcBorders>
              <w:top w:val="nil"/>
              <w:left w:val="nil"/>
              <w:bottom w:val="nil"/>
              <w:right w:val="single" w:sz="4" w:space="0" w:color="auto"/>
            </w:tcBorders>
            <w:shd w:val="clear" w:color="000000" w:fill="FFFFFF"/>
            <w:noWrap/>
            <w:vAlign w:val="bottom"/>
            <w:hideMark/>
          </w:tcPr>
          <w:p w14:paraId="45FC1269" w14:textId="77777777" w:rsidR="00537E05" w:rsidRDefault="00537E05">
            <w:pPr>
              <w:jc w:val="center"/>
              <w:rPr>
                <w:rFonts w:ascii="Arial" w:hAnsi="Arial" w:cs="Arial"/>
                <w:color w:val="000000"/>
                <w:sz w:val="20"/>
                <w:szCs w:val="20"/>
              </w:rPr>
            </w:pPr>
            <w:r>
              <w:rPr>
                <w:rFonts w:ascii="Arial" w:hAnsi="Arial" w:cs="Arial"/>
                <w:color w:val="000000"/>
                <w:sz w:val="20"/>
                <w:szCs w:val="20"/>
              </w:rPr>
              <w:t> </w:t>
            </w:r>
          </w:p>
        </w:tc>
        <w:tc>
          <w:tcPr>
            <w:tcW w:w="1656" w:type="dxa"/>
            <w:tcBorders>
              <w:top w:val="nil"/>
              <w:left w:val="nil"/>
              <w:bottom w:val="single" w:sz="4" w:space="0" w:color="auto"/>
              <w:right w:val="single" w:sz="4" w:space="0" w:color="auto"/>
            </w:tcBorders>
            <w:shd w:val="clear" w:color="000000" w:fill="FFFFFF"/>
            <w:noWrap/>
            <w:vAlign w:val="bottom"/>
            <w:hideMark/>
          </w:tcPr>
          <w:p w14:paraId="725B2946" w14:textId="77777777" w:rsidR="00537E05" w:rsidRDefault="00537E05">
            <w:pPr>
              <w:jc w:val="center"/>
              <w:rPr>
                <w:rFonts w:ascii="Arial" w:hAnsi="Arial" w:cs="Arial"/>
                <w:color w:val="000000"/>
                <w:sz w:val="20"/>
                <w:szCs w:val="20"/>
              </w:rPr>
            </w:pPr>
            <w:r>
              <w:rPr>
                <w:rFonts w:ascii="Arial" w:hAnsi="Arial" w:cs="Arial"/>
                <w:color w:val="000000"/>
                <w:sz w:val="20"/>
                <w:szCs w:val="20"/>
              </w:rPr>
              <w:t>larvae</w:t>
            </w:r>
          </w:p>
        </w:tc>
        <w:tc>
          <w:tcPr>
            <w:tcW w:w="960" w:type="dxa"/>
            <w:tcBorders>
              <w:top w:val="nil"/>
              <w:left w:val="nil"/>
              <w:bottom w:val="single" w:sz="4" w:space="0" w:color="auto"/>
              <w:right w:val="single" w:sz="4" w:space="0" w:color="auto"/>
            </w:tcBorders>
            <w:shd w:val="clear" w:color="000000" w:fill="FFFFFF"/>
            <w:noWrap/>
            <w:vAlign w:val="bottom"/>
            <w:hideMark/>
          </w:tcPr>
          <w:p w14:paraId="2E4B482F" w14:textId="77777777" w:rsidR="00537E05" w:rsidRDefault="00537E05">
            <w:pPr>
              <w:jc w:val="center"/>
              <w:rPr>
                <w:rFonts w:ascii="Arial" w:hAnsi="Arial" w:cs="Arial"/>
                <w:color w:val="000000"/>
                <w:sz w:val="20"/>
                <w:szCs w:val="20"/>
              </w:rPr>
            </w:pPr>
            <w:r>
              <w:rPr>
                <w:rFonts w:ascii="Arial" w:hAnsi="Arial" w:cs="Arial"/>
                <w:color w:val="000000"/>
                <w:sz w:val="20"/>
                <w:szCs w:val="20"/>
              </w:rPr>
              <w:t>65</w:t>
            </w:r>
          </w:p>
        </w:tc>
        <w:tc>
          <w:tcPr>
            <w:tcW w:w="960" w:type="dxa"/>
            <w:tcBorders>
              <w:top w:val="nil"/>
              <w:left w:val="nil"/>
              <w:bottom w:val="single" w:sz="4" w:space="0" w:color="auto"/>
              <w:right w:val="single" w:sz="4" w:space="0" w:color="auto"/>
            </w:tcBorders>
            <w:shd w:val="clear" w:color="000000" w:fill="FFFFFF"/>
            <w:noWrap/>
            <w:vAlign w:val="bottom"/>
            <w:hideMark/>
          </w:tcPr>
          <w:p w14:paraId="191D0054" w14:textId="77777777" w:rsidR="00537E05" w:rsidRDefault="00537E05">
            <w:pPr>
              <w:jc w:val="center"/>
              <w:rPr>
                <w:rFonts w:ascii="Arial" w:hAnsi="Arial" w:cs="Arial"/>
                <w:color w:val="000000"/>
                <w:sz w:val="20"/>
                <w:szCs w:val="20"/>
              </w:rPr>
            </w:pPr>
            <w:r>
              <w:rPr>
                <w:rFonts w:ascii="Arial" w:hAnsi="Arial" w:cs="Arial"/>
                <w:color w:val="000000"/>
                <w:sz w:val="20"/>
                <w:szCs w:val="20"/>
              </w:rPr>
              <w:t>0.736</w:t>
            </w:r>
          </w:p>
        </w:tc>
        <w:tc>
          <w:tcPr>
            <w:tcW w:w="960" w:type="dxa"/>
            <w:tcBorders>
              <w:top w:val="nil"/>
              <w:left w:val="nil"/>
              <w:bottom w:val="single" w:sz="4" w:space="0" w:color="auto"/>
              <w:right w:val="single" w:sz="4" w:space="0" w:color="auto"/>
            </w:tcBorders>
            <w:shd w:val="clear" w:color="000000" w:fill="FFFFFF"/>
            <w:noWrap/>
            <w:vAlign w:val="bottom"/>
            <w:hideMark/>
          </w:tcPr>
          <w:p w14:paraId="08A25469" w14:textId="77777777" w:rsidR="00537E05" w:rsidRDefault="00537E05">
            <w:pPr>
              <w:jc w:val="center"/>
              <w:rPr>
                <w:rFonts w:ascii="Arial" w:hAnsi="Arial" w:cs="Arial"/>
                <w:color w:val="000000"/>
                <w:sz w:val="20"/>
                <w:szCs w:val="20"/>
              </w:rPr>
            </w:pPr>
            <w:r>
              <w:rPr>
                <w:rFonts w:ascii="Arial" w:hAnsi="Arial" w:cs="Arial"/>
                <w:color w:val="000000"/>
                <w:sz w:val="20"/>
                <w:szCs w:val="20"/>
              </w:rPr>
              <w:t>9.8</w:t>
            </w:r>
          </w:p>
        </w:tc>
      </w:tr>
      <w:tr w:rsidR="00537E05" w14:paraId="0A358AB7" w14:textId="77777777" w:rsidTr="007A3CB7">
        <w:tc>
          <w:tcPr>
            <w:tcW w:w="1100" w:type="dxa"/>
            <w:tcBorders>
              <w:top w:val="nil"/>
              <w:left w:val="single" w:sz="4" w:space="0" w:color="auto"/>
              <w:bottom w:val="nil"/>
              <w:right w:val="single" w:sz="4" w:space="0" w:color="auto"/>
            </w:tcBorders>
            <w:shd w:val="clear" w:color="000000" w:fill="FFFFFF"/>
            <w:noWrap/>
            <w:vAlign w:val="bottom"/>
            <w:hideMark/>
          </w:tcPr>
          <w:p w14:paraId="789EAA1A" w14:textId="77777777" w:rsidR="00537E05" w:rsidRDefault="00537E05">
            <w:pPr>
              <w:rPr>
                <w:rFonts w:ascii="Arial" w:hAnsi="Arial" w:cs="Arial"/>
                <w:color w:val="000000"/>
                <w:sz w:val="20"/>
                <w:szCs w:val="20"/>
              </w:rPr>
            </w:pPr>
            <w:r>
              <w:rPr>
                <w:rFonts w:ascii="Arial" w:hAnsi="Arial" w:cs="Arial"/>
                <w:color w:val="000000"/>
                <w:sz w:val="20"/>
                <w:szCs w:val="20"/>
              </w:rPr>
              <w:t> </w:t>
            </w:r>
          </w:p>
        </w:tc>
        <w:tc>
          <w:tcPr>
            <w:tcW w:w="780" w:type="dxa"/>
            <w:tcBorders>
              <w:top w:val="nil"/>
              <w:left w:val="nil"/>
              <w:bottom w:val="single" w:sz="4" w:space="0" w:color="auto"/>
              <w:right w:val="single" w:sz="4" w:space="0" w:color="auto"/>
            </w:tcBorders>
            <w:shd w:val="clear" w:color="000000" w:fill="FFFFFF"/>
            <w:noWrap/>
            <w:vAlign w:val="bottom"/>
            <w:hideMark/>
          </w:tcPr>
          <w:p w14:paraId="79F0A9BE" w14:textId="77777777" w:rsidR="00537E05" w:rsidRDefault="00537E05">
            <w:pPr>
              <w:jc w:val="center"/>
              <w:rPr>
                <w:rFonts w:ascii="Arial" w:hAnsi="Arial" w:cs="Arial"/>
                <w:color w:val="000000"/>
                <w:sz w:val="20"/>
                <w:szCs w:val="20"/>
              </w:rPr>
            </w:pPr>
            <w:r>
              <w:rPr>
                <w:rFonts w:ascii="Arial" w:hAnsi="Arial" w:cs="Arial"/>
                <w:color w:val="000000"/>
                <w:sz w:val="20"/>
                <w:szCs w:val="20"/>
              </w:rPr>
              <w:t> </w:t>
            </w:r>
          </w:p>
        </w:tc>
        <w:tc>
          <w:tcPr>
            <w:tcW w:w="1656" w:type="dxa"/>
            <w:tcBorders>
              <w:top w:val="nil"/>
              <w:left w:val="nil"/>
              <w:bottom w:val="nil"/>
              <w:right w:val="single" w:sz="4" w:space="0" w:color="auto"/>
            </w:tcBorders>
            <w:shd w:val="clear" w:color="000000" w:fill="FFFFFF"/>
            <w:noWrap/>
            <w:vAlign w:val="bottom"/>
            <w:hideMark/>
          </w:tcPr>
          <w:p w14:paraId="20ACD96F" w14:textId="77777777" w:rsidR="00537E05" w:rsidRDefault="00537E05">
            <w:pPr>
              <w:jc w:val="center"/>
              <w:rPr>
                <w:rFonts w:ascii="Arial" w:hAnsi="Arial" w:cs="Arial"/>
                <w:color w:val="000000"/>
                <w:sz w:val="20"/>
                <w:szCs w:val="20"/>
              </w:rPr>
            </w:pPr>
            <w:r>
              <w:rPr>
                <w:rFonts w:ascii="Arial" w:hAnsi="Arial" w:cs="Arial"/>
                <w:color w:val="000000"/>
                <w:sz w:val="20"/>
                <w:szCs w:val="20"/>
              </w:rPr>
              <w:t>juveniles</w:t>
            </w:r>
          </w:p>
        </w:tc>
        <w:tc>
          <w:tcPr>
            <w:tcW w:w="960" w:type="dxa"/>
            <w:tcBorders>
              <w:top w:val="nil"/>
              <w:left w:val="nil"/>
              <w:bottom w:val="nil"/>
              <w:right w:val="single" w:sz="4" w:space="0" w:color="auto"/>
            </w:tcBorders>
            <w:shd w:val="clear" w:color="000000" w:fill="FFFFFF"/>
            <w:noWrap/>
            <w:vAlign w:val="bottom"/>
            <w:hideMark/>
          </w:tcPr>
          <w:p w14:paraId="221E3119" w14:textId="77777777" w:rsidR="00537E05" w:rsidRDefault="00537E05">
            <w:pPr>
              <w:jc w:val="center"/>
              <w:rPr>
                <w:rFonts w:ascii="Arial" w:hAnsi="Arial" w:cs="Arial"/>
                <w:color w:val="000000"/>
                <w:sz w:val="20"/>
                <w:szCs w:val="20"/>
              </w:rPr>
            </w:pPr>
            <w:r>
              <w:rPr>
                <w:rFonts w:ascii="Arial" w:hAnsi="Arial" w:cs="Arial"/>
                <w:color w:val="000000"/>
                <w:sz w:val="20"/>
                <w:szCs w:val="20"/>
              </w:rPr>
              <w:t>275</w:t>
            </w:r>
          </w:p>
        </w:tc>
        <w:tc>
          <w:tcPr>
            <w:tcW w:w="960" w:type="dxa"/>
            <w:tcBorders>
              <w:top w:val="nil"/>
              <w:left w:val="nil"/>
              <w:bottom w:val="nil"/>
              <w:right w:val="single" w:sz="4" w:space="0" w:color="auto"/>
            </w:tcBorders>
            <w:shd w:val="clear" w:color="000000" w:fill="FFFFFF"/>
            <w:noWrap/>
            <w:vAlign w:val="bottom"/>
            <w:hideMark/>
          </w:tcPr>
          <w:p w14:paraId="7B4E4147" w14:textId="77777777" w:rsidR="00537E05" w:rsidRDefault="00537E05">
            <w:pPr>
              <w:jc w:val="center"/>
              <w:rPr>
                <w:rFonts w:ascii="Arial" w:hAnsi="Arial" w:cs="Arial"/>
                <w:color w:val="000000"/>
                <w:sz w:val="20"/>
                <w:szCs w:val="20"/>
              </w:rPr>
            </w:pPr>
            <w:r>
              <w:rPr>
                <w:rFonts w:ascii="Arial" w:hAnsi="Arial" w:cs="Arial"/>
                <w:color w:val="000000"/>
                <w:sz w:val="20"/>
                <w:szCs w:val="20"/>
              </w:rPr>
              <w:t>0.736</w:t>
            </w:r>
          </w:p>
        </w:tc>
        <w:tc>
          <w:tcPr>
            <w:tcW w:w="960" w:type="dxa"/>
            <w:tcBorders>
              <w:top w:val="nil"/>
              <w:left w:val="nil"/>
              <w:bottom w:val="nil"/>
              <w:right w:val="single" w:sz="4" w:space="0" w:color="auto"/>
            </w:tcBorders>
            <w:shd w:val="clear" w:color="000000" w:fill="FFFFFF"/>
            <w:noWrap/>
            <w:vAlign w:val="bottom"/>
            <w:hideMark/>
          </w:tcPr>
          <w:p w14:paraId="042B3FA7" w14:textId="77777777" w:rsidR="00537E05" w:rsidRDefault="00537E05">
            <w:pPr>
              <w:jc w:val="center"/>
              <w:rPr>
                <w:rFonts w:ascii="Arial" w:hAnsi="Arial" w:cs="Arial"/>
                <w:color w:val="000000"/>
                <w:sz w:val="20"/>
                <w:szCs w:val="20"/>
              </w:rPr>
            </w:pPr>
            <w:r>
              <w:rPr>
                <w:rFonts w:ascii="Arial" w:hAnsi="Arial" w:cs="Arial"/>
                <w:color w:val="000000"/>
                <w:sz w:val="20"/>
                <w:szCs w:val="20"/>
              </w:rPr>
              <w:t>9.7</w:t>
            </w:r>
          </w:p>
        </w:tc>
      </w:tr>
      <w:tr w:rsidR="00537E05" w14:paraId="244F6A10" w14:textId="77777777" w:rsidTr="007A3CB7">
        <w:tc>
          <w:tcPr>
            <w:tcW w:w="1100" w:type="dxa"/>
            <w:tcBorders>
              <w:top w:val="nil"/>
              <w:left w:val="single" w:sz="4" w:space="0" w:color="auto"/>
              <w:bottom w:val="nil"/>
              <w:right w:val="single" w:sz="4" w:space="0" w:color="auto"/>
            </w:tcBorders>
            <w:shd w:val="clear" w:color="000000" w:fill="FFFFFF"/>
            <w:noWrap/>
            <w:vAlign w:val="bottom"/>
            <w:hideMark/>
          </w:tcPr>
          <w:p w14:paraId="431745ED" w14:textId="77777777" w:rsidR="00537E05" w:rsidRDefault="00537E05">
            <w:pPr>
              <w:rPr>
                <w:rFonts w:ascii="Arial" w:hAnsi="Arial" w:cs="Arial"/>
                <w:color w:val="000000"/>
                <w:sz w:val="20"/>
                <w:szCs w:val="20"/>
              </w:rPr>
            </w:pPr>
            <w:r>
              <w:rPr>
                <w:rFonts w:ascii="Arial" w:hAnsi="Arial" w:cs="Arial"/>
                <w:color w:val="000000"/>
                <w:sz w:val="20"/>
                <w:szCs w:val="20"/>
              </w:rPr>
              <w:t> </w:t>
            </w:r>
          </w:p>
        </w:tc>
        <w:tc>
          <w:tcPr>
            <w:tcW w:w="780" w:type="dxa"/>
            <w:tcBorders>
              <w:top w:val="nil"/>
              <w:left w:val="nil"/>
              <w:bottom w:val="nil"/>
              <w:right w:val="single" w:sz="4" w:space="0" w:color="auto"/>
            </w:tcBorders>
            <w:shd w:val="clear" w:color="000000" w:fill="FFFFFF"/>
            <w:noWrap/>
            <w:vAlign w:val="bottom"/>
            <w:hideMark/>
          </w:tcPr>
          <w:p w14:paraId="6EE27ED2" w14:textId="77777777" w:rsidR="00537E05" w:rsidRDefault="00537E05">
            <w:pPr>
              <w:jc w:val="center"/>
              <w:rPr>
                <w:rFonts w:ascii="Arial" w:hAnsi="Arial" w:cs="Arial"/>
                <w:color w:val="000000"/>
                <w:sz w:val="20"/>
                <w:szCs w:val="20"/>
              </w:rPr>
            </w:pPr>
            <w:r>
              <w:rPr>
                <w:rFonts w:ascii="Arial" w:hAnsi="Arial" w:cs="Arial"/>
                <w:color w:val="000000"/>
                <w:sz w:val="20"/>
                <w:szCs w:val="20"/>
              </w:rPr>
              <w:t>2015</w:t>
            </w:r>
          </w:p>
        </w:tc>
        <w:tc>
          <w:tcPr>
            <w:tcW w:w="1656" w:type="dxa"/>
            <w:tcBorders>
              <w:top w:val="single" w:sz="4" w:space="0" w:color="auto"/>
              <w:left w:val="nil"/>
              <w:bottom w:val="single" w:sz="4" w:space="0" w:color="auto"/>
              <w:right w:val="single" w:sz="4" w:space="0" w:color="auto"/>
            </w:tcBorders>
            <w:shd w:val="clear" w:color="000000" w:fill="FFFFFF"/>
            <w:noWrap/>
            <w:vAlign w:val="bottom"/>
            <w:hideMark/>
          </w:tcPr>
          <w:p w14:paraId="02282372" w14:textId="77777777" w:rsidR="00537E05" w:rsidRDefault="00537E05">
            <w:pPr>
              <w:jc w:val="center"/>
              <w:rPr>
                <w:rFonts w:ascii="Arial" w:hAnsi="Arial" w:cs="Arial"/>
                <w:color w:val="000000"/>
                <w:sz w:val="20"/>
                <w:szCs w:val="20"/>
              </w:rPr>
            </w:pPr>
            <w:r>
              <w:rPr>
                <w:rFonts w:ascii="Arial" w:hAnsi="Arial" w:cs="Arial"/>
                <w:color w:val="000000"/>
                <w:sz w:val="20"/>
                <w:szCs w:val="20"/>
              </w:rPr>
              <w:t>adults</w:t>
            </w:r>
          </w:p>
        </w:tc>
        <w:tc>
          <w:tcPr>
            <w:tcW w:w="960" w:type="dxa"/>
            <w:tcBorders>
              <w:top w:val="single" w:sz="4" w:space="0" w:color="auto"/>
              <w:left w:val="nil"/>
              <w:bottom w:val="single" w:sz="4" w:space="0" w:color="auto"/>
              <w:right w:val="single" w:sz="4" w:space="0" w:color="auto"/>
            </w:tcBorders>
            <w:shd w:val="clear" w:color="000000" w:fill="FFFFFF"/>
            <w:noWrap/>
            <w:vAlign w:val="bottom"/>
            <w:hideMark/>
          </w:tcPr>
          <w:p w14:paraId="58E48848" w14:textId="77777777" w:rsidR="00537E05" w:rsidRDefault="00537E05">
            <w:pPr>
              <w:jc w:val="center"/>
              <w:rPr>
                <w:rFonts w:ascii="Arial" w:hAnsi="Arial" w:cs="Arial"/>
                <w:color w:val="000000"/>
                <w:sz w:val="20"/>
                <w:szCs w:val="20"/>
              </w:rPr>
            </w:pPr>
            <w:r>
              <w:rPr>
                <w:rFonts w:ascii="Arial" w:hAnsi="Arial" w:cs="Arial"/>
                <w:color w:val="000000"/>
                <w:sz w:val="20"/>
                <w:szCs w:val="20"/>
              </w:rPr>
              <w:t>200</w:t>
            </w:r>
          </w:p>
        </w:tc>
        <w:tc>
          <w:tcPr>
            <w:tcW w:w="960" w:type="dxa"/>
            <w:tcBorders>
              <w:top w:val="single" w:sz="4" w:space="0" w:color="auto"/>
              <w:left w:val="nil"/>
              <w:bottom w:val="single" w:sz="4" w:space="0" w:color="auto"/>
              <w:right w:val="single" w:sz="4" w:space="0" w:color="auto"/>
            </w:tcBorders>
            <w:shd w:val="clear" w:color="000000" w:fill="FFFFFF"/>
            <w:noWrap/>
            <w:vAlign w:val="bottom"/>
            <w:hideMark/>
          </w:tcPr>
          <w:p w14:paraId="524D1104" w14:textId="77777777" w:rsidR="00537E05" w:rsidRDefault="00537E05">
            <w:pPr>
              <w:jc w:val="center"/>
              <w:rPr>
                <w:rFonts w:ascii="Arial" w:hAnsi="Arial" w:cs="Arial"/>
                <w:color w:val="000000"/>
                <w:sz w:val="20"/>
                <w:szCs w:val="20"/>
              </w:rPr>
            </w:pPr>
            <w:r>
              <w:rPr>
                <w:rFonts w:ascii="Arial" w:hAnsi="Arial" w:cs="Arial"/>
                <w:color w:val="000000"/>
                <w:sz w:val="20"/>
                <w:szCs w:val="20"/>
              </w:rPr>
              <w:t>0.743</w:t>
            </w:r>
          </w:p>
        </w:tc>
        <w:tc>
          <w:tcPr>
            <w:tcW w:w="960" w:type="dxa"/>
            <w:tcBorders>
              <w:top w:val="single" w:sz="4" w:space="0" w:color="auto"/>
              <w:left w:val="nil"/>
              <w:bottom w:val="single" w:sz="4" w:space="0" w:color="auto"/>
              <w:right w:val="single" w:sz="4" w:space="0" w:color="auto"/>
            </w:tcBorders>
            <w:shd w:val="clear" w:color="000000" w:fill="FFFFFF"/>
            <w:noWrap/>
            <w:vAlign w:val="bottom"/>
            <w:hideMark/>
          </w:tcPr>
          <w:p w14:paraId="7192B5A5" w14:textId="77777777" w:rsidR="00537E05" w:rsidRDefault="00537E05">
            <w:pPr>
              <w:jc w:val="center"/>
              <w:rPr>
                <w:rFonts w:ascii="Arial" w:hAnsi="Arial" w:cs="Arial"/>
                <w:color w:val="000000"/>
                <w:sz w:val="20"/>
                <w:szCs w:val="20"/>
              </w:rPr>
            </w:pPr>
            <w:r>
              <w:rPr>
                <w:rFonts w:ascii="Arial" w:hAnsi="Arial" w:cs="Arial"/>
                <w:color w:val="000000"/>
                <w:sz w:val="20"/>
                <w:szCs w:val="20"/>
              </w:rPr>
              <w:t>10.8</w:t>
            </w:r>
          </w:p>
        </w:tc>
      </w:tr>
      <w:tr w:rsidR="00537E05" w14:paraId="7C147046" w14:textId="77777777" w:rsidTr="007A3CB7">
        <w:tc>
          <w:tcPr>
            <w:tcW w:w="1100" w:type="dxa"/>
            <w:tcBorders>
              <w:top w:val="nil"/>
              <w:left w:val="single" w:sz="4" w:space="0" w:color="auto"/>
              <w:bottom w:val="nil"/>
              <w:right w:val="single" w:sz="4" w:space="0" w:color="auto"/>
            </w:tcBorders>
            <w:shd w:val="clear" w:color="000000" w:fill="FFFFFF"/>
            <w:noWrap/>
            <w:vAlign w:val="bottom"/>
            <w:hideMark/>
          </w:tcPr>
          <w:p w14:paraId="15A4A9AD" w14:textId="77777777" w:rsidR="00537E05" w:rsidRDefault="00537E05">
            <w:pPr>
              <w:rPr>
                <w:rFonts w:ascii="Arial" w:hAnsi="Arial" w:cs="Arial"/>
                <w:color w:val="000000"/>
                <w:sz w:val="20"/>
                <w:szCs w:val="20"/>
              </w:rPr>
            </w:pPr>
            <w:r>
              <w:rPr>
                <w:rFonts w:ascii="Arial" w:hAnsi="Arial" w:cs="Arial"/>
                <w:color w:val="000000"/>
                <w:sz w:val="20"/>
                <w:szCs w:val="20"/>
              </w:rPr>
              <w:t> </w:t>
            </w:r>
          </w:p>
        </w:tc>
        <w:tc>
          <w:tcPr>
            <w:tcW w:w="780" w:type="dxa"/>
            <w:tcBorders>
              <w:top w:val="nil"/>
              <w:left w:val="nil"/>
              <w:bottom w:val="nil"/>
              <w:right w:val="single" w:sz="4" w:space="0" w:color="auto"/>
            </w:tcBorders>
            <w:shd w:val="clear" w:color="000000" w:fill="FFFFFF"/>
            <w:noWrap/>
            <w:vAlign w:val="bottom"/>
            <w:hideMark/>
          </w:tcPr>
          <w:p w14:paraId="690E1EB9" w14:textId="77777777" w:rsidR="00537E05" w:rsidRDefault="00537E05">
            <w:pPr>
              <w:jc w:val="center"/>
              <w:rPr>
                <w:rFonts w:ascii="Arial" w:hAnsi="Arial" w:cs="Arial"/>
                <w:color w:val="000000"/>
                <w:sz w:val="20"/>
                <w:szCs w:val="20"/>
              </w:rPr>
            </w:pPr>
            <w:r>
              <w:rPr>
                <w:rFonts w:ascii="Arial" w:hAnsi="Arial" w:cs="Arial"/>
                <w:color w:val="000000"/>
                <w:sz w:val="20"/>
                <w:szCs w:val="20"/>
              </w:rPr>
              <w:t> </w:t>
            </w:r>
          </w:p>
        </w:tc>
        <w:tc>
          <w:tcPr>
            <w:tcW w:w="1656" w:type="dxa"/>
            <w:tcBorders>
              <w:top w:val="nil"/>
              <w:left w:val="nil"/>
              <w:bottom w:val="single" w:sz="4" w:space="0" w:color="auto"/>
              <w:right w:val="single" w:sz="4" w:space="0" w:color="auto"/>
            </w:tcBorders>
            <w:shd w:val="clear" w:color="000000" w:fill="FFFFFF"/>
            <w:noWrap/>
            <w:vAlign w:val="bottom"/>
            <w:hideMark/>
          </w:tcPr>
          <w:p w14:paraId="5DBD86FB" w14:textId="77777777" w:rsidR="00537E05" w:rsidRDefault="00537E05">
            <w:pPr>
              <w:jc w:val="center"/>
              <w:rPr>
                <w:rFonts w:ascii="Arial" w:hAnsi="Arial" w:cs="Arial"/>
                <w:color w:val="000000"/>
                <w:sz w:val="20"/>
                <w:szCs w:val="20"/>
              </w:rPr>
            </w:pPr>
            <w:r>
              <w:rPr>
                <w:rFonts w:ascii="Arial" w:hAnsi="Arial" w:cs="Arial"/>
                <w:color w:val="000000"/>
                <w:sz w:val="20"/>
                <w:szCs w:val="20"/>
              </w:rPr>
              <w:t>larvae</w:t>
            </w:r>
          </w:p>
        </w:tc>
        <w:tc>
          <w:tcPr>
            <w:tcW w:w="960" w:type="dxa"/>
            <w:tcBorders>
              <w:top w:val="nil"/>
              <w:left w:val="nil"/>
              <w:bottom w:val="single" w:sz="4" w:space="0" w:color="auto"/>
              <w:right w:val="single" w:sz="4" w:space="0" w:color="auto"/>
            </w:tcBorders>
            <w:shd w:val="clear" w:color="000000" w:fill="FFFFFF"/>
            <w:noWrap/>
            <w:vAlign w:val="bottom"/>
            <w:hideMark/>
          </w:tcPr>
          <w:p w14:paraId="4AF03AFA" w14:textId="77777777" w:rsidR="00537E05" w:rsidRDefault="00537E05">
            <w:pPr>
              <w:jc w:val="center"/>
              <w:rPr>
                <w:rFonts w:ascii="Arial" w:hAnsi="Arial" w:cs="Arial"/>
                <w:color w:val="000000"/>
                <w:sz w:val="20"/>
                <w:szCs w:val="20"/>
              </w:rPr>
            </w:pPr>
            <w:r>
              <w:rPr>
                <w:rFonts w:ascii="Arial" w:hAnsi="Arial" w:cs="Arial"/>
                <w:color w:val="000000"/>
                <w:sz w:val="20"/>
                <w:szCs w:val="20"/>
              </w:rPr>
              <w:t>63</w:t>
            </w:r>
          </w:p>
        </w:tc>
        <w:tc>
          <w:tcPr>
            <w:tcW w:w="960" w:type="dxa"/>
            <w:tcBorders>
              <w:top w:val="nil"/>
              <w:left w:val="nil"/>
              <w:bottom w:val="single" w:sz="4" w:space="0" w:color="auto"/>
              <w:right w:val="single" w:sz="4" w:space="0" w:color="auto"/>
            </w:tcBorders>
            <w:shd w:val="clear" w:color="000000" w:fill="FFFFFF"/>
            <w:noWrap/>
            <w:vAlign w:val="bottom"/>
            <w:hideMark/>
          </w:tcPr>
          <w:p w14:paraId="7D1362F5" w14:textId="77777777" w:rsidR="00537E05" w:rsidRDefault="00537E05">
            <w:pPr>
              <w:jc w:val="center"/>
              <w:rPr>
                <w:rFonts w:ascii="Arial" w:hAnsi="Arial" w:cs="Arial"/>
                <w:color w:val="000000"/>
                <w:sz w:val="20"/>
                <w:szCs w:val="20"/>
              </w:rPr>
            </w:pPr>
            <w:r>
              <w:rPr>
                <w:rFonts w:ascii="Arial" w:hAnsi="Arial" w:cs="Arial"/>
                <w:color w:val="000000"/>
                <w:sz w:val="20"/>
                <w:szCs w:val="20"/>
              </w:rPr>
              <w:t>0.674</w:t>
            </w:r>
          </w:p>
        </w:tc>
        <w:tc>
          <w:tcPr>
            <w:tcW w:w="960" w:type="dxa"/>
            <w:tcBorders>
              <w:top w:val="nil"/>
              <w:left w:val="nil"/>
              <w:bottom w:val="single" w:sz="4" w:space="0" w:color="auto"/>
              <w:right w:val="single" w:sz="4" w:space="0" w:color="auto"/>
            </w:tcBorders>
            <w:shd w:val="clear" w:color="000000" w:fill="FFFFFF"/>
            <w:noWrap/>
            <w:vAlign w:val="bottom"/>
            <w:hideMark/>
          </w:tcPr>
          <w:p w14:paraId="6BC83E8C" w14:textId="77777777" w:rsidR="00537E05" w:rsidRDefault="00537E05">
            <w:pPr>
              <w:jc w:val="center"/>
              <w:rPr>
                <w:rFonts w:ascii="Arial" w:hAnsi="Arial" w:cs="Arial"/>
                <w:color w:val="000000"/>
                <w:sz w:val="20"/>
                <w:szCs w:val="20"/>
              </w:rPr>
            </w:pPr>
            <w:r>
              <w:rPr>
                <w:rFonts w:ascii="Arial" w:hAnsi="Arial" w:cs="Arial"/>
                <w:color w:val="000000"/>
                <w:sz w:val="20"/>
                <w:szCs w:val="20"/>
              </w:rPr>
              <w:t>7.8</w:t>
            </w:r>
          </w:p>
        </w:tc>
      </w:tr>
      <w:tr w:rsidR="00537E05" w14:paraId="47AA444F" w14:textId="77777777" w:rsidTr="007A3CB7">
        <w:tc>
          <w:tcPr>
            <w:tcW w:w="1100" w:type="dxa"/>
            <w:tcBorders>
              <w:top w:val="nil"/>
              <w:left w:val="single" w:sz="4" w:space="0" w:color="auto"/>
              <w:bottom w:val="single" w:sz="4" w:space="0" w:color="auto"/>
              <w:right w:val="single" w:sz="4" w:space="0" w:color="auto"/>
            </w:tcBorders>
            <w:shd w:val="clear" w:color="000000" w:fill="FFFFFF"/>
            <w:noWrap/>
            <w:vAlign w:val="bottom"/>
            <w:hideMark/>
          </w:tcPr>
          <w:p w14:paraId="37243187" w14:textId="77777777" w:rsidR="00537E05" w:rsidRDefault="00537E05">
            <w:pPr>
              <w:rPr>
                <w:rFonts w:ascii="Arial" w:hAnsi="Arial" w:cs="Arial"/>
                <w:color w:val="000000"/>
                <w:sz w:val="20"/>
                <w:szCs w:val="20"/>
              </w:rPr>
            </w:pPr>
            <w:r>
              <w:rPr>
                <w:rFonts w:ascii="Arial" w:hAnsi="Arial" w:cs="Arial"/>
                <w:color w:val="000000"/>
                <w:sz w:val="20"/>
                <w:szCs w:val="20"/>
              </w:rPr>
              <w:t> </w:t>
            </w:r>
          </w:p>
        </w:tc>
        <w:tc>
          <w:tcPr>
            <w:tcW w:w="780" w:type="dxa"/>
            <w:tcBorders>
              <w:top w:val="nil"/>
              <w:left w:val="nil"/>
              <w:bottom w:val="nil"/>
              <w:right w:val="single" w:sz="4" w:space="0" w:color="auto"/>
            </w:tcBorders>
            <w:shd w:val="clear" w:color="000000" w:fill="FFFFFF"/>
            <w:noWrap/>
            <w:vAlign w:val="bottom"/>
            <w:hideMark/>
          </w:tcPr>
          <w:p w14:paraId="028CEAE1" w14:textId="77777777" w:rsidR="00537E05" w:rsidRDefault="00537E05">
            <w:pPr>
              <w:jc w:val="center"/>
              <w:rPr>
                <w:rFonts w:ascii="Arial" w:hAnsi="Arial" w:cs="Arial"/>
                <w:color w:val="000000"/>
                <w:sz w:val="20"/>
                <w:szCs w:val="20"/>
              </w:rPr>
            </w:pPr>
            <w:r>
              <w:rPr>
                <w:rFonts w:ascii="Arial" w:hAnsi="Arial" w:cs="Arial"/>
                <w:color w:val="000000"/>
                <w:sz w:val="20"/>
                <w:szCs w:val="20"/>
              </w:rPr>
              <w:t> </w:t>
            </w:r>
          </w:p>
        </w:tc>
        <w:tc>
          <w:tcPr>
            <w:tcW w:w="1656" w:type="dxa"/>
            <w:tcBorders>
              <w:top w:val="nil"/>
              <w:left w:val="nil"/>
              <w:bottom w:val="nil"/>
              <w:right w:val="single" w:sz="4" w:space="0" w:color="auto"/>
            </w:tcBorders>
            <w:shd w:val="clear" w:color="000000" w:fill="FFFFFF"/>
            <w:noWrap/>
            <w:vAlign w:val="bottom"/>
            <w:hideMark/>
          </w:tcPr>
          <w:p w14:paraId="731B5D40" w14:textId="77777777" w:rsidR="00537E05" w:rsidRDefault="00537E05">
            <w:pPr>
              <w:jc w:val="center"/>
              <w:rPr>
                <w:rFonts w:ascii="Arial" w:hAnsi="Arial" w:cs="Arial"/>
                <w:color w:val="000000"/>
                <w:sz w:val="20"/>
                <w:szCs w:val="20"/>
              </w:rPr>
            </w:pPr>
            <w:r>
              <w:rPr>
                <w:rFonts w:ascii="Arial" w:hAnsi="Arial" w:cs="Arial"/>
                <w:color w:val="000000"/>
                <w:sz w:val="20"/>
                <w:szCs w:val="20"/>
              </w:rPr>
              <w:t>juveniles</w:t>
            </w:r>
          </w:p>
        </w:tc>
        <w:tc>
          <w:tcPr>
            <w:tcW w:w="960" w:type="dxa"/>
            <w:tcBorders>
              <w:top w:val="nil"/>
              <w:left w:val="nil"/>
              <w:bottom w:val="nil"/>
              <w:right w:val="single" w:sz="4" w:space="0" w:color="auto"/>
            </w:tcBorders>
            <w:shd w:val="clear" w:color="000000" w:fill="FFFFFF"/>
            <w:noWrap/>
            <w:vAlign w:val="bottom"/>
            <w:hideMark/>
          </w:tcPr>
          <w:p w14:paraId="7BD56433" w14:textId="77777777" w:rsidR="00537E05" w:rsidRDefault="00537E05">
            <w:pPr>
              <w:jc w:val="center"/>
              <w:rPr>
                <w:rFonts w:ascii="Arial" w:hAnsi="Arial" w:cs="Arial"/>
                <w:color w:val="000000"/>
                <w:sz w:val="20"/>
                <w:szCs w:val="20"/>
              </w:rPr>
            </w:pPr>
            <w:r>
              <w:rPr>
                <w:rFonts w:ascii="Arial" w:hAnsi="Arial" w:cs="Arial"/>
                <w:color w:val="000000"/>
                <w:sz w:val="20"/>
                <w:szCs w:val="20"/>
              </w:rPr>
              <w:t>25</w:t>
            </w:r>
          </w:p>
        </w:tc>
        <w:tc>
          <w:tcPr>
            <w:tcW w:w="960" w:type="dxa"/>
            <w:tcBorders>
              <w:top w:val="nil"/>
              <w:left w:val="nil"/>
              <w:bottom w:val="nil"/>
              <w:right w:val="single" w:sz="4" w:space="0" w:color="auto"/>
            </w:tcBorders>
            <w:shd w:val="clear" w:color="000000" w:fill="FFFFFF"/>
            <w:noWrap/>
            <w:vAlign w:val="bottom"/>
            <w:hideMark/>
          </w:tcPr>
          <w:p w14:paraId="4471E459" w14:textId="77777777" w:rsidR="00537E05" w:rsidRDefault="00537E05">
            <w:pPr>
              <w:jc w:val="center"/>
              <w:rPr>
                <w:rFonts w:ascii="Arial" w:hAnsi="Arial" w:cs="Arial"/>
                <w:color w:val="000000"/>
                <w:sz w:val="20"/>
                <w:szCs w:val="20"/>
              </w:rPr>
            </w:pPr>
            <w:r>
              <w:rPr>
                <w:rFonts w:ascii="Arial" w:hAnsi="Arial" w:cs="Arial"/>
                <w:color w:val="000000"/>
                <w:sz w:val="20"/>
                <w:szCs w:val="20"/>
              </w:rPr>
              <w:t>0.658</w:t>
            </w:r>
          </w:p>
        </w:tc>
        <w:tc>
          <w:tcPr>
            <w:tcW w:w="960" w:type="dxa"/>
            <w:tcBorders>
              <w:top w:val="nil"/>
              <w:left w:val="nil"/>
              <w:bottom w:val="nil"/>
              <w:right w:val="single" w:sz="4" w:space="0" w:color="auto"/>
            </w:tcBorders>
            <w:shd w:val="clear" w:color="000000" w:fill="FFFFFF"/>
            <w:noWrap/>
            <w:vAlign w:val="bottom"/>
            <w:hideMark/>
          </w:tcPr>
          <w:p w14:paraId="605212DB" w14:textId="77777777" w:rsidR="00537E05" w:rsidRDefault="00537E05">
            <w:pPr>
              <w:jc w:val="center"/>
              <w:rPr>
                <w:rFonts w:ascii="Arial" w:hAnsi="Arial" w:cs="Arial"/>
                <w:color w:val="000000"/>
                <w:sz w:val="20"/>
                <w:szCs w:val="20"/>
              </w:rPr>
            </w:pPr>
            <w:r>
              <w:rPr>
                <w:rFonts w:ascii="Arial" w:hAnsi="Arial" w:cs="Arial"/>
                <w:color w:val="000000"/>
                <w:sz w:val="20"/>
                <w:szCs w:val="20"/>
              </w:rPr>
              <w:t>7.8</w:t>
            </w:r>
          </w:p>
        </w:tc>
      </w:tr>
      <w:tr w:rsidR="00537E05" w14:paraId="23907479" w14:textId="77777777" w:rsidTr="007A3CB7">
        <w:tc>
          <w:tcPr>
            <w:tcW w:w="1100" w:type="dxa"/>
            <w:tcBorders>
              <w:top w:val="nil"/>
              <w:left w:val="single" w:sz="4" w:space="0" w:color="auto"/>
              <w:bottom w:val="nil"/>
              <w:right w:val="single" w:sz="4" w:space="0" w:color="auto"/>
            </w:tcBorders>
            <w:shd w:val="clear" w:color="000000" w:fill="FFFFFF"/>
            <w:noWrap/>
            <w:vAlign w:val="bottom"/>
            <w:hideMark/>
          </w:tcPr>
          <w:p w14:paraId="6A0B61FD" w14:textId="77777777" w:rsidR="00537E05" w:rsidRDefault="00537E05">
            <w:pPr>
              <w:rPr>
                <w:rFonts w:ascii="Arial" w:hAnsi="Arial" w:cs="Arial"/>
                <w:color w:val="000000"/>
                <w:sz w:val="20"/>
                <w:szCs w:val="20"/>
              </w:rPr>
            </w:pPr>
            <w:r>
              <w:rPr>
                <w:rFonts w:ascii="Arial" w:hAnsi="Arial" w:cs="Arial"/>
                <w:color w:val="000000"/>
                <w:sz w:val="20"/>
                <w:szCs w:val="20"/>
              </w:rPr>
              <w:t>Yuma</w:t>
            </w:r>
          </w:p>
        </w:tc>
        <w:tc>
          <w:tcPr>
            <w:tcW w:w="780" w:type="dxa"/>
            <w:tcBorders>
              <w:top w:val="single" w:sz="4" w:space="0" w:color="auto"/>
              <w:left w:val="nil"/>
              <w:bottom w:val="nil"/>
              <w:right w:val="single" w:sz="4" w:space="0" w:color="auto"/>
            </w:tcBorders>
            <w:shd w:val="clear" w:color="000000" w:fill="FFFFFF"/>
            <w:noWrap/>
            <w:vAlign w:val="bottom"/>
            <w:hideMark/>
          </w:tcPr>
          <w:p w14:paraId="51BB1833" w14:textId="77777777" w:rsidR="00537E05" w:rsidRDefault="00537E05">
            <w:pPr>
              <w:jc w:val="center"/>
              <w:rPr>
                <w:rFonts w:ascii="Arial" w:hAnsi="Arial" w:cs="Arial"/>
                <w:color w:val="000000"/>
                <w:sz w:val="20"/>
                <w:szCs w:val="20"/>
              </w:rPr>
            </w:pPr>
            <w:r>
              <w:rPr>
                <w:rFonts w:ascii="Arial" w:hAnsi="Arial" w:cs="Arial"/>
                <w:color w:val="000000"/>
                <w:sz w:val="20"/>
                <w:szCs w:val="20"/>
              </w:rPr>
              <w:t>2013</w:t>
            </w:r>
          </w:p>
        </w:tc>
        <w:tc>
          <w:tcPr>
            <w:tcW w:w="1656" w:type="dxa"/>
            <w:tcBorders>
              <w:top w:val="single" w:sz="4" w:space="0" w:color="auto"/>
              <w:left w:val="nil"/>
              <w:bottom w:val="single" w:sz="4" w:space="0" w:color="auto"/>
              <w:right w:val="single" w:sz="4" w:space="0" w:color="auto"/>
            </w:tcBorders>
            <w:shd w:val="clear" w:color="000000" w:fill="FFFFFF"/>
            <w:noWrap/>
            <w:vAlign w:val="bottom"/>
            <w:hideMark/>
          </w:tcPr>
          <w:p w14:paraId="119C4EF2" w14:textId="77777777" w:rsidR="00537E05" w:rsidRDefault="00537E05">
            <w:pPr>
              <w:jc w:val="center"/>
              <w:rPr>
                <w:rFonts w:ascii="Arial" w:hAnsi="Arial" w:cs="Arial"/>
                <w:color w:val="000000"/>
                <w:sz w:val="20"/>
                <w:szCs w:val="20"/>
              </w:rPr>
            </w:pPr>
            <w:r>
              <w:rPr>
                <w:rFonts w:ascii="Arial" w:hAnsi="Arial" w:cs="Arial"/>
                <w:color w:val="000000"/>
                <w:sz w:val="20"/>
                <w:szCs w:val="20"/>
              </w:rPr>
              <w:t>adults</w:t>
            </w:r>
          </w:p>
        </w:tc>
        <w:tc>
          <w:tcPr>
            <w:tcW w:w="960" w:type="dxa"/>
            <w:tcBorders>
              <w:top w:val="single" w:sz="4" w:space="0" w:color="auto"/>
              <w:left w:val="nil"/>
              <w:bottom w:val="single" w:sz="4" w:space="0" w:color="auto"/>
              <w:right w:val="single" w:sz="4" w:space="0" w:color="auto"/>
            </w:tcBorders>
            <w:shd w:val="clear" w:color="000000" w:fill="FFFFFF"/>
            <w:noWrap/>
            <w:vAlign w:val="bottom"/>
            <w:hideMark/>
          </w:tcPr>
          <w:p w14:paraId="348D5B67" w14:textId="77777777" w:rsidR="00537E05" w:rsidRDefault="00537E05">
            <w:pPr>
              <w:jc w:val="center"/>
              <w:rPr>
                <w:rFonts w:ascii="Arial" w:hAnsi="Arial" w:cs="Arial"/>
                <w:color w:val="000000"/>
                <w:sz w:val="20"/>
                <w:szCs w:val="20"/>
              </w:rPr>
            </w:pPr>
            <w:r>
              <w:rPr>
                <w:rFonts w:ascii="Arial" w:hAnsi="Arial" w:cs="Arial"/>
                <w:color w:val="000000"/>
                <w:sz w:val="20"/>
                <w:szCs w:val="20"/>
              </w:rPr>
              <w:t>200</w:t>
            </w:r>
          </w:p>
        </w:tc>
        <w:tc>
          <w:tcPr>
            <w:tcW w:w="960" w:type="dxa"/>
            <w:tcBorders>
              <w:top w:val="single" w:sz="4" w:space="0" w:color="auto"/>
              <w:left w:val="nil"/>
              <w:bottom w:val="single" w:sz="4" w:space="0" w:color="auto"/>
              <w:right w:val="single" w:sz="4" w:space="0" w:color="auto"/>
            </w:tcBorders>
            <w:shd w:val="clear" w:color="000000" w:fill="FFFFFF"/>
            <w:noWrap/>
            <w:vAlign w:val="bottom"/>
            <w:hideMark/>
          </w:tcPr>
          <w:p w14:paraId="2DF84ED1" w14:textId="77777777" w:rsidR="00537E05" w:rsidRDefault="00537E05">
            <w:pPr>
              <w:jc w:val="center"/>
              <w:rPr>
                <w:rFonts w:ascii="Arial" w:hAnsi="Arial" w:cs="Arial"/>
                <w:color w:val="000000"/>
                <w:sz w:val="20"/>
                <w:szCs w:val="20"/>
              </w:rPr>
            </w:pPr>
            <w:r>
              <w:rPr>
                <w:rFonts w:ascii="Arial" w:hAnsi="Arial" w:cs="Arial"/>
                <w:color w:val="000000"/>
                <w:sz w:val="20"/>
                <w:szCs w:val="20"/>
              </w:rPr>
              <w:t>0.737</w:t>
            </w:r>
          </w:p>
        </w:tc>
        <w:tc>
          <w:tcPr>
            <w:tcW w:w="960" w:type="dxa"/>
            <w:tcBorders>
              <w:top w:val="single" w:sz="4" w:space="0" w:color="auto"/>
              <w:left w:val="nil"/>
              <w:bottom w:val="single" w:sz="4" w:space="0" w:color="auto"/>
              <w:right w:val="single" w:sz="4" w:space="0" w:color="auto"/>
            </w:tcBorders>
            <w:shd w:val="clear" w:color="000000" w:fill="FFFFFF"/>
            <w:noWrap/>
            <w:vAlign w:val="bottom"/>
            <w:hideMark/>
          </w:tcPr>
          <w:p w14:paraId="29F47DF2" w14:textId="77777777" w:rsidR="00537E05" w:rsidRDefault="00537E05">
            <w:pPr>
              <w:jc w:val="center"/>
              <w:rPr>
                <w:rFonts w:ascii="Arial" w:hAnsi="Arial" w:cs="Arial"/>
                <w:color w:val="000000"/>
                <w:sz w:val="20"/>
                <w:szCs w:val="20"/>
              </w:rPr>
            </w:pPr>
            <w:r>
              <w:rPr>
                <w:rFonts w:ascii="Arial" w:hAnsi="Arial" w:cs="Arial"/>
                <w:color w:val="000000"/>
                <w:sz w:val="20"/>
                <w:szCs w:val="20"/>
              </w:rPr>
              <w:t>10.7</w:t>
            </w:r>
          </w:p>
        </w:tc>
      </w:tr>
      <w:tr w:rsidR="00537E05" w14:paraId="2390D086" w14:textId="77777777" w:rsidTr="007A3CB7">
        <w:tc>
          <w:tcPr>
            <w:tcW w:w="1100" w:type="dxa"/>
            <w:tcBorders>
              <w:top w:val="nil"/>
              <w:left w:val="single" w:sz="4" w:space="0" w:color="auto"/>
              <w:bottom w:val="nil"/>
              <w:right w:val="single" w:sz="4" w:space="0" w:color="auto"/>
            </w:tcBorders>
            <w:shd w:val="clear" w:color="000000" w:fill="FFFFFF"/>
            <w:noWrap/>
            <w:vAlign w:val="bottom"/>
            <w:hideMark/>
          </w:tcPr>
          <w:p w14:paraId="77D10B56" w14:textId="77777777" w:rsidR="00537E05" w:rsidRDefault="00537E05">
            <w:pPr>
              <w:rPr>
                <w:rFonts w:ascii="Arial" w:hAnsi="Arial" w:cs="Arial"/>
                <w:color w:val="000000"/>
                <w:sz w:val="20"/>
                <w:szCs w:val="20"/>
              </w:rPr>
            </w:pPr>
            <w:r>
              <w:rPr>
                <w:rFonts w:ascii="Arial" w:hAnsi="Arial" w:cs="Arial"/>
                <w:color w:val="000000"/>
                <w:sz w:val="20"/>
                <w:szCs w:val="20"/>
              </w:rPr>
              <w:t> </w:t>
            </w:r>
          </w:p>
        </w:tc>
        <w:tc>
          <w:tcPr>
            <w:tcW w:w="780" w:type="dxa"/>
            <w:tcBorders>
              <w:top w:val="nil"/>
              <w:left w:val="nil"/>
              <w:bottom w:val="nil"/>
              <w:right w:val="single" w:sz="4" w:space="0" w:color="auto"/>
            </w:tcBorders>
            <w:shd w:val="clear" w:color="000000" w:fill="FFFFFF"/>
            <w:noWrap/>
            <w:vAlign w:val="bottom"/>
            <w:hideMark/>
          </w:tcPr>
          <w:p w14:paraId="29ACEA17" w14:textId="77777777" w:rsidR="00537E05" w:rsidRDefault="00537E05">
            <w:pPr>
              <w:jc w:val="center"/>
              <w:rPr>
                <w:rFonts w:ascii="Arial" w:hAnsi="Arial" w:cs="Arial"/>
                <w:color w:val="000000"/>
                <w:sz w:val="20"/>
                <w:szCs w:val="20"/>
              </w:rPr>
            </w:pPr>
            <w:r>
              <w:rPr>
                <w:rFonts w:ascii="Arial" w:hAnsi="Arial" w:cs="Arial"/>
                <w:color w:val="000000"/>
                <w:sz w:val="20"/>
                <w:szCs w:val="20"/>
              </w:rPr>
              <w:t> </w:t>
            </w:r>
          </w:p>
        </w:tc>
        <w:tc>
          <w:tcPr>
            <w:tcW w:w="1656" w:type="dxa"/>
            <w:tcBorders>
              <w:top w:val="nil"/>
              <w:left w:val="nil"/>
              <w:bottom w:val="single" w:sz="4" w:space="0" w:color="auto"/>
              <w:right w:val="single" w:sz="4" w:space="0" w:color="auto"/>
            </w:tcBorders>
            <w:shd w:val="clear" w:color="000000" w:fill="FFFFFF"/>
            <w:noWrap/>
            <w:vAlign w:val="bottom"/>
            <w:hideMark/>
          </w:tcPr>
          <w:p w14:paraId="699D33F8" w14:textId="77777777" w:rsidR="00537E05" w:rsidRDefault="00537E05">
            <w:pPr>
              <w:jc w:val="center"/>
              <w:rPr>
                <w:rFonts w:ascii="Arial" w:hAnsi="Arial" w:cs="Arial"/>
                <w:color w:val="000000"/>
                <w:sz w:val="20"/>
                <w:szCs w:val="20"/>
              </w:rPr>
            </w:pPr>
            <w:r>
              <w:rPr>
                <w:rFonts w:ascii="Arial" w:hAnsi="Arial" w:cs="Arial"/>
                <w:color w:val="000000"/>
                <w:sz w:val="20"/>
                <w:szCs w:val="20"/>
              </w:rPr>
              <w:t>larvae</w:t>
            </w:r>
          </w:p>
        </w:tc>
        <w:tc>
          <w:tcPr>
            <w:tcW w:w="960" w:type="dxa"/>
            <w:tcBorders>
              <w:top w:val="nil"/>
              <w:left w:val="nil"/>
              <w:bottom w:val="single" w:sz="4" w:space="0" w:color="auto"/>
              <w:right w:val="single" w:sz="4" w:space="0" w:color="auto"/>
            </w:tcBorders>
            <w:shd w:val="clear" w:color="000000" w:fill="FFFFFF"/>
            <w:noWrap/>
            <w:vAlign w:val="bottom"/>
            <w:hideMark/>
          </w:tcPr>
          <w:p w14:paraId="4EDF9319" w14:textId="77777777" w:rsidR="00537E05" w:rsidRDefault="00537E05">
            <w:pPr>
              <w:jc w:val="center"/>
              <w:rPr>
                <w:rFonts w:ascii="Arial" w:hAnsi="Arial" w:cs="Arial"/>
                <w:color w:val="000000"/>
                <w:sz w:val="20"/>
                <w:szCs w:val="20"/>
              </w:rPr>
            </w:pPr>
            <w:r>
              <w:rPr>
                <w:rFonts w:ascii="Arial" w:hAnsi="Arial" w:cs="Arial"/>
                <w:color w:val="000000"/>
                <w:sz w:val="20"/>
                <w:szCs w:val="20"/>
              </w:rPr>
              <w:t>180</w:t>
            </w:r>
          </w:p>
        </w:tc>
        <w:tc>
          <w:tcPr>
            <w:tcW w:w="960" w:type="dxa"/>
            <w:tcBorders>
              <w:top w:val="nil"/>
              <w:left w:val="nil"/>
              <w:bottom w:val="single" w:sz="4" w:space="0" w:color="auto"/>
              <w:right w:val="single" w:sz="4" w:space="0" w:color="auto"/>
            </w:tcBorders>
            <w:shd w:val="clear" w:color="000000" w:fill="FFFFFF"/>
            <w:noWrap/>
            <w:vAlign w:val="bottom"/>
            <w:hideMark/>
          </w:tcPr>
          <w:p w14:paraId="721B1666" w14:textId="77777777" w:rsidR="00537E05" w:rsidRDefault="00537E05">
            <w:pPr>
              <w:jc w:val="center"/>
              <w:rPr>
                <w:rFonts w:ascii="Arial" w:hAnsi="Arial" w:cs="Arial"/>
                <w:color w:val="000000"/>
                <w:sz w:val="20"/>
                <w:szCs w:val="20"/>
              </w:rPr>
            </w:pPr>
            <w:r>
              <w:rPr>
                <w:rFonts w:ascii="Arial" w:hAnsi="Arial" w:cs="Arial"/>
                <w:color w:val="000000"/>
                <w:sz w:val="20"/>
                <w:szCs w:val="20"/>
              </w:rPr>
              <w:t>0.717</w:t>
            </w:r>
          </w:p>
        </w:tc>
        <w:tc>
          <w:tcPr>
            <w:tcW w:w="960" w:type="dxa"/>
            <w:tcBorders>
              <w:top w:val="nil"/>
              <w:left w:val="nil"/>
              <w:bottom w:val="single" w:sz="4" w:space="0" w:color="auto"/>
              <w:right w:val="single" w:sz="4" w:space="0" w:color="auto"/>
            </w:tcBorders>
            <w:shd w:val="clear" w:color="000000" w:fill="FFFFFF"/>
            <w:noWrap/>
            <w:vAlign w:val="bottom"/>
            <w:hideMark/>
          </w:tcPr>
          <w:p w14:paraId="14372B9D" w14:textId="77777777" w:rsidR="00537E05" w:rsidRDefault="00537E05">
            <w:pPr>
              <w:jc w:val="center"/>
              <w:rPr>
                <w:rFonts w:ascii="Arial" w:hAnsi="Arial" w:cs="Arial"/>
                <w:color w:val="000000"/>
                <w:sz w:val="20"/>
                <w:szCs w:val="20"/>
              </w:rPr>
            </w:pPr>
            <w:r>
              <w:rPr>
                <w:rFonts w:ascii="Arial" w:hAnsi="Arial" w:cs="Arial"/>
                <w:color w:val="000000"/>
                <w:sz w:val="20"/>
                <w:szCs w:val="20"/>
              </w:rPr>
              <w:t>10.0</w:t>
            </w:r>
          </w:p>
        </w:tc>
      </w:tr>
      <w:tr w:rsidR="00537E05" w14:paraId="05186362" w14:textId="77777777" w:rsidTr="007A3CB7">
        <w:tc>
          <w:tcPr>
            <w:tcW w:w="1100" w:type="dxa"/>
            <w:tcBorders>
              <w:top w:val="nil"/>
              <w:left w:val="single" w:sz="4" w:space="0" w:color="auto"/>
              <w:bottom w:val="nil"/>
              <w:right w:val="single" w:sz="4" w:space="0" w:color="auto"/>
            </w:tcBorders>
            <w:shd w:val="clear" w:color="000000" w:fill="FFFFFF"/>
            <w:noWrap/>
            <w:vAlign w:val="bottom"/>
            <w:hideMark/>
          </w:tcPr>
          <w:p w14:paraId="059C57C9" w14:textId="77777777" w:rsidR="00537E05" w:rsidRDefault="00537E05">
            <w:pPr>
              <w:rPr>
                <w:rFonts w:ascii="Arial" w:hAnsi="Arial" w:cs="Arial"/>
                <w:color w:val="000000"/>
                <w:sz w:val="20"/>
                <w:szCs w:val="20"/>
              </w:rPr>
            </w:pPr>
            <w:r>
              <w:rPr>
                <w:rFonts w:ascii="Arial" w:hAnsi="Arial" w:cs="Arial"/>
                <w:color w:val="000000"/>
                <w:sz w:val="20"/>
                <w:szCs w:val="20"/>
              </w:rPr>
              <w:t> </w:t>
            </w:r>
          </w:p>
        </w:tc>
        <w:tc>
          <w:tcPr>
            <w:tcW w:w="780" w:type="dxa"/>
            <w:tcBorders>
              <w:top w:val="nil"/>
              <w:left w:val="nil"/>
              <w:bottom w:val="single" w:sz="4" w:space="0" w:color="auto"/>
              <w:right w:val="single" w:sz="4" w:space="0" w:color="auto"/>
            </w:tcBorders>
            <w:shd w:val="clear" w:color="000000" w:fill="FFFFFF"/>
            <w:noWrap/>
            <w:vAlign w:val="bottom"/>
            <w:hideMark/>
          </w:tcPr>
          <w:p w14:paraId="59E068D9" w14:textId="77777777" w:rsidR="00537E05" w:rsidRDefault="00537E05">
            <w:pPr>
              <w:jc w:val="center"/>
              <w:rPr>
                <w:rFonts w:ascii="Arial" w:hAnsi="Arial" w:cs="Arial"/>
                <w:color w:val="000000"/>
                <w:sz w:val="20"/>
                <w:szCs w:val="20"/>
              </w:rPr>
            </w:pPr>
            <w:r>
              <w:rPr>
                <w:rFonts w:ascii="Arial" w:hAnsi="Arial" w:cs="Arial"/>
                <w:color w:val="000000"/>
                <w:sz w:val="20"/>
                <w:szCs w:val="20"/>
              </w:rPr>
              <w:t> </w:t>
            </w:r>
          </w:p>
        </w:tc>
        <w:tc>
          <w:tcPr>
            <w:tcW w:w="1656" w:type="dxa"/>
            <w:tcBorders>
              <w:top w:val="nil"/>
              <w:left w:val="nil"/>
              <w:bottom w:val="nil"/>
              <w:right w:val="single" w:sz="4" w:space="0" w:color="auto"/>
            </w:tcBorders>
            <w:shd w:val="clear" w:color="000000" w:fill="FFFFFF"/>
            <w:noWrap/>
            <w:vAlign w:val="bottom"/>
            <w:hideMark/>
          </w:tcPr>
          <w:p w14:paraId="11233AD4" w14:textId="77777777" w:rsidR="00537E05" w:rsidRDefault="00537E05">
            <w:pPr>
              <w:jc w:val="center"/>
              <w:rPr>
                <w:rFonts w:ascii="Arial" w:hAnsi="Arial" w:cs="Arial"/>
                <w:color w:val="000000"/>
                <w:sz w:val="20"/>
                <w:szCs w:val="20"/>
              </w:rPr>
            </w:pPr>
            <w:r>
              <w:rPr>
                <w:rFonts w:ascii="Arial" w:hAnsi="Arial" w:cs="Arial"/>
                <w:color w:val="000000"/>
                <w:sz w:val="20"/>
                <w:szCs w:val="20"/>
              </w:rPr>
              <w:t>juveniles</w:t>
            </w:r>
          </w:p>
        </w:tc>
        <w:tc>
          <w:tcPr>
            <w:tcW w:w="960" w:type="dxa"/>
            <w:tcBorders>
              <w:top w:val="nil"/>
              <w:left w:val="nil"/>
              <w:bottom w:val="nil"/>
              <w:right w:val="single" w:sz="4" w:space="0" w:color="auto"/>
            </w:tcBorders>
            <w:shd w:val="clear" w:color="000000" w:fill="FFFFFF"/>
            <w:noWrap/>
            <w:vAlign w:val="bottom"/>
            <w:hideMark/>
          </w:tcPr>
          <w:p w14:paraId="0F94A35F" w14:textId="77777777" w:rsidR="00537E05" w:rsidRDefault="00537E05">
            <w:pPr>
              <w:jc w:val="center"/>
              <w:rPr>
                <w:rFonts w:ascii="Arial" w:hAnsi="Arial" w:cs="Arial"/>
                <w:color w:val="000000"/>
                <w:sz w:val="20"/>
                <w:szCs w:val="20"/>
              </w:rPr>
            </w:pPr>
            <w:r>
              <w:rPr>
                <w:rFonts w:ascii="Arial" w:hAnsi="Arial" w:cs="Arial"/>
                <w:color w:val="000000"/>
                <w:sz w:val="20"/>
                <w:szCs w:val="20"/>
              </w:rPr>
              <w:t>125</w:t>
            </w:r>
          </w:p>
        </w:tc>
        <w:tc>
          <w:tcPr>
            <w:tcW w:w="960" w:type="dxa"/>
            <w:tcBorders>
              <w:top w:val="nil"/>
              <w:left w:val="nil"/>
              <w:bottom w:val="nil"/>
              <w:right w:val="single" w:sz="4" w:space="0" w:color="auto"/>
            </w:tcBorders>
            <w:shd w:val="clear" w:color="000000" w:fill="FFFFFF"/>
            <w:noWrap/>
            <w:vAlign w:val="bottom"/>
            <w:hideMark/>
          </w:tcPr>
          <w:p w14:paraId="544C2A82" w14:textId="77777777" w:rsidR="00537E05" w:rsidRDefault="00537E05">
            <w:pPr>
              <w:jc w:val="center"/>
              <w:rPr>
                <w:rFonts w:ascii="Arial" w:hAnsi="Arial" w:cs="Arial"/>
                <w:color w:val="000000"/>
                <w:sz w:val="20"/>
                <w:szCs w:val="20"/>
              </w:rPr>
            </w:pPr>
            <w:r>
              <w:rPr>
                <w:rFonts w:ascii="Arial" w:hAnsi="Arial" w:cs="Arial"/>
                <w:color w:val="000000"/>
                <w:sz w:val="20"/>
                <w:szCs w:val="20"/>
              </w:rPr>
              <w:t>0.717</w:t>
            </w:r>
          </w:p>
        </w:tc>
        <w:tc>
          <w:tcPr>
            <w:tcW w:w="960" w:type="dxa"/>
            <w:tcBorders>
              <w:top w:val="nil"/>
              <w:left w:val="nil"/>
              <w:bottom w:val="nil"/>
              <w:right w:val="single" w:sz="4" w:space="0" w:color="auto"/>
            </w:tcBorders>
            <w:shd w:val="clear" w:color="000000" w:fill="FFFFFF"/>
            <w:noWrap/>
            <w:vAlign w:val="bottom"/>
            <w:hideMark/>
          </w:tcPr>
          <w:p w14:paraId="0907A382" w14:textId="77777777" w:rsidR="00537E05" w:rsidRDefault="00537E05">
            <w:pPr>
              <w:jc w:val="center"/>
              <w:rPr>
                <w:rFonts w:ascii="Arial" w:hAnsi="Arial" w:cs="Arial"/>
                <w:color w:val="000000"/>
                <w:sz w:val="20"/>
                <w:szCs w:val="20"/>
              </w:rPr>
            </w:pPr>
            <w:r>
              <w:rPr>
                <w:rFonts w:ascii="Arial" w:hAnsi="Arial" w:cs="Arial"/>
                <w:color w:val="000000"/>
                <w:sz w:val="20"/>
                <w:szCs w:val="20"/>
              </w:rPr>
              <w:t>8.1</w:t>
            </w:r>
          </w:p>
        </w:tc>
      </w:tr>
      <w:tr w:rsidR="00537E05" w14:paraId="636D208E" w14:textId="77777777" w:rsidTr="007A3CB7">
        <w:tc>
          <w:tcPr>
            <w:tcW w:w="1100" w:type="dxa"/>
            <w:tcBorders>
              <w:top w:val="nil"/>
              <w:left w:val="single" w:sz="4" w:space="0" w:color="auto"/>
              <w:bottom w:val="nil"/>
              <w:right w:val="single" w:sz="4" w:space="0" w:color="auto"/>
            </w:tcBorders>
            <w:shd w:val="clear" w:color="000000" w:fill="FFFFFF"/>
            <w:noWrap/>
            <w:vAlign w:val="bottom"/>
            <w:hideMark/>
          </w:tcPr>
          <w:p w14:paraId="13A96013" w14:textId="77777777" w:rsidR="00537E05" w:rsidRDefault="00537E05">
            <w:pPr>
              <w:rPr>
                <w:rFonts w:ascii="Arial" w:hAnsi="Arial" w:cs="Arial"/>
                <w:color w:val="000000"/>
                <w:sz w:val="20"/>
                <w:szCs w:val="20"/>
              </w:rPr>
            </w:pPr>
            <w:r>
              <w:rPr>
                <w:rFonts w:ascii="Arial" w:hAnsi="Arial" w:cs="Arial"/>
                <w:color w:val="000000"/>
                <w:sz w:val="20"/>
                <w:szCs w:val="20"/>
              </w:rPr>
              <w:t> </w:t>
            </w:r>
          </w:p>
        </w:tc>
        <w:tc>
          <w:tcPr>
            <w:tcW w:w="780" w:type="dxa"/>
            <w:tcBorders>
              <w:top w:val="nil"/>
              <w:left w:val="nil"/>
              <w:bottom w:val="nil"/>
              <w:right w:val="single" w:sz="4" w:space="0" w:color="auto"/>
            </w:tcBorders>
            <w:shd w:val="clear" w:color="000000" w:fill="FFFFFF"/>
            <w:noWrap/>
            <w:vAlign w:val="bottom"/>
            <w:hideMark/>
          </w:tcPr>
          <w:p w14:paraId="63D77897" w14:textId="77777777" w:rsidR="00537E05" w:rsidRDefault="00537E05">
            <w:pPr>
              <w:jc w:val="center"/>
              <w:rPr>
                <w:rFonts w:ascii="Arial" w:hAnsi="Arial" w:cs="Arial"/>
                <w:color w:val="000000"/>
                <w:sz w:val="20"/>
                <w:szCs w:val="20"/>
              </w:rPr>
            </w:pPr>
            <w:r>
              <w:rPr>
                <w:rFonts w:ascii="Arial" w:hAnsi="Arial" w:cs="Arial"/>
                <w:color w:val="000000"/>
                <w:sz w:val="20"/>
                <w:szCs w:val="20"/>
              </w:rPr>
              <w:t>2014</w:t>
            </w:r>
          </w:p>
        </w:tc>
        <w:tc>
          <w:tcPr>
            <w:tcW w:w="1656" w:type="dxa"/>
            <w:tcBorders>
              <w:top w:val="single" w:sz="4" w:space="0" w:color="auto"/>
              <w:left w:val="nil"/>
              <w:bottom w:val="single" w:sz="4" w:space="0" w:color="auto"/>
              <w:right w:val="single" w:sz="4" w:space="0" w:color="auto"/>
            </w:tcBorders>
            <w:shd w:val="clear" w:color="000000" w:fill="FFFFFF"/>
            <w:noWrap/>
            <w:vAlign w:val="bottom"/>
            <w:hideMark/>
          </w:tcPr>
          <w:p w14:paraId="5C3A21D4" w14:textId="77777777" w:rsidR="00537E05" w:rsidRDefault="00537E05">
            <w:pPr>
              <w:jc w:val="center"/>
              <w:rPr>
                <w:rFonts w:ascii="Arial" w:hAnsi="Arial" w:cs="Arial"/>
                <w:color w:val="000000"/>
                <w:sz w:val="20"/>
                <w:szCs w:val="20"/>
              </w:rPr>
            </w:pPr>
            <w:r>
              <w:rPr>
                <w:rFonts w:ascii="Arial" w:hAnsi="Arial" w:cs="Arial"/>
                <w:color w:val="000000"/>
                <w:sz w:val="20"/>
                <w:szCs w:val="20"/>
              </w:rPr>
              <w:t>adults</w:t>
            </w:r>
          </w:p>
        </w:tc>
        <w:tc>
          <w:tcPr>
            <w:tcW w:w="960" w:type="dxa"/>
            <w:tcBorders>
              <w:top w:val="single" w:sz="4" w:space="0" w:color="auto"/>
              <w:left w:val="nil"/>
              <w:bottom w:val="single" w:sz="4" w:space="0" w:color="auto"/>
              <w:right w:val="single" w:sz="4" w:space="0" w:color="auto"/>
            </w:tcBorders>
            <w:shd w:val="clear" w:color="000000" w:fill="FFFFFF"/>
            <w:noWrap/>
            <w:vAlign w:val="bottom"/>
            <w:hideMark/>
          </w:tcPr>
          <w:p w14:paraId="3D30AE36" w14:textId="77777777" w:rsidR="00537E05" w:rsidRDefault="00537E05">
            <w:pPr>
              <w:jc w:val="center"/>
              <w:rPr>
                <w:rFonts w:ascii="Arial" w:hAnsi="Arial" w:cs="Arial"/>
                <w:color w:val="000000"/>
                <w:sz w:val="20"/>
                <w:szCs w:val="20"/>
              </w:rPr>
            </w:pPr>
            <w:r>
              <w:rPr>
                <w:rFonts w:ascii="Arial" w:hAnsi="Arial" w:cs="Arial"/>
                <w:color w:val="000000"/>
                <w:sz w:val="20"/>
                <w:szCs w:val="20"/>
              </w:rPr>
              <w:t>100</w:t>
            </w:r>
          </w:p>
        </w:tc>
        <w:tc>
          <w:tcPr>
            <w:tcW w:w="960" w:type="dxa"/>
            <w:tcBorders>
              <w:top w:val="single" w:sz="4" w:space="0" w:color="auto"/>
              <w:left w:val="nil"/>
              <w:bottom w:val="single" w:sz="4" w:space="0" w:color="auto"/>
              <w:right w:val="single" w:sz="4" w:space="0" w:color="auto"/>
            </w:tcBorders>
            <w:shd w:val="clear" w:color="000000" w:fill="FFFFFF"/>
            <w:noWrap/>
            <w:vAlign w:val="bottom"/>
            <w:hideMark/>
          </w:tcPr>
          <w:p w14:paraId="0F98328D" w14:textId="77777777" w:rsidR="00537E05" w:rsidRDefault="00537E05">
            <w:pPr>
              <w:jc w:val="center"/>
              <w:rPr>
                <w:rFonts w:ascii="Arial" w:hAnsi="Arial" w:cs="Arial"/>
                <w:color w:val="000000"/>
                <w:sz w:val="20"/>
                <w:szCs w:val="20"/>
              </w:rPr>
            </w:pPr>
            <w:r>
              <w:rPr>
                <w:rFonts w:ascii="Arial" w:hAnsi="Arial" w:cs="Arial"/>
                <w:color w:val="000000"/>
                <w:sz w:val="20"/>
                <w:szCs w:val="20"/>
              </w:rPr>
              <w:t>0.738</w:t>
            </w:r>
          </w:p>
        </w:tc>
        <w:tc>
          <w:tcPr>
            <w:tcW w:w="960" w:type="dxa"/>
            <w:tcBorders>
              <w:top w:val="single" w:sz="4" w:space="0" w:color="auto"/>
              <w:left w:val="nil"/>
              <w:bottom w:val="single" w:sz="4" w:space="0" w:color="auto"/>
              <w:right w:val="single" w:sz="4" w:space="0" w:color="auto"/>
            </w:tcBorders>
            <w:shd w:val="clear" w:color="000000" w:fill="FFFFFF"/>
            <w:noWrap/>
            <w:vAlign w:val="bottom"/>
            <w:hideMark/>
          </w:tcPr>
          <w:p w14:paraId="5CD7F209" w14:textId="77777777" w:rsidR="00537E05" w:rsidRDefault="00537E05">
            <w:pPr>
              <w:jc w:val="center"/>
              <w:rPr>
                <w:rFonts w:ascii="Arial" w:hAnsi="Arial" w:cs="Arial"/>
                <w:color w:val="000000"/>
                <w:sz w:val="20"/>
                <w:szCs w:val="20"/>
              </w:rPr>
            </w:pPr>
            <w:r>
              <w:rPr>
                <w:rFonts w:ascii="Arial" w:hAnsi="Arial" w:cs="Arial"/>
                <w:color w:val="000000"/>
                <w:sz w:val="20"/>
                <w:szCs w:val="20"/>
              </w:rPr>
              <w:t>10.4</w:t>
            </w:r>
          </w:p>
        </w:tc>
      </w:tr>
      <w:tr w:rsidR="00537E05" w14:paraId="17DDF252" w14:textId="77777777" w:rsidTr="007A3CB7">
        <w:tc>
          <w:tcPr>
            <w:tcW w:w="1100" w:type="dxa"/>
            <w:tcBorders>
              <w:top w:val="nil"/>
              <w:left w:val="single" w:sz="4" w:space="0" w:color="auto"/>
              <w:bottom w:val="nil"/>
              <w:right w:val="single" w:sz="4" w:space="0" w:color="auto"/>
            </w:tcBorders>
            <w:shd w:val="clear" w:color="000000" w:fill="FFFFFF"/>
            <w:noWrap/>
            <w:vAlign w:val="bottom"/>
            <w:hideMark/>
          </w:tcPr>
          <w:p w14:paraId="6C86C6E4" w14:textId="77777777" w:rsidR="00537E05" w:rsidRDefault="00537E05">
            <w:pPr>
              <w:rPr>
                <w:rFonts w:ascii="Arial" w:hAnsi="Arial" w:cs="Arial"/>
                <w:color w:val="000000"/>
                <w:sz w:val="20"/>
                <w:szCs w:val="20"/>
              </w:rPr>
            </w:pPr>
            <w:r>
              <w:rPr>
                <w:rFonts w:ascii="Arial" w:hAnsi="Arial" w:cs="Arial"/>
                <w:color w:val="000000"/>
                <w:sz w:val="20"/>
                <w:szCs w:val="20"/>
              </w:rPr>
              <w:t> </w:t>
            </w:r>
          </w:p>
        </w:tc>
        <w:tc>
          <w:tcPr>
            <w:tcW w:w="780" w:type="dxa"/>
            <w:tcBorders>
              <w:top w:val="nil"/>
              <w:left w:val="nil"/>
              <w:bottom w:val="single" w:sz="4" w:space="0" w:color="auto"/>
              <w:right w:val="single" w:sz="4" w:space="0" w:color="auto"/>
            </w:tcBorders>
            <w:shd w:val="clear" w:color="000000" w:fill="FFFFFF"/>
            <w:noWrap/>
            <w:vAlign w:val="bottom"/>
            <w:hideMark/>
          </w:tcPr>
          <w:p w14:paraId="09891AD5" w14:textId="77777777" w:rsidR="00537E05" w:rsidRDefault="00537E05">
            <w:pPr>
              <w:jc w:val="center"/>
              <w:rPr>
                <w:rFonts w:ascii="Arial" w:hAnsi="Arial" w:cs="Arial"/>
                <w:color w:val="000000"/>
                <w:sz w:val="20"/>
                <w:szCs w:val="20"/>
              </w:rPr>
            </w:pPr>
            <w:r>
              <w:rPr>
                <w:rFonts w:ascii="Arial" w:hAnsi="Arial" w:cs="Arial"/>
                <w:color w:val="000000"/>
                <w:sz w:val="20"/>
                <w:szCs w:val="20"/>
              </w:rPr>
              <w:t> </w:t>
            </w:r>
          </w:p>
        </w:tc>
        <w:tc>
          <w:tcPr>
            <w:tcW w:w="1656" w:type="dxa"/>
            <w:tcBorders>
              <w:top w:val="nil"/>
              <w:left w:val="nil"/>
              <w:bottom w:val="nil"/>
              <w:right w:val="single" w:sz="4" w:space="0" w:color="auto"/>
            </w:tcBorders>
            <w:shd w:val="clear" w:color="000000" w:fill="FFFFFF"/>
            <w:noWrap/>
            <w:vAlign w:val="bottom"/>
            <w:hideMark/>
          </w:tcPr>
          <w:p w14:paraId="6BD7168C" w14:textId="77777777" w:rsidR="00537E05" w:rsidRDefault="00537E05">
            <w:pPr>
              <w:jc w:val="center"/>
              <w:rPr>
                <w:rFonts w:ascii="Arial" w:hAnsi="Arial" w:cs="Arial"/>
                <w:color w:val="000000"/>
                <w:sz w:val="20"/>
                <w:szCs w:val="20"/>
              </w:rPr>
            </w:pPr>
            <w:r>
              <w:rPr>
                <w:rFonts w:ascii="Arial" w:hAnsi="Arial" w:cs="Arial"/>
                <w:color w:val="000000"/>
                <w:sz w:val="20"/>
                <w:szCs w:val="20"/>
              </w:rPr>
              <w:t>larvae</w:t>
            </w:r>
          </w:p>
        </w:tc>
        <w:tc>
          <w:tcPr>
            <w:tcW w:w="960" w:type="dxa"/>
            <w:tcBorders>
              <w:top w:val="nil"/>
              <w:left w:val="nil"/>
              <w:bottom w:val="nil"/>
              <w:right w:val="single" w:sz="4" w:space="0" w:color="auto"/>
            </w:tcBorders>
            <w:shd w:val="clear" w:color="000000" w:fill="FFFFFF"/>
            <w:noWrap/>
            <w:vAlign w:val="bottom"/>
            <w:hideMark/>
          </w:tcPr>
          <w:p w14:paraId="3588E967" w14:textId="77777777" w:rsidR="00537E05" w:rsidRDefault="00537E05">
            <w:pPr>
              <w:jc w:val="center"/>
              <w:rPr>
                <w:rFonts w:ascii="Arial" w:hAnsi="Arial" w:cs="Arial"/>
                <w:color w:val="000000"/>
                <w:sz w:val="20"/>
                <w:szCs w:val="20"/>
              </w:rPr>
            </w:pPr>
            <w:r>
              <w:rPr>
                <w:rFonts w:ascii="Arial" w:hAnsi="Arial" w:cs="Arial"/>
                <w:color w:val="000000"/>
                <w:sz w:val="20"/>
                <w:szCs w:val="20"/>
              </w:rPr>
              <w:t>301</w:t>
            </w:r>
          </w:p>
        </w:tc>
        <w:tc>
          <w:tcPr>
            <w:tcW w:w="960" w:type="dxa"/>
            <w:tcBorders>
              <w:top w:val="nil"/>
              <w:left w:val="nil"/>
              <w:bottom w:val="nil"/>
              <w:right w:val="single" w:sz="4" w:space="0" w:color="auto"/>
            </w:tcBorders>
            <w:shd w:val="clear" w:color="000000" w:fill="FFFFFF"/>
            <w:noWrap/>
            <w:vAlign w:val="bottom"/>
            <w:hideMark/>
          </w:tcPr>
          <w:p w14:paraId="606EE7A9" w14:textId="77777777" w:rsidR="00537E05" w:rsidRDefault="00537E05">
            <w:pPr>
              <w:jc w:val="center"/>
              <w:rPr>
                <w:rFonts w:ascii="Arial" w:hAnsi="Arial" w:cs="Arial"/>
                <w:color w:val="000000"/>
                <w:sz w:val="20"/>
                <w:szCs w:val="20"/>
              </w:rPr>
            </w:pPr>
            <w:r>
              <w:rPr>
                <w:rFonts w:ascii="Arial" w:hAnsi="Arial" w:cs="Arial"/>
                <w:color w:val="000000"/>
                <w:sz w:val="20"/>
                <w:szCs w:val="20"/>
              </w:rPr>
              <w:t>0.730</w:t>
            </w:r>
          </w:p>
        </w:tc>
        <w:tc>
          <w:tcPr>
            <w:tcW w:w="960" w:type="dxa"/>
            <w:tcBorders>
              <w:top w:val="nil"/>
              <w:left w:val="nil"/>
              <w:bottom w:val="nil"/>
              <w:right w:val="single" w:sz="4" w:space="0" w:color="auto"/>
            </w:tcBorders>
            <w:shd w:val="clear" w:color="000000" w:fill="FFFFFF"/>
            <w:noWrap/>
            <w:vAlign w:val="bottom"/>
            <w:hideMark/>
          </w:tcPr>
          <w:p w14:paraId="19BA3708" w14:textId="77777777" w:rsidR="00537E05" w:rsidRDefault="00537E05">
            <w:pPr>
              <w:jc w:val="center"/>
              <w:rPr>
                <w:rFonts w:ascii="Arial" w:hAnsi="Arial" w:cs="Arial"/>
                <w:color w:val="000000"/>
                <w:sz w:val="20"/>
                <w:szCs w:val="20"/>
              </w:rPr>
            </w:pPr>
            <w:r>
              <w:rPr>
                <w:rFonts w:ascii="Arial" w:hAnsi="Arial" w:cs="Arial"/>
                <w:color w:val="000000"/>
                <w:sz w:val="20"/>
                <w:szCs w:val="20"/>
              </w:rPr>
              <w:t>9.8</w:t>
            </w:r>
          </w:p>
        </w:tc>
      </w:tr>
      <w:tr w:rsidR="00537E05" w14:paraId="6E879110" w14:textId="77777777" w:rsidTr="007A3CB7">
        <w:tc>
          <w:tcPr>
            <w:tcW w:w="1100" w:type="dxa"/>
            <w:tcBorders>
              <w:top w:val="nil"/>
              <w:left w:val="single" w:sz="4" w:space="0" w:color="auto"/>
              <w:bottom w:val="nil"/>
              <w:right w:val="single" w:sz="4" w:space="0" w:color="auto"/>
            </w:tcBorders>
            <w:shd w:val="clear" w:color="000000" w:fill="FFFFFF"/>
            <w:noWrap/>
            <w:vAlign w:val="bottom"/>
            <w:hideMark/>
          </w:tcPr>
          <w:p w14:paraId="38A5E10C" w14:textId="77777777" w:rsidR="00537E05" w:rsidRDefault="00537E05">
            <w:pPr>
              <w:rPr>
                <w:rFonts w:ascii="Arial" w:hAnsi="Arial" w:cs="Arial"/>
                <w:color w:val="000000"/>
                <w:sz w:val="20"/>
                <w:szCs w:val="20"/>
              </w:rPr>
            </w:pPr>
            <w:r>
              <w:rPr>
                <w:rFonts w:ascii="Arial" w:hAnsi="Arial" w:cs="Arial"/>
                <w:color w:val="000000"/>
                <w:sz w:val="20"/>
                <w:szCs w:val="20"/>
              </w:rPr>
              <w:t> </w:t>
            </w:r>
          </w:p>
        </w:tc>
        <w:tc>
          <w:tcPr>
            <w:tcW w:w="780" w:type="dxa"/>
            <w:tcBorders>
              <w:top w:val="nil"/>
              <w:left w:val="nil"/>
              <w:bottom w:val="nil"/>
              <w:right w:val="single" w:sz="4" w:space="0" w:color="auto"/>
            </w:tcBorders>
            <w:shd w:val="clear" w:color="000000" w:fill="FFFFFF"/>
            <w:noWrap/>
            <w:vAlign w:val="bottom"/>
            <w:hideMark/>
          </w:tcPr>
          <w:p w14:paraId="4EB7581C" w14:textId="77777777" w:rsidR="00537E05" w:rsidRDefault="00537E05">
            <w:pPr>
              <w:jc w:val="center"/>
              <w:rPr>
                <w:rFonts w:ascii="Arial" w:hAnsi="Arial" w:cs="Arial"/>
                <w:color w:val="000000"/>
                <w:sz w:val="20"/>
                <w:szCs w:val="20"/>
              </w:rPr>
            </w:pPr>
            <w:r>
              <w:rPr>
                <w:rFonts w:ascii="Arial" w:hAnsi="Arial" w:cs="Arial"/>
                <w:color w:val="000000"/>
                <w:sz w:val="20"/>
                <w:szCs w:val="20"/>
              </w:rPr>
              <w:t>2015</w:t>
            </w:r>
          </w:p>
        </w:tc>
        <w:tc>
          <w:tcPr>
            <w:tcW w:w="1656" w:type="dxa"/>
            <w:tcBorders>
              <w:top w:val="single" w:sz="4" w:space="0" w:color="auto"/>
              <w:left w:val="nil"/>
              <w:bottom w:val="single" w:sz="4" w:space="0" w:color="auto"/>
              <w:right w:val="single" w:sz="4" w:space="0" w:color="auto"/>
            </w:tcBorders>
            <w:shd w:val="clear" w:color="000000" w:fill="FFFFFF"/>
            <w:noWrap/>
            <w:vAlign w:val="bottom"/>
            <w:hideMark/>
          </w:tcPr>
          <w:p w14:paraId="6ABC0056" w14:textId="77777777" w:rsidR="00537E05" w:rsidRDefault="00537E05">
            <w:pPr>
              <w:jc w:val="center"/>
              <w:rPr>
                <w:rFonts w:ascii="Arial" w:hAnsi="Arial" w:cs="Arial"/>
                <w:color w:val="000000"/>
                <w:sz w:val="20"/>
                <w:szCs w:val="20"/>
              </w:rPr>
            </w:pPr>
            <w:r>
              <w:rPr>
                <w:rFonts w:ascii="Arial" w:hAnsi="Arial" w:cs="Arial"/>
                <w:color w:val="000000"/>
                <w:sz w:val="20"/>
                <w:szCs w:val="20"/>
              </w:rPr>
              <w:t>adults</w:t>
            </w:r>
          </w:p>
        </w:tc>
        <w:tc>
          <w:tcPr>
            <w:tcW w:w="960" w:type="dxa"/>
            <w:tcBorders>
              <w:top w:val="single" w:sz="4" w:space="0" w:color="auto"/>
              <w:left w:val="nil"/>
              <w:bottom w:val="single" w:sz="4" w:space="0" w:color="auto"/>
              <w:right w:val="single" w:sz="4" w:space="0" w:color="auto"/>
            </w:tcBorders>
            <w:shd w:val="clear" w:color="000000" w:fill="FFFFFF"/>
            <w:noWrap/>
            <w:vAlign w:val="bottom"/>
            <w:hideMark/>
          </w:tcPr>
          <w:p w14:paraId="4965DF19" w14:textId="77777777" w:rsidR="00537E05" w:rsidRDefault="00537E05">
            <w:pPr>
              <w:jc w:val="center"/>
              <w:rPr>
                <w:rFonts w:ascii="Arial" w:hAnsi="Arial" w:cs="Arial"/>
                <w:color w:val="000000"/>
                <w:sz w:val="20"/>
                <w:szCs w:val="20"/>
              </w:rPr>
            </w:pPr>
            <w:r>
              <w:rPr>
                <w:rFonts w:ascii="Arial" w:hAnsi="Arial" w:cs="Arial"/>
                <w:color w:val="000000"/>
                <w:sz w:val="20"/>
                <w:szCs w:val="20"/>
              </w:rPr>
              <w:t>100</w:t>
            </w:r>
          </w:p>
        </w:tc>
        <w:tc>
          <w:tcPr>
            <w:tcW w:w="960" w:type="dxa"/>
            <w:tcBorders>
              <w:top w:val="single" w:sz="4" w:space="0" w:color="auto"/>
              <w:left w:val="nil"/>
              <w:bottom w:val="single" w:sz="4" w:space="0" w:color="auto"/>
              <w:right w:val="single" w:sz="4" w:space="0" w:color="auto"/>
            </w:tcBorders>
            <w:shd w:val="clear" w:color="000000" w:fill="FFFFFF"/>
            <w:noWrap/>
            <w:vAlign w:val="bottom"/>
            <w:hideMark/>
          </w:tcPr>
          <w:p w14:paraId="642CA596" w14:textId="77777777" w:rsidR="00537E05" w:rsidRDefault="00537E05">
            <w:pPr>
              <w:jc w:val="center"/>
              <w:rPr>
                <w:rFonts w:ascii="Arial" w:hAnsi="Arial" w:cs="Arial"/>
                <w:color w:val="000000"/>
                <w:sz w:val="20"/>
                <w:szCs w:val="20"/>
              </w:rPr>
            </w:pPr>
            <w:r>
              <w:rPr>
                <w:rFonts w:ascii="Arial" w:hAnsi="Arial" w:cs="Arial"/>
                <w:color w:val="000000"/>
                <w:sz w:val="20"/>
                <w:szCs w:val="20"/>
              </w:rPr>
              <w:t>0.736</w:t>
            </w:r>
          </w:p>
        </w:tc>
        <w:tc>
          <w:tcPr>
            <w:tcW w:w="960" w:type="dxa"/>
            <w:tcBorders>
              <w:top w:val="single" w:sz="4" w:space="0" w:color="auto"/>
              <w:left w:val="nil"/>
              <w:bottom w:val="single" w:sz="4" w:space="0" w:color="auto"/>
              <w:right w:val="single" w:sz="4" w:space="0" w:color="auto"/>
            </w:tcBorders>
            <w:shd w:val="clear" w:color="000000" w:fill="FFFFFF"/>
            <w:noWrap/>
            <w:vAlign w:val="bottom"/>
            <w:hideMark/>
          </w:tcPr>
          <w:p w14:paraId="1FD94DBA" w14:textId="77777777" w:rsidR="00537E05" w:rsidRDefault="00537E05">
            <w:pPr>
              <w:jc w:val="center"/>
              <w:rPr>
                <w:rFonts w:ascii="Arial" w:hAnsi="Arial" w:cs="Arial"/>
                <w:color w:val="000000"/>
                <w:sz w:val="20"/>
                <w:szCs w:val="20"/>
              </w:rPr>
            </w:pPr>
            <w:r>
              <w:rPr>
                <w:rFonts w:ascii="Arial" w:hAnsi="Arial" w:cs="Arial"/>
                <w:color w:val="000000"/>
                <w:sz w:val="20"/>
                <w:szCs w:val="20"/>
              </w:rPr>
              <w:t>10.8</w:t>
            </w:r>
          </w:p>
        </w:tc>
      </w:tr>
      <w:tr w:rsidR="00537E05" w14:paraId="1EC6E339" w14:textId="77777777" w:rsidTr="007A3CB7">
        <w:tc>
          <w:tcPr>
            <w:tcW w:w="1100" w:type="dxa"/>
            <w:tcBorders>
              <w:top w:val="nil"/>
              <w:left w:val="single" w:sz="4" w:space="0" w:color="auto"/>
              <w:bottom w:val="nil"/>
              <w:right w:val="single" w:sz="4" w:space="0" w:color="auto"/>
            </w:tcBorders>
            <w:shd w:val="clear" w:color="000000" w:fill="FFFFFF"/>
            <w:noWrap/>
            <w:vAlign w:val="bottom"/>
            <w:hideMark/>
          </w:tcPr>
          <w:p w14:paraId="61D5115D" w14:textId="77777777" w:rsidR="00537E05" w:rsidRDefault="00537E05">
            <w:pPr>
              <w:rPr>
                <w:rFonts w:ascii="Arial" w:hAnsi="Arial" w:cs="Arial"/>
                <w:color w:val="000000"/>
                <w:sz w:val="20"/>
                <w:szCs w:val="20"/>
              </w:rPr>
            </w:pPr>
            <w:r>
              <w:rPr>
                <w:rFonts w:ascii="Arial" w:hAnsi="Arial" w:cs="Arial"/>
                <w:color w:val="000000"/>
                <w:sz w:val="20"/>
                <w:szCs w:val="20"/>
              </w:rPr>
              <w:t> </w:t>
            </w:r>
          </w:p>
        </w:tc>
        <w:tc>
          <w:tcPr>
            <w:tcW w:w="780" w:type="dxa"/>
            <w:tcBorders>
              <w:top w:val="nil"/>
              <w:left w:val="nil"/>
              <w:bottom w:val="nil"/>
              <w:right w:val="single" w:sz="4" w:space="0" w:color="auto"/>
            </w:tcBorders>
            <w:shd w:val="clear" w:color="000000" w:fill="FFFFFF"/>
            <w:noWrap/>
            <w:vAlign w:val="bottom"/>
            <w:hideMark/>
          </w:tcPr>
          <w:p w14:paraId="4608150C" w14:textId="77777777" w:rsidR="00537E05" w:rsidRDefault="00537E05">
            <w:pPr>
              <w:jc w:val="center"/>
              <w:rPr>
                <w:rFonts w:ascii="Arial" w:hAnsi="Arial" w:cs="Arial"/>
                <w:color w:val="000000"/>
                <w:sz w:val="20"/>
                <w:szCs w:val="20"/>
              </w:rPr>
            </w:pPr>
            <w:r>
              <w:rPr>
                <w:rFonts w:ascii="Arial" w:hAnsi="Arial" w:cs="Arial"/>
                <w:color w:val="000000"/>
                <w:sz w:val="20"/>
                <w:szCs w:val="20"/>
              </w:rPr>
              <w:t> </w:t>
            </w:r>
          </w:p>
        </w:tc>
        <w:tc>
          <w:tcPr>
            <w:tcW w:w="1656" w:type="dxa"/>
            <w:tcBorders>
              <w:top w:val="nil"/>
              <w:left w:val="nil"/>
              <w:bottom w:val="single" w:sz="4" w:space="0" w:color="auto"/>
              <w:right w:val="single" w:sz="4" w:space="0" w:color="auto"/>
            </w:tcBorders>
            <w:shd w:val="clear" w:color="000000" w:fill="FFFFFF"/>
            <w:noWrap/>
            <w:vAlign w:val="bottom"/>
            <w:hideMark/>
          </w:tcPr>
          <w:p w14:paraId="3F1C354A" w14:textId="77777777" w:rsidR="00537E05" w:rsidRDefault="00537E05">
            <w:pPr>
              <w:jc w:val="center"/>
              <w:rPr>
                <w:rFonts w:ascii="Arial" w:hAnsi="Arial" w:cs="Arial"/>
                <w:color w:val="000000"/>
                <w:sz w:val="20"/>
                <w:szCs w:val="20"/>
              </w:rPr>
            </w:pPr>
            <w:r>
              <w:rPr>
                <w:rFonts w:ascii="Arial" w:hAnsi="Arial" w:cs="Arial"/>
                <w:color w:val="000000"/>
                <w:sz w:val="20"/>
                <w:szCs w:val="20"/>
              </w:rPr>
              <w:t>larvae</w:t>
            </w:r>
          </w:p>
        </w:tc>
        <w:tc>
          <w:tcPr>
            <w:tcW w:w="960" w:type="dxa"/>
            <w:tcBorders>
              <w:top w:val="nil"/>
              <w:left w:val="nil"/>
              <w:bottom w:val="single" w:sz="4" w:space="0" w:color="auto"/>
              <w:right w:val="single" w:sz="4" w:space="0" w:color="auto"/>
            </w:tcBorders>
            <w:shd w:val="clear" w:color="000000" w:fill="FFFFFF"/>
            <w:noWrap/>
            <w:vAlign w:val="bottom"/>
            <w:hideMark/>
          </w:tcPr>
          <w:p w14:paraId="3835401C" w14:textId="77777777" w:rsidR="00537E05" w:rsidRDefault="00537E05">
            <w:pPr>
              <w:jc w:val="center"/>
              <w:rPr>
                <w:rFonts w:ascii="Arial" w:hAnsi="Arial" w:cs="Arial"/>
                <w:color w:val="000000"/>
                <w:sz w:val="20"/>
                <w:szCs w:val="20"/>
              </w:rPr>
            </w:pPr>
            <w:r>
              <w:rPr>
                <w:rFonts w:ascii="Arial" w:hAnsi="Arial" w:cs="Arial"/>
                <w:color w:val="000000"/>
                <w:sz w:val="20"/>
                <w:szCs w:val="20"/>
              </w:rPr>
              <w:t>456</w:t>
            </w:r>
          </w:p>
        </w:tc>
        <w:tc>
          <w:tcPr>
            <w:tcW w:w="960" w:type="dxa"/>
            <w:tcBorders>
              <w:top w:val="nil"/>
              <w:left w:val="nil"/>
              <w:bottom w:val="single" w:sz="4" w:space="0" w:color="auto"/>
              <w:right w:val="single" w:sz="4" w:space="0" w:color="auto"/>
            </w:tcBorders>
            <w:shd w:val="clear" w:color="000000" w:fill="FFFFFF"/>
            <w:noWrap/>
            <w:vAlign w:val="bottom"/>
            <w:hideMark/>
          </w:tcPr>
          <w:p w14:paraId="6DE93F0C" w14:textId="77777777" w:rsidR="00537E05" w:rsidRDefault="00537E05">
            <w:pPr>
              <w:jc w:val="center"/>
              <w:rPr>
                <w:rFonts w:ascii="Arial" w:hAnsi="Arial" w:cs="Arial"/>
                <w:color w:val="000000"/>
                <w:sz w:val="20"/>
                <w:szCs w:val="20"/>
              </w:rPr>
            </w:pPr>
            <w:r>
              <w:rPr>
                <w:rFonts w:ascii="Arial" w:hAnsi="Arial" w:cs="Arial"/>
                <w:color w:val="000000"/>
                <w:sz w:val="20"/>
                <w:szCs w:val="20"/>
              </w:rPr>
              <w:t>0.721</w:t>
            </w:r>
          </w:p>
        </w:tc>
        <w:tc>
          <w:tcPr>
            <w:tcW w:w="960" w:type="dxa"/>
            <w:tcBorders>
              <w:top w:val="nil"/>
              <w:left w:val="nil"/>
              <w:bottom w:val="single" w:sz="4" w:space="0" w:color="auto"/>
              <w:right w:val="single" w:sz="4" w:space="0" w:color="auto"/>
            </w:tcBorders>
            <w:shd w:val="clear" w:color="000000" w:fill="FFFFFF"/>
            <w:noWrap/>
            <w:vAlign w:val="bottom"/>
            <w:hideMark/>
          </w:tcPr>
          <w:p w14:paraId="28249723" w14:textId="77777777" w:rsidR="00537E05" w:rsidRDefault="00537E05">
            <w:pPr>
              <w:jc w:val="center"/>
              <w:rPr>
                <w:rFonts w:ascii="Arial" w:hAnsi="Arial" w:cs="Arial"/>
                <w:color w:val="000000"/>
                <w:sz w:val="20"/>
                <w:szCs w:val="20"/>
              </w:rPr>
            </w:pPr>
            <w:r>
              <w:rPr>
                <w:rFonts w:ascii="Arial" w:hAnsi="Arial" w:cs="Arial"/>
                <w:color w:val="000000"/>
                <w:sz w:val="20"/>
                <w:szCs w:val="20"/>
              </w:rPr>
              <w:t>9.8</w:t>
            </w:r>
          </w:p>
        </w:tc>
      </w:tr>
      <w:tr w:rsidR="00537E05" w14:paraId="53F0C31D" w14:textId="77777777" w:rsidTr="007A3CB7">
        <w:tc>
          <w:tcPr>
            <w:tcW w:w="1100" w:type="dxa"/>
            <w:tcBorders>
              <w:top w:val="nil"/>
              <w:left w:val="single" w:sz="4" w:space="0" w:color="auto"/>
              <w:bottom w:val="single" w:sz="4" w:space="0" w:color="auto"/>
              <w:right w:val="single" w:sz="4" w:space="0" w:color="auto"/>
            </w:tcBorders>
            <w:shd w:val="clear" w:color="000000" w:fill="FFFFFF"/>
            <w:noWrap/>
            <w:vAlign w:val="bottom"/>
            <w:hideMark/>
          </w:tcPr>
          <w:p w14:paraId="4F07BC73" w14:textId="77777777" w:rsidR="00537E05" w:rsidRDefault="00537E05">
            <w:pPr>
              <w:rPr>
                <w:rFonts w:ascii="Arial" w:hAnsi="Arial" w:cs="Arial"/>
                <w:color w:val="000000"/>
                <w:sz w:val="20"/>
                <w:szCs w:val="20"/>
              </w:rPr>
            </w:pPr>
            <w:r>
              <w:rPr>
                <w:rFonts w:ascii="Arial" w:hAnsi="Arial" w:cs="Arial"/>
                <w:color w:val="000000"/>
                <w:sz w:val="20"/>
                <w:szCs w:val="20"/>
              </w:rPr>
              <w:t> </w:t>
            </w:r>
          </w:p>
        </w:tc>
        <w:tc>
          <w:tcPr>
            <w:tcW w:w="780" w:type="dxa"/>
            <w:tcBorders>
              <w:top w:val="nil"/>
              <w:left w:val="nil"/>
              <w:bottom w:val="single" w:sz="4" w:space="0" w:color="auto"/>
              <w:right w:val="single" w:sz="4" w:space="0" w:color="auto"/>
            </w:tcBorders>
            <w:shd w:val="clear" w:color="000000" w:fill="FFFFFF"/>
            <w:noWrap/>
            <w:vAlign w:val="bottom"/>
            <w:hideMark/>
          </w:tcPr>
          <w:p w14:paraId="76D57133" w14:textId="77777777" w:rsidR="00537E05" w:rsidRDefault="00537E05">
            <w:pPr>
              <w:jc w:val="center"/>
              <w:rPr>
                <w:rFonts w:ascii="Arial" w:hAnsi="Arial" w:cs="Arial"/>
                <w:color w:val="000000"/>
                <w:sz w:val="20"/>
                <w:szCs w:val="20"/>
              </w:rPr>
            </w:pPr>
            <w:r>
              <w:rPr>
                <w:rFonts w:ascii="Arial" w:hAnsi="Arial" w:cs="Arial"/>
                <w:color w:val="000000"/>
                <w:sz w:val="20"/>
                <w:szCs w:val="20"/>
              </w:rPr>
              <w:t> </w:t>
            </w:r>
          </w:p>
        </w:tc>
        <w:tc>
          <w:tcPr>
            <w:tcW w:w="1656" w:type="dxa"/>
            <w:tcBorders>
              <w:top w:val="nil"/>
              <w:left w:val="nil"/>
              <w:bottom w:val="single" w:sz="4" w:space="0" w:color="auto"/>
              <w:right w:val="single" w:sz="4" w:space="0" w:color="auto"/>
            </w:tcBorders>
            <w:shd w:val="clear" w:color="000000" w:fill="FFFFFF"/>
            <w:noWrap/>
            <w:vAlign w:val="bottom"/>
            <w:hideMark/>
          </w:tcPr>
          <w:p w14:paraId="7564A12B" w14:textId="77777777" w:rsidR="00537E05" w:rsidRDefault="00537E05">
            <w:pPr>
              <w:jc w:val="center"/>
              <w:rPr>
                <w:rFonts w:ascii="Arial" w:hAnsi="Arial" w:cs="Arial"/>
                <w:color w:val="000000"/>
                <w:sz w:val="20"/>
                <w:szCs w:val="20"/>
              </w:rPr>
            </w:pPr>
            <w:r>
              <w:rPr>
                <w:rFonts w:ascii="Arial" w:hAnsi="Arial" w:cs="Arial"/>
                <w:color w:val="000000"/>
                <w:sz w:val="20"/>
                <w:szCs w:val="20"/>
              </w:rPr>
              <w:t>juveniles</w:t>
            </w:r>
          </w:p>
        </w:tc>
        <w:tc>
          <w:tcPr>
            <w:tcW w:w="960" w:type="dxa"/>
            <w:tcBorders>
              <w:top w:val="nil"/>
              <w:left w:val="nil"/>
              <w:bottom w:val="single" w:sz="4" w:space="0" w:color="auto"/>
              <w:right w:val="single" w:sz="4" w:space="0" w:color="auto"/>
            </w:tcBorders>
            <w:shd w:val="clear" w:color="000000" w:fill="FFFFFF"/>
            <w:noWrap/>
            <w:vAlign w:val="bottom"/>
            <w:hideMark/>
          </w:tcPr>
          <w:p w14:paraId="3087E156" w14:textId="77777777" w:rsidR="00537E05" w:rsidRDefault="00537E05">
            <w:pPr>
              <w:jc w:val="center"/>
              <w:rPr>
                <w:rFonts w:ascii="Arial" w:hAnsi="Arial" w:cs="Arial"/>
                <w:color w:val="000000"/>
                <w:sz w:val="20"/>
                <w:szCs w:val="20"/>
              </w:rPr>
            </w:pPr>
            <w:r>
              <w:rPr>
                <w:rFonts w:ascii="Arial" w:hAnsi="Arial" w:cs="Arial"/>
                <w:color w:val="000000"/>
                <w:sz w:val="20"/>
                <w:szCs w:val="20"/>
              </w:rPr>
              <w:t>122</w:t>
            </w:r>
          </w:p>
        </w:tc>
        <w:tc>
          <w:tcPr>
            <w:tcW w:w="960" w:type="dxa"/>
            <w:tcBorders>
              <w:top w:val="nil"/>
              <w:left w:val="nil"/>
              <w:bottom w:val="single" w:sz="4" w:space="0" w:color="auto"/>
              <w:right w:val="single" w:sz="4" w:space="0" w:color="auto"/>
            </w:tcBorders>
            <w:shd w:val="clear" w:color="000000" w:fill="FFFFFF"/>
            <w:noWrap/>
            <w:vAlign w:val="bottom"/>
            <w:hideMark/>
          </w:tcPr>
          <w:p w14:paraId="67DC7DAD" w14:textId="77777777" w:rsidR="00537E05" w:rsidRDefault="00537E05">
            <w:pPr>
              <w:jc w:val="center"/>
              <w:rPr>
                <w:rFonts w:ascii="Arial" w:hAnsi="Arial" w:cs="Arial"/>
                <w:color w:val="000000"/>
                <w:sz w:val="20"/>
                <w:szCs w:val="20"/>
              </w:rPr>
            </w:pPr>
            <w:r>
              <w:rPr>
                <w:rFonts w:ascii="Arial" w:hAnsi="Arial" w:cs="Arial"/>
                <w:color w:val="000000"/>
                <w:sz w:val="20"/>
                <w:szCs w:val="20"/>
              </w:rPr>
              <w:t>0.720</w:t>
            </w:r>
          </w:p>
        </w:tc>
        <w:tc>
          <w:tcPr>
            <w:tcW w:w="960" w:type="dxa"/>
            <w:tcBorders>
              <w:top w:val="nil"/>
              <w:left w:val="nil"/>
              <w:bottom w:val="single" w:sz="4" w:space="0" w:color="auto"/>
              <w:right w:val="single" w:sz="4" w:space="0" w:color="auto"/>
            </w:tcBorders>
            <w:shd w:val="clear" w:color="000000" w:fill="FFFFFF"/>
            <w:noWrap/>
            <w:vAlign w:val="bottom"/>
            <w:hideMark/>
          </w:tcPr>
          <w:p w14:paraId="10CE4319" w14:textId="77777777" w:rsidR="00537E05" w:rsidRDefault="00537E05">
            <w:pPr>
              <w:jc w:val="center"/>
              <w:rPr>
                <w:rFonts w:ascii="Arial" w:hAnsi="Arial" w:cs="Arial"/>
                <w:color w:val="000000"/>
                <w:sz w:val="20"/>
                <w:szCs w:val="20"/>
              </w:rPr>
            </w:pPr>
            <w:r>
              <w:rPr>
                <w:rFonts w:ascii="Arial" w:hAnsi="Arial" w:cs="Arial"/>
                <w:color w:val="000000"/>
                <w:sz w:val="20"/>
                <w:szCs w:val="20"/>
              </w:rPr>
              <w:t>9.0</w:t>
            </w:r>
          </w:p>
        </w:tc>
      </w:tr>
    </w:tbl>
    <w:p w14:paraId="342F200B" w14:textId="02EE3F38" w:rsidR="00751D54" w:rsidRDefault="00751D54" w:rsidP="004C279A">
      <w:pPr>
        <w:autoSpaceDE w:val="0"/>
        <w:autoSpaceDN w:val="0"/>
        <w:adjustRightInd w:val="0"/>
        <w:rPr>
          <w:color w:val="000000"/>
        </w:rPr>
      </w:pPr>
    </w:p>
    <w:p w14:paraId="25C7F9C5" w14:textId="77777777" w:rsidR="00A549B5" w:rsidRDefault="00A549B5" w:rsidP="00A549B5">
      <w:pPr>
        <w:autoSpaceDE w:val="0"/>
        <w:autoSpaceDN w:val="0"/>
        <w:adjustRightInd w:val="0"/>
        <w:sectPr w:rsidR="00A549B5" w:rsidSect="004C279A">
          <w:headerReference w:type="even" r:id="rId38"/>
          <w:headerReference w:type="default" r:id="rId39"/>
          <w:footerReference w:type="even" r:id="rId40"/>
          <w:footerReference w:type="first" r:id="rId41"/>
          <w:pgSz w:w="12240" w:h="15840" w:code="1"/>
          <w:pgMar w:top="1440" w:right="2160" w:bottom="1440" w:left="2160" w:header="720" w:footer="720" w:gutter="0"/>
          <w:cols w:space="720"/>
          <w:titlePg/>
          <w:docGrid w:linePitch="360"/>
        </w:sectPr>
      </w:pPr>
    </w:p>
    <w:p w14:paraId="7AE98CC4" w14:textId="515499F2" w:rsidR="006D7732" w:rsidRDefault="006D7732" w:rsidP="006D7732">
      <w:pPr>
        <w:pStyle w:val="Table-heading"/>
      </w:pPr>
      <w:bookmarkStart w:id="51" w:name="_Toc29994282"/>
      <w:r>
        <w:lastRenderedPageBreak/>
        <w:t xml:space="preserve">Table </w:t>
      </w:r>
      <w:r w:rsidR="00B94D3F">
        <w:fldChar w:fldCharType="begin"/>
      </w:r>
      <w:r w:rsidR="00B94D3F">
        <w:instrText xml:space="preserve"> SEQ Table \* ARABIC </w:instrText>
      </w:r>
      <w:r w:rsidR="00B94D3F">
        <w:fldChar w:fldCharType="separate"/>
      </w:r>
      <w:r w:rsidR="00D7436F">
        <w:rPr>
          <w:noProof/>
        </w:rPr>
        <w:t>8</w:t>
      </w:r>
      <w:r w:rsidR="00B94D3F">
        <w:rPr>
          <w:noProof/>
        </w:rPr>
        <w:fldChar w:fldCharType="end"/>
      </w:r>
      <w:r w:rsidRPr="00AC6402">
        <w:t xml:space="preserve">. Results of parentage assignment for larvae and juveniles from ephemeral and permanent ponds using the programs </w:t>
      </w:r>
      <w:r w:rsidRPr="006D7732">
        <w:rPr>
          <w:i/>
        </w:rPr>
        <w:t>Mykiss</w:t>
      </w:r>
      <w:r w:rsidRPr="00AC6402">
        <w:t xml:space="preserve"> and </w:t>
      </w:r>
      <w:r w:rsidRPr="006D7732">
        <w:rPr>
          <w:i/>
        </w:rPr>
        <w:t>Colony</w:t>
      </w:r>
      <w:r w:rsidRPr="00AC6402">
        <w:t>.</w:t>
      </w:r>
      <w:bookmarkEnd w:id="51"/>
      <w:r w:rsidRPr="00AC6402">
        <w:t xml:space="preserve"> </w:t>
      </w:r>
    </w:p>
    <w:p w14:paraId="79E067F9" w14:textId="7C772109" w:rsidR="006D7732" w:rsidRDefault="006D7732" w:rsidP="006D7732">
      <w:pPr>
        <w:pStyle w:val="Caption"/>
      </w:pPr>
      <w:r w:rsidRPr="006D7732">
        <w:rPr>
          <w:b w:val="0"/>
        </w:rPr>
        <w:t xml:space="preserve">“NP” and “KP” are the number of parents and number of known parents, respectively. “NA” indicates situations where no samples were collected. “*” identifies a difference in sample size due to the exclusion of two individuals from </w:t>
      </w:r>
      <w:r w:rsidRPr="006D7732">
        <w:rPr>
          <w:b w:val="0"/>
          <w:i/>
        </w:rPr>
        <w:t>Colony</w:t>
      </w:r>
      <w:r w:rsidRPr="006D7732">
        <w:rPr>
          <w:b w:val="0"/>
        </w:rPr>
        <w:t xml:space="preserve"> analysis.</w:t>
      </w:r>
    </w:p>
    <w:tbl>
      <w:tblPr>
        <w:tblW w:w="12955" w:type="dxa"/>
        <w:tblInd w:w="-5" w:type="dxa"/>
        <w:tblLook w:val="04A0" w:firstRow="1" w:lastRow="0" w:firstColumn="1" w:lastColumn="0" w:noHBand="0" w:noVBand="1"/>
      </w:tblPr>
      <w:tblGrid>
        <w:gridCol w:w="1194"/>
        <w:gridCol w:w="911"/>
        <w:gridCol w:w="686"/>
        <w:gridCol w:w="686"/>
        <w:gridCol w:w="1339"/>
        <w:gridCol w:w="687"/>
        <w:gridCol w:w="687"/>
        <w:gridCol w:w="1339"/>
        <w:gridCol w:w="687"/>
        <w:gridCol w:w="687"/>
        <w:gridCol w:w="1339"/>
        <w:gridCol w:w="687"/>
        <w:gridCol w:w="687"/>
        <w:gridCol w:w="1339"/>
      </w:tblGrid>
      <w:tr w:rsidR="00A2271D" w14:paraId="47032413" w14:textId="77777777" w:rsidTr="006D7732">
        <w:tc>
          <w:tcPr>
            <w:tcW w:w="1201" w:type="dxa"/>
            <w:tcBorders>
              <w:top w:val="single" w:sz="4" w:space="0" w:color="auto"/>
              <w:left w:val="single" w:sz="4" w:space="0" w:color="auto"/>
              <w:bottom w:val="nil"/>
              <w:right w:val="single" w:sz="4" w:space="0" w:color="auto"/>
            </w:tcBorders>
            <w:shd w:val="clear" w:color="000000" w:fill="D9D9D9"/>
            <w:noWrap/>
            <w:vAlign w:val="bottom"/>
            <w:hideMark/>
          </w:tcPr>
          <w:p w14:paraId="5B2C7315" w14:textId="77777777" w:rsidR="00A2271D" w:rsidRDefault="00A2271D">
            <w:pPr>
              <w:rPr>
                <w:rFonts w:ascii="Calibri" w:hAnsi="Calibri" w:cs="Calibri"/>
                <w:color w:val="000000"/>
                <w:sz w:val="22"/>
                <w:szCs w:val="22"/>
              </w:rPr>
            </w:pPr>
            <w:r>
              <w:rPr>
                <w:rFonts w:ascii="Calibri" w:hAnsi="Calibri" w:cs="Calibri"/>
                <w:color w:val="000000"/>
                <w:sz w:val="22"/>
                <w:szCs w:val="22"/>
              </w:rPr>
              <w:t> </w:t>
            </w:r>
          </w:p>
        </w:tc>
        <w:tc>
          <w:tcPr>
            <w:tcW w:w="836" w:type="dxa"/>
            <w:tcBorders>
              <w:top w:val="single" w:sz="4" w:space="0" w:color="auto"/>
              <w:left w:val="nil"/>
              <w:bottom w:val="nil"/>
              <w:right w:val="single" w:sz="4" w:space="0" w:color="auto"/>
            </w:tcBorders>
            <w:shd w:val="clear" w:color="000000" w:fill="D9D9D9"/>
            <w:noWrap/>
            <w:vAlign w:val="bottom"/>
            <w:hideMark/>
          </w:tcPr>
          <w:p w14:paraId="5347CF62" w14:textId="77777777" w:rsidR="00A2271D" w:rsidRDefault="00A2271D">
            <w:pPr>
              <w:rPr>
                <w:rFonts w:ascii="Calibri" w:hAnsi="Calibri" w:cs="Calibri"/>
                <w:color w:val="000000"/>
                <w:sz w:val="22"/>
                <w:szCs w:val="22"/>
              </w:rPr>
            </w:pPr>
            <w:r>
              <w:rPr>
                <w:rFonts w:ascii="Calibri" w:hAnsi="Calibri" w:cs="Calibri"/>
                <w:color w:val="000000"/>
                <w:sz w:val="22"/>
                <w:szCs w:val="22"/>
              </w:rPr>
              <w:t> </w:t>
            </w:r>
          </w:p>
        </w:tc>
        <w:tc>
          <w:tcPr>
            <w:tcW w:w="5458" w:type="dxa"/>
            <w:gridSpan w:val="6"/>
            <w:tcBorders>
              <w:top w:val="single" w:sz="4" w:space="0" w:color="auto"/>
              <w:left w:val="nil"/>
              <w:bottom w:val="nil"/>
              <w:right w:val="single" w:sz="4" w:space="0" w:color="000000"/>
            </w:tcBorders>
            <w:shd w:val="clear" w:color="000000" w:fill="D9D9D9"/>
            <w:noWrap/>
            <w:vAlign w:val="bottom"/>
            <w:hideMark/>
          </w:tcPr>
          <w:p w14:paraId="04EBCBE1" w14:textId="77777777" w:rsidR="00A2271D" w:rsidRDefault="00A2271D">
            <w:pPr>
              <w:jc w:val="center"/>
              <w:rPr>
                <w:rFonts w:ascii="Calibri" w:hAnsi="Calibri" w:cs="Calibri"/>
                <w:b/>
                <w:bCs/>
                <w:i/>
                <w:iCs/>
                <w:color w:val="000000"/>
                <w:sz w:val="28"/>
                <w:szCs w:val="28"/>
              </w:rPr>
            </w:pPr>
            <w:r>
              <w:rPr>
                <w:rFonts w:ascii="Calibri" w:hAnsi="Calibri" w:cs="Calibri"/>
                <w:b/>
                <w:bCs/>
                <w:i/>
                <w:iCs/>
                <w:color w:val="000000"/>
                <w:sz w:val="28"/>
                <w:szCs w:val="28"/>
              </w:rPr>
              <w:t>Mykiss</w:t>
            </w:r>
          </w:p>
        </w:tc>
        <w:tc>
          <w:tcPr>
            <w:tcW w:w="5460" w:type="dxa"/>
            <w:gridSpan w:val="6"/>
            <w:tcBorders>
              <w:top w:val="single" w:sz="4" w:space="0" w:color="auto"/>
              <w:left w:val="nil"/>
              <w:bottom w:val="nil"/>
              <w:right w:val="single" w:sz="4" w:space="0" w:color="000000"/>
            </w:tcBorders>
            <w:shd w:val="clear" w:color="000000" w:fill="D9D9D9"/>
            <w:noWrap/>
            <w:vAlign w:val="bottom"/>
            <w:hideMark/>
          </w:tcPr>
          <w:p w14:paraId="64F93214" w14:textId="77777777" w:rsidR="00A2271D" w:rsidRDefault="00A2271D">
            <w:pPr>
              <w:jc w:val="center"/>
              <w:rPr>
                <w:rFonts w:ascii="Calibri" w:hAnsi="Calibri" w:cs="Calibri"/>
                <w:b/>
                <w:bCs/>
                <w:i/>
                <w:iCs/>
                <w:color w:val="000000"/>
                <w:sz w:val="28"/>
                <w:szCs w:val="28"/>
              </w:rPr>
            </w:pPr>
            <w:r>
              <w:rPr>
                <w:rFonts w:ascii="Calibri" w:hAnsi="Calibri" w:cs="Calibri"/>
                <w:b/>
                <w:bCs/>
                <w:i/>
                <w:iCs/>
                <w:color w:val="000000"/>
                <w:sz w:val="28"/>
                <w:szCs w:val="28"/>
              </w:rPr>
              <w:t>Colony</w:t>
            </w:r>
          </w:p>
        </w:tc>
      </w:tr>
      <w:tr w:rsidR="00A2271D" w14:paraId="7E95F9C8" w14:textId="77777777" w:rsidTr="006D7732">
        <w:tc>
          <w:tcPr>
            <w:tcW w:w="1201" w:type="dxa"/>
            <w:tcBorders>
              <w:top w:val="nil"/>
              <w:left w:val="single" w:sz="4" w:space="0" w:color="auto"/>
              <w:bottom w:val="nil"/>
              <w:right w:val="single" w:sz="4" w:space="0" w:color="auto"/>
            </w:tcBorders>
            <w:shd w:val="clear" w:color="000000" w:fill="D9D9D9"/>
            <w:noWrap/>
            <w:vAlign w:val="bottom"/>
            <w:hideMark/>
          </w:tcPr>
          <w:p w14:paraId="5E8BBB93" w14:textId="77777777" w:rsidR="00A2271D" w:rsidRDefault="00A2271D">
            <w:pPr>
              <w:rPr>
                <w:rFonts w:ascii="Arial" w:hAnsi="Arial" w:cs="Arial"/>
                <w:b/>
                <w:bCs/>
                <w:color w:val="000000"/>
                <w:sz w:val="20"/>
                <w:szCs w:val="20"/>
              </w:rPr>
            </w:pPr>
            <w:r>
              <w:rPr>
                <w:rFonts w:ascii="Arial" w:hAnsi="Arial" w:cs="Arial"/>
                <w:b/>
                <w:bCs/>
                <w:color w:val="000000"/>
                <w:sz w:val="20"/>
                <w:szCs w:val="20"/>
              </w:rPr>
              <w:t> </w:t>
            </w:r>
          </w:p>
        </w:tc>
        <w:tc>
          <w:tcPr>
            <w:tcW w:w="836" w:type="dxa"/>
            <w:tcBorders>
              <w:top w:val="nil"/>
              <w:left w:val="nil"/>
              <w:bottom w:val="nil"/>
              <w:right w:val="single" w:sz="4" w:space="0" w:color="auto"/>
            </w:tcBorders>
            <w:shd w:val="clear" w:color="000000" w:fill="D9D9D9"/>
            <w:noWrap/>
            <w:vAlign w:val="bottom"/>
            <w:hideMark/>
          </w:tcPr>
          <w:p w14:paraId="31A7EBF7" w14:textId="77777777" w:rsidR="00A2271D" w:rsidRDefault="00A2271D">
            <w:pPr>
              <w:jc w:val="center"/>
              <w:rPr>
                <w:rFonts w:ascii="Arial" w:hAnsi="Arial" w:cs="Arial"/>
                <w:b/>
                <w:bCs/>
                <w:color w:val="000000"/>
                <w:sz w:val="20"/>
                <w:szCs w:val="20"/>
              </w:rPr>
            </w:pPr>
            <w:r>
              <w:rPr>
                <w:rFonts w:ascii="Arial" w:hAnsi="Arial" w:cs="Arial"/>
                <w:b/>
                <w:bCs/>
                <w:color w:val="000000"/>
                <w:sz w:val="20"/>
                <w:szCs w:val="20"/>
              </w:rPr>
              <w:t> </w:t>
            </w:r>
          </w:p>
        </w:tc>
        <w:tc>
          <w:tcPr>
            <w:tcW w:w="2728" w:type="dxa"/>
            <w:gridSpan w:val="3"/>
            <w:tcBorders>
              <w:top w:val="single" w:sz="4" w:space="0" w:color="auto"/>
              <w:left w:val="nil"/>
              <w:bottom w:val="single" w:sz="4" w:space="0" w:color="auto"/>
              <w:right w:val="single" w:sz="4" w:space="0" w:color="000000"/>
            </w:tcBorders>
            <w:shd w:val="clear" w:color="000000" w:fill="D9D9D9"/>
            <w:noWrap/>
            <w:vAlign w:val="bottom"/>
            <w:hideMark/>
          </w:tcPr>
          <w:p w14:paraId="12143C59" w14:textId="77777777" w:rsidR="00A2271D" w:rsidRDefault="00A2271D">
            <w:pPr>
              <w:jc w:val="center"/>
              <w:rPr>
                <w:rFonts w:ascii="Arial" w:hAnsi="Arial" w:cs="Arial"/>
                <w:b/>
                <w:bCs/>
                <w:color w:val="000000"/>
                <w:sz w:val="20"/>
                <w:szCs w:val="20"/>
              </w:rPr>
            </w:pPr>
            <w:r>
              <w:rPr>
                <w:rFonts w:ascii="Arial" w:hAnsi="Arial" w:cs="Arial"/>
                <w:b/>
                <w:bCs/>
                <w:color w:val="000000"/>
                <w:sz w:val="20"/>
                <w:szCs w:val="20"/>
              </w:rPr>
              <w:t>larvae</w:t>
            </w:r>
          </w:p>
        </w:tc>
        <w:tc>
          <w:tcPr>
            <w:tcW w:w="2730" w:type="dxa"/>
            <w:gridSpan w:val="3"/>
            <w:tcBorders>
              <w:top w:val="single" w:sz="4" w:space="0" w:color="auto"/>
              <w:left w:val="nil"/>
              <w:bottom w:val="single" w:sz="4" w:space="0" w:color="auto"/>
              <w:right w:val="nil"/>
            </w:tcBorders>
            <w:shd w:val="clear" w:color="000000" w:fill="D9D9D9"/>
            <w:noWrap/>
            <w:vAlign w:val="bottom"/>
            <w:hideMark/>
          </w:tcPr>
          <w:p w14:paraId="2D5BDF1A" w14:textId="77777777" w:rsidR="00A2271D" w:rsidRDefault="00A2271D">
            <w:pPr>
              <w:jc w:val="center"/>
              <w:rPr>
                <w:rFonts w:ascii="Arial" w:hAnsi="Arial" w:cs="Arial"/>
                <w:b/>
                <w:bCs/>
                <w:color w:val="000000"/>
                <w:sz w:val="20"/>
                <w:szCs w:val="20"/>
              </w:rPr>
            </w:pPr>
            <w:r>
              <w:rPr>
                <w:rFonts w:ascii="Arial" w:hAnsi="Arial" w:cs="Arial"/>
                <w:b/>
                <w:bCs/>
                <w:color w:val="000000"/>
                <w:sz w:val="20"/>
                <w:szCs w:val="20"/>
              </w:rPr>
              <w:t>juveniles</w:t>
            </w:r>
          </w:p>
        </w:tc>
        <w:tc>
          <w:tcPr>
            <w:tcW w:w="2730" w:type="dxa"/>
            <w:gridSpan w:val="3"/>
            <w:tcBorders>
              <w:top w:val="single" w:sz="4" w:space="0" w:color="auto"/>
              <w:left w:val="single" w:sz="4" w:space="0" w:color="auto"/>
              <w:bottom w:val="single" w:sz="4" w:space="0" w:color="auto"/>
              <w:right w:val="single" w:sz="4" w:space="0" w:color="000000"/>
            </w:tcBorders>
            <w:shd w:val="clear" w:color="000000" w:fill="D9D9D9"/>
            <w:noWrap/>
            <w:vAlign w:val="bottom"/>
            <w:hideMark/>
          </w:tcPr>
          <w:p w14:paraId="388AA7D6" w14:textId="77777777" w:rsidR="00A2271D" w:rsidRDefault="00A2271D">
            <w:pPr>
              <w:jc w:val="center"/>
              <w:rPr>
                <w:rFonts w:ascii="Arial" w:hAnsi="Arial" w:cs="Arial"/>
                <w:b/>
                <w:bCs/>
                <w:color w:val="000000"/>
                <w:sz w:val="20"/>
                <w:szCs w:val="20"/>
              </w:rPr>
            </w:pPr>
            <w:r>
              <w:rPr>
                <w:rFonts w:ascii="Arial" w:hAnsi="Arial" w:cs="Arial"/>
                <w:b/>
                <w:bCs/>
                <w:color w:val="000000"/>
                <w:sz w:val="20"/>
                <w:szCs w:val="20"/>
              </w:rPr>
              <w:t>larvae</w:t>
            </w:r>
          </w:p>
        </w:tc>
        <w:tc>
          <w:tcPr>
            <w:tcW w:w="2730" w:type="dxa"/>
            <w:gridSpan w:val="3"/>
            <w:tcBorders>
              <w:top w:val="single" w:sz="4" w:space="0" w:color="auto"/>
              <w:left w:val="nil"/>
              <w:bottom w:val="single" w:sz="4" w:space="0" w:color="auto"/>
              <w:right w:val="single" w:sz="4" w:space="0" w:color="000000"/>
            </w:tcBorders>
            <w:shd w:val="clear" w:color="000000" w:fill="D9D9D9"/>
            <w:noWrap/>
            <w:vAlign w:val="bottom"/>
            <w:hideMark/>
          </w:tcPr>
          <w:p w14:paraId="3A5589D8" w14:textId="77777777" w:rsidR="00A2271D" w:rsidRDefault="00A2271D">
            <w:pPr>
              <w:jc w:val="center"/>
              <w:rPr>
                <w:rFonts w:ascii="Arial" w:hAnsi="Arial" w:cs="Arial"/>
                <w:b/>
                <w:bCs/>
                <w:color w:val="000000"/>
                <w:sz w:val="20"/>
                <w:szCs w:val="20"/>
              </w:rPr>
            </w:pPr>
            <w:r>
              <w:rPr>
                <w:rFonts w:ascii="Arial" w:hAnsi="Arial" w:cs="Arial"/>
                <w:b/>
                <w:bCs/>
                <w:color w:val="000000"/>
                <w:sz w:val="20"/>
                <w:szCs w:val="20"/>
              </w:rPr>
              <w:t>juveniles</w:t>
            </w:r>
          </w:p>
        </w:tc>
      </w:tr>
      <w:tr w:rsidR="006D7732" w14:paraId="43A3E38D" w14:textId="77777777" w:rsidTr="006D7732">
        <w:tc>
          <w:tcPr>
            <w:tcW w:w="1201" w:type="dxa"/>
            <w:tcBorders>
              <w:top w:val="nil"/>
              <w:left w:val="single" w:sz="4" w:space="0" w:color="auto"/>
              <w:bottom w:val="single" w:sz="4" w:space="0" w:color="auto"/>
              <w:right w:val="single" w:sz="4" w:space="0" w:color="auto"/>
            </w:tcBorders>
            <w:shd w:val="clear" w:color="000000" w:fill="D9D9D9"/>
            <w:noWrap/>
            <w:vAlign w:val="bottom"/>
            <w:hideMark/>
          </w:tcPr>
          <w:p w14:paraId="5A9C7773" w14:textId="77777777" w:rsidR="00A2271D" w:rsidRDefault="00A2271D">
            <w:pPr>
              <w:rPr>
                <w:rFonts w:ascii="Arial" w:hAnsi="Arial" w:cs="Arial"/>
                <w:b/>
                <w:bCs/>
                <w:color w:val="000000"/>
                <w:sz w:val="20"/>
                <w:szCs w:val="20"/>
              </w:rPr>
            </w:pPr>
            <w:r>
              <w:rPr>
                <w:rFonts w:ascii="Arial" w:hAnsi="Arial" w:cs="Arial"/>
                <w:b/>
                <w:bCs/>
                <w:color w:val="000000"/>
                <w:sz w:val="20"/>
                <w:szCs w:val="20"/>
              </w:rPr>
              <w:t>Location</w:t>
            </w:r>
          </w:p>
        </w:tc>
        <w:tc>
          <w:tcPr>
            <w:tcW w:w="836" w:type="dxa"/>
            <w:tcBorders>
              <w:top w:val="nil"/>
              <w:left w:val="nil"/>
              <w:bottom w:val="nil"/>
              <w:right w:val="nil"/>
            </w:tcBorders>
            <w:shd w:val="clear" w:color="000000" w:fill="D9D9D9"/>
            <w:noWrap/>
            <w:vAlign w:val="bottom"/>
            <w:hideMark/>
          </w:tcPr>
          <w:p w14:paraId="3F9F521E" w14:textId="77777777" w:rsidR="00A2271D" w:rsidRDefault="00A2271D">
            <w:pPr>
              <w:jc w:val="center"/>
              <w:rPr>
                <w:rFonts w:ascii="Arial" w:hAnsi="Arial" w:cs="Arial"/>
                <w:b/>
                <w:bCs/>
                <w:color w:val="000000"/>
                <w:sz w:val="20"/>
                <w:szCs w:val="20"/>
              </w:rPr>
            </w:pPr>
            <w:r>
              <w:rPr>
                <w:rFonts w:ascii="Arial" w:hAnsi="Arial" w:cs="Arial"/>
                <w:b/>
                <w:bCs/>
                <w:color w:val="000000"/>
                <w:sz w:val="20"/>
                <w:szCs w:val="20"/>
              </w:rPr>
              <w:t>Year</w:t>
            </w:r>
          </w:p>
        </w:tc>
        <w:tc>
          <w:tcPr>
            <w:tcW w:w="690" w:type="dxa"/>
            <w:tcBorders>
              <w:top w:val="nil"/>
              <w:left w:val="single" w:sz="4" w:space="0" w:color="auto"/>
              <w:bottom w:val="single" w:sz="4" w:space="0" w:color="auto"/>
              <w:right w:val="single" w:sz="4" w:space="0" w:color="auto"/>
            </w:tcBorders>
            <w:shd w:val="clear" w:color="000000" w:fill="D9D9D9"/>
            <w:noWrap/>
            <w:vAlign w:val="bottom"/>
            <w:hideMark/>
          </w:tcPr>
          <w:p w14:paraId="5E1E0C7B" w14:textId="77777777" w:rsidR="00A2271D" w:rsidRDefault="00A2271D">
            <w:pPr>
              <w:jc w:val="center"/>
              <w:rPr>
                <w:rFonts w:ascii="Arial" w:hAnsi="Arial" w:cs="Arial"/>
                <w:b/>
                <w:bCs/>
                <w:color w:val="000000"/>
                <w:sz w:val="20"/>
                <w:szCs w:val="20"/>
              </w:rPr>
            </w:pPr>
            <w:r>
              <w:rPr>
                <w:rFonts w:ascii="Arial" w:hAnsi="Arial" w:cs="Arial"/>
                <w:b/>
                <w:bCs/>
                <w:color w:val="000000"/>
                <w:sz w:val="20"/>
                <w:szCs w:val="20"/>
              </w:rPr>
              <w:t>NP</w:t>
            </w:r>
          </w:p>
        </w:tc>
        <w:tc>
          <w:tcPr>
            <w:tcW w:w="690" w:type="dxa"/>
            <w:tcBorders>
              <w:top w:val="nil"/>
              <w:left w:val="nil"/>
              <w:bottom w:val="single" w:sz="4" w:space="0" w:color="auto"/>
              <w:right w:val="single" w:sz="4" w:space="0" w:color="auto"/>
            </w:tcBorders>
            <w:shd w:val="clear" w:color="000000" w:fill="D9D9D9"/>
            <w:noWrap/>
            <w:vAlign w:val="bottom"/>
            <w:hideMark/>
          </w:tcPr>
          <w:p w14:paraId="41D1C4BE" w14:textId="77777777" w:rsidR="00A2271D" w:rsidRDefault="00A2271D">
            <w:pPr>
              <w:jc w:val="center"/>
              <w:rPr>
                <w:rFonts w:ascii="Arial" w:hAnsi="Arial" w:cs="Arial"/>
                <w:b/>
                <w:bCs/>
                <w:color w:val="000000"/>
                <w:sz w:val="20"/>
                <w:szCs w:val="20"/>
              </w:rPr>
            </w:pPr>
            <w:r>
              <w:rPr>
                <w:rFonts w:ascii="Arial" w:hAnsi="Arial" w:cs="Arial"/>
                <w:b/>
                <w:bCs/>
                <w:color w:val="000000"/>
                <w:sz w:val="20"/>
                <w:szCs w:val="20"/>
              </w:rPr>
              <w:t>KP</w:t>
            </w:r>
          </w:p>
        </w:tc>
        <w:tc>
          <w:tcPr>
            <w:tcW w:w="1348" w:type="dxa"/>
            <w:tcBorders>
              <w:top w:val="nil"/>
              <w:left w:val="nil"/>
              <w:bottom w:val="nil"/>
              <w:right w:val="nil"/>
            </w:tcBorders>
            <w:shd w:val="clear" w:color="000000" w:fill="D9D9D9"/>
            <w:noWrap/>
            <w:vAlign w:val="bottom"/>
            <w:hideMark/>
          </w:tcPr>
          <w:p w14:paraId="277582BE" w14:textId="77777777" w:rsidR="00A2271D" w:rsidRDefault="00A2271D">
            <w:pPr>
              <w:jc w:val="center"/>
              <w:rPr>
                <w:rFonts w:ascii="Arial" w:hAnsi="Arial" w:cs="Arial"/>
                <w:b/>
                <w:bCs/>
                <w:color w:val="000000"/>
                <w:sz w:val="20"/>
                <w:szCs w:val="20"/>
              </w:rPr>
            </w:pPr>
            <w:r>
              <w:rPr>
                <w:rFonts w:ascii="Arial" w:hAnsi="Arial" w:cs="Arial"/>
                <w:b/>
                <w:bCs/>
                <w:color w:val="000000"/>
                <w:sz w:val="20"/>
                <w:szCs w:val="20"/>
              </w:rPr>
              <w:t>assignment %</w:t>
            </w:r>
          </w:p>
        </w:tc>
        <w:tc>
          <w:tcPr>
            <w:tcW w:w="691" w:type="dxa"/>
            <w:tcBorders>
              <w:top w:val="nil"/>
              <w:left w:val="single" w:sz="4" w:space="0" w:color="auto"/>
              <w:bottom w:val="single" w:sz="4" w:space="0" w:color="auto"/>
              <w:right w:val="single" w:sz="4" w:space="0" w:color="auto"/>
            </w:tcBorders>
            <w:shd w:val="clear" w:color="000000" w:fill="D9D9D9"/>
            <w:noWrap/>
            <w:vAlign w:val="bottom"/>
            <w:hideMark/>
          </w:tcPr>
          <w:p w14:paraId="62258511" w14:textId="77777777" w:rsidR="00A2271D" w:rsidRDefault="00A2271D">
            <w:pPr>
              <w:jc w:val="center"/>
              <w:rPr>
                <w:rFonts w:ascii="Arial" w:hAnsi="Arial" w:cs="Arial"/>
                <w:b/>
                <w:bCs/>
                <w:color w:val="000000"/>
                <w:sz w:val="20"/>
                <w:szCs w:val="20"/>
              </w:rPr>
            </w:pPr>
            <w:r>
              <w:rPr>
                <w:rFonts w:ascii="Arial" w:hAnsi="Arial" w:cs="Arial"/>
                <w:b/>
                <w:bCs/>
                <w:color w:val="000000"/>
                <w:sz w:val="20"/>
                <w:szCs w:val="20"/>
              </w:rPr>
              <w:t>NP</w:t>
            </w:r>
          </w:p>
        </w:tc>
        <w:tc>
          <w:tcPr>
            <w:tcW w:w="691" w:type="dxa"/>
            <w:tcBorders>
              <w:top w:val="nil"/>
              <w:left w:val="nil"/>
              <w:bottom w:val="single" w:sz="4" w:space="0" w:color="auto"/>
              <w:right w:val="single" w:sz="4" w:space="0" w:color="auto"/>
            </w:tcBorders>
            <w:shd w:val="clear" w:color="000000" w:fill="D9D9D9"/>
            <w:noWrap/>
            <w:vAlign w:val="bottom"/>
            <w:hideMark/>
          </w:tcPr>
          <w:p w14:paraId="546ED968" w14:textId="77777777" w:rsidR="00A2271D" w:rsidRDefault="00A2271D">
            <w:pPr>
              <w:jc w:val="center"/>
              <w:rPr>
                <w:rFonts w:ascii="Arial" w:hAnsi="Arial" w:cs="Arial"/>
                <w:b/>
                <w:bCs/>
                <w:color w:val="000000"/>
                <w:sz w:val="20"/>
                <w:szCs w:val="20"/>
              </w:rPr>
            </w:pPr>
            <w:r>
              <w:rPr>
                <w:rFonts w:ascii="Arial" w:hAnsi="Arial" w:cs="Arial"/>
                <w:b/>
                <w:bCs/>
                <w:color w:val="000000"/>
                <w:sz w:val="20"/>
                <w:szCs w:val="20"/>
              </w:rPr>
              <w:t>KP</w:t>
            </w:r>
          </w:p>
        </w:tc>
        <w:tc>
          <w:tcPr>
            <w:tcW w:w="1348" w:type="dxa"/>
            <w:tcBorders>
              <w:top w:val="nil"/>
              <w:left w:val="nil"/>
              <w:bottom w:val="nil"/>
              <w:right w:val="nil"/>
            </w:tcBorders>
            <w:shd w:val="clear" w:color="000000" w:fill="D9D9D9"/>
            <w:noWrap/>
            <w:vAlign w:val="bottom"/>
            <w:hideMark/>
          </w:tcPr>
          <w:p w14:paraId="3B974AC4" w14:textId="77777777" w:rsidR="00A2271D" w:rsidRDefault="00A2271D">
            <w:pPr>
              <w:jc w:val="center"/>
              <w:rPr>
                <w:rFonts w:ascii="Arial" w:hAnsi="Arial" w:cs="Arial"/>
                <w:b/>
                <w:bCs/>
                <w:color w:val="000000"/>
                <w:sz w:val="20"/>
                <w:szCs w:val="20"/>
              </w:rPr>
            </w:pPr>
            <w:r>
              <w:rPr>
                <w:rFonts w:ascii="Arial" w:hAnsi="Arial" w:cs="Arial"/>
                <w:b/>
                <w:bCs/>
                <w:color w:val="000000"/>
                <w:sz w:val="20"/>
                <w:szCs w:val="20"/>
              </w:rPr>
              <w:t>assignment %</w:t>
            </w:r>
          </w:p>
        </w:tc>
        <w:tc>
          <w:tcPr>
            <w:tcW w:w="691" w:type="dxa"/>
            <w:tcBorders>
              <w:top w:val="nil"/>
              <w:left w:val="single" w:sz="4" w:space="0" w:color="auto"/>
              <w:bottom w:val="single" w:sz="4" w:space="0" w:color="auto"/>
              <w:right w:val="single" w:sz="4" w:space="0" w:color="auto"/>
            </w:tcBorders>
            <w:shd w:val="clear" w:color="000000" w:fill="D9D9D9"/>
            <w:noWrap/>
            <w:vAlign w:val="bottom"/>
            <w:hideMark/>
          </w:tcPr>
          <w:p w14:paraId="361C0ED4" w14:textId="77777777" w:rsidR="00A2271D" w:rsidRDefault="00A2271D">
            <w:pPr>
              <w:jc w:val="center"/>
              <w:rPr>
                <w:rFonts w:ascii="Arial" w:hAnsi="Arial" w:cs="Arial"/>
                <w:b/>
                <w:bCs/>
                <w:color w:val="000000"/>
                <w:sz w:val="20"/>
                <w:szCs w:val="20"/>
              </w:rPr>
            </w:pPr>
            <w:r>
              <w:rPr>
                <w:rFonts w:ascii="Arial" w:hAnsi="Arial" w:cs="Arial"/>
                <w:b/>
                <w:bCs/>
                <w:color w:val="000000"/>
                <w:sz w:val="20"/>
                <w:szCs w:val="20"/>
              </w:rPr>
              <w:t>NP</w:t>
            </w:r>
          </w:p>
        </w:tc>
        <w:tc>
          <w:tcPr>
            <w:tcW w:w="691" w:type="dxa"/>
            <w:tcBorders>
              <w:top w:val="nil"/>
              <w:left w:val="nil"/>
              <w:bottom w:val="single" w:sz="4" w:space="0" w:color="auto"/>
              <w:right w:val="single" w:sz="4" w:space="0" w:color="auto"/>
            </w:tcBorders>
            <w:shd w:val="clear" w:color="000000" w:fill="D9D9D9"/>
            <w:noWrap/>
            <w:vAlign w:val="bottom"/>
            <w:hideMark/>
          </w:tcPr>
          <w:p w14:paraId="6D71BBBF" w14:textId="77777777" w:rsidR="00A2271D" w:rsidRDefault="00A2271D">
            <w:pPr>
              <w:jc w:val="center"/>
              <w:rPr>
                <w:rFonts w:ascii="Arial" w:hAnsi="Arial" w:cs="Arial"/>
                <w:b/>
                <w:bCs/>
                <w:color w:val="000000"/>
                <w:sz w:val="20"/>
                <w:szCs w:val="20"/>
              </w:rPr>
            </w:pPr>
            <w:r>
              <w:rPr>
                <w:rFonts w:ascii="Arial" w:hAnsi="Arial" w:cs="Arial"/>
                <w:b/>
                <w:bCs/>
                <w:color w:val="000000"/>
                <w:sz w:val="20"/>
                <w:szCs w:val="20"/>
              </w:rPr>
              <w:t>KP</w:t>
            </w:r>
          </w:p>
        </w:tc>
        <w:tc>
          <w:tcPr>
            <w:tcW w:w="1348" w:type="dxa"/>
            <w:tcBorders>
              <w:top w:val="nil"/>
              <w:left w:val="nil"/>
              <w:bottom w:val="nil"/>
              <w:right w:val="nil"/>
            </w:tcBorders>
            <w:shd w:val="clear" w:color="000000" w:fill="D9D9D9"/>
            <w:noWrap/>
            <w:vAlign w:val="bottom"/>
            <w:hideMark/>
          </w:tcPr>
          <w:p w14:paraId="3F3C7B55" w14:textId="77777777" w:rsidR="00A2271D" w:rsidRDefault="00A2271D">
            <w:pPr>
              <w:jc w:val="center"/>
              <w:rPr>
                <w:rFonts w:ascii="Arial" w:hAnsi="Arial" w:cs="Arial"/>
                <w:b/>
                <w:bCs/>
                <w:color w:val="000000"/>
                <w:sz w:val="20"/>
                <w:szCs w:val="20"/>
              </w:rPr>
            </w:pPr>
            <w:r>
              <w:rPr>
                <w:rFonts w:ascii="Arial" w:hAnsi="Arial" w:cs="Arial"/>
                <w:b/>
                <w:bCs/>
                <w:color w:val="000000"/>
                <w:sz w:val="20"/>
                <w:szCs w:val="20"/>
              </w:rPr>
              <w:t>assignment %</w:t>
            </w:r>
          </w:p>
        </w:tc>
        <w:tc>
          <w:tcPr>
            <w:tcW w:w="691" w:type="dxa"/>
            <w:tcBorders>
              <w:top w:val="nil"/>
              <w:left w:val="single" w:sz="4" w:space="0" w:color="auto"/>
              <w:bottom w:val="single" w:sz="4" w:space="0" w:color="auto"/>
              <w:right w:val="single" w:sz="4" w:space="0" w:color="auto"/>
            </w:tcBorders>
            <w:shd w:val="clear" w:color="000000" w:fill="D9D9D9"/>
            <w:noWrap/>
            <w:vAlign w:val="bottom"/>
            <w:hideMark/>
          </w:tcPr>
          <w:p w14:paraId="0E5449EB" w14:textId="77777777" w:rsidR="00A2271D" w:rsidRDefault="00A2271D">
            <w:pPr>
              <w:jc w:val="center"/>
              <w:rPr>
                <w:rFonts w:ascii="Arial" w:hAnsi="Arial" w:cs="Arial"/>
                <w:b/>
                <w:bCs/>
                <w:color w:val="000000"/>
                <w:sz w:val="20"/>
                <w:szCs w:val="20"/>
              </w:rPr>
            </w:pPr>
            <w:r>
              <w:rPr>
                <w:rFonts w:ascii="Arial" w:hAnsi="Arial" w:cs="Arial"/>
                <w:b/>
                <w:bCs/>
                <w:color w:val="000000"/>
                <w:sz w:val="20"/>
                <w:szCs w:val="20"/>
              </w:rPr>
              <w:t>NP</w:t>
            </w:r>
          </w:p>
        </w:tc>
        <w:tc>
          <w:tcPr>
            <w:tcW w:w="691" w:type="dxa"/>
            <w:tcBorders>
              <w:top w:val="nil"/>
              <w:left w:val="nil"/>
              <w:bottom w:val="single" w:sz="4" w:space="0" w:color="auto"/>
              <w:right w:val="single" w:sz="4" w:space="0" w:color="auto"/>
            </w:tcBorders>
            <w:shd w:val="clear" w:color="000000" w:fill="D9D9D9"/>
            <w:noWrap/>
            <w:vAlign w:val="bottom"/>
            <w:hideMark/>
          </w:tcPr>
          <w:p w14:paraId="52A46E46" w14:textId="77777777" w:rsidR="00A2271D" w:rsidRDefault="00A2271D">
            <w:pPr>
              <w:jc w:val="center"/>
              <w:rPr>
                <w:rFonts w:ascii="Arial" w:hAnsi="Arial" w:cs="Arial"/>
                <w:b/>
                <w:bCs/>
                <w:color w:val="000000"/>
                <w:sz w:val="20"/>
                <w:szCs w:val="20"/>
              </w:rPr>
            </w:pPr>
            <w:r>
              <w:rPr>
                <w:rFonts w:ascii="Arial" w:hAnsi="Arial" w:cs="Arial"/>
                <w:b/>
                <w:bCs/>
                <w:color w:val="000000"/>
                <w:sz w:val="20"/>
                <w:szCs w:val="20"/>
              </w:rPr>
              <w:t>KP</w:t>
            </w:r>
          </w:p>
        </w:tc>
        <w:tc>
          <w:tcPr>
            <w:tcW w:w="1348" w:type="dxa"/>
            <w:tcBorders>
              <w:top w:val="nil"/>
              <w:left w:val="nil"/>
              <w:bottom w:val="nil"/>
              <w:right w:val="single" w:sz="4" w:space="0" w:color="auto"/>
            </w:tcBorders>
            <w:shd w:val="clear" w:color="000000" w:fill="D9D9D9"/>
            <w:noWrap/>
            <w:vAlign w:val="bottom"/>
            <w:hideMark/>
          </w:tcPr>
          <w:p w14:paraId="09274C39" w14:textId="77777777" w:rsidR="00A2271D" w:rsidRDefault="00A2271D">
            <w:pPr>
              <w:jc w:val="center"/>
              <w:rPr>
                <w:rFonts w:ascii="Arial" w:hAnsi="Arial" w:cs="Arial"/>
                <w:b/>
                <w:bCs/>
                <w:color w:val="000000"/>
                <w:sz w:val="20"/>
                <w:szCs w:val="20"/>
              </w:rPr>
            </w:pPr>
            <w:r>
              <w:rPr>
                <w:rFonts w:ascii="Arial" w:hAnsi="Arial" w:cs="Arial"/>
                <w:b/>
                <w:bCs/>
                <w:color w:val="000000"/>
                <w:sz w:val="20"/>
                <w:szCs w:val="20"/>
              </w:rPr>
              <w:t>assignment %</w:t>
            </w:r>
          </w:p>
        </w:tc>
      </w:tr>
      <w:tr w:rsidR="006D7732" w14:paraId="291D5FBE" w14:textId="77777777" w:rsidTr="006D7732">
        <w:tc>
          <w:tcPr>
            <w:tcW w:w="1201" w:type="dxa"/>
            <w:tcBorders>
              <w:top w:val="nil"/>
              <w:left w:val="single" w:sz="4" w:space="0" w:color="auto"/>
              <w:bottom w:val="nil"/>
              <w:right w:val="single" w:sz="4" w:space="0" w:color="auto"/>
            </w:tcBorders>
            <w:shd w:val="clear" w:color="000000" w:fill="FFFFFF"/>
            <w:noWrap/>
            <w:vAlign w:val="bottom"/>
            <w:hideMark/>
          </w:tcPr>
          <w:p w14:paraId="015D5E96" w14:textId="77777777" w:rsidR="00A2271D" w:rsidRDefault="00A2271D">
            <w:pPr>
              <w:rPr>
                <w:rFonts w:ascii="Arial" w:hAnsi="Arial" w:cs="Arial"/>
                <w:color w:val="000000"/>
                <w:sz w:val="20"/>
                <w:szCs w:val="20"/>
              </w:rPr>
            </w:pPr>
            <w:r>
              <w:rPr>
                <w:rFonts w:ascii="Arial" w:hAnsi="Arial" w:cs="Arial"/>
                <w:color w:val="000000"/>
                <w:sz w:val="20"/>
                <w:szCs w:val="20"/>
              </w:rPr>
              <w:t>AJ</w:t>
            </w:r>
          </w:p>
        </w:tc>
        <w:tc>
          <w:tcPr>
            <w:tcW w:w="836" w:type="dxa"/>
            <w:tcBorders>
              <w:top w:val="single" w:sz="4" w:space="0" w:color="auto"/>
              <w:left w:val="nil"/>
              <w:bottom w:val="single" w:sz="4" w:space="0" w:color="auto"/>
              <w:right w:val="nil"/>
            </w:tcBorders>
            <w:shd w:val="clear" w:color="000000" w:fill="FFFFFF"/>
            <w:noWrap/>
            <w:vAlign w:val="bottom"/>
            <w:hideMark/>
          </w:tcPr>
          <w:p w14:paraId="7602431B" w14:textId="77777777" w:rsidR="00A2271D" w:rsidRDefault="00A2271D">
            <w:pPr>
              <w:jc w:val="center"/>
              <w:rPr>
                <w:rFonts w:ascii="Arial" w:hAnsi="Arial" w:cs="Arial"/>
                <w:color w:val="000000"/>
                <w:sz w:val="20"/>
                <w:szCs w:val="20"/>
              </w:rPr>
            </w:pPr>
            <w:r>
              <w:rPr>
                <w:rFonts w:ascii="Arial" w:hAnsi="Arial" w:cs="Arial"/>
                <w:color w:val="000000"/>
                <w:sz w:val="20"/>
                <w:szCs w:val="20"/>
              </w:rPr>
              <w:t>2010</w:t>
            </w:r>
          </w:p>
        </w:tc>
        <w:tc>
          <w:tcPr>
            <w:tcW w:w="690" w:type="dxa"/>
            <w:tcBorders>
              <w:top w:val="nil"/>
              <w:left w:val="single" w:sz="4" w:space="0" w:color="auto"/>
              <w:bottom w:val="single" w:sz="4" w:space="0" w:color="auto"/>
              <w:right w:val="single" w:sz="4" w:space="0" w:color="auto"/>
            </w:tcBorders>
            <w:shd w:val="clear" w:color="000000" w:fill="FFFFFF"/>
            <w:noWrap/>
            <w:vAlign w:val="bottom"/>
            <w:hideMark/>
          </w:tcPr>
          <w:p w14:paraId="4FD55FDD" w14:textId="77777777" w:rsidR="00A2271D" w:rsidRDefault="00A2271D">
            <w:pPr>
              <w:jc w:val="center"/>
              <w:rPr>
                <w:rFonts w:ascii="Arial" w:hAnsi="Arial" w:cs="Arial"/>
                <w:color w:val="000000"/>
                <w:sz w:val="20"/>
                <w:szCs w:val="20"/>
              </w:rPr>
            </w:pPr>
            <w:r>
              <w:rPr>
                <w:rFonts w:ascii="Arial" w:hAnsi="Arial" w:cs="Arial"/>
                <w:color w:val="000000"/>
                <w:sz w:val="20"/>
                <w:szCs w:val="20"/>
              </w:rPr>
              <w:t>420</w:t>
            </w:r>
          </w:p>
        </w:tc>
        <w:tc>
          <w:tcPr>
            <w:tcW w:w="690" w:type="dxa"/>
            <w:tcBorders>
              <w:top w:val="nil"/>
              <w:left w:val="nil"/>
              <w:bottom w:val="single" w:sz="4" w:space="0" w:color="auto"/>
              <w:right w:val="single" w:sz="4" w:space="0" w:color="auto"/>
            </w:tcBorders>
            <w:shd w:val="clear" w:color="000000" w:fill="FFFFFF"/>
            <w:noWrap/>
            <w:vAlign w:val="bottom"/>
            <w:hideMark/>
          </w:tcPr>
          <w:p w14:paraId="47CB8CCF" w14:textId="77777777" w:rsidR="00A2271D" w:rsidRDefault="00A2271D">
            <w:pPr>
              <w:jc w:val="center"/>
              <w:rPr>
                <w:rFonts w:ascii="Arial" w:hAnsi="Arial" w:cs="Arial"/>
                <w:color w:val="000000"/>
                <w:sz w:val="20"/>
                <w:szCs w:val="20"/>
              </w:rPr>
            </w:pPr>
            <w:r>
              <w:rPr>
                <w:rFonts w:ascii="Arial" w:hAnsi="Arial" w:cs="Arial"/>
                <w:color w:val="000000"/>
                <w:sz w:val="20"/>
                <w:szCs w:val="20"/>
              </w:rPr>
              <w:t>417</w:t>
            </w:r>
          </w:p>
        </w:tc>
        <w:tc>
          <w:tcPr>
            <w:tcW w:w="1348" w:type="dxa"/>
            <w:tcBorders>
              <w:top w:val="single" w:sz="4" w:space="0" w:color="auto"/>
              <w:left w:val="nil"/>
              <w:bottom w:val="single" w:sz="4" w:space="0" w:color="auto"/>
              <w:right w:val="single" w:sz="4" w:space="0" w:color="auto"/>
            </w:tcBorders>
            <w:shd w:val="clear" w:color="000000" w:fill="FFFFFF"/>
            <w:noWrap/>
            <w:vAlign w:val="bottom"/>
            <w:hideMark/>
          </w:tcPr>
          <w:p w14:paraId="66E5ADC6" w14:textId="77777777" w:rsidR="00A2271D" w:rsidRDefault="00A2271D">
            <w:pPr>
              <w:jc w:val="center"/>
              <w:rPr>
                <w:rFonts w:ascii="Arial" w:hAnsi="Arial" w:cs="Arial"/>
                <w:color w:val="000000"/>
                <w:sz w:val="20"/>
                <w:szCs w:val="20"/>
              </w:rPr>
            </w:pPr>
            <w:r>
              <w:rPr>
                <w:rFonts w:ascii="Arial" w:hAnsi="Arial" w:cs="Arial"/>
                <w:color w:val="000000"/>
                <w:sz w:val="20"/>
                <w:szCs w:val="20"/>
              </w:rPr>
              <w:t>99.3</w:t>
            </w:r>
          </w:p>
        </w:tc>
        <w:tc>
          <w:tcPr>
            <w:tcW w:w="691" w:type="dxa"/>
            <w:tcBorders>
              <w:top w:val="nil"/>
              <w:left w:val="nil"/>
              <w:bottom w:val="single" w:sz="4" w:space="0" w:color="auto"/>
              <w:right w:val="single" w:sz="4" w:space="0" w:color="auto"/>
            </w:tcBorders>
            <w:shd w:val="clear" w:color="000000" w:fill="FFFFFF"/>
            <w:noWrap/>
            <w:vAlign w:val="bottom"/>
            <w:hideMark/>
          </w:tcPr>
          <w:p w14:paraId="14487733" w14:textId="77777777" w:rsidR="00A2271D" w:rsidRDefault="00A2271D">
            <w:pPr>
              <w:jc w:val="center"/>
              <w:rPr>
                <w:rFonts w:ascii="Arial" w:hAnsi="Arial" w:cs="Arial"/>
                <w:color w:val="000000"/>
                <w:sz w:val="20"/>
                <w:szCs w:val="20"/>
              </w:rPr>
            </w:pPr>
            <w:r>
              <w:rPr>
                <w:rFonts w:ascii="Arial" w:hAnsi="Arial" w:cs="Arial"/>
                <w:color w:val="000000"/>
                <w:sz w:val="20"/>
                <w:szCs w:val="20"/>
              </w:rPr>
              <w:t>22</w:t>
            </w:r>
          </w:p>
        </w:tc>
        <w:tc>
          <w:tcPr>
            <w:tcW w:w="691" w:type="dxa"/>
            <w:tcBorders>
              <w:top w:val="nil"/>
              <w:left w:val="nil"/>
              <w:bottom w:val="single" w:sz="4" w:space="0" w:color="auto"/>
              <w:right w:val="single" w:sz="4" w:space="0" w:color="auto"/>
            </w:tcBorders>
            <w:shd w:val="clear" w:color="000000" w:fill="FFFFFF"/>
            <w:noWrap/>
            <w:vAlign w:val="bottom"/>
            <w:hideMark/>
          </w:tcPr>
          <w:p w14:paraId="3B119314" w14:textId="77777777" w:rsidR="00A2271D" w:rsidRDefault="00A2271D">
            <w:pPr>
              <w:jc w:val="center"/>
              <w:rPr>
                <w:rFonts w:ascii="Arial" w:hAnsi="Arial" w:cs="Arial"/>
                <w:color w:val="000000"/>
                <w:sz w:val="20"/>
                <w:szCs w:val="20"/>
              </w:rPr>
            </w:pPr>
            <w:r>
              <w:rPr>
                <w:rFonts w:ascii="Arial" w:hAnsi="Arial" w:cs="Arial"/>
                <w:color w:val="000000"/>
                <w:sz w:val="20"/>
                <w:szCs w:val="20"/>
              </w:rPr>
              <w:t>19</w:t>
            </w:r>
          </w:p>
        </w:tc>
        <w:tc>
          <w:tcPr>
            <w:tcW w:w="1348" w:type="dxa"/>
            <w:tcBorders>
              <w:top w:val="single" w:sz="4" w:space="0" w:color="auto"/>
              <w:left w:val="nil"/>
              <w:bottom w:val="single" w:sz="4" w:space="0" w:color="auto"/>
              <w:right w:val="nil"/>
            </w:tcBorders>
            <w:shd w:val="clear" w:color="000000" w:fill="FFFFFF"/>
            <w:noWrap/>
            <w:vAlign w:val="bottom"/>
            <w:hideMark/>
          </w:tcPr>
          <w:p w14:paraId="2C443EE8" w14:textId="77777777" w:rsidR="00A2271D" w:rsidRDefault="00A2271D">
            <w:pPr>
              <w:jc w:val="center"/>
              <w:rPr>
                <w:rFonts w:ascii="Arial" w:hAnsi="Arial" w:cs="Arial"/>
                <w:color w:val="000000"/>
                <w:sz w:val="20"/>
                <w:szCs w:val="20"/>
              </w:rPr>
            </w:pPr>
            <w:r>
              <w:rPr>
                <w:rFonts w:ascii="Arial" w:hAnsi="Arial" w:cs="Arial"/>
                <w:color w:val="000000"/>
                <w:sz w:val="20"/>
                <w:szCs w:val="20"/>
              </w:rPr>
              <w:t>86.4</w:t>
            </w:r>
          </w:p>
        </w:tc>
        <w:tc>
          <w:tcPr>
            <w:tcW w:w="691" w:type="dxa"/>
            <w:tcBorders>
              <w:top w:val="nil"/>
              <w:left w:val="single" w:sz="4" w:space="0" w:color="auto"/>
              <w:bottom w:val="single" w:sz="4" w:space="0" w:color="auto"/>
              <w:right w:val="single" w:sz="4" w:space="0" w:color="auto"/>
            </w:tcBorders>
            <w:shd w:val="clear" w:color="000000" w:fill="FFFFFF"/>
            <w:noWrap/>
            <w:vAlign w:val="bottom"/>
            <w:hideMark/>
          </w:tcPr>
          <w:p w14:paraId="512E1F8D" w14:textId="77777777" w:rsidR="00A2271D" w:rsidRDefault="00A2271D">
            <w:pPr>
              <w:jc w:val="center"/>
              <w:rPr>
                <w:rFonts w:ascii="Arial" w:hAnsi="Arial" w:cs="Arial"/>
                <w:color w:val="000000"/>
                <w:sz w:val="20"/>
                <w:szCs w:val="20"/>
              </w:rPr>
            </w:pPr>
            <w:r>
              <w:rPr>
                <w:rFonts w:ascii="Arial" w:hAnsi="Arial" w:cs="Arial"/>
                <w:color w:val="000000"/>
                <w:sz w:val="20"/>
                <w:szCs w:val="20"/>
              </w:rPr>
              <w:t>420</w:t>
            </w:r>
          </w:p>
        </w:tc>
        <w:tc>
          <w:tcPr>
            <w:tcW w:w="691" w:type="dxa"/>
            <w:tcBorders>
              <w:top w:val="nil"/>
              <w:left w:val="nil"/>
              <w:bottom w:val="single" w:sz="4" w:space="0" w:color="auto"/>
              <w:right w:val="single" w:sz="4" w:space="0" w:color="auto"/>
            </w:tcBorders>
            <w:shd w:val="clear" w:color="000000" w:fill="FFFFFF"/>
            <w:noWrap/>
            <w:vAlign w:val="bottom"/>
            <w:hideMark/>
          </w:tcPr>
          <w:p w14:paraId="717D32D2" w14:textId="77777777" w:rsidR="00A2271D" w:rsidRDefault="00A2271D">
            <w:pPr>
              <w:jc w:val="center"/>
              <w:rPr>
                <w:rFonts w:ascii="Arial" w:hAnsi="Arial" w:cs="Arial"/>
                <w:color w:val="000000"/>
                <w:sz w:val="20"/>
                <w:szCs w:val="20"/>
              </w:rPr>
            </w:pPr>
            <w:r>
              <w:rPr>
                <w:rFonts w:ascii="Arial" w:hAnsi="Arial" w:cs="Arial"/>
                <w:color w:val="000000"/>
                <w:sz w:val="20"/>
                <w:szCs w:val="20"/>
              </w:rPr>
              <w:t>419</w:t>
            </w:r>
          </w:p>
        </w:tc>
        <w:tc>
          <w:tcPr>
            <w:tcW w:w="1348" w:type="dxa"/>
            <w:tcBorders>
              <w:top w:val="single" w:sz="4" w:space="0" w:color="auto"/>
              <w:left w:val="nil"/>
              <w:bottom w:val="single" w:sz="4" w:space="0" w:color="auto"/>
              <w:right w:val="nil"/>
            </w:tcBorders>
            <w:shd w:val="clear" w:color="000000" w:fill="FFFFFF"/>
            <w:noWrap/>
            <w:vAlign w:val="bottom"/>
            <w:hideMark/>
          </w:tcPr>
          <w:p w14:paraId="6B1390E2" w14:textId="77777777" w:rsidR="00A2271D" w:rsidRDefault="00A2271D">
            <w:pPr>
              <w:jc w:val="center"/>
              <w:rPr>
                <w:rFonts w:ascii="Arial" w:hAnsi="Arial" w:cs="Arial"/>
                <w:color w:val="000000"/>
                <w:sz w:val="20"/>
                <w:szCs w:val="20"/>
              </w:rPr>
            </w:pPr>
            <w:r>
              <w:rPr>
                <w:rFonts w:ascii="Arial" w:hAnsi="Arial" w:cs="Arial"/>
                <w:color w:val="000000"/>
                <w:sz w:val="20"/>
                <w:szCs w:val="20"/>
              </w:rPr>
              <w:t>99.8</w:t>
            </w:r>
          </w:p>
        </w:tc>
        <w:tc>
          <w:tcPr>
            <w:tcW w:w="691" w:type="dxa"/>
            <w:tcBorders>
              <w:top w:val="nil"/>
              <w:left w:val="single" w:sz="4" w:space="0" w:color="auto"/>
              <w:bottom w:val="single" w:sz="4" w:space="0" w:color="auto"/>
              <w:right w:val="single" w:sz="4" w:space="0" w:color="auto"/>
            </w:tcBorders>
            <w:shd w:val="clear" w:color="000000" w:fill="FFFFFF"/>
            <w:noWrap/>
            <w:vAlign w:val="bottom"/>
            <w:hideMark/>
          </w:tcPr>
          <w:p w14:paraId="68AA0BD6" w14:textId="77777777" w:rsidR="00A2271D" w:rsidRDefault="00A2271D">
            <w:pPr>
              <w:jc w:val="center"/>
              <w:rPr>
                <w:rFonts w:ascii="Arial" w:hAnsi="Arial" w:cs="Arial"/>
                <w:color w:val="000000"/>
                <w:sz w:val="20"/>
                <w:szCs w:val="20"/>
              </w:rPr>
            </w:pPr>
            <w:r>
              <w:rPr>
                <w:rFonts w:ascii="Arial" w:hAnsi="Arial" w:cs="Arial"/>
                <w:color w:val="000000"/>
                <w:sz w:val="20"/>
                <w:szCs w:val="20"/>
              </w:rPr>
              <w:t>22</w:t>
            </w:r>
          </w:p>
        </w:tc>
        <w:tc>
          <w:tcPr>
            <w:tcW w:w="691" w:type="dxa"/>
            <w:tcBorders>
              <w:top w:val="nil"/>
              <w:left w:val="nil"/>
              <w:bottom w:val="single" w:sz="4" w:space="0" w:color="auto"/>
              <w:right w:val="single" w:sz="4" w:space="0" w:color="auto"/>
            </w:tcBorders>
            <w:shd w:val="clear" w:color="000000" w:fill="FFFFFF"/>
            <w:noWrap/>
            <w:vAlign w:val="bottom"/>
            <w:hideMark/>
          </w:tcPr>
          <w:p w14:paraId="5E94F392" w14:textId="77777777" w:rsidR="00A2271D" w:rsidRDefault="00A2271D">
            <w:pPr>
              <w:jc w:val="center"/>
              <w:rPr>
                <w:rFonts w:ascii="Arial" w:hAnsi="Arial" w:cs="Arial"/>
                <w:color w:val="000000"/>
                <w:sz w:val="20"/>
                <w:szCs w:val="20"/>
              </w:rPr>
            </w:pPr>
            <w:r>
              <w:rPr>
                <w:rFonts w:ascii="Arial" w:hAnsi="Arial" w:cs="Arial"/>
                <w:color w:val="000000"/>
                <w:sz w:val="20"/>
                <w:szCs w:val="20"/>
              </w:rPr>
              <w:t>19</w:t>
            </w:r>
          </w:p>
        </w:tc>
        <w:tc>
          <w:tcPr>
            <w:tcW w:w="1348" w:type="dxa"/>
            <w:tcBorders>
              <w:top w:val="single" w:sz="4" w:space="0" w:color="auto"/>
              <w:left w:val="nil"/>
              <w:bottom w:val="single" w:sz="4" w:space="0" w:color="auto"/>
              <w:right w:val="single" w:sz="4" w:space="0" w:color="auto"/>
            </w:tcBorders>
            <w:shd w:val="clear" w:color="000000" w:fill="FFFFFF"/>
            <w:noWrap/>
            <w:vAlign w:val="bottom"/>
            <w:hideMark/>
          </w:tcPr>
          <w:p w14:paraId="13511849" w14:textId="77777777" w:rsidR="00A2271D" w:rsidRDefault="00A2271D">
            <w:pPr>
              <w:jc w:val="center"/>
              <w:rPr>
                <w:rFonts w:ascii="Arial" w:hAnsi="Arial" w:cs="Arial"/>
                <w:color w:val="000000"/>
                <w:sz w:val="20"/>
                <w:szCs w:val="20"/>
              </w:rPr>
            </w:pPr>
            <w:r>
              <w:rPr>
                <w:rFonts w:ascii="Arial" w:hAnsi="Arial" w:cs="Arial"/>
                <w:color w:val="000000"/>
                <w:sz w:val="20"/>
                <w:szCs w:val="20"/>
              </w:rPr>
              <w:t>86.4</w:t>
            </w:r>
          </w:p>
        </w:tc>
      </w:tr>
      <w:tr w:rsidR="006D7732" w14:paraId="76AF426F" w14:textId="77777777" w:rsidTr="006D7732">
        <w:tc>
          <w:tcPr>
            <w:tcW w:w="1201" w:type="dxa"/>
            <w:tcBorders>
              <w:top w:val="nil"/>
              <w:left w:val="single" w:sz="4" w:space="0" w:color="auto"/>
              <w:bottom w:val="nil"/>
              <w:right w:val="single" w:sz="4" w:space="0" w:color="auto"/>
            </w:tcBorders>
            <w:shd w:val="clear" w:color="000000" w:fill="FFFFFF"/>
            <w:noWrap/>
            <w:vAlign w:val="bottom"/>
            <w:hideMark/>
          </w:tcPr>
          <w:p w14:paraId="66EED0D7" w14:textId="77777777" w:rsidR="00A2271D" w:rsidRDefault="00A2271D">
            <w:pPr>
              <w:rPr>
                <w:rFonts w:ascii="Arial" w:hAnsi="Arial" w:cs="Arial"/>
                <w:color w:val="000000"/>
                <w:sz w:val="20"/>
                <w:szCs w:val="20"/>
              </w:rPr>
            </w:pPr>
            <w:r>
              <w:rPr>
                <w:rFonts w:ascii="Arial" w:hAnsi="Arial" w:cs="Arial"/>
                <w:color w:val="000000"/>
                <w:sz w:val="20"/>
                <w:szCs w:val="20"/>
              </w:rPr>
              <w:t> </w:t>
            </w:r>
          </w:p>
        </w:tc>
        <w:tc>
          <w:tcPr>
            <w:tcW w:w="836" w:type="dxa"/>
            <w:tcBorders>
              <w:top w:val="nil"/>
              <w:left w:val="nil"/>
              <w:bottom w:val="single" w:sz="4" w:space="0" w:color="auto"/>
              <w:right w:val="nil"/>
            </w:tcBorders>
            <w:shd w:val="clear" w:color="000000" w:fill="FFFFFF"/>
            <w:noWrap/>
            <w:vAlign w:val="bottom"/>
            <w:hideMark/>
          </w:tcPr>
          <w:p w14:paraId="72CEB99E" w14:textId="77777777" w:rsidR="00A2271D" w:rsidRDefault="00A2271D">
            <w:pPr>
              <w:jc w:val="center"/>
              <w:rPr>
                <w:rFonts w:ascii="Arial" w:hAnsi="Arial" w:cs="Arial"/>
                <w:color w:val="000000"/>
                <w:sz w:val="20"/>
                <w:szCs w:val="20"/>
              </w:rPr>
            </w:pPr>
            <w:r>
              <w:rPr>
                <w:rFonts w:ascii="Arial" w:hAnsi="Arial" w:cs="Arial"/>
                <w:color w:val="000000"/>
                <w:sz w:val="20"/>
                <w:szCs w:val="20"/>
              </w:rPr>
              <w:t>2011</w:t>
            </w:r>
          </w:p>
        </w:tc>
        <w:tc>
          <w:tcPr>
            <w:tcW w:w="690" w:type="dxa"/>
            <w:tcBorders>
              <w:top w:val="nil"/>
              <w:left w:val="single" w:sz="4" w:space="0" w:color="auto"/>
              <w:bottom w:val="single" w:sz="4" w:space="0" w:color="auto"/>
              <w:right w:val="single" w:sz="4" w:space="0" w:color="auto"/>
            </w:tcBorders>
            <w:shd w:val="clear" w:color="000000" w:fill="FFFFFF"/>
            <w:noWrap/>
            <w:vAlign w:val="bottom"/>
            <w:hideMark/>
          </w:tcPr>
          <w:p w14:paraId="7FB3E9B7" w14:textId="77777777" w:rsidR="00A2271D" w:rsidRDefault="00A2271D">
            <w:pPr>
              <w:jc w:val="center"/>
              <w:rPr>
                <w:rFonts w:ascii="Arial" w:hAnsi="Arial" w:cs="Arial"/>
                <w:color w:val="000000"/>
                <w:sz w:val="20"/>
                <w:szCs w:val="20"/>
              </w:rPr>
            </w:pPr>
            <w:r>
              <w:rPr>
                <w:rFonts w:ascii="Arial" w:hAnsi="Arial" w:cs="Arial"/>
                <w:color w:val="000000"/>
                <w:sz w:val="20"/>
                <w:szCs w:val="20"/>
              </w:rPr>
              <w:t>612</w:t>
            </w:r>
          </w:p>
        </w:tc>
        <w:tc>
          <w:tcPr>
            <w:tcW w:w="690" w:type="dxa"/>
            <w:tcBorders>
              <w:top w:val="nil"/>
              <w:left w:val="nil"/>
              <w:bottom w:val="single" w:sz="4" w:space="0" w:color="auto"/>
              <w:right w:val="single" w:sz="4" w:space="0" w:color="auto"/>
            </w:tcBorders>
            <w:shd w:val="clear" w:color="000000" w:fill="FFFFFF"/>
            <w:noWrap/>
            <w:vAlign w:val="bottom"/>
            <w:hideMark/>
          </w:tcPr>
          <w:p w14:paraId="341A137B" w14:textId="77777777" w:rsidR="00A2271D" w:rsidRDefault="00A2271D">
            <w:pPr>
              <w:jc w:val="center"/>
              <w:rPr>
                <w:rFonts w:ascii="Arial" w:hAnsi="Arial" w:cs="Arial"/>
                <w:color w:val="000000"/>
                <w:sz w:val="20"/>
                <w:szCs w:val="20"/>
              </w:rPr>
            </w:pPr>
            <w:r>
              <w:rPr>
                <w:rFonts w:ascii="Arial" w:hAnsi="Arial" w:cs="Arial"/>
                <w:color w:val="000000"/>
                <w:sz w:val="20"/>
                <w:szCs w:val="20"/>
              </w:rPr>
              <w:t>611</w:t>
            </w:r>
          </w:p>
        </w:tc>
        <w:tc>
          <w:tcPr>
            <w:tcW w:w="1348" w:type="dxa"/>
            <w:tcBorders>
              <w:top w:val="nil"/>
              <w:left w:val="nil"/>
              <w:bottom w:val="single" w:sz="4" w:space="0" w:color="auto"/>
              <w:right w:val="single" w:sz="4" w:space="0" w:color="auto"/>
            </w:tcBorders>
            <w:shd w:val="clear" w:color="000000" w:fill="FFFFFF"/>
            <w:noWrap/>
            <w:vAlign w:val="bottom"/>
            <w:hideMark/>
          </w:tcPr>
          <w:p w14:paraId="676A3537" w14:textId="77777777" w:rsidR="00A2271D" w:rsidRDefault="00A2271D">
            <w:pPr>
              <w:jc w:val="center"/>
              <w:rPr>
                <w:rFonts w:ascii="Arial" w:hAnsi="Arial" w:cs="Arial"/>
                <w:color w:val="000000"/>
                <w:sz w:val="20"/>
                <w:szCs w:val="20"/>
              </w:rPr>
            </w:pPr>
            <w:r>
              <w:rPr>
                <w:rFonts w:ascii="Arial" w:hAnsi="Arial" w:cs="Arial"/>
                <w:color w:val="000000"/>
                <w:sz w:val="20"/>
                <w:szCs w:val="20"/>
              </w:rPr>
              <w:t>99.8</w:t>
            </w:r>
          </w:p>
        </w:tc>
        <w:tc>
          <w:tcPr>
            <w:tcW w:w="691" w:type="dxa"/>
            <w:tcBorders>
              <w:top w:val="nil"/>
              <w:left w:val="nil"/>
              <w:bottom w:val="single" w:sz="4" w:space="0" w:color="auto"/>
              <w:right w:val="single" w:sz="4" w:space="0" w:color="auto"/>
            </w:tcBorders>
            <w:shd w:val="clear" w:color="000000" w:fill="FFFFFF"/>
            <w:noWrap/>
            <w:vAlign w:val="bottom"/>
            <w:hideMark/>
          </w:tcPr>
          <w:p w14:paraId="70886F85" w14:textId="77777777" w:rsidR="00A2271D" w:rsidRDefault="00A2271D">
            <w:pPr>
              <w:jc w:val="center"/>
              <w:rPr>
                <w:rFonts w:ascii="Arial" w:hAnsi="Arial" w:cs="Arial"/>
                <w:color w:val="000000"/>
                <w:sz w:val="20"/>
                <w:szCs w:val="20"/>
              </w:rPr>
            </w:pPr>
            <w:r>
              <w:rPr>
                <w:rFonts w:ascii="Arial" w:hAnsi="Arial" w:cs="Arial"/>
                <w:color w:val="000000"/>
                <w:sz w:val="20"/>
                <w:szCs w:val="20"/>
              </w:rPr>
              <w:t>404</w:t>
            </w:r>
          </w:p>
        </w:tc>
        <w:tc>
          <w:tcPr>
            <w:tcW w:w="691" w:type="dxa"/>
            <w:tcBorders>
              <w:top w:val="nil"/>
              <w:left w:val="nil"/>
              <w:bottom w:val="single" w:sz="4" w:space="0" w:color="auto"/>
              <w:right w:val="single" w:sz="4" w:space="0" w:color="auto"/>
            </w:tcBorders>
            <w:shd w:val="clear" w:color="000000" w:fill="FFFFFF"/>
            <w:noWrap/>
            <w:vAlign w:val="bottom"/>
            <w:hideMark/>
          </w:tcPr>
          <w:p w14:paraId="3D2B3AC7" w14:textId="77777777" w:rsidR="00A2271D" w:rsidRDefault="00A2271D">
            <w:pPr>
              <w:jc w:val="center"/>
              <w:rPr>
                <w:rFonts w:ascii="Arial" w:hAnsi="Arial" w:cs="Arial"/>
                <w:color w:val="000000"/>
                <w:sz w:val="20"/>
                <w:szCs w:val="20"/>
              </w:rPr>
            </w:pPr>
            <w:r>
              <w:rPr>
                <w:rFonts w:ascii="Arial" w:hAnsi="Arial" w:cs="Arial"/>
                <w:color w:val="000000"/>
                <w:sz w:val="20"/>
                <w:szCs w:val="20"/>
              </w:rPr>
              <w:t>403</w:t>
            </w:r>
          </w:p>
        </w:tc>
        <w:tc>
          <w:tcPr>
            <w:tcW w:w="1348" w:type="dxa"/>
            <w:tcBorders>
              <w:top w:val="nil"/>
              <w:left w:val="nil"/>
              <w:bottom w:val="single" w:sz="4" w:space="0" w:color="auto"/>
              <w:right w:val="nil"/>
            </w:tcBorders>
            <w:shd w:val="clear" w:color="000000" w:fill="FFFFFF"/>
            <w:noWrap/>
            <w:vAlign w:val="bottom"/>
            <w:hideMark/>
          </w:tcPr>
          <w:p w14:paraId="3E7AA8B4" w14:textId="77777777" w:rsidR="00A2271D" w:rsidRDefault="00A2271D">
            <w:pPr>
              <w:jc w:val="center"/>
              <w:rPr>
                <w:rFonts w:ascii="Arial" w:hAnsi="Arial" w:cs="Arial"/>
                <w:color w:val="000000"/>
                <w:sz w:val="20"/>
                <w:szCs w:val="20"/>
              </w:rPr>
            </w:pPr>
            <w:r>
              <w:rPr>
                <w:rFonts w:ascii="Arial" w:hAnsi="Arial" w:cs="Arial"/>
                <w:color w:val="000000"/>
                <w:sz w:val="20"/>
                <w:szCs w:val="20"/>
              </w:rPr>
              <w:t>99.8</w:t>
            </w:r>
          </w:p>
        </w:tc>
        <w:tc>
          <w:tcPr>
            <w:tcW w:w="691" w:type="dxa"/>
            <w:tcBorders>
              <w:top w:val="nil"/>
              <w:left w:val="single" w:sz="4" w:space="0" w:color="auto"/>
              <w:bottom w:val="single" w:sz="4" w:space="0" w:color="auto"/>
              <w:right w:val="single" w:sz="4" w:space="0" w:color="auto"/>
            </w:tcBorders>
            <w:shd w:val="clear" w:color="000000" w:fill="FFFFFF"/>
            <w:noWrap/>
            <w:vAlign w:val="bottom"/>
            <w:hideMark/>
          </w:tcPr>
          <w:p w14:paraId="02A6D504" w14:textId="77777777" w:rsidR="00A2271D" w:rsidRDefault="00A2271D">
            <w:pPr>
              <w:jc w:val="center"/>
              <w:rPr>
                <w:rFonts w:ascii="Arial" w:hAnsi="Arial" w:cs="Arial"/>
                <w:color w:val="000000"/>
                <w:sz w:val="20"/>
                <w:szCs w:val="20"/>
              </w:rPr>
            </w:pPr>
            <w:r>
              <w:rPr>
                <w:rFonts w:ascii="Arial" w:hAnsi="Arial" w:cs="Arial"/>
                <w:color w:val="000000"/>
                <w:sz w:val="20"/>
                <w:szCs w:val="20"/>
              </w:rPr>
              <w:t>610*</w:t>
            </w:r>
          </w:p>
        </w:tc>
        <w:tc>
          <w:tcPr>
            <w:tcW w:w="691" w:type="dxa"/>
            <w:tcBorders>
              <w:top w:val="nil"/>
              <w:left w:val="nil"/>
              <w:bottom w:val="single" w:sz="4" w:space="0" w:color="auto"/>
              <w:right w:val="single" w:sz="4" w:space="0" w:color="auto"/>
            </w:tcBorders>
            <w:shd w:val="clear" w:color="000000" w:fill="FFFFFF"/>
            <w:noWrap/>
            <w:vAlign w:val="bottom"/>
            <w:hideMark/>
          </w:tcPr>
          <w:p w14:paraId="5546A2D7" w14:textId="77777777" w:rsidR="00A2271D" w:rsidRDefault="00A2271D">
            <w:pPr>
              <w:jc w:val="center"/>
              <w:rPr>
                <w:rFonts w:ascii="Arial" w:hAnsi="Arial" w:cs="Arial"/>
                <w:color w:val="000000"/>
                <w:sz w:val="20"/>
                <w:szCs w:val="20"/>
              </w:rPr>
            </w:pPr>
            <w:r>
              <w:rPr>
                <w:rFonts w:ascii="Arial" w:hAnsi="Arial" w:cs="Arial"/>
                <w:color w:val="000000"/>
                <w:sz w:val="20"/>
                <w:szCs w:val="20"/>
              </w:rPr>
              <w:t>503</w:t>
            </w:r>
          </w:p>
        </w:tc>
        <w:tc>
          <w:tcPr>
            <w:tcW w:w="1348" w:type="dxa"/>
            <w:tcBorders>
              <w:top w:val="nil"/>
              <w:left w:val="nil"/>
              <w:bottom w:val="single" w:sz="4" w:space="0" w:color="auto"/>
              <w:right w:val="nil"/>
            </w:tcBorders>
            <w:shd w:val="clear" w:color="000000" w:fill="FFFFFF"/>
            <w:noWrap/>
            <w:vAlign w:val="bottom"/>
            <w:hideMark/>
          </w:tcPr>
          <w:p w14:paraId="11E1E847" w14:textId="77777777" w:rsidR="00A2271D" w:rsidRDefault="00A2271D">
            <w:pPr>
              <w:jc w:val="center"/>
              <w:rPr>
                <w:rFonts w:ascii="Arial" w:hAnsi="Arial" w:cs="Arial"/>
                <w:color w:val="000000"/>
                <w:sz w:val="20"/>
                <w:szCs w:val="20"/>
              </w:rPr>
            </w:pPr>
            <w:r>
              <w:rPr>
                <w:rFonts w:ascii="Arial" w:hAnsi="Arial" w:cs="Arial"/>
                <w:color w:val="000000"/>
                <w:sz w:val="20"/>
                <w:szCs w:val="20"/>
              </w:rPr>
              <w:t>82.5</w:t>
            </w:r>
          </w:p>
        </w:tc>
        <w:tc>
          <w:tcPr>
            <w:tcW w:w="691" w:type="dxa"/>
            <w:tcBorders>
              <w:top w:val="nil"/>
              <w:left w:val="single" w:sz="4" w:space="0" w:color="auto"/>
              <w:bottom w:val="single" w:sz="4" w:space="0" w:color="auto"/>
              <w:right w:val="single" w:sz="4" w:space="0" w:color="auto"/>
            </w:tcBorders>
            <w:shd w:val="clear" w:color="000000" w:fill="FFFFFF"/>
            <w:noWrap/>
            <w:vAlign w:val="bottom"/>
            <w:hideMark/>
          </w:tcPr>
          <w:p w14:paraId="2298B1EE" w14:textId="77777777" w:rsidR="00A2271D" w:rsidRDefault="00A2271D">
            <w:pPr>
              <w:jc w:val="center"/>
              <w:rPr>
                <w:rFonts w:ascii="Arial" w:hAnsi="Arial" w:cs="Arial"/>
                <w:color w:val="000000"/>
                <w:sz w:val="20"/>
                <w:szCs w:val="20"/>
              </w:rPr>
            </w:pPr>
            <w:r>
              <w:rPr>
                <w:rFonts w:ascii="Arial" w:hAnsi="Arial" w:cs="Arial"/>
                <w:color w:val="000000"/>
                <w:sz w:val="20"/>
                <w:szCs w:val="20"/>
              </w:rPr>
              <w:t>404</w:t>
            </w:r>
          </w:p>
        </w:tc>
        <w:tc>
          <w:tcPr>
            <w:tcW w:w="691" w:type="dxa"/>
            <w:tcBorders>
              <w:top w:val="nil"/>
              <w:left w:val="nil"/>
              <w:bottom w:val="single" w:sz="4" w:space="0" w:color="auto"/>
              <w:right w:val="single" w:sz="4" w:space="0" w:color="auto"/>
            </w:tcBorders>
            <w:shd w:val="clear" w:color="000000" w:fill="FFFFFF"/>
            <w:noWrap/>
            <w:vAlign w:val="bottom"/>
            <w:hideMark/>
          </w:tcPr>
          <w:p w14:paraId="56EEAB89" w14:textId="77777777" w:rsidR="00A2271D" w:rsidRDefault="00A2271D">
            <w:pPr>
              <w:jc w:val="center"/>
              <w:rPr>
                <w:rFonts w:ascii="Arial" w:hAnsi="Arial" w:cs="Arial"/>
                <w:color w:val="000000"/>
                <w:sz w:val="20"/>
                <w:szCs w:val="20"/>
              </w:rPr>
            </w:pPr>
            <w:r>
              <w:rPr>
                <w:rFonts w:ascii="Arial" w:hAnsi="Arial" w:cs="Arial"/>
                <w:color w:val="000000"/>
                <w:sz w:val="20"/>
                <w:szCs w:val="20"/>
              </w:rPr>
              <w:t>337</w:t>
            </w:r>
          </w:p>
        </w:tc>
        <w:tc>
          <w:tcPr>
            <w:tcW w:w="1348" w:type="dxa"/>
            <w:tcBorders>
              <w:top w:val="nil"/>
              <w:left w:val="nil"/>
              <w:bottom w:val="single" w:sz="4" w:space="0" w:color="auto"/>
              <w:right w:val="single" w:sz="4" w:space="0" w:color="auto"/>
            </w:tcBorders>
            <w:shd w:val="clear" w:color="000000" w:fill="FFFFFF"/>
            <w:noWrap/>
            <w:vAlign w:val="bottom"/>
            <w:hideMark/>
          </w:tcPr>
          <w:p w14:paraId="1D3789D4" w14:textId="77777777" w:rsidR="00A2271D" w:rsidRDefault="00A2271D">
            <w:pPr>
              <w:jc w:val="center"/>
              <w:rPr>
                <w:rFonts w:ascii="Arial" w:hAnsi="Arial" w:cs="Arial"/>
                <w:color w:val="000000"/>
                <w:sz w:val="20"/>
                <w:szCs w:val="20"/>
              </w:rPr>
            </w:pPr>
            <w:r>
              <w:rPr>
                <w:rFonts w:ascii="Arial" w:hAnsi="Arial" w:cs="Arial"/>
                <w:color w:val="000000"/>
                <w:sz w:val="20"/>
                <w:szCs w:val="20"/>
              </w:rPr>
              <w:t>83.4</w:t>
            </w:r>
          </w:p>
        </w:tc>
      </w:tr>
      <w:tr w:rsidR="006D7732" w14:paraId="686E5303" w14:textId="77777777" w:rsidTr="006D7732">
        <w:tc>
          <w:tcPr>
            <w:tcW w:w="1201" w:type="dxa"/>
            <w:tcBorders>
              <w:top w:val="nil"/>
              <w:left w:val="single" w:sz="4" w:space="0" w:color="auto"/>
              <w:bottom w:val="nil"/>
              <w:right w:val="single" w:sz="4" w:space="0" w:color="auto"/>
            </w:tcBorders>
            <w:shd w:val="clear" w:color="000000" w:fill="FFFFFF"/>
            <w:noWrap/>
            <w:vAlign w:val="bottom"/>
            <w:hideMark/>
          </w:tcPr>
          <w:p w14:paraId="3C9493E9" w14:textId="77777777" w:rsidR="00A2271D" w:rsidRDefault="00A2271D">
            <w:pPr>
              <w:rPr>
                <w:rFonts w:ascii="Arial" w:hAnsi="Arial" w:cs="Arial"/>
                <w:color w:val="000000"/>
                <w:sz w:val="20"/>
                <w:szCs w:val="20"/>
              </w:rPr>
            </w:pPr>
            <w:r>
              <w:rPr>
                <w:rFonts w:ascii="Arial" w:hAnsi="Arial" w:cs="Arial"/>
                <w:color w:val="000000"/>
                <w:sz w:val="20"/>
                <w:szCs w:val="20"/>
              </w:rPr>
              <w:t> </w:t>
            </w:r>
          </w:p>
        </w:tc>
        <w:tc>
          <w:tcPr>
            <w:tcW w:w="836" w:type="dxa"/>
            <w:tcBorders>
              <w:top w:val="nil"/>
              <w:left w:val="nil"/>
              <w:bottom w:val="single" w:sz="4" w:space="0" w:color="auto"/>
              <w:right w:val="nil"/>
            </w:tcBorders>
            <w:shd w:val="clear" w:color="000000" w:fill="FFFFFF"/>
            <w:noWrap/>
            <w:vAlign w:val="bottom"/>
            <w:hideMark/>
          </w:tcPr>
          <w:p w14:paraId="2AFB2797" w14:textId="77777777" w:rsidR="00A2271D" w:rsidRDefault="00A2271D">
            <w:pPr>
              <w:jc w:val="center"/>
              <w:rPr>
                <w:rFonts w:ascii="Arial" w:hAnsi="Arial" w:cs="Arial"/>
                <w:color w:val="000000"/>
                <w:sz w:val="20"/>
                <w:szCs w:val="20"/>
              </w:rPr>
            </w:pPr>
            <w:r>
              <w:rPr>
                <w:rFonts w:ascii="Arial" w:hAnsi="Arial" w:cs="Arial"/>
                <w:color w:val="000000"/>
                <w:sz w:val="20"/>
                <w:szCs w:val="20"/>
              </w:rPr>
              <w:t>2012</w:t>
            </w:r>
          </w:p>
        </w:tc>
        <w:tc>
          <w:tcPr>
            <w:tcW w:w="690" w:type="dxa"/>
            <w:tcBorders>
              <w:top w:val="nil"/>
              <w:left w:val="single" w:sz="4" w:space="0" w:color="auto"/>
              <w:bottom w:val="single" w:sz="4" w:space="0" w:color="auto"/>
              <w:right w:val="single" w:sz="4" w:space="0" w:color="auto"/>
            </w:tcBorders>
            <w:shd w:val="clear" w:color="000000" w:fill="FFFFFF"/>
            <w:noWrap/>
            <w:vAlign w:val="bottom"/>
            <w:hideMark/>
          </w:tcPr>
          <w:p w14:paraId="002A8C73" w14:textId="77777777" w:rsidR="00A2271D" w:rsidRDefault="00A2271D">
            <w:pPr>
              <w:jc w:val="center"/>
              <w:rPr>
                <w:rFonts w:ascii="Arial" w:hAnsi="Arial" w:cs="Arial"/>
                <w:color w:val="000000"/>
                <w:sz w:val="20"/>
                <w:szCs w:val="20"/>
              </w:rPr>
            </w:pPr>
            <w:r>
              <w:rPr>
                <w:rFonts w:ascii="Arial" w:hAnsi="Arial" w:cs="Arial"/>
                <w:color w:val="000000"/>
                <w:sz w:val="20"/>
                <w:szCs w:val="20"/>
              </w:rPr>
              <w:t>232</w:t>
            </w:r>
          </w:p>
        </w:tc>
        <w:tc>
          <w:tcPr>
            <w:tcW w:w="690" w:type="dxa"/>
            <w:tcBorders>
              <w:top w:val="nil"/>
              <w:left w:val="nil"/>
              <w:bottom w:val="single" w:sz="4" w:space="0" w:color="auto"/>
              <w:right w:val="single" w:sz="4" w:space="0" w:color="auto"/>
            </w:tcBorders>
            <w:shd w:val="clear" w:color="000000" w:fill="FFFFFF"/>
            <w:noWrap/>
            <w:vAlign w:val="bottom"/>
            <w:hideMark/>
          </w:tcPr>
          <w:p w14:paraId="7B5ABAEA" w14:textId="77777777" w:rsidR="00A2271D" w:rsidRDefault="00A2271D">
            <w:pPr>
              <w:jc w:val="center"/>
              <w:rPr>
                <w:rFonts w:ascii="Arial" w:hAnsi="Arial" w:cs="Arial"/>
                <w:color w:val="000000"/>
                <w:sz w:val="20"/>
                <w:szCs w:val="20"/>
              </w:rPr>
            </w:pPr>
            <w:r>
              <w:rPr>
                <w:rFonts w:ascii="Arial" w:hAnsi="Arial" w:cs="Arial"/>
                <w:color w:val="000000"/>
                <w:sz w:val="20"/>
                <w:szCs w:val="20"/>
              </w:rPr>
              <w:t>232</w:t>
            </w:r>
          </w:p>
        </w:tc>
        <w:tc>
          <w:tcPr>
            <w:tcW w:w="1348" w:type="dxa"/>
            <w:tcBorders>
              <w:top w:val="nil"/>
              <w:left w:val="nil"/>
              <w:bottom w:val="single" w:sz="4" w:space="0" w:color="auto"/>
              <w:right w:val="single" w:sz="4" w:space="0" w:color="auto"/>
            </w:tcBorders>
            <w:shd w:val="clear" w:color="000000" w:fill="FFFFFF"/>
            <w:noWrap/>
            <w:vAlign w:val="bottom"/>
            <w:hideMark/>
          </w:tcPr>
          <w:p w14:paraId="62C1AA7A" w14:textId="77777777" w:rsidR="00A2271D" w:rsidRDefault="00A2271D">
            <w:pPr>
              <w:jc w:val="center"/>
              <w:rPr>
                <w:rFonts w:ascii="Arial" w:hAnsi="Arial" w:cs="Arial"/>
                <w:color w:val="000000"/>
                <w:sz w:val="20"/>
                <w:szCs w:val="20"/>
              </w:rPr>
            </w:pPr>
            <w:r>
              <w:rPr>
                <w:rFonts w:ascii="Arial" w:hAnsi="Arial" w:cs="Arial"/>
                <w:color w:val="000000"/>
                <w:sz w:val="20"/>
                <w:szCs w:val="20"/>
              </w:rPr>
              <w:t>100.0</w:t>
            </w:r>
          </w:p>
        </w:tc>
        <w:tc>
          <w:tcPr>
            <w:tcW w:w="691" w:type="dxa"/>
            <w:tcBorders>
              <w:top w:val="nil"/>
              <w:left w:val="nil"/>
              <w:bottom w:val="single" w:sz="4" w:space="0" w:color="auto"/>
              <w:right w:val="single" w:sz="4" w:space="0" w:color="auto"/>
            </w:tcBorders>
            <w:shd w:val="clear" w:color="000000" w:fill="FFFFFF"/>
            <w:noWrap/>
            <w:vAlign w:val="bottom"/>
            <w:hideMark/>
          </w:tcPr>
          <w:p w14:paraId="3AB60222" w14:textId="77777777" w:rsidR="00A2271D" w:rsidRDefault="00A2271D">
            <w:pPr>
              <w:jc w:val="center"/>
              <w:rPr>
                <w:rFonts w:ascii="Arial" w:hAnsi="Arial" w:cs="Arial"/>
                <w:color w:val="000000"/>
                <w:sz w:val="20"/>
                <w:szCs w:val="20"/>
              </w:rPr>
            </w:pPr>
            <w:r>
              <w:rPr>
                <w:rFonts w:ascii="Arial" w:hAnsi="Arial" w:cs="Arial"/>
                <w:color w:val="000000"/>
                <w:sz w:val="20"/>
                <w:szCs w:val="20"/>
              </w:rPr>
              <w:t>492</w:t>
            </w:r>
          </w:p>
        </w:tc>
        <w:tc>
          <w:tcPr>
            <w:tcW w:w="691" w:type="dxa"/>
            <w:tcBorders>
              <w:top w:val="nil"/>
              <w:left w:val="nil"/>
              <w:bottom w:val="single" w:sz="4" w:space="0" w:color="auto"/>
              <w:right w:val="single" w:sz="4" w:space="0" w:color="auto"/>
            </w:tcBorders>
            <w:shd w:val="clear" w:color="000000" w:fill="FFFFFF"/>
            <w:noWrap/>
            <w:vAlign w:val="bottom"/>
            <w:hideMark/>
          </w:tcPr>
          <w:p w14:paraId="737C96D5" w14:textId="77777777" w:rsidR="00A2271D" w:rsidRDefault="00A2271D">
            <w:pPr>
              <w:jc w:val="center"/>
              <w:rPr>
                <w:rFonts w:ascii="Arial" w:hAnsi="Arial" w:cs="Arial"/>
                <w:color w:val="000000"/>
                <w:sz w:val="20"/>
                <w:szCs w:val="20"/>
              </w:rPr>
            </w:pPr>
            <w:r>
              <w:rPr>
                <w:rFonts w:ascii="Arial" w:hAnsi="Arial" w:cs="Arial"/>
                <w:color w:val="000000"/>
                <w:sz w:val="20"/>
                <w:szCs w:val="20"/>
              </w:rPr>
              <w:t>492</w:t>
            </w:r>
          </w:p>
        </w:tc>
        <w:tc>
          <w:tcPr>
            <w:tcW w:w="1348" w:type="dxa"/>
            <w:tcBorders>
              <w:top w:val="nil"/>
              <w:left w:val="nil"/>
              <w:bottom w:val="single" w:sz="4" w:space="0" w:color="auto"/>
              <w:right w:val="nil"/>
            </w:tcBorders>
            <w:shd w:val="clear" w:color="000000" w:fill="FFFFFF"/>
            <w:noWrap/>
            <w:vAlign w:val="bottom"/>
            <w:hideMark/>
          </w:tcPr>
          <w:p w14:paraId="0DB36A55" w14:textId="77777777" w:rsidR="00A2271D" w:rsidRDefault="00A2271D">
            <w:pPr>
              <w:jc w:val="center"/>
              <w:rPr>
                <w:rFonts w:ascii="Arial" w:hAnsi="Arial" w:cs="Arial"/>
                <w:color w:val="000000"/>
                <w:sz w:val="20"/>
                <w:szCs w:val="20"/>
              </w:rPr>
            </w:pPr>
            <w:r>
              <w:rPr>
                <w:rFonts w:ascii="Arial" w:hAnsi="Arial" w:cs="Arial"/>
                <w:color w:val="000000"/>
                <w:sz w:val="20"/>
                <w:szCs w:val="20"/>
              </w:rPr>
              <w:t>100.0</w:t>
            </w:r>
          </w:p>
        </w:tc>
        <w:tc>
          <w:tcPr>
            <w:tcW w:w="691" w:type="dxa"/>
            <w:tcBorders>
              <w:top w:val="nil"/>
              <w:left w:val="single" w:sz="4" w:space="0" w:color="auto"/>
              <w:bottom w:val="single" w:sz="4" w:space="0" w:color="auto"/>
              <w:right w:val="single" w:sz="4" w:space="0" w:color="auto"/>
            </w:tcBorders>
            <w:shd w:val="clear" w:color="000000" w:fill="FFFFFF"/>
            <w:noWrap/>
            <w:vAlign w:val="bottom"/>
            <w:hideMark/>
          </w:tcPr>
          <w:p w14:paraId="37030995" w14:textId="77777777" w:rsidR="00A2271D" w:rsidRDefault="00A2271D">
            <w:pPr>
              <w:jc w:val="center"/>
              <w:rPr>
                <w:rFonts w:ascii="Arial" w:hAnsi="Arial" w:cs="Arial"/>
                <w:color w:val="000000"/>
                <w:sz w:val="20"/>
                <w:szCs w:val="20"/>
              </w:rPr>
            </w:pPr>
            <w:r>
              <w:rPr>
                <w:rFonts w:ascii="Arial" w:hAnsi="Arial" w:cs="Arial"/>
                <w:color w:val="000000"/>
                <w:sz w:val="20"/>
                <w:szCs w:val="20"/>
              </w:rPr>
              <w:t>232</w:t>
            </w:r>
          </w:p>
        </w:tc>
        <w:tc>
          <w:tcPr>
            <w:tcW w:w="691" w:type="dxa"/>
            <w:tcBorders>
              <w:top w:val="nil"/>
              <w:left w:val="nil"/>
              <w:bottom w:val="single" w:sz="4" w:space="0" w:color="auto"/>
              <w:right w:val="single" w:sz="4" w:space="0" w:color="auto"/>
            </w:tcBorders>
            <w:shd w:val="clear" w:color="000000" w:fill="FFFFFF"/>
            <w:noWrap/>
            <w:vAlign w:val="bottom"/>
            <w:hideMark/>
          </w:tcPr>
          <w:p w14:paraId="0A9376A5" w14:textId="77777777" w:rsidR="00A2271D" w:rsidRDefault="00A2271D">
            <w:pPr>
              <w:jc w:val="center"/>
              <w:rPr>
                <w:rFonts w:ascii="Arial" w:hAnsi="Arial" w:cs="Arial"/>
                <w:color w:val="000000"/>
                <w:sz w:val="20"/>
                <w:szCs w:val="20"/>
              </w:rPr>
            </w:pPr>
            <w:r>
              <w:rPr>
                <w:rFonts w:ascii="Arial" w:hAnsi="Arial" w:cs="Arial"/>
                <w:color w:val="000000"/>
                <w:sz w:val="20"/>
                <w:szCs w:val="20"/>
              </w:rPr>
              <w:t>211</w:t>
            </w:r>
          </w:p>
        </w:tc>
        <w:tc>
          <w:tcPr>
            <w:tcW w:w="1348" w:type="dxa"/>
            <w:tcBorders>
              <w:top w:val="nil"/>
              <w:left w:val="nil"/>
              <w:bottom w:val="single" w:sz="4" w:space="0" w:color="auto"/>
              <w:right w:val="nil"/>
            </w:tcBorders>
            <w:shd w:val="clear" w:color="000000" w:fill="FFFFFF"/>
            <w:noWrap/>
            <w:vAlign w:val="bottom"/>
            <w:hideMark/>
          </w:tcPr>
          <w:p w14:paraId="563B3F6D" w14:textId="77777777" w:rsidR="00A2271D" w:rsidRDefault="00A2271D">
            <w:pPr>
              <w:jc w:val="center"/>
              <w:rPr>
                <w:rFonts w:ascii="Arial" w:hAnsi="Arial" w:cs="Arial"/>
                <w:color w:val="000000"/>
                <w:sz w:val="20"/>
                <w:szCs w:val="20"/>
              </w:rPr>
            </w:pPr>
            <w:r>
              <w:rPr>
                <w:rFonts w:ascii="Arial" w:hAnsi="Arial" w:cs="Arial"/>
                <w:color w:val="000000"/>
                <w:sz w:val="20"/>
                <w:szCs w:val="20"/>
              </w:rPr>
              <w:t>90.9</w:t>
            </w:r>
          </w:p>
        </w:tc>
        <w:tc>
          <w:tcPr>
            <w:tcW w:w="691" w:type="dxa"/>
            <w:tcBorders>
              <w:top w:val="nil"/>
              <w:left w:val="single" w:sz="4" w:space="0" w:color="auto"/>
              <w:bottom w:val="single" w:sz="4" w:space="0" w:color="auto"/>
              <w:right w:val="single" w:sz="4" w:space="0" w:color="auto"/>
            </w:tcBorders>
            <w:shd w:val="clear" w:color="000000" w:fill="FFFFFF"/>
            <w:noWrap/>
            <w:vAlign w:val="bottom"/>
            <w:hideMark/>
          </w:tcPr>
          <w:p w14:paraId="39FD2E3C" w14:textId="77777777" w:rsidR="00A2271D" w:rsidRDefault="00A2271D">
            <w:pPr>
              <w:jc w:val="center"/>
              <w:rPr>
                <w:rFonts w:ascii="Arial" w:hAnsi="Arial" w:cs="Arial"/>
                <w:color w:val="000000"/>
                <w:sz w:val="20"/>
                <w:szCs w:val="20"/>
              </w:rPr>
            </w:pPr>
            <w:r>
              <w:rPr>
                <w:rFonts w:ascii="Arial" w:hAnsi="Arial" w:cs="Arial"/>
                <w:color w:val="000000"/>
                <w:sz w:val="20"/>
                <w:szCs w:val="20"/>
              </w:rPr>
              <w:t>492</w:t>
            </w:r>
          </w:p>
        </w:tc>
        <w:tc>
          <w:tcPr>
            <w:tcW w:w="691" w:type="dxa"/>
            <w:tcBorders>
              <w:top w:val="nil"/>
              <w:left w:val="nil"/>
              <w:bottom w:val="single" w:sz="4" w:space="0" w:color="auto"/>
              <w:right w:val="single" w:sz="4" w:space="0" w:color="auto"/>
            </w:tcBorders>
            <w:shd w:val="clear" w:color="000000" w:fill="FFFFFF"/>
            <w:noWrap/>
            <w:vAlign w:val="bottom"/>
            <w:hideMark/>
          </w:tcPr>
          <w:p w14:paraId="40E39461" w14:textId="77777777" w:rsidR="00A2271D" w:rsidRDefault="00A2271D">
            <w:pPr>
              <w:jc w:val="center"/>
              <w:rPr>
                <w:rFonts w:ascii="Arial" w:hAnsi="Arial" w:cs="Arial"/>
                <w:color w:val="000000"/>
                <w:sz w:val="20"/>
                <w:szCs w:val="20"/>
              </w:rPr>
            </w:pPr>
            <w:r>
              <w:rPr>
                <w:rFonts w:ascii="Arial" w:hAnsi="Arial" w:cs="Arial"/>
                <w:color w:val="000000"/>
                <w:sz w:val="20"/>
                <w:szCs w:val="20"/>
              </w:rPr>
              <w:t>426</w:t>
            </w:r>
          </w:p>
        </w:tc>
        <w:tc>
          <w:tcPr>
            <w:tcW w:w="1348" w:type="dxa"/>
            <w:tcBorders>
              <w:top w:val="nil"/>
              <w:left w:val="nil"/>
              <w:bottom w:val="single" w:sz="4" w:space="0" w:color="auto"/>
              <w:right w:val="single" w:sz="4" w:space="0" w:color="auto"/>
            </w:tcBorders>
            <w:shd w:val="clear" w:color="000000" w:fill="FFFFFF"/>
            <w:noWrap/>
            <w:vAlign w:val="bottom"/>
            <w:hideMark/>
          </w:tcPr>
          <w:p w14:paraId="75C02C3F" w14:textId="77777777" w:rsidR="00A2271D" w:rsidRDefault="00A2271D">
            <w:pPr>
              <w:jc w:val="center"/>
              <w:rPr>
                <w:rFonts w:ascii="Arial" w:hAnsi="Arial" w:cs="Arial"/>
                <w:color w:val="000000"/>
                <w:sz w:val="20"/>
                <w:szCs w:val="20"/>
              </w:rPr>
            </w:pPr>
            <w:r>
              <w:rPr>
                <w:rFonts w:ascii="Arial" w:hAnsi="Arial" w:cs="Arial"/>
                <w:color w:val="000000"/>
                <w:sz w:val="20"/>
                <w:szCs w:val="20"/>
              </w:rPr>
              <w:t>86.6</w:t>
            </w:r>
          </w:p>
        </w:tc>
      </w:tr>
      <w:tr w:rsidR="006D7732" w14:paraId="2A3E110A" w14:textId="77777777" w:rsidTr="006D7732">
        <w:tc>
          <w:tcPr>
            <w:tcW w:w="1201" w:type="dxa"/>
            <w:tcBorders>
              <w:top w:val="nil"/>
              <w:left w:val="single" w:sz="4" w:space="0" w:color="auto"/>
              <w:bottom w:val="nil"/>
              <w:right w:val="single" w:sz="4" w:space="0" w:color="auto"/>
            </w:tcBorders>
            <w:shd w:val="clear" w:color="000000" w:fill="FFFFFF"/>
            <w:noWrap/>
            <w:vAlign w:val="bottom"/>
            <w:hideMark/>
          </w:tcPr>
          <w:p w14:paraId="6B738A1B" w14:textId="77777777" w:rsidR="00A2271D" w:rsidRDefault="00A2271D">
            <w:pPr>
              <w:rPr>
                <w:rFonts w:ascii="Arial" w:hAnsi="Arial" w:cs="Arial"/>
                <w:color w:val="000000"/>
                <w:sz w:val="20"/>
                <w:szCs w:val="20"/>
              </w:rPr>
            </w:pPr>
            <w:r>
              <w:rPr>
                <w:rFonts w:ascii="Arial" w:hAnsi="Arial" w:cs="Arial"/>
                <w:color w:val="000000"/>
                <w:sz w:val="20"/>
                <w:szCs w:val="20"/>
              </w:rPr>
              <w:t> </w:t>
            </w:r>
          </w:p>
        </w:tc>
        <w:tc>
          <w:tcPr>
            <w:tcW w:w="836" w:type="dxa"/>
            <w:tcBorders>
              <w:top w:val="nil"/>
              <w:left w:val="nil"/>
              <w:bottom w:val="single" w:sz="4" w:space="0" w:color="auto"/>
              <w:right w:val="nil"/>
            </w:tcBorders>
            <w:shd w:val="clear" w:color="000000" w:fill="FFFFFF"/>
            <w:noWrap/>
            <w:vAlign w:val="bottom"/>
            <w:hideMark/>
          </w:tcPr>
          <w:p w14:paraId="4A861CDA" w14:textId="77777777" w:rsidR="00A2271D" w:rsidRDefault="00A2271D">
            <w:pPr>
              <w:jc w:val="center"/>
              <w:rPr>
                <w:rFonts w:ascii="Arial" w:hAnsi="Arial" w:cs="Arial"/>
                <w:color w:val="000000"/>
                <w:sz w:val="20"/>
                <w:szCs w:val="20"/>
              </w:rPr>
            </w:pPr>
            <w:r>
              <w:rPr>
                <w:rFonts w:ascii="Arial" w:hAnsi="Arial" w:cs="Arial"/>
                <w:color w:val="000000"/>
                <w:sz w:val="20"/>
                <w:szCs w:val="20"/>
              </w:rPr>
              <w:t>2013</w:t>
            </w:r>
          </w:p>
        </w:tc>
        <w:tc>
          <w:tcPr>
            <w:tcW w:w="690" w:type="dxa"/>
            <w:tcBorders>
              <w:top w:val="nil"/>
              <w:left w:val="single" w:sz="4" w:space="0" w:color="auto"/>
              <w:bottom w:val="single" w:sz="4" w:space="0" w:color="auto"/>
              <w:right w:val="single" w:sz="4" w:space="0" w:color="auto"/>
            </w:tcBorders>
            <w:shd w:val="clear" w:color="000000" w:fill="FFFFFF"/>
            <w:noWrap/>
            <w:vAlign w:val="bottom"/>
            <w:hideMark/>
          </w:tcPr>
          <w:p w14:paraId="160DB888" w14:textId="77777777" w:rsidR="00A2271D" w:rsidRDefault="00A2271D">
            <w:pPr>
              <w:jc w:val="center"/>
              <w:rPr>
                <w:rFonts w:ascii="Arial" w:hAnsi="Arial" w:cs="Arial"/>
                <w:color w:val="000000"/>
                <w:sz w:val="20"/>
                <w:szCs w:val="20"/>
              </w:rPr>
            </w:pPr>
            <w:r>
              <w:rPr>
                <w:rFonts w:ascii="Arial" w:hAnsi="Arial" w:cs="Arial"/>
                <w:color w:val="000000"/>
                <w:sz w:val="20"/>
                <w:szCs w:val="20"/>
              </w:rPr>
              <w:t>482</w:t>
            </w:r>
          </w:p>
        </w:tc>
        <w:tc>
          <w:tcPr>
            <w:tcW w:w="690" w:type="dxa"/>
            <w:tcBorders>
              <w:top w:val="nil"/>
              <w:left w:val="nil"/>
              <w:bottom w:val="single" w:sz="4" w:space="0" w:color="auto"/>
              <w:right w:val="single" w:sz="4" w:space="0" w:color="auto"/>
            </w:tcBorders>
            <w:shd w:val="clear" w:color="000000" w:fill="FFFFFF"/>
            <w:noWrap/>
            <w:vAlign w:val="bottom"/>
            <w:hideMark/>
          </w:tcPr>
          <w:p w14:paraId="276CEB03" w14:textId="77777777" w:rsidR="00A2271D" w:rsidRDefault="00A2271D">
            <w:pPr>
              <w:jc w:val="center"/>
              <w:rPr>
                <w:rFonts w:ascii="Arial" w:hAnsi="Arial" w:cs="Arial"/>
                <w:color w:val="000000"/>
                <w:sz w:val="20"/>
                <w:szCs w:val="20"/>
              </w:rPr>
            </w:pPr>
            <w:r>
              <w:rPr>
                <w:rFonts w:ascii="Arial" w:hAnsi="Arial" w:cs="Arial"/>
                <w:color w:val="000000"/>
                <w:sz w:val="20"/>
                <w:szCs w:val="20"/>
              </w:rPr>
              <w:t>482</w:t>
            </w:r>
          </w:p>
        </w:tc>
        <w:tc>
          <w:tcPr>
            <w:tcW w:w="1348" w:type="dxa"/>
            <w:tcBorders>
              <w:top w:val="nil"/>
              <w:left w:val="nil"/>
              <w:bottom w:val="single" w:sz="4" w:space="0" w:color="auto"/>
              <w:right w:val="single" w:sz="4" w:space="0" w:color="auto"/>
            </w:tcBorders>
            <w:shd w:val="clear" w:color="000000" w:fill="FFFFFF"/>
            <w:noWrap/>
            <w:vAlign w:val="bottom"/>
            <w:hideMark/>
          </w:tcPr>
          <w:p w14:paraId="18808F02" w14:textId="77777777" w:rsidR="00A2271D" w:rsidRDefault="00A2271D">
            <w:pPr>
              <w:jc w:val="center"/>
              <w:rPr>
                <w:rFonts w:ascii="Arial" w:hAnsi="Arial" w:cs="Arial"/>
                <w:color w:val="000000"/>
                <w:sz w:val="20"/>
                <w:szCs w:val="20"/>
              </w:rPr>
            </w:pPr>
            <w:r>
              <w:rPr>
                <w:rFonts w:ascii="Arial" w:hAnsi="Arial" w:cs="Arial"/>
                <w:color w:val="000000"/>
                <w:sz w:val="20"/>
                <w:szCs w:val="20"/>
              </w:rPr>
              <w:t>100.0</w:t>
            </w:r>
          </w:p>
        </w:tc>
        <w:tc>
          <w:tcPr>
            <w:tcW w:w="691" w:type="dxa"/>
            <w:tcBorders>
              <w:top w:val="nil"/>
              <w:left w:val="nil"/>
              <w:bottom w:val="single" w:sz="4" w:space="0" w:color="auto"/>
              <w:right w:val="single" w:sz="4" w:space="0" w:color="auto"/>
            </w:tcBorders>
            <w:shd w:val="clear" w:color="000000" w:fill="FFFFFF"/>
            <w:noWrap/>
            <w:vAlign w:val="bottom"/>
            <w:hideMark/>
          </w:tcPr>
          <w:p w14:paraId="16FB0D0E" w14:textId="77777777" w:rsidR="00A2271D" w:rsidRDefault="00A2271D">
            <w:pPr>
              <w:jc w:val="center"/>
              <w:rPr>
                <w:rFonts w:ascii="Arial" w:hAnsi="Arial" w:cs="Arial"/>
                <w:color w:val="000000"/>
                <w:sz w:val="20"/>
                <w:szCs w:val="20"/>
              </w:rPr>
            </w:pPr>
            <w:r>
              <w:rPr>
                <w:rFonts w:ascii="Arial" w:hAnsi="Arial" w:cs="Arial"/>
                <w:color w:val="000000"/>
                <w:sz w:val="20"/>
                <w:szCs w:val="20"/>
              </w:rPr>
              <w:t>88</w:t>
            </w:r>
          </w:p>
        </w:tc>
        <w:tc>
          <w:tcPr>
            <w:tcW w:w="691" w:type="dxa"/>
            <w:tcBorders>
              <w:top w:val="nil"/>
              <w:left w:val="nil"/>
              <w:bottom w:val="single" w:sz="4" w:space="0" w:color="auto"/>
              <w:right w:val="single" w:sz="4" w:space="0" w:color="auto"/>
            </w:tcBorders>
            <w:shd w:val="clear" w:color="000000" w:fill="FFFFFF"/>
            <w:noWrap/>
            <w:vAlign w:val="bottom"/>
            <w:hideMark/>
          </w:tcPr>
          <w:p w14:paraId="383096F2" w14:textId="77777777" w:rsidR="00A2271D" w:rsidRDefault="00A2271D">
            <w:pPr>
              <w:jc w:val="center"/>
              <w:rPr>
                <w:rFonts w:ascii="Arial" w:hAnsi="Arial" w:cs="Arial"/>
                <w:color w:val="000000"/>
                <w:sz w:val="20"/>
                <w:szCs w:val="20"/>
              </w:rPr>
            </w:pPr>
            <w:r>
              <w:rPr>
                <w:rFonts w:ascii="Arial" w:hAnsi="Arial" w:cs="Arial"/>
                <w:color w:val="000000"/>
                <w:sz w:val="20"/>
                <w:szCs w:val="20"/>
              </w:rPr>
              <w:t>87</w:t>
            </w:r>
          </w:p>
        </w:tc>
        <w:tc>
          <w:tcPr>
            <w:tcW w:w="1348" w:type="dxa"/>
            <w:tcBorders>
              <w:top w:val="nil"/>
              <w:left w:val="nil"/>
              <w:bottom w:val="single" w:sz="4" w:space="0" w:color="auto"/>
              <w:right w:val="nil"/>
            </w:tcBorders>
            <w:shd w:val="clear" w:color="000000" w:fill="FFFFFF"/>
            <w:noWrap/>
            <w:vAlign w:val="bottom"/>
            <w:hideMark/>
          </w:tcPr>
          <w:p w14:paraId="3B1B98FB" w14:textId="77777777" w:rsidR="00A2271D" w:rsidRDefault="00A2271D">
            <w:pPr>
              <w:jc w:val="center"/>
              <w:rPr>
                <w:rFonts w:ascii="Arial" w:hAnsi="Arial" w:cs="Arial"/>
                <w:color w:val="000000"/>
                <w:sz w:val="20"/>
                <w:szCs w:val="20"/>
              </w:rPr>
            </w:pPr>
            <w:r>
              <w:rPr>
                <w:rFonts w:ascii="Arial" w:hAnsi="Arial" w:cs="Arial"/>
                <w:color w:val="000000"/>
                <w:sz w:val="20"/>
                <w:szCs w:val="20"/>
              </w:rPr>
              <w:t>98.9</w:t>
            </w:r>
          </w:p>
        </w:tc>
        <w:tc>
          <w:tcPr>
            <w:tcW w:w="691" w:type="dxa"/>
            <w:tcBorders>
              <w:top w:val="nil"/>
              <w:left w:val="single" w:sz="4" w:space="0" w:color="auto"/>
              <w:bottom w:val="single" w:sz="4" w:space="0" w:color="auto"/>
              <w:right w:val="single" w:sz="4" w:space="0" w:color="auto"/>
            </w:tcBorders>
            <w:shd w:val="clear" w:color="000000" w:fill="FFFFFF"/>
            <w:noWrap/>
            <w:vAlign w:val="bottom"/>
            <w:hideMark/>
          </w:tcPr>
          <w:p w14:paraId="2CC8B192" w14:textId="77777777" w:rsidR="00A2271D" w:rsidRDefault="00A2271D">
            <w:pPr>
              <w:jc w:val="center"/>
              <w:rPr>
                <w:rFonts w:ascii="Arial" w:hAnsi="Arial" w:cs="Arial"/>
                <w:color w:val="000000"/>
                <w:sz w:val="20"/>
                <w:szCs w:val="20"/>
              </w:rPr>
            </w:pPr>
            <w:r>
              <w:rPr>
                <w:rFonts w:ascii="Arial" w:hAnsi="Arial" w:cs="Arial"/>
                <w:color w:val="000000"/>
                <w:sz w:val="20"/>
                <w:szCs w:val="20"/>
              </w:rPr>
              <w:t>486</w:t>
            </w:r>
          </w:p>
        </w:tc>
        <w:tc>
          <w:tcPr>
            <w:tcW w:w="691" w:type="dxa"/>
            <w:tcBorders>
              <w:top w:val="nil"/>
              <w:left w:val="nil"/>
              <w:bottom w:val="single" w:sz="4" w:space="0" w:color="auto"/>
              <w:right w:val="single" w:sz="4" w:space="0" w:color="auto"/>
            </w:tcBorders>
            <w:shd w:val="clear" w:color="000000" w:fill="FFFFFF"/>
            <w:noWrap/>
            <w:vAlign w:val="bottom"/>
            <w:hideMark/>
          </w:tcPr>
          <w:p w14:paraId="2A510675" w14:textId="77777777" w:rsidR="00A2271D" w:rsidRDefault="00A2271D">
            <w:pPr>
              <w:jc w:val="center"/>
              <w:rPr>
                <w:rFonts w:ascii="Arial" w:hAnsi="Arial" w:cs="Arial"/>
                <w:color w:val="000000"/>
                <w:sz w:val="20"/>
                <w:szCs w:val="20"/>
              </w:rPr>
            </w:pPr>
            <w:r>
              <w:rPr>
                <w:rFonts w:ascii="Arial" w:hAnsi="Arial" w:cs="Arial"/>
                <w:color w:val="000000"/>
                <w:sz w:val="20"/>
                <w:szCs w:val="20"/>
              </w:rPr>
              <w:t>409</w:t>
            </w:r>
          </w:p>
        </w:tc>
        <w:tc>
          <w:tcPr>
            <w:tcW w:w="1348" w:type="dxa"/>
            <w:tcBorders>
              <w:top w:val="nil"/>
              <w:left w:val="nil"/>
              <w:bottom w:val="single" w:sz="4" w:space="0" w:color="auto"/>
              <w:right w:val="nil"/>
            </w:tcBorders>
            <w:shd w:val="clear" w:color="000000" w:fill="FFFFFF"/>
            <w:noWrap/>
            <w:vAlign w:val="bottom"/>
            <w:hideMark/>
          </w:tcPr>
          <w:p w14:paraId="017176DF" w14:textId="77777777" w:rsidR="00A2271D" w:rsidRDefault="00A2271D">
            <w:pPr>
              <w:jc w:val="center"/>
              <w:rPr>
                <w:rFonts w:ascii="Arial" w:hAnsi="Arial" w:cs="Arial"/>
                <w:color w:val="000000"/>
                <w:sz w:val="20"/>
                <w:szCs w:val="20"/>
              </w:rPr>
            </w:pPr>
            <w:r>
              <w:rPr>
                <w:rFonts w:ascii="Arial" w:hAnsi="Arial" w:cs="Arial"/>
                <w:color w:val="000000"/>
                <w:sz w:val="20"/>
                <w:szCs w:val="20"/>
              </w:rPr>
              <w:t>84.2</w:t>
            </w:r>
          </w:p>
        </w:tc>
        <w:tc>
          <w:tcPr>
            <w:tcW w:w="691" w:type="dxa"/>
            <w:tcBorders>
              <w:top w:val="nil"/>
              <w:left w:val="single" w:sz="4" w:space="0" w:color="auto"/>
              <w:bottom w:val="single" w:sz="4" w:space="0" w:color="auto"/>
              <w:right w:val="single" w:sz="4" w:space="0" w:color="auto"/>
            </w:tcBorders>
            <w:shd w:val="clear" w:color="000000" w:fill="FFFFFF"/>
            <w:noWrap/>
            <w:vAlign w:val="bottom"/>
            <w:hideMark/>
          </w:tcPr>
          <w:p w14:paraId="78E9FD9C" w14:textId="77777777" w:rsidR="00A2271D" w:rsidRDefault="00A2271D">
            <w:pPr>
              <w:jc w:val="center"/>
              <w:rPr>
                <w:rFonts w:ascii="Arial" w:hAnsi="Arial" w:cs="Arial"/>
                <w:color w:val="000000"/>
                <w:sz w:val="20"/>
                <w:szCs w:val="20"/>
              </w:rPr>
            </w:pPr>
            <w:r>
              <w:rPr>
                <w:rFonts w:ascii="Arial" w:hAnsi="Arial" w:cs="Arial"/>
                <w:color w:val="000000"/>
                <w:sz w:val="20"/>
                <w:szCs w:val="20"/>
              </w:rPr>
              <w:t>88</w:t>
            </w:r>
          </w:p>
        </w:tc>
        <w:tc>
          <w:tcPr>
            <w:tcW w:w="691" w:type="dxa"/>
            <w:tcBorders>
              <w:top w:val="nil"/>
              <w:left w:val="nil"/>
              <w:bottom w:val="single" w:sz="4" w:space="0" w:color="auto"/>
              <w:right w:val="single" w:sz="4" w:space="0" w:color="auto"/>
            </w:tcBorders>
            <w:shd w:val="clear" w:color="000000" w:fill="FFFFFF"/>
            <w:noWrap/>
            <w:vAlign w:val="bottom"/>
            <w:hideMark/>
          </w:tcPr>
          <w:p w14:paraId="43B33725" w14:textId="77777777" w:rsidR="00A2271D" w:rsidRDefault="00A2271D">
            <w:pPr>
              <w:jc w:val="center"/>
              <w:rPr>
                <w:rFonts w:ascii="Arial" w:hAnsi="Arial" w:cs="Arial"/>
                <w:color w:val="000000"/>
                <w:sz w:val="20"/>
                <w:szCs w:val="20"/>
              </w:rPr>
            </w:pPr>
            <w:r>
              <w:rPr>
                <w:rFonts w:ascii="Arial" w:hAnsi="Arial" w:cs="Arial"/>
                <w:color w:val="000000"/>
                <w:sz w:val="20"/>
                <w:szCs w:val="20"/>
              </w:rPr>
              <w:t>84</w:t>
            </w:r>
          </w:p>
        </w:tc>
        <w:tc>
          <w:tcPr>
            <w:tcW w:w="1348" w:type="dxa"/>
            <w:tcBorders>
              <w:top w:val="nil"/>
              <w:left w:val="nil"/>
              <w:bottom w:val="single" w:sz="4" w:space="0" w:color="auto"/>
              <w:right w:val="single" w:sz="4" w:space="0" w:color="auto"/>
            </w:tcBorders>
            <w:shd w:val="clear" w:color="000000" w:fill="FFFFFF"/>
            <w:noWrap/>
            <w:vAlign w:val="bottom"/>
            <w:hideMark/>
          </w:tcPr>
          <w:p w14:paraId="4D5753FE" w14:textId="77777777" w:rsidR="00A2271D" w:rsidRDefault="00A2271D">
            <w:pPr>
              <w:jc w:val="center"/>
              <w:rPr>
                <w:rFonts w:ascii="Arial" w:hAnsi="Arial" w:cs="Arial"/>
                <w:color w:val="000000"/>
                <w:sz w:val="20"/>
                <w:szCs w:val="20"/>
              </w:rPr>
            </w:pPr>
            <w:r>
              <w:rPr>
                <w:rFonts w:ascii="Arial" w:hAnsi="Arial" w:cs="Arial"/>
                <w:color w:val="000000"/>
                <w:sz w:val="20"/>
                <w:szCs w:val="20"/>
              </w:rPr>
              <w:t>95.5</w:t>
            </w:r>
          </w:p>
        </w:tc>
      </w:tr>
      <w:tr w:rsidR="006D7732" w14:paraId="7A71BA31" w14:textId="77777777" w:rsidTr="006D7732">
        <w:tc>
          <w:tcPr>
            <w:tcW w:w="1201" w:type="dxa"/>
            <w:tcBorders>
              <w:top w:val="nil"/>
              <w:left w:val="single" w:sz="4" w:space="0" w:color="auto"/>
              <w:bottom w:val="nil"/>
              <w:right w:val="single" w:sz="4" w:space="0" w:color="auto"/>
            </w:tcBorders>
            <w:shd w:val="clear" w:color="000000" w:fill="FFFFFF"/>
            <w:noWrap/>
            <w:vAlign w:val="bottom"/>
            <w:hideMark/>
          </w:tcPr>
          <w:p w14:paraId="2A207757" w14:textId="77777777" w:rsidR="00A2271D" w:rsidRDefault="00A2271D">
            <w:pPr>
              <w:rPr>
                <w:rFonts w:ascii="Arial" w:hAnsi="Arial" w:cs="Arial"/>
                <w:color w:val="000000"/>
                <w:sz w:val="20"/>
                <w:szCs w:val="20"/>
              </w:rPr>
            </w:pPr>
            <w:r>
              <w:rPr>
                <w:rFonts w:ascii="Arial" w:hAnsi="Arial" w:cs="Arial"/>
                <w:color w:val="000000"/>
                <w:sz w:val="20"/>
                <w:szCs w:val="20"/>
              </w:rPr>
              <w:t> </w:t>
            </w:r>
          </w:p>
        </w:tc>
        <w:tc>
          <w:tcPr>
            <w:tcW w:w="836" w:type="dxa"/>
            <w:tcBorders>
              <w:top w:val="nil"/>
              <w:left w:val="nil"/>
              <w:bottom w:val="single" w:sz="4" w:space="0" w:color="auto"/>
              <w:right w:val="nil"/>
            </w:tcBorders>
            <w:shd w:val="clear" w:color="000000" w:fill="FFFFFF"/>
            <w:noWrap/>
            <w:vAlign w:val="bottom"/>
            <w:hideMark/>
          </w:tcPr>
          <w:p w14:paraId="3A8EFBC1" w14:textId="77777777" w:rsidR="00A2271D" w:rsidRDefault="00A2271D">
            <w:pPr>
              <w:jc w:val="center"/>
              <w:rPr>
                <w:rFonts w:ascii="Arial" w:hAnsi="Arial" w:cs="Arial"/>
                <w:color w:val="000000"/>
                <w:sz w:val="20"/>
                <w:szCs w:val="20"/>
              </w:rPr>
            </w:pPr>
            <w:r>
              <w:rPr>
                <w:rFonts w:ascii="Arial" w:hAnsi="Arial" w:cs="Arial"/>
                <w:color w:val="000000"/>
                <w:sz w:val="20"/>
                <w:szCs w:val="20"/>
              </w:rPr>
              <w:t>2014</w:t>
            </w:r>
          </w:p>
        </w:tc>
        <w:tc>
          <w:tcPr>
            <w:tcW w:w="690" w:type="dxa"/>
            <w:tcBorders>
              <w:top w:val="nil"/>
              <w:left w:val="single" w:sz="4" w:space="0" w:color="auto"/>
              <w:bottom w:val="single" w:sz="4" w:space="0" w:color="auto"/>
              <w:right w:val="single" w:sz="4" w:space="0" w:color="auto"/>
            </w:tcBorders>
            <w:shd w:val="clear" w:color="000000" w:fill="FFFFFF"/>
            <w:noWrap/>
            <w:vAlign w:val="bottom"/>
            <w:hideMark/>
          </w:tcPr>
          <w:p w14:paraId="1A5CE8F7" w14:textId="77777777" w:rsidR="00A2271D" w:rsidRDefault="00A2271D">
            <w:pPr>
              <w:jc w:val="center"/>
              <w:rPr>
                <w:rFonts w:ascii="Arial" w:hAnsi="Arial" w:cs="Arial"/>
                <w:color w:val="000000"/>
                <w:sz w:val="20"/>
                <w:szCs w:val="20"/>
              </w:rPr>
            </w:pPr>
            <w:r>
              <w:rPr>
                <w:rFonts w:ascii="Arial" w:hAnsi="Arial" w:cs="Arial"/>
                <w:color w:val="000000"/>
                <w:sz w:val="20"/>
                <w:szCs w:val="20"/>
              </w:rPr>
              <w:t>432</w:t>
            </w:r>
          </w:p>
        </w:tc>
        <w:tc>
          <w:tcPr>
            <w:tcW w:w="690" w:type="dxa"/>
            <w:tcBorders>
              <w:top w:val="nil"/>
              <w:left w:val="nil"/>
              <w:bottom w:val="single" w:sz="4" w:space="0" w:color="auto"/>
              <w:right w:val="single" w:sz="4" w:space="0" w:color="auto"/>
            </w:tcBorders>
            <w:shd w:val="clear" w:color="000000" w:fill="FFFFFF"/>
            <w:noWrap/>
            <w:vAlign w:val="bottom"/>
            <w:hideMark/>
          </w:tcPr>
          <w:p w14:paraId="79621B00" w14:textId="77777777" w:rsidR="00A2271D" w:rsidRDefault="00A2271D">
            <w:pPr>
              <w:jc w:val="center"/>
              <w:rPr>
                <w:rFonts w:ascii="Arial" w:hAnsi="Arial" w:cs="Arial"/>
                <w:color w:val="000000"/>
                <w:sz w:val="20"/>
                <w:szCs w:val="20"/>
              </w:rPr>
            </w:pPr>
            <w:r>
              <w:rPr>
                <w:rFonts w:ascii="Arial" w:hAnsi="Arial" w:cs="Arial"/>
                <w:color w:val="000000"/>
                <w:sz w:val="20"/>
                <w:szCs w:val="20"/>
              </w:rPr>
              <w:t>432</w:t>
            </w:r>
          </w:p>
        </w:tc>
        <w:tc>
          <w:tcPr>
            <w:tcW w:w="1348" w:type="dxa"/>
            <w:tcBorders>
              <w:top w:val="nil"/>
              <w:left w:val="nil"/>
              <w:bottom w:val="single" w:sz="4" w:space="0" w:color="auto"/>
              <w:right w:val="single" w:sz="4" w:space="0" w:color="auto"/>
            </w:tcBorders>
            <w:shd w:val="clear" w:color="000000" w:fill="FFFFFF"/>
            <w:noWrap/>
            <w:vAlign w:val="bottom"/>
            <w:hideMark/>
          </w:tcPr>
          <w:p w14:paraId="43B2D5F2" w14:textId="77777777" w:rsidR="00A2271D" w:rsidRDefault="00A2271D">
            <w:pPr>
              <w:jc w:val="center"/>
              <w:rPr>
                <w:rFonts w:ascii="Arial" w:hAnsi="Arial" w:cs="Arial"/>
                <w:color w:val="000000"/>
                <w:sz w:val="20"/>
                <w:szCs w:val="20"/>
              </w:rPr>
            </w:pPr>
            <w:r>
              <w:rPr>
                <w:rFonts w:ascii="Arial" w:hAnsi="Arial" w:cs="Arial"/>
                <w:color w:val="000000"/>
                <w:sz w:val="20"/>
                <w:szCs w:val="20"/>
              </w:rPr>
              <w:t>100.0</w:t>
            </w:r>
          </w:p>
        </w:tc>
        <w:tc>
          <w:tcPr>
            <w:tcW w:w="691" w:type="dxa"/>
            <w:tcBorders>
              <w:top w:val="nil"/>
              <w:left w:val="nil"/>
              <w:bottom w:val="single" w:sz="4" w:space="0" w:color="auto"/>
              <w:right w:val="single" w:sz="4" w:space="0" w:color="auto"/>
            </w:tcBorders>
            <w:shd w:val="clear" w:color="000000" w:fill="FFFFFF"/>
            <w:noWrap/>
            <w:vAlign w:val="bottom"/>
            <w:hideMark/>
          </w:tcPr>
          <w:p w14:paraId="3EC68400" w14:textId="77777777" w:rsidR="00A2271D" w:rsidRDefault="00A2271D">
            <w:pPr>
              <w:jc w:val="center"/>
              <w:rPr>
                <w:rFonts w:ascii="Arial" w:hAnsi="Arial" w:cs="Arial"/>
                <w:color w:val="000000"/>
                <w:sz w:val="20"/>
                <w:szCs w:val="20"/>
              </w:rPr>
            </w:pPr>
            <w:r>
              <w:rPr>
                <w:rFonts w:ascii="Arial" w:hAnsi="Arial" w:cs="Arial"/>
                <w:color w:val="000000"/>
                <w:sz w:val="20"/>
                <w:szCs w:val="20"/>
              </w:rPr>
              <w:t>118</w:t>
            </w:r>
          </w:p>
        </w:tc>
        <w:tc>
          <w:tcPr>
            <w:tcW w:w="691" w:type="dxa"/>
            <w:tcBorders>
              <w:top w:val="nil"/>
              <w:left w:val="nil"/>
              <w:bottom w:val="single" w:sz="4" w:space="0" w:color="auto"/>
              <w:right w:val="single" w:sz="4" w:space="0" w:color="auto"/>
            </w:tcBorders>
            <w:shd w:val="clear" w:color="000000" w:fill="FFFFFF"/>
            <w:noWrap/>
            <w:vAlign w:val="bottom"/>
            <w:hideMark/>
          </w:tcPr>
          <w:p w14:paraId="60C2BABB" w14:textId="77777777" w:rsidR="00A2271D" w:rsidRDefault="00A2271D">
            <w:pPr>
              <w:jc w:val="center"/>
              <w:rPr>
                <w:rFonts w:ascii="Arial" w:hAnsi="Arial" w:cs="Arial"/>
                <w:color w:val="000000"/>
                <w:sz w:val="20"/>
                <w:szCs w:val="20"/>
              </w:rPr>
            </w:pPr>
            <w:r>
              <w:rPr>
                <w:rFonts w:ascii="Arial" w:hAnsi="Arial" w:cs="Arial"/>
                <w:color w:val="000000"/>
                <w:sz w:val="20"/>
                <w:szCs w:val="20"/>
              </w:rPr>
              <w:t>118</w:t>
            </w:r>
          </w:p>
        </w:tc>
        <w:tc>
          <w:tcPr>
            <w:tcW w:w="1348" w:type="dxa"/>
            <w:tcBorders>
              <w:top w:val="nil"/>
              <w:left w:val="nil"/>
              <w:bottom w:val="single" w:sz="4" w:space="0" w:color="auto"/>
              <w:right w:val="nil"/>
            </w:tcBorders>
            <w:shd w:val="clear" w:color="000000" w:fill="FFFFFF"/>
            <w:noWrap/>
            <w:vAlign w:val="bottom"/>
            <w:hideMark/>
          </w:tcPr>
          <w:p w14:paraId="298283C2" w14:textId="77777777" w:rsidR="00A2271D" w:rsidRDefault="00A2271D">
            <w:pPr>
              <w:jc w:val="center"/>
              <w:rPr>
                <w:rFonts w:ascii="Arial" w:hAnsi="Arial" w:cs="Arial"/>
                <w:color w:val="000000"/>
                <w:sz w:val="20"/>
                <w:szCs w:val="20"/>
              </w:rPr>
            </w:pPr>
            <w:r>
              <w:rPr>
                <w:rFonts w:ascii="Arial" w:hAnsi="Arial" w:cs="Arial"/>
                <w:color w:val="000000"/>
                <w:sz w:val="20"/>
                <w:szCs w:val="20"/>
              </w:rPr>
              <w:t>100.0</w:t>
            </w:r>
          </w:p>
        </w:tc>
        <w:tc>
          <w:tcPr>
            <w:tcW w:w="691" w:type="dxa"/>
            <w:tcBorders>
              <w:top w:val="nil"/>
              <w:left w:val="single" w:sz="4" w:space="0" w:color="auto"/>
              <w:bottom w:val="single" w:sz="4" w:space="0" w:color="auto"/>
              <w:right w:val="single" w:sz="4" w:space="0" w:color="auto"/>
            </w:tcBorders>
            <w:shd w:val="clear" w:color="000000" w:fill="FFFFFF"/>
            <w:noWrap/>
            <w:vAlign w:val="bottom"/>
            <w:hideMark/>
          </w:tcPr>
          <w:p w14:paraId="0F056B91" w14:textId="77777777" w:rsidR="00A2271D" w:rsidRDefault="00A2271D">
            <w:pPr>
              <w:jc w:val="center"/>
              <w:rPr>
                <w:rFonts w:ascii="Arial" w:hAnsi="Arial" w:cs="Arial"/>
                <w:color w:val="000000"/>
                <w:sz w:val="20"/>
                <w:szCs w:val="20"/>
              </w:rPr>
            </w:pPr>
            <w:r>
              <w:rPr>
                <w:rFonts w:ascii="Arial" w:hAnsi="Arial" w:cs="Arial"/>
                <w:color w:val="000000"/>
                <w:sz w:val="20"/>
                <w:szCs w:val="20"/>
              </w:rPr>
              <w:t>432</w:t>
            </w:r>
          </w:p>
        </w:tc>
        <w:tc>
          <w:tcPr>
            <w:tcW w:w="691" w:type="dxa"/>
            <w:tcBorders>
              <w:top w:val="nil"/>
              <w:left w:val="nil"/>
              <w:bottom w:val="single" w:sz="4" w:space="0" w:color="auto"/>
              <w:right w:val="single" w:sz="4" w:space="0" w:color="auto"/>
            </w:tcBorders>
            <w:shd w:val="clear" w:color="000000" w:fill="FFFFFF"/>
            <w:noWrap/>
            <w:vAlign w:val="bottom"/>
            <w:hideMark/>
          </w:tcPr>
          <w:p w14:paraId="5DFC5518" w14:textId="77777777" w:rsidR="00A2271D" w:rsidRDefault="00A2271D">
            <w:pPr>
              <w:jc w:val="center"/>
              <w:rPr>
                <w:rFonts w:ascii="Arial" w:hAnsi="Arial" w:cs="Arial"/>
                <w:color w:val="000000"/>
                <w:sz w:val="20"/>
                <w:szCs w:val="20"/>
              </w:rPr>
            </w:pPr>
            <w:r>
              <w:rPr>
                <w:rFonts w:ascii="Arial" w:hAnsi="Arial" w:cs="Arial"/>
                <w:color w:val="000000"/>
                <w:sz w:val="20"/>
                <w:szCs w:val="20"/>
              </w:rPr>
              <w:t>347</w:t>
            </w:r>
          </w:p>
        </w:tc>
        <w:tc>
          <w:tcPr>
            <w:tcW w:w="1348" w:type="dxa"/>
            <w:tcBorders>
              <w:top w:val="nil"/>
              <w:left w:val="nil"/>
              <w:bottom w:val="single" w:sz="4" w:space="0" w:color="auto"/>
              <w:right w:val="nil"/>
            </w:tcBorders>
            <w:shd w:val="clear" w:color="000000" w:fill="FFFFFF"/>
            <w:noWrap/>
            <w:vAlign w:val="bottom"/>
            <w:hideMark/>
          </w:tcPr>
          <w:p w14:paraId="34595522" w14:textId="77777777" w:rsidR="00A2271D" w:rsidRDefault="00A2271D">
            <w:pPr>
              <w:jc w:val="center"/>
              <w:rPr>
                <w:rFonts w:ascii="Arial" w:hAnsi="Arial" w:cs="Arial"/>
                <w:color w:val="000000"/>
                <w:sz w:val="20"/>
                <w:szCs w:val="20"/>
              </w:rPr>
            </w:pPr>
            <w:r>
              <w:rPr>
                <w:rFonts w:ascii="Arial" w:hAnsi="Arial" w:cs="Arial"/>
                <w:color w:val="000000"/>
                <w:sz w:val="20"/>
                <w:szCs w:val="20"/>
              </w:rPr>
              <w:t>80.3</w:t>
            </w:r>
          </w:p>
        </w:tc>
        <w:tc>
          <w:tcPr>
            <w:tcW w:w="691" w:type="dxa"/>
            <w:tcBorders>
              <w:top w:val="nil"/>
              <w:left w:val="single" w:sz="4" w:space="0" w:color="auto"/>
              <w:bottom w:val="single" w:sz="4" w:space="0" w:color="auto"/>
              <w:right w:val="single" w:sz="4" w:space="0" w:color="auto"/>
            </w:tcBorders>
            <w:shd w:val="clear" w:color="000000" w:fill="FFFFFF"/>
            <w:noWrap/>
            <w:vAlign w:val="bottom"/>
            <w:hideMark/>
          </w:tcPr>
          <w:p w14:paraId="6223C3E7" w14:textId="77777777" w:rsidR="00A2271D" w:rsidRDefault="00A2271D">
            <w:pPr>
              <w:jc w:val="center"/>
              <w:rPr>
                <w:rFonts w:ascii="Arial" w:hAnsi="Arial" w:cs="Arial"/>
                <w:color w:val="000000"/>
                <w:sz w:val="20"/>
                <w:szCs w:val="20"/>
              </w:rPr>
            </w:pPr>
            <w:r>
              <w:rPr>
                <w:rFonts w:ascii="Arial" w:hAnsi="Arial" w:cs="Arial"/>
                <w:color w:val="000000"/>
                <w:sz w:val="20"/>
                <w:szCs w:val="20"/>
              </w:rPr>
              <w:t>118</w:t>
            </w:r>
          </w:p>
        </w:tc>
        <w:tc>
          <w:tcPr>
            <w:tcW w:w="691" w:type="dxa"/>
            <w:tcBorders>
              <w:top w:val="nil"/>
              <w:left w:val="nil"/>
              <w:bottom w:val="single" w:sz="4" w:space="0" w:color="auto"/>
              <w:right w:val="single" w:sz="4" w:space="0" w:color="auto"/>
            </w:tcBorders>
            <w:shd w:val="clear" w:color="000000" w:fill="FFFFFF"/>
            <w:noWrap/>
            <w:vAlign w:val="bottom"/>
            <w:hideMark/>
          </w:tcPr>
          <w:p w14:paraId="111F6ADC" w14:textId="77777777" w:rsidR="00A2271D" w:rsidRDefault="00A2271D">
            <w:pPr>
              <w:jc w:val="center"/>
              <w:rPr>
                <w:rFonts w:ascii="Arial" w:hAnsi="Arial" w:cs="Arial"/>
                <w:color w:val="000000"/>
                <w:sz w:val="20"/>
                <w:szCs w:val="20"/>
              </w:rPr>
            </w:pPr>
            <w:r>
              <w:rPr>
                <w:rFonts w:ascii="Arial" w:hAnsi="Arial" w:cs="Arial"/>
                <w:color w:val="000000"/>
                <w:sz w:val="20"/>
                <w:szCs w:val="20"/>
              </w:rPr>
              <w:t>101</w:t>
            </w:r>
          </w:p>
        </w:tc>
        <w:tc>
          <w:tcPr>
            <w:tcW w:w="1348" w:type="dxa"/>
            <w:tcBorders>
              <w:top w:val="nil"/>
              <w:left w:val="nil"/>
              <w:bottom w:val="single" w:sz="4" w:space="0" w:color="auto"/>
              <w:right w:val="single" w:sz="4" w:space="0" w:color="auto"/>
            </w:tcBorders>
            <w:shd w:val="clear" w:color="000000" w:fill="FFFFFF"/>
            <w:noWrap/>
            <w:vAlign w:val="bottom"/>
            <w:hideMark/>
          </w:tcPr>
          <w:p w14:paraId="7D5329A6" w14:textId="77777777" w:rsidR="00A2271D" w:rsidRDefault="00A2271D">
            <w:pPr>
              <w:jc w:val="center"/>
              <w:rPr>
                <w:rFonts w:ascii="Arial" w:hAnsi="Arial" w:cs="Arial"/>
                <w:color w:val="000000"/>
                <w:sz w:val="20"/>
                <w:szCs w:val="20"/>
              </w:rPr>
            </w:pPr>
            <w:r>
              <w:rPr>
                <w:rFonts w:ascii="Arial" w:hAnsi="Arial" w:cs="Arial"/>
                <w:color w:val="000000"/>
                <w:sz w:val="20"/>
                <w:szCs w:val="20"/>
              </w:rPr>
              <w:t>85.6</w:t>
            </w:r>
          </w:p>
        </w:tc>
      </w:tr>
      <w:tr w:rsidR="006D7732" w14:paraId="4EA93E47" w14:textId="77777777" w:rsidTr="006D7732">
        <w:tc>
          <w:tcPr>
            <w:tcW w:w="1201" w:type="dxa"/>
            <w:tcBorders>
              <w:top w:val="nil"/>
              <w:left w:val="single" w:sz="4" w:space="0" w:color="auto"/>
              <w:bottom w:val="nil"/>
              <w:right w:val="single" w:sz="4" w:space="0" w:color="auto"/>
            </w:tcBorders>
            <w:shd w:val="clear" w:color="000000" w:fill="FFFFFF"/>
            <w:noWrap/>
            <w:vAlign w:val="bottom"/>
            <w:hideMark/>
          </w:tcPr>
          <w:p w14:paraId="7800D16C" w14:textId="77777777" w:rsidR="00A2271D" w:rsidRDefault="00A2271D">
            <w:pPr>
              <w:rPr>
                <w:rFonts w:ascii="Arial" w:hAnsi="Arial" w:cs="Arial"/>
                <w:color w:val="000000"/>
                <w:sz w:val="20"/>
                <w:szCs w:val="20"/>
              </w:rPr>
            </w:pPr>
            <w:r>
              <w:rPr>
                <w:rFonts w:ascii="Arial" w:hAnsi="Arial" w:cs="Arial"/>
                <w:color w:val="000000"/>
                <w:sz w:val="20"/>
                <w:szCs w:val="20"/>
              </w:rPr>
              <w:t> </w:t>
            </w:r>
          </w:p>
        </w:tc>
        <w:tc>
          <w:tcPr>
            <w:tcW w:w="836" w:type="dxa"/>
            <w:tcBorders>
              <w:top w:val="nil"/>
              <w:left w:val="nil"/>
              <w:bottom w:val="single" w:sz="4" w:space="0" w:color="auto"/>
              <w:right w:val="nil"/>
            </w:tcBorders>
            <w:shd w:val="clear" w:color="000000" w:fill="FFFFFF"/>
            <w:noWrap/>
            <w:vAlign w:val="bottom"/>
            <w:hideMark/>
          </w:tcPr>
          <w:p w14:paraId="526F2487" w14:textId="77777777" w:rsidR="00A2271D" w:rsidRDefault="00A2271D">
            <w:pPr>
              <w:jc w:val="center"/>
              <w:rPr>
                <w:rFonts w:ascii="Arial" w:hAnsi="Arial" w:cs="Arial"/>
                <w:color w:val="000000"/>
                <w:sz w:val="20"/>
                <w:szCs w:val="20"/>
              </w:rPr>
            </w:pPr>
            <w:r>
              <w:rPr>
                <w:rFonts w:ascii="Arial" w:hAnsi="Arial" w:cs="Arial"/>
                <w:color w:val="000000"/>
                <w:sz w:val="20"/>
                <w:szCs w:val="20"/>
              </w:rPr>
              <w:t>2015</w:t>
            </w:r>
          </w:p>
        </w:tc>
        <w:tc>
          <w:tcPr>
            <w:tcW w:w="690" w:type="dxa"/>
            <w:tcBorders>
              <w:top w:val="nil"/>
              <w:left w:val="single" w:sz="4" w:space="0" w:color="auto"/>
              <w:bottom w:val="single" w:sz="4" w:space="0" w:color="auto"/>
              <w:right w:val="single" w:sz="4" w:space="0" w:color="auto"/>
            </w:tcBorders>
            <w:shd w:val="clear" w:color="000000" w:fill="FFFFFF"/>
            <w:noWrap/>
            <w:vAlign w:val="bottom"/>
            <w:hideMark/>
          </w:tcPr>
          <w:p w14:paraId="0CD93878" w14:textId="77777777" w:rsidR="00A2271D" w:rsidRDefault="00A2271D">
            <w:pPr>
              <w:jc w:val="center"/>
              <w:rPr>
                <w:rFonts w:ascii="Arial" w:hAnsi="Arial" w:cs="Arial"/>
                <w:color w:val="000000"/>
                <w:sz w:val="20"/>
                <w:szCs w:val="20"/>
              </w:rPr>
            </w:pPr>
            <w:r>
              <w:rPr>
                <w:rFonts w:ascii="Arial" w:hAnsi="Arial" w:cs="Arial"/>
                <w:color w:val="000000"/>
                <w:sz w:val="20"/>
                <w:szCs w:val="20"/>
              </w:rPr>
              <w:t>1212</w:t>
            </w:r>
          </w:p>
        </w:tc>
        <w:tc>
          <w:tcPr>
            <w:tcW w:w="690" w:type="dxa"/>
            <w:tcBorders>
              <w:top w:val="nil"/>
              <w:left w:val="nil"/>
              <w:bottom w:val="single" w:sz="4" w:space="0" w:color="auto"/>
              <w:right w:val="single" w:sz="4" w:space="0" w:color="auto"/>
            </w:tcBorders>
            <w:shd w:val="clear" w:color="000000" w:fill="FFFFFF"/>
            <w:noWrap/>
            <w:vAlign w:val="bottom"/>
            <w:hideMark/>
          </w:tcPr>
          <w:p w14:paraId="04581CE1" w14:textId="77777777" w:rsidR="00A2271D" w:rsidRDefault="00A2271D">
            <w:pPr>
              <w:jc w:val="center"/>
              <w:rPr>
                <w:rFonts w:ascii="Arial" w:hAnsi="Arial" w:cs="Arial"/>
                <w:color w:val="000000"/>
                <w:sz w:val="20"/>
                <w:szCs w:val="20"/>
              </w:rPr>
            </w:pPr>
            <w:r>
              <w:rPr>
                <w:rFonts w:ascii="Arial" w:hAnsi="Arial" w:cs="Arial"/>
                <w:color w:val="000000"/>
                <w:sz w:val="20"/>
                <w:szCs w:val="20"/>
              </w:rPr>
              <w:t>1206</w:t>
            </w:r>
          </w:p>
        </w:tc>
        <w:tc>
          <w:tcPr>
            <w:tcW w:w="1348" w:type="dxa"/>
            <w:tcBorders>
              <w:top w:val="nil"/>
              <w:left w:val="nil"/>
              <w:bottom w:val="single" w:sz="4" w:space="0" w:color="auto"/>
              <w:right w:val="single" w:sz="4" w:space="0" w:color="auto"/>
            </w:tcBorders>
            <w:shd w:val="clear" w:color="000000" w:fill="FFFFFF"/>
            <w:noWrap/>
            <w:vAlign w:val="bottom"/>
            <w:hideMark/>
          </w:tcPr>
          <w:p w14:paraId="43588994" w14:textId="77777777" w:rsidR="00A2271D" w:rsidRDefault="00A2271D">
            <w:pPr>
              <w:jc w:val="center"/>
              <w:rPr>
                <w:rFonts w:ascii="Arial" w:hAnsi="Arial" w:cs="Arial"/>
                <w:color w:val="000000"/>
                <w:sz w:val="20"/>
                <w:szCs w:val="20"/>
              </w:rPr>
            </w:pPr>
            <w:r>
              <w:rPr>
                <w:rFonts w:ascii="Arial" w:hAnsi="Arial" w:cs="Arial"/>
                <w:color w:val="000000"/>
                <w:sz w:val="20"/>
                <w:szCs w:val="20"/>
              </w:rPr>
              <w:t>99.5</w:t>
            </w:r>
          </w:p>
        </w:tc>
        <w:tc>
          <w:tcPr>
            <w:tcW w:w="691" w:type="dxa"/>
            <w:tcBorders>
              <w:top w:val="nil"/>
              <w:left w:val="nil"/>
              <w:bottom w:val="single" w:sz="4" w:space="0" w:color="auto"/>
              <w:right w:val="single" w:sz="4" w:space="0" w:color="auto"/>
            </w:tcBorders>
            <w:shd w:val="clear" w:color="000000" w:fill="FFFFFF"/>
            <w:noWrap/>
            <w:vAlign w:val="bottom"/>
            <w:hideMark/>
          </w:tcPr>
          <w:p w14:paraId="36A2C231" w14:textId="77777777" w:rsidR="00A2271D" w:rsidRDefault="00A2271D">
            <w:pPr>
              <w:jc w:val="center"/>
              <w:rPr>
                <w:rFonts w:ascii="Arial" w:hAnsi="Arial" w:cs="Arial"/>
                <w:color w:val="000000"/>
                <w:sz w:val="20"/>
                <w:szCs w:val="20"/>
              </w:rPr>
            </w:pPr>
            <w:r>
              <w:rPr>
                <w:rFonts w:ascii="Arial" w:hAnsi="Arial" w:cs="Arial"/>
                <w:color w:val="000000"/>
                <w:sz w:val="20"/>
                <w:szCs w:val="20"/>
              </w:rPr>
              <w:t>NA</w:t>
            </w:r>
          </w:p>
        </w:tc>
        <w:tc>
          <w:tcPr>
            <w:tcW w:w="691" w:type="dxa"/>
            <w:tcBorders>
              <w:top w:val="nil"/>
              <w:left w:val="nil"/>
              <w:bottom w:val="single" w:sz="4" w:space="0" w:color="auto"/>
              <w:right w:val="single" w:sz="4" w:space="0" w:color="auto"/>
            </w:tcBorders>
            <w:shd w:val="clear" w:color="000000" w:fill="FFFFFF"/>
            <w:noWrap/>
            <w:vAlign w:val="bottom"/>
            <w:hideMark/>
          </w:tcPr>
          <w:p w14:paraId="1D0099F6" w14:textId="77777777" w:rsidR="00A2271D" w:rsidRDefault="00A2271D">
            <w:pPr>
              <w:jc w:val="center"/>
              <w:rPr>
                <w:rFonts w:ascii="Arial" w:hAnsi="Arial" w:cs="Arial"/>
                <w:color w:val="000000"/>
                <w:sz w:val="20"/>
                <w:szCs w:val="20"/>
              </w:rPr>
            </w:pPr>
            <w:r>
              <w:rPr>
                <w:rFonts w:ascii="Arial" w:hAnsi="Arial" w:cs="Arial"/>
                <w:color w:val="000000"/>
                <w:sz w:val="20"/>
                <w:szCs w:val="20"/>
              </w:rPr>
              <w:t>NA</w:t>
            </w:r>
          </w:p>
        </w:tc>
        <w:tc>
          <w:tcPr>
            <w:tcW w:w="1348" w:type="dxa"/>
            <w:tcBorders>
              <w:top w:val="nil"/>
              <w:left w:val="nil"/>
              <w:bottom w:val="single" w:sz="4" w:space="0" w:color="auto"/>
              <w:right w:val="nil"/>
            </w:tcBorders>
            <w:shd w:val="clear" w:color="000000" w:fill="FFFFFF"/>
            <w:noWrap/>
            <w:vAlign w:val="bottom"/>
            <w:hideMark/>
          </w:tcPr>
          <w:p w14:paraId="3B1F22C6" w14:textId="77777777" w:rsidR="00A2271D" w:rsidRDefault="00A2271D">
            <w:pPr>
              <w:jc w:val="center"/>
              <w:rPr>
                <w:rFonts w:ascii="Arial" w:hAnsi="Arial" w:cs="Arial"/>
                <w:color w:val="000000"/>
                <w:sz w:val="20"/>
                <w:szCs w:val="20"/>
              </w:rPr>
            </w:pPr>
            <w:r>
              <w:rPr>
                <w:rFonts w:ascii="Arial" w:hAnsi="Arial" w:cs="Arial"/>
                <w:color w:val="000000"/>
                <w:sz w:val="20"/>
                <w:szCs w:val="20"/>
              </w:rPr>
              <w:t>NA</w:t>
            </w:r>
          </w:p>
        </w:tc>
        <w:tc>
          <w:tcPr>
            <w:tcW w:w="691" w:type="dxa"/>
            <w:tcBorders>
              <w:top w:val="nil"/>
              <w:left w:val="single" w:sz="4" w:space="0" w:color="auto"/>
              <w:bottom w:val="single" w:sz="4" w:space="0" w:color="auto"/>
              <w:right w:val="single" w:sz="4" w:space="0" w:color="auto"/>
            </w:tcBorders>
            <w:shd w:val="clear" w:color="000000" w:fill="FFFFFF"/>
            <w:noWrap/>
            <w:vAlign w:val="bottom"/>
            <w:hideMark/>
          </w:tcPr>
          <w:p w14:paraId="3485C672" w14:textId="77777777" w:rsidR="00A2271D" w:rsidRDefault="00A2271D">
            <w:pPr>
              <w:jc w:val="center"/>
              <w:rPr>
                <w:rFonts w:ascii="Arial" w:hAnsi="Arial" w:cs="Arial"/>
                <w:color w:val="000000"/>
                <w:sz w:val="20"/>
                <w:szCs w:val="20"/>
              </w:rPr>
            </w:pPr>
            <w:r>
              <w:rPr>
                <w:rFonts w:ascii="Arial" w:hAnsi="Arial" w:cs="Arial"/>
                <w:color w:val="000000"/>
                <w:sz w:val="20"/>
                <w:szCs w:val="20"/>
              </w:rPr>
              <w:t>1208</w:t>
            </w:r>
          </w:p>
        </w:tc>
        <w:tc>
          <w:tcPr>
            <w:tcW w:w="691" w:type="dxa"/>
            <w:tcBorders>
              <w:top w:val="nil"/>
              <w:left w:val="nil"/>
              <w:bottom w:val="single" w:sz="4" w:space="0" w:color="auto"/>
              <w:right w:val="single" w:sz="4" w:space="0" w:color="auto"/>
            </w:tcBorders>
            <w:shd w:val="clear" w:color="000000" w:fill="FFFFFF"/>
            <w:noWrap/>
            <w:vAlign w:val="bottom"/>
            <w:hideMark/>
          </w:tcPr>
          <w:p w14:paraId="0B1AC5F4" w14:textId="77777777" w:rsidR="00A2271D" w:rsidRDefault="00A2271D">
            <w:pPr>
              <w:jc w:val="center"/>
              <w:rPr>
                <w:rFonts w:ascii="Arial" w:hAnsi="Arial" w:cs="Arial"/>
                <w:color w:val="000000"/>
                <w:sz w:val="20"/>
                <w:szCs w:val="20"/>
              </w:rPr>
            </w:pPr>
            <w:r>
              <w:rPr>
                <w:rFonts w:ascii="Arial" w:hAnsi="Arial" w:cs="Arial"/>
                <w:color w:val="000000"/>
                <w:sz w:val="20"/>
                <w:szCs w:val="20"/>
              </w:rPr>
              <w:t>1156</w:t>
            </w:r>
          </w:p>
        </w:tc>
        <w:tc>
          <w:tcPr>
            <w:tcW w:w="1348" w:type="dxa"/>
            <w:tcBorders>
              <w:top w:val="nil"/>
              <w:left w:val="nil"/>
              <w:bottom w:val="single" w:sz="4" w:space="0" w:color="auto"/>
              <w:right w:val="nil"/>
            </w:tcBorders>
            <w:shd w:val="clear" w:color="000000" w:fill="FFFFFF"/>
            <w:noWrap/>
            <w:vAlign w:val="bottom"/>
            <w:hideMark/>
          </w:tcPr>
          <w:p w14:paraId="1D28E082" w14:textId="77777777" w:rsidR="00A2271D" w:rsidRDefault="00A2271D">
            <w:pPr>
              <w:jc w:val="center"/>
              <w:rPr>
                <w:rFonts w:ascii="Arial" w:hAnsi="Arial" w:cs="Arial"/>
                <w:color w:val="000000"/>
                <w:sz w:val="20"/>
                <w:szCs w:val="20"/>
              </w:rPr>
            </w:pPr>
            <w:r>
              <w:rPr>
                <w:rFonts w:ascii="Arial" w:hAnsi="Arial" w:cs="Arial"/>
                <w:color w:val="000000"/>
                <w:sz w:val="20"/>
                <w:szCs w:val="20"/>
              </w:rPr>
              <w:t>95.7</w:t>
            </w:r>
          </w:p>
        </w:tc>
        <w:tc>
          <w:tcPr>
            <w:tcW w:w="691" w:type="dxa"/>
            <w:tcBorders>
              <w:top w:val="nil"/>
              <w:left w:val="single" w:sz="4" w:space="0" w:color="auto"/>
              <w:bottom w:val="single" w:sz="4" w:space="0" w:color="auto"/>
              <w:right w:val="single" w:sz="4" w:space="0" w:color="auto"/>
            </w:tcBorders>
            <w:shd w:val="clear" w:color="000000" w:fill="FFFFFF"/>
            <w:noWrap/>
            <w:vAlign w:val="bottom"/>
            <w:hideMark/>
          </w:tcPr>
          <w:p w14:paraId="44399DEA" w14:textId="77777777" w:rsidR="00A2271D" w:rsidRDefault="00A2271D">
            <w:pPr>
              <w:jc w:val="center"/>
              <w:rPr>
                <w:rFonts w:ascii="Arial" w:hAnsi="Arial" w:cs="Arial"/>
                <w:color w:val="000000"/>
                <w:sz w:val="20"/>
                <w:szCs w:val="20"/>
              </w:rPr>
            </w:pPr>
            <w:r>
              <w:rPr>
                <w:rFonts w:ascii="Arial" w:hAnsi="Arial" w:cs="Arial"/>
                <w:color w:val="000000"/>
                <w:sz w:val="20"/>
                <w:szCs w:val="20"/>
              </w:rPr>
              <w:t>NA</w:t>
            </w:r>
          </w:p>
        </w:tc>
        <w:tc>
          <w:tcPr>
            <w:tcW w:w="691" w:type="dxa"/>
            <w:tcBorders>
              <w:top w:val="nil"/>
              <w:left w:val="nil"/>
              <w:bottom w:val="single" w:sz="4" w:space="0" w:color="auto"/>
              <w:right w:val="single" w:sz="4" w:space="0" w:color="auto"/>
            </w:tcBorders>
            <w:shd w:val="clear" w:color="000000" w:fill="FFFFFF"/>
            <w:noWrap/>
            <w:vAlign w:val="bottom"/>
            <w:hideMark/>
          </w:tcPr>
          <w:p w14:paraId="716BE6CE" w14:textId="77777777" w:rsidR="00A2271D" w:rsidRDefault="00A2271D">
            <w:pPr>
              <w:jc w:val="center"/>
              <w:rPr>
                <w:rFonts w:ascii="Arial" w:hAnsi="Arial" w:cs="Arial"/>
                <w:color w:val="000000"/>
                <w:sz w:val="20"/>
                <w:szCs w:val="20"/>
              </w:rPr>
            </w:pPr>
            <w:r>
              <w:rPr>
                <w:rFonts w:ascii="Arial" w:hAnsi="Arial" w:cs="Arial"/>
                <w:color w:val="000000"/>
                <w:sz w:val="20"/>
                <w:szCs w:val="20"/>
              </w:rPr>
              <w:t>NA</w:t>
            </w:r>
          </w:p>
        </w:tc>
        <w:tc>
          <w:tcPr>
            <w:tcW w:w="1348" w:type="dxa"/>
            <w:tcBorders>
              <w:top w:val="nil"/>
              <w:left w:val="nil"/>
              <w:bottom w:val="single" w:sz="4" w:space="0" w:color="auto"/>
              <w:right w:val="single" w:sz="4" w:space="0" w:color="auto"/>
            </w:tcBorders>
            <w:shd w:val="clear" w:color="000000" w:fill="FFFFFF"/>
            <w:noWrap/>
            <w:vAlign w:val="bottom"/>
            <w:hideMark/>
          </w:tcPr>
          <w:p w14:paraId="53827401" w14:textId="77777777" w:rsidR="00A2271D" w:rsidRDefault="00A2271D">
            <w:pPr>
              <w:jc w:val="center"/>
              <w:rPr>
                <w:rFonts w:ascii="Arial" w:hAnsi="Arial" w:cs="Arial"/>
                <w:color w:val="000000"/>
                <w:sz w:val="20"/>
                <w:szCs w:val="20"/>
              </w:rPr>
            </w:pPr>
            <w:r>
              <w:rPr>
                <w:rFonts w:ascii="Arial" w:hAnsi="Arial" w:cs="Arial"/>
                <w:color w:val="000000"/>
                <w:sz w:val="20"/>
                <w:szCs w:val="20"/>
              </w:rPr>
              <w:t>NA</w:t>
            </w:r>
          </w:p>
        </w:tc>
      </w:tr>
      <w:tr w:rsidR="006D7732" w14:paraId="75A1991E" w14:textId="77777777" w:rsidTr="006D7732">
        <w:tc>
          <w:tcPr>
            <w:tcW w:w="1201" w:type="dxa"/>
            <w:tcBorders>
              <w:top w:val="nil"/>
              <w:left w:val="single" w:sz="4" w:space="0" w:color="auto"/>
              <w:bottom w:val="nil"/>
              <w:right w:val="single" w:sz="4" w:space="0" w:color="auto"/>
            </w:tcBorders>
            <w:shd w:val="clear" w:color="000000" w:fill="FFFFFF"/>
            <w:noWrap/>
            <w:vAlign w:val="bottom"/>
            <w:hideMark/>
          </w:tcPr>
          <w:p w14:paraId="4DC7038E" w14:textId="77777777" w:rsidR="00A2271D" w:rsidRDefault="00A2271D">
            <w:pPr>
              <w:rPr>
                <w:rFonts w:ascii="Arial" w:hAnsi="Arial" w:cs="Arial"/>
                <w:color w:val="000000"/>
                <w:sz w:val="20"/>
                <w:szCs w:val="20"/>
              </w:rPr>
            </w:pPr>
            <w:r>
              <w:rPr>
                <w:rFonts w:ascii="Arial" w:hAnsi="Arial" w:cs="Arial"/>
                <w:color w:val="000000"/>
                <w:sz w:val="20"/>
                <w:szCs w:val="20"/>
              </w:rPr>
              <w:t> </w:t>
            </w:r>
          </w:p>
        </w:tc>
        <w:tc>
          <w:tcPr>
            <w:tcW w:w="836" w:type="dxa"/>
            <w:tcBorders>
              <w:top w:val="nil"/>
              <w:left w:val="nil"/>
              <w:bottom w:val="nil"/>
              <w:right w:val="nil"/>
            </w:tcBorders>
            <w:shd w:val="clear" w:color="000000" w:fill="FFFFFF"/>
            <w:noWrap/>
            <w:vAlign w:val="bottom"/>
            <w:hideMark/>
          </w:tcPr>
          <w:p w14:paraId="66E04FA7" w14:textId="77777777" w:rsidR="00A2271D" w:rsidRDefault="00A2271D">
            <w:pPr>
              <w:jc w:val="center"/>
              <w:rPr>
                <w:rFonts w:ascii="Arial" w:hAnsi="Arial" w:cs="Arial"/>
                <w:color w:val="000000"/>
                <w:sz w:val="20"/>
                <w:szCs w:val="20"/>
              </w:rPr>
            </w:pPr>
            <w:r>
              <w:rPr>
                <w:rFonts w:ascii="Arial" w:hAnsi="Arial" w:cs="Arial"/>
                <w:color w:val="000000"/>
                <w:sz w:val="20"/>
                <w:szCs w:val="20"/>
              </w:rPr>
              <w:t>2017</w:t>
            </w:r>
          </w:p>
        </w:tc>
        <w:tc>
          <w:tcPr>
            <w:tcW w:w="690" w:type="dxa"/>
            <w:tcBorders>
              <w:top w:val="nil"/>
              <w:left w:val="single" w:sz="4" w:space="0" w:color="auto"/>
              <w:bottom w:val="nil"/>
              <w:right w:val="single" w:sz="4" w:space="0" w:color="auto"/>
            </w:tcBorders>
            <w:shd w:val="clear" w:color="000000" w:fill="FFFFFF"/>
            <w:noWrap/>
            <w:vAlign w:val="bottom"/>
            <w:hideMark/>
          </w:tcPr>
          <w:p w14:paraId="465C972E" w14:textId="77777777" w:rsidR="00A2271D" w:rsidRDefault="00A2271D">
            <w:pPr>
              <w:jc w:val="center"/>
              <w:rPr>
                <w:rFonts w:ascii="Arial" w:hAnsi="Arial" w:cs="Arial"/>
                <w:color w:val="000000"/>
                <w:sz w:val="20"/>
                <w:szCs w:val="20"/>
              </w:rPr>
            </w:pPr>
            <w:r>
              <w:rPr>
                <w:rFonts w:ascii="Arial" w:hAnsi="Arial" w:cs="Arial"/>
                <w:color w:val="000000"/>
                <w:sz w:val="20"/>
                <w:szCs w:val="20"/>
              </w:rPr>
              <w:t>596</w:t>
            </w:r>
          </w:p>
        </w:tc>
        <w:tc>
          <w:tcPr>
            <w:tcW w:w="690" w:type="dxa"/>
            <w:tcBorders>
              <w:top w:val="nil"/>
              <w:left w:val="nil"/>
              <w:bottom w:val="nil"/>
              <w:right w:val="single" w:sz="4" w:space="0" w:color="auto"/>
            </w:tcBorders>
            <w:shd w:val="clear" w:color="000000" w:fill="FFFFFF"/>
            <w:noWrap/>
            <w:vAlign w:val="bottom"/>
            <w:hideMark/>
          </w:tcPr>
          <w:p w14:paraId="69208D8F" w14:textId="77777777" w:rsidR="00A2271D" w:rsidRDefault="00A2271D">
            <w:pPr>
              <w:jc w:val="center"/>
              <w:rPr>
                <w:rFonts w:ascii="Calibri" w:hAnsi="Calibri" w:cs="Calibri"/>
                <w:color w:val="000000"/>
                <w:sz w:val="22"/>
                <w:szCs w:val="22"/>
              </w:rPr>
            </w:pPr>
            <w:r>
              <w:rPr>
                <w:rFonts w:ascii="Calibri" w:hAnsi="Calibri" w:cs="Calibri"/>
                <w:color w:val="000000"/>
                <w:sz w:val="22"/>
                <w:szCs w:val="22"/>
              </w:rPr>
              <w:t>544</w:t>
            </w:r>
          </w:p>
        </w:tc>
        <w:tc>
          <w:tcPr>
            <w:tcW w:w="1348" w:type="dxa"/>
            <w:tcBorders>
              <w:top w:val="nil"/>
              <w:left w:val="nil"/>
              <w:bottom w:val="nil"/>
              <w:right w:val="single" w:sz="4" w:space="0" w:color="auto"/>
            </w:tcBorders>
            <w:shd w:val="clear" w:color="000000" w:fill="FFFFFF"/>
            <w:noWrap/>
            <w:vAlign w:val="bottom"/>
            <w:hideMark/>
          </w:tcPr>
          <w:p w14:paraId="20E39C97" w14:textId="77777777" w:rsidR="00A2271D" w:rsidRDefault="00A2271D">
            <w:pPr>
              <w:jc w:val="center"/>
              <w:rPr>
                <w:rFonts w:ascii="Arial" w:hAnsi="Arial" w:cs="Arial"/>
                <w:color w:val="000000"/>
                <w:sz w:val="20"/>
                <w:szCs w:val="20"/>
              </w:rPr>
            </w:pPr>
            <w:r>
              <w:rPr>
                <w:rFonts w:ascii="Arial" w:hAnsi="Arial" w:cs="Arial"/>
                <w:color w:val="000000"/>
                <w:sz w:val="20"/>
                <w:szCs w:val="20"/>
              </w:rPr>
              <w:t>91.3</w:t>
            </w:r>
          </w:p>
        </w:tc>
        <w:tc>
          <w:tcPr>
            <w:tcW w:w="691" w:type="dxa"/>
            <w:tcBorders>
              <w:top w:val="nil"/>
              <w:left w:val="nil"/>
              <w:bottom w:val="nil"/>
              <w:right w:val="single" w:sz="4" w:space="0" w:color="auto"/>
            </w:tcBorders>
            <w:shd w:val="clear" w:color="000000" w:fill="FFFFFF"/>
            <w:noWrap/>
            <w:vAlign w:val="bottom"/>
            <w:hideMark/>
          </w:tcPr>
          <w:p w14:paraId="56FB0713" w14:textId="77777777" w:rsidR="00A2271D" w:rsidRDefault="00A2271D">
            <w:pPr>
              <w:jc w:val="center"/>
              <w:rPr>
                <w:rFonts w:ascii="Calibri" w:hAnsi="Calibri" w:cs="Calibri"/>
                <w:color w:val="000000"/>
                <w:sz w:val="22"/>
                <w:szCs w:val="22"/>
              </w:rPr>
            </w:pPr>
            <w:r>
              <w:rPr>
                <w:rFonts w:ascii="Calibri" w:hAnsi="Calibri" w:cs="Calibri"/>
                <w:color w:val="000000"/>
                <w:sz w:val="22"/>
                <w:szCs w:val="22"/>
              </w:rPr>
              <w:t>682</w:t>
            </w:r>
          </w:p>
        </w:tc>
        <w:tc>
          <w:tcPr>
            <w:tcW w:w="691" w:type="dxa"/>
            <w:tcBorders>
              <w:top w:val="nil"/>
              <w:left w:val="nil"/>
              <w:bottom w:val="nil"/>
              <w:right w:val="single" w:sz="4" w:space="0" w:color="auto"/>
            </w:tcBorders>
            <w:shd w:val="clear" w:color="000000" w:fill="FFFFFF"/>
            <w:noWrap/>
            <w:vAlign w:val="bottom"/>
            <w:hideMark/>
          </w:tcPr>
          <w:p w14:paraId="774B42E9" w14:textId="77777777" w:rsidR="00A2271D" w:rsidRDefault="00A2271D">
            <w:pPr>
              <w:jc w:val="center"/>
              <w:rPr>
                <w:rFonts w:ascii="Calibri" w:hAnsi="Calibri" w:cs="Calibri"/>
                <w:color w:val="000000"/>
                <w:sz w:val="22"/>
                <w:szCs w:val="22"/>
              </w:rPr>
            </w:pPr>
            <w:r>
              <w:rPr>
                <w:rFonts w:ascii="Calibri" w:hAnsi="Calibri" w:cs="Calibri"/>
                <w:color w:val="000000"/>
                <w:sz w:val="22"/>
                <w:szCs w:val="22"/>
              </w:rPr>
              <w:t>652</w:t>
            </w:r>
          </w:p>
        </w:tc>
        <w:tc>
          <w:tcPr>
            <w:tcW w:w="1348" w:type="dxa"/>
            <w:tcBorders>
              <w:top w:val="nil"/>
              <w:left w:val="nil"/>
              <w:bottom w:val="nil"/>
              <w:right w:val="nil"/>
            </w:tcBorders>
            <w:shd w:val="clear" w:color="000000" w:fill="FFFFFF"/>
            <w:noWrap/>
            <w:vAlign w:val="bottom"/>
            <w:hideMark/>
          </w:tcPr>
          <w:p w14:paraId="1D52CAC6" w14:textId="77777777" w:rsidR="00A2271D" w:rsidRDefault="00A2271D">
            <w:pPr>
              <w:jc w:val="center"/>
              <w:rPr>
                <w:rFonts w:ascii="Arial" w:hAnsi="Arial" w:cs="Arial"/>
                <w:color w:val="000000"/>
                <w:sz w:val="20"/>
                <w:szCs w:val="20"/>
              </w:rPr>
            </w:pPr>
            <w:r>
              <w:rPr>
                <w:rFonts w:ascii="Arial" w:hAnsi="Arial" w:cs="Arial"/>
                <w:color w:val="000000"/>
                <w:sz w:val="20"/>
                <w:szCs w:val="20"/>
              </w:rPr>
              <w:t>95.6</w:t>
            </w:r>
          </w:p>
        </w:tc>
        <w:tc>
          <w:tcPr>
            <w:tcW w:w="691" w:type="dxa"/>
            <w:tcBorders>
              <w:top w:val="nil"/>
              <w:left w:val="single" w:sz="4" w:space="0" w:color="auto"/>
              <w:bottom w:val="nil"/>
              <w:right w:val="single" w:sz="4" w:space="0" w:color="auto"/>
            </w:tcBorders>
            <w:shd w:val="clear" w:color="000000" w:fill="FFFFFF"/>
            <w:noWrap/>
            <w:vAlign w:val="bottom"/>
            <w:hideMark/>
          </w:tcPr>
          <w:p w14:paraId="0C39D796" w14:textId="77777777" w:rsidR="00A2271D" w:rsidRDefault="00A2271D">
            <w:pPr>
              <w:jc w:val="center"/>
              <w:rPr>
                <w:rFonts w:ascii="Arial" w:hAnsi="Arial" w:cs="Arial"/>
                <w:color w:val="000000"/>
                <w:sz w:val="20"/>
                <w:szCs w:val="20"/>
              </w:rPr>
            </w:pPr>
            <w:r>
              <w:rPr>
                <w:rFonts w:ascii="Arial" w:hAnsi="Arial" w:cs="Arial"/>
                <w:color w:val="000000"/>
                <w:sz w:val="20"/>
                <w:szCs w:val="20"/>
              </w:rPr>
              <w:t>596</w:t>
            </w:r>
          </w:p>
        </w:tc>
        <w:tc>
          <w:tcPr>
            <w:tcW w:w="691" w:type="dxa"/>
            <w:tcBorders>
              <w:top w:val="nil"/>
              <w:left w:val="nil"/>
              <w:bottom w:val="nil"/>
              <w:right w:val="single" w:sz="4" w:space="0" w:color="auto"/>
            </w:tcBorders>
            <w:shd w:val="clear" w:color="000000" w:fill="FFFFFF"/>
            <w:noWrap/>
            <w:vAlign w:val="bottom"/>
            <w:hideMark/>
          </w:tcPr>
          <w:p w14:paraId="22105E2D" w14:textId="77777777" w:rsidR="00A2271D" w:rsidRDefault="00A2271D">
            <w:pPr>
              <w:jc w:val="center"/>
              <w:rPr>
                <w:rFonts w:ascii="Arial" w:hAnsi="Arial" w:cs="Arial"/>
                <w:color w:val="000000"/>
                <w:sz w:val="20"/>
                <w:szCs w:val="20"/>
              </w:rPr>
            </w:pPr>
            <w:r>
              <w:rPr>
                <w:rFonts w:ascii="Arial" w:hAnsi="Arial" w:cs="Arial"/>
                <w:color w:val="000000"/>
                <w:sz w:val="20"/>
                <w:szCs w:val="20"/>
              </w:rPr>
              <w:t>388</w:t>
            </w:r>
          </w:p>
        </w:tc>
        <w:tc>
          <w:tcPr>
            <w:tcW w:w="1348" w:type="dxa"/>
            <w:tcBorders>
              <w:top w:val="nil"/>
              <w:left w:val="nil"/>
              <w:bottom w:val="nil"/>
              <w:right w:val="nil"/>
            </w:tcBorders>
            <w:shd w:val="clear" w:color="000000" w:fill="FFFFFF"/>
            <w:noWrap/>
            <w:vAlign w:val="bottom"/>
            <w:hideMark/>
          </w:tcPr>
          <w:p w14:paraId="68F99F2A" w14:textId="77777777" w:rsidR="00A2271D" w:rsidRDefault="00A2271D">
            <w:pPr>
              <w:jc w:val="center"/>
              <w:rPr>
                <w:rFonts w:ascii="Arial" w:hAnsi="Arial" w:cs="Arial"/>
                <w:color w:val="000000"/>
                <w:sz w:val="20"/>
                <w:szCs w:val="20"/>
              </w:rPr>
            </w:pPr>
            <w:r>
              <w:rPr>
                <w:rFonts w:ascii="Arial" w:hAnsi="Arial" w:cs="Arial"/>
                <w:color w:val="000000"/>
                <w:sz w:val="20"/>
                <w:szCs w:val="20"/>
              </w:rPr>
              <w:t>65.1</w:t>
            </w:r>
          </w:p>
        </w:tc>
        <w:tc>
          <w:tcPr>
            <w:tcW w:w="691" w:type="dxa"/>
            <w:tcBorders>
              <w:top w:val="nil"/>
              <w:left w:val="single" w:sz="4" w:space="0" w:color="auto"/>
              <w:bottom w:val="nil"/>
              <w:right w:val="single" w:sz="4" w:space="0" w:color="auto"/>
            </w:tcBorders>
            <w:shd w:val="clear" w:color="000000" w:fill="FFFFFF"/>
            <w:noWrap/>
            <w:vAlign w:val="bottom"/>
            <w:hideMark/>
          </w:tcPr>
          <w:p w14:paraId="4B5BFEA6" w14:textId="77777777" w:rsidR="00A2271D" w:rsidRDefault="00A2271D">
            <w:pPr>
              <w:jc w:val="center"/>
              <w:rPr>
                <w:rFonts w:ascii="Arial" w:hAnsi="Arial" w:cs="Arial"/>
                <w:color w:val="000000"/>
                <w:sz w:val="20"/>
                <w:szCs w:val="20"/>
              </w:rPr>
            </w:pPr>
            <w:r>
              <w:rPr>
                <w:rFonts w:ascii="Arial" w:hAnsi="Arial" w:cs="Arial"/>
                <w:color w:val="000000"/>
                <w:sz w:val="20"/>
                <w:szCs w:val="20"/>
              </w:rPr>
              <w:t>682</w:t>
            </w:r>
          </w:p>
        </w:tc>
        <w:tc>
          <w:tcPr>
            <w:tcW w:w="691" w:type="dxa"/>
            <w:tcBorders>
              <w:top w:val="nil"/>
              <w:left w:val="nil"/>
              <w:bottom w:val="nil"/>
              <w:right w:val="single" w:sz="4" w:space="0" w:color="auto"/>
            </w:tcBorders>
            <w:shd w:val="clear" w:color="000000" w:fill="FFFFFF"/>
            <w:noWrap/>
            <w:vAlign w:val="bottom"/>
            <w:hideMark/>
          </w:tcPr>
          <w:p w14:paraId="234511D4" w14:textId="77777777" w:rsidR="00A2271D" w:rsidRDefault="00A2271D">
            <w:pPr>
              <w:jc w:val="center"/>
              <w:rPr>
                <w:rFonts w:ascii="Arial" w:hAnsi="Arial" w:cs="Arial"/>
                <w:color w:val="000000"/>
                <w:sz w:val="20"/>
                <w:szCs w:val="20"/>
              </w:rPr>
            </w:pPr>
            <w:r>
              <w:rPr>
                <w:rFonts w:ascii="Arial" w:hAnsi="Arial" w:cs="Arial"/>
                <w:color w:val="000000"/>
                <w:sz w:val="20"/>
                <w:szCs w:val="20"/>
              </w:rPr>
              <w:t>526</w:t>
            </w:r>
          </w:p>
        </w:tc>
        <w:tc>
          <w:tcPr>
            <w:tcW w:w="1348" w:type="dxa"/>
            <w:tcBorders>
              <w:top w:val="nil"/>
              <w:left w:val="nil"/>
              <w:bottom w:val="nil"/>
              <w:right w:val="single" w:sz="4" w:space="0" w:color="auto"/>
            </w:tcBorders>
            <w:shd w:val="clear" w:color="000000" w:fill="FFFFFF"/>
            <w:noWrap/>
            <w:vAlign w:val="bottom"/>
            <w:hideMark/>
          </w:tcPr>
          <w:p w14:paraId="2BC9BE98" w14:textId="77777777" w:rsidR="00A2271D" w:rsidRDefault="00A2271D">
            <w:pPr>
              <w:jc w:val="center"/>
              <w:rPr>
                <w:rFonts w:ascii="Arial" w:hAnsi="Arial" w:cs="Arial"/>
                <w:color w:val="000000"/>
                <w:sz w:val="20"/>
                <w:szCs w:val="20"/>
              </w:rPr>
            </w:pPr>
            <w:r>
              <w:rPr>
                <w:rFonts w:ascii="Arial" w:hAnsi="Arial" w:cs="Arial"/>
                <w:color w:val="000000"/>
                <w:sz w:val="20"/>
                <w:szCs w:val="20"/>
              </w:rPr>
              <w:t>77.1</w:t>
            </w:r>
          </w:p>
        </w:tc>
      </w:tr>
      <w:tr w:rsidR="006D7732" w14:paraId="03DCDF6E" w14:textId="77777777" w:rsidTr="006D7732">
        <w:tc>
          <w:tcPr>
            <w:tcW w:w="1201" w:type="dxa"/>
            <w:tcBorders>
              <w:top w:val="nil"/>
              <w:left w:val="single" w:sz="4" w:space="0" w:color="auto"/>
              <w:bottom w:val="single" w:sz="4" w:space="0" w:color="auto"/>
              <w:right w:val="single" w:sz="4" w:space="0" w:color="auto"/>
            </w:tcBorders>
            <w:shd w:val="clear" w:color="000000" w:fill="FFFFFF"/>
            <w:noWrap/>
            <w:vAlign w:val="bottom"/>
            <w:hideMark/>
          </w:tcPr>
          <w:p w14:paraId="537C142D" w14:textId="77777777" w:rsidR="00A2271D" w:rsidRDefault="00A2271D">
            <w:pPr>
              <w:rPr>
                <w:rFonts w:ascii="Arial" w:hAnsi="Arial" w:cs="Arial"/>
                <w:color w:val="000000"/>
                <w:sz w:val="20"/>
                <w:szCs w:val="20"/>
              </w:rPr>
            </w:pPr>
            <w:r>
              <w:rPr>
                <w:rFonts w:ascii="Arial" w:hAnsi="Arial" w:cs="Arial"/>
                <w:color w:val="000000"/>
                <w:sz w:val="20"/>
                <w:szCs w:val="20"/>
              </w:rPr>
              <w:t> </w:t>
            </w:r>
          </w:p>
        </w:tc>
        <w:tc>
          <w:tcPr>
            <w:tcW w:w="836" w:type="dxa"/>
            <w:tcBorders>
              <w:top w:val="single" w:sz="4" w:space="0" w:color="auto"/>
              <w:left w:val="nil"/>
              <w:bottom w:val="single" w:sz="4" w:space="0" w:color="auto"/>
              <w:right w:val="single" w:sz="4" w:space="0" w:color="auto"/>
            </w:tcBorders>
            <w:shd w:val="clear" w:color="000000" w:fill="FFFFFF"/>
            <w:noWrap/>
            <w:vAlign w:val="bottom"/>
            <w:hideMark/>
          </w:tcPr>
          <w:p w14:paraId="5A1EDAFD" w14:textId="77777777" w:rsidR="00A2271D" w:rsidRDefault="00A2271D">
            <w:pPr>
              <w:jc w:val="center"/>
              <w:rPr>
                <w:rFonts w:ascii="Arial" w:hAnsi="Arial" w:cs="Arial"/>
                <w:color w:val="000000"/>
                <w:sz w:val="20"/>
                <w:szCs w:val="20"/>
              </w:rPr>
            </w:pPr>
            <w:r>
              <w:rPr>
                <w:rFonts w:ascii="Arial" w:hAnsi="Arial" w:cs="Arial"/>
                <w:color w:val="000000"/>
                <w:sz w:val="20"/>
                <w:szCs w:val="20"/>
              </w:rPr>
              <w:t>subtotal</w:t>
            </w:r>
          </w:p>
        </w:tc>
        <w:tc>
          <w:tcPr>
            <w:tcW w:w="690" w:type="dxa"/>
            <w:tcBorders>
              <w:top w:val="single" w:sz="4" w:space="0" w:color="auto"/>
              <w:left w:val="nil"/>
              <w:bottom w:val="single" w:sz="4" w:space="0" w:color="auto"/>
              <w:right w:val="single" w:sz="4" w:space="0" w:color="auto"/>
            </w:tcBorders>
            <w:shd w:val="clear" w:color="000000" w:fill="FFFFFF"/>
            <w:noWrap/>
            <w:vAlign w:val="bottom"/>
            <w:hideMark/>
          </w:tcPr>
          <w:p w14:paraId="6CC3F12D" w14:textId="77777777" w:rsidR="00A2271D" w:rsidRDefault="00A2271D">
            <w:pPr>
              <w:jc w:val="center"/>
              <w:rPr>
                <w:rFonts w:ascii="Arial" w:hAnsi="Arial" w:cs="Arial"/>
                <w:color w:val="000000"/>
                <w:sz w:val="20"/>
                <w:szCs w:val="20"/>
              </w:rPr>
            </w:pPr>
            <w:r>
              <w:rPr>
                <w:rFonts w:ascii="Arial" w:hAnsi="Arial" w:cs="Arial"/>
                <w:color w:val="000000"/>
                <w:sz w:val="20"/>
                <w:szCs w:val="20"/>
              </w:rPr>
              <w:t>3986</w:t>
            </w:r>
          </w:p>
        </w:tc>
        <w:tc>
          <w:tcPr>
            <w:tcW w:w="690" w:type="dxa"/>
            <w:tcBorders>
              <w:top w:val="single" w:sz="4" w:space="0" w:color="auto"/>
              <w:left w:val="nil"/>
              <w:bottom w:val="single" w:sz="4" w:space="0" w:color="auto"/>
              <w:right w:val="single" w:sz="4" w:space="0" w:color="auto"/>
            </w:tcBorders>
            <w:shd w:val="clear" w:color="000000" w:fill="FFFFFF"/>
            <w:noWrap/>
            <w:vAlign w:val="bottom"/>
            <w:hideMark/>
          </w:tcPr>
          <w:p w14:paraId="34084050" w14:textId="77777777" w:rsidR="00A2271D" w:rsidRDefault="00A2271D">
            <w:pPr>
              <w:jc w:val="center"/>
              <w:rPr>
                <w:rFonts w:ascii="Arial" w:hAnsi="Arial" w:cs="Arial"/>
                <w:color w:val="000000"/>
                <w:sz w:val="20"/>
                <w:szCs w:val="20"/>
              </w:rPr>
            </w:pPr>
            <w:r>
              <w:rPr>
                <w:rFonts w:ascii="Arial" w:hAnsi="Arial" w:cs="Arial"/>
                <w:color w:val="000000"/>
                <w:sz w:val="20"/>
                <w:szCs w:val="20"/>
              </w:rPr>
              <w:t>3924</w:t>
            </w:r>
          </w:p>
        </w:tc>
        <w:tc>
          <w:tcPr>
            <w:tcW w:w="1348" w:type="dxa"/>
            <w:tcBorders>
              <w:top w:val="single" w:sz="4" w:space="0" w:color="auto"/>
              <w:left w:val="nil"/>
              <w:bottom w:val="single" w:sz="4" w:space="0" w:color="auto"/>
              <w:right w:val="single" w:sz="4" w:space="0" w:color="auto"/>
            </w:tcBorders>
            <w:shd w:val="clear" w:color="000000" w:fill="FFFFFF"/>
            <w:noWrap/>
            <w:vAlign w:val="bottom"/>
            <w:hideMark/>
          </w:tcPr>
          <w:p w14:paraId="3B98055E" w14:textId="77777777" w:rsidR="00A2271D" w:rsidRDefault="00A2271D">
            <w:pPr>
              <w:jc w:val="center"/>
              <w:rPr>
                <w:rFonts w:ascii="Arial" w:hAnsi="Arial" w:cs="Arial"/>
                <w:color w:val="000000"/>
                <w:sz w:val="20"/>
                <w:szCs w:val="20"/>
              </w:rPr>
            </w:pPr>
            <w:r>
              <w:rPr>
                <w:rFonts w:ascii="Arial" w:hAnsi="Arial" w:cs="Arial"/>
                <w:color w:val="000000"/>
                <w:sz w:val="20"/>
                <w:szCs w:val="20"/>
              </w:rPr>
              <w:t>98.4</w:t>
            </w:r>
          </w:p>
        </w:tc>
        <w:tc>
          <w:tcPr>
            <w:tcW w:w="691" w:type="dxa"/>
            <w:tcBorders>
              <w:top w:val="single" w:sz="4" w:space="0" w:color="auto"/>
              <w:left w:val="nil"/>
              <w:bottom w:val="single" w:sz="4" w:space="0" w:color="auto"/>
              <w:right w:val="single" w:sz="4" w:space="0" w:color="auto"/>
            </w:tcBorders>
            <w:shd w:val="clear" w:color="000000" w:fill="FFFFFF"/>
            <w:noWrap/>
            <w:vAlign w:val="bottom"/>
            <w:hideMark/>
          </w:tcPr>
          <w:p w14:paraId="5212CBDA" w14:textId="77777777" w:rsidR="00A2271D" w:rsidRDefault="00A2271D">
            <w:pPr>
              <w:jc w:val="center"/>
              <w:rPr>
                <w:rFonts w:ascii="Arial" w:hAnsi="Arial" w:cs="Arial"/>
                <w:color w:val="000000"/>
                <w:sz w:val="20"/>
                <w:szCs w:val="20"/>
              </w:rPr>
            </w:pPr>
            <w:r>
              <w:rPr>
                <w:rFonts w:ascii="Arial" w:hAnsi="Arial" w:cs="Arial"/>
                <w:color w:val="000000"/>
                <w:sz w:val="20"/>
                <w:szCs w:val="20"/>
              </w:rPr>
              <w:t>1806</w:t>
            </w:r>
          </w:p>
        </w:tc>
        <w:tc>
          <w:tcPr>
            <w:tcW w:w="691" w:type="dxa"/>
            <w:tcBorders>
              <w:top w:val="single" w:sz="4" w:space="0" w:color="auto"/>
              <w:left w:val="nil"/>
              <w:bottom w:val="single" w:sz="4" w:space="0" w:color="auto"/>
              <w:right w:val="single" w:sz="4" w:space="0" w:color="auto"/>
            </w:tcBorders>
            <w:shd w:val="clear" w:color="000000" w:fill="FFFFFF"/>
            <w:noWrap/>
            <w:vAlign w:val="bottom"/>
            <w:hideMark/>
          </w:tcPr>
          <w:p w14:paraId="362348D5" w14:textId="77777777" w:rsidR="00A2271D" w:rsidRDefault="00A2271D">
            <w:pPr>
              <w:jc w:val="center"/>
              <w:rPr>
                <w:rFonts w:ascii="Arial" w:hAnsi="Arial" w:cs="Arial"/>
                <w:color w:val="000000"/>
                <w:sz w:val="20"/>
                <w:szCs w:val="20"/>
              </w:rPr>
            </w:pPr>
            <w:r>
              <w:rPr>
                <w:rFonts w:ascii="Arial" w:hAnsi="Arial" w:cs="Arial"/>
                <w:color w:val="000000"/>
                <w:sz w:val="20"/>
                <w:szCs w:val="20"/>
              </w:rPr>
              <w:t>1771</w:t>
            </w:r>
          </w:p>
        </w:tc>
        <w:tc>
          <w:tcPr>
            <w:tcW w:w="1348" w:type="dxa"/>
            <w:tcBorders>
              <w:top w:val="single" w:sz="4" w:space="0" w:color="auto"/>
              <w:left w:val="nil"/>
              <w:bottom w:val="single" w:sz="4" w:space="0" w:color="auto"/>
              <w:right w:val="nil"/>
            </w:tcBorders>
            <w:shd w:val="clear" w:color="000000" w:fill="FFFFFF"/>
            <w:noWrap/>
            <w:vAlign w:val="bottom"/>
            <w:hideMark/>
          </w:tcPr>
          <w:p w14:paraId="02ADD6AB" w14:textId="77777777" w:rsidR="00A2271D" w:rsidRDefault="00A2271D">
            <w:pPr>
              <w:jc w:val="center"/>
              <w:rPr>
                <w:rFonts w:ascii="Arial" w:hAnsi="Arial" w:cs="Arial"/>
                <w:color w:val="000000"/>
                <w:sz w:val="20"/>
                <w:szCs w:val="20"/>
              </w:rPr>
            </w:pPr>
            <w:r>
              <w:rPr>
                <w:rFonts w:ascii="Arial" w:hAnsi="Arial" w:cs="Arial"/>
                <w:color w:val="000000"/>
                <w:sz w:val="20"/>
                <w:szCs w:val="20"/>
              </w:rPr>
              <w:t>98.1</w:t>
            </w:r>
          </w:p>
        </w:tc>
        <w:tc>
          <w:tcPr>
            <w:tcW w:w="6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21115F1" w14:textId="77777777" w:rsidR="00A2271D" w:rsidRDefault="00A2271D">
            <w:pPr>
              <w:jc w:val="center"/>
              <w:rPr>
                <w:rFonts w:ascii="Arial" w:hAnsi="Arial" w:cs="Arial"/>
                <w:color w:val="000000"/>
                <w:sz w:val="20"/>
                <w:szCs w:val="20"/>
              </w:rPr>
            </w:pPr>
            <w:r>
              <w:rPr>
                <w:rFonts w:ascii="Arial" w:hAnsi="Arial" w:cs="Arial"/>
                <w:color w:val="000000"/>
                <w:sz w:val="20"/>
                <w:szCs w:val="20"/>
              </w:rPr>
              <w:t>3984</w:t>
            </w:r>
          </w:p>
        </w:tc>
        <w:tc>
          <w:tcPr>
            <w:tcW w:w="691" w:type="dxa"/>
            <w:tcBorders>
              <w:top w:val="single" w:sz="4" w:space="0" w:color="auto"/>
              <w:left w:val="nil"/>
              <w:bottom w:val="single" w:sz="4" w:space="0" w:color="auto"/>
              <w:right w:val="single" w:sz="4" w:space="0" w:color="auto"/>
            </w:tcBorders>
            <w:shd w:val="clear" w:color="000000" w:fill="FFFFFF"/>
            <w:noWrap/>
            <w:vAlign w:val="bottom"/>
            <w:hideMark/>
          </w:tcPr>
          <w:p w14:paraId="4483A4C1" w14:textId="77777777" w:rsidR="00A2271D" w:rsidRDefault="00A2271D">
            <w:pPr>
              <w:jc w:val="center"/>
              <w:rPr>
                <w:rFonts w:ascii="Arial" w:hAnsi="Arial" w:cs="Arial"/>
                <w:color w:val="000000"/>
                <w:sz w:val="20"/>
                <w:szCs w:val="20"/>
              </w:rPr>
            </w:pPr>
            <w:r>
              <w:rPr>
                <w:rFonts w:ascii="Arial" w:hAnsi="Arial" w:cs="Arial"/>
                <w:color w:val="000000"/>
                <w:sz w:val="20"/>
                <w:szCs w:val="20"/>
              </w:rPr>
              <w:t>3433</w:t>
            </w:r>
          </w:p>
        </w:tc>
        <w:tc>
          <w:tcPr>
            <w:tcW w:w="1348" w:type="dxa"/>
            <w:tcBorders>
              <w:top w:val="single" w:sz="4" w:space="0" w:color="auto"/>
              <w:left w:val="nil"/>
              <w:bottom w:val="single" w:sz="4" w:space="0" w:color="auto"/>
              <w:right w:val="nil"/>
            </w:tcBorders>
            <w:shd w:val="clear" w:color="000000" w:fill="FFFFFF"/>
            <w:noWrap/>
            <w:vAlign w:val="bottom"/>
            <w:hideMark/>
          </w:tcPr>
          <w:p w14:paraId="095467AB" w14:textId="77777777" w:rsidR="00A2271D" w:rsidRDefault="00A2271D">
            <w:pPr>
              <w:jc w:val="center"/>
              <w:rPr>
                <w:rFonts w:ascii="Arial" w:hAnsi="Arial" w:cs="Arial"/>
                <w:color w:val="000000"/>
                <w:sz w:val="20"/>
                <w:szCs w:val="20"/>
              </w:rPr>
            </w:pPr>
            <w:r>
              <w:rPr>
                <w:rFonts w:ascii="Arial" w:hAnsi="Arial" w:cs="Arial"/>
                <w:color w:val="000000"/>
                <w:sz w:val="20"/>
                <w:szCs w:val="20"/>
              </w:rPr>
              <w:t>86.2</w:t>
            </w:r>
          </w:p>
        </w:tc>
        <w:tc>
          <w:tcPr>
            <w:tcW w:w="6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619BFA6" w14:textId="77777777" w:rsidR="00A2271D" w:rsidRDefault="00A2271D">
            <w:pPr>
              <w:jc w:val="center"/>
              <w:rPr>
                <w:rFonts w:ascii="Arial" w:hAnsi="Arial" w:cs="Arial"/>
                <w:color w:val="000000"/>
                <w:sz w:val="20"/>
                <w:szCs w:val="20"/>
              </w:rPr>
            </w:pPr>
            <w:r>
              <w:rPr>
                <w:rFonts w:ascii="Arial" w:hAnsi="Arial" w:cs="Arial"/>
                <w:color w:val="000000"/>
                <w:sz w:val="20"/>
                <w:szCs w:val="20"/>
              </w:rPr>
              <w:t>1806</w:t>
            </w:r>
          </w:p>
        </w:tc>
        <w:tc>
          <w:tcPr>
            <w:tcW w:w="691" w:type="dxa"/>
            <w:tcBorders>
              <w:top w:val="single" w:sz="4" w:space="0" w:color="auto"/>
              <w:left w:val="nil"/>
              <w:bottom w:val="single" w:sz="4" w:space="0" w:color="auto"/>
              <w:right w:val="single" w:sz="4" w:space="0" w:color="auto"/>
            </w:tcBorders>
            <w:shd w:val="clear" w:color="000000" w:fill="FFFFFF"/>
            <w:noWrap/>
            <w:vAlign w:val="bottom"/>
            <w:hideMark/>
          </w:tcPr>
          <w:p w14:paraId="24DA0372" w14:textId="77777777" w:rsidR="00A2271D" w:rsidRDefault="00A2271D">
            <w:pPr>
              <w:jc w:val="center"/>
              <w:rPr>
                <w:rFonts w:ascii="Arial" w:hAnsi="Arial" w:cs="Arial"/>
                <w:color w:val="000000"/>
                <w:sz w:val="20"/>
                <w:szCs w:val="20"/>
              </w:rPr>
            </w:pPr>
            <w:r>
              <w:rPr>
                <w:rFonts w:ascii="Arial" w:hAnsi="Arial" w:cs="Arial"/>
                <w:color w:val="000000"/>
                <w:sz w:val="20"/>
                <w:szCs w:val="20"/>
              </w:rPr>
              <w:t>1493</w:t>
            </w:r>
          </w:p>
        </w:tc>
        <w:tc>
          <w:tcPr>
            <w:tcW w:w="1348" w:type="dxa"/>
            <w:tcBorders>
              <w:top w:val="single" w:sz="4" w:space="0" w:color="auto"/>
              <w:left w:val="nil"/>
              <w:bottom w:val="single" w:sz="4" w:space="0" w:color="auto"/>
              <w:right w:val="single" w:sz="4" w:space="0" w:color="auto"/>
            </w:tcBorders>
            <w:shd w:val="clear" w:color="000000" w:fill="FFFFFF"/>
            <w:noWrap/>
            <w:vAlign w:val="bottom"/>
            <w:hideMark/>
          </w:tcPr>
          <w:p w14:paraId="5AC2F279" w14:textId="77777777" w:rsidR="00A2271D" w:rsidRDefault="00A2271D">
            <w:pPr>
              <w:jc w:val="center"/>
              <w:rPr>
                <w:rFonts w:ascii="Arial" w:hAnsi="Arial" w:cs="Arial"/>
                <w:color w:val="000000"/>
                <w:sz w:val="20"/>
                <w:szCs w:val="20"/>
              </w:rPr>
            </w:pPr>
            <w:r>
              <w:rPr>
                <w:rFonts w:ascii="Arial" w:hAnsi="Arial" w:cs="Arial"/>
                <w:color w:val="000000"/>
                <w:sz w:val="20"/>
                <w:szCs w:val="20"/>
              </w:rPr>
              <w:t>82.7</w:t>
            </w:r>
          </w:p>
        </w:tc>
      </w:tr>
      <w:tr w:rsidR="006D7732" w14:paraId="2D0D9982" w14:textId="77777777" w:rsidTr="006D7732">
        <w:tc>
          <w:tcPr>
            <w:tcW w:w="1201" w:type="dxa"/>
            <w:tcBorders>
              <w:top w:val="nil"/>
              <w:left w:val="single" w:sz="4" w:space="0" w:color="auto"/>
              <w:bottom w:val="single" w:sz="4" w:space="0" w:color="auto"/>
              <w:right w:val="single" w:sz="4" w:space="0" w:color="auto"/>
            </w:tcBorders>
            <w:shd w:val="clear" w:color="000000" w:fill="FFFFFF"/>
            <w:noWrap/>
            <w:vAlign w:val="bottom"/>
            <w:hideMark/>
          </w:tcPr>
          <w:p w14:paraId="4B743FC6" w14:textId="77777777" w:rsidR="00A2271D" w:rsidRDefault="00A2271D">
            <w:pPr>
              <w:rPr>
                <w:rFonts w:ascii="Arial" w:hAnsi="Arial" w:cs="Arial"/>
                <w:color w:val="000000"/>
                <w:sz w:val="20"/>
                <w:szCs w:val="20"/>
              </w:rPr>
            </w:pPr>
            <w:r>
              <w:rPr>
                <w:rFonts w:ascii="Arial" w:hAnsi="Arial" w:cs="Arial"/>
                <w:color w:val="000000"/>
                <w:sz w:val="20"/>
                <w:szCs w:val="20"/>
              </w:rPr>
              <w:t> </w:t>
            </w:r>
          </w:p>
        </w:tc>
        <w:tc>
          <w:tcPr>
            <w:tcW w:w="836" w:type="dxa"/>
            <w:tcBorders>
              <w:top w:val="nil"/>
              <w:left w:val="nil"/>
              <w:bottom w:val="nil"/>
              <w:right w:val="single" w:sz="4" w:space="0" w:color="auto"/>
            </w:tcBorders>
            <w:shd w:val="clear" w:color="000000" w:fill="FFFFFF"/>
            <w:noWrap/>
            <w:vAlign w:val="bottom"/>
            <w:hideMark/>
          </w:tcPr>
          <w:p w14:paraId="45BF6D57" w14:textId="77777777" w:rsidR="00A2271D" w:rsidRDefault="00A2271D">
            <w:pPr>
              <w:jc w:val="center"/>
              <w:rPr>
                <w:rFonts w:ascii="Arial" w:hAnsi="Arial" w:cs="Arial"/>
                <w:color w:val="000000"/>
                <w:sz w:val="20"/>
                <w:szCs w:val="20"/>
              </w:rPr>
            </w:pPr>
            <w:r>
              <w:rPr>
                <w:rFonts w:ascii="Arial" w:hAnsi="Arial" w:cs="Arial"/>
                <w:color w:val="000000"/>
                <w:sz w:val="20"/>
                <w:szCs w:val="20"/>
              </w:rPr>
              <w:t> </w:t>
            </w:r>
          </w:p>
        </w:tc>
        <w:tc>
          <w:tcPr>
            <w:tcW w:w="690" w:type="dxa"/>
            <w:tcBorders>
              <w:top w:val="nil"/>
              <w:left w:val="nil"/>
              <w:bottom w:val="nil"/>
              <w:right w:val="nil"/>
            </w:tcBorders>
            <w:shd w:val="clear" w:color="000000" w:fill="FFFFFF"/>
            <w:noWrap/>
            <w:vAlign w:val="bottom"/>
            <w:hideMark/>
          </w:tcPr>
          <w:p w14:paraId="5BD27759" w14:textId="77777777" w:rsidR="00A2271D" w:rsidRDefault="00A2271D">
            <w:pPr>
              <w:jc w:val="center"/>
              <w:rPr>
                <w:rFonts w:ascii="Arial" w:hAnsi="Arial" w:cs="Arial"/>
                <w:color w:val="000000"/>
                <w:sz w:val="20"/>
                <w:szCs w:val="20"/>
              </w:rPr>
            </w:pPr>
            <w:r>
              <w:rPr>
                <w:rFonts w:ascii="Arial" w:hAnsi="Arial" w:cs="Arial"/>
                <w:color w:val="000000"/>
                <w:sz w:val="20"/>
                <w:szCs w:val="20"/>
              </w:rPr>
              <w:t> </w:t>
            </w:r>
          </w:p>
        </w:tc>
        <w:tc>
          <w:tcPr>
            <w:tcW w:w="690" w:type="dxa"/>
            <w:tcBorders>
              <w:top w:val="nil"/>
              <w:left w:val="nil"/>
              <w:bottom w:val="nil"/>
              <w:right w:val="nil"/>
            </w:tcBorders>
            <w:shd w:val="clear" w:color="000000" w:fill="FFFFFF"/>
            <w:noWrap/>
            <w:vAlign w:val="bottom"/>
            <w:hideMark/>
          </w:tcPr>
          <w:p w14:paraId="34397BE2" w14:textId="77777777" w:rsidR="00A2271D" w:rsidRDefault="00A2271D">
            <w:pPr>
              <w:jc w:val="center"/>
              <w:rPr>
                <w:rFonts w:ascii="Calibri" w:hAnsi="Calibri" w:cs="Calibri"/>
                <w:color w:val="000000"/>
                <w:sz w:val="22"/>
                <w:szCs w:val="22"/>
              </w:rPr>
            </w:pPr>
            <w:r>
              <w:rPr>
                <w:rFonts w:ascii="Calibri" w:hAnsi="Calibri" w:cs="Calibri"/>
                <w:color w:val="000000"/>
                <w:sz w:val="22"/>
                <w:szCs w:val="22"/>
              </w:rPr>
              <w:t> </w:t>
            </w:r>
          </w:p>
        </w:tc>
        <w:tc>
          <w:tcPr>
            <w:tcW w:w="1348" w:type="dxa"/>
            <w:tcBorders>
              <w:top w:val="nil"/>
              <w:left w:val="nil"/>
              <w:bottom w:val="nil"/>
              <w:right w:val="nil"/>
            </w:tcBorders>
            <w:shd w:val="clear" w:color="000000" w:fill="FFFFFF"/>
            <w:noWrap/>
            <w:vAlign w:val="bottom"/>
            <w:hideMark/>
          </w:tcPr>
          <w:p w14:paraId="1C524BD2" w14:textId="77777777" w:rsidR="00A2271D" w:rsidRDefault="00A2271D">
            <w:pPr>
              <w:jc w:val="center"/>
              <w:rPr>
                <w:rFonts w:ascii="Arial" w:hAnsi="Arial" w:cs="Arial"/>
                <w:color w:val="000000"/>
                <w:sz w:val="20"/>
                <w:szCs w:val="20"/>
              </w:rPr>
            </w:pPr>
            <w:r>
              <w:rPr>
                <w:rFonts w:ascii="Arial" w:hAnsi="Arial" w:cs="Arial"/>
                <w:color w:val="000000"/>
                <w:sz w:val="20"/>
                <w:szCs w:val="20"/>
              </w:rPr>
              <w:t> </w:t>
            </w:r>
          </w:p>
        </w:tc>
        <w:tc>
          <w:tcPr>
            <w:tcW w:w="691" w:type="dxa"/>
            <w:tcBorders>
              <w:top w:val="nil"/>
              <w:left w:val="nil"/>
              <w:bottom w:val="nil"/>
              <w:right w:val="nil"/>
            </w:tcBorders>
            <w:shd w:val="clear" w:color="000000" w:fill="FFFFFF"/>
            <w:noWrap/>
            <w:vAlign w:val="bottom"/>
            <w:hideMark/>
          </w:tcPr>
          <w:p w14:paraId="1C336C0B" w14:textId="77777777" w:rsidR="00A2271D" w:rsidRDefault="00A2271D">
            <w:pPr>
              <w:jc w:val="center"/>
              <w:rPr>
                <w:rFonts w:ascii="Calibri" w:hAnsi="Calibri" w:cs="Calibri"/>
                <w:color w:val="000000"/>
                <w:sz w:val="22"/>
                <w:szCs w:val="22"/>
              </w:rPr>
            </w:pPr>
            <w:r>
              <w:rPr>
                <w:rFonts w:ascii="Calibri" w:hAnsi="Calibri" w:cs="Calibri"/>
                <w:color w:val="000000"/>
                <w:sz w:val="22"/>
                <w:szCs w:val="22"/>
              </w:rPr>
              <w:t> </w:t>
            </w:r>
          </w:p>
        </w:tc>
        <w:tc>
          <w:tcPr>
            <w:tcW w:w="691" w:type="dxa"/>
            <w:tcBorders>
              <w:top w:val="nil"/>
              <w:left w:val="nil"/>
              <w:bottom w:val="nil"/>
              <w:right w:val="nil"/>
            </w:tcBorders>
            <w:shd w:val="clear" w:color="000000" w:fill="FFFFFF"/>
            <w:noWrap/>
            <w:vAlign w:val="bottom"/>
            <w:hideMark/>
          </w:tcPr>
          <w:p w14:paraId="7BC490AC" w14:textId="77777777" w:rsidR="00A2271D" w:rsidRDefault="00A2271D">
            <w:pPr>
              <w:jc w:val="center"/>
              <w:rPr>
                <w:rFonts w:ascii="Calibri" w:hAnsi="Calibri" w:cs="Calibri"/>
                <w:color w:val="000000"/>
                <w:sz w:val="22"/>
                <w:szCs w:val="22"/>
              </w:rPr>
            </w:pPr>
            <w:r>
              <w:rPr>
                <w:rFonts w:ascii="Calibri" w:hAnsi="Calibri" w:cs="Calibri"/>
                <w:color w:val="000000"/>
                <w:sz w:val="22"/>
                <w:szCs w:val="22"/>
              </w:rPr>
              <w:t> </w:t>
            </w:r>
          </w:p>
        </w:tc>
        <w:tc>
          <w:tcPr>
            <w:tcW w:w="1348" w:type="dxa"/>
            <w:tcBorders>
              <w:top w:val="nil"/>
              <w:left w:val="nil"/>
              <w:bottom w:val="nil"/>
              <w:right w:val="single" w:sz="4" w:space="0" w:color="auto"/>
            </w:tcBorders>
            <w:shd w:val="clear" w:color="000000" w:fill="FFFFFF"/>
            <w:noWrap/>
            <w:vAlign w:val="bottom"/>
            <w:hideMark/>
          </w:tcPr>
          <w:p w14:paraId="3EEF1CE8" w14:textId="77777777" w:rsidR="00A2271D" w:rsidRDefault="00A2271D">
            <w:pPr>
              <w:jc w:val="center"/>
              <w:rPr>
                <w:rFonts w:ascii="Arial" w:hAnsi="Arial" w:cs="Arial"/>
                <w:color w:val="000000"/>
                <w:sz w:val="20"/>
                <w:szCs w:val="20"/>
              </w:rPr>
            </w:pPr>
            <w:r>
              <w:rPr>
                <w:rFonts w:ascii="Arial" w:hAnsi="Arial" w:cs="Arial"/>
                <w:color w:val="000000"/>
                <w:sz w:val="20"/>
                <w:szCs w:val="20"/>
              </w:rPr>
              <w:t> </w:t>
            </w:r>
          </w:p>
        </w:tc>
        <w:tc>
          <w:tcPr>
            <w:tcW w:w="691" w:type="dxa"/>
            <w:tcBorders>
              <w:top w:val="nil"/>
              <w:left w:val="nil"/>
              <w:bottom w:val="nil"/>
              <w:right w:val="nil"/>
            </w:tcBorders>
            <w:shd w:val="clear" w:color="000000" w:fill="FFFFFF"/>
            <w:noWrap/>
            <w:vAlign w:val="bottom"/>
            <w:hideMark/>
          </w:tcPr>
          <w:p w14:paraId="7634C506" w14:textId="77777777" w:rsidR="00A2271D" w:rsidRDefault="00A2271D">
            <w:pPr>
              <w:jc w:val="center"/>
              <w:rPr>
                <w:rFonts w:ascii="Arial" w:hAnsi="Arial" w:cs="Arial"/>
                <w:color w:val="000000"/>
                <w:sz w:val="20"/>
                <w:szCs w:val="20"/>
              </w:rPr>
            </w:pPr>
            <w:r>
              <w:rPr>
                <w:rFonts w:ascii="Arial" w:hAnsi="Arial" w:cs="Arial"/>
                <w:color w:val="000000"/>
                <w:sz w:val="20"/>
                <w:szCs w:val="20"/>
              </w:rPr>
              <w:t> </w:t>
            </w:r>
          </w:p>
        </w:tc>
        <w:tc>
          <w:tcPr>
            <w:tcW w:w="691" w:type="dxa"/>
            <w:tcBorders>
              <w:top w:val="nil"/>
              <w:left w:val="nil"/>
              <w:bottom w:val="nil"/>
              <w:right w:val="nil"/>
            </w:tcBorders>
            <w:shd w:val="clear" w:color="000000" w:fill="FFFFFF"/>
            <w:noWrap/>
            <w:vAlign w:val="bottom"/>
            <w:hideMark/>
          </w:tcPr>
          <w:p w14:paraId="617761BA" w14:textId="77777777" w:rsidR="00A2271D" w:rsidRDefault="00A2271D">
            <w:pPr>
              <w:jc w:val="center"/>
              <w:rPr>
                <w:rFonts w:ascii="Arial" w:hAnsi="Arial" w:cs="Arial"/>
                <w:color w:val="000000"/>
                <w:sz w:val="20"/>
                <w:szCs w:val="20"/>
              </w:rPr>
            </w:pPr>
            <w:r>
              <w:rPr>
                <w:rFonts w:ascii="Arial" w:hAnsi="Arial" w:cs="Arial"/>
                <w:color w:val="000000"/>
                <w:sz w:val="20"/>
                <w:szCs w:val="20"/>
              </w:rPr>
              <w:t> </w:t>
            </w:r>
          </w:p>
        </w:tc>
        <w:tc>
          <w:tcPr>
            <w:tcW w:w="1348" w:type="dxa"/>
            <w:tcBorders>
              <w:top w:val="nil"/>
              <w:left w:val="nil"/>
              <w:bottom w:val="nil"/>
              <w:right w:val="nil"/>
            </w:tcBorders>
            <w:shd w:val="clear" w:color="000000" w:fill="FFFFFF"/>
            <w:noWrap/>
            <w:vAlign w:val="bottom"/>
            <w:hideMark/>
          </w:tcPr>
          <w:p w14:paraId="3BED01CD" w14:textId="77777777" w:rsidR="00A2271D" w:rsidRDefault="00A2271D">
            <w:pPr>
              <w:jc w:val="center"/>
              <w:rPr>
                <w:rFonts w:ascii="Arial" w:hAnsi="Arial" w:cs="Arial"/>
                <w:color w:val="000000"/>
                <w:sz w:val="20"/>
                <w:szCs w:val="20"/>
              </w:rPr>
            </w:pPr>
            <w:r>
              <w:rPr>
                <w:rFonts w:ascii="Arial" w:hAnsi="Arial" w:cs="Arial"/>
                <w:color w:val="000000"/>
                <w:sz w:val="20"/>
                <w:szCs w:val="20"/>
              </w:rPr>
              <w:t> </w:t>
            </w:r>
          </w:p>
        </w:tc>
        <w:tc>
          <w:tcPr>
            <w:tcW w:w="691" w:type="dxa"/>
            <w:tcBorders>
              <w:top w:val="nil"/>
              <w:left w:val="nil"/>
              <w:bottom w:val="nil"/>
              <w:right w:val="nil"/>
            </w:tcBorders>
            <w:shd w:val="clear" w:color="000000" w:fill="FFFFFF"/>
            <w:noWrap/>
            <w:vAlign w:val="bottom"/>
            <w:hideMark/>
          </w:tcPr>
          <w:p w14:paraId="0E6AD82A" w14:textId="77777777" w:rsidR="00A2271D" w:rsidRDefault="00A2271D">
            <w:pPr>
              <w:jc w:val="center"/>
              <w:rPr>
                <w:rFonts w:ascii="Arial" w:hAnsi="Arial" w:cs="Arial"/>
                <w:color w:val="000000"/>
                <w:sz w:val="20"/>
                <w:szCs w:val="20"/>
              </w:rPr>
            </w:pPr>
            <w:r>
              <w:rPr>
                <w:rFonts w:ascii="Arial" w:hAnsi="Arial" w:cs="Arial"/>
                <w:color w:val="000000"/>
                <w:sz w:val="20"/>
                <w:szCs w:val="20"/>
              </w:rPr>
              <w:t> </w:t>
            </w:r>
          </w:p>
        </w:tc>
        <w:tc>
          <w:tcPr>
            <w:tcW w:w="691" w:type="dxa"/>
            <w:tcBorders>
              <w:top w:val="nil"/>
              <w:left w:val="nil"/>
              <w:bottom w:val="nil"/>
              <w:right w:val="nil"/>
            </w:tcBorders>
            <w:shd w:val="clear" w:color="000000" w:fill="FFFFFF"/>
            <w:noWrap/>
            <w:vAlign w:val="bottom"/>
            <w:hideMark/>
          </w:tcPr>
          <w:p w14:paraId="33F369B2" w14:textId="77777777" w:rsidR="00A2271D" w:rsidRDefault="00A2271D">
            <w:pPr>
              <w:jc w:val="center"/>
              <w:rPr>
                <w:rFonts w:ascii="Arial" w:hAnsi="Arial" w:cs="Arial"/>
                <w:color w:val="000000"/>
                <w:sz w:val="20"/>
                <w:szCs w:val="20"/>
              </w:rPr>
            </w:pPr>
            <w:r>
              <w:rPr>
                <w:rFonts w:ascii="Arial" w:hAnsi="Arial" w:cs="Arial"/>
                <w:color w:val="000000"/>
                <w:sz w:val="20"/>
                <w:szCs w:val="20"/>
              </w:rPr>
              <w:t> </w:t>
            </w:r>
          </w:p>
        </w:tc>
        <w:tc>
          <w:tcPr>
            <w:tcW w:w="1348" w:type="dxa"/>
            <w:tcBorders>
              <w:top w:val="nil"/>
              <w:left w:val="nil"/>
              <w:bottom w:val="nil"/>
              <w:right w:val="single" w:sz="4" w:space="0" w:color="auto"/>
            </w:tcBorders>
            <w:shd w:val="clear" w:color="000000" w:fill="FFFFFF"/>
            <w:noWrap/>
            <w:vAlign w:val="bottom"/>
            <w:hideMark/>
          </w:tcPr>
          <w:p w14:paraId="1C2AB279" w14:textId="77777777" w:rsidR="00A2271D" w:rsidRDefault="00A2271D">
            <w:pPr>
              <w:jc w:val="center"/>
              <w:rPr>
                <w:rFonts w:ascii="Arial" w:hAnsi="Arial" w:cs="Arial"/>
                <w:color w:val="000000"/>
                <w:sz w:val="20"/>
                <w:szCs w:val="20"/>
              </w:rPr>
            </w:pPr>
            <w:r>
              <w:rPr>
                <w:rFonts w:ascii="Arial" w:hAnsi="Arial" w:cs="Arial"/>
                <w:color w:val="000000"/>
                <w:sz w:val="20"/>
                <w:szCs w:val="20"/>
              </w:rPr>
              <w:t> </w:t>
            </w:r>
          </w:p>
        </w:tc>
      </w:tr>
      <w:tr w:rsidR="006D7732" w14:paraId="78225112" w14:textId="77777777" w:rsidTr="006D7732">
        <w:tc>
          <w:tcPr>
            <w:tcW w:w="1201" w:type="dxa"/>
            <w:tcBorders>
              <w:top w:val="nil"/>
              <w:left w:val="single" w:sz="4" w:space="0" w:color="auto"/>
              <w:bottom w:val="nil"/>
              <w:right w:val="single" w:sz="4" w:space="0" w:color="auto"/>
            </w:tcBorders>
            <w:shd w:val="clear" w:color="000000" w:fill="FFFFFF"/>
            <w:noWrap/>
            <w:vAlign w:val="bottom"/>
            <w:hideMark/>
          </w:tcPr>
          <w:p w14:paraId="7DC6E9FD" w14:textId="77777777" w:rsidR="00A2271D" w:rsidRDefault="00A2271D">
            <w:pPr>
              <w:rPr>
                <w:rFonts w:ascii="Arial" w:hAnsi="Arial" w:cs="Arial"/>
                <w:color w:val="000000"/>
                <w:sz w:val="20"/>
                <w:szCs w:val="20"/>
              </w:rPr>
            </w:pPr>
            <w:r>
              <w:rPr>
                <w:rFonts w:ascii="Arial" w:hAnsi="Arial" w:cs="Arial"/>
                <w:color w:val="000000"/>
                <w:sz w:val="20"/>
                <w:szCs w:val="20"/>
              </w:rPr>
              <w:t>DAN</w:t>
            </w:r>
          </w:p>
        </w:tc>
        <w:tc>
          <w:tcPr>
            <w:tcW w:w="836" w:type="dxa"/>
            <w:tcBorders>
              <w:top w:val="single" w:sz="4" w:space="0" w:color="auto"/>
              <w:left w:val="nil"/>
              <w:bottom w:val="single" w:sz="4" w:space="0" w:color="auto"/>
              <w:right w:val="nil"/>
            </w:tcBorders>
            <w:shd w:val="clear" w:color="000000" w:fill="FFFFFF"/>
            <w:noWrap/>
            <w:vAlign w:val="bottom"/>
            <w:hideMark/>
          </w:tcPr>
          <w:p w14:paraId="530B7FFA" w14:textId="77777777" w:rsidR="00A2271D" w:rsidRDefault="00A2271D">
            <w:pPr>
              <w:jc w:val="center"/>
              <w:rPr>
                <w:rFonts w:ascii="Arial" w:hAnsi="Arial" w:cs="Arial"/>
                <w:color w:val="000000"/>
                <w:sz w:val="20"/>
                <w:szCs w:val="20"/>
              </w:rPr>
            </w:pPr>
            <w:r>
              <w:rPr>
                <w:rFonts w:ascii="Arial" w:hAnsi="Arial" w:cs="Arial"/>
                <w:color w:val="000000"/>
                <w:sz w:val="20"/>
                <w:szCs w:val="20"/>
              </w:rPr>
              <w:t>2010</w:t>
            </w:r>
          </w:p>
        </w:tc>
        <w:tc>
          <w:tcPr>
            <w:tcW w:w="69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B397767" w14:textId="77777777" w:rsidR="00A2271D" w:rsidRDefault="00A2271D">
            <w:pPr>
              <w:jc w:val="center"/>
              <w:rPr>
                <w:rFonts w:ascii="Arial" w:hAnsi="Arial" w:cs="Arial"/>
                <w:color w:val="000000"/>
                <w:sz w:val="20"/>
                <w:szCs w:val="20"/>
              </w:rPr>
            </w:pPr>
            <w:r>
              <w:rPr>
                <w:rFonts w:ascii="Arial" w:hAnsi="Arial" w:cs="Arial"/>
                <w:color w:val="000000"/>
                <w:sz w:val="20"/>
                <w:szCs w:val="20"/>
              </w:rPr>
              <w:t>414</w:t>
            </w:r>
          </w:p>
        </w:tc>
        <w:tc>
          <w:tcPr>
            <w:tcW w:w="690" w:type="dxa"/>
            <w:tcBorders>
              <w:top w:val="single" w:sz="4" w:space="0" w:color="auto"/>
              <w:left w:val="nil"/>
              <w:bottom w:val="single" w:sz="4" w:space="0" w:color="auto"/>
              <w:right w:val="single" w:sz="4" w:space="0" w:color="auto"/>
            </w:tcBorders>
            <w:shd w:val="clear" w:color="000000" w:fill="FFFFFF"/>
            <w:noWrap/>
            <w:vAlign w:val="bottom"/>
            <w:hideMark/>
          </w:tcPr>
          <w:p w14:paraId="66A6A599" w14:textId="77777777" w:rsidR="00A2271D" w:rsidRDefault="00A2271D">
            <w:pPr>
              <w:jc w:val="center"/>
              <w:rPr>
                <w:rFonts w:ascii="Arial" w:hAnsi="Arial" w:cs="Arial"/>
                <w:color w:val="000000"/>
                <w:sz w:val="20"/>
                <w:szCs w:val="20"/>
              </w:rPr>
            </w:pPr>
            <w:r>
              <w:rPr>
                <w:rFonts w:ascii="Arial" w:hAnsi="Arial" w:cs="Arial"/>
                <w:color w:val="000000"/>
                <w:sz w:val="20"/>
                <w:szCs w:val="20"/>
              </w:rPr>
              <w:t>414</w:t>
            </w:r>
          </w:p>
        </w:tc>
        <w:tc>
          <w:tcPr>
            <w:tcW w:w="1348" w:type="dxa"/>
            <w:tcBorders>
              <w:top w:val="single" w:sz="4" w:space="0" w:color="auto"/>
              <w:left w:val="nil"/>
              <w:bottom w:val="single" w:sz="4" w:space="0" w:color="auto"/>
              <w:right w:val="single" w:sz="4" w:space="0" w:color="auto"/>
            </w:tcBorders>
            <w:shd w:val="clear" w:color="000000" w:fill="FFFFFF"/>
            <w:noWrap/>
            <w:vAlign w:val="bottom"/>
            <w:hideMark/>
          </w:tcPr>
          <w:p w14:paraId="222BD01A" w14:textId="77777777" w:rsidR="00A2271D" w:rsidRDefault="00A2271D">
            <w:pPr>
              <w:jc w:val="center"/>
              <w:rPr>
                <w:rFonts w:ascii="Arial" w:hAnsi="Arial" w:cs="Arial"/>
                <w:color w:val="000000"/>
                <w:sz w:val="20"/>
                <w:szCs w:val="20"/>
              </w:rPr>
            </w:pPr>
            <w:r>
              <w:rPr>
                <w:rFonts w:ascii="Arial" w:hAnsi="Arial" w:cs="Arial"/>
                <w:color w:val="000000"/>
                <w:sz w:val="20"/>
                <w:szCs w:val="20"/>
              </w:rPr>
              <w:t>100.0</w:t>
            </w:r>
          </w:p>
        </w:tc>
        <w:tc>
          <w:tcPr>
            <w:tcW w:w="691" w:type="dxa"/>
            <w:tcBorders>
              <w:top w:val="single" w:sz="4" w:space="0" w:color="auto"/>
              <w:left w:val="nil"/>
              <w:bottom w:val="single" w:sz="4" w:space="0" w:color="auto"/>
              <w:right w:val="single" w:sz="4" w:space="0" w:color="auto"/>
            </w:tcBorders>
            <w:shd w:val="clear" w:color="000000" w:fill="FFFFFF"/>
            <w:noWrap/>
            <w:vAlign w:val="bottom"/>
            <w:hideMark/>
          </w:tcPr>
          <w:p w14:paraId="05DB300B" w14:textId="77777777" w:rsidR="00A2271D" w:rsidRDefault="00A2271D">
            <w:pPr>
              <w:jc w:val="center"/>
              <w:rPr>
                <w:rFonts w:ascii="Arial" w:hAnsi="Arial" w:cs="Arial"/>
                <w:color w:val="000000"/>
                <w:sz w:val="20"/>
                <w:szCs w:val="20"/>
              </w:rPr>
            </w:pPr>
            <w:r>
              <w:rPr>
                <w:rFonts w:ascii="Arial" w:hAnsi="Arial" w:cs="Arial"/>
                <w:color w:val="000000"/>
                <w:sz w:val="20"/>
                <w:szCs w:val="20"/>
              </w:rPr>
              <w:t>82</w:t>
            </w:r>
          </w:p>
        </w:tc>
        <w:tc>
          <w:tcPr>
            <w:tcW w:w="691" w:type="dxa"/>
            <w:tcBorders>
              <w:top w:val="single" w:sz="4" w:space="0" w:color="auto"/>
              <w:left w:val="nil"/>
              <w:bottom w:val="single" w:sz="4" w:space="0" w:color="auto"/>
              <w:right w:val="single" w:sz="4" w:space="0" w:color="auto"/>
            </w:tcBorders>
            <w:shd w:val="clear" w:color="000000" w:fill="FFFFFF"/>
            <w:noWrap/>
            <w:vAlign w:val="bottom"/>
            <w:hideMark/>
          </w:tcPr>
          <w:p w14:paraId="44CECB1F" w14:textId="77777777" w:rsidR="00A2271D" w:rsidRDefault="00A2271D">
            <w:pPr>
              <w:jc w:val="center"/>
              <w:rPr>
                <w:rFonts w:ascii="Arial" w:hAnsi="Arial" w:cs="Arial"/>
                <w:color w:val="000000"/>
                <w:sz w:val="20"/>
                <w:szCs w:val="20"/>
              </w:rPr>
            </w:pPr>
            <w:r>
              <w:rPr>
                <w:rFonts w:ascii="Arial" w:hAnsi="Arial" w:cs="Arial"/>
                <w:color w:val="000000"/>
                <w:sz w:val="20"/>
                <w:szCs w:val="20"/>
              </w:rPr>
              <w:t>80</w:t>
            </w:r>
          </w:p>
        </w:tc>
        <w:tc>
          <w:tcPr>
            <w:tcW w:w="1348" w:type="dxa"/>
            <w:tcBorders>
              <w:top w:val="single" w:sz="4" w:space="0" w:color="auto"/>
              <w:left w:val="nil"/>
              <w:bottom w:val="single" w:sz="4" w:space="0" w:color="auto"/>
              <w:right w:val="nil"/>
            </w:tcBorders>
            <w:shd w:val="clear" w:color="000000" w:fill="FFFFFF"/>
            <w:noWrap/>
            <w:vAlign w:val="bottom"/>
            <w:hideMark/>
          </w:tcPr>
          <w:p w14:paraId="4C5335C9" w14:textId="77777777" w:rsidR="00A2271D" w:rsidRDefault="00A2271D">
            <w:pPr>
              <w:jc w:val="center"/>
              <w:rPr>
                <w:rFonts w:ascii="Arial" w:hAnsi="Arial" w:cs="Arial"/>
                <w:color w:val="000000"/>
                <w:sz w:val="20"/>
                <w:szCs w:val="20"/>
              </w:rPr>
            </w:pPr>
            <w:r>
              <w:rPr>
                <w:rFonts w:ascii="Arial" w:hAnsi="Arial" w:cs="Arial"/>
                <w:color w:val="000000"/>
                <w:sz w:val="20"/>
                <w:szCs w:val="20"/>
              </w:rPr>
              <w:t>97.6</w:t>
            </w:r>
          </w:p>
        </w:tc>
        <w:tc>
          <w:tcPr>
            <w:tcW w:w="6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F432B79" w14:textId="77777777" w:rsidR="00A2271D" w:rsidRDefault="00A2271D">
            <w:pPr>
              <w:jc w:val="center"/>
              <w:rPr>
                <w:rFonts w:ascii="Arial" w:hAnsi="Arial" w:cs="Arial"/>
                <w:color w:val="000000"/>
                <w:sz w:val="20"/>
                <w:szCs w:val="20"/>
              </w:rPr>
            </w:pPr>
            <w:r>
              <w:rPr>
                <w:rFonts w:ascii="Arial" w:hAnsi="Arial" w:cs="Arial"/>
                <w:color w:val="000000"/>
                <w:sz w:val="20"/>
                <w:szCs w:val="20"/>
              </w:rPr>
              <w:t>414</w:t>
            </w:r>
          </w:p>
        </w:tc>
        <w:tc>
          <w:tcPr>
            <w:tcW w:w="691" w:type="dxa"/>
            <w:tcBorders>
              <w:top w:val="single" w:sz="4" w:space="0" w:color="auto"/>
              <w:left w:val="nil"/>
              <w:bottom w:val="single" w:sz="4" w:space="0" w:color="auto"/>
              <w:right w:val="single" w:sz="4" w:space="0" w:color="auto"/>
            </w:tcBorders>
            <w:shd w:val="clear" w:color="000000" w:fill="FFFFFF"/>
            <w:noWrap/>
            <w:vAlign w:val="bottom"/>
            <w:hideMark/>
          </w:tcPr>
          <w:p w14:paraId="3EE7976D" w14:textId="77777777" w:rsidR="00A2271D" w:rsidRDefault="00A2271D">
            <w:pPr>
              <w:jc w:val="center"/>
              <w:rPr>
                <w:rFonts w:ascii="Arial" w:hAnsi="Arial" w:cs="Arial"/>
                <w:color w:val="000000"/>
                <w:sz w:val="20"/>
                <w:szCs w:val="20"/>
              </w:rPr>
            </w:pPr>
            <w:r>
              <w:rPr>
                <w:rFonts w:ascii="Arial" w:hAnsi="Arial" w:cs="Arial"/>
                <w:color w:val="000000"/>
                <w:sz w:val="20"/>
                <w:szCs w:val="20"/>
              </w:rPr>
              <w:t>405</w:t>
            </w:r>
          </w:p>
        </w:tc>
        <w:tc>
          <w:tcPr>
            <w:tcW w:w="1348" w:type="dxa"/>
            <w:tcBorders>
              <w:top w:val="single" w:sz="4" w:space="0" w:color="auto"/>
              <w:left w:val="nil"/>
              <w:bottom w:val="single" w:sz="4" w:space="0" w:color="auto"/>
              <w:right w:val="single" w:sz="4" w:space="0" w:color="auto"/>
            </w:tcBorders>
            <w:shd w:val="clear" w:color="000000" w:fill="FFFFFF"/>
            <w:noWrap/>
            <w:vAlign w:val="bottom"/>
            <w:hideMark/>
          </w:tcPr>
          <w:p w14:paraId="55A8FB9A" w14:textId="77777777" w:rsidR="00A2271D" w:rsidRDefault="00A2271D">
            <w:pPr>
              <w:jc w:val="center"/>
              <w:rPr>
                <w:rFonts w:ascii="Arial" w:hAnsi="Arial" w:cs="Arial"/>
                <w:color w:val="000000"/>
                <w:sz w:val="20"/>
                <w:szCs w:val="20"/>
              </w:rPr>
            </w:pPr>
            <w:r>
              <w:rPr>
                <w:rFonts w:ascii="Arial" w:hAnsi="Arial" w:cs="Arial"/>
                <w:color w:val="000000"/>
                <w:sz w:val="20"/>
                <w:szCs w:val="20"/>
              </w:rPr>
              <w:t>97.8</w:t>
            </w:r>
          </w:p>
        </w:tc>
        <w:tc>
          <w:tcPr>
            <w:tcW w:w="691" w:type="dxa"/>
            <w:tcBorders>
              <w:top w:val="single" w:sz="4" w:space="0" w:color="auto"/>
              <w:left w:val="nil"/>
              <w:bottom w:val="single" w:sz="4" w:space="0" w:color="auto"/>
              <w:right w:val="single" w:sz="4" w:space="0" w:color="auto"/>
            </w:tcBorders>
            <w:shd w:val="clear" w:color="000000" w:fill="FFFFFF"/>
            <w:noWrap/>
            <w:vAlign w:val="bottom"/>
            <w:hideMark/>
          </w:tcPr>
          <w:p w14:paraId="4EC915F7" w14:textId="77777777" w:rsidR="00A2271D" w:rsidRDefault="00A2271D">
            <w:pPr>
              <w:jc w:val="center"/>
              <w:rPr>
                <w:rFonts w:ascii="Arial" w:hAnsi="Arial" w:cs="Arial"/>
                <w:color w:val="000000"/>
                <w:sz w:val="20"/>
                <w:szCs w:val="20"/>
              </w:rPr>
            </w:pPr>
            <w:r>
              <w:rPr>
                <w:rFonts w:ascii="Arial" w:hAnsi="Arial" w:cs="Arial"/>
                <w:color w:val="000000"/>
                <w:sz w:val="20"/>
                <w:szCs w:val="20"/>
              </w:rPr>
              <w:t>82</w:t>
            </w:r>
          </w:p>
        </w:tc>
        <w:tc>
          <w:tcPr>
            <w:tcW w:w="691" w:type="dxa"/>
            <w:tcBorders>
              <w:top w:val="single" w:sz="4" w:space="0" w:color="auto"/>
              <w:left w:val="nil"/>
              <w:bottom w:val="single" w:sz="4" w:space="0" w:color="auto"/>
              <w:right w:val="single" w:sz="4" w:space="0" w:color="auto"/>
            </w:tcBorders>
            <w:shd w:val="clear" w:color="000000" w:fill="FFFFFF"/>
            <w:noWrap/>
            <w:vAlign w:val="bottom"/>
            <w:hideMark/>
          </w:tcPr>
          <w:p w14:paraId="135C8877" w14:textId="77777777" w:rsidR="00A2271D" w:rsidRDefault="00A2271D">
            <w:pPr>
              <w:jc w:val="center"/>
              <w:rPr>
                <w:rFonts w:ascii="Arial" w:hAnsi="Arial" w:cs="Arial"/>
                <w:color w:val="000000"/>
                <w:sz w:val="20"/>
                <w:szCs w:val="20"/>
              </w:rPr>
            </w:pPr>
            <w:r>
              <w:rPr>
                <w:rFonts w:ascii="Arial" w:hAnsi="Arial" w:cs="Arial"/>
                <w:color w:val="000000"/>
                <w:sz w:val="20"/>
                <w:szCs w:val="20"/>
              </w:rPr>
              <w:t>77</w:t>
            </w:r>
          </w:p>
        </w:tc>
        <w:tc>
          <w:tcPr>
            <w:tcW w:w="1348" w:type="dxa"/>
            <w:tcBorders>
              <w:top w:val="single" w:sz="4" w:space="0" w:color="auto"/>
              <w:left w:val="nil"/>
              <w:bottom w:val="single" w:sz="4" w:space="0" w:color="auto"/>
              <w:right w:val="single" w:sz="4" w:space="0" w:color="auto"/>
            </w:tcBorders>
            <w:shd w:val="clear" w:color="000000" w:fill="FFFFFF"/>
            <w:noWrap/>
            <w:vAlign w:val="bottom"/>
            <w:hideMark/>
          </w:tcPr>
          <w:p w14:paraId="5FEBE7A3" w14:textId="77777777" w:rsidR="00A2271D" w:rsidRDefault="00A2271D">
            <w:pPr>
              <w:jc w:val="center"/>
              <w:rPr>
                <w:rFonts w:ascii="Arial" w:hAnsi="Arial" w:cs="Arial"/>
                <w:color w:val="000000"/>
                <w:sz w:val="20"/>
                <w:szCs w:val="20"/>
              </w:rPr>
            </w:pPr>
            <w:r>
              <w:rPr>
                <w:rFonts w:ascii="Arial" w:hAnsi="Arial" w:cs="Arial"/>
                <w:color w:val="000000"/>
                <w:sz w:val="20"/>
                <w:szCs w:val="20"/>
              </w:rPr>
              <w:t>93.9</w:t>
            </w:r>
          </w:p>
        </w:tc>
      </w:tr>
      <w:tr w:rsidR="006D7732" w14:paraId="7E31DB34" w14:textId="77777777" w:rsidTr="006D7732">
        <w:tc>
          <w:tcPr>
            <w:tcW w:w="1201" w:type="dxa"/>
            <w:tcBorders>
              <w:top w:val="nil"/>
              <w:left w:val="single" w:sz="4" w:space="0" w:color="auto"/>
              <w:bottom w:val="nil"/>
              <w:right w:val="single" w:sz="4" w:space="0" w:color="auto"/>
            </w:tcBorders>
            <w:shd w:val="clear" w:color="000000" w:fill="FFFFFF"/>
            <w:noWrap/>
            <w:vAlign w:val="bottom"/>
            <w:hideMark/>
          </w:tcPr>
          <w:p w14:paraId="578D1F37" w14:textId="77777777" w:rsidR="00A2271D" w:rsidRDefault="00A2271D">
            <w:pPr>
              <w:rPr>
                <w:rFonts w:ascii="Arial" w:hAnsi="Arial" w:cs="Arial"/>
                <w:color w:val="000000"/>
                <w:sz w:val="20"/>
                <w:szCs w:val="20"/>
              </w:rPr>
            </w:pPr>
            <w:r>
              <w:rPr>
                <w:rFonts w:ascii="Arial" w:hAnsi="Arial" w:cs="Arial"/>
                <w:color w:val="000000"/>
                <w:sz w:val="20"/>
                <w:szCs w:val="20"/>
              </w:rPr>
              <w:t> </w:t>
            </w:r>
          </w:p>
        </w:tc>
        <w:tc>
          <w:tcPr>
            <w:tcW w:w="836" w:type="dxa"/>
            <w:tcBorders>
              <w:top w:val="nil"/>
              <w:left w:val="nil"/>
              <w:bottom w:val="single" w:sz="4" w:space="0" w:color="auto"/>
              <w:right w:val="nil"/>
            </w:tcBorders>
            <w:shd w:val="clear" w:color="000000" w:fill="FFFFFF"/>
            <w:noWrap/>
            <w:vAlign w:val="bottom"/>
            <w:hideMark/>
          </w:tcPr>
          <w:p w14:paraId="5BF36E99" w14:textId="77777777" w:rsidR="00A2271D" w:rsidRDefault="00A2271D">
            <w:pPr>
              <w:jc w:val="center"/>
              <w:rPr>
                <w:rFonts w:ascii="Arial" w:hAnsi="Arial" w:cs="Arial"/>
                <w:color w:val="000000"/>
                <w:sz w:val="20"/>
                <w:szCs w:val="20"/>
              </w:rPr>
            </w:pPr>
            <w:r>
              <w:rPr>
                <w:rFonts w:ascii="Arial" w:hAnsi="Arial" w:cs="Arial"/>
                <w:color w:val="000000"/>
                <w:sz w:val="20"/>
                <w:szCs w:val="20"/>
              </w:rPr>
              <w:t>2013</w:t>
            </w:r>
          </w:p>
        </w:tc>
        <w:tc>
          <w:tcPr>
            <w:tcW w:w="690" w:type="dxa"/>
            <w:tcBorders>
              <w:top w:val="nil"/>
              <w:left w:val="single" w:sz="4" w:space="0" w:color="auto"/>
              <w:bottom w:val="single" w:sz="4" w:space="0" w:color="auto"/>
              <w:right w:val="single" w:sz="4" w:space="0" w:color="auto"/>
            </w:tcBorders>
            <w:shd w:val="clear" w:color="000000" w:fill="FFFFFF"/>
            <w:noWrap/>
            <w:vAlign w:val="bottom"/>
            <w:hideMark/>
          </w:tcPr>
          <w:p w14:paraId="24E6D9D2" w14:textId="77777777" w:rsidR="00A2271D" w:rsidRDefault="00A2271D">
            <w:pPr>
              <w:jc w:val="center"/>
              <w:rPr>
                <w:rFonts w:ascii="Arial" w:hAnsi="Arial" w:cs="Arial"/>
                <w:color w:val="000000"/>
                <w:sz w:val="20"/>
                <w:szCs w:val="20"/>
              </w:rPr>
            </w:pPr>
            <w:r>
              <w:rPr>
                <w:rFonts w:ascii="Arial" w:hAnsi="Arial" w:cs="Arial"/>
                <w:color w:val="000000"/>
                <w:sz w:val="20"/>
                <w:szCs w:val="20"/>
              </w:rPr>
              <w:t>130</w:t>
            </w:r>
          </w:p>
        </w:tc>
        <w:tc>
          <w:tcPr>
            <w:tcW w:w="690" w:type="dxa"/>
            <w:tcBorders>
              <w:top w:val="nil"/>
              <w:left w:val="nil"/>
              <w:bottom w:val="single" w:sz="4" w:space="0" w:color="auto"/>
              <w:right w:val="single" w:sz="4" w:space="0" w:color="auto"/>
            </w:tcBorders>
            <w:shd w:val="clear" w:color="000000" w:fill="FFFFFF"/>
            <w:noWrap/>
            <w:vAlign w:val="bottom"/>
            <w:hideMark/>
          </w:tcPr>
          <w:p w14:paraId="473F18E4" w14:textId="77777777" w:rsidR="00A2271D" w:rsidRDefault="00A2271D">
            <w:pPr>
              <w:jc w:val="center"/>
              <w:rPr>
                <w:rFonts w:ascii="Arial" w:hAnsi="Arial" w:cs="Arial"/>
                <w:color w:val="000000"/>
                <w:sz w:val="20"/>
                <w:szCs w:val="20"/>
              </w:rPr>
            </w:pPr>
            <w:r>
              <w:rPr>
                <w:rFonts w:ascii="Arial" w:hAnsi="Arial" w:cs="Arial"/>
                <w:color w:val="000000"/>
                <w:sz w:val="20"/>
                <w:szCs w:val="20"/>
              </w:rPr>
              <w:t>126</w:t>
            </w:r>
          </w:p>
        </w:tc>
        <w:tc>
          <w:tcPr>
            <w:tcW w:w="1348" w:type="dxa"/>
            <w:tcBorders>
              <w:top w:val="nil"/>
              <w:left w:val="nil"/>
              <w:bottom w:val="single" w:sz="4" w:space="0" w:color="auto"/>
              <w:right w:val="single" w:sz="4" w:space="0" w:color="auto"/>
            </w:tcBorders>
            <w:shd w:val="clear" w:color="000000" w:fill="FFFFFF"/>
            <w:noWrap/>
            <w:vAlign w:val="bottom"/>
            <w:hideMark/>
          </w:tcPr>
          <w:p w14:paraId="5AAAC73B" w14:textId="77777777" w:rsidR="00A2271D" w:rsidRDefault="00A2271D">
            <w:pPr>
              <w:jc w:val="center"/>
              <w:rPr>
                <w:rFonts w:ascii="Arial" w:hAnsi="Arial" w:cs="Arial"/>
                <w:color w:val="000000"/>
                <w:sz w:val="20"/>
                <w:szCs w:val="20"/>
              </w:rPr>
            </w:pPr>
            <w:r>
              <w:rPr>
                <w:rFonts w:ascii="Arial" w:hAnsi="Arial" w:cs="Arial"/>
                <w:color w:val="000000"/>
                <w:sz w:val="20"/>
                <w:szCs w:val="20"/>
              </w:rPr>
              <w:t>96.9</w:t>
            </w:r>
          </w:p>
        </w:tc>
        <w:tc>
          <w:tcPr>
            <w:tcW w:w="691" w:type="dxa"/>
            <w:tcBorders>
              <w:top w:val="nil"/>
              <w:left w:val="nil"/>
              <w:bottom w:val="single" w:sz="4" w:space="0" w:color="auto"/>
              <w:right w:val="single" w:sz="4" w:space="0" w:color="auto"/>
            </w:tcBorders>
            <w:shd w:val="clear" w:color="000000" w:fill="FFFFFF"/>
            <w:noWrap/>
            <w:vAlign w:val="bottom"/>
            <w:hideMark/>
          </w:tcPr>
          <w:p w14:paraId="64AA0B8E" w14:textId="77777777" w:rsidR="00A2271D" w:rsidRDefault="00A2271D">
            <w:pPr>
              <w:jc w:val="center"/>
              <w:rPr>
                <w:rFonts w:ascii="Arial" w:hAnsi="Arial" w:cs="Arial"/>
                <w:color w:val="000000"/>
                <w:sz w:val="20"/>
                <w:szCs w:val="20"/>
              </w:rPr>
            </w:pPr>
            <w:r>
              <w:rPr>
                <w:rFonts w:ascii="Arial" w:hAnsi="Arial" w:cs="Arial"/>
                <w:color w:val="000000"/>
                <w:sz w:val="20"/>
                <w:szCs w:val="20"/>
              </w:rPr>
              <w:t>550</w:t>
            </w:r>
          </w:p>
        </w:tc>
        <w:tc>
          <w:tcPr>
            <w:tcW w:w="691" w:type="dxa"/>
            <w:tcBorders>
              <w:top w:val="nil"/>
              <w:left w:val="nil"/>
              <w:bottom w:val="single" w:sz="4" w:space="0" w:color="auto"/>
              <w:right w:val="single" w:sz="4" w:space="0" w:color="auto"/>
            </w:tcBorders>
            <w:shd w:val="clear" w:color="000000" w:fill="FFFFFF"/>
            <w:noWrap/>
            <w:vAlign w:val="bottom"/>
            <w:hideMark/>
          </w:tcPr>
          <w:p w14:paraId="6A8A40B7" w14:textId="77777777" w:rsidR="00A2271D" w:rsidRDefault="00A2271D">
            <w:pPr>
              <w:jc w:val="center"/>
              <w:rPr>
                <w:rFonts w:ascii="Arial" w:hAnsi="Arial" w:cs="Arial"/>
                <w:color w:val="000000"/>
                <w:sz w:val="20"/>
                <w:szCs w:val="20"/>
              </w:rPr>
            </w:pPr>
            <w:r>
              <w:rPr>
                <w:rFonts w:ascii="Arial" w:hAnsi="Arial" w:cs="Arial"/>
                <w:color w:val="000000"/>
                <w:sz w:val="20"/>
                <w:szCs w:val="20"/>
              </w:rPr>
              <w:t>550</w:t>
            </w:r>
          </w:p>
        </w:tc>
        <w:tc>
          <w:tcPr>
            <w:tcW w:w="1348" w:type="dxa"/>
            <w:tcBorders>
              <w:top w:val="nil"/>
              <w:left w:val="nil"/>
              <w:bottom w:val="single" w:sz="4" w:space="0" w:color="auto"/>
              <w:right w:val="nil"/>
            </w:tcBorders>
            <w:shd w:val="clear" w:color="000000" w:fill="FFFFFF"/>
            <w:noWrap/>
            <w:vAlign w:val="bottom"/>
            <w:hideMark/>
          </w:tcPr>
          <w:p w14:paraId="54E1AF87" w14:textId="77777777" w:rsidR="00A2271D" w:rsidRDefault="00A2271D">
            <w:pPr>
              <w:jc w:val="center"/>
              <w:rPr>
                <w:rFonts w:ascii="Arial" w:hAnsi="Arial" w:cs="Arial"/>
                <w:color w:val="000000"/>
                <w:sz w:val="20"/>
                <w:szCs w:val="20"/>
              </w:rPr>
            </w:pPr>
            <w:r>
              <w:rPr>
                <w:rFonts w:ascii="Arial" w:hAnsi="Arial" w:cs="Arial"/>
                <w:color w:val="000000"/>
                <w:sz w:val="20"/>
                <w:szCs w:val="20"/>
              </w:rPr>
              <w:t>100.0</w:t>
            </w:r>
          </w:p>
        </w:tc>
        <w:tc>
          <w:tcPr>
            <w:tcW w:w="691" w:type="dxa"/>
            <w:tcBorders>
              <w:top w:val="nil"/>
              <w:left w:val="single" w:sz="4" w:space="0" w:color="auto"/>
              <w:bottom w:val="single" w:sz="4" w:space="0" w:color="auto"/>
              <w:right w:val="single" w:sz="4" w:space="0" w:color="auto"/>
            </w:tcBorders>
            <w:shd w:val="clear" w:color="000000" w:fill="FFFFFF"/>
            <w:noWrap/>
            <w:vAlign w:val="bottom"/>
            <w:hideMark/>
          </w:tcPr>
          <w:p w14:paraId="7117C254" w14:textId="77777777" w:rsidR="00A2271D" w:rsidRDefault="00A2271D">
            <w:pPr>
              <w:jc w:val="center"/>
              <w:rPr>
                <w:rFonts w:ascii="Arial" w:hAnsi="Arial" w:cs="Arial"/>
                <w:color w:val="000000"/>
                <w:sz w:val="20"/>
                <w:szCs w:val="20"/>
              </w:rPr>
            </w:pPr>
            <w:r>
              <w:rPr>
                <w:rFonts w:ascii="Arial" w:hAnsi="Arial" w:cs="Arial"/>
                <w:color w:val="000000"/>
                <w:sz w:val="20"/>
                <w:szCs w:val="20"/>
              </w:rPr>
              <w:t>130</w:t>
            </w:r>
          </w:p>
        </w:tc>
        <w:tc>
          <w:tcPr>
            <w:tcW w:w="691" w:type="dxa"/>
            <w:tcBorders>
              <w:top w:val="nil"/>
              <w:left w:val="nil"/>
              <w:bottom w:val="single" w:sz="4" w:space="0" w:color="auto"/>
              <w:right w:val="single" w:sz="4" w:space="0" w:color="auto"/>
            </w:tcBorders>
            <w:shd w:val="clear" w:color="000000" w:fill="FFFFFF"/>
            <w:noWrap/>
            <w:vAlign w:val="bottom"/>
            <w:hideMark/>
          </w:tcPr>
          <w:p w14:paraId="37870D1F" w14:textId="77777777" w:rsidR="00A2271D" w:rsidRDefault="00A2271D">
            <w:pPr>
              <w:jc w:val="center"/>
              <w:rPr>
                <w:rFonts w:ascii="Arial" w:hAnsi="Arial" w:cs="Arial"/>
                <w:color w:val="000000"/>
                <w:sz w:val="20"/>
                <w:szCs w:val="20"/>
              </w:rPr>
            </w:pPr>
            <w:r>
              <w:rPr>
                <w:rFonts w:ascii="Arial" w:hAnsi="Arial" w:cs="Arial"/>
                <w:color w:val="000000"/>
                <w:sz w:val="20"/>
                <w:szCs w:val="20"/>
              </w:rPr>
              <w:t>125</w:t>
            </w:r>
          </w:p>
        </w:tc>
        <w:tc>
          <w:tcPr>
            <w:tcW w:w="1348" w:type="dxa"/>
            <w:tcBorders>
              <w:top w:val="nil"/>
              <w:left w:val="nil"/>
              <w:bottom w:val="single" w:sz="4" w:space="0" w:color="auto"/>
              <w:right w:val="single" w:sz="4" w:space="0" w:color="auto"/>
            </w:tcBorders>
            <w:shd w:val="clear" w:color="000000" w:fill="FFFFFF"/>
            <w:noWrap/>
            <w:vAlign w:val="bottom"/>
            <w:hideMark/>
          </w:tcPr>
          <w:p w14:paraId="530F3ACC" w14:textId="77777777" w:rsidR="00A2271D" w:rsidRDefault="00A2271D">
            <w:pPr>
              <w:jc w:val="center"/>
              <w:rPr>
                <w:rFonts w:ascii="Arial" w:hAnsi="Arial" w:cs="Arial"/>
                <w:color w:val="000000"/>
                <w:sz w:val="20"/>
                <w:szCs w:val="20"/>
              </w:rPr>
            </w:pPr>
            <w:r>
              <w:rPr>
                <w:rFonts w:ascii="Arial" w:hAnsi="Arial" w:cs="Arial"/>
                <w:color w:val="000000"/>
                <w:sz w:val="20"/>
                <w:szCs w:val="20"/>
              </w:rPr>
              <w:t>96.2</w:t>
            </w:r>
          </w:p>
        </w:tc>
        <w:tc>
          <w:tcPr>
            <w:tcW w:w="691" w:type="dxa"/>
            <w:tcBorders>
              <w:top w:val="nil"/>
              <w:left w:val="nil"/>
              <w:bottom w:val="single" w:sz="4" w:space="0" w:color="auto"/>
              <w:right w:val="single" w:sz="4" w:space="0" w:color="auto"/>
            </w:tcBorders>
            <w:shd w:val="clear" w:color="000000" w:fill="FFFFFF"/>
            <w:noWrap/>
            <w:vAlign w:val="bottom"/>
            <w:hideMark/>
          </w:tcPr>
          <w:p w14:paraId="0A4F8A77" w14:textId="77777777" w:rsidR="00A2271D" w:rsidRDefault="00A2271D">
            <w:pPr>
              <w:jc w:val="center"/>
              <w:rPr>
                <w:rFonts w:ascii="Arial" w:hAnsi="Arial" w:cs="Arial"/>
                <w:color w:val="000000"/>
                <w:sz w:val="20"/>
                <w:szCs w:val="20"/>
              </w:rPr>
            </w:pPr>
            <w:r>
              <w:rPr>
                <w:rFonts w:ascii="Arial" w:hAnsi="Arial" w:cs="Arial"/>
                <w:color w:val="000000"/>
                <w:sz w:val="20"/>
                <w:szCs w:val="20"/>
              </w:rPr>
              <w:t>550</w:t>
            </w:r>
          </w:p>
        </w:tc>
        <w:tc>
          <w:tcPr>
            <w:tcW w:w="691" w:type="dxa"/>
            <w:tcBorders>
              <w:top w:val="nil"/>
              <w:left w:val="nil"/>
              <w:bottom w:val="single" w:sz="4" w:space="0" w:color="auto"/>
              <w:right w:val="single" w:sz="4" w:space="0" w:color="auto"/>
            </w:tcBorders>
            <w:shd w:val="clear" w:color="000000" w:fill="FFFFFF"/>
            <w:noWrap/>
            <w:vAlign w:val="bottom"/>
            <w:hideMark/>
          </w:tcPr>
          <w:p w14:paraId="287FAF5B" w14:textId="77777777" w:rsidR="00A2271D" w:rsidRDefault="00A2271D">
            <w:pPr>
              <w:jc w:val="center"/>
              <w:rPr>
                <w:rFonts w:ascii="Arial" w:hAnsi="Arial" w:cs="Arial"/>
                <w:color w:val="000000"/>
                <w:sz w:val="20"/>
                <w:szCs w:val="20"/>
              </w:rPr>
            </w:pPr>
            <w:r>
              <w:rPr>
                <w:rFonts w:ascii="Arial" w:hAnsi="Arial" w:cs="Arial"/>
                <w:color w:val="000000"/>
                <w:sz w:val="20"/>
                <w:szCs w:val="20"/>
              </w:rPr>
              <w:t>549</w:t>
            </w:r>
          </w:p>
        </w:tc>
        <w:tc>
          <w:tcPr>
            <w:tcW w:w="1348" w:type="dxa"/>
            <w:tcBorders>
              <w:top w:val="nil"/>
              <w:left w:val="nil"/>
              <w:bottom w:val="single" w:sz="4" w:space="0" w:color="auto"/>
              <w:right w:val="single" w:sz="4" w:space="0" w:color="auto"/>
            </w:tcBorders>
            <w:shd w:val="clear" w:color="000000" w:fill="FFFFFF"/>
            <w:noWrap/>
            <w:vAlign w:val="bottom"/>
            <w:hideMark/>
          </w:tcPr>
          <w:p w14:paraId="4576EB68" w14:textId="77777777" w:rsidR="00A2271D" w:rsidRDefault="00A2271D">
            <w:pPr>
              <w:jc w:val="center"/>
              <w:rPr>
                <w:rFonts w:ascii="Arial" w:hAnsi="Arial" w:cs="Arial"/>
                <w:color w:val="000000"/>
                <w:sz w:val="20"/>
                <w:szCs w:val="20"/>
              </w:rPr>
            </w:pPr>
            <w:r>
              <w:rPr>
                <w:rFonts w:ascii="Arial" w:hAnsi="Arial" w:cs="Arial"/>
                <w:color w:val="000000"/>
                <w:sz w:val="20"/>
                <w:szCs w:val="20"/>
              </w:rPr>
              <w:t>99.8</w:t>
            </w:r>
          </w:p>
        </w:tc>
      </w:tr>
      <w:tr w:rsidR="006D7732" w14:paraId="36E6CF9E" w14:textId="77777777" w:rsidTr="006D7732">
        <w:tc>
          <w:tcPr>
            <w:tcW w:w="1201" w:type="dxa"/>
            <w:tcBorders>
              <w:top w:val="nil"/>
              <w:left w:val="single" w:sz="4" w:space="0" w:color="auto"/>
              <w:bottom w:val="nil"/>
              <w:right w:val="single" w:sz="4" w:space="0" w:color="auto"/>
            </w:tcBorders>
            <w:shd w:val="clear" w:color="000000" w:fill="FFFFFF"/>
            <w:noWrap/>
            <w:vAlign w:val="bottom"/>
            <w:hideMark/>
          </w:tcPr>
          <w:p w14:paraId="59B365B5" w14:textId="77777777" w:rsidR="00A2271D" w:rsidRDefault="00A2271D">
            <w:pPr>
              <w:rPr>
                <w:rFonts w:ascii="Arial" w:hAnsi="Arial" w:cs="Arial"/>
                <w:color w:val="000000"/>
                <w:sz w:val="20"/>
                <w:szCs w:val="20"/>
              </w:rPr>
            </w:pPr>
            <w:r>
              <w:rPr>
                <w:rFonts w:ascii="Arial" w:hAnsi="Arial" w:cs="Arial"/>
                <w:color w:val="000000"/>
                <w:sz w:val="20"/>
                <w:szCs w:val="20"/>
              </w:rPr>
              <w:t> </w:t>
            </w:r>
          </w:p>
        </w:tc>
        <w:tc>
          <w:tcPr>
            <w:tcW w:w="836" w:type="dxa"/>
            <w:tcBorders>
              <w:top w:val="nil"/>
              <w:left w:val="nil"/>
              <w:bottom w:val="nil"/>
              <w:right w:val="nil"/>
            </w:tcBorders>
            <w:shd w:val="clear" w:color="000000" w:fill="FFFFFF"/>
            <w:noWrap/>
            <w:vAlign w:val="bottom"/>
            <w:hideMark/>
          </w:tcPr>
          <w:p w14:paraId="5251A87F" w14:textId="77777777" w:rsidR="00A2271D" w:rsidRDefault="00A2271D">
            <w:pPr>
              <w:jc w:val="center"/>
              <w:rPr>
                <w:rFonts w:ascii="Arial" w:hAnsi="Arial" w:cs="Arial"/>
                <w:color w:val="000000"/>
                <w:sz w:val="20"/>
                <w:szCs w:val="20"/>
              </w:rPr>
            </w:pPr>
            <w:r>
              <w:rPr>
                <w:rFonts w:ascii="Arial" w:hAnsi="Arial" w:cs="Arial"/>
                <w:color w:val="000000"/>
                <w:sz w:val="20"/>
                <w:szCs w:val="20"/>
              </w:rPr>
              <w:t>2015</w:t>
            </w:r>
          </w:p>
        </w:tc>
        <w:tc>
          <w:tcPr>
            <w:tcW w:w="690" w:type="dxa"/>
            <w:tcBorders>
              <w:top w:val="nil"/>
              <w:left w:val="single" w:sz="4" w:space="0" w:color="auto"/>
              <w:bottom w:val="nil"/>
              <w:right w:val="single" w:sz="4" w:space="0" w:color="auto"/>
            </w:tcBorders>
            <w:shd w:val="clear" w:color="000000" w:fill="FFFFFF"/>
            <w:noWrap/>
            <w:vAlign w:val="bottom"/>
            <w:hideMark/>
          </w:tcPr>
          <w:p w14:paraId="21B9DE84" w14:textId="77777777" w:rsidR="00A2271D" w:rsidRDefault="00A2271D">
            <w:pPr>
              <w:jc w:val="center"/>
              <w:rPr>
                <w:rFonts w:ascii="Arial" w:hAnsi="Arial" w:cs="Arial"/>
                <w:color w:val="000000"/>
                <w:sz w:val="20"/>
                <w:szCs w:val="20"/>
              </w:rPr>
            </w:pPr>
            <w:r>
              <w:rPr>
                <w:rFonts w:ascii="Arial" w:hAnsi="Arial" w:cs="Arial"/>
                <w:color w:val="000000"/>
                <w:sz w:val="20"/>
                <w:szCs w:val="20"/>
              </w:rPr>
              <w:t>126</w:t>
            </w:r>
          </w:p>
        </w:tc>
        <w:tc>
          <w:tcPr>
            <w:tcW w:w="690" w:type="dxa"/>
            <w:tcBorders>
              <w:top w:val="nil"/>
              <w:left w:val="nil"/>
              <w:bottom w:val="nil"/>
              <w:right w:val="single" w:sz="4" w:space="0" w:color="auto"/>
            </w:tcBorders>
            <w:shd w:val="clear" w:color="000000" w:fill="FFFFFF"/>
            <w:noWrap/>
            <w:vAlign w:val="bottom"/>
            <w:hideMark/>
          </w:tcPr>
          <w:p w14:paraId="729A2147" w14:textId="77777777" w:rsidR="00A2271D" w:rsidRDefault="00A2271D">
            <w:pPr>
              <w:jc w:val="center"/>
              <w:rPr>
                <w:rFonts w:ascii="Arial" w:hAnsi="Arial" w:cs="Arial"/>
                <w:color w:val="000000"/>
                <w:sz w:val="20"/>
                <w:szCs w:val="20"/>
              </w:rPr>
            </w:pPr>
            <w:r>
              <w:rPr>
                <w:rFonts w:ascii="Arial" w:hAnsi="Arial" w:cs="Arial"/>
                <w:color w:val="000000"/>
                <w:sz w:val="20"/>
                <w:szCs w:val="20"/>
              </w:rPr>
              <w:t>123</w:t>
            </w:r>
          </w:p>
        </w:tc>
        <w:tc>
          <w:tcPr>
            <w:tcW w:w="1348" w:type="dxa"/>
            <w:tcBorders>
              <w:top w:val="nil"/>
              <w:left w:val="nil"/>
              <w:bottom w:val="nil"/>
              <w:right w:val="single" w:sz="4" w:space="0" w:color="auto"/>
            </w:tcBorders>
            <w:shd w:val="clear" w:color="000000" w:fill="FFFFFF"/>
            <w:noWrap/>
            <w:vAlign w:val="bottom"/>
            <w:hideMark/>
          </w:tcPr>
          <w:p w14:paraId="1DFB8AE5" w14:textId="77777777" w:rsidR="00A2271D" w:rsidRDefault="00A2271D">
            <w:pPr>
              <w:jc w:val="center"/>
              <w:rPr>
                <w:rFonts w:ascii="Arial" w:hAnsi="Arial" w:cs="Arial"/>
                <w:color w:val="000000"/>
                <w:sz w:val="20"/>
                <w:szCs w:val="20"/>
              </w:rPr>
            </w:pPr>
            <w:r>
              <w:rPr>
                <w:rFonts w:ascii="Arial" w:hAnsi="Arial" w:cs="Arial"/>
                <w:color w:val="000000"/>
                <w:sz w:val="20"/>
                <w:szCs w:val="20"/>
              </w:rPr>
              <w:t>97.6</w:t>
            </w:r>
          </w:p>
        </w:tc>
        <w:tc>
          <w:tcPr>
            <w:tcW w:w="691" w:type="dxa"/>
            <w:tcBorders>
              <w:top w:val="nil"/>
              <w:left w:val="nil"/>
              <w:bottom w:val="nil"/>
              <w:right w:val="single" w:sz="4" w:space="0" w:color="auto"/>
            </w:tcBorders>
            <w:shd w:val="clear" w:color="000000" w:fill="FFFFFF"/>
            <w:noWrap/>
            <w:vAlign w:val="bottom"/>
            <w:hideMark/>
          </w:tcPr>
          <w:p w14:paraId="560C2E75" w14:textId="77777777" w:rsidR="00A2271D" w:rsidRDefault="00A2271D">
            <w:pPr>
              <w:jc w:val="center"/>
              <w:rPr>
                <w:rFonts w:ascii="Arial" w:hAnsi="Arial" w:cs="Arial"/>
                <w:color w:val="000000"/>
                <w:sz w:val="20"/>
                <w:szCs w:val="20"/>
              </w:rPr>
            </w:pPr>
            <w:r>
              <w:rPr>
                <w:rFonts w:ascii="Arial" w:hAnsi="Arial" w:cs="Arial"/>
                <w:color w:val="000000"/>
                <w:sz w:val="20"/>
                <w:szCs w:val="20"/>
              </w:rPr>
              <w:t>50</w:t>
            </w:r>
          </w:p>
        </w:tc>
        <w:tc>
          <w:tcPr>
            <w:tcW w:w="691" w:type="dxa"/>
            <w:tcBorders>
              <w:top w:val="nil"/>
              <w:left w:val="nil"/>
              <w:bottom w:val="nil"/>
              <w:right w:val="single" w:sz="4" w:space="0" w:color="auto"/>
            </w:tcBorders>
            <w:shd w:val="clear" w:color="000000" w:fill="FFFFFF"/>
            <w:noWrap/>
            <w:vAlign w:val="bottom"/>
            <w:hideMark/>
          </w:tcPr>
          <w:p w14:paraId="2C5F3258" w14:textId="77777777" w:rsidR="00A2271D" w:rsidRDefault="00A2271D">
            <w:pPr>
              <w:jc w:val="center"/>
              <w:rPr>
                <w:rFonts w:ascii="Arial" w:hAnsi="Arial" w:cs="Arial"/>
                <w:color w:val="000000"/>
                <w:sz w:val="20"/>
                <w:szCs w:val="20"/>
              </w:rPr>
            </w:pPr>
            <w:r>
              <w:rPr>
                <w:rFonts w:ascii="Arial" w:hAnsi="Arial" w:cs="Arial"/>
                <w:color w:val="000000"/>
                <w:sz w:val="20"/>
                <w:szCs w:val="20"/>
              </w:rPr>
              <w:t>49</w:t>
            </w:r>
          </w:p>
        </w:tc>
        <w:tc>
          <w:tcPr>
            <w:tcW w:w="1348" w:type="dxa"/>
            <w:tcBorders>
              <w:top w:val="nil"/>
              <w:left w:val="nil"/>
              <w:bottom w:val="nil"/>
              <w:right w:val="nil"/>
            </w:tcBorders>
            <w:shd w:val="clear" w:color="000000" w:fill="FFFFFF"/>
            <w:noWrap/>
            <w:vAlign w:val="bottom"/>
            <w:hideMark/>
          </w:tcPr>
          <w:p w14:paraId="5B1B2CC3" w14:textId="77777777" w:rsidR="00A2271D" w:rsidRDefault="00A2271D">
            <w:pPr>
              <w:jc w:val="center"/>
              <w:rPr>
                <w:rFonts w:ascii="Arial" w:hAnsi="Arial" w:cs="Arial"/>
                <w:color w:val="000000"/>
                <w:sz w:val="20"/>
                <w:szCs w:val="20"/>
              </w:rPr>
            </w:pPr>
            <w:r>
              <w:rPr>
                <w:rFonts w:ascii="Arial" w:hAnsi="Arial" w:cs="Arial"/>
                <w:color w:val="000000"/>
                <w:sz w:val="20"/>
                <w:szCs w:val="20"/>
              </w:rPr>
              <w:t>98.0</w:t>
            </w:r>
          </w:p>
        </w:tc>
        <w:tc>
          <w:tcPr>
            <w:tcW w:w="691" w:type="dxa"/>
            <w:tcBorders>
              <w:top w:val="nil"/>
              <w:left w:val="single" w:sz="4" w:space="0" w:color="auto"/>
              <w:bottom w:val="nil"/>
              <w:right w:val="single" w:sz="4" w:space="0" w:color="auto"/>
            </w:tcBorders>
            <w:shd w:val="clear" w:color="000000" w:fill="FFFFFF"/>
            <w:noWrap/>
            <w:vAlign w:val="bottom"/>
            <w:hideMark/>
          </w:tcPr>
          <w:p w14:paraId="3C912A07" w14:textId="77777777" w:rsidR="00A2271D" w:rsidRDefault="00A2271D">
            <w:pPr>
              <w:jc w:val="center"/>
              <w:rPr>
                <w:rFonts w:ascii="Arial" w:hAnsi="Arial" w:cs="Arial"/>
                <w:color w:val="000000"/>
                <w:sz w:val="20"/>
                <w:szCs w:val="20"/>
              </w:rPr>
            </w:pPr>
            <w:r>
              <w:rPr>
                <w:rFonts w:ascii="Arial" w:hAnsi="Arial" w:cs="Arial"/>
                <w:color w:val="000000"/>
                <w:sz w:val="20"/>
                <w:szCs w:val="20"/>
              </w:rPr>
              <w:t>126</w:t>
            </w:r>
          </w:p>
        </w:tc>
        <w:tc>
          <w:tcPr>
            <w:tcW w:w="691" w:type="dxa"/>
            <w:tcBorders>
              <w:top w:val="nil"/>
              <w:left w:val="nil"/>
              <w:bottom w:val="nil"/>
              <w:right w:val="single" w:sz="4" w:space="0" w:color="auto"/>
            </w:tcBorders>
            <w:shd w:val="clear" w:color="000000" w:fill="FFFFFF"/>
            <w:noWrap/>
            <w:vAlign w:val="bottom"/>
            <w:hideMark/>
          </w:tcPr>
          <w:p w14:paraId="28062BAE" w14:textId="77777777" w:rsidR="00A2271D" w:rsidRDefault="00A2271D">
            <w:pPr>
              <w:jc w:val="center"/>
              <w:rPr>
                <w:rFonts w:ascii="Arial" w:hAnsi="Arial" w:cs="Arial"/>
                <w:color w:val="000000"/>
                <w:sz w:val="20"/>
                <w:szCs w:val="20"/>
              </w:rPr>
            </w:pPr>
            <w:r>
              <w:rPr>
                <w:rFonts w:ascii="Arial" w:hAnsi="Arial" w:cs="Arial"/>
                <w:color w:val="000000"/>
                <w:sz w:val="20"/>
                <w:szCs w:val="20"/>
              </w:rPr>
              <w:t>122</w:t>
            </w:r>
          </w:p>
        </w:tc>
        <w:tc>
          <w:tcPr>
            <w:tcW w:w="1348" w:type="dxa"/>
            <w:tcBorders>
              <w:top w:val="nil"/>
              <w:left w:val="nil"/>
              <w:bottom w:val="nil"/>
              <w:right w:val="single" w:sz="4" w:space="0" w:color="auto"/>
            </w:tcBorders>
            <w:shd w:val="clear" w:color="000000" w:fill="FFFFFF"/>
            <w:noWrap/>
            <w:vAlign w:val="bottom"/>
            <w:hideMark/>
          </w:tcPr>
          <w:p w14:paraId="0FC68396" w14:textId="77777777" w:rsidR="00A2271D" w:rsidRDefault="00A2271D">
            <w:pPr>
              <w:jc w:val="center"/>
              <w:rPr>
                <w:rFonts w:ascii="Arial" w:hAnsi="Arial" w:cs="Arial"/>
                <w:color w:val="000000"/>
                <w:sz w:val="20"/>
                <w:szCs w:val="20"/>
              </w:rPr>
            </w:pPr>
            <w:r>
              <w:rPr>
                <w:rFonts w:ascii="Arial" w:hAnsi="Arial" w:cs="Arial"/>
                <w:color w:val="000000"/>
                <w:sz w:val="20"/>
                <w:szCs w:val="20"/>
              </w:rPr>
              <w:t>96.8</w:t>
            </w:r>
          </w:p>
        </w:tc>
        <w:tc>
          <w:tcPr>
            <w:tcW w:w="691" w:type="dxa"/>
            <w:tcBorders>
              <w:top w:val="nil"/>
              <w:left w:val="nil"/>
              <w:bottom w:val="nil"/>
              <w:right w:val="single" w:sz="4" w:space="0" w:color="auto"/>
            </w:tcBorders>
            <w:shd w:val="clear" w:color="000000" w:fill="FFFFFF"/>
            <w:noWrap/>
            <w:vAlign w:val="bottom"/>
            <w:hideMark/>
          </w:tcPr>
          <w:p w14:paraId="4DB2CF02" w14:textId="77777777" w:rsidR="00A2271D" w:rsidRDefault="00A2271D">
            <w:pPr>
              <w:jc w:val="center"/>
              <w:rPr>
                <w:rFonts w:ascii="Arial" w:hAnsi="Arial" w:cs="Arial"/>
                <w:color w:val="000000"/>
                <w:sz w:val="20"/>
                <w:szCs w:val="20"/>
              </w:rPr>
            </w:pPr>
            <w:r>
              <w:rPr>
                <w:rFonts w:ascii="Arial" w:hAnsi="Arial" w:cs="Arial"/>
                <w:color w:val="000000"/>
                <w:sz w:val="20"/>
                <w:szCs w:val="20"/>
              </w:rPr>
              <w:t>50</w:t>
            </w:r>
          </w:p>
        </w:tc>
        <w:tc>
          <w:tcPr>
            <w:tcW w:w="691" w:type="dxa"/>
            <w:tcBorders>
              <w:top w:val="nil"/>
              <w:left w:val="nil"/>
              <w:bottom w:val="nil"/>
              <w:right w:val="single" w:sz="4" w:space="0" w:color="auto"/>
            </w:tcBorders>
            <w:shd w:val="clear" w:color="000000" w:fill="FFFFFF"/>
            <w:noWrap/>
            <w:vAlign w:val="bottom"/>
            <w:hideMark/>
          </w:tcPr>
          <w:p w14:paraId="5FBC5E6F" w14:textId="77777777" w:rsidR="00A2271D" w:rsidRDefault="00A2271D">
            <w:pPr>
              <w:jc w:val="center"/>
              <w:rPr>
                <w:rFonts w:ascii="Arial" w:hAnsi="Arial" w:cs="Arial"/>
                <w:color w:val="000000"/>
                <w:sz w:val="20"/>
                <w:szCs w:val="20"/>
              </w:rPr>
            </w:pPr>
            <w:r>
              <w:rPr>
                <w:rFonts w:ascii="Arial" w:hAnsi="Arial" w:cs="Arial"/>
                <w:color w:val="000000"/>
                <w:sz w:val="20"/>
                <w:szCs w:val="20"/>
              </w:rPr>
              <w:t>49</w:t>
            </w:r>
          </w:p>
        </w:tc>
        <w:tc>
          <w:tcPr>
            <w:tcW w:w="1348" w:type="dxa"/>
            <w:tcBorders>
              <w:top w:val="nil"/>
              <w:left w:val="nil"/>
              <w:bottom w:val="nil"/>
              <w:right w:val="single" w:sz="4" w:space="0" w:color="auto"/>
            </w:tcBorders>
            <w:shd w:val="clear" w:color="000000" w:fill="FFFFFF"/>
            <w:noWrap/>
            <w:vAlign w:val="bottom"/>
            <w:hideMark/>
          </w:tcPr>
          <w:p w14:paraId="587FB8F1" w14:textId="77777777" w:rsidR="00A2271D" w:rsidRDefault="00A2271D">
            <w:pPr>
              <w:jc w:val="center"/>
              <w:rPr>
                <w:rFonts w:ascii="Arial" w:hAnsi="Arial" w:cs="Arial"/>
                <w:color w:val="000000"/>
                <w:sz w:val="20"/>
                <w:szCs w:val="20"/>
              </w:rPr>
            </w:pPr>
            <w:r>
              <w:rPr>
                <w:rFonts w:ascii="Arial" w:hAnsi="Arial" w:cs="Arial"/>
                <w:color w:val="000000"/>
                <w:sz w:val="20"/>
                <w:szCs w:val="20"/>
              </w:rPr>
              <w:t>98.0</w:t>
            </w:r>
          </w:p>
        </w:tc>
      </w:tr>
      <w:tr w:rsidR="006D7732" w14:paraId="53856F3F" w14:textId="77777777" w:rsidTr="006D7732">
        <w:tc>
          <w:tcPr>
            <w:tcW w:w="1201" w:type="dxa"/>
            <w:tcBorders>
              <w:top w:val="nil"/>
              <w:left w:val="single" w:sz="4" w:space="0" w:color="auto"/>
              <w:bottom w:val="nil"/>
              <w:right w:val="single" w:sz="4" w:space="0" w:color="auto"/>
            </w:tcBorders>
            <w:shd w:val="clear" w:color="000000" w:fill="FFFFFF"/>
            <w:noWrap/>
            <w:vAlign w:val="bottom"/>
            <w:hideMark/>
          </w:tcPr>
          <w:p w14:paraId="4FB7A09D" w14:textId="77777777" w:rsidR="00A2271D" w:rsidRDefault="00A2271D">
            <w:pPr>
              <w:rPr>
                <w:rFonts w:ascii="Arial" w:hAnsi="Arial" w:cs="Arial"/>
                <w:color w:val="000000"/>
                <w:sz w:val="20"/>
                <w:szCs w:val="20"/>
              </w:rPr>
            </w:pPr>
            <w:r>
              <w:rPr>
                <w:rFonts w:ascii="Arial" w:hAnsi="Arial" w:cs="Arial"/>
                <w:color w:val="000000"/>
                <w:sz w:val="20"/>
                <w:szCs w:val="20"/>
              </w:rPr>
              <w:t> </w:t>
            </w:r>
          </w:p>
        </w:tc>
        <w:tc>
          <w:tcPr>
            <w:tcW w:w="836" w:type="dxa"/>
            <w:tcBorders>
              <w:top w:val="single" w:sz="4" w:space="0" w:color="auto"/>
              <w:left w:val="nil"/>
              <w:bottom w:val="nil"/>
              <w:right w:val="single" w:sz="4" w:space="0" w:color="auto"/>
            </w:tcBorders>
            <w:shd w:val="clear" w:color="000000" w:fill="FFFFFF"/>
            <w:noWrap/>
            <w:vAlign w:val="bottom"/>
            <w:hideMark/>
          </w:tcPr>
          <w:p w14:paraId="52997410" w14:textId="77777777" w:rsidR="00A2271D" w:rsidRDefault="00A2271D">
            <w:pPr>
              <w:jc w:val="center"/>
              <w:rPr>
                <w:rFonts w:ascii="Arial" w:hAnsi="Arial" w:cs="Arial"/>
                <w:color w:val="000000"/>
                <w:sz w:val="20"/>
                <w:szCs w:val="20"/>
              </w:rPr>
            </w:pPr>
            <w:r>
              <w:rPr>
                <w:rFonts w:ascii="Arial" w:hAnsi="Arial" w:cs="Arial"/>
                <w:color w:val="000000"/>
                <w:sz w:val="20"/>
                <w:szCs w:val="20"/>
              </w:rPr>
              <w:t>subtotal</w:t>
            </w:r>
          </w:p>
        </w:tc>
        <w:tc>
          <w:tcPr>
            <w:tcW w:w="690" w:type="dxa"/>
            <w:tcBorders>
              <w:top w:val="single" w:sz="4" w:space="0" w:color="auto"/>
              <w:left w:val="nil"/>
              <w:bottom w:val="nil"/>
              <w:right w:val="single" w:sz="4" w:space="0" w:color="auto"/>
            </w:tcBorders>
            <w:shd w:val="clear" w:color="000000" w:fill="FFFFFF"/>
            <w:noWrap/>
            <w:vAlign w:val="bottom"/>
            <w:hideMark/>
          </w:tcPr>
          <w:p w14:paraId="64065929" w14:textId="77777777" w:rsidR="00A2271D" w:rsidRDefault="00A2271D">
            <w:pPr>
              <w:jc w:val="center"/>
              <w:rPr>
                <w:rFonts w:ascii="Arial" w:hAnsi="Arial" w:cs="Arial"/>
                <w:color w:val="000000"/>
                <w:sz w:val="20"/>
                <w:szCs w:val="20"/>
              </w:rPr>
            </w:pPr>
            <w:r>
              <w:rPr>
                <w:rFonts w:ascii="Arial" w:hAnsi="Arial" w:cs="Arial"/>
                <w:color w:val="000000"/>
                <w:sz w:val="20"/>
                <w:szCs w:val="20"/>
              </w:rPr>
              <w:t>670</w:t>
            </w:r>
          </w:p>
        </w:tc>
        <w:tc>
          <w:tcPr>
            <w:tcW w:w="690" w:type="dxa"/>
            <w:tcBorders>
              <w:top w:val="single" w:sz="4" w:space="0" w:color="auto"/>
              <w:left w:val="nil"/>
              <w:bottom w:val="nil"/>
              <w:right w:val="single" w:sz="4" w:space="0" w:color="auto"/>
            </w:tcBorders>
            <w:shd w:val="clear" w:color="000000" w:fill="FFFFFF"/>
            <w:noWrap/>
            <w:vAlign w:val="bottom"/>
            <w:hideMark/>
          </w:tcPr>
          <w:p w14:paraId="62976172" w14:textId="77777777" w:rsidR="00A2271D" w:rsidRDefault="00A2271D">
            <w:pPr>
              <w:jc w:val="center"/>
              <w:rPr>
                <w:rFonts w:ascii="Arial" w:hAnsi="Arial" w:cs="Arial"/>
                <w:color w:val="000000"/>
                <w:sz w:val="20"/>
                <w:szCs w:val="20"/>
              </w:rPr>
            </w:pPr>
            <w:r>
              <w:rPr>
                <w:rFonts w:ascii="Arial" w:hAnsi="Arial" w:cs="Arial"/>
                <w:color w:val="000000"/>
                <w:sz w:val="20"/>
                <w:szCs w:val="20"/>
              </w:rPr>
              <w:t>663</w:t>
            </w:r>
          </w:p>
        </w:tc>
        <w:tc>
          <w:tcPr>
            <w:tcW w:w="1348" w:type="dxa"/>
            <w:tcBorders>
              <w:top w:val="single" w:sz="4" w:space="0" w:color="auto"/>
              <w:left w:val="nil"/>
              <w:bottom w:val="nil"/>
              <w:right w:val="single" w:sz="4" w:space="0" w:color="auto"/>
            </w:tcBorders>
            <w:shd w:val="clear" w:color="000000" w:fill="FFFFFF"/>
            <w:noWrap/>
            <w:vAlign w:val="bottom"/>
            <w:hideMark/>
          </w:tcPr>
          <w:p w14:paraId="64822D4D" w14:textId="77777777" w:rsidR="00A2271D" w:rsidRDefault="00A2271D">
            <w:pPr>
              <w:jc w:val="center"/>
              <w:rPr>
                <w:rFonts w:ascii="Arial" w:hAnsi="Arial" w:cs="Arial"/>
                <w:color w:val="000000"/>
                <w:sz w:val="20"/>
                <w:szCs w:val="20"/>
              </w:rPr>
            </w:pPr>
            <w:r>
              <w:rPr>
                <w:rFonts w:ascii="Arial" w:hAnsi="Arial" w:cs="Arial"/>
                <w:color w:val="000000"/>
                <w:sz w:val="20"/>
                <w:szCs w:val="20"/>
              </w:rPr>
              <w:t>99.0</w:t>
            </w:r>
          </w:p>
        </w:tc>
        <w:tc>
          <w:tcPr>
            <w:tcW w:w="691" w:type="dxa"/>
            <w:tcBorders>
              <w:top w:val="single" w:sz="4" w:space="0" w:color="auto"/>
              <w:left w:val="nil"/>
              <w:bottom w:val="nil"/>
              <w:right w:val="single" w:sz="4" w:space="0" w:color="auto"/>
            </w:tcBorders>
            <w:shd w:val="clear" w:color="000000" w:fill="FFFFFF"/>
            <w:noWrap/>
            <w:vAlign w:val="bottom"/>
            <w:hideMark/>
          </w:tcPr>
          <w:p w14:paraId="7110C979" w14:textId="77777777" w:rsidR="00A2271D" w:rsidRDefault="00A2271D">
            <w:pPr>
              <w:jc w:val="center"/>
              <w:rPr>
                <w:rFonts w:ascii="Arial" w:hAnsi="Arial" w:cs="Arial"/>
                <w:color w:val="000000"/>
                <w:sz w:val="20"/>
                <w:szCs w:val="20"/>
              </w:rPr>
            </w:pPr>
            <w:r>
              <w:rPr>
                <w:rFonts w:ascii="Arial" w:hAnsi="Arial" w:cs="Arial"/>
                <w:color w:val="000000"/>
                <w:sz w:val="20"/>
                <w:szCs w:val="20"/>
              </w:rPr>
              <w:t>682</w:t>
            </w:r>
          </w:p>
        </w:tc>
        <w:tc>
          <w:tcPr>
            <w:tcW w:w="691" w:type="dxa"/>
            <w:tcBorders>
              <w:top w:val="single" w:sz="4" w:space="0" w:color="auto"/>
              <w:left w:val="nil"/>
              <w:bottom w:val="nil"/>
              <w:right w:val="single" w:sz="4" w:space="0" w:color="auto"/>
            </w:tcBorders>
            <w:shd w:val="clear" w:color="000000" w:fill="FFFFFF"/>
            <w:noWrap/>
            <w:vAlign w:val="bottom"/>
            <w:hideMark/>
          </w:tcPr>
          <w:p w14:paraId="2C0E1361" w14:textId="77777777" w:rsidR="00A2271D" w:rsidRDefault="00A2271D">
            <w:pPr>
              <w:jc w:val="center"/>
              <w:rPr>
                <w:rFonts w:ascii="Arial" w:hAnsi="Arial" w:cs="Arial"/>
                <w:color w:val="000000"/>
                <w:sz w:val="20"/>
                <w:szCs w:val="20"/>
              </w:rPr>
            </w:pPr>
            <w:r>
              <w:rPr>
                <w:rFonts w:ascii="Arial" w:hAnsi="Arial" w:cs="Arial"/>
                <w:color w:val="000000"/>
                <w:sz w:val="20"/>
                <w:szCs w:val="20"/>
              </w:rPr>
              <w:t>679</w:t>
            </w:r>
          </w:p>
        </w:tc>
        <w:tc>
          <w:tcPr>
            <w:tcW w:w="1348" w:type="dxa"/>
            <w:tcBorders>
              <w:top w:val="single" w:sz="4" w:space="0" w:color="auto"/>
              <w:left w:val="nil"/>
              <w:bottom w:val="nil"/>
              <w:right w:val="nil"/>
            </w:tcBorders>
            <w:shd w:val="clear" w:color="000000" w:fill="FFFFFF"/>
            <w:noWrap/>
            <w:vAlign w:val="bottom"/>
            <w:hideMark/>
          </w:tcPr>
          <w:p w14:paraId="330A43C9" w14:textId="77777777" w:rsidR="00A2271D" w:rsidRDefault="00A2271D">
            <w:pPr>
              <w:jc w:val="center"/>
              <w:rPr>
                <w:rFonts w:ascii="Arial" w:hAnsi="Arial" w:cs="Arial"/>
                <w:color w:val="000000"/>
                <w:sz w:val="20"/>
                <w:szCs w:val="20"/>
              </w:rPr>
            </w:pPr>
            <w:r>
              <w:rPr>
                <w:rFonts w:ascii="Arial" w:hAnsi="Arial" w:cs="Arial"/>
                <w:color w:val="000000"/>
                <w:sz w:val="20"/>
                <w:szCs w:val="20"/>
              </w:rPr>
              <w:t>99.6</w:t>
            </w:r>
          </w:p>
        </w:tc>
        <w:tc>
          <w:tcPr>
            <w:tcW w:w="691" w:type="dxa"/>
            <w:tcBorders>
              <w:top w:val="single" w:sz="4" w:space="0" w:color="auto"/>
              <w:left w:val="single" w:sz="4" w:space="0" w:color="auto"/>
              <w:bottom w:val="nil"/>
              <w:right w:val="single" w:sz="4" w:space="0" w:color="auto"/>
            </w:tcBorders>
            <w:shd w:val="clear" w:color="000000" w:fill="FFFFFF"/>
            <w:noWrap/>
            <w:vAlign w:val="bottom"/>
            <w:hideMark/>
          </w:tcPr>
          <w:p w14:paraId="2BD73DCD" w14:textId="77777777" w:rsidR="00A2271D" w:rsidRDefault="00A2271D">
            <w:pPr>
              <w:jc w:val="center"/>
              <w:rPr>
                <w:rFonts w:ascii="Arial" w:hAnsi="Arial" w:cs="Arial"/>
                <w:color w:val="000000"/>
                <w:sz w:val="20"/>
                <w:szCs w:val="20"/>
              </w:rPr>
            </w:pPr>
            <w:r>
              <w:rPr>
                <w:rFonts w:ascii="Arial" w:hAnsi="Arial" w:cs="Arial"/>
                <w:color w:val="000000"/>
                <w:sz w:val="20"/>
                <w:szCs w:val="20"/>
              </w:rPr>
              <w:t>670</w:t>
            </w:r>
          </w:p>
        </w:tc>
        <w:tc>
          <w:tcPr>
            <w:tcW w:w="691" w:type="dxa"/>
            <w:tcBorders>
              <w:top w:val="single" w:sz="4" w:space="0" w:color="auto"/>
              <w:left w:val="nil"/>
              <w:bottom w:val="nil"/>
              <w:right w:val="single" w:sz="4" w:space="0" w:color="auto"/>
            </w:tcBorders>
            <w:shd w:val="clear" w:color="000000" w:fill="FFFFFF"/>
            <w:noWrap/>
            <w:vAlign w:val="bottom"/>
            <w:hideMark/>
          </w:tcPr>
          <w:p w14:paraId="7B6ABBC2" w14:textId="77777777" w:rsidR="00A2271D" w:rsidRDefault="00A2271D">
            <w:pPr>
              <w:jc w:val="center"/>
              <w:rPr>
                <w:rFonts w:ascii="Arial" w:hAnsi="Arial" w:cs="Arial"/>
                <w:color w:val="000000"/>
                <w:sz w:val="20"/>
                <w:szCs w:val="20"/>
              </w:rPr>
            </w:pPr>
            <w:r>
              <w:rPr>
                <w:rFonts w:ascii="Arial" w:hAnsi="Arial" w:cs="Arial"/>
                <w:color w:val="000000"/>
                <w:sz w:val="20"/>
                <w:szCs w:val="20"/>
              </w:rPr>
              <w:t>652</w:t>
            </w:r>
          </w:p>
        </w:tc>
        <w:tc>
          <w:tcPr>
            <w:tcW w:w="1348" w:type="dxa"/>
            <w:tcBorders>
              <w:top w:val="single" w:sz="4" w:space="0" w:color="auto"/>
              <w:left w:val="nil"/>
              <w:bottom w:val="nil"/>
              <w:right w:val="single" w:sz="4" w:space="0" w:color="auto"/>
            </w:tcBorders>
            <w:shd w:val="clear" w:color="000000" w:fill="FFFFFF"/>
            <w:noWrap/>
            <w:vAlign w:val="bottom"/>
            <w:hideMark/>
          </w:tcPr>
          <w:p w14:paraId="48B1FCF5" w14:textId="77777777" w:rsidR="00A2271D" w:rsidRDefault="00A2271D">
            <w:pPr>
              <w:jc w:val="center"/>
              <w:rPr>
                <w:rFonts w:ascii="Arial" w:hAnsi="Arial" w:cs="Arial"/>
                <w:color w:val="000000"/>
                <w:sz w:val="20"/>
                <w:szCs w:val="20"/>
              </w:rPr>
            </w:pPr>
            <w:r>
              <w:rPr>
                <w:rFonts w:ascii="Arial" w:hAnsi="Arial" w:cs="Arial"/>
                <w:color w:val="000000"/>
                <w:sz w:val="20"/>
                <w:szCs w:val="20"/>
              </w:rPr>
              <w:t>97.3</w:t>
            </w:r>
          </w:p>
        </w:tc>
        <w:tc>
          <w:tcPr>
            <w:tcW w:w="691" w:type="dxa"/>
            <w:tcBorders>
              <w:top w:val="single" w:sz="4" w:space="0" w:color="auto"/>
              <w:left w:val="nil"/>
              <w:bottom w:val="nil"/>
              <w:right w:val="single" w:sz="4" w:space="0" w:color="auto"/>
            </w:tcBorders>
            <w:shd w:val="clear" w:color="000000" w:fill="FFFFFF"/>
            <w:noWrap/>
            <w:vAlign w:val="bottom"/>
            <w:hideMark/>
          </w:tcPr>
          <w:p w14:paraId="6F422A07" w14:textId="77777777" w:rsidR="00A2271D" w:rsidRDefault="00A2271D">
            <w:pPr>
              <w:jc w:val="center"/>
              <w:rPr>
                <w:rFonts w:ascii="Arial" w:hAnsi="Arial" w:cs="Arial"/>
                <w:color w:val="000000"/>
                <w:sz w:val="20"/>
                <w:szCs w:val="20"/>
              </w:rPr>
            </w:pPr>
            <w:r>
              <w:rPr>
                <w:rFonts w:ascii="Arial" w:hAnsi="Arial" w:cs="Arial"/>
                <w:color w:val="000000"/>
                <w:sz w:val="20"/>
                <w:szCs w:val="20"/>
              </w:rPr>
              <w:t>682</w:t>
            </w:r>
          </w:p>
        </w:tc>
        <w:tc>
          <w:tcPr>
            <w:tcW w:w="691" w:type="dxa"/>
            <w:tcBorders>
              <w:top w:val="single" w:sz="4" w:space="0" w:color="auto"/>
              <w:left w:val="nil"/>
              <w:bottom w:val="nil"/>
              <w:right w:val="single" w:sz="4" w:space="0" w:color="auto"/>
            </w:tcBorders>
            <w:shd w:val="clear" w:color="000000" w:fill="FFFFFF"/>
            <w:noWrap/>
            <w:vAlign w:val="bottom"/>
            <w:hideMark/>
          </w:tcPr>
          <w:p w14:paraId="58534561" w14:textId="77777777" w:rsidR="00A2271D" w:rsidRDefault="00A2271D">
            <w:pPr>
              <w:jc w:val="center"/>
              <w:rPr>
                <w:rFonts w:ascii="Arial" w:hAnsi="Arial" w:cs="Arial"/>
                <w:color w:val="000000"/>
                <w:sz w:val="20"/>
                <w:szCs w:val="20"/>
              </w:rPr>
            </w:pPr>
            <w:r>
              <w:rPr>
                <w:rFonts w:ascii="Arial" w:hAnsi="Arial" w:cs="Arial"/>
                <w:color w:val="000000"/>
                <w:sz w:val="20"/>
                <w:szCs w:val="20"/>
              </w:rPr>
              <w:t>675</w:t>
            </w:r>
          </w:p>
        </w:tc>
        <w:tc>
          <w:tcPr>
            <w:tcW w:w="1348" w:type="dxa"/>
            <w:tcBorders>
              <w:top w:val="single" w:sz="4" w:space="0" w:color="auto"/>
              <w:left w:val="nil"/>
              <w:bottom w:val="nil"/>
              <w:right w:val="single" w:sz="4" w:space="0" w:color="auto"/>
            </w:tcBorders>
            <w:shd w:val="clear" w:color="000000" w:fill="FFFFFF"/>
            <w:noWrap/>
            <w:vAlign w:val="bottom"/>
            <w:hideMark/>
          </w:tcPr>
          <w:p w14:paraId="0D997761" w14:textId="77777777" w:rsidR="00A2271D" w:rsidRDefault="00A2271D">
            <w:pPr>
              <w:jc w:val="center"/>
              <w:rPr>
                <w:rFonts w:ascii="Arial" w:hAnsi="Arial" w:cs="Arial"/>
                <w:color w:val="000000"/>
                <w:sz w:val="20"/>
                <w:szCs w:val="20"/>
              </w:rPr>
            </w:pPr>
            <w:r>
              <w:rPr>
                <w:rFonts w:ascii="Arial" w:hAnsi="Arial" w:cs="Arial"/>
                <w:color w:val="000000"/>
                <w:sz w:val="20"/>
                <w:szCs w:val="20"/>
              </w:rPr>
              <w:t>99.0</w:t>
            </w:r>
          </w:p>
        </w:tc>
      </w:tr>
      <w:tr w:rsidR="006D7732" w14:paraId="090CCBE7" w14:textId="77777777" w:rsidTr="006D7732">
        <w:tc>
          <w:tcPr>
            <w:tcW w:w="1201" w:type="dxa"/>
            <w:tcBorders>
              <w:top w:val="single" w:sz="4" w:space="0" w:color="auto"/>
              <w:left w:val="single" w:sz="4" w:space="0" w:color="auto"/>
              <w:bottom w:val="single" w:sz="4" w:space="0" w:color="auto"/>
              <w:right w:val="nil"/>
            </w:tcBorders>
            <w:shd w:val="clear" w:color="000000" w:fill="FFFFFF"/>
            <w:noWrap/>
            <w:vAlign w:val="bottom"/>
            <w:hideMark/>
          </w:tcPr>
          <w:p w14:paraId="4109A7C4" w14:textId="77777777" w:rsidR="00A2271D" w:rsidRDefault="00A2271D">
            <w:pPr>
              <w:rPr>
                <w:rFonts w:ascii="Arial" w:hAnsi="Arial" w:cs="Arial"/>
                <w:color w:val="000000"/>
                <w:sz w:val="20"/>
                <w:szCs w:val="20"/>
              </w:rPr>
            </w:pPr>
            <w:r>
              <w:rPr>
                <w:rFonts w:ascii="Arial" w:hAnsi="Arial" w:cs="Arial"/>
                <w:color w:val="000000"/>
                <w:sz w:val="20"/>
                <w:szCs w:val="20"/>
              </w:rPr>
              <w:t> </w:t>
            </w:r>
          </w:p>
        </w:tc>
        <w:tc>
          <w:tcPr>
            <w:tcW w:w="836" w:type="dxa"/>
            <w:tcBorders>
              <w:top w:val="single" w:sz="4" w:space="0" w:color="auto"/>
              <w:left w:val="nil"/>
              <w:bottom w:val="single" w:sz="4" w:space="0" w:color="auto"/>
              <w:right w:val="nil"/>
            </w:tcBorders>
            <w:shd w:val="clear" w:color="000000" w:fill="FFFFFF"/>
            <w:noWrap/>
            <w:vAlign w:val="bottom"/>
            <w:hideMark/>
          </w:tcPr>
          <w:p w14:paraId="2A75E8EA" w14:textId="77777777" w:rsidR="00A2271D" w:rsidRDefault="00A2271D">
            <w:pPr>
              <w:jc w:val="center"/>
              <w:rPr>
                <w:rFonts w:ascii="Arial" w:hAnsi="Arial" w:cs="Arial"/>
                <w:color w:val="000000"/>
                <w:sz w:val="20"/>
                <w:szCs w:val="20"/>
              </w:rPr>
            </w:pPr>
            <w:r>
              <w:rPr>
                <w:rFonts w:ascii="Arial" w:hAnsi="Arial" w:cs="Arial"/>
                <w:color w:val="000000"/>
                <w:sz w:val="20"/>
                <w:szCs w:val="20"/>
              </w:rPr>
              <w:t> </w:t>
            </w:r>
          </w:p>
        </w:tc>
        <w:tc>
          <w:tcPr>
            <w:tcW w:w="690" w:type="dxa"/>
            <w:tcBorders>
              <w:top w:val="single" w:sz="4" w:space="0" w:color="auto"/>
              <w:left w:val="nil"/>
              <w:bottom w:val="single" w:sz="4" w:space="0" w:color="auto"/>
              <w:right w:val="nil"/>
            </w:tcBorders>
            <w:shd w:val="clear" w:color="000000" w:fill="FFFFFF"/>
            <w:noWrap/>
            <w:vAlign w:val="bottom"/>
            <w:hideMark/>
          </w:tcPr>
          <w:p w14:paraId="08752344" w14:textId="77777777" w:rsidR="00A2271D" w:rsidRDefault="00A2271D">
            <w:pPr>
              <w:jc w:val="center"/>
              <w:rPr>
                <w:rFonts w:ascii="Arial" w:hAnsi="Arial" w:cs="Arial"/>
                <w:color w:val="000000"/>
                <w:sz w:val="20"/>
                <w:szCs w:val="20"/>
              </w:rPr>
            </w:pPr>
            <w:r>
              <w:rPr>
                <w:rFonts w:ascii="Arial" w:hAnsi="Arial" w:cs="Arial"/>
                <w:color w:val="000000"/>
                <w:sz w:val="20"/>
                <w:szCs w:val="20"/>
              </w:rPr>
              <w:t> </w:t>
            </w:r>
          </w:p>
        </w:tc>
        <w:tc>
          <w:tcPr>
            <w:tcW w:w="690" w:type="dxa"/>
            <w:tcBorders>
              <w:top w:val="single" w:sz="4" w:space="0" w:color="auto"/>
              <w:left w:val="nil"/>
              <w:bottom w:val="single" w:sz="4" w:space="0" w:color="auto"/>
              <w:right w:val="nil"/>
            </w:tcBorders>
            <w:shd w:val="clear" w:color="000000" w:fill="FFFFFF"/>
            <w:noWrap/>
            <w:vAlign w:val="bottom"/>
            <w:hideMark/>
          </w:tcPr>
          <w:p w14:paraId="10D69B68" w14:textId="77777777" w:rsidR="00A2271D" w:rsidRDefault="00A2271D">
            <w:pPr>
              <w:jc w:val="center"/>
              <w:rPr>
                <w:rFonts w:ascii="Arial" w:hAnsi="Arial" w:cs="Arial"/>
                <w:color w:val="000000"/>
                <w:sz w:val="20"/>
                <w:szCs w:val="20"/>
              </w:rPr>
            </w:pPr>
            <w:r>
              <w:rPr>
                <w:rFonts w:ascii="Arial" w:hAnsi="Arial" w:cs="Arial"/>
                <w:color w:val="000000"/>
                <w:sz w:val="20"/>
                <w:szCs w:val="20"/>
              </w:rPr>
              <w:t> </w:t>
            </w:r>
          </w:p>
        </w:tc>
        <w:tc>
          <w:tcPr>
            <w:tcW w:w="1348" w:type="dxa"/>
            <w:tcBorders>
              <w:top w:val="single" w:sz="4" w:space="0" w:color="auto"/>
              <w:left w:val="nil"/>
              <w:bottom w:val="single" w:sz="4" w:space="0" w:color="auto"/>
              <w:right w:val="nil"/>
            </w:tcBorders>
            <w:shd w:val="clear" w:color="000000" w:fill="FFFFFF"/>
            <w:noWrap/>
            <w:vAlign w:val="bottom"/>
            <w:hideMark/>
          </w:tcPr>
          <w:p w14:paraId="1414A4FF" w14:textId="77777777" w:rsidR="00A2271D" w:rsidRDefault="00A2271D">
            <w:pPr>
              <w:jc w:val="center"/>
              <w:rPr>
                <w:rFonts w:ascii="Arial" w:hAnsi="Arial" w:cs="Arial"/>
                <w:color w:val="000000"/>
                <w:sz w:val="20"/>
                <w:szCs w:val="20"/>
              </w:rPr>
            </w:pPr>
            <w:r>
              <w:rPr>
                <w:rFonts w:ascii="Arial" w:hAnsi="Arial" w:cs="Arial"/>
                <w:color w:val="000000"/>
                <w:sz w:val="20"/>
                <w:szCs w:val="20"/>
              </w:rPr>
              <w:t> </w:t>
            </w:r>
          </w:p>
        </w:tc>
        <w:tc>
          <w:tcPr>
            <w:tcW w:w="691" w:type="dxa"/>
            <w:tcBorders>
              <w:top w:val="single" w:sz="4" w:space="0" w:color="auto"/>
              <w:left w:val="nil"/>
              <w:bottom w:val="single" w:sz="4" w:space="0" w:color="auto"/>
              <w:right w:val="nil"/>
            </w:tcBorders>
            <w:shd w:val="clear" w:color="000000" w:fill="FFFFFF"/>
            <w:noWrap/>
            <w:vAlign w:val="bottom"/>
            <w:hideMark/>
          </w:tcPr>
          <w:p w14:paraId="770A97A9" w14:textId="77777777" w:rsidR="00A2271D" w:rsidRDefault="00A2271D">
            <w:pPr>
              <w:jc w:val="center"/>
              <w:rPr>
                <w:rFonts w:ascii="Arial" w:hAnsi="Arial" w:cs="Arial"/>
                <w:color w:val="000000"/>
                <w:sz w:val="20"/>
                <w:szCs w:val="20"/>
              </w:rPr>
            </w:pPr>
            <w:r>
              <w:rPr>
                <w:rFonts w:ascii="Arial" w:hAnsi="Arial" w:cs="Arial"/>
                <w:color w:val="000000"/>
                <w:sz w:val="20"/>
                <w:szCs w:val="20"/>
              </w:rPr>
              <w:t> </w:t>
            </w:r>
          </w:p>
        </w:tc>
        <w:tc>
          <w:tcPr>
            <w:tcW w:w="691" w:type="dxa"/>
            <w:tcBorders>
              <w:top w:val="single" w:sz="4" w:space="0" w:color="auto"/>
              <w:left w:val="nil"/>
              <w:bottom w:val="single" w:sz="4" w:space="0" w:color="auto"/>
              <w:right w:val="nil"/>
            </w:tcBorders>
            <w:shd w:val="clear" w:color="000000" w:fill="FFFFFF"/>
            <w:noWrap/>
            <w:vAlign w:val="bottom"/>
            <w:hideMark/>
          </w:tcPr>
          <w:p w14:paraId="6C69241B" w14:textId="77777777" w:rsidR="00A2271D" w:rsidRDefault="00A2271D">
            <w:pPr>
              <w:jc w:val="center"/>
              <w:rPr>
                <w:rFonts w:ascii="Arial" w:hAnsi="Arial" w:cs="Arial"/>
                <w:color w:val="000000"/>
                <w:sz w:val="20"/>
                <w:szCs w:val="20"/>
              </w:rPr>
            </w:pPr>
            <w:r>
              <w:rPr>
                <w:rFonts w:ascii="Arial" w:hAnsi="Arial" w:cs="Arial"/>
                <w:color w:val="000000"/>
                <w:sz w:val="20"/>
                <w:szCs w:val="20"/>
              </w:rPr>
              <w:t> </w:t>
            </w:r>
          </w:p>
        </w:tc>
        <w:tc>
          <w:tcPr>
            <w:tcW w:w="1348" w:type="dxa"/>
            <w:tcBorders>
              <w:top w:val="single" w:sz="4" w:space="0" w:color="auto"/>
              <w:left w:val="nil"/>
              <w:bottom w:val="single" w:sz="4" w:space="0" w:color="auto"/>
              <w:right w:val="nil"/>
            </w:tcBorders>
            <w:shd w:val="clear" w:color="000000" w:fill="FFFFFF"/>
            <w:noWrap/>
            <w:vAlign w:val="bottom"/>
            <w:hideMark/>
          </w:tcPr>
          <w:p w14:paraId="189B0770" w14:textId="77777777" w:rsidR="00A2271D" w:rsidRDefault="00A2271D">
            <w:pPr>
              <w:jc w:val="center"/>
              <w:rPr>
                <w:rFonts w:ascii="Arial" w:hAnsi="Arial" w:cs="Arial"/>
                <w:color w:val="000000"/>
                <w:sz w:val="20"/>
                <w:szCs w:val="20"/>
              </w:rPr>
            </w:pPr>
            <w:r>
              <w:rPr>
                <w:rFonts w:ascii="Arial" w:hAnsi="Arial" w:cs="Arial"/>
                <w:color w:val="000000"/>
                <w:sz w:val="20"/>
                <w:szCs w:val="20"/>
              </w:rPr>
              <w:t> </w:t>
            </w:r>
          </w:p>
        </w:tc>
        <w:tc>
          <w:tcPr>
            <w:tcW w:w="691" w:type="dxa"/>
            <w:tcBorders>
              <w:top w:val="single" w:sz="4" w:space="0" w:color="auto"/>
              <w:left w:val="nil"/>
              <w:bottom w:val="single" w:sz="4" w:space="0" w:color="auto"/>
              <w:right w:val="nil"/>
            </w:tcBorders>
            <w:shd w:val="clear" w:color="000000" w:fill="FFFFFF"/>
            <w:noWrap/>
            <w:vAlign w:val="bottom"/>
            <w:hideMark/>
          </w:tcPr>
          <w:p w14:paraId="0E790F42" w14:textId="77777777" w:rsidR="00A2271D" w:rsidRDefault="00A2271D">
            <w:pPr>
              <w:jc w:val="center"/>
              <w:rPr>
                <w:rFonts w:ascii="Arial" w:hAnsi="Arial" w:cs="Arial"/>
                <w:color w:val="000000"/>
                <w:sz w:val="20"/>
                <w:szCs w:val="20"/>
              </w:rPr>
            </w:pPr>
            <w:r>
              <w:rPr>
                <w:rFonts w:ascii="Arial" w:hAnsi="Arial" w:cs="Arial"/>
                <w:color w:val="000000"/>
                <w:sz w:val="20"/>
                <w:szCs w:val="20"/>
              </w:rPr>
              <w:t> </w:t>
            </w:r>
          </w:p>
        </w:tc>
        <w:tc>
          <w:tcPr>
            <w:tcW w:w="691" w:type="dxa"/>
            <w:tcBorders>
              <w:top w:val="single" w:sz="4" w:space="0" w:color="auto"/>
              <w:left w:val="nil"/>
              <w:bottom w:val="single" w:sz="4" w:space="0" w:color="auto"/>
              <w:right w:val="nil"/>
            </w:tcBorders>
            <w:shd w:val="clear" w:color="000000" w:fill="FFFFFF"/>
            <w:noWrap/>
            <w:vAlign w:val="bottom"/>
            <w:hideMark/>
          </w:tcPr>
          <w:p w14:paraId="554B19F6" w14:textId="77777777" w:rsidR="00A2271D" w:rsidRDefault="00A2271D">
            <w:pPr>
              <w:jc w:val="center"/>
              <w:rPr>
                <w:rFonts w:ascii="Arial" w:hAnsi="Arial" w:cs="Arial"/>
                <w:color w:val="000000"/>
                <w:sz w:val="20"/>
                <w:szCs w:val="20"/>
              </w:rPr>
            </w:pPr>
            <w:r>
              <w:rPr>
                <w:rFonts w:ascii="Arial" w:hAnsi="Arial" w:cs="Arial"/>
                <w:color w:val="000000"/>
                <w:sz w:val="20"/>
                <w:szCs w:val="20"/>
              </w:rPr>
              <w:t> </w:t>
            </w:r>
          </w:p>
        </w:tc>
        <w:tc>
          <w:tcPr>
            <w:tcW w:w="1348" w:type="dxa"/>
            <w:tcBorders>
              <w:top w:val="single" w:sz="4" w:space="0" w:color="auto"/>
              <w:left w:val="nil"/>
              <w:bottom w:val="single" w:sz="4" w:space="0" w:color="auto"/>
              <w:right w:val="nil"/>
            </w:tcBorders>
            <w:shd w:val="clear" w:color="000000" w:fill="FFFFFF"/>
            <w:noWrap/>
            <w:vAlign w:val="bottom"/>
            <w:hideMark/>
          </w:tcPr>
          <w:p w14:paraId="3D2FDB0B" w14:textId="77777777" w:rsidR="00A2271D" w:rsidRDefault="00A2271D">
            <w:pPr>
              <w:jc w:val="center"/>
              <w:rPr>
                <w:rFonts w:ascii="Arial" w:hAnsi="Arial" w:cs="Arial"/>
                <w:color w:val="000000"/>
                <w:sz w:val="20"/>
                <w:szCs w:val="20"/>
              </w:rPr>
            </w:pPr>
            <w:r>
              <w:rPr>
                <w:rFonts w:ascii="Arial" w:hAnsi="Arial" w:cs="Arial"/>
                <w:color w:val="000000"/>
                <w:sz w:val="20"/>
                <w:szCs w:val="20"/>
              </w:rPr>
              <w:t> </w:t>
            </w:r>
          </w:p>
        </w:tc>
        <w:tc>
          <w:tcPr>
            <w:tcW w:w="691" w:type="dxa"/>
            <w:tcBorders>
              <w:top w:val="single" w:sz="4" w:space="0" w:color="auto"/>
              <w:left w:val="nil"/>
              <w:bottom w:val="single" w:sz="4" w:space="0" w:color="auto"/>
              <w:right w:val="nil"/>
            </w:tcBorders>
            <w:shd w:val="clear" w:color="000000" w:fill="FFFFFF"/>
            <w:noWrap/>
            <w:vAlign w:val="bottom"/>
            <w:hideMark/>
          </w:tcPr>
          <w:p w14:paraId="6FF30551" w14:textId="77777777" w:rsidR="00A2271D" w:rsidRDefault="00A2271D">
            <w:pPr>
              <w:jc w:val="center"/>
              <w:rPr>
                <w:rFonts w:ascii="Arial" w:hAnsi="Arial" w:cs="Arial"/>
                <w:color w:val="000000"/>
                <w:sz w:val="20"/>
                <w:szCs w:val="20"/>
              </w:rPr>
            </w:pPr>
            <w:r>
              <w:rPr>
                <w:rFonts w:ascii="Arial" w:hAnsi="Arial" w:cs="Arial"/>
                <w:color w:val="000000"/>
                <w:sz w:val="20"/>
                <w:szCs w:val="20"/>
              </w:rPr>
              <w:t> </w:t>
            </w:r>
          </w:p>
        </w:tc>
        <w:tc>
          <w:tcPr>
            <w:tcW w:w="691" w:type="dxa"/>
            <w:tcBorders>
              <w:top w:val="single" w:sz="4" w:space="0" w:color="auto"/>
              <w:left w:val="nil"/>
              <w:bottom w:val="single" w:sz="4" w:space="0" w:color="auto"/>
              <w:right w:val="nil"/>
            </w:tcBorders>
            <w:shd w:val="clear" w:color="000000" w:fill="FFFFFF"/>
            <w:noWrap/>
            <w:vAlign w:val="bottom"/>
            <w:hideMark/>
          </w:tcPr>
          <w:p w14:paraId="591FE9D6" w14:textId="77777777" w:rsidR="00A2271D" w:rsidRDefault="00A2271D">
            <w:pPr>
              <w:jc w:val="center"/>
              <w:rPr>
                <w:rFonts w:ascii="Arial" w:hAnsi="Arial" w:cs="Arial"/>
                <w:color w:val="000000"/>
                <w:sz w:val="20"/>
                <w:szCs w:val="20"/>
              </w:rPr>
            </w:pPr>
            <w:r>
              <w:rPr>
                <w:rFonts w:ascii="Arial" w:hAnsi="Arial" w:cs="Arial"/>
                <w:color w:val="000000"/>
                <w:sz w:val="20"/>
                <w:szCs w:val="20"/>
              </w:rPr>
              <w:t> </w:t>
            </w:r>
          </w:p>
        </w:tc>
        <w:tc>
          <w:tcPr>
            <w:tcW w:w="1348" w:type="dxa"/>
            <w:tcBorders>
              <w:top w:val="single" w:sz="4" w:space="0" w:color="auto"/>
              <w:left w:val="nil"/>
              <w:bottom w:val="single" w:sz="4" w:space="0" w:color="auto"/>
              <w:right w:val="single" w:sz="4" w:space="0" w:color="auto"/>
            </w:tcBorders>
            <w:shd w:val="clear" w:color="000000" w:fill="FFFFFF"/>
            <w:noWrap/>
            <w:vAlign w:val="bottom"/>
            <w:hideMark/>
          </w:tcPr>
          <w:p w14:paraId="385AA8DC" w14:textId="77777777" w:rsidR="00A2271D" w:rsidRDefault="00A2271D">
            <w:pPr>
              <w:jc w:val="center"/>
              <w:rPr>
                <w:rFonts w:ascii="Arial" w:hAnsi="Arial" w:cs="Arial"/>
                <w:color w:val="000000"/>
                <w:sz w:val="20"/>
                <w:szCs w:val="20"/>
              </w:rPr>
            </w:pPr>
            <w:r>
              <w:rPr>
                <w:rFonts w:ascii="Arial" w:hAnsi="Arial" w:cs="Arial"/>
                <w:color w:val="000000"/>
                <w:sz w:val="20"/>
                <w:szCs w:val="20"/>
              </w:rPr>
              <w:t> </w:t>
            </w:r>
          </w:p>
        </w:tc>
      </w:tr>
      <w:tr w:rsidR="006D7732" w14:paraId="432950A0" w14:textId="77777777" w:rsidTr="006D7732">
        <w:tc>
          <w:tcPr>
            <w:tcW w:w="1201" w:type="dxa"/>
            <w:tcBorders>
              <w:top w:val="nil"/>
              <w:left w:val="single" w:sz="4" w:space="0" w:color="auto"/>
              <w:bottom w:val="nil"/>
              <w:right w:val="single" w:sz="4" w:space="0" w:color="auto"/>
            </w:tcBorders>
            <w:shd w:val="clear" w:color="000000" w:fill="FFFFFF"/>
            <w:noWrap/>
            <w:vAlign w:val="bottom"/>
            <w:hideMark/>
          </w:tcPr>
          <w:p w14:paraId="4AF71770" w14:textId="77777777" w:rsidR="00A2271D" w:rsidRDefault="00A2271D">
            <w:pPr>
              <w:rPr>
                <w:rFonts w:ascii="Arial" w:hAnsi="Arial" w:cs="Arial"/>
                <w:color w:val="000000"/>
                <w:sz w:val="20"/>
                <w:szCs w:val="20"/>
              </w:rPr>
            </w:pPr>
            <w:r>
              <w:rPr>
                <w:rFonts w:ascii="Arial" w:hAnsi="Arial" w:cs="Arial"/>
                <w:color w:val="000000"/>
                <w:sz w:val="20"/>
                <w:szCs w:val="20"/>
              </w:rPr>
              <w:t>ephemeral</w:t>
            </w:r>
          </w:p>
        </w:tc>
        <w:tc>
          <w:tcPr>
            <w:tcW w:w="836" w:type="dxa"/>
            <w:tcBorders>
              <w:top w:val="nil"/>
              <w:left w:val="nil"/>
              <w:bottom w:val="nil"/>
              <w:right w:val="single" w:sz="4" w:space="0" w:color="auto"/>
            </w:tcBorders>
            <w:shd w:val="clear" w:color="000000" w:fill="FFFFFF"/>
            <w:noWrap/>
            <w:vAlign w:val="bottom"/>
            <w:hideMark/>
          </w:tcPr>
          <w:p w14:paraId="044AF836" w14:textId="77777777" w:rsidR="00A2271D" w:rsidRDefault="00A2271D">
            <w:pPr>
              <w:jc w:val="center"/>
              <w:rPr>
                <w:rFonts w:ascii="Arial" w:hAnsi="Arial" w:cs="Arial"/>
                <w:color w:val="000000"/>
                <w:sz w:val="20"/>
                <w:szCs w:val="20"/>
              </w:rPr>
            </w:pPr>
            <w:r>
              <w:rPr>
                <w:rFonts w:ascii="Arial" w:hAnsi="Arial" w:cs="Arial"/>
                <w:color w:val="000000"/>
                <w:sz w:val="20"/>
                <w:szCs w:val="20"/>
              </w:rPr>
              <w:t>Total</w:t>
            </w:r>
          </w:p>
        </w:tc>
        <w:tc>
          <w:tcPr>
            <w:tcW w:w="690" w:type="dxa"/>
            <w:tcBorders>
              <w:top w:val="nil"/>
              <w:left w:val="nil"/>
              <w:bottom w:val="nil"/>
              <w:right w:val="single" w:sz="4" w:space="0" w:color="auto"/>
            </w:tcBorders>
            <w:shd w:val="clear" w:color="000000" w:fill="FFFFFF"/>
            <w:noWrap/>
            <w:vAlign w:val="bottom"/>
            <w:hideMark/>
          </w:tcPr>
          <w:p w14:paraId="4B20DEE6" w14:textId="77777777" w:rsidR="00A2271D" w:rsidRDefault="00A2271D">
            <w:pPr>
              <w:jc w:val="center"/>
              <w:rPr>
                <w:rFonts w:ascii="Arial" w:hAnsi="Arial" w:cs="Arial"/>
                <w:color w:val="000000"/>
                <w:sz w:val="20"/>
                <w:szCs w:val="20"/>
              </w:rPr>
            </w:pPr>
            <w:r>
              <w:rPr>
                <w:rFonts w:ascii="Arial" w:hAnsi="Arial" w:cs="Arial"/>
                <w:color w:val="000000"/>
                <w:sz w:val="20"/>
                <w:szCs w:val="20"/>
              </w:rPr>
              <w:t>4656</w:t>
            </w:r>
          </w:p>
        </w:tc>
        <w:tc>
          <w:tcPr>
            <w:tcW w:w="690" w:type="dxa"/>
            <w:tcBorders>
              <w:top w:val="nil"/>
              <w:left w:val="nil"/>
              <w:bottom w:val="nil"/>
              <w:right w:val="single" w:sz="4" w:space="0" w:color="auto"/>
            </w:tcBorders>
            <w:shd w:val="clear" w:color="000000" w:fill="FFFFFF"/>
            <w:noWrap/>
            <w:vAlign w:val="bottom"/>
            <w:hideMark/>
          </w:tcPr>
          <w:p w14:paraId="4713E8A2" w14:textId="77777777" w:rsidR="00A2271D" w:rsidRDefault="00A2271D">
            <w:pPr>
              <w:jc w:val="center"/>
              <w:rPr>
                <w:rFonts w:ascii="Arial" w:hAnsi="Arial" w:cs="Arial"/>
                <w:color w:val="000000"/>
                <w:sz w:val="20"/>
                <w:szCs w:val="20"/>
              </w:rPr>
            </w:pPr>
            <w:r>
              <w:rPr>
                <w:rFonts w:ascii="Arial" w:hAnsi="Arial" w:cs="Arial"/>
                <w:color w:val="000000"/>
                <w:sz w:val="20"/>
                <w:szCs w:val="20"/>
              </w:rPr>
              <w:t>4587</w:t>
            </w:r>
          </w:p>
        </w:tc>
        <w:tc>
          <w:tcPr>
            <w:tcW w:w="1348" w:type="dxa"/>
            <w:tcBorders>
              <w:top w:val="nil"/>
              <w:left w:val="nil"/>
              <w:bottom w:val="nil"/>
              <w:right w:val="single" w:sz="4" w:space="0" w:color="auto"/>
            </w:tcBorders>
            <w:shd w:val="clear" w:color="000000" w:fill="FFFFFF"/>
            <w:noWrap/>
            <w:vAlign w:val="bottom"/>
            <w:hideMark/>
          </w:tcPr>
          <w:p w14:paraId="61D068D7" w14:textId="77777777" w:rsidR="00A2271D" w:rsidRDefault="00A2271D">
            <w:pPr>
              <w:jc w:val="center"/>
              <w:rPr>
                <w:rFonts w:ascii="Arial" w:hAnsi="Arial" w:cs="Arial"/>
                <w:color w:val="000000"/>
                <w:sz w:val="20"/>
                <w:szCs w:val="20"/>
              </w:rPr>
            </w:pPr>
            <w:r>
              <w:rPr>
                <w:rFonts w:ascii="Arial" w:hAnsi="Arial" w:cs="Arial"/>
                <w:color w:val="000000"/>
                <w:sz w:val="20"/>
                <w:szCs w:val="20"/>
              </w:rPr>
              <w:t>98.5</w:t>
            </w:r>
          </w:p>
        </w:tc>
        <w:tc>
          <w:tcPr>
            <w:tcW w:w="691" w:type="dxa"/>
            <w:tcBorders>
              <w:top w:val="nil"/>
              <w:left w:val="nil"/>
              <w:bottom w:val="nil"/>
              <w:right w:val="single" w:sz="4" w:space="0" w:color="auto"/>
            </w:tcBorders>
            <w:shd w:val="clear" w:color="000000" w:fill="FFFFFF"/>
            <w:noWrap/>
            <w:vAlign w:val="bottom"/>
            <w:hideMark/>
          </w:tcPr>
          <w:p w14:paraId="1352DFB8" w14:textId="77777777" w:rsidR="00A2271D" w:rsidRDefault="00A2271D">
            <w:pPr>
              <w:jc w:val="center"/>
              <w:rPr>
                <w:rFonts w:ascii="Arial" w:hAnsi="Arial" w:cs="Arial"/>
                <w:color w:val="000000"/>
                <w:sz w:val="20"/>
                <w:szCs w:val="20"/>
              </w:rPr>
            </w:pPr>
            <w:r>
              <w:rPr>
                <w:rFonts w:ascii="Arial" w:hAnsi="Arial" w:cs="Arial"/>
                <w:color w:val="000000"/>
                <w:sz w:val="20"/>
                <w:szCs w:val="20"/>
              </w:rPr>
              <w:t>2488</w:t>
            </w:r>
          </w:p>
        </w:tc>
        <w:tc>
          <w:tcPr>
            <w:tcW w:w="691" w:type="dxa"/>
            <w:tcBorders>
              <w:top w:val="nil"/>
              <w:left w:val="nil"/>
              <w:bottom w:val="nil"/>
              <w:right w:val="single" w:sz="4" w:space="0" w:color="auto"/>
            </w:tcBorders>
            <w:shd w:val="clear" w:color="000000" w:fill="FFFFFF"/>
            <w:noWrap/>
            <w:vAlign w:val="bottom"/>
            <w:hideMark/>
          </w:tcPr>
          <w:p w14:paraId="6D5D40A0" w14:textId="77777777" w:rsidR="00A2271D" w:rsidRDefault="00A2271D">
            <w:pPr>
              <w:jc w:val="center"/>
              <w:rPr>
                <w:rFonts w:ascii="Arial" w:hAnsi="Arial" w:cs="Arial"/>
                <w:color w:val="000000"/>
                <w:sz w:val="20"/>
                <w:szCs w:val="20"/>
              </w:rPr>
            </w:pPr>
            <w:r>
              <w:rPr>
                <w:rFonts w:ascii="Arial" w:hAnsi="Arial" w:cs="Arial"/>
                <w:color w:val="000000"/>
                <w:sz w:val="20"/>
                <w:szCs w:val="20"/>
              </w:rPr>
              <w:t>2450</w:t>
            </w:r>
          </w:p>
        </w:tc>
        <w:tc>
          <w:tcPr>
            <w:tcW w:w="1348" w:type="dxa"/>
            <w:tcBorders>
              <w:top w:val="nil"/>
              <w:left w:val="nil"/>
              <w:bottom w:val="nil"/>
              <w:right w:val="single" w:sz="4" w:space="0" w:color="auto"/>
            </w:tcBorders>
            <w:shd w:val="clear" w:color="000000" w:fill="FFFFFF"/>
            <w:noWrap/>
            <w:vAlign w:val="bottom"/>
            <w:hideMark/>
          </w:tcPr>
          <w:p w14:paraId="2D852F77" w14:textId="77777777" w:rsidR="00A2271D" w:rsidRDefault="00A2271D">
            <w:pPr>
              <w:jc w:val="center"/>
              <w:rPr>
                <w:rFonts w:ascii="Arial" w:hAnsi="Arial" w:cs="Arial"/>
                <w:color w:val="000000"/>
                <w:sz w:val="20"/>
                <w:szCs w:val="20"/>
              </w:rPr>
            </w:pPr>
            <w:r>
              <w:rPr>
                <w:rFonts w:ascii="Arial" w:hAnsi="Arial" w:cs="Arial"/>
                <w:color w:val="000000"/>
                <w:sz w:val="20"/>
                <w:szCs w:val="20"/>
              </w:rPr>
              <w:t>98.5</w:t>
            </w:r>
          </w:p>
        </w:tc>
        <w:tc>
          <w:tcPr>
            <w:tcW w:w="691" w:type="dxa"/>
            <w:tcBorders>
              <w:top w:val="nil"/>
              <w:left w:val="nil"/>
              <w:bottom w:val="nil"/>
              <w:right w:val="nil"/>
            </w:tcBorders>
            <w:shd w:val="clear" w:color="000000" w:fill="FFFFFF"/>
            <w:noWrap/>
            <w:vAlign w:val="bottom"/>
            <w:hideMark/>
          </w:tcPr>
          <w:p w14:paraId="697AAD16" w14:textId="77777777" w:rsidR="00A2271D" w:rsidRDefault="00A2271D">
            <w:pPr>
              <w:jc w:val="center"/>
              <w:rPr>
                <w:rFonts w:ascii="Arial" w:hAnsi="Arial" w:cs="Arial"/>
                <w:color w:val="000000"/>
                <w:sz w:val="20"/>
                <w:szCs w:val="20"/>
              </w:rPr>
            </w:pPr>
            <w:r>
              <w:rPr>
                <w:rFonts w:ascii="Arial" w:hAnsi="Arial" w:cs="Arial"/>
                <w:color w:val="000000"/>
                <w:sz w:val="20"/>
                <w:szCs w:val="20"/>
              </w:rPr>
              <w:t>4654</w:t>
            </w:r>
          </w:p>
        </w:tc>
        <w:tc>
          <w:tcPr>
            <w:tcW w:w="691" w:type="dxa"/>
            <w:tcBorders>
              <w:top w:val="nil"/>
              <w:left w:val="nil"/>
              <w:bottom w:val="nil"/>
              <w:right w:val="nil"/>
            </w:tcBorders>
            <w:shd w:val="clear" w:color="000000" w:fill="FFFFFF"/>
            <w:noWrap/>
            <w:vAlign w:val="bottom"/>
            <w:hideMark/>
          </w:tcPr>
          <w:p w14:paraId="224F226D" w14:textId="77777777" w:rsidR="00A2271D" w:rsidRDefault="00A2271D">
            <w:pPr>
              <w:jc w:val="center"/>
              <w:rPr>
                <w:rFonts w:ascii="Arial" w:hAnsi="Arial" w:cs="Arial"/>
                <w:color w:val="000000"/>
                <w:sz w:val="20"/>
                <w:szCs w:val="20"/>
              </w:rPr>
            </w:pPr>
            <w:r>
              <w:rPr>
                <w:rFonts w:ascii="Arial" w:hAnsi="Arial" w:cs="Arial"/>
                <w:color w:val="000000"/>
                <w:sz w:val="20"/>
                <w:szCs w:val="20"/>
              </w:rPr>
              <w:t>4085</w:t>
            </w:r>
          </w:p>
        </w:tc>
        <w:tc>
          <w:tcPr>
            <w:tcW w:w="1348" w:type="dxa"/>
            <w:tcBorders>
              <w:top w:val="nil"/>
              <w:left w:val="nil"/>
              <w:bottom w:val="nil"/>
              <w:right w:val="nil"/>
            </w:tcBorders>
            <w:shd w:val="clear" w:color="000000" w:fill="FFFFFF"/>
            <w:noWrap/>
            <w:vAlign w:val="bottom"/>
            <w:hideMark/>
          </w:tcPr>
          <w:p w14:paraId="50E8659F" w14:textId="77777777" w:rsidR="00A2271D" w:rsidRDefault="00A2271D">
            <w:pPr>
              <w:jc w:val="center"/>
              <w:rPr>
                <w:rFonts w:ascii="Arial" w:hAnsi="Arial" w:cs="Arial"/>
                <w:color w:val="000000"/>
                <w:sz w:val="20"/>
                <w:szCs w:val="20"/>
              </w:rPr>
            </w:pPr>
            <w:r>
              <w:rPr>
                <w:rFonts w:ascii="Arial" w:hAnsi="Arial" w:cs="Arial"/>
                <w:color w:val="000000"/>
                <w:sz w:val="20"/>
                <w:szCs w:val="20"/>
              </w:rPr>
              <w:t>87.8</w:t>
            </w:r>
          </w:p>
        </w:tc>
        <w:tc>
          <w:tcPr>
            <w:tcW w:w="691" w:type="dxa"/>
            <w:tcBorders>
              <w:top w:val="nil"/>
              <w:left w:val="nil"/>
              <w:bottom w:val="nil"/>
              <w:right w:val="nil"/>
            </w:tcBorders>
            <w:shd w:val="clear" w:color="000000" w:fill="FFFFFF"/>
            <w:noWrap/>
            <w:vAlign w:val="bottom"/>
            <w:hideMark/>
          </w:tcPr>
          <w:p w14:paraId="7E8F5D2C" w14:textId="77777777" w:rsidR="00A2271D" w:rsidRDefault="00A2271D">
            <w:pPr>
              <w:jc w:val="center"/>
              <w:rPr>
                <w:rFonts w:ascii="Arial" w:hAnsi="Arial" w:cs="Arial"/>
                <w:color w:val="000000"/>
                <w:sz w:val="20"/>
                <w:szCs w:val="20"/>
              </w:rPr>
            </w:pPr>
            <w:r>
              <w:rPr>
                <w:rFonts w:ascii="Arial" w:hAnsi="Arial" w:cs="Arial"/>
                <w:color w:val="000000"/>
                <w:sz w:val="20"/>
                <w:szCs w:val="20"/>
              </w:rPr>
              <w:t>2488</w:t>
            </w:r>
          </w:p>
        </w:tc>
        <w:tc>
          <w:tcPr>
            <w:tcW w:w="691" w:type="dxa"/>
            <w:tcBorders>
              <w:top w:val="nil"/>
              <w:left w:val="nil"/>
              <w:bottom w:val="nil"/>
              <w:right w:val="nil"/>
            </w:tcBorders>
            <w:shd w:val="clear" w:color="000000" w:fill="FFFFFF"/>
            <w:noWrap/>
            <w:vAlign w:val="bottom"/>
            <w:hideMark/>
          </w:tcPr>
          <w:p w14:paraId="5CF66E13" w14:textId="77777777" w:rsidR="00A2271D" w:rsidRDefault="00A2271D">
            <w:pPr>
              <w:jc w:val="center"/>
              <w:rPr>
                <w:rFonts w:ascii="Arial" w:hAnsi="Arial" w:cs="Arial"/>
                <w:color w:val="000000"/>
                <w:sz w:val="20"/>
                <w:szCs w:val="20"/>
              </w:rPr>
            </w:pPr>
            <w:r>
              <w:rPr>
                <w:rFonts w:ascii="Arial" w:hAnsi="Arial" w:cs="Arial"/>
                <w:color w:val="000000"/>
                <w:sz w:val="20"/>
                <w:szCs w:val="20"/>
              </w:rPr>
              <w:t>2168</w:t>
            </w:r>
          </w:p>
        </w:tc>
        <w:tc>
          <w:tcPr>
            <w:tcW w:w="1348" w:type="dxa"/>
            <w:tcBorders>
              <w:top w:val="nil"/>
              <w:left w:val="nil"/>
              <w:bottom w:val="nil"/>
              <w:right w:val="single" w:sz="4" w:space="0" w:color="auto"/>
            </w:tcBorders>
            <w:shd w:val="clear" w:color="000000" w:fill="FFFFFF"/>
            <w:noWrap/>
            <w:vAlign w:val="bottom"/>
            <w:hideMark/>
          </w:tcPr>
          <w:p w14:paraId="74E9A9F0" w14:textId="77777777" w:rsidR="00A2271D" w:rsidRDefault="00A2271D">
            <w:pPr>
              <w:jc w:val="center"/>
              <w:rPr>
                <w:rFonts w:ascii="Arial" w:hAnsi="Arial" w:cs="Arial"/>
                <w:color w:val="000000"/>
                <w:sz w:val="20"/>
                <w:szCs w:val="20"/>
              </w:rPr>
            </w:pPr>
            <w:r>
              <w:rPr>
                <w:rFonts w:ascii="Arial" w:hAnsi="Arial" w:cs="Arial"/>
                <w:color w:val="000000"/>
                <w:sz w:val="20"/>
                <w:szCs w:val="20"/>
              </w:rPr>
              <w:t>87.1</w:t>
            </w:r>
          </w:p>
        </w:tc>
      </w:tr>
      <w:tr w:rsidR="006D7732" w14:paraId="2142884E" w14:textId="77777777" w:rsidTr="006D7732">
        <w:tc>
          <w:tcPr>
            <w:tcW w:w="1201" w:type="dxa"/>
            <w:tcBorders>
              <w:top w:val="single" w:sz="4" w:space="0" w:color="auto"/>
              <w:left w:val="single" w:sz="4" w:space="0" w:color="auto"/>
              <w:bottom w:val="single" w:sz="4" w:space="0" w:color="auto"/>
              <w:right w:val="nil"/>
            </w:tcBorders>
            <w:shd w:val="clear" w:color="000000" w:fill="FFFFFF"/>
            <w:noWrap/>
            <w:vAlign w:val="bottom"/>
            <w:hideMark/>
          </w:tcPr>
          <w:p w14:paraId="2306EE75" w14:textId="77777777" w:rsidR="00A2271D" w:rsidRDefault="00A2271D">
            <w:pPr>
              <w:rPr>
                <w:rFonts w:ascii="Arial" w:hAnsi="Arial" w:cs="Arial"/>
                <w:color w:val="000000"/>
                <w:sz w:val="20"/>
                <w:szCs w:val="20"/>
              </w:rPr>
            </w:pPr>
            <w:r>
              <w:rPr>
                <w:rFonts w:ascii="Arial" w:hAnsi="Arial" w:cs="Arial"/>
                <w:color w:val="000000"/>
                <w:sz w:val="20"/>
                <w:szCs w:val="20"/>
              </w:rPr>
              <w:t> </w:t>
            </w:r>
          </w:p>
        </w:tc>
        <w:tc>
          <w:tcPr>
            <w:tcW w:w="836" w:type="dxa"/>
            <w:tcBorders>
              <w:top w:val="single" w:sz="4" w:space="0" w:color="auto"/>
              <w:left w:val="nil"/>
              <w:bottom w:val="nil"/>
              <w:right w:val="nil"/>
            </w:tcBorders>
            <w:shd w:val="clear" w:color="000000" w:fill="FFFFFF"/>
            <w:noWrap/>
            <w:vAlign w:val="bottom"/>
            <w:hideMark/>
          </w:tcPr>
          <w:p w14:paraId="5BF6BA4C" w14:textId="77777777" w:rsidR="00A2271D" w:rsidRDefault="00A2271D">
            <w:pPr>
              <w:jc w:val="center"/>
              <w:rPr>
                <w:rFonts w:ascii="Arial" w:hAnsi="Arial" w:cs="Arial"/>
                <w:color w:val="000000"/>
                <w:sz w:val="20"/>
                <w:szCs w:val="20"/>
              </w:rPr>
            </w:pPr>
            <w:r>
              <w:rPr>
                <w:rFonts w:ascii="Arial" w:hAnsi="Arial" w:cs="Arial"/>
                <w:color w:val="000000"/>
                <w:sz w:val="20"/>
                <w:szCs w:val="20"/>
              </w:rPr>
              <w:t> </w:t>
            </w:r>
          </w:p>
        </w:tc>
        <w:tc>
          <w:tcPr>
            <w:tcW w:w="690" w:type="dxa"/>
            <w:tcBorders>
              <w:top w:val="single" w:sz="4" w:space="0" w:color="auto"/>
              <w:left w:val="nil"/>
              <w:bottom w:val="nil"/>
              <w:right w:val="nil"/>
            </w:tcBorders>
            <w:shd w:val="clear" w:color="000000" w:fill="FFFFFF"/>
            <w:noWrap/>
            <w:vAlign w:val="bottom"/>
            <w:hideMark/>
          </w:tcPr>
          <w:p w14:paraId="2355CD81" w14:textId="77777777" w:rsidR="00A2271D" w:rsidRDefault="00A2271D">
            <w:pPr>
              <w:jc w:val="center"/>
              <w:rPr>
                <w:rFonts w:ascii="Arial" w:hAnsi="Arial" w:cs="Arial"/>
                <w:color w:val="000000"/>
                <w:sz w:val="20"/>
                <w:szCs w:val="20"/>
              </w:rPr>
            </w:pPr>
            <w:r>
              <w:rPr>
                <w:rFonts w:ascii="Arial" w:hAnsi="Arial" w:cs="Arial"/>
                <w:color w:val="000000"/>
                <w:sz w:val="20"/>
                <w:szCs w:val="20"/>
              </w:rPr>
              <w:t> </w:t>
            </w:r>
          </w:p>
        </w:tc>
        <w:tc>
          <w:tcPr>
            <w:tcW w:w="690" w:type="dxa"/>
            <w:tcBorders>
              <w:top w:val="single" w:sz="4" w:space="0" w:color="auto"/>
              <w:left w:val="nil"/>
              <w:bottom w:val="nil"/>
              <w:right w:val="nil"/>
            </w:tcBorders>
            <w:shd w:val="clear" w:color="000000" w:fill="FFFFFF"/>
            <w:noWrap/>
            <w:vAlign w:val="bottom"/>
            <w:hideMark/>
          </w:tcPr>
          <w:p w14:paraId="2DB983D0" w14:textId="77777777" w:rsidR="00A2271D" w:rsidRDefault="00A2271D">
            <w:pPr>
              <w:jc w:val="center"/>
              <w:rPr>
                <w:rFonts w:ascii="Arial" w:hAnsi="Arial" w:cs="Arial"/>
                <w:color w:val="000000"/>
                <w:sz w:val="20"/>
                <w:szCs w:val="20"/>
              </w:rPr>
            </w:pPr>
            <w:r>
              <w:rPr>
                <w:rFonts w:ascii="Arial" w:hAnsi="Arial" w:cs="Arial"/>
                <w:color w:val="000000"/>
                <w:sz w:val="20"/>
                <w:szCs w:val="20"/>
              </w:rPr>
              <w:t> </w:t>
            </w:r>
          </w:p>
        </w:tc>
        <w:tc>
          <w:tcPr>
            <w:tcW w:w="1348" w:type="dxa"/>
            <w:tcBorders>
              <w:top w:val="single" w:sz="4" w:space="0" w:color="auto"/>
              <w:left w:val="nil"/>
              <w:bottom w:val="nil"/>
              <w:right w:val="nil"/>
            </w:tcBorders>
            <w:shd w:val="clear" w:color="000000" w:fill="FFFFFF"/>
            <w:noWrap/>
            <w:vAlign w:val="bottom"/>
            <w:hideMark/>
          </w:tcPr>
          <w:p w14:paraId="41029403" w14:textId="77777777" w:rsidR="00A2271D" w:rsidRDefault="00A2271D">
            <w:pPr>
              <w:jc w:val="center"/>
              <w:rPr>
                <w:rFonts w:ascii="Arial" w:hAnsi="Arial" w:cs="Arial"/>
                <w:color w:val="000000"/>
                <w:sz w:val="20"/>
                <w:szCs w:val="20"/>
              </w:rPr>
            </w:pPr>
            <w:r>
              <w:rPr>
                <w:rFonts w:ascii="Arial" w:hAnsi="Arial" w:cs="Arial"/>
                <w:color w:val="000000"/>
                <w:sz w:val="20"/>
                <w:szCs w:val="20"/>
              </w:rPr>
              <w:t> </w:t>
            </w:r>
          </w:p>
        </w:tc>
        <w:tc>
          <w:tcPr>
            <w:tcW w:w="691" w:type="dxa"/>
            <w:tcBorders>
              <w:top w:val="single" w:sz="4" w:space="0" w:color="auto"/>
              <w:left w:val="nil"/>
              <w:bottom w:val="nil"/>
              <w:right w:val="nil"/>
            </w:tcBorders>
            <w:shd w:val="clear" w:color="000000" w:fill="FFFFFF"/>
            <w:noWrap/>
            <w:vAlign w:val="bottom"/>
            <w:hideMark/>
          </w:tcPr>
          <w:p w14:paraId="1AF4FB94" w14:textId="77777777" w:rsidR="00A2271D" w:rsidRDefault="00A2271D">
            <w:pPr>
              <w:jc w:val="center"/>
              <w:rPr>
                <w:rFonts w:ascii="Arial" w:hAnsi="Arial" w:cs="Arial"/>
                <w:color w:val="000000"/>
                <w:sz w:val="20"/>
                <w:szCs w:val="20"/>
              </w:rPr>
            </w:pPr>
            <w:r>
              <w:rPr>
                <w:rFonts w:ascii="Arial" w:hAnsi="Arial" w:cs="Arial"/>
                <w:color w:val="000000"/>
                <w:sz w:val="20"/>
                <w:szCs w:val="20"/>
              </w:rPr>
              <w:t> </w:t>
            </w:r>
          </w:p>
        </w:tc>
        <w:tc>
          <w:tcPr>
            <w:tcW w:w="691" w:type="dxa"/>
            <w:tcBorders>
              <w:top w:val="single" w:sz="4" w:space="0" w:color="auto"/>
              <w:left w:val="nil"/>
              <w:bottom w:val="nil"/>
              <w:right w:val="nil"/>
            </w:tcBorders>
            <w:shd w:val="clear" w:color="000000" w:fill="FFFFFF"/>
            <w:noWrap/>
            <w:vAlign w:val="bottom"/>
            <w:hideMark/>
          </w:tcPr>
          <w:p w14:paraId="436410FE" w14:textId="77777777" w:rsidR="00A2271D" w:rsidRDefault="00A2271D">
            <w:pPr>
              <w:jc w:val="center"/>
              <w:rPr>
                <w:rFonts w:ascii="Arial" w:hAnsi="Arial" w:cs="Arial"/>
                <w:color w:val="000000"/>
                <w:sz w:val="20"/>
                <w:szCs w:val="20"/>
              </w:rPr>
            </w:pPr>
            <w:r>
              <w:rPr>
                <w:rFonts w:ascii="Arial" w:hAnsi="Arial" w:cs="Arial"/>
                <w:color w:val="000000"/>
                <w:sz w:val="20"/>
                <w:szCs w:val="20"/>
              </w:rPr>
              <w:t> </w:t>
            </w:r>
          </w:p>
        </w:tc>
        <w:tc>
          <w:tcPr>
            <w:tcW w:w="1348" w:type="dxa"/>
            <w:tcBorders>
              <w:top w:val="single" w:sz="4" w:space="0" w:color="auto"/>
              <w:left w:val="nil"/>
              <w:bottom w:val="nil"/>
              <w:right w:val="nil"/>
            </w:tcBorders>
            <w:shd w:val="clear" w:color="000000" w:fill="FFFFFF"/>
            <w:noWrap/>
            <w:vAlign w:val="bottom"/>
            <w:hideMark/>
          </w:tcPr>
          <w:p w14:paraId="70ECAAE6" w14:textId="77777777" w:rsidR="00A2271D" w:rsidRDefault="00A2271D">
            <w:pPr>
              <w:jc w:val="center"/>
              <w:rPr>
                <w:rFonts w:ascii="Arial" w:hAnsi="Arial" w:cs="Arial"/>
                <w:color w:val="000000"/>
                <w:sz w:val="20"/>
                <w:szCs w:val="20"/>
              </w:rPr>
            </w:pPr>
            <w:r>
              <w:rPr>
                <w:rFonts w:ascii="Arial" w:hAnsi="Arial" w:cs="Arial"/>
                <w:color w:val="000000"/>
                <w:sz w:val="20"/>
                <w:szCs w:val="20"/>
              </w:rPr>
              <w:t> </w:t>
            </w:r>
          </w:p>
        </w:tc>
        <w:tc>
          <w:tcPr>
            <w:tcW w:w="691" w:type="dxa"/>
            <w:tcBorders>
              <w:top w:val="single" w:sz="4" w:space="0" w:color="auto"/>
              <w:left w:val="nil"/>
              <w:bottom w:val="nil"/>
              <w:right w:val="nil"/>
            </w:tcBorders>
            <w:shd w:val="clear" w:color="000000" w:fill="FFFFFF"/>
            <w:noWrap/>
            <w:vAlign w:val="bottom"/>
            <w:hideMark/>
          </w:tcPr>
          <w:p w14:paraId="42653676" w14:textId="77777777" w:rsidR="00A2271D" w:rsidRDefault="00A2271D">
            <w:pPr>
              <w:jc w:val="center"/>
              <w:rPr>
                <w:rFonts w:ascii="Arial" w:hAnsi="Arial" w:cs="Arial"/>
                <w:color w:val="000000"/>
                <w:sz w:val="20"/>
                <w:szCs w:val="20"/>
              </w:rPr>
            </w:pPr>
            <w:r>
              <w:rPr>
                <w:rFonts w:ascii="Arial" w:hAnsi="Arial" w:cs="Arial"/>
                <w:color w:val="000000"/>
                <w:sz w:val="20"/>
                <w:szCs w:val="20"/>
              </w:rPr>
              <w:t> </w:t>
            </w:r>
          </w:p>
        </w:tc>
        <w:tc>
          <w:tcPr>
            <w:tcW w:w="691" w:type="dxa"/>
            <w:tcBorders>
              <w:top w:val="single" w:sz="4" w:space="0" w:color="auto"/>
              <w:left w:val="nil"/>
              <w:bottom w:val="nil"/>
              <w:right w:val="nil"/>
            </w:tcBorders>
            <w:shd w:val="clear" w:color="000000" w:fill="FFFFFF"/>
            <w:noWrap/>
            <w:vAlign w:val="bottom"/>
            <w:hideMark/>
          </w:tcPr>
          <w:p w14:paraId="3FE71EEA" w14:textId="77777777" w:rsidR="00A2271D" w:rsidRDefault="00A2271D">
            <w:pPr>
              <w:jc w:val="center"/>
              <w:rPr>
                <w:rFonts w:ascii="Arial" w:hAnsi="Arial" w:cs="Arial"/>
                <w:color w:val="000000"/>
                <w:sz w:val="20"/>
                <w:szCs w:val="20"/>
              </w:rPr>
            </w:pPr>
            <w:r>
              <w:rPr>
                <w:rFonts w:ascii="Arial" w:hAnsi="Arial" w:cs="Arial"/>
                <w:color w:val="000000"/>
                <w:sz w:val="20"/>
                <w:szCs w:val="20"/>
              </w:rPr>
              <w:t> </w:t>
            </w:r>
          </w:p>
        </w:tc>
        <w:tc>
          <w:tcPr>
            <w:tcW w:w="1348" w:type="dxa"/>
            <w:tcBorders>
              <w:top w:val="single" w:sz="4" w:space="0" w:color="auto"/>
              <w:left w:val="nil"/>
              <w:bottom w:val="nil"/>
              <w:right w:val="nil"/>
            </w:tcBorders>
            <w:shd w:val="clear" w:color="000000" w:fill="FFFFFF"/>
            <w:noWrap/>
            <w:vAlign w:val="bottom"/>
            <w:hideMark/>
          </w:tcPr>
          <w:p w14:paraId="2099CCE1" w14:textId="77777777" w:rsidR="00A2271D" w:rsidRDefault="00A2271D">
            <w:pPr>
              <w:jc w:val="center"/>
              <w:rPr>
                <w:rFonts w:ascii="Arial" w:hAnsi="Arial" w:cs="Arial"/>
                <w:color w:val="000000"/>
                <w:sz w:val="20"/>
                <w:szCs w:val="20"/>
              </w:rPr>
            </w:pPr>
            <w:r>
              <w:rPr>
                <w:rFonts w:ascii="Arial" w:hAnsi="Arial" w:cs="Arial"/>
                <w:color w:val="000000"/>
                <w:sz w:val="20"/>
                <w:szCs w:val="20"/>
              </w:rPr>
              <w:t> </w:t>
            </w:r>
          </w:p>
        </w:tc>
        <w:tc>
          <w:tcPr>
            <w:tcW w:w="691" w:type="dxa"/>
            <w:tcBorders>
              <w:top w:val="single" w:sz="4" w:space="0" w:color="auto"/>
              <w:left w:val="nil"/>
              <w:bottom w:val="nil"/>
              <w:right w:val="nil"/>
            </w:tcBorders>
            <w:shd w:val="clear" w:color="000000" w:fill="FFFFFF"/>
            <w:noWrap/>
            <w:vAlign w:val="bottom"/>
            <w:hideMark/>
          </w:tcPr>
          <w:p w14:paraId="47558D5C" w14:textId="77777777" w:rsidR="00A2271D" w:rsidRDefault="00A2271D">
            <w:pPr>
              <w:jc w:val="center"/>
              <w:rPr>
                <w:rFonts w:ascii="Arial" w:hAnsi="Arial" w:cs="Arial"/>
                <w:color w:val="000000"/>
                <w:sz w:val="20"/>
                <w:szCs w:val="20"/>
              </w:rPr>
            </w:pPr>
            <w:r>
              <w:rPr>
                <w:rFonts w:ascii="Arial" w:hAnsi="Arial" w:cs="Arial"/>
                <w:color w:val="000000"/>
                <w:sz w:val="20"/>
                <w:szCs w:val="20"/>
              </w:rPr>
              <w:t> </w:t>
            </w:r>
          </w:p>
        </w:tc>
        <w:tc>
          <w:tcPr>
            <w:tcW w:w="691" w:type="dxa"/>
            <w:tcBorders>
              <w:top w:val="single" w:sz="4" w:space="0" w:color="auto"/>
              <w:left w:val="nil"/>
              <w:bottom w:val="nil"/>
              <w:right w:val="nil"/>
            </w:tcBorders>
            <w:shd w:val="clear" w:color="000000" w:fill="FFFFFF"/>
            <w:noWrap/>
            <w:vAlign w:val="bottom"/>
            <w:hideMark/>
          </w:tcPr>
          <w:p w14:paraId="381CD00C" w14:textId="77777777" w:rsidR="00A2271D" w:rsidRDefault="00A2271D">
            <w:pPr>
              <w:jc w:val="center"/>
              <w:rPr>
                <w:rFonts w:ascii="Arial" w:hAnsi="Arial" w:cs="Arial"/>
                <w:color w:val="000000"/>
                <w:sz w:val="20"/>
                <w:szCs w:val="20"/>
              </w:rPr>
            </w:pPr>
            <w:r>
              <w:rPr>
                <w:rFonts w:ascii="Arial" w:hAnsi="Arial" w:cs="Arial"/>
                <w:color w:val="000000"/>
                <w:sz w:val="20"/>
                <w:szCs w:val="20"/>
              </w:rPr>
              <w:t> </w:t>
            </w:r>
          </w:p>
        </w:tc>
        <w:tc>
          <w:tcPr>
            <w:tcW w:w="1348" w:type="dxa"/>
            <w:tcBorders>
              <w:top w:val="single" w:sz="4" w:space="0" w:color="auto"/>
              <w:left w:val="nil"/>
              <w:bottom w:val="nil"/>
              <w:right w:val="single" w:sz="4" w:space="0" w:color="auto"/>
            </w:tcBorders>
            <w:shd w:val="clear" w:color="000000" w:fill="FFFFFF"/>
            <w:noWrap/>
            <w:vAlign w:val="bottom"/>
            <w:hideMark/>
          </w:tcPr>
          <w:p w14:paraId="44663D18" w14:textId="77777777" w:rsidR="00A2271D" w:rsidRDefault="00A2271D">
            <w:pPr>
              <w:jc w:val="center"/>
              <w:rPr>
                <w:rFonts w:ascii="Arial" w:hAnsi="Arial" w:cs="Arial"/>
                <w:color w:val="000000"/>
                <w:sz w:val="20"/>
                <w:szCs w:val="20"/>
              </w:rPr>
            </w:pPr>
            <w:r>
              <w:rPr>
                <w:rFonts w:ascii="Arial" w:hAnsi="Arial" w:cs="Arial"/>
                <w:color w:val="000000"/>
                <w:sz w:val="20"/>
                <w:szCs w:val="20"/>
              </w:rPr>
              <w:t> </w:t>
            </w:r>
          </w:p>
        </w:tc>
      </w:tr>
      <w:tr w:rsidR="006D7732" w14:paraId="1FB99851" w14:textId="77777777" w:rsidTr="006D7732">
        <w:tc>
          <w:tcPr>
            <w:tcW w:w="1201" w:type="dxa"/>
            <w:tcBorders>
              <w:top w:val="nil"/>
              <w:left w:val="single" w:sz="4" w:space="0" w:color="auto"/>
              <w:bottom w:val="nil"/>
              <w:right w:val="single" w:sz="4" w:space="0" w:color="auto"/>
            </w:tcBorders>
            <w:shd w:val="clear" w:color="000000" w:fill="FFFFFF"/>
            <w:noWrap/>
            <w:vAlign w:val="bottom"/>
            <w:hideMark/>
          </w:tcPr>
          <w:p w14:paraId="1073CFDC" w14:textId="77777777" w:rsidR="00A2271D" w:rsidRDefault="00A2271D">
            <w:pPr>
              <w:rPr>
                <w:rFonts w:ascii="Arial" w:hAnsi="Arial" w:cs="Arial"/>
                <w:color w:val="000000"/>
                <w:sz w:val="20"/>
                <w:szCs w:val="20"/>
              </w:rPr>
            </w:pPr>
            <w:r>
              <w:rPr>
                <w:rFonts w:ascii="Arial" w:hAnsi="Arial" w:cs="Arial"/>
                <w:color w:val="000000"/>
                <w:sz w:val="20"/>
                <w:szCs w:val="20"/>
              </w:rPr>
              <w:t>YUMA</w:t>
            </w:r>
          </w:p>
        </w:tc>
        <w:tc>
          <w:tcPr>
            <w:tcW w:w="836" w:type="dxa"/>
            <w:tcBorders>
              <w:top w:val="single" w:sz="4" w:space="0" w:color="auto"/>
              <w:left w:val="nil"/>
              <w:bottom w:val="single" w:sz="4" w:space="0" w:color="auto"/>
              <w:right w:val="nil"/>
            </w:tcBorders>
            <w:shd w:val="clear" w:color="000000" w:fill="FFFFFF"/>
            <w:noWrap/>
            <w:vAlign w:val="bottom"/>
            <w:hideMark/>
          </w:tcPr>
          <w:p w14:paraId="45F9F540" w14:textId="77777777" w:rsidR="00A2271D" w:rsidRDefault="00A2271D">
            <w:pPr>
              <w:jc w:val="center"/>
              <w:rPr>
                <w:rFonts w:ascii="Arial" w:hAnsi="Arial" w:cs="Arial"/>
                <w:color w:val="000000"/>
                <w:sz w:val="20"/>
                <w:szCs w:val="20"/>
              </w:rPr>
            </w:pPr>
            <w:r>
              <w:rPr>
                <w:rFonts w:ascii="Arial" w:hAnsi="Arial" w:cs="Arial"/>
                <w:color w:val="000000"/>
                <w:sz w:val="20"/>
                <w:szCs w:val="20"/>
              </w:rPr>
              <w:t>2013</w:t>
            </w:r>
          </w:p>
        </w:tc>
        <w:tc>
          <w:tcPr>
            <w:tcW w:w="69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1427949" w14:textId="77777777" w:rsidR="00A2271D" w:rsidRDefault="00A2271D">
            <w:pPr>
              <w:jc w:val="center"/>
              <w:rPr>
                <w:rFonts w:ascii="Arial" w:hAnsi="Arial" w:cs="Arial"/>
                <w:color w:val="000000"/>
                <w:sz w:val="20"/>
                <w:szCs w:val="20"/>
              </w:rPr>
            </w:pPr>
            <w:r>
              <w:rPr>
                <w:rFonts w:ascii="Arial" w:hAnsi="Arial" w:cs="Arial"/>
                <w:color w:val="000000"/>
                <w:sz w:val="20"/>
                <w:szCs w:val="20"/>
              </w:rPr>
              <w:t>360</w:t>
            </w:r>
          </w:p>
        </w:tc>
        <w:tc>
          <w:tcPr>
            <w:tcW w:w="690" w:type="dxa"/>
            <w:tcBorders>
              <w:top w:val="single" w:sz="4" w:space="0" w:color="auto"/>
              <w:left w:val="nil"/>
              <w:bottom w:val="single" w:sz="4" w:space="0" w:color="auto"/>
              <w:right w:val="single" w:sz="4" w:space="0" w:color="auto"/>
            </w:tcBorders>
            <w:shd w:val="clear" w:color="000000" w:fill="FFFFFF"/>
            <w:noWrap/>
            <w:vAlign w:val="bottom"/>
            <w:hideMark/>
          </w:tcPr>
          <w:p w14:paraId="0E33A19E" w14:textId="77777777" w:rsidR="00A2271D" w:rsidRDefault="00A2271D">
            <w:pPr>
              <w:jc w:val="center"/>
              <w:rPr>
                <w:rFonts w:ascii="Arial" w:hAnsi="Arial" w:cs="Arial"/>
                <w:color w:val="000000"/>
                <w:sz w:val="20"/>
                <w:szCs w:val="20"/>
              </w:rPr>
            </w:pPr>
            <w:r>
              <w:rPr>
                <w:rFonts w:ascii="Arial" w:hAnsi="Arial" w:cs="Arial"/>
                <w:color w:val="000000"/>
                <w:sz w:val="20"/>
                <w:szCs w:val="20"/>
              </w:rPr>
              <w:t>360</w:t>
            </w:r>
          </w:p>
        </w:tc>
        <w:tc>
          <w:tcPr>
            <w:tcW w:w="1348" w:type="dxa"/>
            <w:tcBorders>
              <w:top w:val="single" w:sz="4" w:space="0" w:color="auto"/>
              <w:left w:val="nil"/>
              <w:bottom w:val="single" w:sz="4" w:space="0" w:color="auto"/>
              <w:right w:val="nil"/>
            </w:tcBorders>
            <w:shd w:val="clear" w:color="000000" w:fill="FFFFFF"/>
            <w:noWrap/>
            <w:vAlign w:val="bottom"/>
            <w:hideMark/>
          </w:tcPr>
          <w:p w14:paraId="6DCBD16F" w14:textId="77777777" w:rsidR="00A2271D" w:rsidRDefault="00A2271D">
            <w:pPr>
              <w:jc w:val="center"/>
              <w:rPr>
                <w:rFonts w:ascii="Arial" w:hAnsi="Arial" w:cs="Arial"/>
                <w:color w:val="000000"/>
                <w:sz w:val="20"/>
                <w:szCs w:val="20"/>
              </w:rPr>
            </w:pPr>
            <w:r>
              <w:rPr>
                <w:rFonts w:ascii="Arial" w:hAnsi="Arial" w:cs="Arial"/>
                <w:color w:val="000000"/>
                <w:sz w:val="20"/>
                <w:szCs w:val="20"/>
              </w:rPr>
              <w:t>100.0</w:t>
            </w:r>
          </w:p>
        </w:tc>
        <w:tc>
          <w:tcPr>
            <w:tcW w:w="6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F2E8184" w14:textId="77777777" w:rsidR="00A2271D" w:rsidRDefault="00A2271D">
            <w:pPr>
              <w:jc w:val="center"/>
              <w:rPr>
                <w:rFonts w:ascii="Arial" w:hAnsi="Arial" w:cs="Arial"/>
                <w:color w:val="000000"/>
                <w:sz w:val="20"/>
                <w:szCs w:val="20"/>
              </w:rPr>
            </w:pPr>
            <w:r>
              <w:rPr>
                <w:rFonts w:ascii="Arial" w:hAnsi="Arial" w:cs="Arial"/>
                <w:color w:val="000000"/>
                <w:sz w:val="20"/>
                <w:szCs w:val="20"/>
              </w:rPr>
              <w:t>250</w:t>
            </w:r>
          </w:p>
        </w:tc>
        <w:tc>
          <w:tcPr>
            <w:tcW w:w="691" w:type="dxa"/>
            <w:tcBorders>
              <w:top w:val="single" w:sz="4" w:space="0" w:color="auto"/>
              <w:left w:val="nil"/>
              <w:bottom w:val="single" w:sz="4" w:space="0" w:color="auto"/>
              <w:right w:val="single" w:sz="4" w:space="0" w:color="auto"/>
            </w:tcBorders>
            <w:shd w:val="clear" w:color="000000" w:fill="FFFFFF"/>
            <w:noWrap/>
            <w:vAlign w:val="bottom"/>
            <w:hideMark/>
          </w:tcPr>
          <w:p w14:paraId="762B77E5" w14:textId="77777777" w:rsidR="00A2271D" w:rsidRDefault="00A2271D">
            <w:pPr>
              <w:jc w:val="center"/>
              <w:rPr>
                <w:rFonts w:ascii="Arial" w:hAnsi="Arial" w:cs="Arial"/>
                <w:color w:val="000000"/>
                <w:sz w:val="20"/>
                <w:szCs w:val="20"/>
              </w:rPr>
            </w:pPr>
            <w:r>
              <w:rPr>
                <w:rFonts w:ascii="Arial" w:hAnsi="Arial" w:cs="Arial"/>
                <w:color w:val="000000"/>
                <w:sz w:val="20"/>
                <w:szCs w:val="20"/>
              </w:rPr>
              <w:t>249</w:t>
            </w:r>
          </w:p>
        </w:tc>
        <w:tc>
          <w:tcPr>
            <w:tcW w:w="1348" w:type="dxa"/>
            <w:tcBorders>
              <w:top w:val="single" w:sz="4" w:space="0" w:color="auto"/>
              <w:left w:val="nil"/>
              <w:bottom w:val="single" w:sz="4" w:space="0" w:color="auto"/>
              <w:right w:val="nil"/>
            </w:tcBorders>
            <w:shd w:val="clear" w:color="000000" w:fill="FFFFFF"/>
            <w:noWrap/>
            <w:vAlign w:val="bottom"/>
            <w:hideMark/>
          </w:tcPr>
          <w:p w14:paraId="7CA38F50" w14:textId="77777777" w:rsidR="00A2271D" w:rsidRDefault="00A2271D">
            <w:pPr>
              <w:jc w:val="center"/>
              <w:rPr>
                <w:rFonts w:ascii="Arial" w:hAnsi="Arial" w:cs="Arial"/>
                <w:color w:val="000000"/>
                <w:sz w:val="20"/>
                <w:szCs w:val="20"/>
              </w:rPr>
            </w:pPr>
            <w:r>
              <w:rPr>
                <w:rFonts w:ascii="Arial" w:hAnsi="Arial" w:cs="Arial"/>
                <w:color w:val="000000"/>
                <w:sz w:val="20"/>
                <w:szCs w:val="20"/>
              </w:rPr>
              <w:t>99.6</w:t>
            </w:r>
          </w:p>
        </w:tc>
        <w:tc>
          <w:tcPr>
            <w:tcW w:w="6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9BDEB79" w14:textId="77777777" w:rsidR="00A2271D" w:rsidRDefault="00A2271D">
            <w:pPr>
              <w:jc w:val="center"/>
              <w:rPr>
                <w:rFonts w:ascii="Arial" w:hAnsi="Arial" w:cs="Arial"/>
                <w:color w:val="000000"/>
                <w:sz w:val="20"/>
                <w:szCs w:val="20"/>
              </w:rPr>
            </w:pPr>
            <w:r>
              <w:rPr>
                <w:rFonts w:ascii="Arial" w:hAnsi="Arial" w:cs="Arial"/>
                <w:color w:val="000000"/>
                <w:sz w:val="20"/>
                <w:szCs w:val="20"/>
              </w:rPr>
              <w:t>360</w:t>
            </w:r>
          </w:p>
        </w:tc>
        <w:tc>
          <w:tcPr>
            <w:tcW w:w="691" w:type="dxa"/>
            <w:tcBorders>
              <w:top w:val="single" w:sz="4" w:space="0" w:color="auto"/>
              <w:left w:val="nil"/>
              <w:bottom w:val="single" w:sz="4" w:space="0" w:color="auto"/>
              <w:right w:val="single" w:sz="4" w:space="0" w:color="auto"/>
            </w:tcBorders>
            <w:shd w:val="clear" w:color="000000" w:fill="FFFFFF"/>
            <w:noWrap/>
            <w:vAlign w:val="bottom"/>
            <w:hideMark/>
          </w:tcPr>
          <w:p w14:paraId="75FF3AB9" w14:textId="77777777" w:rsidR="00A2271D" w:rsidRDefault="00A2271D">
            <w:pPr>
              <w:jc w:val="center"/>
              <w:rPr>
                <w:rFonts w:ascii="Arial" w:hAnsi="Arial" w:cs="Arial"/>
                <w:color w:val="000000"/>
                <w:sz w:val="20"/>
                <w:szCs w:val="20"/>
              </w:rPr>
            </w:pPr>
            <w:r>
              <w:rPr>
                <w:rFonts w:ascii="Arial" w:hAnsi="Arial" w:cs="Arial"/>
                <w:color w:val="000000"/>
                <w:sz w:val="20"/>
                <w:szCs w:val="20"/>
              </w:rPr>
              <w:t>351</w:t>
            </w:r>
          </w:p>
        </w:tc>
        <w:tc>
          <w:tcPr>
            <w:tcW w:w="1348" w:type="dxa"/>
            <w:tcBorders>
              <w:top w:val="single" w:sz="4" w:space="0" w:color="auto"/>
              <w:left w:val="nil"/>
              <w:bottom w:val="single" w:sz="4" w:space="0" w:color="auto"/>
              <w:right w:val="nil"/>
            </w:tcBorders>
            <w:shd w:val="clear" w:color="000000" w:fill="FFFFFF"/>
            <w:noWrap/>
            <w:vAlign w:val="bottom"/>
            <w:hideMark/>
          </w:tcPr>
          <w:p w14:paraId="5B7CCD22" w14:textId="77777777" w:rsidR="00A2271D" w:rsidRDefault="00A2271D">
            <w:pPr>
              <w:jc w:val="center"/>
              <w:rPr>
                <w:rFonts w:ascii="Arial" w:hAnsi="Arial" w:cs="Arial"/>
                <w:color w:val="000000"/>
                <w:sz w:val="20"/>
                <w:szCs w:val="20"/>
              </w:rPr>
            </w:pPr>
            <w:r>
              <w:rPr>
                <w:rFonts w:ascii="Arial" w:hAnsi="Arial" w:cs="Arial"/>
                <w:color w:val="000000"/>
                <w:sz w:val="20"/>
                <w:szCs w:val="20"/>
              </w:rPr>
              <w:t>97.5</w:t>
            </w:r>
          </w:p>
        </w:tc>
        <w:tc>
          <w:tcPr>
            <w:tcW w:w="6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DD669FE" w14:textId="77777777" w:rsidR="00A2271D" w:rsidRDefault="00A2271D">
            <w:pPr>
              <w:jc w:val="center"/>
              <w:rPr>
                <w:rFonts w:ascii="Arial" w:hAnsi="Arial" w:cs="Arial"/>
                <w:color w:val="000000"/>
                <w:sz w:val="20"/>
                <w:szCs w:val="20"/>
              </w:rPr>
            </w:pPr>
            <w:r>
              <w:rPr>
                <w:rFonts w:ascii="Arial" w:hAnsi="Arial" w:cs="Arial"/>
                <w:color w:val="000000"/>
                <w:sz w:val="20"/>
                <w:szCs w:val="20"/>
              </w:rPr>
              <w:t>250</w:t>
            </w:r>
          </w:p>
        </w:tc>
        <w:tc>
          <w:tcPr>
            <w:tcW w:w="691" w:type="dxa"/>
            <w:tcBorders>
              <w:top w:val="single" w:sz="4" w:space="0" w:color="auto"/>
              <w:left w:val="nil"/>
              <w:bottom w:val="single" w:sz="4" w:space="0" w:color="auto"/>
              <w:right w:val="nil"/>
            </w:tcBorders>
            <w:shd w:val="clear" w:color="000000" w:fill="FFFFFF"/>
            <w:noWrap/>
            <w:vAlign w:val="bottom"/>
            <w:hideMark/>
          </w:tcPr>
          <w:p w14:paraId="05AD0A8C" w14:textId="77777777" w:rsidR="00A2271D" w:rsidRDefault="00A2271D">
            <w:pPr>
              <w:jc w:val="center"/>
              <w:rPr>
                <w:rFonts w:ascii="Arial" w:hAnsi="Arial" w:cs="Arial"/>
                <w:color w:val="000000"/>
                <w:sz w:val="20"/>
                <w:szCs w:val="20"/>
              </w:rPr>
            </w:pPr>
            <w:r>
              <w:rPr>
                <w:rFonts w:ascii="Arial" w:hAnsi="Arial" w:cs="Arial"/>
                <w:color w:val="000000"/>
                <w:sz w:val="20"/>
                <w:szCs w:val="20"/>
              </w:rPr>
              <w:t>243</w:t>
            </w:r>
          </w:p>
        </w:tc>
        <w:tc>
          <w:tcPr>
            <w:tcW w:w="134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A7A4518" w14:textId="77777777" w:rsidR="00A2271D" w:rsidRDefault="00A2271D">
            <w:pPr>
              <w:jc w:val="center"/>
              <w:rPr>
                <w:rFonts w:ascii="Arial" w:hAnsi="Arial" w:cs="Arial"/>
                <w:color w:val="000000"/>
                <w:sz w:val="20"/>
                <w:szCs w:val="20"/>
              </w:rPr>
            </w:pPr>
            <w:r>
              <w:rPr>
                <w:rFonts w:ascii="Arial" w:hAnsi="Arial" w:cs="Arial"/>
                <w:color w:val="000000"/>
                <w:sz w:val="20"/>
                <w:szCs w:val="20"/>
              </w:rPr>
              <w:t>97.2</w:t>
            </w:r>
          </w:p>
        </w:tc>
      </w:tr>
      <w:tr w:rsidR="006D7732" w14:paraId="275F2412" w14:textId="77777777" w:rsidTr="006D7732">
        <w:tc>
          <w:tcPr>
            <w:tcW w:w="1201" w:type="dxa"/>
            <w:tcBorders>
              <w:top w:val="nil"/>
              <w:left w:val="single" w:sz="4" w:space="0" w:color="auto"/>
              <w:bottom w:val="nil"/>
              <w:right w:val="single" w:sz="4" w:space="0" w:color="auto"/>
            </w:tcBorders>
            <w:shd w:val="clear" w:color="000000" w:fill="FFFFFF"/>
            <w:noWrap/>
            <w:vAlign w:val="bottom"/>
            <w:hideMark/>
          </w:tcPr>
          <w:p w14:paraId="2E1512CD" w14:textId="77777777" w:rsidR="00A2271D" w:rsidRDefault="00A2271D">
            <w:pPr>
              <w:rPr>
                <w:rFonts w:ascii="Arial" w:hAnsi="Arial" w:cs="Arial"/>
                <w:color w:val="000000"/>
                <w:sz w:val="20"/>
                <w:szCs w:val="20"/>
              </w:rPr>
            </w:pPr>
            <w:r>
              <w:rPr>
                <w:rFonts w:ascii="Arial" w:hAnsi="Arial" w:cs="Arial"/>
                <w:color w:val="000000"/>
                <w:sz w:val="20"/>
                <w:szCs w:val="20"/>
              </w:rPr>
              <w:t> </w:t>
            </w:r>
          </w:p>
        </w:tc>
        <w:tc>
          <w:tcPr>
            <w:tcW w:w="836" w:type="dxa"/>
            <w:tcBorders>
              <w:top w:val="nil"/>
              <w:left w:val="nil"/>
              <w:bottom w:val="single" w:sz="4" w:space="0" w:color="auto"/>
              <w:right w:val="nil"/>
            </w:tcBorders>
            <w:shd w:val="clear" w:color="000000" w:fill="FFFFFF"/>
            <w:noWrap/>
            <w:vAlign w:val="bottom"/>
            <w:hideMark/>
          </w:tcPr>
          <w:p w14:paraId="797EFEDD" w14:textId="77777777" w:rsidR="00A2271D" w:rsidRDefault="00A2271D">
            <w:pPr>
              <w:jc w:val="center"/>
              <w:rPr>
                <w:rFonts w:ascii="Arial" w:hAnsi="Arial" w:cs="Arial"/>
                <w:color w:val="000000"/>
                <w:sz w:val="20"/>
                <w:szCs w:val="20"/>
              </w:rPr>
            </w:pPr>
            <w:r>
              <w:rPr>
                <w:rFonts w:ascii="Arial" w:hAnsi="Arial" w:cs="Arial"/>
                <w:color w:val="000000"/>
                <w:sz w:val="20"/>
                <w:szCs w:val="20"/>
              </w:rPr>
              <w:t>2014</w:t>
            </w:r>
          </w:p>
        </w:tc>
        <w:tc>
          <w:tcPr>
            <w:tcW w:w="690" w:type="dxa"/>
            <w:tcBorders>
              <w:top w:val="nil"/>
              <w:left w:val="single" w:sz="4" w:space="0" w:color="auto"/>
              <w:bottom w:val="single" w:sz="4" w:space="0" w:color="auto"/>
              <w:right w:val="single" w:sz="4" w:space="0" w:color="auto"/>
            </w:tcBorders>
            <w:shd w:val="clear" w:color="000000" w:fill="FFFFFF"/>
            <w:noWrap/>
            <w:vAlign w:val="bottom"/>
            <w:hideMark/>
          </w:tcPr>
          <w:p w14:paraId="18044D90" w14:textId="77777777" w:rsidR="00A2271D" w:rsidRDefault="00A2271D">
            <w:pPr>
              <w:jc w:val="center"/>
              <w:rPr>
                <w:rFonts w:ascii="Arial" w:hAnsi="Arial" w:cs="Arial"/>
                <w:color w:val="000000"/>
                <w:sz w:val="20"/>
                <w:szCs w:val="20"/>
              </w:rPr>
            </w:pPr>
            <w:r>
              <w:rPr>
                <w:rFonts w:ascii="Arial" w:hAnsi="Arial" w:cs="Arial"/>
                <w:color w:val="000000"/>
                <w:sz w:val="20"/>
                <w:szCs w:val="20"/>
              </w:rPr>
              <w:t>602</w:t>
            </w:r>
          </w:p>
        </w:tc>
        <w:tc>
          <w:tcPr>
            <w:tcW w:w="690" w:type="dxa"/>
            <w:tcBorders>
              <w:top w:val="nil"/>
              <w:left w:val="nil"/>
              <w:bottom w:val="single" w:sz="4" w:space="0" w:color="auto"/>
              <w:right w:val="single" w:sz="4" w:space="0" w:color="auto"/>
            </w:tcBorders>
            <w:shd w:val="clear" w:color="000000" w:fill="FFFFFF"/>
            <w:noWrap/>
            <w:vAlign w:val="bottom"/>
            <w:hideMark/>
          </w:tcPr>
          <w:p w14:paraId="782048BA" w14:textId="77777777" w:rsidR="00A2271D" w:rsidRDefault="00A2271D">
            <w:pPr>
              <w:jc w:val="center"/>
              <w:rPr>
                <w:rFonts w:ascii="Arial" w:hAnsi="Arial" w:cs="Arial"/>
                <w:color w:val="000000"/>
                <w:sz w:val="20"/>
                <w:szCs w:val="20"/>
              </w:rPr>
            </w:pPr>
            <w:r>
              <w:rPr>
                <w:rFonts w:ascii="Arial" w:hAnsi="Arial" w:cs="Arial"/>
                <w:color w:val="000000"/>
                <w:sz w:val="20"/>
                <w:szCs w:val="20"/>
              </w:rPr>
              <w:t>548</w:t>
            </w:r>
          </w:p>
        </w:tc>
        <w:tc>
          <w:tcPr>
            <w:tcW w:w="1348" w:type="dxa"/>
            <w:tcBorders>
              <w:top w:val="nil"/>
              <w:left w:val="nil"/>
              <w:bottom w:val="single" w:sz="4" w:space="0" w:color="auto"/>
              <w:right w:val="nil"/>
            </w:tcBorders>
            <w:shd w:val="clear" w:color="000000" w:fill="FFFFFF"/>
            <w:noWrap/>
            <w:vAlign w:val="bottom"/>
            <w:hideMark/>
          </w:tcPr>
          <w:p w14:paraId="0993095A" w14:textId="77777777" w:rsidR="00A2271D" w:rsidRDefault="00A2271D">
            <w:pPr>
              <w:jc w:val="center"/>
              <w:rPr>
                <w:rFonts w:ascii="Arial" w:hAnsi="Arial" w:cs="Arial"/>
                <w:color w:val="000000"/>
                <w:sz w:val="20"/>
                <w:szCs w:val="20"/>
              </w:rPr>
            </w:pPr>
            <w:r>
              <w:rPr>
                <w:rFonts w:ascii="Arial" w:hAnsi="Arial" w:cs="Arial"/>
                <w:color w:val="000000"/>
                <w:sz w:val="20"/>
                <w:szCs w:val="20"/>
              </w:rPr>
              <w:t>91.0</w:t>
            </w:r>
          </w:p>
        </w:tc>
        <w:tc>
          <w:tcPr>
            <w:tcW w:w="691" w:type="dxa"/>
            <w:tcBorders>
              <w:top w:val="nil"/>
              <w:left w:val="single" w:sz="4" w:space="0" w:color="auto"/>
              <w:bottom w:val="single" w:sz="4" w:space="0" w:color="auto"/>
              <w:right w:val="single" w:sz="4" w:space="0" w:color="auto"/>
            </w:tcBorders>
            <w:shd w:val="clear" w:color="000000" w:fill="FFFFFF"/>
            <w:noWrap/>
            <w:vAlign w:val="bottom"/>
            <w:hideMark/>
          </w:tcPr>
          <w:p w14:paraId="68DA65E2" w14:textId="77777777" w:rsidR="00A2271D" w:rsidRDefault="00A2271D">
            <w:pPr>
              <w:jc w:val="center"/>
              <w:rPr>
                <w:rFonts w:ascii="Arial" w:hAnsi="Arial" w:cs="Arial"/>
                <w:color w:val="000000"/>
                <w:sz w:val="20"/>
                <w:szCs w:val="20"/>
              </w:rPr>
            </w:pPr>
            <w:r>
              <w:rPr>
                <w:rFonts w:ascii="Arial" w:hAnsi="Arial" w:cs="Arial"/>
                <w:color w:val="000000"/>
                <w:sz w:val="20"/>
                <w:szCs w:val="20"/>
              </w:rPr>
              <w:t>NA</w:t>
            </w:r>
          </w:p>
        </w:tc>
        <w:tc>
          <w:tcPr>
            <w:tcW w:w="691" w:type="dxa"/>
            <w:tcBorders>
              <w:top w:val="nil"/>
              <w:left w:val="nil"/>
              <w:bottom w:val="single" w:sz="4" w:space="0" w:color="auto"/>
              <w:right w:val="single" w:sz="4" w:space="0" w:color="auto"/>
            </w:tcBorders>
            <w:shd w:val="clear" w:color="000000" w:fill="FFFFFF"/>
            <w:noWrap/>
            <w:vAlign w:val="bottom"/>
            <w:hideMark/>
          </w:tcPr>
          <w:p w14:paraId="1D83850B" w14:textId="77777777" w:rsidR="00A2271D" w:rsidRDefault="00A2271D">
            <w:pPr>
              <w:jc w:val="center"/>
              <w:rPr>
                <w:rFonts w:ascii="Arial" w:hAnsi="Arial" w:cs="Arial"/>
                <w:color w:val="000000"/>
                <w:sz w:val="20"/>
                <w:szCs w:val="20"/>
              </w:rPr>
            </w:pPr>
            <w:r>
              <w:rPr>
                <w:rFonts w:ascii="Arial" w:hAnsi="Arial" w:cs="Arial"/>
                <w:color w:val="000000"/>
                <w:sz w:val="20"/>
                <w:szCs w:val="20"/>
              </w:rPr>
              <w:t>NA</w:t>
            </w:r>
          </w:p>
        </w:tc>
        <w:tc>
          <w:tcPr>
            <w:tcW w:w="1348" w:type="dxa"/>
            <w:tcBorders>
              <w:top w:val="nil"/>
              <w:left w:val="nil"/>
              <w:bottom w:val="single" w:sz="4" w:space="0" w:color="auto"/>
              <w:right w:val="nil"/>
            </w:tcBorders>
            <w:shd w:val="clear" w:color="000000" w:fill="FFFFFF"/>
            <w:noWrap/>
            <w:vAlign w:val="bottom"/>
            <w:hideMark/>
          </w:tcPr>
          <w:p w14:paraId="5993A6B9" w14:textId="77777777" w:rsidR="00A2271D" w:rsidRDefault="00A2271D">
            <w:pPr>
              <w:jc w:val="center"/>
              <w:rPr>
                <w:rFonts w:ascii="Arial" w:hAnsi="Arial" w:cs="Arial"/>
                <w:color w:val="000000"/>
                <w:sz w:val="20"/>
                <w:szCs w:val="20"/>
              </w:rPr>
            </w:pPr>
            <w:r>
              <w:rPr>
                <w:rFonts w:ascii="Arial" w:hAnsi="Arial" w:cs="Arial"/>
                <w:color w:val="000000"/>
                <w:sz w:val="20"/>
                <w:szCs w:val="20"/>
              </w:rPr>
              <w:t>NA</w:t>
            </w:r>
          </w:p>
        </w:tc>
        <w:tc>
          <w:tcPr>
            <w:tcW w:w="691" w:type="dxa"/>
            <w:tcBorders>
              <w:top w:val="nil"/>
              <w:left w:val="single" w:sz="4" w:space="0" w:color="auto"/>
              <w:bottom w:val="single" w:sz="4" w:space="0" w:color="auto"/>
              <w:right w:val="single" w:sz="4" w:space="0" w:color="auto"/>
            </w:tcBorders>
            <w:shd w:val="clear" w:color="000000" w:fill="FFFFFF"/>
            <w:noWrap/>
            <w:vAlign w:val="bottom"/>
            <w:hideMark/>
          </w:tcPr>
          <w:p w14:paraId="106FFC19" w14:textId="77777777" w:rsidR="00A2271D" w:rsidRDefault="00A2271D">
            <w:pPr>
              <w:jc w:val="center"/>
              <w:rPr>
                <w:rFonts w:ascii="Arial" w:hAnsi="Arial" w:cs="Arial"/>
                <w:color w:val="000000"/>
                <w:sz w:val="20"/>
                <w:szCs w:val="20"/>
              </w:rPr>
            </w:pPr>
            <w:r>
              <w:rPr>
                <w:rFonts w:ascii="Arial" w:hAnsi="Arial" w:cs="Arial"/>
                <w:color w:val="000000"/>
                <w:sz w:val="20"/>
                <w:szCs w:val="20"/>
              </w:rPr>
              <w:t>602</w:t>
            </w:r>
          </w:p>
        </w:tc>
        <w:tc>
          <w:tcPr>
            <w:tcW w:w="691" w:type="dxa"/>
            <w:tcBorders>
              <w:top w:val="nil"/>
              <w:left w:val="nil"/>
              <w:bottom w:val="single" w:sz="4" w:space="0" w:color="auto"/>
              <w:right w:val="single" w:sz="4" w:space="0" w:color="auto"/>
            </w:tcBorders>
            <w:shd w:val="clear" w:color="000000" w:fill="FFFFFF"/>
            <w:noWrap/>
            <w:vAlign w:val="bottom"/>
            <w:hideMark/>
          </w:tcPr>
          <w:p w14:paraId="33270C58" w14:textId="77777777" w:rsidR="00A2271D" w:rsidRDefault="00A2271D">
            <w:pPr>
              <w:jc w:val="center"/>
              <w:rPr>
                <w:rFonts w:ascii="Arial" w:hAnsi="Arial" w:cs="Arial"/>
                <w:color w:val="000000"/>
                <w:sz w:val="20"/>
                <w:szCs w:val="20"/>
              </w:rPr>
            </w:pPr>
            <w:r>
              <w:rPr>
                <w:rFonts w:ascii="Arial" w:hAnsi="Arial" w:cs="Arial"/>
                <w:color w:val="000000"/>
                <w:sz w:val="20"/>
                <w:szCs w:val="20"/>
              </w:rPr>
              <w:t>475</w:t>
            </w:r>
          </w:p>
        </w:tc>
        <w:tc>
          <w:tcPr>
            <w:tcW w:w="1348" w:type="dxa"/>
            <w:tcBorders>
              <w:top w:val="nil"/>
              <w:left w:val="nil"/>
              <w:bottom w:val="single" w:sz="4" w:space="0" w:color="auto"/>
              <w:right w:val="nil"/>
            </w:tcBorders>
            <w:shd w:val="clear" w:color="000000" w:fill="FFFFFF"/>
            <w:noWrap/>
            <w:vAlign w:val="bottom"/>
            <w:hideMark/>
          </w:tcPr>
          <w:p w14:paraId="7C116DD2" w14:textId="77777777" w:rsidR="00A2271D" w:rsidRDefault="00A2271D">
            <w:pPr>
              <w:jc w:val="center"/>
              <w:rPr>
                <w:rFonts w:ascii="Arial" w:hAnsi="Arial" w:cs="Arial"/>
                <w:color w:val="000000"/>
                <w:sz w:val="20"/>
                <w:szCs w:val="20"/>
              </w:rPr>
            </w:pPr>
            <w:r>
              <w:rPr>
                <w:rFonts w:ascii="Arial" w:hAnsi="Arial" w:cs="Arial"/>
                <w:color w:val="000000"/>
                <w:sz w:val="20"/>
                <w:szCs w:val="20"/>
              </w:rPr>
              <w:t>78.9</w:t>
            </w:r>
          </w:p>
        </w:tc>
        <w:tc>
          <w:tcPr>
            <w:tcW w:w="691" w:type="dxa"/>
            <w:tcBorders>
              <w:top w:val="nil"/>
              <w:left w:val="single" w:sz="4" w:space="0" w:color="auto"/>
              <w:bottom w:val="single" w:sz="4" w:space="0" w:color="auto"/>
              <w:right w:val="single" w:sz="4" w:space="0" w:color="auto"/>
            </w:tcBorders>
            <w:shd w:val="clear" w:color="000000" w:fill="FFFFFF"/>
            <w:noWrap/>
            <w:vAlign w:val="bottom"/>
            <w:hideMark/>
          </w:tcPr>
          <w:p w14:paraId="43AF1A09" w14:textId="77777777" w:rsidR="00A2271D" w:rsidRDefault="00A2271D">
            <w:pPr>
              <w:jc w:val="center"/>
              <w:rPr>
                <w:rFonts w:ascii="Arial" w:hAnsi="Arial" w:cs="Arial"/>
                <w:color w:val="000000"/>
                <w:sz w:val="20"/>
                <w:szCs w:val="20"/>
              </w:rPr>
            </w:pPr>
            <w:r>
              <w:rPr>
                <w:rFonts w:ascii="Arial" w:hAnsi="Arial" w:cs="Arial"/>
                <w:color w:val="000000"/>
                <w:sz w:val="20"/>
                <w:szCs w:val="20"/>
              </w:rPr>
              <w:t>NA</w:t>
            </w:r>
          </w:p>
        </w:tc>
        <w:tc>
          <w:tcPr>
            <w:tcW w:w="691" w:type="dxa"/>
            <w:tcBorders>
              <w:top w:val="nil"/>
              <w:left w:val="nil"/>
              <w:bottom w:val="single" w:sz="4" w:space="0" w:color="auto"/>
              <w:right w:val="nil"/>
            </w:tcBorders>
            <w:shd w:val="clear" w:color="000000" w:fill="FFFFFF"/>
            <w:noWrap/>
            <w:vAlign w:val="bottom"/>
            <w:hideMark/>
          </w:tcPr>
          <w:p w14:paraId="2F8691C7" w14:textId="77777777" w:rsidR="00A2271D" w:rsidRDefault="00A2271D">
            <w:pPr>
              <w:jc w:val="center"/>
              <w:rPr>
                <w:rFonts w:ascii="Arial" w:hAnsi="Arial" w:cs="Arial"/>
                <w:color w:val="000000"/>
                <w:sz w:val="20"/>
                <w:szCs w:val="20"/>
              </w:rPr>
            </w:pPr>
            <w:r>
              <w:rPr>
                <w:rFonts w:ascii="Arial" w:hAnsi="Arial" w:cs="Arial"/>
                <w:color w:val="000000"/>
                <w:sz w:val="20"/>
                <w:szCs w:val="20"/>
              </w:rPr>
              <w:t>NA</w:t>
            </w:r>
          </w:p>
        </w:tc>
        <w:tc>
          <w:tcPr>
            <w:tcW w:w="1348" w:type="dxa"/>
            <w:tcBorders>
              <w:top w:val="nil"/>
              <w:left w:val="single" w:sz="4" w:space="0" w:color="auto"/>
              <w:bottom w:val="single" w:sz="4" w:space="0" w:color="auto"/>
              <w:right w:val="single" w:sz="4" w:space="0" w:color="auto"/>
            </w:tcBorders>
            <w:shd w:val="clear" w:color="000000" w:fill="FFFFFF"/>
            <w:noWrap/>
            <w:vAlign w:val="bottom"/>
            <w:hideMark/>
          </w:tcPr>
          <w:p w14:paraId="58935635" w14:textId="77777777" w:rsidR="00A2271D" w:rsidRDefault="00A2271D">
            <w:pPr>
              <w:jc w:val="center"/>
              <w:rPr>
                <w:rFonts w:ascii="Arial" w:hAnsi="Arial" w:cs="Arial"/>
                <w:color w:val="000000"/>
                <w:sz w:val="20"/>
                <w:szCs w:val="20"/>
              </w:rPr>
            </w:pPr>
            <w:r>
              <w:rPr>
                <w:rFonts w:ascii="Arial" w:hAnsi="Arial" w:cs="Arial"/>
                <w:color w:val="000000"/>
                <w:sz w:val="20"/>
                <w:szCs w:val="20"/>
              </w:rPr>
              <w:t>NA</w:t>
            </w:r>
          </w:p>
        </w:tc>
      </w:tr>
      <w:tr w:rsidR="006D7732" w14:paraId="3FD1D869" w14:textId="77777777" w:rsidTr="006D7732">
        <w:tc>
          <w:tcPr>
            <w:tcW w:w="1201" w:type="dxa"/>
            <w:tcBorders>
              <w:top w:val="nil"/>
              <w:left w:val="single" w:sz="4" w:space="0" w:color="auto"/>
              <w:bottom w:val="nil"/>
              <w:right w:val="single" w:sz="4" w:space="0" w:color="auto"/>
            </w:tcBorders>
            <w:shd w:val="clear" w:color="000000" w:fill="FFFFFF"/>
            <w:noWrap/>
            <w:vAlign w:val="bottom"/>
            <w:hideMark/>
          </w:tcPr>
          <w:p w14:paraId="07F780D6" w14:textId="77777777" w:rsidR="00A2271D" w:rsidRDefault="00A2271D">
            <w:pPr>
              <w:rPr>
                <w:rFonts w:ascii="Arial" w:hAnsi="Arial" w:cs="Arial"/>
                <w:color w:val="000000"/>
                <w:sz w:val="20"/>
                <w:szCs w:val="20"/>
              </w:rPr>
            </w:pPr>
            <w:r>
              <w:rPr>
                <w:rFonts w:ascii="Arial" w:hAnsi="Arial" w:cs="Arial"/>
                <w:color w:val="000000"/>
                <w:sz w:val="20"/>
                <w:szCs w:val="20"/>
              </w:rPr>
              <w:t> </w:t>
            </w:r>
          </w:p>
        </w:tc>
        <w:tc>
          <w:tcPr>
            <w:tcW w:w="836" w:type="dxa"/>
            <w:tcBorders>
              <w:top w:val="nil"/>
              <w:left w:val="nil"/>
              <w:bottom w:val="single" w:sz="4" w:space="0" w:color="auto"/>
              <w:right w:val="nil"/>
            </w:tcBorders>
            <w:shd w:val="clear" w:color="000000" w:fill="FFFFFF"/>
            <w:noWrap/>
            <w:vAlign w:val="bottom"/>
            <w:hideMark/>
          </w:tcPr>
          <w:p w14:paraId="3D16515B" w14:textId="77777777" w:rsidR="00A2271D" w:rsidRDefault="00A2271D">
            <w:pPr>
              <w:jc w:val="center"/>
              <w:rPr>
                <w:rFonts w:ascii="Arial" w:hAnsi="Arial" w:cs="Arial"/>
                <w:color w:val="000000"/>
                <w:sz w:val="20"/>
                <w:szCs w:val="20"/>
              </w:rPr>
            </w:pPr>
            <w:r>
              <w:rPr>
                <w:rFonts w:ascii="Arial" w:hAnsi="Arial" w:cs="Arial"/>
                <w:color w:val="000000"/>
                <w:sz w:val="20"/>
                <w:szCs w:val="20"/>
              </w:rPr>
              <w:t>2015</w:t>
            </w:r>
          </w:p>
        </w:tc>
        <w:tc>
          <w:tcPr>
            <w:tcW w:w="690" w:type="dxa"/>
            <w:tcBorders>
              <w:top w:val="nil"/>
              <w:left w:val="single" w:sz="4" w:space="0" w:color="auto"/>
              <w:bottom w:val="single" w:sz="4" w:space="0" w:color="auto"/>
              <w:right w:val="single" w:sz="4" w:space="0" w:color="auto"/>
            </w:tcBorders>
            <w:shd w:val="clear" w:color="000000" w:fill="FFFFFF"/>
            <w:noWrap/>
            <w:vAlign w:val="bottom"/>
            <w:hideMark/>
          </w:tcPr>
          <w:p w14:paraId="1C3BF211" w14:textId="77777777" w:rsidR="00A2271D" w:rsidRDefault="00A2271D">
            <w:pPr>
              <w:jc w:val="center"/>
              <w:rPr>
                <w:rFonts w:ascii="Arial" w:hAnsi="Arial" w:cs="Arial"/>
                <w:color w:val="000000"/>
                <w:sz w:val="20"/>
                <w:szCs w:val="20"/>
              </w:rPr>
            </w:pPr>
            <w:r>
              <w:rPr>
                <w:rFonts w:ascii="Arial" w:hAnsi="Arial" w:cs="Arial"/>
                <w:color w:val="000000"/>
                <w:sz w:val="20"/>
                <w:szCs w:val="20"/>
              </w:rPr>
              <w:t>912</w:t>
            </w:r>
          </w:p>
        </w:tc>
        <w:tc>
          <w:tcPr>
            <w:tcW w:w="690" w:type="dxa"/>
            <w:tcBorders>
              <w:top w:val="nil"/>
              <w:left w:val="nil"/>
              <w:bottom w:val="single" w:sz="4" w:space="0" w:color="auto"/>
              <w:right w:val="single" w:sz="4" w:space="0" w:color="auto"/>
            </w:tcBorders>
            <w:shd w:val="clear" w:color="000000" w:fill="FFFFFF"/>
            <w:noWrap/>
            <w:vAlign w:val="bottom"/>
            <w:hideMark/>
          </w:tcPr>
          <w:p w14:paraId="42C24021" w14:textId="77777777" w:rsidR="00A2271D" w:rsidRDefault="00A2271D">
            <w:pPr>
              <w:jc w:val="center"/>
              <w:rPr>
                <w:rFonts w:ascii="Arial" w:hAnsi="Arial" w:cs="Arial"/>
                <w:color w:val="000000"/>
                <w:sz w:val="20"/>
                <w:szCs w:val="20"/>
              </w:rPr>
            </w:pPr>
            <w:r>
              <w:rPr>
                <w:rFonts w:ascii="Arial" w:hAnsi="Arial" w:cs="Arial"/>
                <w:color w:val="000000"/>
                <w:sz w:val="20"/>
                <w:szCs w:val="20"/>
              </w:rPr>
              <w:t>817</w:t>
            </w:r>
          </w:p>
        </w:tc>
        <w:tc>
          <w:tcPr>
            <w:tcW w:w="1348" w:type="dxa"/>
            <w:tcBorders>
              <w:top w:val="nil"/>
              <w:left w:val="nil"/>
              <w:bottom w:val="single" w:sz="4" w:space="0" w:color="auto"/>
              <w:right w:val="nil"/>
            </w:tcBorders>
            <w:shd w:val="clear" w:color="000000" w:fill="FFFFFF"/>
            <w:noWrap/>
            <w:vAlign w:val="bottom"/>
            <w:hideMark/>
          </w:tcPr>
          <w:p w14:paraId="3123168B" w14:textId="77777777" w:rsidR="00A2271D" w:rsidRDefault="00A2271D">
            <w:pPr>
              <w:jc w:val="center"/>
              <w:rPr>
                <w:rFonts w:ascii="Arial" w:hAnsi="Arial" w:cs="Arial"/>
                <w:color w:val="000000"/>
                <w:sz w:val="20"/>
                <w:szCs w:val="20"/>
              </w:rPr>
            </w:pPr>
            <w:r>
              <w:rPr>
                <w:rFonts w:ascii="Arial" w:hAnsi="Arial" w:cs="Arial"/>
                <w:color w:val="000000"/>
                <w:sz w:val="20"/>
                <w:szCs w:val="20"/>
              </w:rPr>
              <w:t>89.6</w:t>
            </w:r>
          </w:p>
        </w:tc>
        <w:tc>
          <w:tcPr>
            <w:tcW w:w="691" w:type="dxa"/>
            <w:tcBorders>
              <w:top w:val="nil"/>
              <w:left w:val="single" w:sz="4" w:space="0" w:color="auto"/>
              <w:bottom w:val="single" w:sz="4" w:space="0" w:color="auto"/>
              <w:right w:val="single" w:sz="4" w:space="0" w:color="auto"/>
            </w:tcBorders>
            <w:shd w:val="clear" w:color="000000" w:fill="FFFFFF"/>
            <w:noWrap/>
            <w:vAlign w:val="bottom"/>
            <w:hideMark/>
          </w:tcPr>
          <w:p w14:paraId="2A24A332" w14:textId="77777777" w:rsidR="00A2271D" w:rsidRDefault="00A2271D">
            <w:pPr>
              <w:jc w:val="center"/>
              <w:rPr>
                <w:rFonts w:ascii="Arial" w:hAnsi="Arial" w:cs="Arial"/>
                <w:color w:val="000000"/>
                <w:sz w:val="20"/>
                <w:szCs w:val="20"/>
              </w:rPr>
            </w:pPr>
            <w:r>
              <w:rPr>
                <w:rFonts w:ascii="Arial" w:hAnsi="Arial" w:cs="Arial"/>
                <w:color w:val="000000"/>
                <w:sz w:val="20"/>
                <w:szCs w:val="20"/>
              </w:rPr>
              <w:t>244</w:t>
            </w:r>
          </w:p>
        </w:tc>
        <w:tc>
          <w:tcPr>
            <w:tcW w:w="691" w:type="dxa"/>
            <w:tcBorders>
              <w:top w:val="nil"/>
              <w:left w:val="nil"/>
              <w:bottom w:val="single" w:sz="4" w:space="0" w:color="auto"/>
              <w:right w:val="single" w:sz="4" w:space="0" w:color="auto"/>
            </w:tcBorders>
            <w:shd w:val="clear" w:color="000000" w:fill="FFFFFF"/>
            <w:noWrap/>
            <w:vAlign w:val="bottom"/>
            <w:hideMark/>
          </w:tcPr>
          <w:p w14:paraId="5A9580B1" w14:textId="77777777" w:rsidR="00A2271D" w:rsidRDefault="00A2271D">
            <w:pPr>
              <w:jc w:val="center"/>
              <w:rPr>
                <w:rFonts w:ascii="Arial" w:hAnsi="Arial" w:cs="Arial"/>
                <w:color w:val="000000"/>
                <w:sz w:val="20"/>
                <w:szCs w:val="20"/>
              </w:rPr>
            </w:pPr>
            <w:r>
              <w:rPr>
                <w:rFonts w:ascii="Arial" w:hAnsi="Arial" w:cs="Arial"/>
                <w:color w:val="000000"/>
                <w:sz w:val="20"/>
                <w:szCs w:val="20"/>
              </w:rPr>
              <w:t>216</w:t>
            </w:r>
          </w:p>
        </w:tc>
        <w:tc>
          <w:tcPr>
            <w:tcW w:w="1348" w:type="dxa"/>
            <w:tcBorders>
              <w:top w:val="nil"/>
              <w:left w:val="nil"/>
              <w:bottom w:val="single" w:sz="4" w:space="0" w:color="auto"/>
              <w:right w:val="nil"/>
            </w:tcBorders>
            <w:shd w:val="clear" w:color="000000" w:fill="FFFFFF"/>
            <w:noWrap/>
            <w:vAlign w:val="bottom"/>
            <w:hideMark/>
          </w:tcPr>
          <w:p w14:paraId="3476E3BD" w14:textId="77777777" w:rsidR="00A2271D" w:rsidRDefault="00A2271D">
            <w:pPr>
              <w:jc w:val="center"/>
              <w:rPr>
                <w:rFonts w:ascii="Arial" w:hAnsi="Arial" w:cs="Arial"/>
                <w:color w:val="000000"/>
                <w:sz w:val="20"/>
                <w:szCs w:val="20"/>
              </w:rPr>
            </w:pPr>
            <w:r>
              <w:rPr>
                <w:rFonts w:ascii="Arial" w:hAnsi="Arial" w:cs="Arial"/>
                <w:color w:val="000000"/>
                <w:sz w:val="20"/>
                <w:szCs w:val="20"/>
              </w:rPr>
              <w:t>88.5</w:t>
            </w:r>
          </w:p>
        </w:tc>
        <w:tc>
          <w:tcPr>
            <w:tcW w:w="691" w:type="dxa"/>
            <w:tcBorders>
              <w:top w:val="nil"/>
              <w:left w:val="single" w:sz="4" w:space="0" w:color="auto"/>
              <w:bottom w:val="single" w:sz="4" w:space="0" w:color="auto"/>
              <w:right w:val="single" w:sz="4" w:space="0" w:color="auto"/>
            </w:tcBorders>
            <w:shd w:val="clear" w:color="000000" w:fill="FFFFFF"/>
            <w:noWrap/>
            <w:vAlign w:val="bottom"/>
            <w:hideMark/>
          </w:tcPr>
          <w:p w14:paraId="500B908B" w14:textId="77777777" w:rsidR="00A2271D" w:rsidRDefault="00A2271D">
            <w:pPr>
              <w:jc w:val="center"/>
              <w:rPr>
                <w:rFonts w:ascii="Arial" w:hAnsi="Arial" w:cs="Arial"/>
                <w:color w:val="000000"/>
                <w:sz w:val="20"/>
                <w:szCs w:val="20"/>
              </w:rPr>
            </w:pPr>
            <w:r>
              <w:rPr>
                <w:rFonts w:ascii="Arial" w:hAnsi="Arial" w:cs="Arial"/>
                <w:color w:val="000000"/>
                <w:sz w:val="20"/>
                <w:szCs w:val="20"/>
              </w:rPr>
              <w:t>912</w:t>
            </w:r>
          </w:p>
        </w:tc>
        <w:tc>
          <w:tcPr>
            <w:tcW w:w="691" w:type="dxa"/>
            <w:tcBorders>
              <w:top w:val="nil"/>
              <w:left w:val="nil"/>
              <w:bottom w:val="single" w:sz="4" w:space="0" w:color="auto"/>
              <w:right w:val="single" w:sz="4" w:space="0" w:color="auto"/>
            </w:tcBorders>
            <w:shd w:val="clear" w:color="000000" w:fill="FFFFFF"/>
            <w:noWrap/>
            <w:vAlign w:val="bottom"/>
            <w:hideMark/>
          </w:tcPr>
          <w:p w14:paraId="66B4F7E4" w14:textId="77777777" w:rsidR="00A2271D" w:rsidRDefault="00A2271D">
            <w:pPr>
              <w:jc w:val="center"/>
              <w:rPr>
                <w:rFonts w:ascii="Arial" w:hAnsi="Arial" w:cs="Arial"/>
                <w:color w:val="000000"/>
                <w:sz w:val="20"/>
                <w:szCs w:val="20"/>
              </w:rPr>
            </w:pPr>
            <w:r>
              <w:rPr>
                <w:rFonts w:ascii="Arial" w:hAnsi="Arial" w:cs="Arial"/>
                <w:color w:val="000000"/>
                <w:sz w:val="20"/>
                <w:szCs w:val="20"/>
              </w:rPr>
              <w:t>766</w:t>
            </w:r>
          </w:p>
        </w:tc>
        <w:tc>
          <w:tcPr>
            <w:tcW w:w="1348" w:type="dxa"/>
            <w:tcBorders>
              <w:top w:val="nil"/>
              <w:left w:val="nil"/>
              <w:bottom w:val="single" w:sz="4" w:space="0" w:color="auto"/>
              <w:right w:val="nil"/>
            </w:tcBorders>
            <w:shd w:val="clear" w:color="000000" w:fill="FFFFFF"/>
            <w:noWrap/>
            <w:vAlign w:val="bottom"/>
            <w:hideMark/>
          </w:tcPr>
          <w:p w14:paraId="4796C609" w14:textId="77777777" w:rsidR="00A2271D" w:rsidRDefault="00A2271D">
            <w:pPr>
              <w:jc w:val="center"/>
              <w:rPr>
                <w:rFonts w:ascii="Arial" w:hAnsi="Arial" w:cs="Arial"/>
                <w:color w:val="000000"/>
                <w:sz w:val="20"/>
                <w:szCs w:val="20"/>
              </w:rPr>
            </w:pPr>
            <w:r>
              <w:rPr>
                <w:rFonts w:ascii="Arial" w:hAnsi="Arial" w:cs="Arial"/>
                <w:color w:val="000000"/>
                <w:sz w:val="20"/>
                <w:szCs w:val="20"/>
              </w:rPr>
              <w:t>84.0</w:t>
            </w:r>
          </w:p>
        </w:tc>
        <w:tc>
          <w:tcPr>
            <w:tcW w:w="691" w:type="dxa"/>
            <w:tcBorders>
              <w:top w:val="nil"/>
              <w:left w:val="single" w:sz="4" w:space="0" w:color="auto"/>
              <w:bottom w:val="single" w:sz="4" w:space="0" w:color="auto"/>
              <w:right w:val="single" w:sz="4" w:space="0" w:color="auto"/>
            </w:tcBorders>
            <w:shd w:val="clear" w:color="000000" w:fill="FFFFFF"/>
            <w:noWrap/>
            <w:vAlign w:val="bottom"/>
            <w:hideMark/>
          </w:tcPr>
          <w:p w14:paraId="7E3829CC" w14:textId="77777777" w:rsidR="00A2271D" w:rsidRDefault="00A2271D">
            <w:pPr>
              <w:jc w:val="center"/>
              <w:rPr>
                <w:rFonts w:ascii="Arial" w:hAnsi="Arial" w:cs="Arial"/>
                <w:color w:val="000000"/>
                <w:sz w:val="20"/>
                <w:szCs w:val="20"/>
              </w:rPr>
            </w:pPr>
            <w:r>
              <w:rPr>
                <w:rFonts w:ascii="Arial" w:hAnsi="Arial" w:cs="Arial"/>
                <w:color w:val="000000"/>
                <w:sz w:val="20"/>
                <w:szCs w:val="20"/>
              </w:rPr>
              <w:t>244</w:t>
            </w:r>
          </w:p>
        </w:tc>
        <w:tc>
          <w:tcPr>
            <w:tcW w:w="691" w:type="dxa"/>
            <w:tcBorders>
              <w:top w:val="nil"/>
              <w:left w:val="nil"/>
              <w:bottom w:val="single" w:sz="4" w:space="0" w:color="auto"/>
              <w:right w:val="nil"/>
            </w:tcBorders>
            <w:shd w:val="clear" w:color="000000" w:fill="FFFFFF"/>
            <w:noWrap/>
            <w:vAlign w:val="bottom"/>
            <w:hideMark/>
          </w:tcPr>
          <w:p w14:paraId="4BA871D7" w14:textId="77777777" w:rsidR="00A2271D" w:rsidRDefault="00A2271D">
            <w:pPr>
              <w:jc w:val="center"/>
              <w:rPr>
                <w:rFonts w:ascii="Arial" w:hAnsi="Arial" w:cs="Arial"/>
                <w:color w:val="000000"/>
                <w:sz w:val="20"/>
                <w:szCs w:val="20"/>
              </w:rPr>
            </w:pPr>
            <w:r>
              <w:rPr>
                <w:rFonts w:ascii="Arial" w:hAnsi="Arial" w:cs="Arial"/>
                <w:color w:val="000000"/>
                <w:sz w:val="20"/>
                <w:szCs w:val="20"/>
              </w:rPr>
              <w:t>176</w:t>
            </w:r>
          </w:p>
        </w:tc>
        <w:tc>
          <w:tcPr>
            <w:tcW w:w="1348" w:type="dxa"/>
            <w:tcBorders>
              <w:top w:val="nil"/>
              <w:left w:val="single" w:sz="4" w:space="0" w:color="auto"/>
              <w:bottom w:val="single" w:sz="4" w:space="0" w:color="auto"/>
              <w:right w:val="single" w:sz="4" w:space="0" w:color="auto"/>
            </w:tcBorders>
            <w:shd w:val="clear" w:color="000000" w:fill="FFFFFF"/>
            <w:noWrap/>
            <w:vAlign w:val="bottom"/>
            <w:hideMark/>
          </w:tcPr>
          <w:p w14:paraId="18243354" w14:textId="77777777" w:rsidR="00A2271D" w:rsidRDefault="00A2271D">
            <w:pPr>
              <w:jc w:val="center"/>
              <w:rPr>
                <w:rFonts w:ascii="Arial" w:hAnsi="Arial" w:cs="Arial"/>
                <w:color w:val="000000"/>
                <w:sz w:val="20"/>
                <w:szCs w:val="20"/>
              </w:rPr>
            </w:pPr>
            <w:r>
              <w:rPr>
                <w:rFonts w:ascii="Arial" w:hAnsi="Arial" w:cs="Arial"/>
                <w:color w:val="000000"/>
                <w:sz w:val="20"/>
                <w:szCs w:val="20"/>
              </w:rPr>
              <w:t>72.1</w:t>
            </w:r>
          </w:p>
        </w:tc>
      </w:tr>
      <w:tr w:rsidR="006D7732" w14:paraId="7FF3E262" w14:textId="77777777" w:rsidTr="006D7732">
        <w:tc>
          <w:tcPr>
            <w:tcW w:w="1201" w:type="dxa"/>
            <w:tcBorders>
              <w:top w:val="nil"/>
              <w:left w:val="single" w:sz="4" w:space="0" w:color="auto"/>
              <w:bottom w:val="nil"/>
              <w:right w:val="single" w:sz="4" w:space="0" w:color="auto"/>
            </w:tcBorders>
            <w:shd w:val="clear" w:color="000000" w:fill="FFFFFF"/>
            <w:noWrap/>
            <w:vAlign w:val="bottom"/>
            <w:hideMark/>
          </w:tcPr>
          <w:p w14:paraId="70680524" w14:textId="77777777" w:rsidR="00A2271D" w:rsidRDefault="00A2271D">
            <w:pPr>
              <w:rPr>
                <w:rFonts w:ascii="Arial" w:hAnsi="Arial" w:cs="Arial"/>
                <w:color w:val="000000"/>
                <w:sz w:val="20"/>
                <w:szCs w:val="20"/>
              </w:rPr>
            </w:pPr>
            <w:r>
              <w:rPr>
                <w:rFonts w:ascii="Arial" w:hAnsi="Arial" w:cs="Arial"/>
                <w:color w:val="000000"/>
                <w:sz w:val="20"/>
                <w:szCs w:val="20"/>
              </w:rPr>
              <w:t> </w:t>
            </w:r>
          </w:p>
        </w:tc>
        <w:tc>
          <w:tcPr>
            <w:tcW w:w="836" w:type="dxa"/>
            <w:tcBorders>
              <w:top w:val="nil"/>
              <w:left w:val="nil"/>
              <w:bottom w:val="nil"/>
              <w:right w:val="nil"/>
            </w:tcBorders>
            <w:shd w:val="clear" w:color="000000" w:fill="FFFFFF"/>
            <w:noWrap/>
            <w:vAlign w:val="bottom"/>
            <w:hideMark/>
          </w:tcPr>
          <w:p w14:paraId="619A1D7A" w14:textId="77777777" w:rsidR="00A2271D" w:rsidRDefault="00A2271D">
            <w:pPr>
              <w:jc w:val="center"/>
              <w:rPr>
                <w:rFonts w:ascii="Arial" w:hAnsi="Arial" w:cs="Arial"/>
                <w:color w:val="000000"/>
                <w:sz w:val="20"/>
                <w:szCs w:val="20"/>
              </w:rPr>
            </w:pPr>
            <w:r>
              <w:rPr>
                <w:rFonts w:ascii="Arial" w:hAnsi="Arial" w:cs="Arial"/>
                <w:color w:val="000000"/>
                <w:sz w:val="20"/>
                <w:szCs w:val="20"/>
              </w:rPr>
              <w:t>Total</w:t>
            </w:r>
          </w:p>
        </w:tc>
        <w:tc>
          <w:tcPr>
            <w:tcW w:w="690" w:type="dxa"/>
            <w:tcBorders>
              <w:top w:val="nil"/>
              <w:left w:val="single" w:sz="4" w:space="0" w:color="auto"/>
              <w:bottom w:val="nil"/>
              <w:right w:val="single" w:sz="4" w:space="0" w:color="auto"/>
            </w:tcBorders>
            <w:shd w:val="clear" w:color="000000" w:fill="FFFFFF"/>
            <w:noWrap/>
            <w:vAlign w:val="bottom"/>
            <w:hideMark/>
          </w:tcPr>
          <w:p w14:paraId="7069C4A2" w14:textId="77777777" w:rsidR="00A2271D" w:rsidRDefault="00A2271D">
            <w:pPr>
              <w:jc w:val="center"/>
              <w:rPr>
                <w:rFonts w:ascii="Arial" w:hAnsi="Arial" w:cs="Arial"/>
                <w:color w:val="000000"/>
                <w:sz w:val="20"/>
                <w:szCs w:val="20"/>
              </w:rPr>
            </w:pPr>
            <w:r>
              <w:rPr>
                <w:rFonts w:ascii="Arial" w:hAnsi="Arial" w:cs="Arial"/>
                <w:color w:val="000000"/>
                <w:sz w:val="20"/>
                <w:szCs w:val="20"/>
              </w:rPr>
              <w:t>1874</w:t>
            </w:r>
          </w:p>
        </w:tc>
        <w:tc>
          <w:tcPr>
            <w:tcW w:w="690" w:type="dxa"/>
            <w:tcBorders>
              <w:top w:val="nil"/>
              <w:left w:val="nil"/>
              <w:bottom w:val="nil"/>
              <w:right w:val="single" w:sz="4" w:space="0" w:color="auto"/>
            </w:tcBorders>
            <w:shd w:val="clear" w:color="000000" w:fill="FFFFFF"/>
            <w:noWrap/>
            <w:vAlign w:val="bottom"/>
            <w:hideMark/>
          </w:tcPr>
          <w:p w14:paraId="24A96999" w14:textId="77777777" w:rsidR="00A2271D" w:rsidRDefault="00A2271D">
            <w:pPr>
              <w:jc w:val="center"/>
              <w:rPr>
                <w:rFonts w:ascii="Arial" w:hAnsi="Arial" w:cs="Arial"/>
                <w:color w:val="000000"/>
                <w:sz w:val="20"/>
                <w:szCs w:val="20"/>
              </w:rPr>
            </w:pPr>
            <w:r>
              <w:rPr>
                <w:rFonts w:ascii="Arial" w:hAnsi="Arial" w:cs="Arial"/>
                <w:color w:val="000000"/>
                <w:sz w:val="20"/>
                <w:szCs w:val="20"/>
              </w:rPr>
              <w:t>1725</w:t>
            </w:r>
          </w:p>
        </w:tc>
        <w:tc>
          <w:tcPr>
            <w:tcW w:w="1348" w:type="dxa"/>
            <w:tcBorders>
              <w:top w:val="nil"/>
              <w:left w:val="nil"/>
              <w:bottom w:val="nil"/>
              <w:right w:val="nil"/>
            </w:tcBorders>
            <w:shd w:val="clear" w:color="000000" w:fill="FFFFFF"/>
            <w:noWrap/>
            <w:vAlign w:val="bottom"/>
            <w:hideMark/>
          </w:tcPr>
          <w:p w14:paraId="1244D80B" w14:textId="77777777" w:rsidR="00A2271D" w:rsidRDefault="00A2271D">
            <w:pPr>
              <w:jc w:val="center"/>
              <w:rPr>
                <w:rFonts w:ascii="Arial" w:hAnsi="Arial" w:cs="Arial"/>
                <w:color w:val="000000"/>
                <w:sz w:val="20"/>
                <w:szCs w:val="20"/>
              </w:rPr>
            </w:pPr>
            <w:r>
              <w:rPr>
                <w:rFonts w:ascii="Arial" w:hAnsi="Arial" w:cs="Arial"/>
                <w:color w:val="000000"/>
                <w:sz w:val="20"/>
                <w:szCs w:val="20"/>
              </w:rPr>
              <w:t>92.0</w:t>
            </w:r>
          </w:p>
        </w:tc>
        <w:tc>
          <w:tcPr>
            <w:tcW w:w="691" w:type="dxa"/>
            <w:tcBorders>
              <w:top w:val="nil"/>
              <w:left w:val="single" w:sz="4" w:space="0" w:color="auto"/>
              <w:bottom w:val="single" w:sz="4" w:space="0" w:color="auto"/>
              <w:right w:val="single" w:sz="4" w:space="0" w:color="auto"/>
            </w:tcBorders>
            <w:shd w:val="clear" w:color="000000" w:fill="FFFFFF"/>
            <w:noWrap/>
            <w:vAlign w:val="bottom"/>
            <w:hideMark/>
          </w:tcPr>
          <w:p w14:paraId="7620E014" w14:textId="77777777" w:rsidR="00A2271D" w:rsidRDefault="00A2271D">
            <w:pPr>
              <w:jc w:val="center"/>
              <w:rPr>
                <w:rFonts w:ascii="Arial" w:hAnsi="Arial" w:cs="Arial"/>
                <w:color w:val="000000"/>
                <w:sz w:val="20"/>
                <w:szCs w:val="20"/>
              </w:rPr>
            </w:pPr>
            <w:r>
              <w:rPr>
                <w:rFonts w:ascii="Arial" w:hAnsi="Arial" w:cs="Arial"/>
                <w:color w:val="000000"/>
                <w:sz w:val="20"/>
                <w:szCs w:val="20"/>
              </w:rPr>
              <w:t>494</w:t>
            </w:r>
          </w:p>
        </w:tc>
        <w:tc>
          <w:tcPr>
            <w:tcW w:w="691" w:type="dxa"/>
            <w:tcBorders>
              <w:top w:val="nil"/>
              <w:left w:val="nil"/>
              <w:bottom w:val="single" w:sz="4" w:space="0" w:color="auto"/>
              <w:right w:val="single" w:sz="4" w:space="0" w:color="auto"/>
            </w:tcBorders>
            <w:shd w:val="clear" w:color="000000" w:fill="FFFFFF"/>
            <w:noWrap/>
            <w:vAlign w:val="bottom"/>
            <w:hideMark/>
          </w:tcPr>
          <w:p w14:paraId="66416769" w14:textId="77777777" w:rsidR="00A2271D" w:rsidRDefault="00A2271D">
            <w:pPr>
              <w:jc w:val="center"/>
              <w:rPr>
                <w:rFonts w:ascii="Arial" w:hAnsi="Arial" w:cs="Arial"/>
                <w:color w:val="000000"/>
                <w:sz w:val="20"/>
                <w:szCs w:val="20"/>
              </w:rPr>
            </w:pPr>
            <w:r>
              <w:rPr>
                <w:rFonts w:ascii="Arial" w:hAnsi="Arial" w:cs="Arial"/>
                <w:color w:val="000000"/>
                <w:sz w:val="20"/>
                <w:szCs w:val="20"/>
              </w:rPr>
              <w:t>465</w:t>
            </w:r>
          </w:p>
        </w:tc>
        <w:tc>
          <w:tcPr>
            <w:tcW w:w="1348" w:type="dxa"/>
            <w:tcBorders>
              <w:top w:val="nil"/>
              <w:left w:val="nil"/>
              <w:bottom w:val="nil"/>
              <w:right w:val="nil"/>
            </w:tcBorders>
            <w:shd w:val="clear" w:color="000000" w:fill="FFFFFF"/>
            <w:noWrap/>
            <w:vAlign w:val="bottom"/>
            <w:hideMark/>
          </w:tcPr>
          <w:p w14:paraId="762902A1" w14:textId="77777777" w:rsidR="00A2271D" w:rsidRDefault="00A2271D">
            <w:pPr>
              <w:jc w:val="center"/>
              <w:rPr>
                <w:rFonts w:ascii="Arial" w:hAnsi="Arial" w:cs="Arial"/>
                <w:color w:val="000000"/>
                <w:sz w:val="20"/>
                <w:szCs w:val="20"/>
              </w:rPr>
            </w:pPr>
            <w:r>
              <w:rPr>
                <w:rFonts w:ascii="Arial" w:hAnsi="Arial" w:cs="Arial"/>
                <w:color w:val="000000"/>
                <w:sz w:val="20"/>
                <w:szCs w:val="20"/>
              </w:rPr>
              <w:t>94.1</w:t>
            </w:r>
          </w:p>
        </w:tc>
        <w:tc>
          <w:tcPr>
            <w:tcW w:w="691" w:type="dxa"/>
            <w:tcBorders>
              <w:top w:val="nil"/>
              <w:left w:val="single" w:sz="4" w:space="0" w:color="auto"/>
              <w:bottom w:val="single" w:sz="4" w:space="0" w:color="auto"/>
              <w:right w:val="single" w:sz="4" w:space="0" w:color="auto"/>
            </w:tcBorders>
            <w:shd w:val="clear" w:color="000000" w:fill="FFFFFF"/>
            <w:noWrap/>
            <w:vAlign w:val="bottom"/>
            <w:hideMark/>
          </w:tcPr>
          <w:p w14:paraId="1E56D260" w14:textId="77777777" w:rsidR="00A2271D" w:rsidRDefault="00A2271D">
            <w:pPr>
              <w:jc w:val="center"/>
              <w:rPr>
                <w:rFonts w:ascii="Arial" w:hAnsi="Arial" w:cs="Arial"/>
                <w:color w:val="000000"/>
                <w:sz w:val="20"/>
                <w:szCs w:val="20"/>
              </w:rPr>
            </w:pPr>
            <w:r>
              <w:rPr>
                <w:rFonts w:ascii="Arial" w:hAnsi="Arial" w:cs="Arial"/>
                <w:color w:val="000000"/>
                <w:sz w:val="20"/>
                <w:szCs w:val="20"/>
              </w:rPr>
              <w:t>1874</w:t>
            </w:r>
          </w:p>
        </w:tc>
        <w:tc>
          <w:tcPr>
            <w:tcW w:w="691" w:type="dxa"/>
            <w:tcBorders>
              <w:top w:val="nil"/>
              <w:left w:val="nil"/>
              <w:bottom w:val="single" w:sz="4" w:space="0" w:color="auto"/>
              <w:right w:val="single" w:sz="4" w:space="0" w:color="auto"/>
            </w:tcBorders>
            <w:shd w:val="clear" w:color="000000" w:fill="FFFFFF"/>
            <w:noWrap/>
            <w:vAlign w:val="bottom"/>
            <w:hideMark/>
          </w:tcPr>
          <w:p w14:paraId="03D17855" w14:textId="77777777" w:rsidR="00A2271D" w:rsidRDefault="00A2271D">
            <w:pPr>
              <w:jc w:val="center"/>
              <w:rPr>
                <w:rFonts w:ascii="Arial" w:hAnsi="Arial" w:cs="Arial"/>
                <w:color w:val="000000"/>
                <w:sz w:val="20"/>
                <w:szCs w:val="20"/>
              </w:rPr>
            </w:pPr>
            <w:r>
              <w:rPr>
                <w:rFonts w:ascii="Arial" w:hAnsi="Arial" w:cs="Arial"/>
                <w:color w:val="000000"/>
                <w:sz w:val="20"/>
                <w:szCs w:val="20"/>
              </w:rPr>
              <w:t>1592</w:t>
            </w:r>
          </w:p>
        </w:tc>
        <w:tc>
          <w:tcPr>
            <w:tcW w:w="1348" w:type="dxa"/>
            <w:tcBorders>
              <w:top w:val="nil"/>
              <w:left w:val="nil"/>
              <w:bottom w:val="nil"/>
              <w:right w:val="nil"/>
            </w:tcBorders>
            <w:shd w:val="clear" w:color="000000" w:fill="FFFFFF"/>
            <w:noWrap/>
            <w:vAlign w:val="bottom"/>
            <w:hideMark/>
          </w:tcPr>
          <w:p w14:paraId="160204FC" w14:textId="77777777" w:rsidR="00A2271D" w:rsidRDefault="00A2271D">
            <w:pPr>
              <w:jc w:val="center"/>
              <w:rPr>
                <w:rFonts w:ascii="Arial" w:hAnsi="Arial" w:cs="Arial"/>
                <w:color w:val="000000"/>
                <w:sz w:val="20"/>
                <w:szCs w:val="20"/>
              </w:rPr>
            </w:pPr>
            <w:r>
              <w:rPr>
                <w:rFonts w:ascii="Arial" w:hAnsi="Arial" w:cs="Arial"/>
                <w:color w:val="000000"/>
                <w:sz w:val="20"/>
                <w:szCs w:val="20"/>
              </w:rPr>
              <w:t>85.0</w:t>
            </w:r>
          </w:p>
        </w:tc>
        <w:tc>
          <w:tcPr>
            <w:tcW w:w="691" w:type="dxa"/>
            <w:tcBorders>
              <w:top w:val="nil"/>
              <w:left w:val="single" w:sz="4" w:space="0" w:color="auto"/>
              <w:bottom w:val="single" w:sz="4" w:space="0" w:color="auto"/>
              <w:right w:val="single" w:sz="4" w:space="0" w:color="auto"/>
            </w:tcBorders>
            <w:shd w:val="clear" w:color="000000" w:fill="FFFFFF"/>
            <w:noWrap/>
            <w:vAlign w:val="bottom"/>
            <w:hideMark/>
          </w:tcPr>
          <w:p w14:paraId="6686028C" w14:textId="77777777" w:rsidR="00A2271D" w:rsidRDefault="00A2271D">
            <w:pPr>
              <w:jc w:val="center"/>
              <w:rPr>
                <w:rFonts w:ascii="Arial" w:hAnsi="Arial" w:cs="Arial"/>
                <w:color w:val="000000"/>
                <w:sz w:val="20"/>
                <w:szCs w:val="20"/>
              </w:rPr>
            </w:pPr>
            <w:r>
              <w:rPr>
                <w:rFonts w:ascii="Arial" w:hAnsi="Arial" w:cs="Arial"/>
                <w:color w:val="000000"/>
                <w:sz w:val="20"/>
                <w:szCs w:val="20"/>
              </w:rPr>
              <w:t>494</w:t>
            </w:r>
          </w:p>
        </w:tc>
        <w:tc>
          <w:tcPr>
            <w:tcW w:w="691" w:type="dxa"/>
            <w:tcBorders>
              <w:top w:val="nil"/>
              <w:left w:val="nil"/>
              <w:bottom w:val="nil"/>
              <w:right w:val="nil"/>
            </w:tcBorders>
            <w:shd w:val="clear" w:color="000000" w:fill="FFFFFF"/>
            <w:noWrap/>
            <w:vAlign w:val="bottom"/>
            <w:hideMark/>
          </w:tcPr>
          <w:p w14:paraId="3E1CAE3E" w14:textId="77777777" w:rsidR="00A2271D" w:rsidRDefault="00A2271D">
            <w:pPr>
              <w:jc w:val="center"/>
              <w:rPr>
                <w:rFonts w:ascii="Arial" w:hAnsi="Arial" w:cs="Arial"/>
                <w:color w:val="000000"/>
                <w:sz w:val="20"/>
                <w:szCs w:val="20"/>
              </w:rPr>
            </w:pPr>
            <w:r>
              <w:rPr>
                <w:rFonts w:ascii="Arial" w:hAnsi="Arial" w:cs="Arial"/>
                <w:color w:val="000000"/>
                <w:sz w:val="20"/>
                <w:szCs w:val="20"/>
              </w:rPr>
              <w:t>419</w:t>
            </w:r>
          </w:p>
        </w:tc>
        <w:tc>
          <w:tcPr>
            <w:tcW w:w="1348" w:type="dxa"/>
            <w:tcBorders>
              <w:top w:val="nil"/>
              <w:left w:val="single" w:sz="4" w:space="0" w:color="auto"/>
              <w:bottom w:val="single" w:sz="4" w:space="0" w:color="auto"/>
              <w:right w:val="single" w:sz="4" w:space="0" w:color="auto"/>
            </w:tcBorders>
            <w:shd w:val="clear" w:color="000000" w:fill="FFFFFF"/>
            <w:noWrap/>
            <w:vAlign w:val="bottom"/>
            <w:hideMark/>
          </w:tcPr>
          <w:p w14:paraId="6D556440" w14:textId="77777777" w:rsidR="00A2271D" w:rsidRDefault="00A2271D">
            <w:pPr>
              <w:jc w:val="center"/>
              <w:rPr>
                <w:rFonts w:ascii="Arial" w:hAnsi="Arial" w:cs="Arial"/>
                <w:color w:val="000000"/>
                <w:sz w:val="20"/>
                <w:szCs w:val="20"/>
              </w:rPr>
            </w:pPr>
            <w:r>
              <w:rPr>
                <w:rFonts w:ascii="Arial" w:hAnsi="Arial" w:cs="Arial"/>
                <w:color w:val="000000"/>
                <w:sz w:val="20"/>
                <w:szCs w:val="20"/>
              </w:rPr>
              <w:t>84.8</w:t>
            </w:r>
          </w:p>
        </w:tc>
      </w:tr>
      <w:tr w:rsidR="006D7732" w14:paraId="6DAA2097" w14:textId="77777777" w:rsidTr="006D7732">
        <w:tc>
          <w:tcPr>
            <w:tcW w:w="1201" w:type="dxa"/>
            <w:tcBorders>
              <w:top w:val="single" w:sz="4" w:space="0" w:color="auto"/>
              <w:left w:val="single" w:sz="4" w:space="0" w:color="auto"/>
              <w:bottom w:val="single" w:sz="4" w:space="0" w:color="auto"/>
              <w:right w:val="nil"/>
            </w:tcBorders>
            <w:shd w:val="clear" w:color="000000" w:fill="FFFFFF"/>
            <w:noWrap/>
            <w:vAlign w:val="bottom"/>
            <w:hideMark/>
          </w:tcPr>
          <w:p w14:paraId="4A40C29C" w14:textId="77777777" w:rsidR="00A2271D" w:rsidRDefault="00A2271D">
            <w:pPr>
              <w:rPr>
                <w:rFonts w:ascii="Arial" w:hAnsi="Arial" w:cs="Arial"/>
                <w:color w:val="000000"/>
                <w:sz w:val="20"/>
                <w:szCs w:val="20"/>
              </w:rPr>
            </w:pPr>
            <w:r>
              <w:rPr>
                <w:rFonts w:ascii="Arial" w:hAnsi="Arial" w:cs="Arial"/>
                <w:color w:val="000000"/>
                <w:sz w:val="20"/>
                <w:szCs w:val="20"/>
              </w:rPr>
              <w:t> </w:t>
            </w:r>
          </w:p>
        </w:tc>
        <w:tc>
          <w:tcPr>
            <w:tcW w:w="836" w:type="dxa"/>
            <w:tcBorders>
              <w:top w:val="single" w:sz="4" w:space="0" w:color="auto"/>
              <w:left w:val="nil"/>
              <w:bottom w:val="single" w:sz="4" w:space="0" w:color="auto"/>
              <w:right w:val="nil"/>
            </w:tcBorders>
            <w:shd w:val="clear" w:color="000000" w:fill="FFFFFF"/>
            <w:noWrap/>
            <w:vAlign w:val="bottom"/>
            <w:hideMark/>
          </w:tcPr>
          <w:p w14:paraId="3176C200" w14:textId="77777777" w:rsidR="00A2271D" w:rsidRDefault="00A2271D">
            <w:pPr>
              <w:jc w:val="center"/>
              <w:rPr>
                <w:rFonts w:ascii="Arial" w:hAnsi="Arial" w:cs="Arial"/>
                <w:color w:val="000000"/>
                <w:sz w:val="20"/>
                <w:szCs w:val="20"/>
              </w:rPr>
            </w:pPr>
            <w:r>
              <w:rPr>
                <w:rFonts w:ascii="Arial" w:hAnsi="Arial" w:cs="Arial"/>
                <w:color w:val="000000"/>
                <w:sz w:val="20"/>
                <w:szCs w:val="20"/>
              </w:rPr>
              <w:t> </w:t>
            </w:r>
          </w:p>
        </w:tc>
        <w:tc>
          <w:tcPr>
            <w:tcW w:w="690" w:type="dxa"/>
            <w:tcBorders>
              <w:top w:val="single" w:sz="4" w:space="0" w:color="auto"/>
              <w:left w:val="nil"/>
              <w:bottom w:val="single" w:sz="4" w:space="0" w:color="auto"/>
              <w:right w:val="nil"/>
            </w:tcBorders>
            <w:shd w:val="clear" w:color="000000" w:fill="FFFFFF"/>
            <w:noWrap/>
            <w:vAlign w:val="bottom"/>
            <w:hideMark/>
          </w:tcPr>
          <w:p w14:paraId="33FD3FFC" w14:textId="77777777" w:rsidR="00A2271D" w:rsidRDefault="00A2271D">
            <w:pPr>
              <w:jc w:val="center"/>
              <w:rPr>
                <w:rFonts w:ascii="Arial" w:hAnsi="Arial" w:cs="Arial"/>
                <w:color w:val="000000"/>
                <w:sz w:val="20"/>
                <w:szCs w:val="20"/>
              </w:rPr>
            </w:pPr>
            <w:r>
              <w:rPr>
                <w:rFonts w:ascii="Arial" w:hAnsi="Arial" w:cs="Arial"/>
                <w:color w:val="000000"/>
                <w:sz w:val="20"/>
                <w:szCs w:val="20"/>
              </w:rPr>
              <w:t> </w:t>
            </w:r>
          </w:p>
        </w:tc>
        <w:tc>
          <w:tcPr>
            <w:tcW w:w="690" w:type="dxa"/>
            <w:tcBorders>
              <w:top w:val="single" w:sz="4" w:space="0" w:color="auto"/>
              <w:left w:val="nil"/>
              <w:bottom w:val="single" w:sz="4" w:space="0" w:color="auto"/>
              <w:right w:val="nil"/>
            </w:tcBorders>
            <w:shd w:val="clear" w:color="000000" w:fill="FFFFFF"/>
            <w:noWrap/>
            <w:vAlign w:val="bottom"/>
            <w:hideMark/>
          </w:tcPr>
          <w:p w14:paraId="158C730D" w14:textId="77777777" w:rsidR="00A2271D" w:rsidRDefault="00A2271D">
            <w:pPr>
              <w:jc w:val="center"/>
              <w:rPr>
                <w:rFonts w:ascii="Arial" w:hAnsi="Arial" w:cs="Arial"/>
                <w:color w:val="000000"/>
                <w:sz w:val="20"/>
                <w:szCs w:val="20"/>
              </w:rPr>
            </w:pPr>
            <w:r>
              <w:rPr>
                <w:rFonts w:ascii="Arial" w:hAnsi="Arial" w:cs="Arial"/>
                <w:color w:val="000000"/>
                <w:sz w:val="20"/>
                <w:szCs w:val="20"/>
              </w:rPr>
              <w:t> </w:t>
            </w:r>
          </w:p>
        </w:tc>
        <w:tc>
          <w:tcPr>
            <w:tcW w:w="1348" w:type="dxa"/>
            <w:tcBorders>
              <w:top w:val="single" w:sz="4" w:space="0" w:color="auto"/>
              <w:left w:val="nil"/>
              <w:bottom w:val="single" w:sz="4" w:space="0" w:color="auto"/>
              <w:right w:val="nil"/>
            </w:tcBorders>
            <w:shd w:val="clear" w:color="000000" w:fill="FFFFFF"/>
            <w:noWrap/>
            <w:vAlign w:val="bottom"/>
            <w:hideMark/>
          </w:tcPr>
          <w:p w14:paraId="48267EA8" w14:textId="77777777" w:rsidR="00A2271D" w:rsidRDefault="00A2271D">
            <w:pPr>
              <w:jc w:val="center"/>
              <w:rPr>
                <w:rFonts w:ascii="Arial" w:hAnsi="Arial" w:cs="Arial"/>
                <w:color w:val="000000"/>
                <w:sz w:val="20"/>
                <w:szCs w:val="20"/>
              </w:rPr>
            </w:pPr>
            <w:r>
              <w:rPr>
                <w:rFonts w:ascii="Arial" w:hAnsi="Arial" w:cs="Arial"/>
                <w:color w:val="000000"/>
                <w:sz w:val="20"/>
                <w:szCs w:val="20"/>
              </w:rPr>
              <w:t> </w:t>
            </w:r>
          </w:p>
        </w:tc>
        <w:tc>
          <w:tcPr>
            <w:tcW w:w="691" w:type="dxa"/>
            <w:tcBorders>
              <w:top w:val="nil"/>
              <w:left w:val="nil"/>
              <w:bottom w:val="single" w:sz="4" w:space="0" w:color="auto"/>
              <w:right w:val="nil"/>
            </w:tcBorders>
            <w:shd w:val="clear" w:color="000000" w:fill="FFFFFF"/>
            <w:noWrap/>
            <w:vAlign w:val="bottom"/>
            <w:hideMark/>
          </w:tcPr>
          <w:p w14:paraId="07D5D112" w14:textId="77777777" w:rsidR="00A2271D" w:rsidRDefault="00A2271D">
            <w:pPr>
              <w:jc w:val="center"/>
              <w:rPr>
                <w:rFonts w:ascii="Arial" w:hAnsi="Arial" w:cs="Arial"/>
                <w:color w:val="000000"/>
                <w:sz w:val="20"/>
                <w:szCs w:val="20"/>
              </w:rPr>
            </w:pPr>
            <w:r>
              <w:rPr>
                <w:rFonts w:ascii="Arial" w:hAnsi="Arial" w:cs="Arial"/>
                <w:color w:val="000000"/>
                <w:sz w:val="20"/>
                <w:szCs w:val="20"/>
              </w:rPr>
              <w:t> </w:t>
            </w:r>
          </w:p>
        </w:tc>
        <w:tc>
          <w:tcPr>
            <w:tcW w:w="691" w:type="dxa"/>
            <w:tcBorders>
              <w:top w:val="nil"/>
              <w:left w:val="nil"/>
              <w:bottom w:val="single" w:sz="4" w:space="0" w:color="auto"/>
              <w:right w:val="nil"/>
            </w:tcBorders>
            <w:shd w:val="clear" w:color="000000" w:fill="FFFFFF"/>
            <w:noWrap/>
            <w:vAlign w:val="bottom"/>
            <w:hideMark/>
          </w:tcPr>
          <w:p w14:paraId="30C25171" w14:textId="77777777" w:rsidR="00A2271D" w:rsidRDefault="00A2271D">
            <w:pPr>
              <w:jc w:val="center"/>
              <w:rPr>
                <w:rFonts w:ascii="Arial" w:hAnsi="Arial" w:cs="Arial"/>
                <w:color w:val="000000"/>
                <w:sz w:val="20"/>
                <w:szCs w:val="20"/>
              </w:rPr>
            </w:pPr>
            <w:r>
              <w:rPr>
                <w:rFonts w:ascii="Arial" w:hAnsi="Arial" w:cs="Arial"/>
                <w:color w:val="000000"/>
                <w:sz w:val="20"/>
                <w:szCs w:val="20"/>
              </w:rPr>
              <w:t> </w:t>
            </w:r>
          </w:p>
        </w:tc>
        <w:tc>
          <w:tcPr>
            <w:tcW w:w="1348" w:type="dxa"/>
            <w:tcBorders>
              <w:top w:val="single" w:sz="4" w:space="0" w:color="auto"/>
              <w:left w:val="nil"/>
              <w:bottom w:val="single" w:sz="4" w:space="0" w:color="auto"/>
              <w:right w:val="nil"/>
            </w:tcBorders>
            <w:shd w:val="clear" w:color="000000" w:fill="FFFFFF"/>
            <w:noWrap/>
            <w:vAlign w:val="bottom"/>
            <w:hideMark/>
          </w:tcPr>
          <w:p w14:paraId="29BB34D8" w14:textId="77777777" w:rsidR="00A2271D" w:rsidRDefault="00A2271D">
            <w:pPr>
              <w:jc w:val="center"/>
              <w:rPr>
                <w:rFonts w:ascii="Arial" w:hAnsi="Arial" w:cs="Arial"/>
                <w:color w:val="000000"/>
                <w:sz w:val="20"/>
                <w:szCs w:val="20"/>
              </w:rPr>
            </w:pPr>
            <w:r>
              <w:rPr>
                <w:rFonts w:ascii="Arial" w:hAnsi="Arial" w:cs="Arial"/>
                <w:color w:val="000000"/>
                <w:sz w:val="20"/>
                <w:szCs w:val="20"/>
              </w:rPr>
              <w:t> </w:t>
            </w:r>
          </w:p>
        </w:tc>
        <w:tc>
          <w:tcPr>
            <w:tcW w:w="691" w:type="dxa"/>
            <w:tcBorders>
              <w:top w:val="nil"/>
              <w:left w:val="nil"/>
              <w:bottom w:val="single" w:sz="4" w:space="0" w:color="auto"/>
              <w:right w:val="nil"/>
            </w:tcBorders>
            <w:shd w:val="clear" w:color="000000" w:fill="FFFFFF"/>
            <w:noWrap/>
            <w:vAlign w:val="bottom"/>
            <w:hideMark/>
          </w:tcPr>
          <w:p w14:paraId="0DE6FF50" w14:textId="77777777" w:rsidR="00A2271D" w:rsidRDefault="00A2271D">
            <w:pPr>
              <w:jc w:val="center"/>
              <w:rPr>
                <w:rFonts w:ascii="Arial" w:hAnsi="Arial" w:cs="Arial"/>
                <w:color w:val="000000"/>
                <w:sz w:val="20"/>
                <w:szCs w:val="20"/>
              </w:rPr>
            </w:pPr>
            <w:r>
              <w:rPr>
                <w:rFonts w:ascii="Arial" w:hAnsi="Arial" w:cs="Arial"/>
                <w:color w:val="000000"/>
                <w:sz w:val="20"/>
                <w:szCs w:val="20"/>
              </w:rPr>
              <w:t> </w:t>
            </w:r>
          </w:p>
        </w:tc>
        <w:tc>
          <w:tcPr>
            <w:tcW w:w="691" w:type="dxa"/>
            <w:tcBorders>
              <w:top w:val="nil"/>
              <w:left w:val="nil"/>
              <w:bottom w:val="single" w:sz="4" w:space="0" w:color="auto"/>
              <w:right w:val="nil"/>
            </w:tcBorders>
            <w:shd w:val="clear" w:color="000000" w:fill="FFFFFF"/>
            <w:noWrap/>
            <w:vAlign w:val="bottom"/>
            <w:hideMark/>
          </w:tcPr>
          <w:p w14:paraId="71DD666B" w14:textId="77777777" w:rsidR="00A2271D" w:rsidRDefault="00A2271D">
            <w:pPr>
              <w:jc w:val="center"/>
              <w:rPr>
                <w:rFonts w:ascii="Arial" w:hAnsi="Arial" w:cs="Arial"/>
                <w:color w:val="000000"/>
                <w:sz w:val="20"/>
                <w:szCs w:val="20"/>
              </w:rPr>
            </w:pPr>
            <w:r>
              <w:rPr>
                <w:rFonts w:ascii="Arial" w:hAnsi="Arial" w:cs="Arial"/>
                <w:color w:val="000000"/>
                <w:sz w:val="20"/>
                <w:szCs w:val="20"/>
              </w:rPr>
              <w:t> </w:t>
            </w:r>
          </w:p>
        </w:tc>
        <w:tc>
          <w:tcPr>
            <w:tcW w:w="1348" w:type="dxa"/>
            <w:tcBorders>
              <w:top w:val="single" w:sz="4" w:space="0" w:color="auto"/>
              <w:left w:val="nil"/>
              <w:bottom w:val="single" w:sz="4" w:space="0" w:color="auto"/>
              <w:right w:val="nil"/>
            </w:tcBorders>
            <w:shd w:val="clear" w:color="000000" w:fill="FFFFFF"/>
            <w:noWrap/>
            <w:vAlign w:val="bottom"/>
            <w:hideMark/>
          </w:tcPr>
          <w:p w14:paraId="55AF0637" w14:textId="77777777" w:rsidR="00A2271D" w:rsidRDefault="00A2271D">
            <w:pPr>
              <w:jc w:val="center"/>
              <w:rPr>
                <w:rFonts w:ascii="Arial" w:hAnsi="Arial" w:cs="Arial"/>
                <w:color w:val="000000"/>
                <w:sz w:val="20"/>
                <w:szCs w:val="20"/>
              </w:rPr>
            </w:pPr>
            <w:r>
              <w:rPr>
                <w:rFonts w:ascii="Arial" w:hAnsi="Arial" w:cs="Arial"/>
                <w:color w:val="000000"/>
                <w:sz w:val="20"/>
                <w:szCs w:val="20"/>
              </w:rPr>
              <w:t> </w:t>
            </w:r>
          </w:p>
        </w:tc>
        <w:tc>
          <w:tcPr>
            <w:tcW w:w="691" w:type="dxa"/>
            <w:tcBorders>
              <w:top w:val="nil"/>
              <w:left w:val="nil"/>
              <w:bottom w:val="single" w:sz="4" w:space="0" w:color="auto"/>
              <w:right w:val="nil"/>
            </w:tcBorders>
            <w:shd w:val="clear" w:color="000000" w:fill="FFFFFF"/>
            <w:noWrap/>
            <w:vAlign w:val="bottom"/>
            <w:hideMark/>
          </w:tcPr>
          <w:p w14:paraId="368E42D3" w14:textId="77777777" w:rsidR="00A2271D" w:rsidRDefault="00A2271D">
            <w:pPr>
              <w:jc w:val="center"/>
              <w:rPr>
                <w:rFonts w:ascii="Arial" w:hAnsi="Arial" w:cs="Arial"/>
                <w:color w:val="000000"/>
                <w:sz w:val="20"/>
                <w:szCs w:val="20"/>
              </w:rPr>
            </w:pPr>
            <w:r>
              <w:rPr>
                <w:rFonts w:ascii="Arial" w:hAnsi="Arial" w:cs="Arial"/>
                <w:color w:val="000000"/>
                <w:sz w:val="20"/>
                <w:szCs w:val="20"/>
              </w:rPr>
              <w:t> </w:t>
            </w:r>
          </w:p>
        </w:tc>
        <w:tc>
          <w:tcPr>
            <w:tcW w:w="691" w:type="dxa"/>
            <w:tcBorders>
              <w:top w:val="single" w:sz="4" w:space="0" w:color="auto"/>
              <w:left w:val="nil"/>
              <w:bottom w:val="single" w:sz="4" w:space="0" w:color="auto"/>
              <w:right w:val="nil"/>
            </w:tcBorders>
            <w:shd w:val="clear" w:color="000000" w:fill="FFFFFF"/>
            <w:noWrap/>
            <w:vAlign w:val="bottom"/>
            <w:hideMark/>
          </w:tcPr>
          <w:p w14:paraId="0AA66023" w14:textId="77777777" w:rsidR="00A2271D" w:rsidRDefault="00A2271D">
            <w:pPr>
              <w:jc w:val="center"/>
              <w:rPr>
                <w:rFonts w:ascii="Arial" w:hAnsi="Arial" w:cs="Arial"/>
                <w:color w:val="000000"/>
                <w:sz w:val="20"/>
                <w:szCs w:val="20"/>
              </w:rPr>
            </w:pPr>
            <w:r>
              <w:rPr>
                <w:rFonts w:ascii="Arial" w:hAnsi="Arial" w:cs="Arial"/>
                <w:color w:val="000000"/>
                <w:sz w:val="20"/>
                <w:szCs w:val="20"/>
              </w:rPr>
              <w:t> </w:t>
            </w:r>
          </w:p>
        </w:tc>
        <w:tc>
          <w:tcPr>
            <w:tcW w:w="1348" w:type="dxa"/>
            <w:tcBorders>
              <w:top w:val="nil"/>
              <w:left w:val="nil"/>
              <w:bottom w:val="single" w:sz="4" w:space="0" w:color="auto"/>
              <w:right w:val="single" w:sz="4" w:space="0" w:color="auto"/>
            </w:tcBorders>
            <w:shd w:val="clear" w:color="000000" w:fill="FFFFFF"/>
            <w:noWrap/>
            <w:vAlign w:val="bottom"/>
            <w:hideMark/>
          </w:tcPr>
          <w:p w14:paraId="2BC2DD22" w14:textId="77777777" w:rsidR="00A2271D" w:rsidRDefault="00A2271D">
            <w:pPr>
              <w:jc w:val="center"/>
              <w:rPr>
                <w:rFonts w:ascii="Arial" w:hAnsi="Arial" w:cs="Arial"/>
                <w:color w:val="000000"/>
                <w:sz w:val="20"/>
                <w:szCs w:val="20"/>
              </w:rPr>
            </w:pPr>
            <w:r>
              <w:rPr>
                <w:rFonts w:ascii="Arial" w:hAnsi="Arial" w:cs="Arial"/>
                <w:color w:val="000000"/>
                <w:sz w:val="20"/>
                <w:szCs w:val="20"/>
              </w:rPr>
              <w:t> </w:t>
            </w:r>
          </w:p>
        </w:tc>
      </w:tr>
      <w:tr w:rsidR="006D7732" w14:paraId="41909FEF" w14:textId="77777777" w:rsidTr="006D7732">
        <w:tc>
          <w:tcPr>
            <w:tcW w:w="1201" w:type="dxa"/>
            <w:tcBorders>
              <w:top w:val="nil"/>
              <w:left w:val="single" w:sz="4" w:space="0" w:color="auto"/>
              <w:bottom w:val="single" w:sz="4" w:space="0" w:color="auto"/>
              <w:right w:val="single" w:sz="4" w:space="0" w:color="auto"/>
            </w:tcBorders>
            <w:shd w:val="clear" w:color="000000" w:fill="FFFFFF"/>
            <w:noWrap/>
            <w:vAlign w:val="bottom"/>
            <w:hideMark/>
          </w:tcPr>
          <w:p w14:paraId="32B12662" w14:textId="77777777" w:rsidR="00A2271D" w:rsidRDefault="00A2271D">
            <w:pPr>
              <w:rPr>
                <w:rFonts w:ascii="Calibri" w:hAnsi="Calibri" w:cs="Calibri"/>
                <w:color w:val="000000"/>
                <w:sz w:val="22"/>
                <w:szCs w:val="22"/>
              </w:rPr>
            </w:pPr>
            <w:r>
              <w:rPr>
                <w:rFonts w:ascii="Calibri" w:hAnsi="Calibri" w:cs="Calibri"/>
                <w:color w:val="000000"/>
                <w:sz w:val="22"/>
                <w:szCs w:val="22"/>
              </w:rPr>
              <w:t>Overall</w:t>
            </w:r>
          </w:p>
        </w:tc>
        <w:tc>
          <w:tcPr>
            <w:tcW w:w="836" w:type="dxa"/>
            <w:tcBorders>
              <w:top w:val="nil"/>
              <w:left w:val="nil"/>
              <w:bottom w:val="single" w:sz="4" w:space="0" w:color="auto"/>
              <w:right w:val="nil"/>
            </w:tcBorders>
            <w:shd w:val="clear" w:color="000000" w:fill="FFFFFF"/>
            <w:noWrap/>
            <w:vAlign w:val="bottom"/>
            <w:hideMark/>
          </w:tcPr>
          <w:p w14:paraId="511A5C3C" w14:textId="77777777" w:rsidR="00A2271D" w:rsidRDefault="00A2271D">
            <w:pPr>
              <w:jc w:val="center"/>
              <w:rPr>
                <w:rFonts w:ascii="Calibri" w:hAnsi="Calibri" w:cs="Calibri"/>
                <w:color w:val="000000"/>
                <w:sz w:val="22"/>
                <w:szCs w:val="22"/>
              </w:rPr>
            </w:pPr>
            <w:r>
              <w:rPr>
                <w:rFonts w:ascii="Calibri" w:hAnsi="Calibri" w:cs="Calibri"/>
                <w:color w:val="000000"/>
                <w:sz w:val="22"/>
                <w:szCs w:val="22"/>
              </w:rPr>
              <w:t>Total</w:t>
            </w:r>
          </w:p>
        </w:tc>
        <w:tc>
          <w:tcPr>
            <w:tcW w:w="690" w:type="dxa"/>
            <w:tcBorders>
              <w:top w:val="nil"/>
              <w:left w:val="single" w:sz="4" w:space="0" w:color="auto"/>
              <w:bottom w:val="single" w:sz="4" w:space="0" w:color="auto"/>
              <w:right w:val="single" w:sz="4" w:space="0" w:color="auto"/>
            </w:tcBorders>
            <w:shd w:val="clear" w:color="000000" w:fill="FFFFFF"/>
            <w:noWrap/>
            <w:vAlign w:val="bottom"/>
            <w:hideMark/>
          </w:tcPr>
          <w:p w14:paraId="7B515371" w14:textId="77777777" w:rsidR="00A2271D" w:rsidRDefault="00A2271D">
            <w:pPr>
              <w:jc w:val="center"/>
              <w:rPr>
                <w:rFonts w:ascii="Arial" w:hAnsi="Arial" w:cs="Arial"/>
                <w:color w:val="000000"/>
                <w:sz w:val="20"/>
                <w:szCs w:val="20"/>
              </w:rPr>
            </w:pPr>
            <w:r>
              <w:rPr>
                <w:rFonts w:ascii="Arial" w:hAnsi="Arial" w:cs="Arial"/>
                <w:color w:val="000000"/>
                <w:sz w:val="20"/>
                <w:szCs w:val="20"/>
              </w:rPr>
              <w:t>6530</w:t>
            </w:r>
          </w:p>
        </w:tc>
        <w:tc>
          <w:tcPr>
            <w:tcW w:w="690" w:type="dxa"/>
            <w:tcBorders>
              <w:top w:val="nil"/>
              <w:left w:val="nil"/>
              <w:bottom w:val="single" w:sz="4" w:space="0" w:color="auto"/>
              <w:right w:val="single" w:sz="4" w:space="0" w:color="auto"/>
            </w:tcBorders>
            <w:shd w:val="clear" w:color="000000" w:fill="FFFFFF"/>
            <w:noWrap/>
            <w:vAlign w:val="bottom"/>
            <w:hideMark/>
          </w:tcPr>
          <w:p w14:paraId="79FB1A99" w14:textId="77777777" w:rsidR="00A2271D" w:rsidRDefault="00A2271D">
            <w:pPr>
              <w:jc w:val="center"/>
              <w:rPr>
                <w:rFonts w:ascii="Arial" w:hAnsi="Arial" w:cs="Arial"/>
                <w:color w:val="000000"/>
                <w:sz w:val="20"/>
                <w:szCs w:val="20"/>
              </w:rPr>
            </w:pPr>
            <w:r>
              <w:rPr>
                <w:rFonts w:ascii="Arial" w:hAnsi="Arial" w:cs="Arial"/>
                <w:color w:val="000000"/>
                <w:sz w:val="20"/>
                <w:szCs w:val="20"/>
              </w:rPr>
              <w:t>6312</w:t>
            </w:r>
          </w:p>
        </w:tc>
        <w:tc>
          <w:tcPr>
            <w:tcW w:w="1348" w:type="dxa"/>
            <w:tcBorders>
              <w:top w:val="nil"/>
              <w:left w:val="nil"/>
              <w:bottom w:val="single" w:sz="4" w:space="0" w:color="auto"/>
              <w:right w:val="single" w:sz="4" w:space="0" w:color="auto"/>
            </w:tcBorders>
            <w:shd w:val="clear" w:color="000000" w:fill="FFFFFF"/>
            <w:noWrap/>
            <w:vAlign w:val="bottom"/>
            <w:hideMark/>
          </w:tcPr>
          <w:p w14:paraId="313845DC" w14:textId="77777777" w:rsidR="00A2271D" w:rsidRDefault="00A2271D">
            <w:pPr>
              <w:jc w:val="center"/>
              <w:rPr>
                <w:rFonts w:ascii="Arial" w:hAnsi="Arial" w:cs="Arial"/>
                <w:color w:val="000000"/>
                <w:sz w:val="20"/>
                <w:szCs w:val="20"/>
              </w:rPr>
            </w:pPr>
            <w:r>
              <w:rPr>
                <w:rFonts w:ascii="Arial" w:hAnsi="Arial" w:cs="Arial"/>
                <w:color w:val="000000"/>
                <w:sz w:val="20"/>
                <w:szCs w:val="20"/>
              </w:rPr>
              <w:t>96.7</w:t>
            </w:r>
          </w:p>
        </w:tc>
        <w:tc>
          <w:tcPr>
            <w:tcW w:w="691" w:type="dxa"/>
            <w:tcBorders>
              <w:top w:val="nil"/>
              <w:left w:val="nil"/>
              <w:bottom w:val="single" w:sz="4" w:space="0" w:color="auto"/>
              <w:right w:val="single" w:sz="4" w:space="0" w:color="auto"/>
            </w:tcBorders>
            <w:shd w:val="clear" w:color="000000" w:fill="FFFFFF"/>
            <w:noWrap/>
            <w:vAlign w:val="bottom"/>
            <w:hideMark/>
          </w:tcPr>
          <w:p w14:paraId="56DCE083" w14:textId="77777777" w:rsidR="00A2271D" w:rsidRDefault="00A2271D">
            <w:pPr>
              <w:jc w:val="center"/>
              <w:rPr>
                <w:rFonts w:ascii="Arial" w:hAnsi="Arial" w:cs="Arial"/>
                <w:color w:val="000000"/>
                <w:sz w:val="20"/>
                <w:szCs w:val="20"/>
              </w:rPr>
            </w:pPr>
            <w:r>
              <w:rPr>
                <w:rFonts w:ascii="Arial" w:hAnsi="Arial" w:cs="Arial"/>
                <w:color w:val="000000"/>
                <w:sz w:val="20"/>
                <w:szCs w:val="20"/>
              </w:rPr>
              <w:t>2982</w:t>
            </w:r>
          </w:p>
        </w:tc>
        <w:tc>
          <w:tcPr>
            <w:tcW w:w="691" w:type="dxa"/>
            <w:tcBorders>
              <w:top w:val="nil"/>
              <w:left w:val="nil"/>
              <w:bottom w:val="single" w:sz="4" w:space="0" w:color="auto"/>
              <w:right w:val="single" w:sz="4" w:space="0" w:color="auto"/>
            </w:tcBorders>
            <w:shd w:val="clear" w:color="000000" w:fill="FFFFFF"/>
            <w:noWrap/>
            <w:vAlign w:val="bottom"/>
            <w:hideMark/>
          </w:tcPr>
          <w:p w14:paraId="729DE864" w14:textId="77777777" w:rsidR="00A2271D" w:rsidRDefault="00A2271D">
            <w:pPr>
              <w:jc w:val="center"/>
              <w:rPr>
                <w:rFonts w:ascii="Arial" w:hAnsi="Arial" w:cs="Arial"/>
                <w:color w:val="000000"/>
                <w:sz w:val="20"/>
                <w:szCs w:val="20"/>
              </w:rPr>
            </w:pPr>
            <w:r>
              <w:rPr>
                <w:rFonts w:ascii="Arial" w:hAnsi="Arial" w:cs="Arial"/>
                <w:color w:val="000000"/>
                <w:sz w:val="20"/>
                <w:szCs w:val="20"/>
              </w:rPr>
              <w:t>2915</w:t>
            </w:r>
          </w:p>
        </w:tc>
        <w:tc>
          <w:tcPr>
            <w:tcW w:w="1348" w:type="dxa"/>
            <w:tcBorders>
              <w:top w:val="nil"/>
              <w:left w:val="nil"/>
              <w:bottom w:val="single" w:sz="4" w:space="0" w:color="auto"/>
              <w:right w:val="nil"/>
            </w:tcBorders>
            <w:shd w:val="clear" w:color="000000" w:fill="FFFFFF"/>
            <w:noWrap/>
            <w:vAlign w:val="bottom"/>
            <w:hideMark/>
          </w:tcPr>
          <w:p w14:paraId="2EE92643" w14:textId="77777777" w:rsidR="00A2271D" w:rsidRDefault="00A2271D">
            <w:pPr>
              <w:jc w:val="center"/>
              <w:rPr>
                <w:rFonts w:ascii="Arial" w:hAnsi="Arial" w:cs="Arial"/>
                <w:color w:val="000000"/>
                <w:sz w:val="20"/>
                <w:szCs w:val="20"/>
              </w:rPr>
            </w:pPr>
            <w:r>
              <w:rPr>
                <w:rFonts w:ascii="Arial" w:hAnsi="Arial" w:cs="Arial"/>
                <w:color w:val="000000"/>
                <w:sz w:val="20"/>
                <w:szCs w:val="20"/>
              </w:rPr>
              <w:t>97.8</w:t>
            </w:r>
          </w:p>
        </w:tc>
        <w:tc>
          <w:tcPr>
            <w:tcW w:w="691" w:type="dxa"/>
            <w:tcBorders>
              <w:top w:val="nil"/>
              <w:left w:val="single" w:sz="4" w:space="0" w:color="auto"/>
              <w:bottom w:val="single" w:sz="4" w:space="0" w:color="auto"/>
              <w:right w:val="single" w:sz="4" w:space="0" w:color="auto"/>
            </w:tcBorders>
            <w:shd w:val="clear" w:color="000000" w:fill="FFFFFF"/>
            <w:noWrap/>
            <w:vAlign w:val="bottom"/>
            <w:hideMark/>
          </w:tcPr>
          <w:p w14:paraId="416D9B67" w14:textId="77777777" w:rsidR="00A2271D" w:rsidRDefault="00A2271D">
            <w:pPr>
              <w:jc w:val="center"/>
              <w:rPr>
                <w:rFonts w:ascii="Arial" w:hAnsi="Arial" w:cs="Arial"/>
                <w:color w:val="000000"/>
                <w:sz w:val="20"/>
                <w:szCs w:val="20"/>
              </w:rPr>
            </w:pPr>
            <w:r>
              <w:rPr>
                <w:rFonts w:ascii="Arial" w:hAnsi="Arial" w:cs="Arial"/>
                <w:color w:val="000000"/>
                <w:sz w:val="20"/>
                <w:szCs w:val="20"/>
              </w:rPr>
              <w:t>6528</w:t>
            </w:r>
          </w:p>
        </w:tc>
        <w:tc>
          <w:tcPr>
            <w:tcW w:w="691" w:type="dxa"/>
            <w:tcBorders>
              <w:top w:val="nil"/>
              <w:left w:val="nil"/>
              <w:bottom w:val="single" w:sz="4" w:space="0" w:color="auto"/>
              <w:right w:val="single" w:sz="4" w:space="0" w:color="auto"/>
            </w:tcBorders>
            <w:shd w:val="clear" w:color="000000" w:fill="FFFFFF"/>
            <w:noWrap/>
            <w:vAlign w:val="bottom"/>
            <w:hideMark/>
          </w:tcPr>
          <w:p w14:paraId="24EF87B3" w14:textId="77777777" w:rsidR="00A2271D" w:rsidRDefault="00A2271D">
            <w:pPr>
              <w:jc w:val="center"/>
              <w:rPr>
                <w:rFonts w:ascii="Arial" w:hAnsi="Arial" w:cs="Arial"/>
                <w:color w:val="000000"/>
                <w:sz w:val="20"/>
                <w:szCs w:val="20"/>
              </w:rPr>
            </w:pPr>
            <w:r>
              <w:rPr>
                <w:rFonts w:ascii="Arial" w:hAnsi="Arial" w:cs="Arial"/>
                <w:color w:val="000000"/>
                <w:sz w:val="20"/>
                <w:szCs w:val="20"/>
              </w:rPr>
              <w:t>5677</w:t>
            </w:r>
          </w:p>
        </w:tc>
        <w:tc>
          <w:tcPr>
            <w:tcW w:w="1348" w:type="dxa"/>
            <w:tcBorders>
              <w:top w:val="nil"/>
              <w:left w:val="nil"/>
              <w:bottom w:val="single" w:sz="4" w:space="0" w:color="auto"/>
              <w:right w:val="single" w:sz="4" w:space="0" w:color="auto"/>
            </w:tcBorders>
            <w:shd w:val="clear" w:color="000000" w:fill="FFFFFF"/>
            <w:noWrap/>
            <w:vAlign w:val="bottom"/>
            <w:hideMark/>
          </w:tcPr>
          <w:p w14:paraId="1435AA3B" w14:textId="77777777" w:rsidR="00A2271D" w:rsidRDefault="00A2271D">
            <w:pPr>
              <w:jc w:val="center"/>
              <w:rPr>
                <w:rFonts w:ascii="Arial" w:hAnsi="Arial" w:cs="Arial"/>
                <w:color w:val="000000"/>
                <w:sz w:val="20"/>
                <w:szCs w:val="20"/>
              </w:rPr>
            </w:pPr>
            <w:r>
              <w:rPr>
                <w:rFonts w:ascii="Arial" w:hAnsi="Arial" w:cs="Arial"/>
                <w:color w:val="000000"/>
                <w:sz w:val="20"/>
                <w:szCs w:val="20"/>
              </w:rPr>
              <w:t>87.0</w:t>
            </w:r>
          </w:p>
        </w:tc>
        <w:tc>
          <w:tcPr>
            <w:tcW w:w="691" w:type="dxa"/>
            <w:tcBorders>
              <w:top w:val="nil"/>
              <w:left w:val="nil"/>
              <w:bottom w:val="single" w:sz="4" w:space="0" w:color="auto"/>
              <w:right w:val="single" w:sz="4" w:space="0" w:color="auto"/>
            </w:tcBorders>
            <w:shd w:val="clear" w:color="000000" w:fill="FFFFFF"/>
            <w:noWrap/>
            <w:vAlign w:val="bottom"/>
            <w:hideMark/>
          </w:tcPr>
          <w:p w14:paraId="69D068DB" w14:textId="77777777" w:rsidR="00A2271D" w:rsidRDefault="00A2271D">
            <w:pPr>
              <w:jc w:val="center"/>
              <w:rPr>
                <w:rFonts w:ascii="Arial" w:hAnsi="Arial" w:cs="Arial"/>
                <w:color w:val="000000"/>
                <w:sz w:val="20"/>
                <w:szCs w:val="20"/>
              </w:rPr>
            </w:pPr>
            <w:r>
              <w:rPr>
                <w:rFonts w:ascii="Arial" w:hAnsi="Arial" w:cs="Arial"/>
                <w:color w:val="000000"/>
                <w:sz w:val="20"/>
                <w:szCs w:val="20"/>
              </w:rPr>
              <w:t>2982</w:t>
            </w:r>
          </w:p>
        </w:tc>
        <w:tc>
          <w:tcPr>
            <w:tcW w:w="691" w:type="dxa"/>
            <w:tcBorders>
              <w:top w:val="nil"/>
              <w:left w:val="nil"/>
              <w:bottom w:val="single" w:sz="4" w:space="0" w:color="auto"/>
              <w:right w:val="single" w:sz="4" w:space="0" w:color="auto"/>
            </w:tcBorders>
            <w:shd w:val="clear" w:color="000000" w:fill="FFFFFF"/>
            <w:noWrap/>
            <w:vAlign w:val="bottom"/>
            <w:hideMark/>
          </w:tcPr>
          <w:p w14:paraId="7B538813" w14:textId="77777777" w:rsidR="00A2271D" w:rsidRDefault="00A2271D">
            <w:pPr>
              <w:jc w:val="center"/>
              <w:rPr>
                <w:rFonts w:ascii="Arial" w:hAnsi="Arial" w:cs="Arial"/>
                <w:color w:val="000000"/>
                <w:sz w:val="20"/>
                <w:szCs w:val="20"/>
              </w:rPr>
            </w:pPr>
            <w:r>
              <w:rPr>
                <w:rFonts w:ascii="Arial" w:hAnsi="Arial" w:cs="Arial"/>
                <w:color w:val="000000"/>
                <w:sz w:val="20"/>
                <w:szCs w:val="20"/>
              </w:rPr>
              <w:t>2587</w:t>
            </w:r>
          </w:p>
        </w:tc>
        <w:tc>
          <w:tcPr>
            <w:tcW w:w="1348" w:type="dxa"/>
            <w:tcBorders>
              <w:top w:val="nil"/>
              <w:left w:val="nil"/>
              <w:bottom w:val="single" w:sz="4" w:space="0" w:color="auto"/>
              <w:right w:val="single" w:sz="4" w:space="0" w:color="auto"/>
            </w:tcBorders>
            <w:shd w:val="clear" w:color="000000" w:fill="FFFFFF"/>
            <w:noWrap/>
            <w:vAlign w:val="bottom"/>
            <w:hideMark/>
          </w:tcPr>
          <w:p w14:paraId="4E983E08" w14:textId="77777777" w:rsidR="00A2271D" w:rsidRDefault="00A2271D">
            <w:pPr>
              <w:jc w:val="center"/>
              <w:rPr>
                <w:rFonts w:ascii="Arial" w:hAnsi="Arial" w:cs="Arial"/>
                <w:color w:val="000000"/>
                <w:sz w:val="20"/>
                <w:szCs w:val="20"/>
              </w:rPr>
            </w:pPr>
            <w:r>
              <w:rPr>
                <w:rFonts w:ascii="Arial" w:hAnsi="Arial" w:cs="Arial"/>
                <w:color w:val="000000"/>
                <w:sz w:val="20"/>
                <w:szCs w:val="20"/>
              </w:rPr>
              <w:t>86.8</w:t>
            </w:r>
          </w:p>
        </w:tc>
      </w:tr>
    </w:tbl>
    <w:p w14:paraId="1CA3A9AC" w14:textId="3DB4139A" w:rsidR="00A549B5" w:rsidRDefault="00A549B5" w:rsidP="00A549B5">
      <w:pPr>
        <w:pStyle w:val="Caption"/>
        <w:keepNext/>
        <w:rPr>
          <w:b w:val="0"/>
        </w:rPr>
        <w:sectPr w:rsidR="00A549B5" w:rsidSect="00A06FC0">
          <w:pgSz w:w="15840" w:h="12240" w:orient="landscape" w:code="1"/>
          <w:pgMar w:top="2160" w:right="1440" w:bottom="2160" w:left="1440" w:header="720" w:footer="720" w:gutter="0"/>
          <w:cols w:space="720"/>
          <w:titlePg/>
          <w:docGrid w:linePitch="360"/>
        </w:sectPr>
      </w:pPr>
    </w:p>
    <w:p w14:paraId="0194A6DF" w14:textId="77777777" w:rsidR="00A549B5" w:rsidRDefault="00A549B5" w:rsidP="003F4CFE">
      <w:pPr>
        <w:autoSpaceDE w:val="0"/>
        <w:autoSpaceDN w:val="0"/>
        <w:adjustRightInd w:val="0"/>
      </w:pPr>
      <w:r>
        <w:lastRenderedPageBreak/>
        <w:t xml:space="preserve">99.0%, and 84.8%. Lower values for AJ reflect reduced % assignment in 2017 for both larvae and juveniles. </w:t>
      </w:r>
    </w:p>
    <w:p w14:paraId="51D1DAF0" w14:textId="77777777" w:rsidR="00A549B5" w:rsidRDefault="00A549B5" w:rsidP="003F4CFE">
      <w:pPr>
        <w:autoSpaceDE w:val="0"/>
        <w:autoSpaceDN w:val="0"/>
        <w:adjustRightInd w:val="0"/>
      </w:pPr>
    </w:p>
    <w:p w14:paraId="1DF6078F" w14:textId="7D5F7329" w:rsidR="003F4CFE" w:rsidRDefault="003F4CFE" w:rsidP="003F4CFE">
      <w:pPr>
        <w:autoSpaceDE w:val="0"/>
        <w:autoSpaceDN w:val="0"/>
        <w:adjustRightInd w:val="0"/>
      </w:pPr>
      <w:r>
        <w:t xml:space="preserve">Several issues could have an impact on ability to assign parents to offspring in the AJ 2017 sample. This sample was initiated with fewer stocked adults (100 versus the typical 200) and high mortality of adults shortly after stocking (see below). In addition, consistent generation of microsatellite data became more difficult as </w:t>
      </w:r>
      <w:proofErr w:type="spellStart"/>
      <w:r>
        <w:t>LiCor</w:t>
      </w:r>
      <w:proofErr w:type="spellEnd"/>
      <w:r>
        <w:t xml:space="preserve"> stopped providing support (e.g., size standards, gel media). In addition, repair of berm ruptures from 2014 and 2016 ultimately changed the structure of AJ, potentially allowing for unsampled individuals to survive in the backwater. Contribution of such individuals to reproduction would reduce </w:t>
      </w:r>
      <w:proofErr w:type="spellStart"/>
      <w:r>
        <w:t>efficieny</w:t>
      </w:r>
      <w:proofErr w:type="spellEnd"/>
      <w:r>
        <w:t xml:space="preserve"> of parentage assignment as observed here.</w:t>
      </w:r>
    </w:p>
    <w:p w14:paraId="028CC90D" w14:textId="77777777" w:rsidR="003F4CFE" w:rsidRDefault="003F4CFE" w:rsidP="003F4CFE"/>
    <w:p w14:paraId="6E09B1DD" w14:textId="60F7F28F" w:rsidR="003F4CFE" w:rsidRDefault="003F4CFE" w:rsidP="003F4CFE">
      <w:r>
        <w:t xml:space="preserve">Both </w:t>
      </w:r>
      <w:r w:rsidRPr="008940DE">
        <w:rPr>
          <w:i/>
        </w:rPr>
        <w:t>Colony</w:t>
      </w:r>
      <w:r>
        <w:t xml:space="preserve"> and </w:t>
      </w:r>
      <w:r w:rsidRPr="008940DE">
        <w:rPr>
          <w:i/>
        </w:rPr>
        <w:t>Mykiss</w:t>
      </w:r>
      <w:r>
        <w:t xml:space="preserve"> exhibited lower overall effectiveness of assignment for YUMA, driven by samples from 2014 and 2015. This result was likely caused by 1) persistence of unsampled individuals that were in the backwater prior to the experimental stocking, and/or 2) reproduction by unsampled progeny of stocked adults.  Inclusion of unsampled individuals, especially if they are related to stocked adults, may confound the ability of these programs to assign parents to unknown individuals.</w:t>
      </w:r>
    </w:p>
    <w:p w14:paraId="04F969B2" w14:textId="77777777" w:rsidR="003F4CFE" w:rsidRDefault="003F4CFE" w:rsidP="003F4CFE"/>
    <w:p w14:paraId="6F588630" w14:textId="77777777" w:rsidR="003F4CFE" w:rsidRPr="005A02AA" w:rsidRDefault="003F4CFE" w:rsidP="003F4CFE">
      <w:pPr>
        <w:autoSpaceDE w:val="0"/>
        <w:autoSpaceDN w:val="0"/>
        <w:adjustRightInd w:val="0"/>
      </w:pPr>
      <w:r>
        <w:t xml:space="preserve">These assignment values for </w:t>
      </w:r>
      <w:r w:rsidRPr="00173C12">
        <w:rPr>
          <w:i/>
        </w:rPr>
        <w:t>Colony</w:t>
      </w:r>
      <w:r>
        <w:t xml:space="preserve"> are similar to those found by Osborne et al. (2018) in their parentage analyse</w:t>
      </w:r>
      <w:r w:rsidRPr="005A02AA">
        <w:t xml:space="preserve">s in bonytail chub (BTC) from Lake Mohave backwaters. Results derived from </w:t>
      </w:r>
      <w:r w:rsidRPr="005A02AA">
        <w:rPr>
          <w:i/>
        </w:rPr>
        <w:t>Colony</w:t>
      </w:r>
      <w:r w:rsidRPr="005A02AA">
        <w:t xml:space="preserve"> will be used in all remaining analyses to maintain consistency with studies of BTC.</w:t>
      </w:r>
    </w:p>
    <w:p w14:paraId="3220C5F1" w14:textId="77777777" w:rsidR="003F4CFE" w:rsidRPr="005A02AA" w:rsidRDefault="003F4CFE" w:rsidP="003F4CFE">
      <w:pPr>
        <w:autoSpaceDE w:val="0"/>
        <w:autoSpaceDN w:val="0"/>
        <w:adjustRightInd w:val="0"/>
        <w:rPr>
          <w:color w:val="000000"/>
        </w:rPr>
      </w:pPr>
    </w:p>
    <w:p w14:paraId="6B2574E7" w14:textId="77C5246D" w:rsidR="003F4CFE" w:rsidRDefault="003F4CFE" w:rsidP="003F4CFE">
      <w:r w:rsidRPr="005A02AA">
        <w:rPr>
          <w:color w:val="000000"/>
        </w:rPr>
        <w:t>Known parent-offspring relationships for all 14 loci allowed us to detect null alleles at four loci (Xte7, Xte10, Xte17, Xte18).</w:t>
      </w:r>
      <w:r w:rsidRPr="001E223B">
        <w:rPr>
          <w:color w:val="000000"/>
        </w:rPr>
        <w:t xml:space="preserve"> </w:t>
      </w:r>
      <w:r>
        <w:rPr>
          <w:color w:val="000000"/>
        </w:rPr>
        <w:t xml:space="preserve"> </w:t>
      </w:r>
      <w:r w:rsidRPr="001E223B">
        <w:rPr>
          <w:color w:val="000000"/>
        </w:rPr>
        <w:t>Null alleles are mutant copies of a locus, where that copy is not expressed due to its deletion from the genome or a mutation in the primer site</w:t>
      </w:r>
      <w:r w:rsidRPr="00777AD8">
        <w:rPr>
          <w:color w:val="000000"/>
        </w:rPr>
        <w:t xml:space="preserve"> </w:t>
      </w:r>
      <w:r>
        <w:rPr>
          <w:color w:val="000000"/>
        </w:rPr>
        <w:t>necessary for PCR to work</w:t>
      </w:r>
      <w:r w:rsidRPr="001E223B">
        <w:rPr>
          <w:color w:val="000000"/>
        </w:rPr>
        <w:t xml:space="preserve">. </w:t>
      </w:r>
      <w:r>
        <w:rPr>
          <w:color w:val="000000"/>
        </w:rPr>
        <w:t xml:space="preserve"> </w:t>
      </w:r>
      <w:r w:rsidRPr="001E223B">
        <w:rPr>
          <w:color w:val="000000"/>
        </w:rPr>
        <w:t xml:space="preserve">Individuals that are </w:t>
      </w:r>
    </w:p>
    <w:p w14:paraId="35218356" w14:textId="77777777" w:rsidR="006E6220" w:rsidRDefault="006E6220" w:rsidP="006E6220">
      <w:pPr>
        <w:autoSpaceDE w:val="0"/>
        <w:autoSpaceDN w:val="0"/>
        <w:adjustRightInd w:val="0"/>
        <w:rPr>
          <w:color w:val="000000"/>
        </w:rPr>
      </w:pPr>
    </w:p>
    <w:p w14:paraId="69A01903" w14:textId="49B71929" w:rsidR="006E6220" w:rsidRDefault="003F4CFE" w:rsidP="003F4CFE">
      <w:pPr>
        <w:rPr>
          <w:color w:val="000000"/>
        </w:rPr>
      </w:pPr>
      <w:r w:rsidRPr="001E223B">
        <w:rPr>
          <w:color w:val="000000"/>
        </w:rPr>
        <w:t xml:space="preserve">heterozygous for null alleles </w:t>
      </w:r>
      <w:r>
        <w:rPr>
          <w:color w:val="000000"/>
        </w:rPr>
        <w:t>are</w:t>
      </w:r>
      <w:r w:rsidRPr="001E223B">
        <w:rPr>
          <w:color w:val="000000"/>
        </w:rPr>
        <w:t xml:space="preserve"> scored as homozygous while those that are homozygous for a null allele will be completely missing. </w:t>
      </w:r>
      <w:r>
        <w:rPr>
          <w:color w:val="000000"/>
        </w:rPr>
        <w:t xml:space="preserve"> </w:t>
      </w:r>
      <w:r w:rsidRPr="001E223B">
        <w:rPr>
          <w:color w:val="000000"/>
        </w:rPr>
        <w:t>Presence of null alleles can possibly lead to reduced estimates of gene diversity</w:t>
      </w:r>
      <w:r>
        <w:rPr>
          <w:color w:val="000000"/>
        </w:rPr>
        <w:t xml:space="preserve"> in larvae and juveniles</w:t>
      </w:r>
      <w:r w:rsidRPr="001E223B">
        <w:rPr>
          <w:color w:val="000000"/>
        </w:rPr>
        <w:t>,</w:t>
      </w:r>
      <w:r>
        <w:rPr>
          <w:color w:val="000000"/>
        </w:rPr>
        <w:t xml:space="preserve"> </w:t>
      </w:r>
      <w:r w:rsidR="006E6220" w:rsidRPr="001E223B">
        <w:rPr>
          <w:color w:val="000000"/>
        </w:rPr>
        <w:t xml:space="preserve">especially </w:t>
      </w:r>
      <w:r w:rsidR="006E6220">
        <w:rPr>
          <w:color w:val="000000"/>
        </w:rPr>
        <w:t>if</w:t>
      </w:r>
      <w:r w:rsidR="006E6220" w:rsidRPr="001E223B">
        <w:rPr>
          <w:color w:val="000000"/>
        </w:rPr>
        <w:t xml:space="preserve"> progeny of parents transmitting null variants are overrepresented in the sample.</w:t>
      </w:r>
      <w:r w:rsidR="006E6220">
        <w:rPr>
          <w:color w:val="000000"/>
        </w:rPr>
        <w:t xml:space="preserve"> Because our focus at this point is parentage assignment, all loci with null alleles were included and each instance manually checked for consistency.</w:t>
      </w:r>
    </w:p>
    <w:p w14:paraId="5700E982" w14:textId="590B1484" w:rsidR="00CA2F5D" w:rsidRDefault="00CA2F5D" w:rsidP="00CF5792">
      <w:pPr>
        <w:autoSpaceDE w:val="0"/>
        <w:autoSpaceDN w:val="0"/>
        <w:adjustRightInd w:val="0"/>
      </w:pPr>
    </w:p>
    <w:p w14:paraId="53BCF58A" w14:textId="7B997448" w:rsidR="005B662E" w:rsidRDefault="005B662E" w:rsidP="00B84D8D">
      <w:pPr>
        <w:pStyle w:val="Heading2"/>
      </w:pPr>
      <w:bookmarkStart w:id="52" w:name="_Toc29994267"/>
      <w:r w:rsidRPr="00463DB2">
        <w:t>Ephemeral ponds</w:t>
      </w:r>
      <w:bookmarkEnd w:id="52"/>
    </w:p>
    <w:p w14:paraId="490EF34E" w14:textId="77777777" w:rsidR="002C2251" w:rsidRPr="002C2251" w:rsidRDefault="002C2251" w:rsidP="002C2251"/>
    <w:p w14:paraId="7A91DE69" w14:textId="77777777" w:rsidR="00657DA9" w:rsidRDefault="00657DA9" w:rsidP="00657DA9">
      <w:pPr>
        <w:pStyle w:val="Heading3"/>
      </w:pPr>
      <w:bookmarkStart w:id="53" w:name="_Toc29994268"/>
      <w:r>
        <w:t>Remote sensing</w:t>
      </w:r>
      <w:bookmarkEnd w:id="53"/>
    </w:p>
    <w:p w14:paraId="490E6DA9" w14:textId="77777777" w:rsidR="00657DA9" w:rsidRDefault="00657DA9" w:rsidP="00657DA9">
      <w:pPr>
        <w:autoSpaceDE w:val="0"/>
        <w:autoSpaceDN w:val="0"/>
        <w:adjustRightInd w:val="0"/>
        <w:rPr>
          <w:color w:val="000000"/>
        </w:rPr>
      </w:pPr>
    </w:p>
    <w:p w14:paraId="7C62FB73" w14:textId="353B16BC" w:rsidR="00956DEF" w:rsidRDefault="00657DA9" w:rsidP="008419A0">
      <w:pPr>
        <w:autoSpaceDE w:val="0"/>
        <w:autoSpaceDN w:val="0"/>
        <w:adjustRightInd w:val="0"/>
      </w:pPr>
      <w:r w:rsidRPr="00506F41">
        <w:rPr>
          <w:color w:val="000000"/>
        </w:rPr>
        <w:t>In both AJ and D</w:t>
      </w:r>
      <w:r>
        <w:rPr>
          <w:color w:val="000000"/>
        </w:rPr>
        <w:t>AN</w:t>
      </w:r>
      <w:r w:rsidRPr="00506F41">
        <w:rPr>
          <w:color w:val="000000"/>
        </w:rPr>
        <w:t xml:space="preserve">, more females were harvested than males </w:t>
      </w:r>
      <w:r>
        <w:rPr>
          <w:color w:val="000000"/>
        </w:rPr>
        <w:t xml:space="preserve">in every year where harvest </w:t>
      </w:r>
      <w:r w:rsidRPr="00CB159E">
        <w:rPr>
          <w:color w:val="000000"/>
        </w:rPr>
        <w:t>occurred (tables 9 and 10).  The mean percentage of harvest across all years for females was 52.6% in AJ and 58.6% in DAN.</w:t>
      </w:r>
      <w:r>
        <w:rPr>
          <w:color w:val="000000"/>
        </w:rPr>
        <w:t xml:space="preserve"> This was nearly twice that of the mean percentage of harvest for males from AJ and DAN at 35.1% and </w:t>
      </w:r>
    </w:p>
    <w:p w14:paraId="4DBC118E" w14:textId="7C555566" w:rsidR="00657DA9" w:rsidRDefault="00657DA9" w:rsidP="00956DEF">
      <w:pPr>
        <w:rPr>
          <w:color w:val="000000"/>
        </w:rPr>
        <w:sectPr w:rsidR="00657DA9" w:rsidSect="004C279A">
          <w:headerReference w:type="even" r:id="rId42"/>
          <w:headerReference w:type="default" r:id="rId43"/>
          <w:footerReference w:type="even" r:id="rId44"/>
          <w:footerReference w:type="first" r:id="rId45"/>
          <w:pgSz w:w="12240" w:h="15840" w:code="1"/>
          <w:pgMar w:top="1440" w:right="2160" w:bottom="1440" w:left="2160" w:header="720" w:footer="720" w:gutter="0"/>
          <w:cols w:space="720"/>
          <w:titlePg/>
          <w:docGrid w:linePitch="360"/>
        </w:sectPr>
      </w:pPr>
    </w:p>
    <w:p w14:paraId="42FA62E1" w14:textId="37661F35" w:rsidR="00657DA9" w:rsidDel="00AB48A2" w:rsidRDefault="00657DA9" w:rsidP="00657DA9">
      <w:pPr>
        <w:autoSpaceDE w:val="0"/>
        <w:autoSpaceDN w:val="0"/>
        <w:adjustRightInd w:val="0"/>
        <w:rPr>
          <w:del w:id="54" w:author="Brian Kesner" w:date="2020-01-16T13:20:00Z"/>
          <w:color w:val="000000"/>
        </w:rPr>
      </w:pPr>
    </w:p>
    <w:p w14:paraId="7B5EF3E4" w14:textId="21AAFD56" w:rsidR="007E6AC9" w:rsidRDefault="007E6AC9" w:rsidP="007E6AC9">
      <w:pPr>
        <w:pStyle w:val="Table-heading"/>
      </w:pPr>
      <w:bookmarkStart w:id="55" w:name="_Toc29994283"/>
      <w:r>
        <w:t xml:space="preserve">Table </w:t>
      </w:r>
      <w:r w:rsidR="00B94D3F">
        <w:fldChar w:fldCharType="begin"/>
      </w:r>
      <w:r w:rsidR="00B94D3F">
        <w:instrText xml:space="preserve"> SEQ Table \* ARABIC </w:instrText>
      </w:r>
      <w:r w:rsidR="00B94D3F">
        <w:fldChar w:fldCharType="separate"/>
      </w:r>
      <w:r w:rsidR="00D7436F">
        <w:rPr>
          <w:noProof/>
        </w:rPr>
        <w:t>9</w:t>
      </w:r>
      <w:r w:rsidR="00B94D3F">
        <w:rPr>
          <w:noProof/>
        </w:rPr>
        <w:fldChar w:fldCharType="end"/>
      </w:r>
      <w:r w:rsidRPr="002A01CD">
        <w:t>.</w:t>
      </w:r>
      <w:r>
        <w:t>—</w:t>
      </w:r>
      <w:r w:rsidRPr="002A01CD">
        <w:t>Stocking, harvest, and PIT scanning results for AJ from 2010 through 2018.</w:t>
      </w:r>
      <w:bookmarkEnd w:id="55"/>
    </w:p>
    <w:tbl>
      <w:tblPr>
        <w:tblW w:w="11520" w:type="dxa"/>
        <w:tblInd w:w="-5" w:type="dxa"/>
        <w:tblCellMar>
          <w:left w:w="115" w:type="dxa"/>
          <w:right w:w="115" w:type="dxa"/>
        </w:tblCellMar>
        <w:tblLook w:val="04A0" w:firstRow="1" w:lastRow="0" w:firstColumn="1" w:lastColumn="0" w:noHBand="0" w:noVBand="1"/>
      </w:tblPr>
      <w:tblGrid>
        <w:gridCol w:w="1172"/>
        <w:gridCol w:w="1283"/>
        <w:gridCol w:w="1173"/>
        <w:gridCol w:w="1600"/>
        <w:gridCol w:w="1173"/>
        <w:gridCol w:w="1173"/>
        <w:gridCol w:w="1600"/>
        <w:gridCol w:w="1173"/>
        <w:gridCol w:w="1173"/>
      </w:tblGrid>
      <w:tr w:rsidR="007E6AC9" w14:paraId="36ED5BD2" w14:textId="77777777" w:rsidTr="007E6AC9">
        <w:trPr>
          <w:trHeight w:val="144"/>
        </w:trPr>
        <w:tc>
          <w:tcPr>
            <w:tcW w:w="1172" w:type="dxa"/>
            <w:tcBorders>
              <w:top w:val="single" w:sz="4" w:space="0" w:color="auto"/>
              <w:left w:val="single" w:sz="4" w:space="0" w:color="auto"/>
              <w:bottom w:val="nil"/>
              <w:right w:val="nil"/>
            </w:tcBorders>
            <w:shd w:val="clear" w:color="000000" w:fill="D9D9D9"/>
            <w:noWrap/>
            <w:vAlign w:val="center"/>
            <w:hideMark/>
          </w:tcPr>
          <w:p w14:paraId="01448A0A" w14:textId="77777777" w:rsidR="007E6AC9" w:rsidRDefault="007E6AC9">
            <w:pPr>
              <w:rPr>
                <w:rFonts w:ascii="Arial" w:hAnsi="Arial" w:cs="Arial"/>
                <w:b/>
                <w:bCs/>
                <w:color w:val="000000"/>
                <w:sz w:val="18"/>
                <w:szCs w:val="18"/>
              </w:rPr>
            </w:pPr>
            <w:r>
              <w:rPr>
                <w:rFonts w:ascii="Arial" w:hAnsi="Arial" w:cs="Arial"/>
                <w:b/>
                <w:bCs/>
                <w:color w:val="000000"/>
                <w:sz w:val="18"/>
                <w:szCs w:val="18"/>
              </w:rPr>
              <w:t> </w:t>
            </w:r>
          </w:p>
        </w:tc>
        <w:tc>
          <w:tcPr>
            <w:tcW w:w="1283" w:type="dxa"/>
            <w:tcBorders>
              <w:top w:val="single" w:sz="4" w:space="0" w:color="auto"/>
              <w:left w:val="nil"/>
              <w:bottom w:val="nil"/>
              <w:right w:val="single" w:sz="4" w:space="0" w:color="auto"/>
            </w:tcBorders>
            <w:shd w:val="clear" w:color="000000" w:fill="D9D9D9"/>
            <w:noWrap/>
            <w:vAlign w:val="center"/>
            <w:hideMark/>
          </w:tcPr>
          <w:p w14:paraId="3D7053AF" w14:textId="77777777" w:rsidR="007E6AC9" w:rsidRDefault="007E6AC9">
            <w:pPr>
              <w:rPr>
                <w:rFonts w:ascii="Arial" w:hAnsi="Arial" w:cs="Arial"/>
                <w:b/>
                <w:bCs/>
                <w:color w:val="000000"/>
                <w:sz w:val="18"/>
                <w:szCs w:val="18"/>
              </w:rPr>
            </w:pPr>
            <w:r>
              <w:rPr>
                <w:rFonts w:ascii="Arial" w:hAnsi="Arial" w:cs="Arial"/>
                <w:b/>
                <w:bCs/>
                <w:color w:val="000000"/>
                <w:sz w:val="18"/>
                <w:szCs w:val="18"/>
              </w:rPr>
              <w:t> </w:t>
            </w:r>
          </w:p>
        </w:tc>
        <w:tc>
          <w:tcPr>
            <w:tcW w:w="2773" w:type="dxa"/>
            <w:gridSpan w:val="2"/>
            <w:tcBorders>
              <w:top w:val="single" w:sz="4" w:space="0" w:color="auto"/>
              <w:left w:val="nil"/>
              <w:bottom w:val="nil"/>
              <w:right w:val="single" w:sz="4" w:space="0" w:color="000000"/>
            </w:tcBorders>
            <w:shd w:val="clear" w:color="000000" w:fill="D9D9D9"/>
            <w:noWrap/>
            <w:vAlign w:val="center"/>
            <w:hideMark/>
          </w:tcPr>
          <w:p w14:paraId="1947474E" w14:textId="77777777" w:rsidR="007E6AC9" w:rsidRDefault="007E6AC9">
            <w:pPr>
              <w:jc w:val="center"/>
              <w:rPr>
                <w:rFonts w:ascii="Arial" w:hAnsi="Arial" w:cs="Arial"/>
                <w:b/>
                <w:bCs/>
                <w:color w:val="000000"/>
                <w:sz w:val="18"/>
                <w:szCs w:val="18"/>
              </w:rPr>
            </w:pPr>
            <w:r>
              <w:rPr>
                <w:rFonts w:ascii="Arial" w:hAnsi="Arial" w:cs="Arial"/>
                <w:b/>
                <w:bCs/>
                <w:color w:val="000000"/>
                <w:sz w:val="18"/>
                <w:szCs w:val="18"/>
              </w:rPr>
              <w:t>Stocking</w:t>
            </w:r>
          </w:p>
        </w:tc>
        <w:tc>
          <w:tcPr>
            <w:tcW w:w="3946" w:type="dxa"/>
            <w:gridSpan w:val="3"/>
            <w:tcBorders>
              <w:top w:val="single" w:sz="4" w:space="0" w:color="auto"/>
              <w:left w:val="nil"/>
              <w:bottom w:val="nil"/>
              <w:right w:val="single" w:sz="4" w:space="0" w:color="000000"/>
            </w:tcBorders>
            <w:shd w:val="clear" w:color="000000" w:fill="D9D9D9"/>
            <w:noWrap/>
            <w:vAlign w:val="center"/>
            <w:hideMark/>
          </w:tcPr>
          <w:p w14:paraId="5E873B66" w14:textId="77777777" w:rsidR="007E6AC9" w:rsidRDefault="007E6AC9">
            <w:pPr>
              <w:jc w:val="center"/>
              <w:rPr>
                <w:rFonts w:ascii="Arial" w:hAnsi="Arial" w:cs="Arial"/>
                <w:b/>
                <w:bCs/>
                <w:color w:val="000000"/>
                <w:sz w:val="18"/>
                <w:szCs w:val="18"/>
              </w:rPr>
            </w:pPr>
            <w:r>
              <w:rPr>
                <w:rFonts w:ascii="Arial" w:hAnsi="Arial" w:cs="Arial"/>
                <w:b/>
                <w:bCs/>
                <w:color w:val="000000"/>
                <w:sz w:val="18"/>
                <w:szCs w:val="18"/>
              </w:rPr>
              <w:t>Harvest</w:t>
            </w:r>
          </w:p>
        </w:tc>
        <w:tc>
          <w:tcPr>
            <w:tcW w:w="2346" w:type="dxa"/>
            <w:gridSpan w:val="2"/>
            <w:tcBorders>
              <w:top w:val="single" w:sz="4" w:space="0" w:color="auto"/>
              <w:left w:val="nil"/>
              <w:bottom w:val="nil"/>
              <w:right w:val="single" w:sz="4" w:space="0" w:color="000000"/>
            </w:tcBorders>
            <w:shd w:val="clear" w:color="000000" w:fill="D9D9D9"/>
            <w:noWrap/>
            <w:vAlign w:val="center"/>
            <w:hideMark/>
          </w:tcPr>
          <w:p w14:paraId="04FE9D83" w14:textId="77777777" w:rsidR="007E6AC9" w:rsidRDefault="007E6AC9">
            <w:pPr>
              <w:jc w:val="center"/>
              <w:rPr>
                <w:rFonts w:ascii="Arial" w:hAnsi="Arial" w:cs="Arial"/>
                <w:b/>
                <w:bCs/>
                <w:color w:val="000000"/>
                <w:sz w:val="18"/>
                <w:szCs w:val="18"/>
              </w:rPr>
            </w:pPr>
            <w:r>
              <w:rPr>
                <w:rFonts w:ascii="Arial" w:hAnsi="Arial" w:cs="Arial"/>
                <w:b/>
                <w:bCs/>
                <w:color w:val="000000"/>
                <w:sz w:val="18"/>
                <w:szCs w:val="18"/>
              </w:rPr>
              <w:t>Scanned &amp; Harvested</w:t>
            </w:r>
          </w:p>
        </w:tc>
      </w:tr>
      <w:tr w:rsidR="007E6AC9" w14:paraId="1D5C94A1" w14:textId="77777777" w:rsidTr="007E6AC9">
        <w:trPr>
          <w:trHeight w:val="144"/>
        </w:trPr>
        <w:tc>
          <w:tcPr>
            <w:tcW w:w="1172" w:type="dxa"/>
            <w:tcBorders>
              <w:top w:val="nil"/>
              <w:left w:val="single" w:sz="4" w:space="0" w:color="auto"/>
              <w:bottom w:val="single" w:sz="4" w:space="0" w:color="auto"/>
              <w:right w:val="nil"/>
            </w:tcBorders>
            <w:shd w:val="clear" w:color="000000" w:fill="D9D9D9"/>
            <w:noWrap/>
            <w:vAlign w:val="center"/>
            <w:hideMark/>
          </w:tcPr>
          <w:p w14:paraId="4AE847BA" w14:textId="77777777" w:rsidR="007E6AC9" w:rsidRDefault="007E6AC9">
            <w:pPr>
              <w:rPr>
                <w:rFonts w:ascii="Arial" w:hAnsi="Arial" w:cs="Arial"/>
                <w:b/>
                <w:bCs/>
                <w:color w:val="000000"/>
                <w:sz w:val="18"/>
                <w:szCs w:val="18"/>
              </w:rPr>
            </w:pPr>
            <w:r>
              <w:rPr>
                <w:rFonts w:ascii="Arial" w:hAnsi="Arial" w:cs="Arial"/>
                <w:b/>
                <w:bCs/>
                <w:color w:val="000000"/>
                <w:sz w:val="18"/>
                <w:szCs w:val="18"/>
              </w:rPr>
              <w:t>Year</w:t>
            </w:r>
          </w:p>
        </w:tc>
        <w:tc>
          <w:tcPr>
            <w:tcW w:w="1283" w:type="dxa"/>
            <w:tcBorders>
              <w:top w:val="nil"/>
              <w:left w:val="nil"/>
              <w:bottom w:val="single" w:sz="4" w:space="0" w:color="auto"/>
              <w:right w:val="single" w:sz="4" w:space="0" w:color="auto"/>
            </w:tcBorders>
            <w:shd w:val="clear" w:color="000000" w:fill="D9D9D9"/>
            <w:noWrap/>
            <w:vAlign w:val="center"/>
            <w:hideMark/>
          </w:tcPr>
          <w:p w14:paraId="4C148C80" w14:textId="77777777" w:rsidR="007E6AC9" w:rsidRDefault="007E6AC9">
            <w:pPr>
              <w:rPr>
                <w:rFonts w:ascii="Arial" w:hAnsi="Arial" w:cs="Arial"/>
                <w:b/>
                <w:bCs/>
                <w:color w:val="000000"/>
                <w:sz w:val="18"/>
                <w:szCs w:val="18"/>
              </w:rPr>
            </w:pPr>
            <w:r>
              <w:rPr>
                <w:rFonts w:ascii="Arial" w:hAnsi="Arial" w:cs="Arial"/>
                <w:b/>
                <w:bCs/>
                <w:color w:val="000000"/>
                <w:sz w:val="18"/>
                <w:szCs w:val="18"/>
              </w:rPr>
              <w:t>Sex</w:t>
            </w:r>
          </w:p>
        </w:tc>
        <w:tc>
          <w:tcPr>
            <w:tcW w:w="1173" w:type="dxa"/>
            <w:tcBorders>
              <w:top w:val="nil"/>
              <w:left w:val="nil"/>
              <w:bottom w:val="single" w:sz="4" w:space="0" w:color="auto"/>
              <w:right w:val="nil"/>
            </w:tcBorders>
            <w:shd w:val="clear" w:color="000000" w:fill="D9D9D9"/>
            <w:noWrap/>
            <w:vAlign w:val="center"/>
            <w:hideMark/>
          </w:tcPr>
          <w:p w14:paraId="4B5EF3D9" w14:textId="77777777" w:rsidR="007E6AC9" w:rsidRDefault="007E6AC9">
            <w:pPr>
              <w:jc w:val="center"/>
              <w:rPr>
                <w:rFonts w:ascii="Arial" w:hAnsi="Arial" w:cs="Arial"/>
                <w:b/>
                <w:bCs/>
                <w:color w:val="000000"/>
                <w:sz w:val="18"/>
                <w:szCs w:val="18"/>
              </w:rPr>
            </w:pPr>
            <w:r>
              <w:rPr>
                <w:rFonts w:ascii="Arial" w:hAnsi="Arial" w:cs="Arial"/>
                <w:b/>
                <w:bCs/>
                <w:color w:val="000000"/>
                <w:sz w:val="18"/>
                <w:szCs w:val="18"/>
              </w:rPr>
              <w:t>Number</w:t>
            </w:r>
          </w:p>
        </w:tc>
        <w:tc>
          <w:tcPr>
            <w:tcW w:w="1600" w:type="dxa"/>
            <w:tcBorders>
              <w:top w:val="nil"/>
              <w:left w:val="nil"/>
              <w:bottom w:val="single" w:sz="4" w:space="0" w:color="auto"/>
              <w:right w:val="single" w:sz="4" w:space="0" w:color="auto"/>
            </w:tcBorders>
            <w:shd w:val="clear" w:color="000000" w:fill="D9D9D9"/>
            <w:noWrap/>
            <w:vAlign w:val="center"/>
            <w:hideMark/>
          </w:tcPr>
          <w:p w14:paraId="14BDB483" w14:textId="77777777" w:rsidR="007E6AC9" w:rsidRDefault="007E6AC9">
            <w:pPr>
              <w:jc w:val="center"/>
              <w:rPr>
                <w:rFonts w:ascii="Arial" w:hAnsi="Arial" w:cs="Arial"/>
                <w:b/>
                <w:bCs/>
                <w:color w:val="000000"/>
                <w:sz w:val="18"/>
                <w:szCs w:val="18"/>
              </w:rPr>
            </w:pPr>
            <w:r>
              <w:rPr>
                <w:rFonts w:ascii="Arial" w:hAnsi="Arial" w:cs="Arial"/>
                <w:b/>
                <w:bCs/>
                <w:color w:val="000000"/>
                <w:sz w:val="18"/>
                <w:szCs w:val="18"/>
              </w:rPr>
              <w:t>Mean TL (range)</w:t>
            </w:r>
          </w:p>
        </w:tc>
        <w:tc>
          <w:tcPr>
            <w:tcW w:w="1173" w:type="dxa"/>
            <w:tcBorders>
              <w:top w:val="nil"/>
              <w:left w:val="nil"/>
              <w:bottom w:val="single" w:sz="4" w:space="0" w:color="auto"/>
              <w:right w:val="nil"/>
            </w:tcBorders>
            <w:shd w:val="clear" w:color="000000" w:fill="D9D9D9"/>
            <w:noWrap/>
            <w:vAlign w:val="center"/>
            <w:hideMark/>
          </w:tcPr>
          <w:p w14:paraId="4CC2AF8D" w14:textId="77777777" w:rsidR="007E6AC9" w:rsidRDefault="007E6AC9">
            <w:pPr>
              <w:jc w:val="center"/>
              <w:rPr>
                <w:rFonts w:ascii="Arial" w:hAnsi="Arial" w:cs="Arial"/>
                <w:b/>
                <w:bCs/>
                <w:color w:val="000000"/>
                <w:sz w:val="18"/>
                <w:szCs w:val="18"/>
              </w:rPr>
            </w:pPr>
            <w:r>
              <w:rPr>
                <w:rFonts w:ascii="Arial" w:hAnsi="Arial" w:cs="Arial"/>
                <w:b/>
                <w:bCs/>
                <w:color w:val="000000"/>
                <w:sz w:val="18"/>
                <w:szCs w:val="18"/>
              </w:rPr>
              <w:t>Number</w:t>
            </w:r>
          </w:p>
        </w:tc>
        <w:tc>
          <w:tcPr>
            <w:tcW w:w="1173" w:type="dxa"/>
            <w:tcBorders>
              <w:top w:val="nil"/>
              <w:left w:val="nil"/>
              <w:bottom w:val="single" w:sz="4" w:space="0" w:color="auto"/>
              <w:right w:val="nil"/>
            </w:tcBorders>
            <w:shd w:val="clear" w:color="000000" w:fill="D9D9D9"/>
            <w:noWrap/>
            <w:vAlign w:val="center"/>
            <w:hideMark/>
          </w:tcPr>
          <w:p w14:paraId="63D58345" w14:textId="77777777" w:rsidR="007E6AC9" w:rsidRDefault="007E6AC9">
            <w:pPr>
              <w:jc w:val="center"/>
              <w:rPr>
                <w:rFonts w:ascii="Arial" w:hAnsi="Arial" w:cs="Arial"/>
                <w:b/>
                <w:bCs/>
                <w:color w:val="000000"/>
                <w:sz w:val="18"/>
                <w:szCs w:val="18"/>
              </w:rPr>
            </w:pPr>
            <w:r>
              <w:rPr>
                <w:rFonts w:ascii="Arial" w:hAnsi="Arial" w:cs="Arial"/>
                <w:b/>
                <w:bCs/>
                <w:color w:val="000000"/>
                <w:sz w:val="18"/>
                <w:szCs w:val="18"/>
              </w:rPr>
              <w:t>Percent</w:t>
            </w:r>
          </w:p>
        </w:tc>
        <w:tc>
          <w:tcPr>
            <w:tcW w:w="1600" w:type="dxa"/>
            <w:tcBorders>
              <w:top w:val="nil"/>
              <w:left w:val="nil"/>
              <w:bottom w:val="single" w:sz="4" w:space="0" w:color="auto"/>
              <w:right w:val="single" w:sz="4" w:space="0" w:color="auto"/>
            </w:tcBorders>
            <w:shd w:val="clear" w:color="000000" w:fill="D9D9D9"/>
            <w:noWrap/>
            <w:vAlign w:val="center"/>
            <w:hideMark/>
          </w:tcPr>
          <w:p w14:paraId="1119E01C" w14:textId="77777777" w:rsidR="007E6AC9" w:rsidRDefault="007E6AC9">
            <w:pPr>
              <w:jc w:val="center"/>
              <w:rPr>
                <w:rFonts w:ascii="Arial" w:hAnsi="Arial" w:cs="Arial"/>
                <w:b/>
                <w:bCs/>
                <w:color w:val="000000"/>
                <w:sz w:val="18"/>
                <w:szCs w:val="18"/>
              </w:rPr>
            </w:pPr>
            <w:r>
              <w:rPr>
                <w:rFonts w:ascii="Arial" w:hAnsi="Arial" w:cs="Arial"/>
                <w:b/>
                <w:bCs/>
                <w:color w:val="000000"/>
                <w:sz w:val="18"/>
                <w:szCs w:val="18"/>
              </w:rPr>
              <w:t>Mean TL (range)</w:t>
            </w:r>
          </w:p>
        </w:tc>
        <w:tc>
          <w:tcPr>
            <w:tcW w:w="1173" w:type="dxa"/>
            <w:tcBorders>
              <w:top w:val="nil"/>
              <w:left w:val="nil"/>
              <w:bottom w:val="single" w:sz="4" w:space="0" w:color="auto"/>
              <w:right w:val="nil"/>
            </w:tcBorders>
            <w:shd w:val="clear" w:color="000000" w:fill="D9D9D9"/>
            <w:noWrap/>
            <w:vAlign w:val="center"/>
            <w:hideMark/>
          </w:tcPr>
          <w:p w14:paraId="28B7572F" w14:textId="77777777" w:rsidR="007E6AC9" w:rsidRDefault="007E6AC9">
            <w:pPr>
              <w:jc w:val="center"/>
              <w:rPr>
                <w:rFonts w:ascii="Arial" w:hAnsi="Arial" w:cs="Arial"/>
                <w:b/>
                <w:bCs/>
                <w:color w:val="000000"/>
                <w:sz w:val="18"/>
                <w:szCs w:val="18"/>
              </w:rPr>
            </w:pPr>
            <w:r>
              <w:rPr>
                <w:rFonts w:ascii="Arial" w:hAnsi="Arial" w:cs="Arial"/>
                <w:b/>
                <w:bCs/>
                <w:color w:val="000000"/>
                <w:sz w:val="18"/>
                <w:szCs w:val="18"/>
              </w:rPr>
              <w:t>Number</w:t>
            </w:r>
          </w:p>
        </w:tc>
        <w:tc>
          <w:tcPr>
            <w:tcW w:w="1173" w:type="dxa"/>
            <w:tcBorders>
              <w:top w:val="nil"/>
              <w:left w:val="nil"/>
              <w:bottom w:val="single" w:sz="4" w:space="0" w:color="auto"/>
              <w:right w:val="single" w:sz="4" w:space="0" w:color="auto"/>
            </w:tcBorders>
            <w:shd w:val="clear" w:color="000000" w:fill="D9D9D9"/>
            <w:noWrap/>
            <w:vAlign w:val="center"/>
            <w:hideMark/>
          </w:tcPr>
          <w:p w14:paraId="1C9864B7" w14:textId="77777777" w:rsidR="007E6AC9" w:rsidRDefault="007E6AC9">
            <w:pPr>
              <w:jc w:val="center"/>
              <w:rPr>
                <w:rFonts w:ascii="Arial" w:hAnsi="Arial" w:cs="Arial"/>
                <w:b/>
                <w:bCs/>
                <w:color w:val="000000"/>
                <w:sz w:val="18"/>
                <w:szCs w:val="18"/>
              </w:rPr>
            </w:pPr>
            <w:r>
              <w:rPr>
                <w:rFonts w:ascii="Arial" w:hAnsi="Arial" w:cs="Arial"/>
                <w:b/>
                <w:bCs/>
                <w:color w:val="000000"/>
                <w:sz w:val="18"/>
                <w:szCs w:val="18"/>
              </w:rPr>
              <w:t>Percent</w:t>
            </w:r>
          </w:p>
        </w:tc>
      </w:tr>
      <w:tr w:rsidR="007E6AC9" w14:paraId="698C0000" w14:textId="77777777" w:rsidTr="007E6AC9">
        <w:trPr>
          <w:trHeight w:val="288"/>
        </w:trPr>
        <w:tc>
          <w:tcPr>
            <w:tcW w:w="1172" w:type="dxa"/>
            <w:tcBorders>
              <w:top w:val="nil"/>
              <w:left w:val="single" w:sz="4" w:space="0" w:color="auto"/>
              <w:bottom w:val="nil"/>
              <w:right w:val="nil"/>
            </w:tcBorders>
            <w:shd w:val="clear" w:color="000000" w:fill="FFFFFF"/>
            <w:noWrap/>
            <w:vAlign w:val="center"/>
            <w:hideMark/>
          </w:tcPr>
          <w:p w14:paraId="03BE974B" w14:textId="77777777" w:rsidR="007E6AC9" w:rsidRDefault="007E6AC9">
            <w:pPr>
              <w:rPr>
                <w:rFonts w:ascii="Arial" w:hAnsi="Arial" w:cs="Arial"/>
                <w:b/>
                <w:bCs/>
                <w:color w:val="000000"/>
                <w:sz w:val="18"/>
                <w:szCs w:val="18"/>
              </w:rPr>
            </w:pPr>
            <w:r>
              <w:rPr>
                <w:rFonts w:ascii="Arial" w:hAnsi="Arial" w:cs="Arial"/>
                <w:b/>
                <w:bCs/>
                <w:color w:val="000000"/>
                <w:sz w:val="18"/>
                <w:szCs w:val="18"/>
              </w:rPr>
              <w:t>2010</w:t>
            </w:r>
          </w:p>
        </w:tc>
        <w:tc>
          <w:tcPr>
            <w:tcW w:w="1283" w:type="dxa"/>
            <w:tcBorders>
              <w:top w:val="nil"/>
              <w:left w:val="nil"/>
              <w:bottom w:val="nil"/>
              <w:right w:val="single" w:sz="4" w:space="0" w:color="auto"/>
            </w:tcBorders>
            <w:shd w:val="clear" w:color="000000" w:fill="FFFFFF"/>
            <w:noWrap/>
            <w:vAlign w:val="center"/>
            <w:hideMark/>
          </w:tcPr>
          <w:p w14:paraId="41BED191" w14:textId="77777777" w:rsidR="007E6AC9" w:rsidRDefault="007E6AC9">
            <w:pPr>
              <w:rPr>
                <w:rFonts w:ascii="Arial" w:hAnsi="Arial" w:cs="Arial"/>
                <w:b/>
                <w:bCs/>
                <w:color w:val="000000"/>
                <w:sz w:val="18"/>
                <w:szCs w:val="18"/>
              </w:rPr>
            </w:pPr>
            <w:r>
              <w:rPr>
                <w:rFonts w:ascii="Arial" w:hAnsi="Arial" w:cs="Arial"/>
                <w:b/>
                <w:bCs/>
                <w:color w:val="000000"/>
                <w:sz w:val="18"/>
                <w:szCs w:val="18"/>
              </w:rPr>
              <w:t>Male</w:t>
            </w:r>
          </w:p>
        </w:tc>
        <w:tc>
          <w:tcPr>
            <w:tcW w:w="1173" w:type="dxa"/>
            <w:tcBorders>
              <w:top w:val="nil"/>
              <w:left w:val="nil"/>
              <w:bottom w:val="nil"/>
              <w:right w:val="nil"/>
            </w:tcBorders>
            <w:shd w:val="clear" w:color="000000" w:fill="FFFFFF"/>
            <w:noWrap/>
            <w:vAlign w:val="center"/>
            <w:hideMark/>
          </w:tcPr>
          <w:p w14:paraId="507A7FCA" w14:textId="77777777" w:rsidR="007E6AC9" w:rsidRDefault="007E6AC9">
            <w:pPr>
              <w:jc w:val="center"/>
              <w:rPr>
                <w:rFonts w:ascii="Arial" w:hAnsi="Arial" w:cs="Arial"/>
                <w:color w:val="000000"/>
                <w:sz w:val="18"/>
                <w:szCs w:val="18"/>
              </w:rPr>
            </w:pPr>
            <w:r>
              <w:rPr>
                <w:rFonts w:ascii="Arial" w:hAnsi="Arial" w:cs="Arial"/>
                <w:color w:val="000000"/>
                <w:sz w:val="18"/>
                <w:szCs w:val="18"/>
              </w:rPr>
              <w:t>88</w:t>
            </w:r>
          </w:p>
        </w:tc>
        <w:tc>
          <w:tcPr>
            <w:tcW w:w="1600" w:type="dxa"/>
            <w:tcBorders>
              <w:top w:val="nil"/>
              <w:left w:val="nil"/>
              <w:bottom w:val="nil"/>
              <w:right w:val="single" w:sz="4" w:space="0" w:color="auto"/>
            </w:tcBorders>
            <w:shd w:val="clear" w:color="000000" w:fill="FFFFFF"/>
            <w:noWrap/>
            <w:vAlign w:val="center"/>
            <w:hideMark/>
          </w:tcPr>
          <w:p w14:paraId="0685599A" w14:textId="77777777" w:rsidR="007E6AC9" w:rsidRDefault="007E6AC9">
            <w:pPr>
              <w:jc w:val="center"/>
              <w:rPr>
                <w:rFonts w:ascii="Arial" w:hAnsi="Arial" w:cs="Arial"/>
                <w:color w:val="000000"/>
                <w:sz w:val="18"/>
                <w:szCs w:val="18"/>
              </w:rPr>
            </w:pPr>
            <w:r>
              <w:rPr>
                <w:rFonts w:ascii="Arial" w:hAnsi="Arial" w:cs="Arial"/>
                <w:color w:val="000000"/>
                <w:sz w:val="18"/>
                <w:szCs w:val="18"/>
              </w:rPr>
              <w:t>378</w:t>
            </w:r>
          </w:p>
        </w:tc>
        <w:tc>
          <w:tcPr>
            <w:tcW w:w="1173" w:type="dxa"/>
            <w:tcBorders>
              <w:top w:val="nil"/>
              <w:left w:val="nil"/>
              <w:bottom w:val="nil"/>
              <w:right w:val="nil"/>
            </w:tcBorders>
            <w:shd w:val="clear" w:color="000000" w:fill="FFFFFF"/>
            <w:noWrap/>
            <w:vAlign w:val="center"/>
            <w:hideMark/>
          </w:tcPr>
          <w:p w14:paraId="44CB2E07" w14:textId="77777777" w:rsidR="007E6AC9" w:rsidRDefault="007E6AC9">
            <w:pPr>
              <w:jc w:val="center"/>
              <w:rPr>
                <w:rFonts w:ascii="Arial" w:hAnsi="Arial" w:cs="Arial"/>
                <w:color w:val="000000"/>
                <w:sz w:val="18"/>
                <w:szCs w:val="18"/>
              </w:rPr>
            </w:pPr>
            <w:r>
              <w:rPr>
                <w:rFonts w:ascii="Arial" w:hAnsi="Arial" w:cs="Arial"/>
                <w:color w:val="000000"/>
                <w:sz w:val="18"/>
                <w:szCs w:val="18"/>
              </w:rPr>
              <w:t>48</w:t>
            </w:r>
          </w:p>
        </w:tc>
        <w:tc>
          <w:tcPr>
            <w:tcW w:w="1173" w:type="dxa"/>
            <w:tcBorders>
              <w:top w:val="nil"/>
              <w:left w:val="nil"/>
              <w:bottom w:val="nil"/>
              <w:right w:val="nil"/>
            </w:tcBorders>
            <w:shd w:val="clear" w:color="000000" w:fill="FFFFFF"/>
            <w:noWrap/>
            <w:vAlign w:val="center"/>
            <w:hideMark/>
          </w:tcPr>
          <w:p w14:paraId="41B1AE84" w14:textId="77777777" w:rsidR="007E6AC9" w:rsidRDefault="007E6AC9">
            <w:pPr>
              <w:jc w:val="center"/>
              <w:rPr>
                <w:rFonts w:ascii="Arial" w:hAnsi="Arial" w:cs="Arial"/>
                <w:color w:val="000000"/>
                <w:sz w:val="18"/>
                <w:szCs w:val="18"/>
              </w:rPr>
            </w:pPr>
            <w:r>
              <w:rPr>
                <w:rFonts w:ascii="Arial" w:hAnsi="Arial" w:cs="Arial"/>
                <w:color w:val="000000"/>
                <w:sz w:val="18"/>
                <w:szCs w:val="18"/>
              </w:rPr>
              <w:t>54.5</w:t>
            </w:r>
          </w:p>
        </w:tc>
        <w:tc>
          <w:tcPr>
            <w:tcW w:w="1600" w:type="dxa"/>
            <w:tcBorders>
              <w:top w:val="nil"/>
              <w:left w:val="nil"/>
              <w:bottom w:val="nil"/>
              <w:right w:val="single" w:sz="4" w:space="0" w:color="auto"/>
            </w:tcBorders>
            <w:shd w:val="clear" w:color="000000" w:fill="FFFFFF"/>
            <w:noWrap/>
            <w:vAlign w:val="center"/>
            <w:hideMark/>
          </w:tcPr>
          <w:p w14:paraId="5880CDFA" w14:textId="77777777" w:rsidR="007E6AC9" w:rsidRDefault="007E6AC9">
            <w:pPr>
              <w:jc w:val="center"/>
              <w:rPr>
                <w:rFonts w:ascii="Arial" w:hAnsi="Arial" w:cs="Arial"/>
                <w:color w:val="000000"/>
                <w:sz w:val="18"/>
                <w:szCs w:val="18"/>
              </w:rPr>
            </w:pPr>
            <w:r>
              <w:rPr>
                <w:rFonts w:ascii="Arial" w:hAnsi="Arial" w:cs="Arial"/>
                <w:color w:val="000000"/>
                <w:sz w:val="18"/>
                <w:szCs w:val="18"/>
              </w:rPr>
              <w:t>419 (358 - 495)</w:t>
            </w:r>
          </w:p>
        </w:tc>
        <w:tc>
          <w:tcPr>
            <w:tcW w:w="1173" w:type="dxa"/>
            <w:tcBorders>
              <w:top w:val="nil"/>
              <w:left w:val="nil"/>
              <w:bottom w:val="nil"/>
              <w:right w:val="nil"/>
            </w:tcBorders>
            <w:shd w:val="clear" w:color="000000" w:fill="FFFFFF"/>
            <w:noWrap/>
            <w:vAlign w:val="center"/>
            <w:hideMark/>
          </w:tcPr>
          <w:p w14:paraId="606AC95C" w14:textId="77777777" w:rsidR="007E6AC9" w:rsidRDefault="007E6AC9">
            <w:pPr>
              <w:jc w:val="center"/>
              <w:rPr>
                <w:rFonts w:ascii="Arial" w:hAnsi="Arial" w:cs="Arial"/>
                <w:color w:val="000000"/>
                <w:sz w:val="18"/>
                <w:szCs w:val="18"/>
              </w:rPr>
            </w:pPr>
            <w:r>
              <w:rPr>
                <w:rFonts w:ascii="Arial" w:hAnsi="Arial" w:cs="Arial"/>
                <w:color w:val="000000"/>
                <w:sz w:val="18"/>
                <w:szCs w:val="18"/>
              </w:rPr>
              <w:t>45</w:t>
            </w:r>
          </w:p>
        </w:tc>
        <w:tc>
          <w:tcPr>
            <w:tcW w:w="1173" w:type="dxa"/>
            <w:tcBorders>
              <w:top w:val="nil"/>
              <w:left w:val="nil"/>
              <w:bottom w:val="nil"/>
              <w:right w:val="single" w:sz="4" w:space="0" w:color="auto"/>
            </w:tcBorders>
            <w:shd w:val="clear" w:color="000000" w:fill="FFFFFF"/>
            <w:noWrap/>
            <w:vAlign w:val="center"/>
            <w:hideMark/>
          </w:tcPr>
          <w:p w14:paraId="7BBBAA95" w14:textId="77777777" w:rsidR="007E6AC9" w:rsidRDefault="007E6AC9">
            <w:pPr>
              <w:jc w:val="center"/>
              <w:rPr>
                <w:rFonts w:ascii="Arial" w:hAnsi="Arial" w:cs="Arial"/>
                <w:color w:val="000000"/>
                <w:sz w:val="18"/>
                <w:szCs w:val="18"/>
              </w:rPr>
            </w:pPr>
            <w:r>
              <w:rPr>
                <w:rFonts w:ascii="Arial" w:hAnsi="Arial" w:cs="Arial"/>
                <w:color w:val="000000"/>
                <w:sz w:val="18"/>
                <w:szCs w:val="18"/>
              </w:rPr>
              <w:t>93.8</w:t>
            </w:r>
          </w:p>
        </w:tc>
      </w:tr>
      <w:tr w:rsidR="007E6AC9" w14:paraId="27D9536C" w14:textId="77777777" w:rsidTr="007E6AC9">
        <w:trPr>
          <w:trHeight w:val="288"/>
        </w:trPr>
        <w:tc>
          <w:tcPr>
            <w:tcW w:w="1172" w:type="dxa"/>
            <w:tcBorders>
              <w:top w:val="nil"/>
              <w:left w:val="single" w:sz="4" w:space="0" w:color="auto"/>
              <w:bottom w:val="single" w:sz="4" w:space="0" w:color="auto"/>
              <w:right w:val="nil"/>
            </w:tcBorders>
            <w:shd w:val="clear" w:color="000000" w:fill="FFFFFF"/>
            <w:noWrap/>
            <w:vAlign w:val="center"/>
            <w:hideMark/>
          </w:tcPr>
          <w:p w14:paraId="3AE8F32A" w14:textId="77777777" w:rsidR="007E6AC9" w:rsidRDefault="007E6AC9">
            <w:pPr>
              <w:rPr>
                <w:rFonts w:ascii="Arial" w:hAnsi="Arial" w:cs="Arial"/>
                <w:color w:val="000000"/>
                <w:sz w:val="18"/>
                <w:szCs w:val="18"/>
              </w:rPr>
            </w:pPr>
            <w:r>
              <w:rPr>
                <w:rFonts w:ascii="Arial" w:hAnsi="Arial" w:cs="Arial"/>
                <w:color w:val="000000"/>
                <w:sz w:val="18"/>
                <w:szCs w:val="18"/>
              </w:rPr>
              <w:t> </w:t>
            </w:r>
          </w:p>
        </w:tc>
        <w:tc>
          <w:tcPr>
            <w:tcW w:w="1283" w:type="dxa"/>
            <w:tcBorders>
              <w:top w:val="nil"/>
              <w:left w:val="nil"/>
              <w:bottom w:val="single" w:sz="4" w:space="0" w:color="auto"/>
              <w:right w:val="single" w:sz="4" w:space="0" w:color="auto"/>
            </w:tcBorders>
            <w:shd w:val="clear" w:color="000000" w:fill="FFFFFF"/>
            <w:noWrap/>
            <w:vAlign w:val="center"/>
            <w:hideMark/>
          </w:tcPr>
          <w:p w14:paraId="15C57311" w14:textId="77777777" w:rsidR="007E6AC9" w:rsidRDefault="007E6AC9">
            <w:pPr>
              <w:rPr>
                <w:rFonts w:ascii="Arial" w:hAnsi="Arial" w:cs="Arial"/>
                <w:b/>
                <w:bCs/>
                <w:color w:val="000000"/>
                <w:sz w:val="18"/>
                <w:szCs w:val="18"/>
              </w:rPr>
            </w:pPr>
            <w:r>
              <w:rPr>
                <w:rFonts w:ascii="Arial" w:hAnsi="Arial" w:cs="Arial"/>
                <w:b/>
                <w:bCs/>
                <w:color w:val="000000"/>
                <w:sz w:val="18"/>
                <w:szCs w:val="18"/>
              </w:rPr>
              <w:t>Female</w:t>
            </w:r>
          </w:p>
        </w:tc>
        <w:tc>
          <w:tcPr>
            <w:tcW w:w="1173" w:type="dxa"/>
            <w:tcBorders>
              <w:top w:val="nil"/>
              <w:left w:val="nil"/>
              <w:bottom w:val="single" w:sz="4" w:space="0" w:color="auto"/>
              <w:right w:val="nil"/>
            </w:tcBorders>
            <w:shd w:val="clear" w:color="000000" w:fill="FFFFFF"/>
            <w:noWrap/>
            <w:vAlign w:val="center"/>
            <w:hideMark/>
          </w:tcPr>
          <w:p w14:paraId="52DC20BA" w14:textId="77777777" w:rsidR="007E6AC9" w:rsidRDefault="007E6AC9">
            <w:pPr>
              <w:jc w:val="center"/>
              <w:rPr>
                <w:rFonts w:ascii="Arial" w:hAnsi="Arial" w:cs="Arial"/>
                <w:color w:val="000000"/>
                <w:sz w:val="18"/>
                <w:szCs w:val="18"/>
              </w:rPr>
            </w:pPr>
            <w:r>
              <w:rPr>
                <w:rFonts w:ascii="Arial" w:hAnsi="Arial" w:cs="Arial"/>
                <w:color w:val="000000"/>
                <w:sz w:val="18"/>
                <w:szCs w:val="18"/>
              </w:rPr>
              <w:t>112</w:t>
            </w:r>
          </w:p>
        </w:tc>
        <w:tc>
          <w:tcPr>
            <w:tcW w:w="1600" w:type="dxa"/>
            <w:tcBorders>
              <w:top w:val="nil"/>
              <w:left w:val="nil"/>
              <w:bottom w:val="single" w:sz="4" w:space="0" w:color="auto"/>
              <w:right w:val="single" w:sz="4" w:space="0" w:color="auto"/>
            </w:tcBorders>
            <w:shd w:val="clear" w:color="000000" w:fill="FFFFFF"/>
            <w:noWrap/>
            <w:vAlign w:val="center"/>
            <w:hideMark/>
          </w:tcPr>
          <w:p w14:paraId="61E05955" w14:textId="77777777" w:rsidR="007E6AC9" w:rsidRDefault="007E6AC9">
            <w:pPr>
              <w:jc w:val="center"/>
              <w:rPr>
                <w:rFonts w:ascii="Arial" w:hAnsi="Arial" w:cs="Arial"/>
                <w:color w:val="000000"/>
                <w:sz w:val="18"/>
                <w:szCs w:val="18"/>
              </w:rPr>
            </w:pPr>
            <w:r>
              <w:rPr>
                <w:rFonts w:ascii="Arial" w:hAnsi="Arial" w:cs="Arial"/>
                <w:color w:val="000000"/>
                <w:sz w:val="18"/>
                <w:szCs w:val="18"/>
              </w:rPr>
              <w:t>378</w:t>
            </w:r>
          </w:p>
        </w:tc>
        <w:tc>
          <w:tcPr>
            <w:tcW w:w="1173" w:type="dxa"/>
            <w:tcBorders>
              <w:top w:val="nil"/>
              <w:left w:val="nil"/>
              <w:bottom w:val="single" w:sz="4" w:space="0" w:color="auto"/>
              <w:right w:val="nil"/>
            </w:tcBorders>
            <w:shd w:val="clear" w:color="000000" w:fill="FFFFFF"/>
            <w:noWrap/>
            <w:vAlign w:val="center"/>
            <w:hideMark/>
          </w:tcPr>
          <w:p w14:paraId="76D002F1" w14:textId="77777777" w:rsidR="007E6AC9" w:rsidRDefault="007E6AC9">
            <w:pPr>
              <w:jc w:val="center"/>
              <w:rPr>
                <w:rFonts w:ascii="Arial" w:hAnsi="Arial" w:cs="Arial"/>
                <w:color w:val="000000"/>
                <w:sz w:val="18"/>
                <w:szCs w:val="18"/>
              </w:rPr>
            </w:pPr>
            <w:r>
              <w:rPr>
                <w:rFonts w:ascii="Arial" w:hAnsi="Arial" w:cs="Arial"/>
                <w:color w:val="000000"/>
                <w:sz w:val="18"/>
                <w:szCs w:val="18"/>
              </w:rPr>
              <w:t>72</w:t>
            </w:r>
          </w:p>
        </w:tc>
        <w:tc>
          <w:tcPr>
            <w:tcW w:w="1173" w:type="dxa"/>
            <w:tcBorders>
              <w:top w:val="nil"/>
              <w:left w:val="nil"/>
              <w:bottom w:val="single" w:sz="4" w:space="0" w:color="auto"/>
              <w:right w:val="nil"/>
            </w:tcBorders>
            <w:shd w:val="clear" w:color="000000" w:fill="FFFFFF"/>
            <w:noWrap/>
            <w:vAlign w:val="center"/>
            <w:hideMark/>
          </w:tcPr>
          <w:p w14:paraId="250DDB6D" w14:textId="77777777" w:rsidR="007E6AC9" w:rsidRDefault="007E6AC9">
            <w:pPr>
              <w:jc w:val="center"/>
              <w:rPr>
                <w:rFonts w:ascii="Arial" w:hAnsi="Arial" w:cs="Arial"/>
                <w:color w:val="000000"/>
                <w:sz w:val="18"/>
                <w:szCs w:val="18"/>
              </w:rPr>
            </w:pPr>
            <w:r>
              <w:rPr>
                <w:rFonts w:ascii="Arial" w:hAnsi="Arial" w:cs="Arial"/>
                <w:color w:val="000000"/>
                <w:sz w:val="18"/>
                <w:szCs w:val="18"/>
              </w:rPr>
              <w:t>64.3</w:t>
            </w:r>
          </w:p>
        </w:tc>
        <w:tc>
          <w:tcPr>
            <w:tcW w:w="1600" w:type="dxa"/>
            <w:tcBorders>
              <w:top w:val="nil"/>
              <w:left w:val="nil"/>
              <w:bottom w:val="single" w:sz="4" w:space="0" w:color="auto"/>
              <w:right w:val="single" w:sz="4" w:space="0" w:color="auto"/>
            </w:tcBorders>
            <w:shd w:val="clear" w:color="000000" w:fill="FFFFFF"/>
            <w:noWrap/>
            <w:vAlign w:val="center"/>
            <w:hideMark/>
          </w:tcPr>
          <w:p w14:paraId="1FA7B273" w14:textId="77777777" w:rsidR="007E6AC9" w:rsidRDefault="007E6AC9">
            <w:pPr>
              <w:jc w:val="center"/>
              <w:rPr>
                <w:rFonts w:ascii="Arial" w:hAnsi="Arial" w:cs="Arial"/>
                <w:color w:val="000000"/>
                <w:sz w:val="18"/>
                <w:szCs w:val="18"/>
              </w:rPr>
            </w:pPr>
            <w:r>
              <w:rPr>
                <w:rFonts w:ascii="Arial" w:hAnsi="Arial" w:cs="Arial"/>
                <w:color w:val="000000"/>
                <w:sz w:val="18"/>
                <w:szCs w:val="18"/>
              </w:rPr>
              <w:t>440 (405 - 487)</w:t>
            </w:r>
          </w:p>
        </w:tc>
        <w:tc>
          <w:tcPr>
            <w:tcW w:w="1173" w:type="dxa"/>
            <w:tcBorders>
              <w:top w:val="nil"/>
              <w:left w:val="nil"/>
              <w:bottom w:val="single" w:sz="4" w:space="0" w:color="auto"/>
              <w:right w:val="nil"/>
            </w:tcBorders>
            <w:shd w:val="clear" w:color="000000" w:fill="FFFFFF"/>
            <w:noWrap/>
            <w:vAlign w:val="center"/>
            <w:hideMark/>
          </w:tcPr>
          <w:p w14:paraId="7F75B50C" w14:textId="77777777" w:rsidR="007E6AC9" w:rsidRDefault="007E6AC9">
            <w:pPr>
              <w:jc w:val="center"/>
              <w:rPr>
                <w:rFonts w:ascii="Arial" w:hAnsi="Arial" w:cs="Arial"/>
                <w:color w:val="000000"/>
                <w:sz w:val="18"/>
                <w:szCs w:val="18"/>
              </w:rPr>
            </w:pPr>
            <w:r>
              <w:rPr>
                <w:rFonts w:ascii="Arial" w:hAnsi="Arial" w:cs="Arial"/>
                <w:color w:val="000000"/>
                <w:sz w:val="18"/>
                <w:szCs w:val="18"/>
              </w:rPr>
              <w:t>68</w:t>
            </w:r>
          </w:p>
        </w:tc>
        <w:tc>
          <w:tcPr>
            <w:tcW w:w="1173" w:type="dxa"/>
            <w:tcBorders>
              <w:top w:val="nil"/>
              <w:left w:val="nil"/>
              <w:bottom w:val="single" w:sz="4" w:space="0" w:color="auto"/>
              <w:right w:val="single" w:sz="4" w:space="0" w:color="auto"/>
            </w:tcBorders>
            <w:shd w:val="clear" w:color="000000" w:fill="FFFFFF"/>
            <w:noWrap/>
            <w:vAlign w:val="center"/>
            <w:hideMark/>
          </w:tcPr>
          <w:p w14:paraId="61AF944E" w14:textId="77777777" w:rsidR="007E6AC9" w:rsidRDefault="007E6AC9">
            <w:pPr>
              <w:jc w:val="center"/>
              <w:rPr>
                <w:rFonts w:ascii="Arial" w:hAnsi="Arial" w:cs="Arial"/>
                <w:color w:val="000000"/>
                <w:sz w:val="18"/>
                <w:szCs w:val="18"/>
              </w:rPr>
            </w:pPr>
            <w:r>
              <w:rPr>
                <w:rFonts w:ascii="Arial" w:hAnsi="Arial" w:cs="Arial"/>
                <w:color w:val="000000"/>
                <w:sz w:val="18"/>
                <w:szCs w:val="18"/>
              </w:rPr>
              <w:t>94.4</w:t>
            </w:r>
          </w:p>
        </w:tc>
      </w:tr>
      <w:tr w:rsidR="007E6AC9" w14:paraId="47BE4898" w14:textId="77777777" w:rsidTr="007E6AC9">
        <w:trPr>
          <w:trHeight w:val="288"/>
        </w:trPr>
        <w:tc>
          <w:tcPr>
            <w:tcW w:w="1172" w:type="dxa"/>
            <w:tcBorders>
              <w:top w:val="nil"/>
              <w:left w:val="single" w:sz="4" w:space="0" w:color="auto"/>
              <w:bottom w:val="nil"/>
              <w:right w:val="nil"/>
            </w:tcBorders>
            <w:shd w:val="clear" w:color="000000" w:fill="FFFFFF"/>
            <w:noWrap/>
            <w:vAlign w:val="center"/>
            <w:hideMark/>
          </w:tcPr>
          <w:p w14:paraId="57621CF7" w14:textId="77777777" w:rsidR="007E6AC9" w:rsidRDefault="007E6AC9">
            <w:pPr>
              <w:rPr>
                <w:rFonts w:ascii="Arial" w:hAnsi="Arial" w:cs="Arial"/>
                <w:b/>
                <w:bCs/>
                <w:color w:val="000000"/>
                <w:sz w:val="18"/>
                <w:szCs w:val="18"/>
              </w:rPr>
            </w:pPr>
            <w:r>
              <w:rPr>
                <w:rFonts w:ascii="Arial" w:hAnsi="Arial" w:cs="Arial"/>
                <w:b/>
                <w:bCs/>
                <w:color w:val="000000"/>
                <w:sz w:val="18"/>
                <w:szCs w:val="18"/>
              </w:rPr>
              <w:t>2011</w:t>
            </w:r>
          </w:p>
        </w:tc>
        <w:tc>
          <w:tcPr>
            <w:tcW w:w="1283" w:type="dxa"/>
            <w:tcBorders>
              <w:top w:val="nil"/>
              <w:left w:val="nil"/>
              <w:bottom w:val="nil"/>
              <w:right w:val="single" w:sz="4" w:space="0" w:color="auto"/>
            </w:tcBorders>
            <w:shd w:val="clear" w:color="000000" w:fill="FFFFFF"/>
            <w:noWrap/>
            <w:vAlign w:val="center"/>
            <w:hideMark/>
          </w:tcPr>
          <w:p w14:paraId="69FE1B8D" w14:textId="77777777" w:rsidR="007E6AC9" w:rsidRDefault="007E6AC9">
            <w:pPr>
              <w:rPr>
                <w:rFonts w:ascii="Arial" w:hAnsi="Arial" w:cs="Arial"/>
                <w:b/>
                <w:bCs/>
                <w:color w:val="000000"/>
                <w:sz w:val="18"/>
                <w:szCs w:val="18"/>
              </w:rPr>
            </w:pPr>
            <w:r>
              <w:rPr>
                <w:rFonts w:ascii="Arial" w:hAnsi="Arial" w:cs="Arial"/>
                <w:b/>
                <w:bCs/>
                <w:color w:val="000000"/>
                <w:sz w:val="18"/>
                <w:szCs w:val="18"/>
              </w:rPr>
              <w:t>Male</w:t>
            </w:r>
          </w:p>
        </w:tc>
        <w:tc>
          <w:tcPr>
            <w:tcW w:w="1173" w:type="dxa"/>
            <w:tcBorders>
              <w:top w:val="nil"/>
              <w:left w:val="nil"/>
              <w:bottom w:val="nil"/>
              <w:right w:val="nil"/>
            </w:tcBorders>
            <w:shd w:val="clear" w:color="000000" w:fill="FFFFFF"/>
            <w:noWrap/>
            <w:vAlign w:val="center"/>
            <w:hideMark/>
          </w:tcPr>
          <w:p w14:paraId="5473D8AC" w14:textId="77777777" w:rsidR="007E6AC9" w:rsidRDefault="007E6AC9">
            <w:pPr>
              <w:jc w:val="center"/>
              <w:rPr>
                <w:rFonts w:ascii="Arial" w:hAnsi="Arial" w:cs="Arial"/>
                <w:color w:val="000000"/>
                <w:sz w:val="18"/>
                <w:szCs w:val="18"/>
              </w:rPr>
            </w:pPr>
            <w:r>
              <w:rPr>
                <w:rFonts w:ascii="Arial" w:hAnsi="Arial" w:cs="Arial"/>
                <w:color w:val="000000"/>
                <w:sz w:val="18"/>
                <w:szCs w:val="18"/>
              </w:rPr>
              <w:t>100</w:t>
            </w:r>
          </w:p>
        </w:tc>
        <w:tc>
          <w:tcPr>
            <w:tcW w:w="1600" w:type="dxa"/>
            <w:tcBorders>
              <w:top w:val="nil"/>
              <w:left w:val="nil"/>
              <w:bottom w:val="nil"/>
              <w:right w:val="single" w:sz="4" w:space="0" w:color="auto"/>
            </w:tcBorders>
            <w:shd w:val="clear" w:color="000000" w:fill="FFFFFF"/>
            <w:noWrap/>
            <w:vAlign w:val="center"/>
            <w:hideMark/>
          </w:tcPr>
          <w:p w14:paraId="7B4C2043" w14:textId="77777777" w:rsidR="007E6AC9" w:rsidRDefault="007E6AC9">
            <w:pPr>
              <w:jc w:val="center"/>
              <w:rPr>
                <w:rFonts w:ascii="Arial" w:hAnsi="Arial" w:cs="Arial"/>
                <w:color w:val="000000"/>
                <w:sz w:val="18"/>
                <w:szCs w:val="18"/>
              </w:rPr>
            </w:pPr>
            <w:r>
              <w:rPr>
                <w:rFonts w:ascii="Arial" w:hAnsi="Arial" w:cs="Arial"/>
                <w:color w:val="000000"/>
                <w:sz w:val="18"/>
                <w:szCs w:val="18"/>
              </w:rPr>
              <w:t>392 (347 - 448)</w:t>
            </w:r>
          </w:p>
        </w:tc>
        <w:tc>
          <w:tcPr>
            <w:tcW w:w="1173" w:type="dxa"/>
            <w:tcBorders>
              <w:top w:val="nil"/>
              <w:left w:val="nil"/>
              <w:bottom w:val="nil"/>
              <w:right w:val="nil"/>
            </w:tcBorders>
            <w:shd w:val="clear" w:color="000000" w:fill="FFFFFF"/>
            <w:noWrap/>
            <w:vAlign w:val="center"/>
            <w:hideMark/>
          </w:tcPr>
          <w:p w14:paraId="327EAC1E" w14:textId="77777777" w:rsidR="007E6AC9" w:rsidRDefault="007E6AC9">
            <w:pPr>
              <w:jc w:val="center"/>
              <w:rPr>
                <w:rFonts w:ascii="Arial" w:hAnsi="Arial" w:cs="Arial"/>
                <w:color w:val="000000"/>
                <w:sz w:val="18"/>
                <w:szCs w:val="18"/>
              </w:rPr>
            </w:pPr>
            <w:r>
              <w:rPr>
                <w:rFonts w:ascii="Arial" w:hAnsi="Arial" w:cs="Arial"/>
                <w:color w:val="000000"/>
                <w:sz w:val="18"/>
                <w:szCs w:val="18"/>
              </w:rPr>
              <w:t>40</w:t>
            </w:r>
          </w:p>
        </w:tc>
        <w:tc>
          <w:tcPr>
            <w:tcW w:w="1173" w:type="dxa"/>
            <w:tcBorders>
              <w:top w:val="nil"/>
              <w:left w:val="nil"/>
              <w:bottom w:val="nil"/>
              <w:right w:val="nil"/>
            </w:tcBorders>
            <w:shd w:val="clear" w:color="000000" w:fill="FFFFFF"/>
            <w:noWrap/>
            <w:vAlign w:val="center"/>
            <w:hideMark/>
          </w:tcPr>
          <w:p w14:paraId="409DC574" w14:textId="77777777" w:rsidR="007E6AC9" w:rsidRDefault="007E6AC9">
            <w:pPr>
              <w:jc w:val="center"/>
              <w:rPr>
                <w:rFonts w:ascii="Arial" w:hAnsi="Arial" w:cs="Arial"/>
                <w:color w:val="000000"/>
                <w:sz w:val="18"/>
                <w:szCs w:val="18"/>
              </w:rPr>
            </w:pPr>
            <w:r>
              <w:rPr>
                <w:rFonts w:ascii="Arial" w:hAnsi="Arial" w:cs="Arial"/>
                <w:color w:val="000000"/>
                <w:sz w:val="18"/>
                <w:szCs w:val="18"/>
              </w:rPr>
              <w:t>40</w:t>
            </w:r>
          </w:p>
        </w:tc>
        <w:tc>
          <w:tcPr>
            <w:tcW w:w="1600" w:type="dxa"/>
            <w:tcBorders>
              <w:top w:val="nil"/>
              <w:left w:val="nil"/>
              <w:bottom w:val="nil"/>
              <w:right w:val="single" w:sz="4" w:space="0" w:color="auto"/>
            </w:tcBorders>
            <w:shd w:val="clear" w:color="000000" w:fill="FFFFFF"/>
            <w:noWrap/>
            <w:vAlign w:val="center"/>
            <w:hideMark/>
          </w:tcPr>
          <w:p w14:paraId="7FACC2B6" w14:textId="77777777" w:rsidR="007E6AC9" w:rsidRDefault="007E6AC9">
            <w:pPr>
              <w:jc w:val="center"/>
              <w:rPr>
                <w:rFonts w:ascii="Arial" w:hAnsi="Arial" w:cs="Arial"/>
                <w:color w:val="000000"/>
                <w:sz w:val="18"/>
                <w:szCs w:val="18"/>
              </w:rPr>
            </w:pPr>
            <w:r>
              <w:rPr>
                <w:rFonts w:ascii="Arial" w:hAnsi="Arial" w:cs="Arial"/>
                <w:color w:val="000000"/>
                <w:sz w:val="18"/>
                <w:szCs w:val="18"/>
              </w:rPr>
              <w:t>407 (375 - 455)</w:t>
            </w:r>
          </w:p>
        </w:tc>
        <w:tc>
          <w:tcPr>
            <w:tcW w:w="1173" w:type="dxa"/>
            <w:tcBorders>
              <w:top w:val="nil"/>
              <w:left w:val="nil"/>
              <w:bottom w:val="nil"/>
              <w:right w:val="nil"/>
            </w:tcBorders>
            <w:shd w:val="clear" w:color="000000" w:fill="FFFFFF"/>
            <w:noWrap/>
            <w:vAlign w:val="center"/>
            <w:hideMark/>
          </w:tcPr>
          <w:p w14:paraId="21B6BC93" w14:textId="77777777" w:rsidR="007E6AC9" w:rsidRDefault="007E6AC9">
            <w:pPr>
              <w:jc w:val="center"/>
              <w:rPr>
                <w:rFonts w:ascii="Arial" w:hAnsi="Arial" w:cs="Arial"/>
                <w:color w:val="000000"/>
                <w:sz w:val="18"/>
                <w:szCs w:val="18"/>
              </w:rPr>
            </w:pPr>
            <w:r>
              <w:rPr>
                <w:rFonts w:ascii="Arial" w:hAnsi="Arial" w:cs="Arial"/>
                <w:color w:val="000000"/>
                <w:sz w:val="18"/>
                <w:szCs w:val="18"/>
              </w:rPr>
              <w:t>40</w:t>
            </w:r>
          </w:p>
        </w:tc>
        <w:tc>
          <w:tcPr>
            <w:tcW w:w="1173" w:type="dxa"/>
            <w:tcBorders>
              <w:top w:val="nil"/>
              <w:left w:val="nil"/>
              <w:bottom w:val="nil"/>
              <w:right w:val="single" w:sz="4" w:space="0" w:color="auto"/>
            </w:tcBorders>
            <w:shd w:val="clear" w:color="000000" w:fill="FFFFFF"/>
            <w:noWrap/>
            <w:vAlign w:val="center"/>
            <w:hideMark/>
          </w:tcPr>
          <w:p w14:paraId="7A6D2200" w14:textId="77777777" w:rsidR="007E6AC9" w:rsidRDefault="007E6AC9">
            <w:pPr>
              <w:jc w:val="center"/>
              <w:rPr>
                <w:rFonts w:ascii="Arial" w:hAnsi="Arial" w:cs="Arial"/>
                <w:color w:val="000000"/>
                <w:sz w:val="18"/>
                <w:szCs w:val="18"/>
              </w:rPr>
            </w:pPr>
            <w:r>
              <w:rPr>
                <w:rFonts w:ascii="Arial" w:hAnsi="Arial" w:cs="Arial"/>
                <w:color w:val="000000"/>
                <w:sz w:val="18"/>
                <w:szCs w:val="18"/>
              </w:rPr>
              <w:t>100</w:t>
            </w:r>
          </w:p>
        </w:tc>
      </w:tr>
      <w:tr w:rsidR="007E6AC9" w14:paraId="3EB3D48E" w14:textId="77777777" w:rsidTr="007E6AC9">
        <w:trPr>
          <w:trHeight w:val="288"/>
        </w:trPr>
        <w:tc>
          <w:tcPr>
            <w:tcW w:w="1172" w:type="dxa"/>
            <w:tcBorders>
              <w:top w:val="nil"/>
              <w:left w:val="single" w:sz="4" w:space="0" w:color="auto"/>
              <w:bottom w:val="single" w:sz="4" w:space="0" w:color="auto"/>
              <w:right w:val="nil"/>
            </w:tcBorders>
            <w:shd w:val="clear" w:color="000000" w:fill="FFFFFF"/>
            <w:noWrap/>
            <w:vAlign w:val="center"/>
            <w:hideMark/>
          </w:tcPr>
          <w:p w14:paraId="69F3CCF4" w14:textId="77777777" w:rsidR="007E6AC9" w:rsidRDefault="007E6AC9">
            <w:pPr>
              <w:rPr>
                <w:rFonts w:ascii="Arial" w:hAnsi="Arial" w:cs="Arial"/>
                <w:color w:val="000000"/>
                <w:sz w:val="18"/>
                <w:szCs w:val="18"/>
              </w:rPr>
            </w:pPr>
            <w:r>
              <w:rPr>
                <w:rFonts w:ascii="Arial" w:hAnsi="Arial" w:cs="Arial"/>
                <w:color w:val="000000"/>
                <w:sz w:val="18"/>
                <w:szCs w:val="18"/>
              </w:rPr>
              <w:t> </w:t>
            </w:r>
          </w:p>
        </w:tc>
        <w:tc>
          <w:tcPr>
            <w:tcW w:w="1283" w:type="dxa"/>
            <w:tcBorders>
              <w:top w:val="nil"/>
              <w:left w:val="nil"/>
              <w:bottom w:val="single" w:sz="4" w:space="0" w:color="auto"/>
              <w:right w:val="single" w:sz="4" w:space="0" w:color="auto"/>
            </w:tcBorders>
            <w:shd w:val="clear" w:color="000000" w:fill="FFFFFF"/>
            <w:noWrap/>
            <w:vAlign w:val="center"/>
            <w:hideMark/>
          </w:tcPr>
          <w:p w14:paraId="490A8F65" w14:textId="77777777" w:rsidR="007E6AC9" w:rsidRDefault="007E6AC9">
            <w:pPr>
              <w:rPr>
                <w:rFonts w:ascii="Arial" w:hAnsi="Arial" w:cs="Arial"/>
                <w:b/>
                <w:bCs/>
                <w:color w:val="000000"/>
                <w:sz w:val="18"/>
                <w:szCs w:val="18"/>
              </w:rPr>
            </w:pPr>
            <w:r>
              <w:rPr>
                <w:rFonts w:ascii="Arial" w:hAnsi="Arial" w:cs="Arial"/>
                <w:b/>
                <w:bCs/>
                <w:color w:val="000000"/>
                <w:sz w:val="18"/>
                <w:szCs w:val="18"/>
              </w:rPr>
              <w:t>Female</w:t>
            </w:r>
          </w:p>
        </w:tc>
        <w:tc>
          <w:tcPr>
            <w:tcW w:w="1173" w:type="dxa"/>
            <w:tcBorders>
              <w:top w:val="nil"/>
              <w:left w:val="nil"/>
              <w:bottom w:val="single" w:sz="4" w:space="0" w:color="auto"/>
              <w:right w:val="nil"/>
            </w:tcBorders>
            <w:shd w:val="clear" w:color="000000" w:fill="FFFFFF"/>
            <w:noWrap/>
            <w:vAlign w:val="center"/>
            <w:hideMark/>
          </w:tcPr>
          <w:p w14:paraId="352BFEF7" w14:textId="77777777" w:rsidR="007E6AC9" w:rsidRDefault="007E6AC9">
            <w:pPr>
              <w:jc w:val="center"/>
              <w:rPr>
                <w:rFonts w:ascii="Arial" w:hAnsi="Arial" w:cs="Arial"/>
                <w:color w:val="000000"/>
                <w:sz w:val="18"/>
                <w:szCs w:val="18"/>
              </w:rPr>
            </w:pPr>
            <w:r>
              <w:rPr>
                <w:rFonts w:ascii="Arial" w:hAnsi="Arial" w:cs="Arial"/>
                <w:color w:val="000000"/>
                <w:sz w:val="18"/>
                <w:szCs w:val="18"/>
              </w:rPr>
              <w:t>100</w:t>
            </w:r>
          </w:p>
        </w:tc>
        <w:tc>
          <w:tcPr>
            <w:tcW w:w="1600" w:type="dxa"/>
            <w:tcBorders>
              <w:top w:val="nil"/>
              <w:left w:val="nil"/>
              <w:bottom w:val="single" w:sz="4" w:space="0" w:color="auto"/>
              <w:right w:val="single" w:sz="4" w:space="0" w:color="auto"/>
            </w:tcBorders>
            <w:shd w:val="clear" w:color="000000" w:fill="FFFFFF"/>
            <w:noWrap/>
            <w:vAlign w:val="center"/>
            <w:hideMark/>
          </w:tcPr>
          <w:p w14:paraId="73E12B6F" w14:textId="77777777" w:rsidR="007E6AC9" w:rsidRDefault="007E6AC9">
            <w:pPr>
              <w:jc w:val="center"/>
              <w:rPr>
                <w:rFonts w:ascii="Arial" w:hAnsi="Arial" w:cs="Arial"/>
                <w:color w:val="000000"/>
                <w:sz w:val="18"/>
                <w:szCs w:val="18"/>
              </w:rPr>
            </w:pPr>
            <w:r>
              <w:rPr>
                <w:rFonts w:ascii="Arial" w:hAnsi="Arial" w:cs="Arial"/>
                <w:color w:val="000000"/>
                <w:sz w:val="18"/>
                <w:szCs w:val="18"/>
              </w:rPr>
              <w:t>442 (385 - 527)</w:t>
            </w:r>
          </w:p>
        </w:tc>
        <w:tc>
          <w:tcPr>
            <w:tcW w:w="1173" w:type="dxa"/>
            <w:tcBorders>
              <w:top w:val="nil"/>
              <w:left w:val="nil"/>
              <w:bottom w:val="single" w:sz="4" w:space="0" w:color="auto"/>
              <w:right w:val="nil"/>
            </w:tcBorders>
            <w:shd w:val="clear" w:color="000000" w:fill="FFFFFF"/>
            <w:noWrap/>
            <w:vAlign w:val="center"/>
            <w:hideMark/>
          </w:tcPr>
          <w:p w14:paraId="204C3C22" w14:textId="77777777" w:rsidR="007E6AC9" w:rsidRDefault="007E6AC9">
            <w:pPr>
              <w:jc w:val="center"/>
              <w:rPr>
                <w:rFonts w:ascii="Arial" w:hAnsi="Arial" w:cs="Arial"/>
                <w:color w:val="000000"/>
                <w:sz w:val="18"/>
                <w:szCs w:val="18"/>
              </w:rPr>
            </w:pPr>
            <w:r>
              <w:rPr>
                <w:rFonts w:ascii="Arial" w:hAnsi="Arial" w:cs="Arial"/>
                <w:color w:val="000000"/>
                <w:sz w:val="18"/>
                <w:szCs w:val="18"/>
              </w:rPr>
              <w:t>70</w:t>
            </w:r>
          </w:p>
        </w:tc>
        <w:tc>
          <w:tcPr>
            <w:tcW w:w="1173" w:type="dxa"/>
            <w:tcBorders>
              <w:top w:val="nil"/>
              <w:left w:val="nil"/>
              <w:bottom w:val="single" w:sz="4" w:space="0" w:color="auto"/>
              <w:right w:val="nil"/>
            </w:tcBorders>
            <w:shd w:val="clear" w:color="000000" w:fill="FFFFFF"/>
            <w:noWrap/>
            <w:vAlign w:val="center"/>
            <w:hideMark/>
          </w:tcPr>
          <w:p w14:paraId="27ABB31A" w14:textId="77777777" w:rsidR="007E6AC9" w:rsidRDefault="007E6AC9">
            <w:pPr>
              <w:jc w:val="center"/>
              <w:rPr>
                <w:rFonts w:ascii="Arial" w:hAnsi="Arial" w:cs="Arial"/>
                <w:color w:val="000000"/>
                <w:sz w:val="18"/>
                <w:szCs w:val="18"/>
              </w:rPr>
            </w:pPr>
            <w:r>
              <w:rPr>
                <w:rFonts w:ascii="Arial" w:hAnsi="Arial" w:cs="Arial"/>
                <w:color w:val="000000"/>
                <w:sz w:val="18"/>
                <w:szCs w:val="18"/>
              </w:rPr>
              <w:t>70</w:t>
            </w:r>
          </w:p>
        </w:tc>
        <w:tc>
          <w:tcPr>
            <w:tcW w:w="1600" w:type="dxa"/>
            <w:tcBorders>
              <w:top w:val="nil"/>
              <w:left w:val="nil"/>
              <w:bottom w:val="single" w:sz="4" w:space="0" w:color="auto"/>
              <w:right w:val="single" w:sz="4" w:space="0" w:color="auto"/>
            </w:tcBorders>
            <w:shd w:val="clear" w:color="000000" w:fill="FFFFFF"/>
            <w:noWrap/>
            <w:vAlign w:val="center"/>
            <w:hideMark/>
          </w:tcPr>
          <w:p w14:paraId="0102C29E" w14:textId="77777777" w:rsidR="007E6AC9" w:rsidRDefault="007E6AC9">
            <w:pPr>
              <w:jc w:val="center"/>
              <w:rPr>
                <w:rFonts w:ascii="Arial" w:hAnsi="Arial" w:cs="Arial"/>
                <w:color w:val="000000"/>
                <w:sz w:val="18"/>
                <w:szCs w:val="18"/>
              </w:rPr>
            </w:pPr>
            <w:r>
              <w:rPr>
                <w:rFonts w:ascii="Arial" w:hAnsi="Arial" w:cs="Arial"/>
                <w:color w:val="000000"/>
                <w:sz w:val="18"/>
                <w:szCs w:val="18"/>
              </w:rPr>
              <w:t>457 (410 - 517)</w:t>
            </w:r>
          </w:p>
        </w:tc>
        <w:tc>
          <w:tcPr>
            <w:tcW w:w="1173" w:type="dxa"/>
            <w:tcBorders>
              <w:top w:val="nil"/>
              <w:left w:val="nil"/>
              <w:bottom w:val="single" w:sz="4" w:space="0" w:color="auto"/>
              <w:right w:val="nil"/>
            </w:tcBorders>
            <w:shd w:val="clear" w:color="000000" w:fill="FFFFFF"/>
            <w:noWrap/>
            <w:vAlign w:val="center"/>
            <w:hideMark/>
          </w:tcPr>
          <w:p w14:paraId="61F0D687" w14:textId="77777777" w:rsidR="007E6AC9" w:rsidRDefault="007E6AC9">
            <w:pPr>
              <w:jc w:val="center"/>
              <w:rPr>
                <w:rFonts w:ascii="Arial" w:hAnsi="Arial" w:cs="Arial"/>
                <w:color w:val="000000"/>
                <w:sz w:val="18"/>
                <w:szCs w:val="18"/>
              </w:rPr>
            </w:pPr>
            <w:r>
              <w:rPr>
                <w:rFonts w:ascii="Arial" w:hAnsi="Arial" w:cs="Arial"/>
                <w:color w:val="000000"/>
                <w:sz w:val="18"/>
                <w:szCs w:val="18"/>
              </w:rPr>
              <w:t>63</w:t>
            </w:r>
          </w:p>
        </w:tc>
        <w:tc>
          <w:tcPr>
            <w:tcW w:w="1173" w:type="dxa"/>
            <w:tcBorders>
              <w:top w:val="nil"/>
              <w:left w:val="nil"/>
              <w:bottom w:val="single" w:sz="4" w:space="0" w:color="auto"/>
              <w:right w:val="single" w:sz="4" w:space="0" w:color="auto"/>
            </w:tcBorders>
            <w:shd w:val="clear" w:color="000000" w:fill="FFFFFF"/>
            <w:noWrap/>
            <w:vAlign w:val="center"/>
            <w:hideMark/>
          </w:tcPr>
          <w:p w14:paraId="6F62DC8C" w14:textId="77777777" w:rsidR="007E6AC9" w:rsidRDefault="007E6AC9">
            <w:pPr>
              <w:jc w:val="center"/>
              <w:rPr>
                <w:rFonts w:ascii="Arial" w:hAnsi="Arial" w:cs="Arial"/>
                <w:color w:val="000000"/>
                <w:sz w:val="18"/>
                <w:szCs w:val="18"/>
              </w:rPr>
            </w:pPr>
            <w:r>
              <w:rPr>
                <w:rFonts w:ascii="Arial" w:hAnsi="Arial" w:cs="Arial"/>
                <w:color w:val="000000"/>
                <w:sz w:val="18"/>
                <w:szCs w:val="18"/>
              </w:rPr>
              <w:t>90</w:t>
            </w:r>
          </w:p>
        </w:tc>
      </w:tr>
      <w:tr w:rsidR="007E6AC9" w14:paraId="296F9C25" w14:textId="77777777" w:rsidTr="007E6AC9">
        <w:trPr>
          <w:trHeight w:val="288"/>
        </w:trPr>
        <w:tc>
          <w:tcPr>
            <w:tcW w:w="1172" w:type="dxa"/>
            <w:tcBorders>
              <w:top w:val="nil"/>
              <w:left w:val="single" w:sz="4" w:space="0" w:color="auto"/>
              <w:bottom w:val="nil"/>
              <w:right w:val="nil"/>
            </w:tcBorders>
            <w:shd w:val="clear" w:color="000000" w:fill="FFFFFF"/>
            <w:noWrap/>
            <w:vAlign w:val="center"/>
            <w:hideMark/>
          </w:tcPr>
          <w:p w14:paraId="13EE226E" w14:textId="77777777" w:rsidR="007E6AC9" w:rsidRDefault="007E6AC9">
            <w:pPr>
              <w:rPr>
                <w:rFonts w:ascii="Arial" w:hAnsi="Arial" w:cs="Arial"/>
                <w:b/>
                <w:bCs/>
                <w:color w:val="000000"/>
                <w:sz w:val="18"/>
                <w:szCs w:val="18"/>
              </w:rPr>
            </w:pPr>
            <w:r>
              <w:rPr>
                <w:rFonts w:ascii="Arial" w:hAnsi="Arial" w:cs="Arial"/>
                <w:b/>
                <w:bCs/>
                <w:color w:val="000000"/>
                <w:sz w:val="18"/>
                <w:szCs w:val="18"/>
              </w:rPr>
              <w:t>2012</w:t>
            </w:r>
          </w:p>
        </w:tc>
        <w:tc>
          <w:tcPr>
            <w:tcW w:w="1283" w:type="dxa"/>
            <w:tcBorders>
              <w:top w:val="nil"/>
              <w:left w:val="nil"/>
              <w:bottom w:val="nil"/>
              <w:right w:val="single" w:sz="4" w:space="0" w:color="auto"/>
            </w:tcBorders>
            <w:shd w:val="clear" w:color="000000" w:fill="FFFFFF"/>
            <w:noWrap/>
            <w:vAlign w:val="center"/>
            <w:hideMark/>
          </w:tcPr>
          <w:p w14:paraId="31AB9D72" w14:textId="77777777" w:rsidR="007E6AC9" w:rsidRDefault="007E6AC9">
            <w:pPr>
              <w:rPr>
                <w:rFonts w:ascii="Arial" w:hAnsi="Arial" w:cs="Arial"/>
                <w:b/>
                <w:bCs/>
                <w:color w:val="000000"/>
                <w:sz w:val="18"/>
                <w:szCs w:val="18"/>
              </w:rPr>
            </w:pPr>
            <w:r>
              <w:rPr>
                <w:rFonts w:ascii="Arial" w:hAnsi="Arial" w:cs="Arial"/>
                <w:b/>
                <w:bCs/>
                <w:color w:val="000000"/>
                <w:sz w:val="18"/>
                <w:szCs w:val="18"/>
              </w:rPr>
              <w:t>Male</w:t>
            </w:r>
          </w:p>
        </w:tc>
        <w:tc>
          <w:tcPr>
            <w:tcW w:w="1173" w:type="dxa"/>
            <w:tcBorders>
              <w:top w:val="nil"/>
              <w:left w:val="nil"/>
              <w:bottom w:val="nil"/>
              <w:right w:val="nil"/>
            </w:tcBorders>
            <w:shd w:val="clear" w:color="000000" w:fill="FFFFFF"/>
            <w:noWrap/>
            <w:vAlign w:val="center"/>
            <w:hideMark/>
          </w:tcPr>
          <w:p w14:paraId="1FC3DCD5" w14:textId="77777777" w:rsidR="007E6AC9" w:rsidRDefault="007E6AC9">
            <w:pPr>
              <w:jc w:val="center"/>
              <w:rPr>
                <w:rFonts w:ascii="Arial" w:hAnsi="Arial" w:cs="Arial"/>
                <w:color w:val="000000"/>
                <w:sz w:val="18"/>
                <w:szCs w:val="18"/>
              </w:rPr>
            </w:pPr>
            <w:r>
              <w:rPr>
                <w:rFonts w:ascii="Arial" w:hAnsi="Arial" w:cs="Arial"/>
                <w:color w:val="000000"/>
                <w:sz w:val="18"/>
                <w:szCs w:val="18"/>
              </w:rPr>
              <w:t>100</w:t>
            </w:r>
          </w:p>
        </w:tc>
        <w:tc>
          <w:tcPr>
            <w:tcW w:w="1600" w:type="dxa"/>
            <w:tcBorders>
              <w:top w:val="nil"/>
              <w:left w:val="nil"/>
              <w:bottom w:val="nil"/>
              <w:right w:val="single" w:sz="4" w:space="0" w:color="auto"/>
            </w:tcBorders>
            <w:shd w:val="clear" w:color="000000" w:fill="FFFFFF"/>
            <w:noWrap/>
            <w:vAlign w:val="center"/>
            <w:hideMark/>
          </w:tcPr>
          <w:p w14:paraId="37FB969F" w14:textId="77777777" w:rsidR="007E6AC9" w:rsidRDefault="007E6AC9">
            <w:pPr>
              <w:jc w:val="center"/>
              <w:rPr>
                <w:rFonts w:ascii="Arial" w:hAnsi="Arial" w:cs="Arial"/>
                <w:color w:val="000000"/>
                <w:sz w:val="18"/>
                <w:szCs w:val="18"/>
              </w:rPr>
            </w:pPr>
            <w:r>
              <w:rPr>
                <w:rFonts w:ascii="Arial" w:hAnsi="Arial" w:cs="Arial"/>
                <w:color w:val="000000"/>
                <w:sz w:val="18"/>
                <w:szCs w:val="18"/>
              </w:rPr>
              <w:t>403 (344 - 449)</w:t>
            </w:r>
          </w:p>
        </w:tc>
        <w:tc>
          <w:tcPr>
            <w:tcW w:w="1173" w:type="dxa"/>
            <w:tcBorders>
              <w:top w:val="nil"/>
              <w:left w:val="nil"/>
              <w:bottom w:val="nil"/>
              <w:right w:val="nil"/>
            </w:tcBorders>
            <w:shd w:val="clear" w:color="000000" w:fill="FFFFFF"/>
            <w:noWrap/>
            <w:vAlign w:val="center"/>
            <w:hideMark/>
          </w:tcPr>
          <w:p w14:paraId="49CE10ED" w14:textId="77777777" w:rsidR="007E6AC9" w:rsidRDefault="007E6AC9">
            <w:pPr>
              <w:jc w:val="center"/>
              <w:rPr>
                <w:rFonts w:ascii="Arial" w:hAnsi="Arial" w:cs="Arial"/>
                <w:color w:val="000000"/>
                <w:sz w:val="18"/>
                <w:szCs w:val="18"/>
              </w:rPr>
            </w:pPr>
            <w:r>
              <w:rPr>
                <w:rFonts w:ascii="Arial" w:hAnsi="Arial" w:cs="Arial"/>
                <w:color w:val="000000"/>
                <w:sz w:val="18"/>
                <w:szCs w:val="18"/>
              </w:rPr>
              <w:t>33</w:t>
            </w:r>
          </w:p>
        </w:tc>
        <w:tc>
          <w:tcPr>
            <w:tcW w:w="1173" w:type="dxa"/>
            <w:tcBorders>
              <w:top w:val="nil"/>
              <w:left w:val="nil"/>
              <w:bottom w:val="nil"/>
              <w:right w:val="nil"/>
            </w:tcBorders>
            <w:shd w:val="clear" w:color="000000" w:fill="FFFFFF"/>
            <w:noWrap/>
            <w:vAlign w:val="center"/>
            <w:hideMark/>
          </w:tcPr>
          <w:p w14:paraId="016C32A9" w14:textId="77777777" w:rsidR="007E6AC9" w:rsidRDefault="007E6AC9">
            <w:pPr>
              <w:jc w:val="center"/>
              <w:rPr>
                <w:rFonts w:ascii="Arial" w:hAnsi="Arial" w:cs="Arial"/>
                <w:color w:val="000000"/>
                <w:sz w:val="18"/>
                <w:szCs w:val="18"/>
              </w:rPr>
            </w:pPr>
            <w:r>
              <w:rPr>
                <w:rFonts w:ascii="Arial" w:hAnsi="Arial" w:cs="Arial"/>
                <w:color w:val="000000"/>
                <w:sz w:val="18"/>
                <w:szCs w:val="18"/>
              </w:rPr>
              <w:t>33</w:t>
            </w:r>
          </w:p>
        </w:tc>
        <w:tc>
          <w:tcPr>
            <w:tcW w:w="1600" w:type="dxa"/>
            <w:tcBorders>
              <w:top w:val="nil"/>
              <w:left w:val="nil"/>
              <w:bottom w:val="nil"/>
              <w:right w:val="single" w:sz="4" w:space="0" w:color="auto"/>
            </w:tcBorders>
            <w:shd w:val="clear" w:color="000000" w:fill="FFFFFF"/>
            <w:noWrap/>
            <w:vAlign w:val="center"/>
            <w:hideMark/>
          </w:tcPr>
          <w:p w14:paraId="2EE039B7" w14:textId="77777777" w:rsidR="007E6AC9" w:rsidRDefault="007E6AC9">
            <w:pPr>
              <w:jc w:val="center"/>
              <w:rPr>
                <w:rFonts w:ascii="Arial" w:hAnsi="Arial" w:cs="Arial"/>
                <w:color w:val="000000"/>
                <w:sz w:val="18"/>
                <w:szCs w:val="18"/>
              </w:rPr>
            </w:pPr>
            <w:r>
              <w:rPr>
                <w:rFonts w:ascii="Arial" w:hAnsi="Arial" w:cs="Arial"/>
                <w:color w:val="000000"/>
                <w:sz w:val="18"/>
                <w:szCs w:val="18"/>
              </w:rPr>
              <w:t>414 (393 - 451)</w:t>
            </w:r>
          </w:p>
        </w:tc>
        <w:tc>
          <w:tcPr>
            <w:tcW w:w="1173" w:type="dxa"/>
            <w:tcBorders>
              <w:top w:val="nil"/>
              <w:left w:val="nil"/>
              <w:bottom w:val="nil"/>
              <w:right w:val="nil"/>
            </w:tcBorders>
            <w:shd w:val="clear" w:color="000000" w:fill="FFFFFF"/>
            <w:noWrap/>
            <w:vAlign w:val="center"/>
            <w:hideMark/>
          </w:tcPr>
          <w:p w14:paraId="6B12DD6C" w14:textId="77777777" w:rsidR="007E6AC9" w:rsidRDefault="007E6AC9">
            <w:pPr>
              <w:jc w:val="center"/>
              <w:rPr>
                <w:rFonts w:ascii="Arial" w:hAnsi="Arial" w:cs="Arial"/>
                <w:color w:val="000000"/>
                <w:sz w:val="18"/>
                <w:szCs w:val="18"/>
              </w:rPr>
            </w:pPr>
            <w:r>
              <w:rPr>
                <w:rFonts w:ascii="Arial" w:hAnsi="Arial" w:cs="Arial"/>
                <w:color w:val="000000"/>
                <w:sz w:val="18"/>
                <w:szCs w:val="18"/>
              </w:rPr>
              <w:t>0</w:t>
            </w:r>
          </w:p>
        </w:tc>
        <w:tc>
          <w:tcPr>
            <w:tcW w:w="1173" w:type="dxa"/>
            <w:tcBorders>
              <w:top w:val="nil"/>
              <w:left w:val="nil"/>
              <w:bottom w:val="nil"/>
              <w:right w:val="single" w:sz="4" w:space="0" w:color="auto"/>
            </w:tcBorders>
            <w:shd w:val="clear" w:color="000000" w:fill="FFFFFF"/>
            <w:noWrap/>
            <w:vAlign w:val="center"/>
            <w:hideMark/>
          </w:tcPr>
          <w:p w14:paraId="4DC56990" w14:textId="77777777" w:rsidR="007E6AC9" w:rsidRDefault="007E6AC9">
            <w:pPr>
              <w:jc w:val="center"/>
              <w:rPr>
                <w:rFonts w:ascii="Arial" w:hAnsi="Arial" w:cs="Arial"/>
                <w:color w:val="000000"/>
                <w:sz w:val="18"/>
                <w:szCs w:val="18"/>
              </w:rPr>
            </w:pPr>
            <w:r>
              <w:rPr>
                <w:rFonts w:ascii="Arial" w:hAnsi="Arial" w:cs="Arial"/>
                <w:color w:val="000000"/>
                <w:sz w:val="18"/>
                <w:szCs w:val="18"/>
              </w:rPr>
              <w:t>0</w:t>
            </w:r>
          </w:p>
        </w:tc>
      </w:tr>
      <w:tr w:rsidR="007E6AC9" w14:paraId="2CB4A68D" w14:textId="77777777" w:rsidTr="007E6AC9">
        <w:trPr>
          <w:trHeight w:val="288"/>
        </w:trPr>
        <w:tc>
          <w:tcPr>
            <w:tcW w:w="1172" w:type="dxa"/>
            <w:tcBorders>
              <w:top w:val="nil"/>
              <w:left w:val="single" w:sz="4" w:space="0" w:color="auto"/>
              <w:bottom w:val="single" w:sz="4" w:space="0" w:color="auto"/>
              <w:right w:val="nil"/>
            </w:tcBorders>
            <w:shd w:val="clear" w:color="000000" w:fill="FFFFFF"/>
            <w:noWrap/>
            <w:vAlign w:val="center"/>
            <w:hideMark/>
          </w:tcPr>
          <w:p w14:paraId="39C60152" w14:textId="77777777" w:rsidR="007E6AC9" w:rsidRDefault="007E6AC9">
            <w:pPr>
              <w:rPr>
                <w:rFonts w:ascii="Arial" w:hAnsi="Arial" w:cs="Arial"/>
                <w:color w:val="000000"/>
                <w:sz w:val="18"/>
                <w:szCs w:val="18"/>
              </w:rPr>
            </w:pPr>
            <w:r>
              <w:rPr>
                <w:rFonts w:ascii="Arial" w:hAnsi="Arial" w:cs="Arial"/>
                <w:color w:val="000000"/>
                <w:sz w:val="18"/>
                <w:szCs w:val="18"/>
              </w:rPr>
              <w:t> </w:t>
            </w:r>
          </w:p>
        </w:tc>
        <w:tc>
          <w:tcPr>
            <w:tcW w:w="1283" w:type="dxa"/>
            <w:tcBorders>
              <w:top w:val="nil"/>
              <w:left w:val="nil"/>
              <w:bottom w:val="single" w:sz="4" w:space="0" w:color="auto"/>
              <w:right w:val="single" w:sz="4" w:space="0" w:color="auto"/>
            </w:tcBorders>
            <w:shd w:val="clear" w:color="000000" w:fill="FFFFFF"/>
            <w:noWrap/>
            <w:vAlign w:val="center"/>
            <w:hideMark/>
          </w:tcPr>
          <w:p w14:paraId="7C2D845F" w14:textId="77777777" w:rsidR="007E6AC9" w:rsidRDefault="007E6AC9">
            <w:pPr>
              <w:rPr>
                <w:rFonts w:ascii="Arial" w:hAnsi="Arial" w:cs="Arial"/>
                <w:b/>
                <w:bCs/>
                <w:color w:val="000000"/>
                <w:sz w:val="18"/>
                <w:szCs w:val="18"/>
              </w:rPr>
            </w:pPr>
            <w:r>
              <w:rPr>
                <w:rFonts w:ascii="Arial" w:hAnsi="Arial" w:cs="Arial"/>
                <w:b/>
                <w:bCs/>
                <w:color w:val="000000"/>
                <w:sz w:val="18"/>
                <w:szCs w:val="18"/>
              </w:rPr>
              <w:t>Female</w:t>
            </w:r>
          </w:p>
        </w:tc>
        <w:tc>
          <w:tcPr>
            <w:tcW w:w="1173" w:type="dxa"/>
            <w:tcBorders>
              <w:top w:val="nil"/>
              <w:left w:val="nil"/>
              <w:bottom w:val="single" w:sz="4" w:space="0" w:color="auto"/>
              <w:right w:val="nil"/>
            </w:tcBorders>
            <w:shd w:val="clear" w:color="000000" w:fill="FFFFFF"/>
            <w:noWrap/>
            <w:vAlign w:val="center"/>
            <w:hideMark/>
          </w:tcPr>
          <w:p w14:paraId="793C2BB1" w14:textId="77777777" w:rsidR="007E6AC9" w:rsidRDefault="007E6AC9">
            <w:pPr>
              <w:jc w:val="center"/>
              <w:rPr>
                <w:rFonts w:ascii="Arial" w:hAnsi="Arial" w:cs="Arial"/>
                <w:color w:val="000000"/>
                <w:sz w:val="18"/>
                <w:szCs w:val="18"/>
              </w:rPr>
            </w:pPr>
            <w:r>
              <w:rPr>
                <w:rFonts w:ascii="Arial" w:hAnsi="Arial" w:cs="Arial"/>
                <w:color w:val="000000"/>
                <w:sz w:val="18"/>
                <w:szCs w:val="18"/>
              </w:rPr>
              <w:t>100</w:t>
            </w:r>
          </w:p>
        </w:tc>
        <w:tc>
          <w:tcPr>
            <w:tcW w:w="1600" w:type="dxa"/>
            <w:tcBorders>
              <w:top w:val="nil"/>
              <w:left w:val="nil"/>
              <w:bottom w:val="single" w:sz="4" w:space="0" w:color="auto"/>
              <w:right w:val="single" w:sz="4" w:space="0" w:color="auto"/>
            </w:tcBorders>
            <w:shd w:val="clear" w:color="000000" w:fill="FFFFFF"/>
            <w:noWrap/>
            <w:vAlign w:val="center"/>
            <w:hideMark/>
          </w:tcPr>
          <w:p w14:paraId="146516D2" w14:textId="77777777" w:rsidR="007E6AC9" w:rsidRDefault="007E6AC9">
            <w:pPr>
              <w:jc w:val="center"/>
              <w:rPr>
                <w:rFonts w:ascii="Arial" w:hAnsi="Arial" w:cs="Arial"/>
                <w:color w:val="000000"/>
                <w:sz w:val="18"/>
                <w:szCs w:val="18"/>
              </w:rPr>
            </w:pPr>
            <w:r>
              <w:rPr>
                <w:rFonts w:ascii="Arial" w:hAnsi="Arial" w:cs="Arial"/>
                <w:color w:val="000000"/>
                <w:sz w:val="18"/>
                <w:szCs w:val="18"/>
              </w:rPr>
              <w:t>437 (289 - 498)</w:t>
            </w:r>
          </w:p>
        </w:tc>
        <w:tc>
          <w:tcPr>
            <w:tcW w:w="1173" w:type="dxa"/>
            <w:tcBorders>
              <w:top w:val="nil"/>
              <w:left w:val="nil"/>
              <w:bottom w:val="single" w:sz="4" w:space="0" w:color="auto"/>
              <w:right w:val="nil"/>
            </w:tcBorders>
            <w:shd w:val="clear" w:color="000000" w:fill="FFFFFF"/>
            <w:noWrap/>
            <w:vAlign w:val="center"/>
            <w:hideMark/>
          </w:tcPr>
          <w:p w14:paraId="052930F6" w14:textId="77777777" w:rsidR="007E6AC9" w:rsidRDefault="007E6AC9">
            <w:pPr>
              <w:jc w:val="center"/>
              <w:rPr>
                <w:rFonts w:ascii="Arial" w:hAnsi="Arial" w:cs="Arial"/>
                <w:color w:val="000000"/>
                <w:sz w:val="18"/>
                <w:szCs w:val="18"/>
              </w:rPr>
            </w:pPr>
            <w:r>
              <w:rPr>
                <w:rFonts w:ascii="Arial" w:hAnsi="Arial" w:cs="Arial"/>
                <w:color w:val="000000"/>
                <w:sz w:val="18"/>
                <w:szCs w:val="18"/>
              </w:rPr>
              <w:t>61</w:t>
            </w:r>
          </w:p>
        </w:tc>
        <w:tc>
          <w:tcPr>
            <w:tcW w:w="1173" w:type="dxa"/>
            <w:tcBorders>
              <w:top w:val="nil"/>
              <w:left w:val="nil"/>
              <w:bottom w:val="single" w:sz="4" w:space="0" w:color="auto"/>
              <w:right w:val="nil"/>
            </w:tcBorders>
            <w:shd w:val="clear" w:color="000000" w:fill="FFFFFF"/>
            <w:noWrap/>
            <w:vAlign w:val="center"/>
            <w:hideMark/>
          </w:tcPr>
          <w:p w14:paraId="18480976" w14:textId="77777777" w:rsidR="007E6AC9" w:rsidRDefault="007E6AC9">
            <w:pPr>
              <w:jc w:val="center"/>
              <w:rPr>
                <w:rFonts w:ascii="Arial" w:hAnsi="Arial" w:cs="Arial"/>
                <w:color w:val="000000"/>
                <w:sz w:val="18"/>
                <w:szCs w:val="18"/>
              </w:rPr>
            </w:pPr>
            <w:r>
              <w:rPr>
                <w:rFonts w:ascii="Arial" w:hAnsi="Arial" w:cs="Arial"/>
                <w:color w:val="000000"/>
                <w:sz w:val="18"/>
                <w:szCs w:val="18"/>
              </w:rPr>
              <w:t>61</w:t>
            </w:r>
          </w:p>
        </w:tc>
        <w:tc>
          <w:tcPr>
            <w:tcW w:w="1600" w:type="dxa"/>
            <w:tcBorders>
              <w:top w:val="nil"/>
              <w:left w:val="nil"/>
              <w:bottom w:val="single" w:sz="4" w:space="0" w:color="auto"/>
              <w:right w:val="single" w:sz="4" w:space="0" w:color="auto"/>
            </w:tcBorders>
            <w:shd w:val="clear" w:color="000000" w:fill="FFFFFF"/>
            <w:noWrap/>
            <w:vAlign w:val="center"/>
            <w:hideMark/>
          </w:tcPr>
          <w:p w14:paraId="1E9FC145" w14:textId="77777777" w:rsidR="007E6AC9" w:rsidRDefault="007E6AC9">
            <w:pPr>
              <w:jc w:val="center"/>
              <w:rPr>
                <w:rFonts w:ascii="Arial" w:hAnsi="Arial" w:cs="Arial"/>
                <w:color w:val="000000"/>
                <w:sz w:val="18"/>
                <w:szCs w:val="18"/>
              </w:rPr>
            </w:pPr>
            <w:r>
              <w:rPr>
                <w:rFonts w:ascii="Arial" w:hAnsi="Arial" w:cs="Arial"/>
                <w:color w:val="000000"/>
                <w:sz w:val="18"/>
                <w:szCs w:val="18"/>
              </w:rPr>
              <w:t>461 (418 - 509)</w:t>
            </w:r>
          </w:p>
        </w:tc>
        <w:tc>
          <w:tcPr>
            <w:tcW w:w="1173" w:type="dxa"/>
            <w:tcBorders>
              <w:top w:val="nil"/>
              <w:left w:val="nil"/>
              <w:bottom w:val="single" w:sz="4" w:space="0" w:color="auto"/>
              <w:right w:val="nil"/>
            </w:tcBorders>
            <w:shd w:val="clear" w:color="000000" w:fill="FFFFFF"/>
            <w:noWrap/>
            <w:vAlign w:val="center"/>
            <w:hideMark/>
          </w:tcPr>
          <w:p w14:paraId="71C63FE4" w14:textId="77777777" w:rsidR="007E6AC9" w:rsidRDefault="007E6AC9">
            <w:pPr>
              <w:jc w:val="center"/>
              <w:rPr>
                <w:rFonts w:ascii="Arial" w:hAnsi="Arial" w:cs="Arial"/>
                <w:color w:val="000000"/>
                <w:sz w:val="18"/>
                <w:szCs w:val="18"/>
              </w:rPr>
            </w:pPr>
            <w:r>
              <w:rPr>
                <w:rFonts w:ascii="Arial" w:hAnsi="Arial" w:cs="Arial"/>
                <w:color w:val="000000"/>
                <w:sz w:val="18"/>
                <w:szCs w:val="18"/>
              </w:rPr>
              <w:t>0</w:t>
            </w:r>
          </w:p>
        </w:tc>
        <w:tc>
          <w:tcPr>
            <w:tcW w:w="1173" w:type="dxa"/>
            <w:tcBorders>
              <w:top w:val="nil"/>
              <w:left w:val="nil"/>
              <w:bottom w:val="single" w:sz="4" w:space="0" w:color="auto"/>
              <w:right w:val="single" w:sz="4" w:space="0" w:color="auto"/>
            </w:tcBorders>
            <w:shd w:val="clear" w:color="000000" w:fill="FFFFFF"/>
            <w:noWrap/>
            <w:vAlign w:val="center"/>
            <w:hideMark/>
          </w:tcPr>
          <w:p w14:paraId="5D8E0723" w14:textId="77777777" w:rsidR="007E6AC9" w:rsidRDefault="007E6AC9">
            <w:pPr>
              <w:jc w:val="center"/>
              <w:rPr>
                <w:rFonts w:ascii="Arial" w:hAnsi="Arial" w:cs="Arial"/>
                <w:color w:val="000000"/>
                <w:sz w:val="18"/>
                <w:szCs w:val="18"/>
              </w:rPr>
            </w:pPr>
            <w:r>
              <w:rPr>
                <w:rFonts w:ascii="Arial" w:hAnsi="Arial" w:cs="Arial"/>
                <w:color w:val="000000"/>
                <w:sz w:val="18"/>
                <w:szCs w:val="18"/>
              </w:rPr>
              <w:t>0</w:t>
            </w:r>
            <w:bookmarkStart w:id="56" w:name="_GoBack"/>
            <w:bookmarkEnd w:id="56"/>
          </w:p>
        </w:tc>
      </w:tr>
      <w:tr w:rsidR="007E6AC9" w14:paraId="6B9C7987" w14:textId="77777777" w:rsidTr="007E6AC9">
        <w:trPr>
          <w:trHeight w:val="288"/>
        </w:trPr>
        <w:tc>
          <w:tcPr>
            <w:tcW w:w="1172" w:type="dxa"/>
            <w:tcBorders>
              <w:top w:val="nil"/>
              <w:left w:val="single" w:sz="4" w:space="0" w:color="auto"/>
              <w:bottom w:val="nil"/>
              <w:right w:val="nil"/>
            </w:tcBorders>
            <w:shd w:val="clear" w:color="000000" w:fill="FFFFFF"/>
            <w:noWrap/>
            <w:vAlign w:val="center"/>
            <w:hideMark/>
          </w:tcPr>
          <w:p w14:paraId="29664B16" w14:textId="77777777" w:rsidR="007E6AC9" w:rsidRDefault="007E6AC9">
            <w:pPr>
              <w:rPr>
                <w:rFonts w:ascii="Arial" w:hAnsi="Arial" w:cs="Arial"/>
                <w:b/>
                <w:bCs/>
                <w:color w:val="000000"/>
                <w:sz w:val="18"/>
                <w:szCs w:val="18"/>
              </w:rPr>
            </w:pPr>
            <w:r>
              <w:rPr>
                <w:rFonts w:ascii="Arial" w:hAnsi="Arial" w:cs="Arial"/>
                <w:b/>
                <w:bCs/>
                <w:color w:val="000000"/>
                <w:sz w:val="18"/>
                <w:szCs w:val="18"/>
              </w:rPr>
              <w:t>2013</w:t>
            </w:r>
          </w:p>
        </w:tc>
        <w:tc>
          <w:tcPr>
            <w:tcW w:w="1283" w:type="dxa"/>
            <w:tcBorders>
              <w:top w:val="nil"/>
              <w:left w:val="nil"/>
              <w:bottom w:val="nil"/>
              <w:right w:val="single" w:sz="4" w:space="0" w:color="auto"/>
            </w:tcBorders>
            <w:shd w:val="clear" w:color="000000" w:fill="FFFFFF"/>
            <w:noWrap/>
            <w:vAlign w:val="center"/>
            <w:hideMark/>
          </w:tcPr>
          <w:p w14:paraId="545B58FE" w14:textId="77777777" w:rsidR="007E6AC9" w:rsidRDefault="007E6AC9">
            <w:pPr>
              <w:rPr>
                <w:rFonts w:ascii="Arial" w:hAnsi="Arial" w:cs="Arial"/>
                <w:b/>
                <w:bCs/>
                <w:color w:val="000000"/>
                <w:sz w:val="18"/>
                <w:szCs w:val="18"/>
              </w:rPr>
            </w:pPr>
            <w:r>
              <w:rPr>
                <w:rFonts w:ascii="Arial" w:hAnsi="Arial" w:cs="Arial"/>
                <w:b/>
                <w:bCs/>
                <w:color w:val="000000"/>
                <w:sz w:val="18"/>
                <w:szCs w:val="18"/>
              </w:rPr>
              <w:t>Male</w:t>
            </w:r>
          </w:p>
        </w:tc>
        <w:tc>
          <w:tcPr>
            <w:tcW w:w="1173" w:type="dxa"/>
            <w:tcBorders>
              <w:top w:val="nil"/>
              <w:left w:val="nil"/>
              <w:bottom w:val="nil"/>
              <w:right w:val="nil"/>
            </w:tcBorders>
            <w:shd w:val="clear" w:color="000000" w:fill="FFFFFF"/>
            <w:noWrap/>
            <w:vAlign w:val="center"/>
            <w:hideMark/>
          </w:tcPr>
          <w:p w14:paraId="4F71E57C" w14:textId="77777777" w:rsidR="007E6AC9" w:rsidRDefault="007E6AC9">
            <w:pPr>
              <w:jc w:val="center"/>
              <w:rPr>
                <w:rFonts w:ascii="Arial" w:hAnsi="Arial" w:cs="Arial"/>
                <w:color w:val="000000"/>
                <w:sz w:val="18"/>
                <w:szCs w:val="18"/>
              </w:rPr>
            </w:pPr>
            <w:r>
              <w:rPr>
                <w:rFonts w:ascii="Arial" w:hAnsi="Arial" w:cs="Arial"/>
                <w:color w:val="000000"/>
                <w:sz w:val="18"/>
                <w:szCs w:val="18"/>
              </w:rPr>
              <w:t>98</w:t>
            </w:r>
          </w:p>
        </w:tc>
        <w:tc>
          <w:tcPr>
            <w:tcW w:w="1600" w:type="dxa"/>
            <w:tcBorders>
              <w:top w:val="nil"/>
              <w:left w:val="nil"/>
              <w:bottom w:val="nil"/>
              <w:right w:val="single" w:sz="4" w:space="0" w:color="auto"/>
            </w:tcBorders>
            <w:shd w:val="clear" w:color="000000" w:fill="FFFFFF"/>
            <w:noWrap/>
            <w:vAlign w:val="center"/>
            <w:hideMark/>
          </w:tcPr>
          <w:p w14:paraId="5F7D9E63" w14:textId="77777777" w:rsidR="007E6AC9" w:rsidRDefault="007E6AC9">
            <w:pPr>
              <w:jc w:val="center"/>
              <w:rPr>
                <w:rFonts w:ascii="Arial" w:hAnsi="Arial" w:cs="Arial"/>
                <w:color w:val="000000"/>
                <w:sz w:val="18"/>
                <w:szCs w:val="18"/>
              </w:rPr>
            </w:pPr>
            <w:r>
              <w:rPr>
                <w:rFonts w:ascii="Arial" w:hAnsi="Arial" w:cs="Arial"/>
                <w:color w:val="000000"/>
                <w:sz w:val="18"/>
                <w:szCs w:val="18"/>
              </w:rPr>
              <w:t>397 (345 - 450)</w:t>
            </w:r>
          </w:p>
        </w:tc>
        <w:tc>
          <w:tcPr>
            <w:tcW w:w="1173" w:type="dxa"/>
            <w:tcBorders>
              <w:top w:val="nil"/>
              <w:left w:val="nil"/>
              <w:bottom w:val="nil"/>
              <w:right w:val="nil"/>
            </w:tcBorders>
            <w:shd w:val="clear" w:color="000000" w:fill="FFFFFF"/>
            <w:noWrap/>
            <w:vAlign w:val="center"/>
            <w:hideMark/>
          </w:tcPr>
          <w:p w14:paraId="71321BB8" w14:textId="77777777" w:rsidR="007E6AC9" w:rsidRDefault="007E6AC9">
            <w:pPr>
              <w:jc w:val="center"/>
              <w:rPr>
                <w:rFonts w:ascii="Arial" w:hAnsi="Arial" w:cs="Arial"/>
                <w:color w:val="000000"/>
                <w:sz w:val="18"/>
                <w:szCs w:val="18"/>
              </w:rPr>
            </w:pPr>
            <w:r>
              <w:rPr>
                <w:rFonts w:ascii="Arial" w:hAnsi="Arial" w:cs="Arial"/>
                <w:color w:val="000000"/>
                <w:sz w:val="18"/>
                <w:szCs w:val="18"/>
              </w:rPr>
              <w:t>43</w:t>
            </w:r>
          </w:p>
        </w:tc>
        <w:tc>
          <w:tcPr>
            <w:tcW w:w="1173" w:type="dxa"/>
            <w:tcBorders>
              <w:top w:val="nil"/>
              <w:left w:val="nil"/>
              <w:bottom w:val="nil"/>
              <w:right w:val="nil"/>
            </w:tcBorders>
            <w:shd w:val="clear" w:color="000000" w:fill="FFFFFF"/>
            <w:noWrap/>
            <w:vAlign w:val="center"/>
            <w:hideMark/>
          </w:tcPr>
          <w:p w14:paraId="2A5E674B" w14:textId="77777777" w:rsidR="007E6AC9" w:rsidRDefault="007E6AC9">
            <w:pPr>
              <w:jc w:val="center"/>
              <w:rPr>
                <w:rFonts w:ascii="Arial" w:hAnsi="Arial" w:cs="Arial"/>
                <w:color w:val="000000"/>
                <w:sz w:val="18"/>
                <w:szCs w:val="18"/>
              </w:rPr>
            </w:pPr>
            <w:r>
              <w:rPr>
                <w:rFonts w:ascii="Arial" w:hAnsi="Arial" w:cs="Arial"/>
                <w:color w:val="000000"/>
                <w:sz w:val="18"/>
                <w:szCs w:val="18"/>
              </w:rPr>
              <w:t>43.9</w:t>
            </w:r>
          </w:p>
        </w:tc>
        <w:tc>
          <w:tcPr>
            <w:tcW w:w="1600" w:type="dxa"/>
            <w:tcBorders>
              <w:top w:val="nil"/>
              <w:left w:val="nil"/>
              <w:bottom w:val="nil"/>
              <w:right w:val="single" w:sz="4" w:space="0" w:color="auto"/>
            </w:tcBorders>
            <w:shd w:val="clear" w:color="000000" w:fill="FFFFFF"/>
            <w:noWrap/>
            <w:vAlign w:val="center"/>
            <w:hideMark/>
          </w:tcPr>
          <w:p w14:paraId="02AD6F0F" w14:textId="77777777" w:rsidR="007E6AC9" w:rsidRDefault="007E6AC9">
            <w:pPr>
              <w:jc w:val="center"/>
              <w:rPr>
                <w:rFonts w:ascii="Arial" w:hAnsi="Arial" w:cs="Arial"/>
                <w:color w:val="000000"/>
                <w:sz w:val="18"/>
                <w:szCs w:val="18"/>
              </w:rPr>
            </w:pPr>
            <w:r>
              <w:rPr>
                <w:rFonts w:ascii="Arial" w:hAnsi="Arial" w:cs="Arial"/>
                <w:color w:val="000000"/>
                <w:sz w:val="18"/>
                <w:szCs w:val="18"/>
              </w:rPr>
              <w:t>410 (370 - 480)</w:t>
            </w:r>
          </w:p>
        </w:tc>
        <w:tc>
          <w:tcPr>
            <w:tcW w:w="1173" w:type="dxa"/>
            <w:tcBorders>
              <w:top w:val="nil"/>
              <w:left w:val="nil"/>
              <w:bottom w:val="nil"/>
              <w:right w:val="nil"/>
            </w:tcBorders>
            <w:shd w:val="clear" w:color="000000" w:fill="FFFFFF"/>
            <w:noWrap/>
            <w:vAlign w:val="center"/>
            <w:hideMark/>
          </w:tcPr>
          <w:p w14:paraId="528A3883" w14:textId="77777777" w:rsidR="007E6AC9" w:rsidRDefault="007E6AC9">
            <w:pPr>
              <w:jc w:val="center"/>
              <w:rPr>
                <w:rFonts w:ascii="Arial" w:hAnsi="Arial" w:cs="Arial"/>
                <w:color w:val="000000"/>
                <w:sz w:val="18"/>
                <w:szCs w:val="18"/>
              </w:rPr>
            </w:pPr>
            <w:r>
              <w:rPr>
                <w:rFonts w:ascii="Arial" w:hAnsi="Arial" w:cs="Arial"/>
                <w:color w:val="000000"/>
                <w:sz w:val="18"/>
                <w:szCs w:val="18"/>
              </w:rPr>
              <w:t>32</w:t>
            </w:r>
          </w:p>
        </w:tc>
        <w:tc>
          <w:tcPr>
            <w:tcW w:w="1173" w:type="dxa"/>
            <w:tcBorders>
              <w:top w:val="nil"/>
              <w:left w:val="nil"/>
              <w:bottom w:val="nil"/>
              <w:right w:val="single" w:sz="4" w:space="0" w:color="auto"/>
            </w:tcBorders>
            <w:shd w:val="clear" w:color="000000" w:fill="FFFFFF"/>
            <w:noWrap/>
            <w:vAlign w:val="center"/>
            <w:hideMark/>
          </w:tcPr>
          <w:p w14:paraId="1BA6DDEC" w14:textId="77777777" w:rsidR="007E6AC9" w:rsidRDefault="007E6AC9">
            <w:pPr>
              <w:jc w:val="center"/>
              <w:rPr>
                <w:rFonts w:ascii="Arial" w:hAnsi="Arial" w:cs="Arial"/>
                <w:color w:val="000000"/>
                <w:sz w:val="18"/>
                <w:szCs w:val="18"/>
              </w:rPr>
            </w:pPr>
            <w:r>
              <w:rPr>
                <w:rFonts w:ascii="Arial" w:hAnsi="Arial" w:cs="Arial"/>
                <w:color w:val="000000"/>
                <w:sz w:val="18"/>
                <w:szCs w:val="18"/>
              </w:rPr>
              <w:t>74.4</w:t>
            </w:r>
          </w:p>
        </w:tc>
      </w:tr>
      <w:tr w:rsidR="007E6AC9" w14:paraId="605C8E8C" w14:textId="77777777" w:rsidTr="007E6AC9">
        <w:trPr>
          <w:trHeight w:val="288"/>
        </w:trPr>
        <w:tc>
          <w:tcPr>
            <w:tcW w:w="1172" w:type="dxa"/>
            <w:tcBorders>
              <w:top w:val="nil"/>
              <w:left w:val="single" w:sz="4" w:space="0" w:color="auto"/>
              <w:bottom w:val="single" w:sz="4" w:space="0" w:color="auto"/>
              <w:right w:val="nil"/>
            </w:tcBorders>
            <w:shd w:val="clear" w:color="000000" w:fill="FFFFFF"/>
            <w:noWrap/>
            <w:vAlign w:val="center"/>
            <w:hideMark/>
          </w:tcPr>
          <w:p w14:paraId="6CEF253A" w14:textId="77777777" w:rsidR="007E6AC9" w:rsidRDefault="007E6AC9">
            <w:pPr>
              <w:rPr>
                <w:rFonts w:ascii="Arial" w:hAnsi="Arial" w:cs="Arial"/>
                <w:color w:val="000000"/>
                <w:sz w:val="18"/>
                <w:szCs w:val="18"/>
              </w:rPr>
            </w:pPr>
            <w:r>
              <w:rPr>
                <w:rFonts w:ascii="Arial" w:hAnsi="Arial" w:cs="Arial"/>
                <w:color w:val="000000"/>
                <w:sz w:val="18"/>
                <w:szCs w:val="18"/>
              </w:rPr>
              <w:t> </w:t>
            </w:r>
          </w:p>
        </w:tc>
        <w:tc>
          <w:tcPr>
            <w:tcW w:w="1283" w:type="dxa"/>
            <w:tcBorders>
              <w:top w:val="nil"/>
              <w:left w:val="nil"/>
              <w:bottom w:val="single" w:sz="4" w:space="0" w:color="auto"/>
              <w:right w:val="single" w:sz="4" w:space="0" w:color="auto"/>
            </w:tcBorders>
            <w:shd w:val="clear" w:color="000000" w:fill="FFFFFF"/>
            <w:noWrap/>
            <w:vAlign w:val="center"/>
            <w:hideMark/>
          </w:tcPr>
          <w:p w14:paraId="2D742592" w14:textId="77777777" w:rsidR="007E6AC9" w:rsidRDefault="007E6AC9">
            <w:pPr>
              <w:rPr>
                <w:rFonts w:ascii="Arial" w:hAnsi="Arial" w:cs="Arial"/>
                <w:b/>
                <w:bCs/>
                <w:color w:val="000000"/>
                <w:sz w:val="18"/>
                <w:szCs w:val="18"/>
              </w:rPr>
            </w:pPr>
            <w:r>
              <w:rPr>
                <w:rFonts w:ascii="Arial" w:hAnsi="Arial" w:cs="Arial"/>
                <w:b/>
                <w:bCs/>
                <w:color w:val="000000"/>
                <w:sz w:val="18"/>
                <w:szCs w:val="18"/>
              </w:rPr>
              <w:t>Female</w:t>
            </w:r>
          </w:p>
        </w:tc>
        <w:tc>
          <w:tcPr>
            <w:tcW w:w="1173" w:type="dxa"/>
            <w:tcBorders>
              <w:top w:val="nil"/>
              <w:left w:val="nil"/>
              <w:bottom w:val="single" w:sz="4" w:space="0" w:color="auto"/>
              <w:right w:val="nil"/>
            </w:tcBorders>
            <w:shd w:val="clear" w:color="000000" w:fill="FFFFFF"/>
            <w:noWrap/>
            <w:vAlign w:val="center"/>
            <w:hideMark/>
          </w:tcPr>
          <w:p w14:paraId="5BD2237C" w14:textId="77777777" w:rsidR="007E6AC9" w:rsidRDefault="007E6AC9">
            <w:pPr>
              <w:jc w:val="center"/>
              <w:rPr>
                <w:rFonts w:ascii="Arial" w:hAnsi="Arial" w:cs="Arial"/>
                <w:color w:val="000000"/>
                <w:sz w:val="18"/>
                <w:szCs w:val="18"/>
              </w:rPr>
            </w:pPr>
            <w:r>
              <w:rPr>
                <w:rFonts w:ascii="Arial" w:hAnsi="Arial" w:cs="Arial"/>
                <w:color w:val="000000"/>
                <w:sz w:val="18"/>
                <w:szCs w:val="18"/>
              </w:rPr>
              <w:t>103</w:t>
            </w:r>
          </w:p>
        </w:tc>
        <w:tc>
          <w:tcPr>
            <w:tcW w:w="1600" w:type="dxa"/>
            <w:tcBorders>
              <w:top w:val="nil"/>
              <w:left w:val="nil"/>
              <w:bottom w:val="single" w:sz="4" w:space="0" w:color="auto"/>
              <w:right w:val="single" w:sz="4" w:space="0" w:color="auto"/>
            </w:tcBorders>
            <w:shd w:val="clear" w:color="000000" w:fill="FFFFFF"/>
            <w:noWrap/>
            <w:vAlign w:val="center"/>
            <w:hideMark/>
          </w:tcPr>
          <w:p w14:paraId="27A836E5" w14:textId="77777777" w:rsidR="007E6AC9" w:rsidRDefault="007E6AC9">
            <w:pPr>
              <w:jc w:val="center"/>
              <w:rPr>
                <w:rFonts w:ascii="Arial" w:hAnsi="Arial" w:cs="Arial"/>
                <w:color w:val="000000"/>
                <w:sz w:val="18"/>
                <w:szCs w:val="18"/>
              </w:rPr>
            </w:pPr>
            <w:r>
              <w:rPr>
                <w:rFonts w:ascii="Arial" w:hAnsi="Arial" w:cs="Arial"/>
                <w:color w:val="000000"/>
                <w:sz w:val="18"/>
                <w:szCs w:val="18"/>
              </w:rPr>
              <w:t>426 (355 - 485)</w:t>
            </w:r>
          </w:p>
        </w:tc>
        <w:tc>
          <w:tcPr>
            <w:tcW w:w="1173" w:type="dxa"/>
            <w:tcBorders>
              <w:top w:val="nil"/>
              <w:left w:val="nil"/>
              <w:bottom w:val="single" w:sz="4" w:space="0" w:color="auto"/>
              <w:right w:val="nil"/>
            </w:tcBorders>
            <w:shd w:val="clear" w:color="000000" w:fill="FFFFFF"/>
            <w:noWrap/>
            <w:vAlign w:val="center"/>
            <w:hideMark/>
          </w:tcPr>
          <w:p w14:paraId="7B4EC9C7" w14:textId="77777777" w:rsidR="007E6AC9" w:rsidRDefault="007E6AC9">
            <w:pPr>
              <w:jc w:val="center"/>
              <w:rPr>
                <w:rFonts w:ascii="Arial" w:hAnsi="Arial" w:cs="Arial"/>
                <w:color w:val="000000"/>
                <w:sz w:val="18"/>
                <w:szCs w:val="18"/>
              </w:rPr>
            </w:pPr>
            <w:r>
              <w:rPr>
                <w:rFonts w:ascii="Arial" w:hAnsi="Arial" w:cs="Arial"/>
                <w:color w:val="000000"/>
                <w:sz w:val="18"/>
                <w:szCs w:val="18"/>
              </w:rPr>
              <w:t>56</w:t>
            </w:r>
          </w:p>
        </w:tc>
        <w:tc>
          <w:tcPr>
            <w:tcW w:w="1173" w:type="dxa"/>
            <w:tcBorders>
              <w:top w:val="nil"/>
              <w:left w:val="nil"/>
              <w:bottom w:val="single" w:sz="4" w:space="0" w:color="auto"/>
              <w:right w:val="nil"/>
            </w:tcBorders>
            <w:shd w:val="clear" w:color="000000" w:fill="FFFFFF"/>
            <w:noWrap/>
            <w:vAlign w:val="center"/>
            <w:hideMark/>
          </w:tcPr>
          <w:p w14:paraId="189FC84A" w14:textId="77777777" w:rsidR="007E6AC9" w:rsidRDefault="007E6AC9">
            <w:pPr>
              <w:jc w:val="center"/>
              <w:rPr>
                <w:rFonts w:ascii="Arial" w:hAnsi="Arial" w:cs="Arial"/>
                <w:color w:val="000000"/>
                <w:sz w:val="18"/>
                <w:szCs w:val="18"/>
              </w:rPr>
            </w:pPr>
            <w:r>
              <w:rPr>
                <w:rFonts w:ascii="Arial" w:hAnsi="Arial" w:cs="Arial"/>
                <w:color w:val="000000"/>
                <w:sz w:val="18"/>
                <w:szCs w:val="18"/>
              </w:rPr>
              <w:t>54.4</w:t>
            </w:r>
          </w:p>
        </w:tc>
        <w:tc>
          <w:tcPr>
            <w:tcW w:w="1600" w:type="dxa"/>
            <w:tcBorders>
              <w:top w:val="nil"/>
              <w:left w:val="nil"/>
              <w:bottom w:val="single" w:sz="4" w:space="0" w:color="auto"/>
              <w:right w:val="single" w:sz="4" w:space="0" w:color="auto"/>
            </w:tcBorders>
            <w:shd w:val="clear" w:color="000000" w:fill="FFFFFF"/>
            <w:noWrap/>
            <w:vAlign w:val="center"/>
            <w:hideMark/>
          </w:tcPr>
          <w:p w14:paraId="44D36F10" w14:textId="77777777" w:rsidR="007E6AC9" w:rsidRDefault="007E6AC9">
            <w:pPr>
              <w:jc w:val="center"/>
              <w:rPr>
                <w:rFonts w:ascii="Arial" w:hAnsi="Arial" w:cs="Arial"/>
                <w:color w:val="000000"/>
                <w:sz w:val="18"/>
                <w:szCs w:val="18"/>
              </w:rPr>
            </w:pPr>
            <w:r>
              <w:rPr>
                <w:rFonts w:ascii="Arial" w:hAnsi="Arial" w:cs="Arial"/>
                <w:color w:val="000000"/>
                <w:sz w:val="18"/>
                <w:szCs w:val="18"/>
              </w:rPr>
              <w:t>452 (395 - 510)</w:t>
            </w:r>
          </w:p>
        </w:tc>
        <w:tc>
          <w:tcPr>
            <w:tcW w:w="1173" w:type="dxa"/>
            <w:tcBorders>
              <w:top w:val="nil"/>
              <w:left w:val="nil"/>
              <w:bottom w:val="single" w:sz="4" w:space="0" w:color="auto"/>
              <w:right w:val="nil"/>
            </w:tcBorders>
            <w:shd w:val="clear" w:color="000000" w:fill="FFFFFF"/>
            <w:noWrap/>
            <w:vAlign w:val="center"/>
            <w:hideMark/>
          </w:tcPr>
          <w:p w14:paraId="7E588AC8" w14:textId="77777777" w:rsidR="007E6AC9" w:rsidRDefault="007E6AC9">
            <w:pPr>
              <w:jc w:val="center"/>
              <w:rPr>
                <w:rFonts w:ascii="Arial" w:hAnsi="Arial" w:cs="Arial"/>
                <w:color w:val="000000"/>
                <w:sz w:val="18"/>
                <w:szCs w:val="18"/>
              </w:rPr>
            </w:pPr>
            <w:r>
              <w:rPr>
                <w:rFonts w:ascii="Arial" w:hAnsi="Arial" w:cs="Arial"/>
                <w:color w:val="000000"/>
                <w:sz w:val="18"/>
                <w:szCs w:val="18"/>
              </w:rPr>
              <w:t>18</w:t>
            </w:r>
          </w:p>
        </w:tc>
        <w:tc>
          <w:tcPr>
            <w:tcW w:w="1173" w:type="dxa"/>
            <w:tcBorders>
              <w:top w:val="nil"/>
              <w:left w:val="nil"/>
              <w:bottom w:val="single" w:sz="4" w:space="0" w:color="auto"/>
              <w:right w:val="single" w:sz="4" w:space="0" w:color="auto"/>
            </w:tcBorders>
            <w:shd w:val="clear" w:color="000000" w:fill="FFFFFF"/>
            <w:noWrap/>
            <w:vAlign w:val="center"/>
            <w:hideMark/>
          </w:tcPr>
          <w:p w14:paraId="25D10FEC" w14:textId="77777777" w:rsidR="007E6AC9" w:rsidRDefault="007E6AC9">
            <w:pPr>
              <w:jc w:val="center"/>
              <w:rPr>
                <w:rFonts w:ascii="Arial" w:hAnsi="Arial" w:cs="Arial"/>
                <w:color w:val="000000"/>
                <w:sz w:val="18"/>
                <w:szCs w:val="18"/>
              </w:rPr>
            </w:pPr>
            <w:r>
              <w:rPr>
                <w:rFonts w:ascii="Arial" w:hAnsi="Arial" w:cs="Arial"/>
                <w:color w:val="000000"/>
                <w:sz w:val="18"/>
                <w:szCs w:val="18"/>
              </w:rPr>
              <w:t>32.1</w:t>
            </w:r>
          </w:p>
        </w:tc>
      </w:tr>
      <w:tr w:rsidR="007E6AC9" w14:paraId="65FC4224" w14:textId="77777777" w:rsidTr="007E6AC9">
        <w:trPr>
          <w:trHeight w:val="288"/>
        </w:trPr>
        <w:tc>
          <w:tcPr>
            <w:tcW w:w="1172" w:type="dxa"/>
            <w:tcBorders>
              <w:top w:val="nil"/>
              <w:left w:val="single" w:sz="4" w:space="0" w:color="auto"/>
              <w:bottom w:val="nil"/>
              <w:right w:val="nil"/>
            </w:tcBorders>
            <w:shd w:val="clear" w:color="000000" w:fill="FFFFFF"/>
            <w:noWrap/>
            <w:vAlign w:val="center"/>
            <w:hideMark/>
          </w:tcPr>
          <w:p w14:paraId="59D58B71" w14:textId="77777777" w:rsidR="007E6AC9" w:rsidRDefault="007E6AC9">
            <w:pPr>
              <w:rPr>
                <w:rFonts w:ascii="Arial" w:hAnsi="Arial" w:cs="Arial"/>
                <w:b/>
                <w:bCs/>
                <w:color w:val="000000"/>
                <w:sz w:val="18"/>
                <w:szCs w:val="18"/>
              </w:rPr>
            </w:pPr>
            <w:r>
              <w:rPr>
                <w:rFonts w:ascii="Arial" w:hAnsi="Arial" w:cs="Arial"/>
                <w:b/>
                <w:bCs/>
                <w:color w:val="000000"/>
                <w:sz w:val="18"/>
                <w:szCs w:val="18"/>
              </w:rPr>
              <w:t>2014</w:t>
            </w:r>
          </w:p>
        </w:tc>
        <w:tc>
          <w:tcPr>
            <w:tcW w:w="1283" w:type="dxa"/>
            <w:tcBorders>
              <w:top w:val="nil"/>
              <w:left w:val="nil"/>
              <w:bottom w:val="nil"/>
              <w:right w:val="single" w:sz="4" w:space="0" w:color="auto"/>
            </w:tcBorders>
            <w:shd w:val="clear" w:color="000000" w:fill="FFFFFF"/>
            <w:noWrap/>
            <w:vAlign w:val="center"/>
            <w:hideMark/>
          </w:tcPr>
          <w:p w14:paraId="70534E2E" w14:textId="77777777" w:rsidR="007E6AC9" w:rsidRDefault="007E6AC9">
            <w:pPr>
              <w:rPr>
                <w:rFonts w:ascii="Arial" w:hAnsi="Arial" w:cs="Arial"/>
                <w:b/>
                <w:bCs/>
                <w:color w:val="000000"/>
                <w:sz w:val="18"/>
                <w:szCs w:val="18"/>
              </w:rPr>
            </w:pPr>
            <w:r>
              <w:rPr>
                <w:rFonts w:ascii="Arial" w:hAnsi="Arial" w:cs="Arial"/>
                <w:b/>
                <w:bCs/>
                <w:color w:val="000000"/>
                <w:sz w:val="18"/>
                <w:szCs w:val="18"/>
              </w:rPr>
              <w:t>Male</w:t>
            </w:r>
          </w:p>
        </w:tc>
        <w:tc>
          <w:tcPr>
            <w:tcW w:w="1173" w:type="dxa"/>
            <w:tcBorders>
              <w:top w:val="nil"/>
              <w:left w:val="nil"/>
              <w:bottom w:val="nil"/>
              <w:right w:val="nil"/>
            </w:tcBorders>
            <w:shd w:val="clear" w:color="000000" w:fill="FFFFFF"/>
            <w:noWrap/>
            <w:vAlign w:val="center"/>
            <w:hideMark/>
          </w:tcPr>
          <w:p w14:paraId="46EB3CA3" w14:textId="77777777" w:rsidR="007E6AC9" w:rsidRDefault="007E6AC9">
            <w:pPr>
              <w:jc w:val="center"/>
              <w:rPr>
                <w:rFonts w:ascii="Arial" w:hAnsi="Arial" w:cs="Arial"/>
                <w:color w:val="000000"/>
                <w:sz w:val="18"/>
                <w:szCs w:val="18"/>
              </w:rPr>
            </w:pPr>
            <w:r>
              <w:rPr>
                <w:rFonts w:ascii="Arial" w:hAnsi="Arial" w:cs="Arial"/>
                <w:color w:val="000000"/>
                <w:sz w:val="18"/>
                <w:szCs w:val="18"/>
              </w:rPr>
              <w:t>98</w:t>
            </w:r>
          </w:p>
        </w:tc>
        <w:tc>
          <w:tcPr>
            <w:tcW w:w="1600" w:type="dxa"/>
            <w:tcBorders>
              <w:top w:val="nil"/>
              <w:left w:val="nil"/>
              <w:bottom w:val="nil"/>
              <w:right w:val="single" w:sz="4" w:space="0" w:color="auto"/>
            </w:tcBorders>
            <w:shd w:val="clear" w:color="000000" w:fill="FFFFFF"/>
            <w:noWrap/>
            <w:vAlign w:val="center"/>
            <w:hideMark/>
          </w:tcPr>
          <w:p w14:paraId="498211DB" w14:textId="77777777" w:rsidR="007E6AC9" w:rsidRDefault="007E6AC9">
            <w:pPr>
              <w:jc w:val="center"/>
              <w:rPr>
                <w:rFonts w:ascii="Arial" w:hAnsi="Arial" w:cs="Arial"/>
                <w:color w:val="000000"/>
                <w:sz w:val="18"/>
                <w:szCs w:val="18"/>
              </w:rPr>
            </w:pPr>
            <w:r>
              <w:rPr>
                <w:rFonts w:ascii="Arial" w:hAnsi="Arial" w:cs="Arial"/>
                <w:color w:val="000000"/>
                <w:sz w:val="18"/>
                <w:szCs w:val="18"/>
              </w:rPr>
              <w:t>378 (335 - 410)</w:t>
            </w:r>
          </w:p>
        </w:tc>
        <w:tc>
          <w:tcPr>
            <w:tcW w:w="1173" w:type="dxa"/>
            <w:tcBorders>
              <w:top w:val="nil"/>
              <w:left w:val="nil"/>
              <w:bottom w:val="nil"/>
              <w:right w:val="nil"/>
            </w:tcBorders>
            <w:shd w:val="clear" w:color="000000" w:fill="FFFFFF"/>
            <w:noWrap/>
            <w:vAlign w:val="center"/>
            <w:hideMark/>
          </w:tcPr>
          <w:p w14:paraId="1DF3D3D4" w14:textId="77777777" w:rsidR="007E6AC9" w:rsidRDefault="007E6AC9">
            <w:pPr>
              <w:jc w:val="center"/>
              <w:rPr>
                <w:rFonts w:ascii="Arial" w:hAnsi="Arial" w:cs="Arial"/>
                <w:color w:val="000000"/>
                <w:sz w:val="18"/>
                <w:szCs w:val="18"/>
              </w:rPr>
            </w:pPr>
            <w:r>
              <w:rPr>
                <w:rFonts w:ascii="Arial" w:hAnsi="Arial" w:cs="Arial"/>
                <w:color w:val="000000"/>
                <w:sz w:val="18"/>
                <w:szCs w:val="18"/>
              </w:rPr>
              <w:t>67</w:t>
            </w:r>
          </w:p>
        </w:tc>
        <w:tc>
          <w:tcPr>
            <w:tcW w:w="1173" w:type="dxa"/>
            <w:tcBorders>
              <w:top w:val="nil"/>
              <w:left w:val="nil"/>
              <w:bottom w:val="nil"/>
              <w:right w:val="nil"/>
            </w:tcBorders>
            <w:shd w:val="clear" w:color="000000" w:fill="FFFFFF"/>
            <w:noWrap/>
            <w:vAlign w:val="center"/>
            <w:hideMark/>
          </w:tcPr>
          <w:p w14:paraId="2E123A9E" w14:textId="77777777" w:rsidR="007E6AC9" w:rsidRDefault="007E6AC9">
            <w:pPr>
              <w:jc w:val="center"/>
              <w:rPr>
                <w:rFonts w:ascii="Arial" w:hAnsi="Arial" w:cs="Arial"/>
                <w:color w:val="000000"/>
                <w:sz w:val="18"/>
                <w:szCs w:val="18"/>
              </w:rPr>
            </w:pPr>
            <w:r>
              <w:rPr>
                <w:rFonts w:ascii="Arial" w:hAnsi="Arial" w:cs="Arial"/>
                <w:color w:val="000000"/>
                <w:sz w:val="18"/>
                <w:szCs w:val="18"/>
              </w:rPr>
              <w:t>68.4</w:t>
            </w:r>
          </w:p>
        </w:tc>
        <w:tc>
          <w:tcPr>
            <w:tcW w:w="1600" w:type="dxa"/>
            <w:tcBorders>
              <w:top w:val="nil"/>
              <w:left w:val="nil"/>
              <w:bottom w:val="nil"/>
              <w:right w:val="single" w:sz="4" w:space="0" w:color="auto"/>
            </w:tcBorders>
            <w:shd w:val="clear" w:color="000000" w:fill="FFFFFF"/>
            <w:noWrap/>
            <w:vAlign w:val="center"/>
            <w:hideMark/>
          </w:tcPr>
          <w:p w14:paraId="0C5F87A2" w14:textId="77777777" w:rsidR="007E6AC9" w:rsidRDefault="007E6AC9">
            <w:pPr>
              <w:jc w:val="center"/>
              <w:rPr>
                <w:rFonts w:ascii="Arial" w:hAnsi="Arial" w:cs="Arial"/>
                <w:color w:val="000000"/>
                <w:sz w:val="18"/>
                <w:szCs w:val="18"/>
              </w:rPr>
            </w:pPr>
            <w:r>
              <w:rPr>
                <w:rFonts w:ascii="Arial" w:hAnsi="Arial" w:cs="Arial"/>
                <w:color w:val="000000"/>
                <w:sz w:val="18"/>
                <w:szCs w:val="18"/>
              </w:rPr>
              <w:t>416 (389 - 460)</w:t>
            </w:r>
          </w:p>
        </w:tc>
        <w:tc>
          <w:tcPr>
            <w:tcW w:w="1173" w:type="dxa"/>
            <w:tcBorders>
              <w:top w:val="nil"/>
              <w:left w:val="nil"/>
              <w:bottom w:val="nil"/>
              <w:right w:val="nil"/>
            </w:tcBorders>
            <w:shd w:val="clear" w:color="000000" w:fill="FFFFFF"/>
            <w:noWrap/>
            <w:vAlign w:val="center"/>
            <w:hideMark/>
          </w:tcPr>
          <w:p w14:paraId="47E30939" w14:textId="77777777" w:rsidR="007E6AC9" w:rsidRDefault="007E6AC9">
            <w:pPr>
              <w:jc w:val="center"/>
              <w:rPr>
                <w:rFonts w:ascii="Arial" w:hAnsi="Arial" w:cs="Arial"/>
                <w:color w:val="000000"/>
                <w:sz w:val="18"/>
                <w:szCs w:val="18"/>
              </w:rPr>
            </w:pPr>
            <w:r>
              <w:rPr>
                <w:rFonts w:ascii="Arial" w:hAnsi="Arial" w:cs="Arial"/>
                <w:color w:val="000000"/>
                <w:sz w:val="18"/>
                <w:szCs w:val="18"/>
              </w:rPr>
              <w:t>61</w:t>
            </w:r>
          </w:p>
        </w:tc>
        <w:tc>
          <w:tcPr>
            <w:tcW w:w="1173" w:type="dxa"/>
            <w:tcBorders>
              <w:top w:val="nil"/>
              <w:left w:val="nil"/>
              <w:bottom w:val="nil"/>
              <w:right w:val="single" w:sz="4" w:space="0" w:color="auto"/>
            </w:tcBorders>
            <w:shd w:val="clear" w:color="000000" w:fill="FFFFFF"/>
            <w:noWrap/>
            <w:vAlign w:val="center"/>
            <w:hideMark/>
          </w:tcPr>
          <w:p w14:paraId="6BE5B276" w14:textId="77777777" w:rsidR="007E6AC9" w:rsidRDefault="007E6AC9">
            <w:pPr>
              <w:jc w:val="center"/>
              <w:rPr>
                <w:rFonts w:ascii="Arial" w:hAnsi="Arial" w:cs="Arial"/>
                <w:color w:val="000000"/>
                <w:sz w:val="18"/>
                <w:szCs w:val="18"/>
              </w:rPr>
            </w:pPr>
            <w:r>
              <w:rPr>
                <w:rFonts w:ascii="Arial" w:hAnsi="Arial" w:cs="Arial"/>
                <w:color w:val="000000"/>
                <w:sz w:val="18"/>
                <w:szCs w:val="18"/>
              </w:rPr>
              <w:t>91</w:t>
            </w:r>
          </w:p>
        </w:tc>
      </w:tr>
      <w:tr w:rsidR="007E6AC9" w14:paraId="3121BBB5" w14:textId="77777777" w:rsidTr="007E6AC9">
        <w:trPr>
          <w:trHeight w:val="288"/>
        </w:trPr>
        <w:tc>
          <w:tcPr>
            <w:tcW w:w="1172" w:type="dxa"/>
            <w:tcBorders>
              <w:top w:val="nil"/>
              <w:left w:val="single" w:sz="4" w:space="0" w:color="auto"/>
              <w:bottom w:val="nil"/>
              <w:right w:val="nil"/>
            </w:tcBorders>
            <w:shd w:val="clear" w:color="000000" w:fill="FFFFFF"/>
            <w:noWrap/>
            <w:vAlign w:val="center"/>
            <w:hideMark/>
          </w:tcPr>
          <w:p w14:paraId="198240DD" w14:textId="77777777" w:rsidR="007E6AC9" w:rsidRDefault="007E6AC9">
            <w:pPr>
              <w:rPr>
                <w:rFonts w:ascii="Arial" w:hAnsi="Arial" w:cs="Arial"/>
                <w:color w:val="000000"/>
                <w:sz w:val="18"/>
                <w:szCs w:val="18"/>
              </w:rPr>
            </w:pPr>
            <w:r>
              <w:rPr>
                <w:rFonts w:ascii="Arial" w:hAnsi="Arial" w:cs="Arial"/>
                <w:color w:val="000000"/>
                <w:sz w:val="18"/>
                <w:szCs w:val="18"/>
              </w:rPr>
              <w:t> </w:t>
            </w:r>
          </w:p>
        </w:tc>
        <w:tc>
          <w:tcPr>
            <w:tcW w:w="1283" w:type="dxa"/>
            <w:tcBorders>
              <w:top w:val="nil"/>
              <w:left w:val="nil"/>
              <w:bottom w:val="nil"/>
              <w:right w:val="single" w:sz="4" w:space="0" w:color="auto"/>
            </w:tcBorders>
            <w:shd w:val="clear" w:color="000000" w:fill="FFFFFF"/>
            <w:noWrap/>
            <w:vAlign w:val="center"/>
            <w:hideMark/>
          </w:tcPr>
          <w:p w14:paraId="34FF1356" w14:textId="77777777" w:rsidR="007E6AC9" w:rsidRDefault="007E6AC9">
            <w:pPr>
              <w:rPr>
                <w:rFonts w:ascii="Arial" w:hAnsi="Arial" w:cs="Arial"/>
                <w:b/>
                <w:bCs/>
                <w:color w:val="000000"/>
                <w:sz w:val="18"/>
                <w:szCs w:val="18"/>
              </w:rPr>
            </w:pPr>
            <w:r>
              <w:rPr>
                <w:rFonts w:ascii="Arial" w:hAnsi="Arial" w:cs="Arial"/>
                <w:b/>
                <w:bCs/>
                <w:color w:val="000000"/>
                <w:sz w:val="18"/>
                <w:szCs w:val="18"/>
              </w:rPr>
              <w:t>Female</w:t>
            </w:r>
          </w:p>
        </w:tc>
        <w:tc>
          <w:tcPr>
            <w:tcW w:w="1173" w:type="dxa"/>
            <w:tcBorders>
              <w:top w:val="nil"/>
              <w:left w:val="nil"/>
              <w:bottom w:val="nil"/>
              <w:right w:val="nil"/>
            </w:tcBorders>
            <w:shd w:val="clear" w:color="000000" w:fill="FFFFFF"/>
            <w:noWrap/>
            <w:vAlign w:val="center"/>
            <w:hideMark/>
          </w:tcPr>
          <w:p w14:paraId="389594CC" w14:textId="77777777" w:rsidR="007E6AC9" w:rsidRDefault="007E6AC9">
            <w:pPr>
              <w:jc w:val="center"/>
              <w:rPr>
                <w:rFonts w:ascii="Arial" w:hAnsi="Arial" w:cs="Arial"/>
                <w:color w:val="000000"/>
                <w:sz w:val="18"/>
                <w:szCs w:val="18"/>
              </w:rPr>
            </w:pPr>
            <w:r>
              <w:rPr>
                <w:rFonts w:ascii="Arial" w:hAnsi="Arial" w:cs="Arial"/>
                <w:color w:val="000000"/>
                <w:sz w:val="18"/>
                <w:szCs w:val="18"/>
              </w:rPr>
              <w:t>100</w:t>
            </w:r>
          </w:p>
        </w:tc>
        <w:tc>
          <w:tcPr>
            <w:tcW w:w="1600" w:type="dxa"/>
            <w:tcBorders>
              <w:top w:val="nil"/>
              <w:left w:val="nil"/>
              <w:bottom w:val="nil"/>
              <w:right w:val="single" w:sz="4" w:space="0" w:color="auto"/>
            </w:tcBorders>
            <w:shd w:val="clear" w:color="000000" w:fill="FFFFFF"/>
            <w:noWrap/>
            <w:vAlign w:val="center"/>
            <w:hideMark/>
          </w:tcPr>
          <w:p w14:paraId="5D7A25AF" w14:textId="77777777" w:rsidR="007E6AC9" w:rsidRDefault="007E6AC9">
            <w:pPr>
              <w:jc w:val="center"/>
              <w:rPr>
                <w:rFonts w:ascii="Arial" w:hAnsi="Arial" w:cs="Arial"/>
                <w:color w:val="000000"/>
                <w:sz w:val="18"/>
                <w:szCs w:val="18"/>
              </w:rPr>
            </w:pPr>
            <w:r>
              <w:rPr>
                <w:rFonts w:ascii="Arial" w:hAnsi="Arial" w:cs="Arial"/>
                <w:color w:val="000000"/>
                <w:sz w:val="18"/>
                <w:szCs w:val="18"/>
              </w:rPr>
              <w:t>385 (345 - 420)</w:t>
            </w:r>
          </w:p>
        </w:tc>
        <w:tc>
          <w:tcPr>
            <w:tcW w:w="1173" w:type="dxa"/>
            <w:tcBorders>
              <w:top w:val="nil"/>
              <w:left w:val="nil"/>
              <w:bottom w:val="nil"/>
              <w:right w:val="nil"/>
            </w:tcBorders>
            <w:shd w:val="clear" w:color="000000" w:fill="FFFFFF"/>
            <w:noWrap/>
            <w:vAlign w:val="center"/>
            <w:hideMark/>
          </w:tcPr>
          <w:p w14:paraId="320480AB" w14:textId="77777777" w:rsidR="007E6AC9" w:rsidRDefault="007E6AC9">
            <w:pPr>
              <w:jc w:val="center"/>
              <w:rPr>
                <w:rFonts w:ascii="Arial" w:hAnsi="Arial" w:cs="Arial"/>
                <w:color w:val="000000"/>
                <w:sz w:val="18"/>
                <w:szCs w:val="18"/>
              </w:rPr>
            </w:pPr>
            <w:r>
              <w:rPr>
                <w:rFonts w:ascii="Arial" w:hAnsi="Arial" w:cs="Arial"/>
                <w:color w:val="000000"/>
                <w:sz w:val="18"/>
                <w:szCs w:val="18"/>
              </w:rPr>
              <w:t>75</w:t>
            </w:r>
          </w:p>
        </w:tc>
        <w:tc>
          <w:tcPr>
            <w:tcW w:w="1173" w:type="dxa"/>
            <w:tcBorders>
              <w:top w:val="nil"/>
              <w:left w:val="nil"/>
              <w:bottom w:val="nil"/>
              <w:right w:val="nil"/>
            </w:tcBorders>
            <w:shd w:val="clear" w:color="000000" w:fill="FFFFFF"/>
            <w:noWrap/>
            <w:vAlign w:val="center"/>
            <w:hideMark/>
          </w:tcPr>
          <w:p w14:paraId="71C8EEA5" w14:textId="77777777" w:rsidR="007E6AC9" w:rsidRDefault="007E6AC9">
            <w:pPr>
              <w:jc w:val="center"/>
              <w:rPr>
                <w:rFonts w:ascii="Arial" w:hAnsi="Arial" w:cs="Arial"/>
                <w:color w:val="000000"/>
                <w:sz w:val="18"/>
                <w:szCs w:val="18"/>
              </w:rPr>
            </w:pPr>
            <w:r>
              <w:rPr>
                <w:rFonts w:ascii="Arial" w:hAnsi="Arial" w:cs="Arial"/>
                <w:color w:val="000000"/>
                <w:sz w:val="18"/>
                <w:szCs w:val="18"/>
              </w:rPr>
              <w:t>75</w:t>
            </w:r>
          </w:p>
        </w:tc>
        <w:tc>
          <w:tcPr>
            <w:tcW w:w="1600" w:type="dxa"/>
            <w:tcBorders>
              <w:top w:val="nil"/>
              <w:left w:val="nil"/>
              <w:bottom w:val="nil"/>
              <w:right w:val="single" w:sz="4" w:space="0" w:color="auto"/>
            </w:tcBorders>
            <w:shd w:val="clear" w:color="000000" w:fill="FFFFFF"/>
            <w:noWrap/>
            <w:vAlign w:val="center"/>
            <w:hideMark/>
          </w:tcPr>
          <w:p w14:paraId="44781791" w14:textId="77777777" w:rsidR="007E6AC9" w:rsidRDefault="007E6AC9">
            <w:pPr>
              <w:jc w:val="center"/>
              <w:rPr>
                <w:rFonts w:ascii="Arial" w:hAnsi="Arial" w:cs="Arial"/>
                <w:color w:val="000000"/>
                <w:sz w:val="18"/>
                <w:szCs w:val="18"/>
              </w:rPr>
            </w:pPr>
            <w:r>
              <w:rPr>
                <w:rFonts w:ascii="Arial" w:hAnsi="Arial" w:cs="Arial"/>
                <w:color w:val="000000"/>
                <w:sz w:val="18"/>
                <w:szCs w:val="18"/>
              </w:rPr>
              <w:t>419 (385 - 443)</w:t>
            </w:r>
          </w:p>
        </w:tc>
        <w:tc>
          <w:tcPr>
            <w:tcW w:w="1173" w:type="dxa"/>
            <w:tcBorders>
              <w:top w:val="nil"/>
              <w:left w:val="nil"/>
              <w:bottom w:val="nil"/>
              <w:right w:val="nil"/>
            </w:tcBorders>
            <w:shd w:val="clear" w:color="000000" w:fill="FFFFFF"/>
            <w:noWrap/>
            <w:vAlign w:val="center"/>
            <w:hideMark/>
          </w:tcPr>
          <w:p w14:paraId="4E2CF79B" w14:textId="77777777" w:rsidR="007E6AC9" w:rsidRDefault="007E6AC9">
            <w:pPr>
              <w:jc w:val="center"/>
              <w:rPr>
                <w:rFonts w:ascii="Arial" w:hAnsi="Arial" w:cs="Arial"/>
                <w:color w:val="000000"/>
                <w:sz w:val="18"/>
                <w:szCs w:val="18"/>
              </w:rPr>
            </w:pPr>
            <w:r>
              <w:rPr>
                <w:rFonts w:ascii="Arial" w:hAnsi="Arial" w:cs="Arial"/>
                <w:color w:val="000000"/>
                <w:sz w:val="18"/>
                <w:szCs w:val="18"/>
              </w:rPr>
              <w:t>65</w:t>
            </w:r>
          </w:p>
        </w:tc>
        <w:tc>
          <w:tcPr>
            <w:tcW w:w="1173" w:type="dxa"/>
            <w:tcBorders>
              <w:top w:val="nil"/>
              <w:left w:val="nil"/>
              <w:bottom w:val="nil"/>
              <w:right w:val="single" w:sz="4" w:space="0" w:color="auto"/>
            </w:tcBorders>
            <w:shd w:val="clear" w:color="000000" w:fill="FFFFFF"/>
            <w:noWrap/>
            <w:vAlign w:val="center"/>
            <w:hideMark/>
          </w:tcPr>
          <w:p w14:paraId="2E23DEA9" w14:textId="77777777" w:rsidR="007E6AC9" w:rsidRDefault="007E6AC9">
            <w:pPr>
              <w:jc w:val="center"/>
              <w:rPr>
                <w:rFonts w:ascii="Arial" w:hAnsi="Arial" w:cs="Arial"/>
                <w:color w:val="000000"/>
                <w:sz w:val="18"/>
                <w:szCs w:val="18"/>
              </w:rPr>
            </w:pPr>
            <w:r>
              <w:rPr>
                <w:rFonts w:ascii="Arial" w:hAnsi="Arial" w:cs="Arial"/>
                <w:color w:val="000000"/>
                <w:sz w:val="18"/>
                <w:szCs w:val="18"/>
              </w:rPr>
              <w:t>86.7</w:t>
            </w:r>
          </w:p>
        </w:tc>
      </w:tr>
      <w:tr w:rsidR="007E6AC9" w14:paraId="24B96F0E" w14:textId="77777777" w:rsidTr="007E6AC9">
        <w:trPr>
          <w:trHeight w:val="288"/>
        </w:trPr>
        <w:tc>
          <w:tcPr>
            <w:tcW w:w="1172" w:type="dxa"/>
            <w:tcBorders>
              <w:top w:val="nil"/>
              <w:left w:val="single" w:sz="4" w:space="0" w:color="auto"/>
              <w:bottom w:val="single" w:sz="4" w:space="0" w:color="auto"/>
              <w:right w:val="nil"/>
            </w:tcBorders>
            <w:shd w:val="clear" w:color="000000" w:fill="FFFFFF"/>
            <w:noWrap/>
            <w:vAlign w:val="center"/>
            <w:hideMark/>
          </w:tcPr>
          <w:p w14:paraId="762ADF13" w14:textId="77777777" w:rsidR="007E6AC9" w:rsidRDefault="007E6AC9">
            <w:pPr>
              <w:rPr>
                <w:rFonts w:ascii="Arial" w:hAnsi="Arial" w:cs="Arial"/>
                <w:color w:val="000000"/>
                <w:sz w:val="18"/>
                <w:szCs w:val="18"/>
              </w:rPr>
            </w:pPr>
            <w:r>
              <w:rPr>
                <w:rFonts w:ascii="Arial" w:hAnsi="Arial" w:cs="Arial"/>
                <w:color w:val="000000"/>
                <w:sz w:val="18"/>
                <w:szCs w:val="18"/>
              </w:rPr>
              <w:t> </w:t>
            </w:r>
          </w:p>
        </w:tc>
        <w:tc>
          <w:tcPr>
            <w:tcW w:w="1283" w:type="dxa"/>
            <w:tcBorders>
              <w:top w:val="nil"/>
              <w:left w:val="nil"/>
              <w:bottom w:val="single" w:sz="4" w:space="0" w:color="auto"/>
              <w:right w:val="single" w:sz="4" w:space="0" w:color="auto"/>
            </w:tcBorders>
            <w:shd w:val="clear" w:color="000000" w:fill="FFFFFF"/>
            <w:noWrap/>
            <w:vAlign w:val="center"/>
            <w:hideMark/>
          </w:tcPr>
          <w:p w14:paraId="65BCD150" w14:textId="77777777" w:rsidR="007E6AC9" w:rsidRDefault="007E6AC9">
            <w:pPr>
              <w:rPr>
                <w:rFonts w:ascii="Arial" w:hAnsi="Arial" w:cs="Arial"/>
                <w:b/>
                <w:bCs/>
                <w:color w:val="000000"/>
                <w:sz w:val="18"/>
                <w:szCs w:val="18"/>
              </w:rPr>
            </w:pPr>
            <w:r>
              <w:rPr>
                <w:rFonts w:ascii="Arial" w:hAnsi="Arial" w:cs="Arial"/>
                <w:b/>
                <w:bCs/>
                <w:color w:val="000000"/>
                <w:sz w:val="18"/>
                <w:szCs w:val="18"/>
              </w:rPr>
              <w:t>Unknown</w:t>
            </w:r>
          </w:p>
        </w:tc>
        <w:tc>
          <w:tcPr>
            <w:tcW w:w="1173" w:type="dxa"/>
            <w:tcBorders>
              <w:top w:val="nil"/>
              <w:left w:val="nil"/>
              <w:bottom w:val="single" w:sz="4" w:space="0" w:color="auto"/>
              <w:right w:val="nil"/>
            </w:tcBorders>
            <w:shd w:val="clear" w:color="000000" w:fill="FFFFFF"/>
            <w:noWrap/>
            <w:vAlign w:val="center"/>
            <w:hideMark/>
          </w:tcPr>
          <w:p w14:paraId="17B6DC2E" w14:textId="77777777" w:rsidR="007E6AC9" w:rsidRDefault="007E6AC9">
            <w:pPr>
              <w:jc w:val="center"/>
              <w:rPr>
                <w:rFonts w:ascii="Arial" w:hAnsi="Arial" w:cs="Arial"/>
                <w:color w:val="000000"/>
                <w:sz w:val="18"/>
                <w:szCs w:val="18"/>
              </w:rPr>
            </w:pPr>
            <w:r>
              <w:rPr>
                <w:rFonts w:ascii="Arial" w:hAnsi="Arial" w:cs="Arial"/>
                <w:color w:val="000000"/>
                <w:sz w:val="18"/>
                <w:szCs w:val="18"/>
              </w:rPr>
              <w:t>2</w:t>
            </w:r>
          </w:p>
        </w:tc>
        <w:tc>
          <w:tcPr>
            <w:tcW w:w="1600" w:type="dxa"/>
            <w:tcBorders>
              <w:top w:val="nil"/>
              <w:left w:val="nil"/>
              <w:bottom w:val="single" w:sz="4" w:space="0" w:color="auto"/>
              <w:right w:val="single" w:sz="4" w:space="0" w:color="auto"/>
            </w:tcBorders>
            <w:shd w:val="clear" w:color="000000" w:fill="FFFFFF"/>
            <w:noWrap/>
            <w:vAlign w:val="center"/>
            <w:hideMark/>
          </w:tcPr>
          <w:p w14:paraId="5D299CB0" w14:textId="77777777" w:rsidR="007E6AC9" w:rsidRDefault="007E6AC9">
            <w:pPr>
              <w:jc w:val="center"/>
              <w:rPr>
                <w:rFonts w:ascii="Arial" w:hAnsi="Arial" w:cs="Arial"/>
                <w:color w:val="000000"/>
                <w:sz w:val="18"/>
                <w:szCs w:val="18"/>
              </w:rPr>
            </w:pPr>
            <w:r>
              <w:rPr>
                <w:rFonts w:ascii="Arial" w:hAnsi="Arial" w:cs="Arial"/>
                <w:color w:val="000000"/>
                <w:sz w:val="18"/>
                <w:szCs w:val="18"/>
              </w:rPr>
              <w:t>376 (360 - 391)</w:t>
            </w:r>
          </w:p>
        </w:tc>
        <w:tc>
          <w:tcPr>
            <w:tcW w:w="1173" w:type="dxa"/>
            <w:tcBorders>
              <w:top w:val="nil"/>
              <w:left w:val="nil"/>
              <w:bottom w:val="single" w:sz="4" w:space="0" w:color="auto"/>
              <w:right w:val="nil"/>
            </w:tcBorders>
            <w:shd w:val="clear" w:color="000000" w:fill="FFFFFF"/>
            <w:noWrap/>
            <w:vAlign w:val="center"/>
            <w:hideMark/>
          </w:tcPr>
          <w:p w14:paraId="206CECD2" w14:textId="77777777" w:rsidR="007E6AC9" w:rsidRDefault="007E6AC9">
            <w:pPr>
              <w:jc w:val="center"/>
              <w:rPr>
                <w:rFonts w:ascii="Arial" w:hAnsi="Arial" w:cs="Arial"/>
                <w:color w:val="000000"/>
                <w:sz w:val="18"/>
                <w:szCs w:val="18"/>
              </w:rPr>
            </w:pPr>
            <w:r>
              <w:rPr>
                <w:rFonts w:ascii="Arial" w:hAnsi="Arial" w:cs="Arial"/>
                <w:color w:val="000000"/>
                <w:sz w:val="18"/>
                <w:szCs w:val="18"/>
              </w:rPr>
              <w:t>0</w:t>
            </w:r>
          </w:p>
        </w:tc>
        <w:tc>
          <w:tcPr>
            <w:tcW w:w="1173" w:type="dxa"/>
            <w:tcBorders>
              <w:top w:val="nil"/>
              <w:left w:val="nil"/>
              <w:bottom w:val="single" w:sz="4" w:space="0" w:color="auto"/>
              <w:right w:val="nil"/>
            </w:tcBorders>
            <w:shd w:val="clear" w:color="000000" w:fill="FFFFFF"/>
            <w:noWrap/>
            <w:vAlign w:val="center"/>
            <w:hideMark/>
          </w:tcPr>
          <w:p w14:paraId="0DC608D0" w14:textId="77777777" w:rsidR="007E6AC9" w:rsidRDefault="007E6AC9">
            <w:pPr>
              <w:jc w:val="center"/>
              <w:rPr>
                <w:rFonts w:ascii="Arial" w:hAnsi="Arial" w:cs="Arial"/>
                <w:color w:val="000000"/>
                <w:sz w:val="18"/>
                <w:szCs w:val="18"/>
              </w:rPr>
            </w:pPr>
            <w:r>
              <w:rPr>
                <w:rFonts w:ascii="Arial" w:hAnsi="Arial" w:cs="Arial"/>
                <w:color w:val="000000"/>
                <w:sz w:val="18"/>
                <w:szCs w:val="18"/>
              </w:rPr>
              <w:t>0</w:t>
            </w:r>
          </w:p>
        </w:tc>
        <w:tc>
          <w:tcPr>
            <w:tcW w:w="1600" w:type="dxa"/>
            <w:tcBorders>
              <w:top w:val="nil"/>
              <w:left w:val="nil"/>
              <w:bottom w:val="single" w:sz="4" w:space="0" w:color="auto"/>
              <w:right w:val="single" w:sz="4" w:space="0" w:color="auto"/>
            </w:tcBorders>
            <w:shd w:val="clear" w:color="000000" w:fill="FFFFFF"/>
            <w:noWrap/>
            <w:vAlign w:val="center"/>
            <w:hideMark/>
          </w:tcPr>
          <w:p w14:paraId="014CC2D9" w14:textId="77777777" w:rsidR="007E6AC9" w:rsidRDefault="007E6AC9">
            <w:pPr>
              <w:jc w:val="center"/>
              <w:rPr>
                <w:rFonts w:ascii="Arial" w:hAnsi="Arial" w:cs="Arial"/>
                <w:color w:val="000000"/>
                <w:sz w:val="18"/>
                <w:szCs w:val="18"/>
              </w:rPr>
            </w:pPr>
            <w:r>
              <w:rPr>
                <w:rFonts w:ascii="Arial" w:hAnsi="Arial" w:cs="Arial"/>
                <w:color w:val="000000"/>
                <w:sz w:val="18"/>
                <w:szCs w:val="18"/>
              </w:rPr>
              <w:t>NA</w:t>
            </w:r>
          </w:p>
        </w:tc>
        <w:tc>
          <w:tcPr>
            <w:tcW w:w="1173" w:type="dxa"/>
            <w:tcBorders>
              <w:top w:val="nil"/>
              <w:left w:val="nil"/>
              <w:bottom w:val="single" w:sz="4" w:space="0" w:color="auto"/>
              <w:right w:val="nil"/>
            </w:tcBorders>
            <w:shd w:val="clear" w:color="000000" w:fill="FFFFFF"/>
            <w:noWrap/>
            <w:vAlign w:val="center"/>
            <w:hideMark/>
          </w:tcPr>
          <w:p w14:paraId="78DBA38B" w14:textId="77777777" w:rsidR="007E6AC9" w:rsidRDefault="007E6AC9">
            <w:pPr>
              <w:jc w:val="center"/>
              <w:rPr>
                <w:rFonts w:ascii="Arial" w:hAnsi="Arial" w:cs="Arial"/>
                <w:color w:val="000000"/>
                <w:sz w:val="18"/>
                <w:szCs w:val="18"/>
              </w:rPr>
            </w:pPr>
            <w:r>
              <w:rPr>
                <w:rFonts w:ascii="Arial" w:hAnsi="Arial" w:cs="Arial"/>
                <w:color w:val="000000"/>
                <w:sz w:val="18"/>
                <w:szCs w:val="18"/>
              </w:rPr>
              <w:t>0</w:t>
            </w:r>
          </w:p>
        </w:tc>
        <w:tc>
          <w:tcPr>
            <w:tcW w:w="1173" w:type="dxa"/>
            <w:tcBorders>
              <w:top w:val="nil"/>
              <w:left w:val="nil"/>
              <w:bottom w:val="single" w:sz="4" w:space="0" w:color="auto"/>
              <w:right w:val="single" w:sz="4" w:space="0" w:color="auto"/>
            </w:tcBorders>
            <w:shd w:val="clear" w:color="000000" w:fill="FFFFFF"/>
            <w:noWrap/>
            <w:vAlign w:val="center"/>
            <w:hideMark/>
          </w:tcPr>
          <w:p w14:paraId="1D1E0BDA" w14:textId="77777777" w:rsidR="007E6AC9" w:rsidRDefault="007E6AC9">
            <w:pPr>
              <w:jc w:val="center"/>
              <w:rPr>
                <w:rFonts w:ascii="Arial" w:hAnsi="Arial" w:cs="Arial"/>
                <w:color w:val="000000"/>
                <w:sz w:val="18"/>
                <w:szCs w:val="18"/>
              </w:rPr>
            </w:pPr>
            <w:r>
              <w:rPr>
                <w:rFonts w:ascii="Arial" w:hAnsi="Arial" w:cs="Arial"/>
                <w:color w:val="000000"/>
                <w:sz w:val="18"/>
                <w:szCs w:val="18"/>
              </w:rPr>
              <w:t>NA</w:t>
            </w:r>
          </w:p>
        </w:tc>
      </w:tr>
      <w:tr w:rsidR="007E6AC9" w14:paraId="444D50BB" w14:textId="77777777" w:rsidTr="007E6AC9">
        <w:trPr>
          <w:trHeight w:val="288"/>
        </w:trPr>
        <w:tc>
          <w:tcPr>
            <w:tcW w:w="1172" w:type="dxa"/>
            <w:tcBorders>
              <w:top w:val="nil"/>
              <w:left w:val="single" w:sz="4" w:space="0" w:color="auto"/>
              <w:bottom w:val="nil"/>
              <w:right w:val="nil"/>
            </w:tcBorders>
            <w:shd w:val="clear" w:color="000000" w:fill="FFFFFF"/>
            <w:noWrap/>
            <w:vAlign w:val="center"/>
            <w:hideMark/>
          </w:tcPr>
          <w:p w14:paraId="78E64326" w14:textId="77777777" w:rsidR="007E6AC9" w:rsidRDefault="007E6AC9">
            <w:pPr>
              <w:rPr>
                <w:rFonts w:ascii="Arial" w:hAnsi="Arial" w:cs="Arial"/>
                <w:b/>
                <w:bCs/>
                <w:color w:val="000000"/>
                <w:sz w:val="18"/>
                <w:szCs w:val="18"/>
              </w:rPr>
            </w:pPr>
            <w:r>
              <w:rPr>
                <w:rFonts w:ascii="Arial" w:hAnsi="Arial" w:cs="Arial"/>
                <w:b/>
                <w:bCs/>
                <w:color w:val="000000"/>
                <w:sz w:val="18"/>
                <w:szCs w:val="18"/>
              </w:rPr>
              <w:t>2015</w:t>
            </w:r>
          </w:p>
        </w:tc>
        <w:tc>
          <w:tcPr>
            <w:tcW w:w="1283" w:type="dxa"/>
            <w:tcBorders>
              <w:top w:val="nil"/>
              <w:left w:val="nil"/>
              <w:bottom w:val="nil"/>
              <w:right w:val="single" w:sz="4" w:space="0" w:color="auto"/>
            </w:tcBorders>
            <w:shd w:val="clear" w:color="000000" w:fill="FFFFFF"/>
            <w:noWrap/>
            <w:vAlign w:val="center"/>
            <w:hideMark/>
          </w:tcPr>
          <w:p w14:paraId="34AB0B8E" w14:textId="77777777" w:rsidR="007E6AC9" w:rsidRDefault="007E6AC9">
            <w:pPr>
              <w:rPr>
                <w:rFonts w:ascii="Arial" w:hAnsi="Arial" w:cs="Arial"/>
                <w:b/>
                <w:bCs/>
                <w:color w:val="000000"/>
                <w:sz w:val="18"/>
                <w:szCs w:val="18"/>
              </w:rPr>
            </w:pPr>
            <w:r>
              <w:rPr>
                <w:rFonts w:ascii="Arial" w:hAnsi="Arial" w:cs="Arial"/>
                <w:b/>
                <w:bCs/>
                <w:color w:val="000000"/>
                <w:sz w:val="18"/>
                <w:szCs w:val="18"/>
              </w:rPr>
              <w:t>Male</w:t>
            </w:r>
          </w:p>
        </w:tc>
        <w:tc>
          <w:tcPr>
            <w:tcW w:w="1173" w:type="dxa"/>
            <w:tcBorders>
              <w:top w:val="nil"/>
              <w:left w:val="nil"/>
              <w:bottom w:val="nil"/>
              <w:right w:val="nil"/>
            </w:tcBorders>
            <w:shd w:val="clear" w:color="000000" w:fill="FFFFFF"/>
            <w:noWrap/>
            <w:vAlign w:val="center"/>
            <w:hideMark/>
          </w:tcPr>
          <w:p w14:paraId="20E71F14" w14:textId="77777777" w:rsidR="007E6AC9" w:rsidRDefault="007E6AC9">
            <w:pPr>
              <w:jc w:val="center"/>
              <w:rPr>
                <w:rFonts w:ascii="Arial" w:hAnsi="Arial" w:cs="Arial"/>
                <w:color w:val="000000"/>
                <w:sz w:val="18"/>
                <w:szCs w:val="18"/>
              </w:rPr>
            </w:pPr>
            <w:r>
              <w:rPr>
                <w:rFonts w:ascii="Arial" w:hAnsi="Arial" w:cs="Arial"/>
                <w:color w:val="000000"/>
                <w:sz w:val="18"/>
                <w:szCs w:val="18"/>
              </w:rPr>
              <w:t>100</w:t>
            </w:r>
          </w:p>
        </w:tc>
        <w:tc>
          <w:tcPr>
            <w:tcW w:w="1600" w:type="dxa"/>
            <w:tcBorders>
              <w:top w:val="nil"/>
              <w:left w:val="nil"/>
              <w:bottom w:val="nil"/>
              <w:right w:val="single" w:sz="4" w:space="0" w:color="auto"/>
            </w:tcBorders>
            <w:shd w:val="clear" w:color="000000" w:fill="FFFFFF"/>
            <w:noWrap/>
            <w:vAlign w:val="center"/>
            <w:hideMark/>
          </w:tcPr>
          <w:p w14:paraId="5DA00999" w14:textId="77777777" w:rsidR="007E6AC9" w:rsidRDefault="007E6AC9">
            <w:pPr>
              <w:jc w:val="center"/>
              <w:rPr>
                <w:rFonts w:ascii="Arial" w:hAnsi="Arial" w:cs="Arial"/>
                <w:color w:val="000000"/>
                <w:sz w:val="18"/>
                <w:szCs w:val="18"/>
              </w:rPr>
            </w:pPr>
            <w:r>
              <w:rPr>
                <w:rFonts w:ascii="Arial" w:hAnsi="Arial" w:cs="Arial"/>
                <w:color w:val="000000"/>
                <w:sz w:val="18"/>
                <w:szCs w:val="18"/>
              </w:rPr>
              <w:t>355 (310 - 410)</w:t>
            </w:r>
          </w:p>
        </w:tc>
        <w:tc>
          <w:tcPr>
            <w:tcW w:w="1173" w:type="dxa"/>
            <w:tcBorders>
              <w:top w:val="nil"/>
              <w:left w:val="nil"/>
              <w:bottom w:val="nil"/>
              <w:right w:val="nil"/>
            </w:tcBorders>
            <w:shd w:val="clear" w:color="000000" w:fill="FFFFFF"/>
            <w:noWrap/>
            <w:vAlign w:val="center"/>
            <w:hideMark/>
          </w:tcPr>
          <w:p w14:paraId="5F9D096C" w14:textId="77777777" w:rsidR="007E6AC9" w:rsidRDefault="007E6AC9">
            <w:pPr>
              <w:jc w:val="center"/>
              <w:rPr>
                <w:rFonts w:ascii="Arial" w:hAnsi="Arial" w:cs="Arial"/>
                <w:color w:val="000000"/>
                <w:sz w:val="18"/>
                <w:szCs w:val="18"/>
              </w:rPr>
            </w:pPr>
            <w:r>
              <w:rPr>
                <w:rFonts w:ascii="Arial" w:hAnsi="Arial" w:cs="Arial"/>
                <w:color w:val="000000"/>
                <w:sz w:val="18"/>
                <w:szCs w:val="18"/>
              </w:rPr>
              <w:t>9</w:t>
            </w:r>
          </w:p>
        </w:tc>
        <w:tc>
          <w:tcPr>
            <w:tcW w:w="1173" w:type="dxa"/>
            <w:tcBorders>
              <w:top w:val="nil"/>
              <w:left w:val="nil"/>
              <w:bottom w:val="nil"/>
              <w:right w:val="nil"/>
            </w:tcBorders>
            <w:shd w:val="clear" w:color="000000" w:fill="FFFFFF"/>
            <w:noWrap/>
            <w:vAlign w:val="center"/>
            <w:hideMark/>
          </w:tcPr>
          <w:p w14:paraId="267F6215" w14:textId="77777777" w:rsidR="007E6AC9" w:rsidRDefault="007E6AC9">
            <w:pPr>
              <w:jc w:val="center"/>
              <w:rPr>
                <w:rFonts w:ascii="Arial" w:hAnsi="Arial" w:cs="Arial"/>
                <w:color w:val="000000"/>
                <w:sz w:val="18"/>
                <w:szCs w:val="18"/>
              </w:rPr>
            </w:pPr>
            <w:r>
              <w:rPr>
                <w:rFonts w:ascii="Arial" w:hAnsi="Arial" w:cs="Arial"/>
                <w:color w:val="000000"/>
                <w:sz w:val="18"/>
                <w:szCs w:val="18"/>
              </w:rPr>
              <w:t>9</w:t>
            </w:r>
          </w:p>
        </w:tc>
        <w:tc>
          <w:tcPr>
            <w:tcW w:w="1600" w:type="dxa"/>
            <w:tcBorders>
              <w:top w:val="nil"/>
              <w:left w:val="nil"/>
              <w:bottom w:val="nil"/>
              <w:right w:val="single" w:sz="4" w:space="0" w:color="auto"/>
            </w:tcBorders>
            <w:shd w:val="clear" w:color="000000" w:fill="FFFFFF"/>
            <w:noWrap/>
            <w:vAlign w:val="center"/>
            <w:hideMark/>
          </w:tcPr>
          <w:p w14:paraId="7FE27E0A" w14:textId="77777777" w:rsidR="007E6AC9" w:rsidRDefault="007E6AC9">
            <w:pPr>
              <w:jc w:val="center"/>
              <w:rPr>
                <w:rFonts w:ascii="Arial" w:hAnsi="Arial" w:cs="Arial"/>
                <w:color w:val="000000"/>
                <w:sz w:val="18"/>
                <w:szCs w:val="18"/>
              </w:rPr>
            </w:pPr>
            <w:r>
              <w:rPr>
                <w:rFonts w:ascii="Arial" w:hAnsi="Arial" w:cs="Arial"/>
                <w:color w:val="000000"/>
                <w:sz w:val="18"/>
                <w:szCs w:val="18"/>
              </w:rPr>
              <w:t>396 (375 - 420)</w:t>
            </w:r>
          </w:p>
        </w:tc>
        <w:tc>
          <w:tcPr>
            <w:tcW w:w="1173" w:type="dxa"/>
            <w:tcBorders>
              <w:top w:val="nil"/>
              <w:left w:val="nil"/>
              <w:bottom w:val="nil"/>
              <w:right w:val="nil"/>
            </w:tcBorders>
            <w:shd w:val="clear" w:color="000000" w:fill="FFFFFF"/>
            <w:noWrap/>
            <w:vAlign w:val="center"/>
            <w:hideMark/>
          </w:tcPr>
          <w:p w14:paraId="2F0A519A" w14:textId="77777777" w:rsidR="007E6AC9" w:rsidRDefault="007E6AC9">
            <w:pPr>
              <w:jc w:val="center"/>
              <w:rPr>
                <w:rFonts w:ascii="Arial" w:hAnsi="Arial" w:cs="Arial"/>
                <w:color w:val="000000"/>
                <w:sz w:val="18"/>
                <w:szCs w:val="18"/>
              </w:rPr>
            </w:pPr>
            <w:r>
              <w:rPr>
                <w:rFonts w:ascii="Arial" w:hAnsi="Arial" w:cs="Arial"/>
                <w:color w:val="000000"/>
                <w:sz w:val="18"/>
                <w:szCs w:val="18"/>
              </w:rPr>
              <w:t>9</w:t>
            </w:r>
          </w:p>
        </w:tc>
        <w:tc>
          <w:tcPr>
            <w:tcW w:w="1173" w:type="dxa"/>
            <w:tcBorders>
              <w:top w:val="nil"/>
              <w:left w:val="nil"/>
              <w:bottom w:val="nil"/>
              <w:right w:val="single" w:sz="4" w:space="0" w:color="auto"/>
            </w:tcBorders>
            <w:shd w:val="clear" w:color="000000" w:fill="FFFFFF"/>
            <w:noWrap/>
            <w:vAlign w:val="center"/>
            <w:hideMark/>
          </w:tcPr>
          <w:p w14:paraId="39E9401C" w14:textId="77777777" w:rsidR="007E6AC9" w:rsidRDefault="007E6AC9">
            <w:pPr>
              <w:jc w:val="center"/>
              <w:rPr>
                <w:rFonts w:ascii="Arial" w:hAnsi="Arial" w:cs="Arial"/>
                <w:color w:val="000000"/>
                <w:sz w:val="18"/>
                <w:szCs w:val="18"/>
              </w:rPr>
            </w:pPr>
            <w:r>
              <w:rPr>
                <w:rFonts w:ascii="Arial" w:hAnsi="Arial" w:cs="Arial"/>
                <w:color w:val="000000"/>
                <w:sz w:val="18"/>
                <w:szCs w:val="18"/>
              </w:rPr>
              <w:t>100</w:t>
            </w:r>
          </w:p>
        </w:tc>
      </w:tr>
      <w:tr w:rsidR="007E6AC9" w14:paraId="26FDF89C" w14:textId="77777777" w:rsidTr="007E6AC9">
        <w:trPr>
          <w:trHeight w:val="288"/>
        </w:trPr>
        <w:tc>
          <w:tcPr>
            <w:tcW w:w="1172" w:type="dxa"/>
            <w:tcBorders>
              <w:top w:val="nil"/>
              <w:left w:val="single" w:sz="4" w:space="0" w:color="auto"/>
              <w:bottom w:val="single" w:sz="4" w:space="0" w:color="auto"/>
              <w:right w:val="nil"/>
            </w:tcBorders>
            <w:shd w:val="clear" w:color="000000" w:fill="FFFFFF"/>
            <w:noWrap/>
            <w:vAlign w:val="center"/>
            <w:hideMark/>
          </w:tcPr>
          <w:p w14:paraId="651EF89D" w14:textId="77777777" w:rsidR="007E6AC9" w:rsidRDefault="007E6AC9">
            <w:pPr>
              <w:rPr>
                <w:rFonts w:ascii="Arial" w:hAnsi="Arial" w:cs="Arial"/>
                <w:color w:val="000000"/>
                <w:sz w:val="18"/>
                <w:szCs w:val="18"/>
              </w:rPr>
            </w:pPr>
            <w:r>
              <w:rPr>
                <w:rFonts w:ascii="Arial" w:hAnsi="Arial" w:cs="Arial"/>
                <w:color w:val="000000"/>
                <w:sz w:val="18"/>
                <w:szCs w:val="18"/>
              </w:rPr>
              <w:t> </w:t>
            </w:r>
          </w:p>
        </w:tc>
        <w:tc>
          <w:tcPr>
            <w:tcW w:w="1283" w:type="dxa"/>
            <w:tcBorders>
              <w:top w:val="nil"/>
              <w:left w:val="nil"/>
              <w:bottom w:val="single" w:sz="4" w:space="0" w:color="auto"/>
              <w:right w:val="single" w:sz="4" w:space="0" w:color="auto"/>
            </w:tcBorders>
            <w:shd w:val="clear" w:color="000000" w:fill="FFFFFF"/>
            <w:noWrap/>
            <w:vAlign w:val="center"/>
            <w:hideMark/>
          </w:tcPr>
          <w:p w14:paraId="70348157" w14:textId="77777777" w:rsidR="007E6AC9" w:rsidRDefault="007E6AC9">
            <w:pPr>
              <w:rPr>
                <w:rFonts w:ascii="Arial" w:hAnsi="Arial" w:cs="Arial"/>
                <w:b/>
                <w:bCs/>
                <w:color w:val="000000"/>
                <w:sz w:val="18"/>
                <w:szCs w:val="18"/>
              </w:rPr>
            </w:pPr>
            <w:r>
              <w:rPr>
                <w:rFonts w:ascii="Arial" w:hAnsi="Arial" w:cs="Arial"/>
                <w:b/>
                <w:bCs/>
                <w:color w:val="000000"/>
                <w:sz w:val="18"/>
                <w:szCs w:val="18"/>
              </w:rPr>
              <w:t>Female</w:t>
            </w:r>
          </w:p>
        </w:tc>
        <w:tc>
          <w:tcPr>
            <w:tcW w:w="1173" w:type="dxa"/>
            <w:tcBorders>
              <w:top w:val="nil"/>
              <w:left w:val="nil"/>
              <w:bottom w:val="single" w:sz="4" w:space="0" w:color="auto"/>
              <w:right w:val="nil"/>
            </w:tcBorders>
            <w:shd w:val="clear" w:color="000000" w:fill="FFFFFF"/>
            <w:noWrap/>
            <w:vAlign w:val="center"/>
            <w:hideMark/>
          </w:tcPr>
          <w:p w14:paraId="2952CC6F" w14:textId="77777777" w:rsidR="007E6AC9" w:rsidRDefault="007E6AC9">
            <w:pPr>
              <w:jc w:val="center"/>
              <w:rPr>
                <w:rFonts w:ascii="Arial" w:hAnsi="Arial" w:cs="Arial"/>
                <w:color w:val="000000"/>
                <w:sz w:val="18"/>
                <w:szCs w:val="18"/>
              </w:rPr>
            </w:pPr>
            <w:r>
              <w:rPr>
                <w:rFonts w:ascii="Arial" w:hAnsi="Arial" w:cs="Arial"/>
                <w:color w:val="000000"/>
                <w:sz w:val="18"/>
                <w:szCs w:val="18"/>
              </w:rPr>
              <w:t>100</w:t>
            </w:r>
          </w:p>
        </w:tc>
        <w:tc>
          <w:tcPr>
            <w:tcW w:w="1600" w:type="dxa"/>
            <w:tcBorders>
              <w:top w:val="nil"/>
              <w:left w:val="nil"/>
              <w:bottom w:val="single" w:sz="4" w:space="0" w:color="auto"/>
              <w:right w:val="single" w:sz="4" w:space="0" w:color="auto"/>
            </w:tcBorders>
            <w:shd w:val="clear" w:color="000000" w:fill="FFFFFF"/>
            <w:noWrap/>
            <w:vAlign w:val="center"/>
            <w:hideMark/>
          </w:tcPr>
          <w:p w14:paraId="68799277" w14:textId="77777777" w:rsidR="007E6AC9" w:rsidRDefault="007E6AC9">
            <w:pPr>
              <w:jc w:val="center"/>
              <w:rPr>
                <w:rFonts w:ascii="Arial" w:hAnsi="Arial" w:cs="Arial"/>
                <w:color w:val="000000"/>
                <w:sz w:val="18"/>
                <w:szCs w:val="18"/>
              </w:rPr>
            </w:pPr>
            <w:r>
              <w:rPr>
                <w:rFonts w:ascii="Arial" w:hAnsi="Arial" w:cs="Arial"/>
                <w:color w:val="000000"/>
                <w:sz w:val="18"/>
                <w:szCs w:val="18"/>
              </w:rPr>
              <w:t>372 (320 - 475)</w:t>
            </w:r>
          </w:p>
        </w:tc>
        <w:tc>
          <w:tcPr>
            <w:tcW w:w="1173" w:type="dxa"/>
            <w:tcBorders>
              <w:top w:val="nil"/>
              <w:left w:val="nil"/>
              <w:bottom w:val="single" w:sz="4" w:space="0" w:color="auto"/>
              <w:right w:val="nil"/>
            </w:tcBorders>
            <w:shd w:val="clear" w:color="000000" w:fill="FFFFFF"/>
            <w:noWrap/>
            <w:vAlign w:val="center"/>
            <w:hideMark/>
          </w:tcPr>
          <w:p w14:paraId="1AF4DEC3" w14:textId="77777777" w:rsidR="007E6AC9" w:rsidRDefault="007E6AC9">
            <w:pPr>
              <w:jc w:val="center"/>
              <w:rPr>
                <w:rFonts w:ascii="Arial" w:hAnsi="Arial" w:cs="Arial"/>
                <w:color w:val="000000"/>
                <w:sz w:val="18"/>
                <w:szCs w:val="18"/>
              </w:rPr>
            </w:pPr>
            <w:r>
              <w:rPr>
                <w:rFonts w:ascii="Arial" w:hAnsi="Arial" w:cs="Arial"/>
                <w:color w:val="000000"/>
                <w:sz w:val="18"/>
                <w:szCs w:val="18"/>
              </w:rPr>
              <w:t>32</w:t>
            </w:r>
          </w:p>
        </w:tc>
        <w:tc>
          <w:tcPr>
            <w:tcW w:w="1173" w:type="dxa"/>
            <w:tcBorders>
              <w:top w:val="nil"/>
              <w:left w:val="nil"/>
              <w:bottom w:val="single" w:sz="4" w:space="0" w:color="auto"/>
              <w:right w:val="nil"/>
            </w:tcBorders>
            <w:shd w:val="clear" w:color="000000" w:fill="FFFFFF"/>
            <w:noWrap/>
            <w:vAlign w:val="center"/>
            <w:hideMark/>
          </w:tcPr>
          <w:p w14:paraId="3F129829" w14:textId="77777777" w:rsidR="007E6AC9" w:rsidRDefault="007E6AC9">
            <w:pPr>
              <w:jc w:val="center"/>
              <w:rPr>
                <w:rFonts w:ascii="Arial" w:hAnsi="Arial" w:cs="Arial"/>
                <w:color w:val="000000"/>
                <w:sz w:val="18"/>
                <w:szCs w:val="18"/>
              </w:rPr>
            </w:pPr>
            <w:r>
              <w:rPr>
                <w:rFonts w:ascii="Arial" w:hAnsi="Arial" w:cs="Arial"/>
                <w:color w:val="000000"/>
                <w:sz w:val="18"/>
                <w:szCs w:val="18"/>
              </w:rPr>
              <w:t>32</w:t>
            </w:r>
          </w:p>
        </w:tc>
        <w:tc>
          <w:tcPr>
            <w:tcW w:w="1600" w:type="dxa"/>
            <w:tcBorders>
              <w:top w:val="nil"/>
              <w:left w:val="nil"/>
              <w:bottom w:val="single" w:sz="4" w:space="0" w:color="auto"/>
              <w:right w:val="single" w:sz="4" w:space="0" w:color="auto"/>
            </w:tcBorders>
            <w:shd w:val="clear" w:color="000000" w:fill="FFFFFF"/>
            <w:noWrap/>
            <w:vAlign w:val="center"/>
            <w:hideMark/>
          </w:tcPr>
          <w:p w14:paraId="47643503" w14:textId="77777777" w:rsidR="007E6AC9" w:rsidRDefault="007E6AC9">
            <w:pPr>
              <w:jc w:val="center"/>
              <w:rPr>
                <w:rFonts w:ascii="Arial" w:hAnsi="Arial" w:cs="Arial"/>
                <w:color w:val="000000"/>
                <w:sz w:val="18"/>
                <w:szCs w:val="18"/>
              </w:rPr>
            </w:pPr>
            <w:r>
              <w:rPr>
                <w:rFonts w:ascii="Arial" w:hAnsi="Arial" w:cs="Arial"/>
                <w:color w:val="000000"/>
                <w:sz w:val="18"/>
                <w:szCs w:val="18"/>
              </w:rPr>
              <w:t>425 (366 - 495)</w:t>
            </w:r>
          </w:p>
        </w:tc>
        <w:tc>
          <w:tcPr>
            <w:tcW w:w="1173" w:type="dxa"/>
            <w:tcBorders>
              <w:top w:val="nil"/>
              <w:left w:val="nil"/>
              <w:bottom w:val="single" w:sz="4" w:space="0" w:color="auto"/>
              <w:right w:val="nil"/>
            </w:tcBorders>
            <w:shd w:val="clear" w:color="000000" w:fill="FFFFFF"/>
            <w:noWrap/>
            <w:vAlign w:val="center"/>
            <w:hideMark/>
          </w:tcPr>
          <w:p w14:paraId="6A527EF1" w14:textId="77777777" w:rsidR="007E6AC9" w:rsidRDefault="007E6AC9">
            <w:pPr>
              <w:jc w:val="center"/>
              <w:rPr>
                <w:rFonts w:ascii="Arial" w:hAnsi="Arial" w:cs="Arial"/>
                <w:color w:val="000000"/>
                <w:sz w:val="18"/>
                <w:szCs w:val="18"/>
              </w:rPr>
            </w:pPr>
            <w:r>
              <w:rPr>
                <w:rFonts w:ascii="Arial" w:hAnsi="Arial" w:cs="Arial"/>
                <w:color w:val="000000"/>
                <w:sz w:val="18"/>
                <w:szCs w:val="18"/>
              </w:rPr>
              <w:t>31</w:t>
            </w:r>
          </w:p>
        </w:tc>
        <w:tc>
          <w:tcPr>
            <w:tcW w:w="1173" w:type="dxa"/>
            <w:tcBorders>
              <w:top w:val="nil"/>
              <w:left w:val="nil"/>
              <w:bottom w:val="single" w:sz="4" w:space="0" w:color="auto"/>
              <w:right w:val="single" w:sz="4" w:space="0" w:color="auto"/>
            </w:tcBorders>
            <w:shd w:val="clear" w:color="000000" w:fill="FFFFFF"/>
            <w:noWrap/>
            <w:vAlign w:val="center"/>
            <w:hideMark/>
          </w:tcPr>
          <w:p w14:paraId="79DCCEFF" w14:textId="77777777" w:rsidR="007E6AC9" w:rsidRDefault="007E6AC9">
            <w:pPr>
              <w:jc w:val="center"/>
              <w:rPr>
                <w:rFonts w:ascii="Arial" w:hAnsi="Arial" w:cs="Arial"/>
                <w:color w:val="000000"/>
                <w:sz w:val="18"/>
                <w:szCs w:val="18"/>
              </w:rPr>
            </w:pPr>
            <w:r>
              <w:rPr>
                <w:rFonts w:ascii="Arial" w:hAnsi="Arial" w:cs="Arial"/>
                <w:color w:val="000000"/>
                <w:sz w:val="18"/>
                <w:szCs w:val="18"/>
              </w:rPr>
              <w:t>96.9</w:t>
            </w:r>
          </w:p>
        </w:tc>
      </w:tr>
      <w:tr w:rsidR="007E6AC9" w14:paraId="18775125" w14:textId="77777777" w:rsidTr="007E6AC9">
        <w:trPr>
          <w:trHeight w:val="288"/>
        </w:trPr>
        <w:tc>
          <w:tcPr>
            <w:tcW w:w="1172" w:type="dxa"/>
            <w:tcBorders>
              <w:top w:val="nil"/>
              <w:left w:val="single" w:sz="4" w:space="0" w:color="auto"/>
              <w:bottom w:val="nil"/>
              <w:right w:val="nil"/>
            </w:tcBorders>
            <w:shd w:val="clear" w:color="000000" w:fill="FFFFFF"/>
            <w:noWrap/>
            <w:vAlign w:val="center"/>
            <w:hideMark/>
          </w:tcPr>
          <w:p w14:paraId="783748C4" w14:textId="36BE3B61" w:rsidR="007E6AC9" w:rsidRDefault="007E6AC9">
            <w:pPr>
              <w:rPr>
                <w:rFonts w:ascii="Arial" w:hAnsi="Arial" w:cs="Arial"/>
                <w:b/>
                <w:bCs/>
                <w:color w:val="000000"/>
                <w:sz w:val="18"/>
                <w:szCs w:val="18"/>
              </w:rPr>
            </w:pPr>
            <w:r>
              <w:rPr>
                <w:rFonts w:ascii="Arial" w:hAnsi="Arial" w:cs="Arial"/>
                <w:b/>
                <w:bCs/>
                <w:color w:val="000000"/>
                <w:sz w:val="18"/>
                <w:szCs w:val="18"/>
              </w:rPr>
              <w:t>2016</w:t>
            </w:r>
            <w:ins w:id="57" w:author="Brian Kesner" w:date="2020-01-16T13:19:00Z">
              <w:r w:rsidR="008122EF">
                <w:rPr>
                  <w:rStyle w:val="FootnoteReference"/>
                  <w:rFonts w:ascii="Arial" w:hAnsi="Arial" w:cs="Arial"/>
                  <w:b/>
                  <w:bCs/>
                  <w:color w:val="000000"/>
                  <w:sz w:val="18"/>
                  <w:szCs w:val="18"/>
                </w:rPr>
                <w:footnoteReference w:id="1"/>
              </w:r>
            </w:ins>
            <w:del w:id="59" w:author="Brian Kesner" w:date="2020-01-16T13:18:00Z">
              <w:r w:rsidDel="008122EF">
                <w:rPr>
                  <w:rFonts w:ascii="Arial" w:hAnsi="Arial" w:cs="Arial"/>
                  <w:b/>
                  <w:bCs/>
                  <w:color w:val="000000"/>
                  <w:sz w:val="18"/>
                  <w:szCs w:val="18"/>
                </w:rPr>
                <w:delText>*</w:delText>
              </w:r>
            </w:del>
          </w:p>
        </w:tc>
        <w:tc>
          <w:tcPr>
            <w:tcW w:w="1283" w:type="dxa"/>
            <w:tcBorders>
              <w:top w:val="nil"/>
              <w:left w:val="nil"/>
              <w:bottom w:val="nil"/>
              <w:right w:val="single" w:sz="4" w:space="0" w:color="auto"/>
            </w:tcBorders>
            <w:shd w:val="clear" w:color="000000" w:fill="FFFFFF"/>
            <w:noWrap/>
            <w:vAlign w:val="center"/>
            <w:hideMark/>
          </w:tcPr>
          <w:p w14:paraId="7BEF8E12" w14:textId="77777777" w:rsidR="007E6AC9" w:rsidRDefault="007E6AC9">
            <w:pPr>
              <w:rPr>
                <w:rFonts w:ascii="Arial" w:hAnsi="Arial" w:cs="Arial"/>
                <w:b/>
                <w:bCs/>
                <w:color w:val="000000"/>
                <w:sz w:val="18"/>
                <w:szCs w:val="18"/>
              </w:rPr>
            </w:pPr>
            <w:r>
              <w:rPr>
                <w:rFonts w:ascii="Arial" w:hAnsi="Arial" w:cs="Arial"/>
                <w:b/>
                <w:bCs/>
                <w:color w:val="000000"/>
                <w:sz w:val="18"/>
                <w:szCs w:val="18"/>
              </w:rPr>
              <w:t>Male</w:t>
            </w:r>
          </w:p>
        </w:tc>
        <w:tc>
          <w:tcPr>
            <w:tcW w:w="1173" w:type="dxa"/>
            <w:tcBorders>
              <w:top w:val="nil"/>
              <w:left w:val="nil"/>
              <w:bottom w:val="nil"/>
              <w:right w:val="nil"/>
            </w:tcBorders>
            <w:shd w:val="clear" w:color="000000" w:fill="FFFFFF"/>
            <w:noWrap/>
            <w:vAlign w:val="center"/>
            <w:hideMark/>
          </w:tcPr>
          <w:p w14:paraId="302A46F2" w14:textId="77777777" w:rsidR="007E6AC9" w:rsidRDefault="007E6AC9">
            <w:pPr>
              <w:jc w:val="center"/>
              <w:rPr>
                <w:rFonts w:ascii="Arial" w:hAnsi="Arial" w:cs="Arial"/>
                <w:color w:val="000000"/>
                <w:sz w:val="18"/>
                <w:szCs w:val="18"/>
              </w:rPr>
            </w:pPr>
            <w:r>
              <w:rPr>
                <w:rFonts w:ascii="Arial" w:hAnsi="Arial" w:cs="Arial"/>
                <w:color w:val="000000"/>
                <w:sz w:val="18"/>
                <w:szCs w:val="18"/>
              </w:rPr>
              <w:t>52</w:t>
            </w:r>
          </w:p>
        </w:tc>
        <w:tc>
          <w:tcPr>
            <w:tcW w:w="1600" w:type="dxa"/>
            <w:tcBorders>
              <w:top w:val="nil"/>
              <w:left w:val="nil"/>
              <w:bottom w:val="nil"/>
              <w:right w:val="single" w:sz="4" w:space="0" w:color="auto"/>
            </w:tcBorders>
            <w:shd w:val="clear" w:color="000000" w:fill="FFFFFF"/>
            <w:noWrap/>
            <w:vAlign w:val="center"/>
            <w:hideMark/>
          </w:tcPr>
          <w:p w14:paraId="60F075DF" w14:textId="77777777" w:rsidR="007E6AC9" w:rsidRDefault="007E6AC9">
            <w:pPr>
              <w:jc w:val="center"/>
              <w:rPr>
                <w:rFonts w:ascii="Arial" w:hAnsi="Arial" w:cs="Arial"/>
                <w:color w:val="000000"/>
                <w:sz w:val="18"/>
                <w:szCs w:val="18"/>
              </w:rPr>
            </w:pPr>
            <w:r>
              <w:rPr>
                <w:rFonts w:ascii="Arial" w:hAnsi="Arial" w:cs="Arial"/>
                <w:color w:val="000000"/>
                <w:sz w:val="18"/>
                <w:szCs w:val="18"/>
              </w:rPr>
              <w:t>368 (320 - 415)</w:t>
            </w:r>
          </w:p>
        </w:tc>
        <w:tc>
          <w:tcPr>
            <w:tcW w:w="1173" w:type="dxa"/>
            <w:tcBorders>
              <w:top w:val="nil"/>
              <w:left w:val="nil"/>
              <w:bottom w:val="nil"/>
              <w:right w:val="nil"/>
            </w:tcBorders>
            <w:shd w:val="clear" w:color="000000" w:fill="FFFFFF"/>
            <w:noWrap/>
            <w:vAlign w:val="center"/>
            <w:hideMark/>
          </w:tcPr>
          <w:p w14:paraId="03E6E28D" w14:textId="77777777" w:rsidR="007E6AC9" w:rsidRDefault="007E6AC9">
            <w:pPr>
              <w:jc w:val="center"/>
              <w:rPr>
                <w:rFonts w:ascii="Arial" w:hAnsi="Arial" w:cs="Arial"/>
                <w:color w:val="000000"/>
                <w:sz w:val="18"/>
                <w:szCs w:val="18"/>
              </w:rPr>
            </w:pPr>
            <w:r>
              <w:rPr>
                <w:rFonts w:ascii="Arial" w:hAnsi="Arial" w:cs="Arial"/>
                <w:color w:val="000000"/>
                <w:sz w:val="18"/>
                <w:szCs w:val="18"/>
              </w:rPr>
              <w:t>0</w:t>
            </w:r>
          </w:p>
        </w:tc>
        <w:tc>
          <w:tcPr>
            <w:tcW w:w="1173" w:type="dxa"/>
            <w:tcBorders>
              <w:top w:val="nil"/>
              <w:left w:val="nil"/>
              <w:bottom w:val="nil"/>
              <w:right w:val="nil"/>
            </w:tcBorders>
            <w:shd w:val="clear" w:color="000000" w:fill="FFFFFF"/>
            <w:noWrap/>
            <w:vAlign w:val="center"/>
            <w:hideMark/>
          </w:tcPr>
          <w:p w14:paraId="4B8DFC56" w14:textId="77777777" w:rsidR="007E6AC9" w:rsidRDefault="007E6AC9">
            <w:pPr>
              <w:jc w:val="center"/>
              <w:rPr>
                <w:rFonts w:ascii="Arial" w:hAnsi="Arial" w:cs="Arial"/>
                <w:color w:val="000000"/>
                <w:sz w:val="18"/>
                <w:szCs w:val="18"/>
              </w:rPr>
            </w:pPr>
            <w:r>
              <w:rPr>
                <w:rFonts w:ascii="Arial" w:hAnsi="Arial" w:cs="Arial"/>
                <w:color w:val="000000"/>
                <w:sz w:val="18"/>
                <w:szCs w:val="18"/>
              </w:rPr>
              <w:t>0</w:t>
            </w:r>
          </w:p>
        </w:tc>
        <w:tc>
          <w:tcPr>
            <w:tcW w:w="1600" w:type="dxa"/>
            <w:tcBorders>
              <w:top w:val="nil"/>
              <w:left w:val="nil"/>
              <w:bottom w:val="nil"/>
              <w:right w:val="single" w:sz="4" w:space="0" w:color="auto"/>
            </w:tcBorders>
            <w:shd w:val="clear" w:color="000000" w:fill="FFFFFF"/>
            <w:noWrap/>
            <w:vAlign w:val="center"/>
            <w:hideMark/>
          </w:tcPr>
          <w:p w14:paraId="2116432A" w14:textId="77777777" w:rsidR="007E6AC9" w:rsidRDefault="007E6AC9">
            <w:pPr>
              <w:jc w:val="center"/>
              <w:rPr>
                <w:rFonts w:ascii="Arial" w:hAnsi="Arial" w:cs="Arial"/>
                <w:color w:val="000000"/>
                <w:sz w:val="18"/>
                <w:szCs w:val="18"/>
              </w:rPr>
            </w:pPr>
            <w:r>
              <w:rPr>
                <w:rFonts w:ascii="Arial" w:hAnsi="Arial" w:cs="Arial"/>
                <w:color w:val="000000"/>
                <w:sz w:val="18"/>
                <w:szCs w:val="18"/>
              </w:rPr>
              <w:t>NA</w:t>
            </w:r>
          </w:p>
        </w:tc>
        <w:tc>
          <w:tcPr>
            <w:tcW w:w="1173" w:type="dxa"/>
            <w:tcBorders>
              <w:top w:val="nil"/>
              <w:left w:val="nil"/>
              <w:bottom w:val="nil"/>
              <w:right w:val="nil"/>
            </w:tcBorders>
            <w:shd w:val="clear" w:color="000000" w:fill="FFFFFF"/>
            <w:noWrap/>
            <w:vAlign w:val="center"/>
            <w:hideMark/>
          </w:tcPr>
          <w:p w14:paraId="6E1B6684" w14:textId="77777777" w:rsidR="007E6AC9" w:rsidRDefault="007E6AC9">
            <w:pPr>
              <w:jc w:val="center"/>
              <w:rPr>
                <w:rFonts w:ascii="Arial" w:hAnsi="Arial" w:cs="Arial"/>
                <w:color w:val="000000"/>
                <w:sz w:val="18"/>
                <w:szCs w:val="18"/>
              </w:rPr>
            </w:pPr>
            <w:r>
              <w:rPr>
                <w:rFonts w:ascii="Arial" w:hAnsi="Arial" w:cs="Arial"/>
                <w:color w:val="000000"/>
                <w:sz w:val="18"/>
                <w:szCs w:val="18"/>
              </w:rPr>
              <w:t>0</w:t>
            </w:r>
          </w:p>
        </w:tc>
        <w:tc>
          <w:tcPr>
            <w:tcW w:w="1173" w:type="dxa"/>
            <w:tcBorders>
              <w:top w:val="nil"/>
              <w:left w:val="nil"/>
              <w:bottom w:val="nil"/>
              <w:right w:val="single" w:sz="4" w:space="0" w:color="auto"/>
            </w:tcBorders>
            <w:shd w:val="clear" w:color="000000" w:fill="FFFFFF"/>
            <w:noWrap/>
            <w:vAlign w:val="center"/>
            <w:hideMark/>
          </w:tcPr>
          <w:p w14:paraId="2C38C200" w14:textId="77777777" w:rsidR="007E6AC9" w:rsidRDefault="007E6AC9">
            <w:pPr>
              <w:jc w:val="center"/>
              <w:rPr>
                <w:rFonts w:ascii="Arial" w:hAnsi="Arial" w:cs="Arial"/>
                <w:color w:val="000000"/>
                <w:sz w:val="18"/>
                <w:szCs w:val="18"/>
              </w:rPr>
            </w:pPr>
            <w:r>
              <w:rPr>
                <w:rFonts w:ascii="Arial" w:hAnsi="Arial" w:cs="Arial"/>
                <w:color w:val="000000"/>
                <w:sz w:val="18"/>
                <w:szCs w:val="18"/>
              </w:rPr>
              <w:t>NA</w:t>
            </w:r>
          </w:p>
        </w:tc>
      </w:tr>
      <w:tr w:rsidR="007E6AC9" w14:paraId="1F9C1EAC" w14:textId="77777777" w:rsidTr="007E6AC9">
        <w:trPr>
          <w:trHeight w:val="288"/>
        </w:trPr>
        <w:tc>
          <w:tcPr>
            <w:tcW w:w="1172" w:type="dxa"/>
            <w:tcBorders>
              <w:top w:val="nil"/>
              <w:left w:val="single" w:sz="4" w:space="0" w:color="auto"/>
              <w:bottom w:val="single" w:sz="4" w:space="0" w:color="auto"/>
              <w:right w:val="nil"/>
            </w:tcBorders>
            <w:shd w:val="clear" w:color="000000" w:fill="FFFFFF"/>
            <w:noWrap/>
            <w:vAlign w:val="center"/>
            <w:hideMark/>
          </w:tcPr>
          <w:p w14:paraId="3470B56F" w14:textId="77777777" w:rsidR="007E6AC9" w:rsidRDefault="007E6AC9">
            <w:pPr>
              <w:rPr>
                <w:rFonts w:ascii="Arial" w:hAnsi="Arial" w:cs="Arial"/>
                <w:color w:val="000000"/>
                <w:sz w:val="18"/>
                <w:szCs w:val="18"/>
              </w:rPr>
            </w:pPr>
            <w:r>
              <w:rPr>
                <w:rFonts w:ascii="Arial" w:hAnsi="Arial" w:cs="Arial"/>
                <w:color w:val="000000"/>
                <w:sz w:val="18"/>
                <w:szCs w:val="18"/>
              </w:rPr>
              <w:t> </w:t>
            </w:r>
          </w:p>
        </w:tc>
        <w:tc>
          <w:tcPr>
            <w:tcW w:w="1283" w:type="dxa"/>
            <w:tcBorders>
              <w:top w:val="nil"/>
              <w:left w:val="nil"/>
              <w:bottom w:val="single" w:sz="4" w:space="0" w:color="auto"/>
              <w:right w:val="single" w:sz="4" w:space="0" w:color="auto"/>
            </w:tcBorders>
            <w:shd w:val="clear" w:color="000000" w:fill="FFFFFF"/>
            <w:noWrap/>
            <w:vAlign w:val="center"/>
            <w:hideMark/>
          </w:tcPr>
          <w:p w14:paraId="62ED379E" w14:textId="77777777" w:rsidR="007E6AC9" w:rsidRDefault="007E6AC9">
            <w:pPr>
              <w:rPr>
                <w:rFonts w:ascii="Arial" w:hAnsi="Arial" w:cs="Arial"/>
                <w:b/>
                <w:bCs/>
                <w:color w:val="000000"/>
                <w:sz w:val="18"/>
                <w:szCs w:val="18"/>
              </w:rPr>
            </w:pPr>
            <w:r>
              <w:rPr>
                <w:rFonts w:ascii="Arial" w:hAnsi="Arial" w:cs="Arial"/>
                <w:b/>
                <w:bCs/>
                <w:color w:val="000000"/>
                <w:sz w:val="18"/>
                <w:szCs w:val="18"/>
              </w:rPr>
              <w:t>Female</w:t>
            </w:r>
          </w:p>
        </w:tc>
        <w:tc>
          <w:tcPr>
            <w:tcW w:w="1173" w:type="dxa"/>
            <w:tcBorders>
              <w:top w:val="nil"/>
              <w:left w:val="nil"/>
              <w:bottom w:val="single" w:sz="4" w:space="0" w:color="auto"/>
              <w:right w:val="nil"/>
            </w:tcBorders>
            <w:shd w:val="clear" w:color="000000" w:fill="FFFFFF"/>
            <w:noWrap/>
            <w:vAlign w:val="center"/>
            <w:hideMark/>
          </w:tcPr>
          <w:p w14:paraId="417B8F80" w14:textId="77777777" w:rsidR="007E6AC9" w:rsidRDefault="007E6AC9">
            <w:pPr>
              <w:jc w:val="center"/>
              <w:rPr>
                <w:rFonts w:ascii="Arial" w:hAnsi="Arial" w:cs="Arial"/>
                <w:color w:val="000000"/>
                <w:sz w:val="18"/>
                <w:szCs w:val="18"/>
              </w:rPr>
            </w:pPr>
            <w:r>
              <w:rPr>
                <w:rFonts w:ascii="Arial" w:hAnsi="Arial" w:cs="Arial"/>
                <w:color w:val="000000"/>
                <w:sz w:val="18"/>
                <w:szCs w:val="18"/>
              </w:rPr>
              <w:t>50</w:t>
            </w:r>
          </w:p>
        </w:tc>
        <w:tc>
          <w:tcPr>
            <w:tcW w:w="1600" w:type="dxa"/>
            <w:tcBorders>
              <w:top w:val="nil"/>
              <w:left w:val="nil"/>
              <w:bottom w:val="single" w:sz="4" w:space="0" w:color="auto"/>
              <w:right w:val="single" w:sz="4" w:space="0" w:color="auto"/>
            </w:tcBorders>
            <w:shd w:val="clear" w:color="000000" w:fill="FFFFFF"/>
            <w:noWrap/>
            <w:vAlign w:val="center"/>
            <w:hideMark/>
          </w:tcPr>
          <w:p w14:paraId="3C3CF8F1" w14:textId="77777777" w:rsidR="007E6AC9" w:rsidRDefault="007E6AC9">
            <w:pPr>
              <w:jc w:val="center"/>
              <w:rPr>
                <w:rFonts w:ascii="Arial" w:hAnsi="Arial" w:cs="Arial"/>
                <w:color w:val="000000"/>
                <w:sz w:val="18"/>
                <w:szCs w:val="18"/>
              </w:rPr>
            </w:pPr>
            <w:r>
              <w:rPr>
                <w:rFonts w:ascii="Arial" w:hAnsi="Arial" w:cs="Arial"/>
                <w:color w:val="000000"/>
                <w:sz w:val="18"/>
                <w:szCs w:val="18"/>
              </w:rPr>
              <w:t>393 (345 - 460)</w:t>
            </w:r>
          </w:p>
        </w:tc>
        <w:tc>
          <w:tcPr>
            <w:tcW w:w="1173" w:type="dxa"/>
            <w:tcBorders>
              <w:top w:val="nil"/>
              <w:left w:val="nil"/>
              <w:bottom w:val="single" w:sz="4" w:space="0" w:color="auto"/>
              <w:right w:val="nil"/>
            </w:tcBorders>
            <w:shd w:val="clear" w:color="000000" w:fill="FFFFFF"/>
            <w:noWrap/>
            <w:vAlign w:val="center"/>
            <w:hideMark/>
          </w:tcPr>
          <w:p w14:paraId="0A270E6B" w14:textId="77777777" w:rsidR="007E6AC9" w:rsidRDefault="007E6AC9">
            <w:pPr>
              <w:jc w:val="center"/>
              <w:rPr>
                <w:rFonts w:ascii="Arial" w:hAnsi="Arial" w:cs="Arial"/>
                <w:color w:val="000000"/>
                <w:sz w:val="18"/>
                <w:szCs w:val="18"/>
              </w:rPr>
            </w:pPr>
            <w:r>
              <w:rPr>
                <w:rFonts w:ascii="Arial" w:hAnsi="Arial" w:cs="Arial"/>
                <w:color w:val="000000"/>
                <w:sz w:val="18"/>
                <w:szCs w:val="18"/>
              </w:rPr>
              <w:t>0</w:t>
            </w:r>
          </w:p>
        </w:tc>
        <w:tc>
          <w:tcPr>
            <w:tcW w:w="1173" w:type="dxa"/>
            <w:tcBorders>
              <w:top w:val="nil"/>
              <w:left w:val="nil"/>
              <w:bottom w:val="single" w:sz="4" w:space="0" w:color="auto"/>
              <w:right w:val="nil"/>
            </w:tcBorders>
            <w:shd w:val="clear" w:color="000000" w:fill="FFFFFF"/>
            <w:noWrap/>
            <w:vAlign w:val="center"/>
            <w:hideMark/>
          </w:tcPr>
          <w:p w14:paraId="1760E2AF" w14:textId="77777777" w:rsidR="007E6AC9" w:rsidRDefault="007E6AC9">
            <w:pPr>
              <w:jc w:val="center"/>
              <w:rPr>
                <w:rFonts w:ascii="Arial" w:hAnsi="Arial" w:cs="Arial"/>
                <w:color w:val="000000"/>
                <w:sz w:val="18"/>
                <w:szCs w:val="18"/>
              </w:rPr>
            </w:pPr>
            <w:r>
              <w:rPr>
                <w:rFonts w:ascii="Arial" w:hAnsi="Arial" w:cs="Arial"/>
                <w:color w:val="000000"/>
                <w:sz w:val="18"/>
                <w:szCs w:val="18"/>
              </w:rPr>
              <w:t>0</w:t>
            </w:r>
          </w:p>
        </w:tc>
        <w:tc>
          <w:tcPr>
            <w:tcW w:w="1600" w:type="dxa"/>
            <w:tcBorders>
              <w:top w:val="nil"/>
              <w:left w:val="nil"/>
              <w:bottom w:val="single" w:sz="4" w:space="0" w:color="auto"/>
              <w:right w:val="single" w:sz="4" w:space="0" w:color="auto"/>
            </w:tcBorders>
            <w:shd w:val="clear" w:color="000000" w:fill="FFFFFF"/>
            <w:noWrap/>
            <w:vAlign w:val="center"/>
            <w:hideMark/>
          </w:tcPr>
          <w:p w14:paraId="7AE515CF" w14:textId="77777777" w:rsidR="007E6AC9" w:rsidRDefault="007E6AC9">
            <w:pPr>
              <w:jc w:val="center"/>
              <w:rPr>
                <w:rFonts w:ascii="Arial" w:hAnsi="Arial" w:cs="Arial"/>
                <w:color w:val="000000"/>
                <w:sz w:val="18"/>
                <w:szCs w:val="18"/>
              </w:rPr>
            </w:pPr>
            <w:r>
              <w:rPr>
                <w:rFonts w:ascii="Arial" w:hAnsi="Arial" w:cs="Arial"/>
                <w:color w:val="000000"/>
                <w:sz w:val="18"/>
                <w:szCs w:val="18"/>
              </w:rPr>
              <w:t>NA</w:t>
            </w:r>
          </w:p>
        </w:tc>
        <w:tc>
          <w:tcPr>
            <w:tcW w:w="1173" w:type="dxa"/>
            <w:tcBorders>
              <w:top w:val="nil"/>
              <w:left w:val="nil"/>
              <w:bottom w:val="single" w:sz="4" w:space="0" w:color="auto"/>
              <w:right w:val="nil"/>
            </w:tcBorders>
            <w:shd w:val="clear" w:color="000000" w:fill="FFFFFF"/>
            <w:noWrap/>
            <w:vAlign w:val="center"/>
            <w:hideMark/>
          </w:tcPr>
          <w:p w14:paraId="418295EB" w14:textId="77777777" w:rsidR="007E6AC9" w:rsidRDefault="007E6AC9">
            <w:pPr>
              <w:jc w:val="center"/>
              <w:rPr>
                <w:rFonts w:ascii="Arial" w:hAnsi="Arial" w:cs="Arial"/>
                <w:color w:val="000000"/>
                <w:sz w:val="18"/>
                <w:szCs w:val="18"/>
              </w:rPr>
            </w:pPr>
            <w:r>
              <w:rPr>
                <w:rFonts w:ascii="Arial" w:hAnsi="Arial" w:cs="Arial"/>
                <w:color w:val="000000"/>
                <w:sz w:val="18"/>
                <w:szCs w:val="18"/>
              </w:rPr>
              <w:t>0</w:t>
            </w:r>
          </w:p>
        </w:tc>
        <w:tc>
          <w:tcPr>
            <w:tcW w:w="1173" w:type="dxa"/>
            <w:tcBorders>
              <w:top w:val="nil"/>
              <w:left w:val="nil"/>
              <w:bottom w:val="single" w:sz="4" w:space="0" w:color="auto"/>
              <w:right w:val="single" w:sz="4" w:space="0" w:color="auto"/>
            </w:tcBorders>
            <w:shd w:val="clear" w:color="000000" w:fill="FFFFFF"/>
            <w:noWrap/>
            <w:vAlign w:val="center"/>
            <w:hideMark/>
          </w:tcPr>
          <w:p w14:paraId="49BE2B9E" w14:textId="77777777" w:rsidR="007E6AC9" w:rsidRDefault="007E6AC9">
            <w:pPr>
              <w:jc w:val="center"/>
              <w:rPr>
                <w:rFonts w:ascii="Arial" w:hAnsi="Arial" w:cs="Arial"/>
                <w:color w:val="000000"/>
                <w:sz w:val="18"/>
                <w:szCs w:val="18"/>
              </w:rPr>
            </w:pPr>
            <w:r>
              <w:rPr>
                <w:rFonts w:ascii="Arial" w:hAnsi="Arial" w:cs="Arial"/>
                <w:color w:val="000000"/>
                <w:sz w:val="18"/>
                <w:szCs w:val="18"/>
              </w:rPr>
              <w:t>NA</w:t>
            </w:r>
          </w:p>
        </w:tc>
      </w:tr>
      <w:tr w:rsidR="007E6AC9" w14:paraId="63F0C33C" w14:textId="77777777" w:rsidTr="007E6AC9">
        <w:trPr>
          <w:trHeight w:val="288"/>
        </w:trPr>
        <w:tc>
          <w:tcPr>
            <w:tcW w:w="1172" w:type="dxa"/>
            <w:tcBorders>
              <w:top w:val="nil"/>
              <w:left w:val="single" w:sz="4" w:space="0" w:color="auto"/>
              <w:bottom w:val="nil"/>
              <w:right w:val="nil"/>
            </w:tcBorders>
            <w:shd w:val="clear" w:color="000000" w:fill="FFFFFF"/>
            <w:noWrap/>
            <w:vAlign w:val="center"/>
            <w:hideMark/>
          </w:tcPr>
          <w:p w14:paraId="435170E5" w14:textId="77777777" w:rsidR="007E6AC9" w:rsidRDefault="007E6AC9">
            <w:pPr>
              <w:rPr>
                <w:rFonts w:ascii="Arial" w:hAnsi="Arial" w:cs="Arial"/>
                <w:b/>
                <w:bCs/>
                <w:color w:val="000000"/>
                <w:sz w:val="18"/>
                <w:szCs w:val="18"/>
              </w:rPr>
            </w:pPr>
            <w:r>
              <w:rPr>
                <w:rFonts w:ascii="Arial" w:hAnsi="Arial" w:cs="Arial"/>
                <w:b/>
                <w:bCs/>
                <w:color w:val="000000"/>
                <w:sz w:val="18"/>
                <w:szCs w:val="18"/>
              </w:rPr>
              <w:t>2017</w:t>
            </w:r>
          </w:p>
        </w:tc>
        <w:tc>
          <w:tcPr>
            <w:tcW w:w="1283" w:type="dxa"/>
            <w:tcBorders>
              <w:top w:val="nil"/>
              <w:left w:val="nil"/>
              <w:bottom w:val="nil"/>
              <w:right w:val="single" w:sz="4" w:space="0" w:color="auto"/>
            </w:tcBorders>
            <w:shd w:val="clear" w:color="000000" w:fill="FFFFFF"/>
            <w:noWrap/>
            <w:vAlign w:val="center"/>
            <w:hideMark/>
          </w:tcPr>
          <w:p w14:paraId="2664D4D0" w14:textId="77777777" w:rsidR="007E6AC9" w:rsidRDefault="007E6AC9">
            <w:pPr>
              <w:rPr>
                <w:rFonts w:ascii="Arial" w:hAnsi="Arial" w:cs="Arial"/>
                <w:b/>
                <w:bCs/>
                <w:color w:val="000000"/>
                <w:sz w:val="18"/>
                <w:szCs w:val="18"/>
              </w:rPr>
            </w:pPr>
            <w:r>
              <w:rPr>
                <w:rFonts w:ascii="Arial" w:hAnsi="Arial" w:cs="Arial"/>
                <w:b/>
                <w:bCs/>
                <w:color w:val="000000"/>
                <w:sz w:val="18"/>
                <w:szCs w:val="18"/>
              </w:rPr>
              <w:t>Male</w:t>
            </w:r>
          </w:p>
        </w:tc>
        <w:tc>
          <w:tcPr>
            <w:tcW w:w="1173" w:type="dxa"/>
            <w:tcBorders>
              <w:top w:val="nil"/>
              <w:left w:val="nil"/>
              <w:bottom w:val="nil"/>
              <w:right w:val="nil"/>
            </w:tcBorders>
            <w:shd w:val="clear" w:color="000000" w:fill="FFFFFF"/>
            <w:noWrap/>
            <w:vAlign w:val="center"/>
            <w:hideMark/>
          </w:tcPr>
          <w:p w14:paraId="0544FE51" w14:textId="77777777" w:rsidR="007E6AC9" w:rsidRDefault="007E6AC9">
            <w:pPr>
              <w:jc w:val="center"/>
              <w:rPr>
                <w:rFonts w:ascii="Arial" w:hAnsi="Arial" w:cs="Arial"/>
                <w:color w:val="000000"/>
                <w:sz w:val="18"/>
                <w:szCs w:val="18"/>
              </w:rPr>
            </w:pPr>
            <w:r>
              <w:rPr>
                <w:rFonts w:ascii="Arial" w:hAnsi="Arial" w:cs="Arial"/>
                <w:color w:val="000000"/>
                <w:sz w:val="18"/>
                <w:szCs w:val="18"/>
              </w:rPr>
              <w:t>50</w:t>
            </w:r>
          </w:p>
        </w:tc>
        <w:tc>
          <w:tcPr>
            <w:tcW w:w="1600" w:type="dxa"/>
            <w:tcBorders>
              <w:top w:val="nil"/>
              <w:left w:val="nil"/>
              <w:bottom w:val="nil"/>
              <w:right w:val="single" w:sz="4" w:space="0" w:color="auto"/>
            </w:tcBorders>
            <w:shd w:val="clear" w:color="000000" w:fill="FFFFFF"/>
            <w:noWrap/>
            <w:vAlign w:val="center"/>
            <w:hideMark/>
          </w:tcPr>
          <w:p w14:paraId="42DD193B" w14:textId="77777777" w:rsidR="007E6AC9" w:rsidRDefault="007E6AC9">
            <w:pPr>
              <w:jc w:val="center"/>
              <w:rPr>
                <w:rFonts w:ascii="Arial" w:hAnsi="Arial" w:cs="Arial"/>
                <w:color w:val="000000"/>
                <w:sz w:val="18"/>
                <w:szCs w:val="18"/>
              </w:rPr>
            </w:pPr>
            <w:r>
              <w:rPr>
                <w:rFonts w:ascii="Arial" w:hAnsi="Arial" w:cs="Arial"/>
                <w:color w:val="000000"/>
                <w:sz w:val="18"/>
                <w:szCs w:val="18"/>
              </w:rPr>
              <w:t>359 (312 - 411)</w:t>
            </w:r>
          </w:p>
        </w:tc>
        <w:tc>
          <w:tcPr>
            <w:tcW w:w="1173" w:type="dxa"/>
            <w:tcBorders>
              <w:top w:val="nil"/>
              <w:left w:val="nil"/>
              <w:bottom w:val="nil"/>
              <w:right w:val="nil"/>
            </w:tcBorders>
            <w:shd w:val="clear" w:color="000000" w:fill="FFFFFF"/>
            <w:noWrap/>
            <w:vAlign w:val="center"/>
            <w:hideMark/>
          </w:tcPr>
          <w:p w14:paraId="371DC1ED" w14:textId="77777777" w:rsidR="007E6AC9" w:rsidRDefault="007E6AC9">
            <w:pPr>
              <w:jc w:val="center"/>
              <w:rPr>
                <w:rFonts w:ascii="Arial" w:hAnsi="Arial" w:cs="Arial"/>
                <w:color w:val="000000"/>
                <w:sz w:val="18"/>
                <w:szCs w:val="18"/>
              </w:rPr>
            </w:pPr>
            <w:r>
              <w:rPr>
                <w:rFonts w:ascii="Arial" w:hAnsi="Arial" w:cs="Arial"/>
                <w:color w:val="000000"/>
                <w:sz w:val="18"/>
                <w:szCs w:val="18"/>
              </w:rPr>
              <w:t>10</w:t>
            </w:r>
          </w:p>
        </w:tc>
        <w:tc>
          <w:tcPr>
            <w:tcW w:w="1173" w:type="dxa"/>
            <w:tcBorders>
              <w:top w:val="nil"/>
              <w:left w:val="nil"/>
              <w:bottom w:val="nil"/>
              <w:right w:val="nil"/>
            </w:tcBorders>
            <w:shd w:val="clear" w:color="000000" w:fill="FFFFFF"/>
            <w:noWrap/>
            <w:vAlign w:val="center"/>
            <w:hideMark/>
          </w:tcPr>
          <w:p w14:paraId="0BA5849B" w14:textId="77777777" w:rsidR="007E6AC9" w:rsidRDefault="007E6AC9">
            <w:pPr>
              <w:jc w:val="center"/>
              <w:rPr>
                <w:rFonts w:ascii="Arial" w:hAnsi="Arial" w:cs="Arial"/>
                <w:color w:val="000000"/>
                <w:sz w:val="18"/>
                <w:szCs w:val="18"/>
              </w:rPr>
            </w:pPr>
            <w:r>
              <w:rPr>
                <w:rFonts w:ascii="Arial" w:hAnsi="Arial" w:cs="Arial"/>
                <w:color w:val="000000"/>
                <w:sz w:val="18"/>
                <w:szCs w:val="18"/>
              </w:rPr>
              <w:t>20</w:t>
            </w:r>
          </w:p>
        </w:tc>
        <w:tc>
          <w:tcPr>
            <w:tcW w:w="1600" w:type="dxa"/>
            <w:tcBorders>
              <w:top w:val="nil"/>
              <w:left w:val="nil"/>
              <w:bottom w:val="nil"/>
              <w:right w:val="single" w:sz="4" w:space="0" w:color="auto"/>
            </w:tcBorders>
            <w:shd w:val="clear" w:color="000000" w:fill="FFFFFF"/>
            <w:noWrap/>
            <w:vAlign w:val="center"/>
            <w:hideMark/>
          </w:tcPr>
          <w:p w14:paraId="67DCEA2D" w14:textId="77777777" w:rsidR="007E6AC9" w:rsidRDefault="007E6AC9">
            <w:pPr>
              <w:jc w:val="center"/>
              <w:rPr>
                <w:rFonts w:ascii="Arial" w:hAnsi="Arial" w:cs="Arial"/>
                <w:color w:val="000000"/>
                <w:sz w:val="18"/>
                <w:szCs w:val="18"/>
              </w:rPr>
            </w:pPr>
            <w:r>
              <w:rPr>
                <w:rFonts w:ascii="Arial" w:hAnsi="Arial" w:cs="Arial"/>
                <w:color w:val="000000"/>
                <w:sz w:val="18"/>
                <w:szCs w:val="18"/>
              </w:rPr>
              <w:t>404 (352 - 430)</w:t>
            </w:r>
          </w:p>
        </w:tc>
        <w:tc>
          <w:tcPr>
            <w:tcW w:w="1173" w:type="dxa"/>
            <w:tcBorders>
              <w:top w:val="nil"/>
              <w:left w:val="nil"/>
              <w:bottom w:val="nil"/>
              <w:right w:val="nil"/>
            </w:tcBorders>
            <w:shd w:val="clear" w:color="000000" w:fill="FFFFFF"/>
            <w:noWrap/>
            <w:vAlign w:val="center"/>
            <w:hideMark/>
          </w:tcPr>
          <w:p w14:paraId="21109F36" w14:textId="77777777" w:rsidR="007E6AC9" w:rsidRDefault="007E6AC9">
            <w:pPr>
              <w:jc w:val="center"/>
              <w:rPr>
                <w:rFonts w:ascii="Arial" w:hAnsi="Arial" w:cs="Arial"/>
                <w:color w:val="000000"/>
                <w:sz w:val="18"/>
                <w:szCs w:val="18"/>
              </w:rPr>
            </w:pPr>
            <w:r>
              <w:rPr>
                <w:rFonts w:ascii="Arial" w:hAnsi="Arial" w:cs="Arial"/>
                <w:color w:val="000000"/>
                <w:sz w:val="18"/>
                <w:szCs w:val="18"/>
              </w:rPr>
              <w:t>10</w:t>
            </w:r>
          </w:p>
        </w:tc>
        <w:tc>
          <w:tcPr>
            <w:tcW w:w="1173" w:type="dxa"/>
            <w:tcBorders>
              <w:top w:val="nil"/>
              <w:left w:val="nil"/>
              <w:bottom w:val="nil"/>
              <w:right w:val="single" w:sz="4" w:space="0" w:color="auto"/>
            </w:tcBorders>
            <w:shd w:val="clear" w:color="000000" w:fill="FFFFFF"/>
            <w:noWrap/>
            <w:vAlign w:val="center"/>
            <w:hideMark/>
          </w:tcPr>
          <w:p w14:paraId="15B88C73" w14:textId="77777777" w:rsidR="007E6AC9" w:rsidRDefault="007E6AC9">
            <w:pPr>
              <w:jc w:val="center"/>
              <w:rPr>
                <w:rFonts w:ascii="Arial" w:hAnsi="Arial" w:cs="Arial"/>
                <w:color w:val="000000"/>
                <w:sz w:val="18"/>
                <w:szCs w:val="18"/>
              </w:rPr>
            </w:pPr>
            <w:r>
              <w:rPr>
                <w:rFonts w:ascii="Arial" w:hAnsi="Arial" w:cs="Arial"/>
                <w:color w:val="000000"/>
                <w:sz w:val="18"/>
                <w:szCs w:val="18"/>
              </w:rPr>
              <w:t>100</w:t>
            </w:r>
          </w:p>
        </w:tc>
      </w:tr>
      <w:tr w:rsidR="007E6AC9" w14:paraId="3517FF36" w14:textId="77777777" w:rsidTr="007E6AC9">
        <w:trPr>
          <w:trHeight w:val="288"/>
        </w:trPr>
        <w:tc>
          <w:tcPr>
            <w:tcW w:w="1172" w:type="dxa"/>
            <w:tcBorders>
              <w:top w:val="nil"/>
              <w:left w:val="single" w:sz="4" w:space="0" w:color="auto"/>
              <w:bottom w:val="single" w:sz="4" w:space="0" w:color="auto"/>
              <w:right w:val="nil"/>
            </w:tcBorders>
            <w:shd w:val="clear" w:color="000000" w:fill="FFFFFF"/>
            <w:noWrap/>
            <w:vAlign w:val="center"/>
            <w:hideMark/>
          </w:tcPr>
          <w:p w14:paraId="267EBC20" w14:textId="77777777" w:rsidR="007E6AC9" w:rsidRDefault="007E6AC9">
            <w:pPr>
              <w:rPr>
                <w:rFonts w:ascii="Arial" w:hAnsi="Arial" w:cs="Arial"/>
                <w:color w:val="000000"/>
                <w:sz w:val="18"/>
                <w:szCs w:val="18"/>
              </w:rPr>
            </w:pPr>
            <w:r>
              <w:rPr>
                <w:rFonts w:ascii="Arial" w:hAnsi="Arial" w:cs="Arial"/>
                <w:color w:val="000000"/>
                <w:sz w:val="18"/>
                <w:szCs w:val="18"/>
              </w:rPr>
              <w:t> </w:t>
            </w:r>
          </w:p>
        </w:tc>
        <w:tc>
          <w:tcPr>
            <w:tcW w:w="1283" w:type="dxa"/>
            <w:tcBorders>
              <w:top w:val="nil"/>
              <w:left w:val="nil"/>
              <w:bottom w:val="single" w:sz="4" w:space="0" w:color="auto"/>
              <w:right w:val="single" w:sz="4" w:space="0" w:color="auto"/>
            </w:tcBorders>
            <w:shd w:val="clear" w:color="000000" w:fill="FFFFFF"/>
            <w:noWrap/>
            <w:vAlign w:val="center"/>
            <w:hideMark/>
          </w:tcPr>
          <w:p w14:paraId="6703DD9B" w14:textId="77777777" w:rsidR="007E6AC9" w:rsidRDefault="007E6AC9">
            <w:pPr>
              <w:rPr>
                <w:rFonts w:ascii="Arial" w:hAnsi="Arial" w:cs="Arial"/>
                <w:b/>
                <w:bCs/>
                <w:color w:val="000000"/>
                <w:sz w:val="18"/>
                <w:szCs w:val="18"/>
              </w:rPr>
            </w:pPr>
            <w:r>
              <w:rPr>
                <w:rFonts w:ascii="Arial" w:hAnsi="Arial" w:cs="Arial"/>
                <w:b/>
                <w:bCs/>
                <w:color w:val="000000"/>
                <w:sz w:val="18"/>
                <w:szCs w:val="18"/>
              </w:rPr>
              <w:t>Female</w:t>
            </w:r>
          </w:p>
        </w:tc>
        <w:tc>
          <w:tcPr>
            <w:tcW w:w="1173" w:type="dxa"/>
            <w:tcBorders>
              <w:top w:val="nil"/>
              <w:left w:val="nil"/>
              <w:bottom w:val="single" w:sz="4" w:space="0" w:color="auto"/>
              <w:right w:val="nil"/>
            </w:tcBorders>
            <w:shd w:val="clear" w:color="000000" w:fill="FFFFFF"/>
            <w:noWrap/>
            <w:vAlign w:val="center"/>
            <w:hideMark/>
          </w:tcPr>
          <w:p w14:paraId="1A59762D" w14:textId="77777777" w:rsidR="007E6AC9" w:rsidRDefault="007E6AC9">
            <w:pPr>
              <w:jc w:val="center"/>
              <w:rPr>
                <w:rFonts w:ascii="Arial" w:hAnsi="Arial" w:cs="Arial"/>
                <w:color w:val="000000"/>
                <w:sz w:val="18"/>
                <w:szCs w:val="18"/>
              </w:rPr>
            </w:pPr>
            <w:r>
              <w:rPr>
                <w:rFonts w:ascii="Arial" w:hAnsi="Arial" w:cs="Arial"/>
                <w:color w:val="000000"/>
                <w:sz w:val="18"/>
                <w:szCs w:val="18"/>
              </w:rPr>
              <w:t>50</w:t>
            </w:r>
          </w:p>
        </w:tc>
        <w:tc>
          <w:tcPr>
            <w:tcW w:w="1600" w:type="dxa"/>
            <w:tcBorders>
              <w:top w:val="nil"/>
              <w:left w:val="nil"/>
              <w:bottom w:val="single" w:sz="4" w:space="0" w:color="auto"/>
              <w:right w:val="single" w:sz="4" w:space="0" w:color="auto"/>
            </w:tcBorders>
            <w:shd w:val="clear" w:color="000000" w:fill="FFFFFF"/>
            <w:noWrap/>
            <w:vAlign w:val="center"/>
            <w:hideMark/>
          </w:tcPr>
          <w:p w14:paraId="75176147" w14:textId="77777777" w:rsidR="007E6AC9" w:rsidRDefault="007E6AC9">
            <w:pPr>
              <w:jc w:val="center"/>
              <w:rPr>
                <w:rFonts w:ascii="Arial" w:hAnsi="Arial" w:cs="Arial"/>
                <w:color w:val="000000"/>
                <w:sz w:val="18"/>
                <w:szCs w:val="18"/>
              </w:rPr>
            </w:pPr>
            <w:r>
              <w:rPr>
                <w:rFonts w:ascii="Arial" w:hAnsi="Arial" w:cs="Arial"/>
                <w:color w:val="000000"/>
                <w:sz w:val="18"/>
                <w:szCs w:val="18"/>
              </w:rPr>
              <w:t>390 (335 - 444)</w:t>
            </w:r>
          </w:p>
        </w:tc>
        <w:tc>
          <w:tcPr>
            <w:tcW w:w="1173" w:type="dxa"/>
            <w:tcBorders>
              <w:top w:val="nil"/>
              <w:left w:val="nil"/>
              <w:bottom w:val="single" w:sz="4" w:space="0" w:color="auto"/>
              <w:right w:val="nil"/>
            </w:tcBorders>
            <w:shd w:val="clear" w:color="000000" w:fill="FFFFFF"/>
            <w:noWrap/>
            <w:vAlign w:val="center"/>
            <w:hideMark/>
          </w:tcPr>
          <w:p w14:paraId="1CFBE532" w14:textId="77777777" w:rsidR="007E6AC9" w:rsidRDefault="007E6AC9">
            <w:pPr>
              <w:jc w:val="center"/>
              <w:rPr>
                <w:rFonts w:ascii="Arial" w:hAnsi="Arial" w:cs="Arial"/>
                <w:color w:val="000000"/>
                <w:sz w:val="18"/>
                <w:szCs w:val="18"/>
              </w:rPr>
            </w:pPr>
            <w:r>
              <w:rPr>
                <w:rFonts w:ascii="Arial" w:hAnsi="Arial" w:cs="Arial"/>
                <w:color w:val="000000"/>
                <w:sz w:val="18"/>
                <w:szCs w:val="18"/>
              </w:rPr>
              <w:t>15</w:t>
            </w:r>
          </w:p>
        </w:tc>
        <w:tc>
          <w:tcPr>
            <w:tcW w:w="1173" w:type="dxa"/>
            <w:tcBorders>
              <w:top w:val="nil"/>
              <w:left w:val="nil"/>
              <w:bottom w:val="single" w:sz="4" w:space="0" w:color="auto"/>
              <w:right w:val="nil"/>
            </w:tcBorders>
            <w:shd w:val="clear" w:color="000000" w:fill="FFFFFF"/>
            <w:noWrap/>
            <w:vAlign w:val="center"/>
            <w:hideMark/>
          </w:tcPr>
          <w:p w14:paraId="06946125" w14:textId="77777777" w:rsidR="007E6AC9" w:rsidRDefault="007E6AC9">
            <w:pPr>
              <w:jc w:val="center"/>
              <w:rPr>
                <w:rFonts w:ascii="Arial" w:hAnsi="Arial" w:cs="Arial"/>
                <w:color w:val="000000"/>
                <w:sz w:val="18"/>
                <w:szCs w:val="18"/>
              </w:rPr>
            </w:pPr>
            <w:r>
              <w:rPr>
                <w:rFonts w:ascii="Arial" w:hAnsi="Arial" w:cs="Arial"/>
                <w:color w:val="000000"/>
                <w:sz w:val="18"/>
                <w:szCs w:val="18"/>
              </w:rPr>
              <w:t>30</w:t>
            </w:r>
          </w:p>
        </w:tc>
        <w:tc>
          <w:tcPr>
            <w:tcW w:w="1600" w:type="dxa"/>
            <w:tcBorders>
              <w:top w:val="nil"/>
              <w:left w:val="nil"/>
              <w:bottom w:val="single" w:sz="4" w:space="0" w:color="auto"/>
              <w:right w:val="single" w:sz="4" w:space="0" w:color="auto"/>
            </w:tcBorders>
            <w:shd w:val="clear" w:color="000000" w:fill="FFFFFF"/>
            <w:noWrap/>
            <w:vAlign w:val="center"/>
            <w:hideMark/>
          </w:tcPr>
          <w:p w14:paraId="055F81D7" w14:textId="77777777" w:rsidR="007E6AC9" w:rsidRDefault="007E6AC9">
            <w:pPr>
              <w:jc w:val="center"/>
              <w:rPr>
                <w:rFonts w:ascii="Arial" w:hAnsi="Arial" w:cs="Arial"/>
                <w:color w:val="000000"/>
                <w:sz w:val="18"/>
                <w:szCs w:val="18"/>
              </w:rPr>
            </w:pPr>
            <w:r>
              <w:rPr>
                <w:rFonts w:ascii="Arial" w:hAnsi="Arial" w:cs="Arial"/>
                <w:color w:val="000000"/>
                <w:sz w:val="18"/>
                <w:szCs w:val="18"/>
              </w:rPr>
              <w:t>438 (400 - 475)</w:t>
            </w:r>
          </w:p>
        </w:tc>
        <w:tc>
          <w:tcPr>
            <w:tcW w:w="1173" w:type="dxa"/>
            <w:tcBorders>
              <w:top w:val="nil"/>
              <w:left w:val="nil"/>
              <w:bottom w:val="single" w:sz="4" w:space="0" w:color="auto"/>
              <w:right w:val="nil"/>
            </w:tcBorders>
            <w:shd w:val="clear" w:color="000000" w:fill="FFFFFF"/>
            <w:noWrap/>
            <w:vAlign w:val="center"/>
            <w:hideMark/>
          </w:tcPr>
          <w:p w14:paraId="3C04CDD4" w14:textId="77777777" w:rsidR="007E6AC9" w:rsidRDefault="007E6AC9">
            <w:pPr>
              <w:jc w:val="center"/>
              <w:rPr>
                <w:rFonts w:ascii="Arial" w:hAnsi="Arial" w:cs="Arial"/>
                <w:color w:val="000000"/>
                <w:sz w:val="18"/>
                <w:szCs w:val="18"/>
              </w:rPr>
            </w:pPr>
            <w:r>
              <w:rPr>
                <w:rFonts w:ascii="Arial" w:hAnsi="Arial" w:cs="Arial"/>
                <w:color w:val="000000"/>
                <w:sz w:val="18"/>
                <w:szCs w:val="18"/>
              </w:rPr>
              <w:t>15</w:t>
            </w:r>
          </w:p>
        </w:tc>
        <w:tc>
          <w:tcPr>
            <w:tcW w:w="1173" w:type="dxa"/>
            <w:tcBorders>
              <w:top w:val="nil"/>
              <w:left w:val="nil"/>
              <w:bottom w:val="single" w:sz="4" w:space="0" w:color="auto"/>
              <w:right w:val="single" w:sz="4" w:space="0" w:color="auto"/>
            </w:tcBorders>
            <w:shd w:val="clear" w:color="000000" w:fill="FFFFFF"/>
            <w:noWrap/>
            <w:vAlign w:val="center"/>
            <w:hideMark/>
          </w:tcPr>
          <w:p w14:paraId="1F5904C0" w14:textId="77777777" w:rsidR="007E6AC9" w:rsidRDefault="007E6AC9">
            <w:pPr>
              <w:jc w:val="center"/>
              <w:rPr>
                <w:rFonts w:ascii="Arial" w:hAnsi="Arial" w:cs="Arial"/>
                <w:color w:val="000000"/>
                <w:sz w:val="18"/>
                <w:szCs w:val="18"/>
              </w:rPr>
            </w:pPr>
            <w:r>
              <w:rPr>
                <w:rFonts w:ascii="Arial" w:hAnsi="Arial" w:cs="Arial"/>
                <w:color w:val="000000"/>
                <w:sz w:val="18"/>
                <w:szCs w:val="18"/>
              </w:rPr>
              <w:t>100</w:t>
            </w:r>
          </w:p>
        </w:tc>
      </w:tr>
      <w:tr w:rsidR="007E6AC9" w14:paraId="3544C406" w14:textId="77777777" w:rsidTr="007E6AC9">
        <w:trPr>
          <w:trHeight w:val="288"/>
        </w:trPr>
        <w:tc>
          <w:tcPr>
            <w:tcW w:w="1172" w:type="dxa"/>
            <w:tcBorders>
              <w:top w:val="nil"/>
              <w:left w:val="single" w:sz="4" w:space="0" w:color="auto"/>
              <w:bottom w:val="nil"/>
              <w:right w:val="nil"/>
            </w:tcBorders>
            <w:shd w:val="clear" w:color="000000" w:fill="FFFFFF"/>
            <w:noWrap/>
            <w:vAlign w:val="center"/>
            <w:hideMark/>
          </w:tcPr>
          <w:p w14:paraId="74A67CB3" w14:textId="16BC9997" w:rsidR="007E6AC9" w:rsidRDefault="007E6AC9">
            <w:pPr>
              <w:rPr>
                <w:rFonts w:ascii="Arial" w:hAnsi="Arial" w:cs="Arial"/>
                <w:b/>
                <w:bCs/>
                <w:color w:val="000000"/>
                <w:sz w:val="18"/>
                <w:szCs w:val="18"/>
              </w:rPr>
            </w:pPr>
            <w:r>
              <w:rPr>
                <w:rFonts w:ascii="Arial" w:hAnsi="Arial" w:cs="Arial"/>
                <w:b/>
                <w:bCs/>
                <w:color w:val="000000"/>
                <w:sz w:val="18"/>
                <w:szCs w:val="18"/>
              </w:rPr>
              <w:t>2018</w:t>
            </w:r>
            <w:ins w:id="60" w:author="Brian Kesner" w:date="2020-01-16T13:19:00Z">
              <w:r w:rsidR="000D07EE">
                <w:rPr>
                  <w:rStyle w:val="FootnoteReference"/>
                  <w:rFonts w:ascii="Arial" w:hAnsi="Arial" w:cs="Arial"/>
                  <w:b/>
                  <w:bCs/>
                  <w:color w:val="000000"/>
                  <w:sz w:val="18"/>
                  <w:szCs w:val="18"/>
                </w:rPr>
                <w:footnoteReference w:id="2"/>
              </w:r>
            </w:ins>
          </w:p>
        </w:tc>
        <w:tc>
          <w:tcPr>
            <w:tcW w:w="1283" w:type="dxa"/>
            <w:tcBorders>
              <w:top w:val="nil"/>
              <w:left w:val="nil"/>
              <w:bottom w:val="nil"/>
              <w:right w:val="single" w:sz="4" w:space="0" w:color="auto"/>
            </w:tcBorders>
            <w:shd w:val="clear" w:color="000000" w:fill="FFFFFF"/>
            <w:noWrap/>
            <w:vAlign w:val="center"/>
            <w:hideMark/>
          </w:tcPr>
          <w:p w14:paraId="320AE72C" w14:textId="77777777" w:rsidR="007E6AC9" w:rsidRDefault="007E6AC9">
            <w:pPr>
              <w:rPr>
                <w:rFonts w:ascii="Arial" w:hAnsi="Arial" w:cs="Arial"/>
                <w:b/>
                <w:bCs/>
                <w:color w:val="000000"/>
                <w:sz w:val="18"/>
                <w:szCs w:val="18"/>
              </w:rPr>
            </w:pPr>
            <w:r>
              <w:rPr>
                <w:rFonts w:ascii="Arial" w:hAnsi="Arial" w:cs="Arial"/>
                <w:b/>
                <w:bCs/>
                <w:color w:val="000000"/>
                <w:sz w:val="18"/>
                <w:szCs w:val="18"/>
              </w:rPr>
              <w:t>Male</w:t>
            </w:r>
          </w:p>
        </w:tc>
        <w:tc>
          <w:tcPr>
            <w:tcW w:w="1173" w:type="dxa"/>
            <w:tcBorders>
              <w:top w:val="nil"/>
              <w:left w:val="nil"/>
              <w:bottom w:val="nil"/>
              <w:right w:val="nil"/>
            </w:tcBorders>
            <w:shd w:val="clear" w:color="000000" w:fill="FFFFFF"/>
            <w:noWrap/>
            <w:vAlign w:val="center"/>
            <w:hideMark/>
          </w:tcPr>
          <w:p w14:paraId="67535E78" w14:textId="77777777" w:rsidR="007E6AC9" w:rsidRDefault="007E6AC9">
            <w:pPr>
              <w:jc w:val="center"/>
              <w:rPr>
                <w:rFonts w:ascii="Arial" w:hAnsi="Arial" w:cs="Arial"/>
                <w:color w:val="000000"/>
                <w:sz w:val="18"/>
                <w:szCs w:val="18"/>
              </w:rPr>
            </w:pPr>
            <w:r>
              <w:rPr>
                <w:rFonts w:ascii="Arial" w:hAnsi="Arial" w:cs="Arial"/>
                <w:color w:val="000000"/>
                <w:sz w:val="18"/>
                <w:szCs w:val="18"/>
              </w:rPr>
              <w:t>50</w:t>
            </w:r>
          </w:p>
        </w:tc>
        <w:tc>
          <w:tcPr>
            <w:tcW w:w="1600" w:type="dxa"/>
            <w:tcBorders>
              <w:top w:val="nil"/>
              <w:left w:val="nil"/>
              <w:bottom w:val="nil"/>
              <w:right w:val="single" w:sz="4" w:space="0" w:color="auto"/>
            </w:tcBorders>
            <w:shd w:val="clear" w:color="000000" w:fill="FFFFFF"/>
            <w:noWrap/>
            <w:vAlign w:val="center"/>
            <w:hideMark/>
          </w:tcPr>
          <w:p w14:paraId="045C197C" w14:textId="77777777" w:rsidR="007E6AC9" w:rsidRDefault="007E6AC9">
            <w:pPr>
              <w:jc w:val="center"/>
              <w:rPr>
                <w:rFonts w:ascii="Arial" w:hAnsi="Arial" w:cs="Arial"/>
                <w:color w:val="000000"/>
                <w:sz w:val="18"/>
                <w:szCs w:val="18"/>
              </w:rPr>
            </w:pPr>
            <w:r>
              <w:rPr>
                <w:rFonts w:ascii="Arial" w:hAnsi="Arial" w:cs="Arial"/>
                <w:color w:val="000000"/>
                <w:sz w:val="18"/>
                <w:szCs w:val="18"/>
              </w:rPr>
              <w:t>392 (335 - 435)</w:t>
            </w:r>
          </w:p>
        </w:tc>
        <w:tc>
          <w:tcPr>
            <w:tcW w:w="1173" w:type="dxa"/>
            <w:tcBorders>
              <w:top w:val="nil"/>
              <w:left w:val="nil"/>
              <w:bottom w:val="nil"/>
              <w:right w:val="nil"/>
            </w:tcBorders>
            <w:shd w:val="clear" w:color="000000" w:fill="FFFFFF"/>
            <w:noWrap/>
            <w:vAlign w:val="center"/>
            <w:hideMark/>
          </w:tcPr>
          <w:p w14:paraId="5C4A4F23" w14:textId="77777777" w:rsidR="007E6AC9" w:rsidRDefault="007E6AC9">
            <w:pPr>
              <w:jc w:val="center"/>
              <w:rPr>
                <w:rFonts w:ascii="Arial" w:hAnsi="Arial" w:cs="Arial"/>
                <w:color w:val="000000"/>
                <w:sz w:val="18"/>
                <w:szCs w:val="18"/>
              </w:rPr>
            </w:pPr>
            <w:r>
              <w:rPr>
                <w:rFonts w:ascii="Arial" w:hAnsi="Arial" w:cs="Arial"/>
                <w:color w:val="000000"/>
                <w:sz w:val="18"/>
                <w:szCs w:val="18"/>
              </w:rPr>
              <w:t>8</w:t>
            </w:r>
          </w:p>
        </w:tc>
        <w:tc>
          <w:tcPr>
            <w:tcW w:w="1173" w:type="dxa"/>
            <w:tcBorders>
              <w:top w:val="nil"/>
              <w:left w:val="nil"/>
              <w:bottom w:val="nil"/>
              <w:right w:val="nil"/>
            </w:tcBorders>
            <w:shd w:val="clear" w:color="000000" w:fill="FFFFFF"/>
            <w:noWrap/>
            <w:vAlign w:val="center"/>
            <w:hideMark/>
          </w:tcPr>
          <w:p w14:paraId="29CAC82F" w14:textId="77777777" w:rsidR="007E6AC9" w:rsidRDefault="007E6AC9">
            <w:pPr>
              <w:jc w:val="center"/>
              <w:rPr>
                <w:rFonts w:ascii="Arial" w:hAnsi="Arial" w:cs="Arial"/>
                <w:color w:val="000000"/>
                <w:sz w:val="18"/>
                <w:szCs w:val="18"/>
              </w:rPr>
            </w:pPr>
            <w:r>
              <w:rPr>
                <w:rFonts w:ascii="Arial" w:hAnsi="Arial" w:cs="Arial"/>
                <w:color w:val="000000"/>
                <w:sz w:val="18"/>
                <w:szCs w:val="18"/>
              </w:rPr>
              <w:t>16</w:t>
            </w:r>
          </w:p>
        </w:tc>
        <w:tc>
          <w:tcPr>
            <w:tcW w:w="1600" w:type="dxa"/>
            <w:tcBorders>
              <w:top w:val="nil"/>
              <w:left w:val="nil"/>
              <w:bottom w:val="nil"/>
              <w:right w:val="single" w:sz="4" w:space="0" w:color="auto"/>
            </w:tcBorders>
            <w:shd w:val="clear" w:color="000000" w:fill="FFFFFF"/>
            <w:noWrap/>
            <w:vAlign w:val="center"/>
            <w:hideMark/>
          </w:tcPr>
          <w:p w14:paraId="636E7E13" w14:textId="77777777" w:rsidR="007E6AC9" w:rsidRDefault="007E6AC9">
            <w:pPr>
              <w:jc w:val="center"/>
              <w:rPr>
                <w:rFonts w:ascii="Arial" w:hAnsi="Arial" w:cs="Arial"/>
                <w:color w:val="000000"/>
                <w:sz w:val="18"/>
                <w:szCs w:val="18"/>
              </w:rPr>
            </w:pPr>
            <w:r>
              <w:rPr>
                <w:rFonts w:ascii="Arial" w:hAnsi="Arial" w:cs="Arial"/>
                <w:color w:val="000000"/>
                <w:sz w:val="18"/>
                <w:szCs w:val="18"/>
              </w:rPr>
              <w:t>429 (405 - 454)</w:t>
            </w:r>
          </w:p>
        </w:tc>
        <w:tc>
          <w:tcPr>
            <w:tcW w:w="1173" w:type="dxa"/>
            <w:tcBorders>
              <w:top w:val="nil"/>
              <w:left w:val="nil"/>
              <w:bottom w:val="nil"/>
              <w:right w:val="nil"/>
            </w:tcBorders>
            <w:shd w:val="clear" w:color="000000" w:fill="FFFFFF"/>
            <w:noWrap/>
            <w:vAlign w:val="center"/>
            <w:hideMark/>
          </w:tcPr>
          <w:p w14:paraId="20E7984A" w14:textId="77777777" w:rsidR="007E6AC9" w:rsidRDefault="007E6AC9">
            <w:pPr>
              <w:jc w:val="center"/>
              <w:rPr>
                <w:rFonts w:ascii="Arial" w:hAnsi="Arial" w:cs="Arial"/>
                <w:color w:val="000000"/>
                <w:sz w:val="18"/>
                <w:szCs w:val="18"/>
              </w:rPr>
            </w:pPr>
            <w:r>
              <w:rPr>
                <w:rFonts w:ascii="Arial" w:hAnsi="Arial" w:cs="Arial"/>
                <w:color w:val="000000"/>
                <w:sz w:val="18"/>
                <w:szCs w:val="18"/>
              </w:rPr>
              <w:t>8</w:t>
            </w:r>
          </w:p>
        </w:tc>
        <w:tc>
          <w:tcPr>
            <w:tcW w:w="1173" w:type="dxa"/>
            <w:tcBorders>
              <w:top w:val="nil"/>
              <w:left w:val="nil"/>
              <w:bottom w:val="nil"/>
              <w:right w:val="single" w:sz="4" w:space="0" w:color="auto"/>
            </w:tcBorders>
            <w:shd w:val="clear" w:color="000000" w:fill="FFFFFF"/>
            <w:noWrap/>
            <w:vAlign w:val="center"/>
            <w:hideMark/>
          </w:tcPr>
          <w:p w14:paraId="6FCA0C3F" w14:textId="77777777" w:rsidR="007E6AC9" w:rsidRDefault="007E6AC9">
            <w:pPr>
              <w:jc w:val="center"/>
              <w:rPr>
                <w:rFonts w:ascii="Arial" w:hAnsi="Arial" w:cs="Arial"/>
                <w:color w:val="000000"/>
                <w:sz w:val="18"/>
                <w:szCs w:val="18"/>
              </w:rPr>
            </w:pPr>
            <w:r>
              <w:rPr>
                <w:rFonts w:ascii="Arial" w:hAnsi="Arial" w:cs="Arial"/>
                <w:color w:val="000000"/>
                <w:sz w:val="18"/>
                <w:szCs w:val="18"/>
              </w:rPr>
              <w:t>100</w:t>
            </w:r>
          </w:p>
        </w:tc>
      </w:tr>
      <w:tr w:rsidR="007E6AC9" w14:paraId="7BA2C579" w14:textId="77777777" w:rsidTr="007E6AC9">
        <w:trPr>
          <w:trHeight w:val="288"/>
        </w:trPr>
        <w:tc>
          <w:tcPr>
            <w:tcW w:w="1172" w:type="dxa"/>
            <w:tcBorders>
              <w:top w:val="nil"/>
              <w:left w:val="single" w:sz="4" w:space="0" w:color="auto"/>
              <w:bottom w:val="single" w:sz="4" w:space="0" w:color="auto"/>
              <w:right w:val="nil"/>
            </w:tcBorders>
            <w:shd w:val="clear" w:color="000000" w:fill="FFFFFF"/>
            <w:noWrap/>
            <w:vAlign w:val="center"/>
            <w:hideMark/>
          </w:tcPr>
          <w:p w14:paraId="2A20ECD4" w14:textId="77777777" w:rsidR="007E6AC9" w:rsidRDefault="007E6AC9">
            <w:pPr>
              <w:rPr>
                <w:rFonts w:ascii="Arial" w:hAnsi="Arial" w:cs="Arial"/>
                <w:color w:val="000000"/>
                <w:sz w:val="18"/>
                <w:szCs w:val="18"/>
              </w:rPr>
            </w:pPr>
            <w:r>
              <w:rPr>
                <w:rFonts w:ascii="Arial" w:hAnsi="Arial" w:cs="Arial"/>
                <w:color w:val="000000"/>
                <w:sz w:val="18"/>
                <w:szCs w:val="18"/>
              </w:rPr>
              <w:t> </w:t>
            </w:r>
          </w:p>
        </w:tc>
        <w:tc>
          <w:tcPr>
            <w:tcW w:w="1283" w:type="dxa"/>
            <w:tcBorders>
              <w:top w:val="nil"/>
              <w:left w:val="nil"/>
              <w:bottom w:val="single" w:sz="4" w:space="0" w:color="auto"/>
              <w:right w:val="single" w:sz="4" w:space="0" w:color="auto"/>
            </w:tcBorders>
            <w:shd w:val="clear" w:color="000000" w:fill="FFFFFF"/>
            <w:noWrap/>
            <w:vAlign w:val="center"/>
            <w:hideMark/>
          </w:tcPr>
          <w:p w14:paraId="4C2A41E7" w14:textId="77777777" w:rsidR="007E6AC9" w:rsidRDefault="007E6AC9">
            <w:pPr>
              <w:rPr>
                <w:rFonts w:ascii="Arial" w:hAnsi="Arial" w:cs="Arial"/>
                <w:b/>
                <w:bCs/>
                <w:color w:val="000000"/>
                <w:sz w:val="18"/>
                <w:szCs w:val="18"/>
              </w:rPr>
            </w:pPr>
            <w:r>
              <w:rPr>
                <w:rFonts w:ascii="Arial" w:hAnsi="Arial" w:cs="Arial"/>
                <w:b/>
                <w:bCs/>
                <w:color w:val="000000"/>
                <w:sz w:val="18"/>
                <w:szCs w:val="18"/>
              </w:rPr>
              <w:t>Female</w:t>
            </w:r>
          </w:p>
        </w:tc>
        <w:tc>
          <w:tcPr>
            <w:tcW w:w="1173" w:type="dxa"/>
            <w:tcBorders>
              <w:top w:val="nil"/>
              <w:left w:val="nil"/>
              <w:bottom w:val="single" w:sz="4" w:space="0" w:color="auto"/>
              <w:right w:val="nil"/>
            </w:tcBorders>
            <w:shd w:val="clear" w:color="000000" w:fill="FFFFFF"/>
            <w:noWrap/>
            <w:vAlign w:val="center"/>
            <w:hideMark/>
          </w:tcPr>
          <w:p w14:paraId="0C2F204D" w14:textId="77777777" w:rsidR="007E6AC9" w:rsidRDefault="007E6AC9">
            <w:pPr>
              <w:jc w:val="center"/>
              <w:rPr>
                <w:rFonts w:ascii="Arial" w:hAnsi="Arial" w:cs="Arial"/>
                <w:color w:val="000000"/>
                <w:sz w:val="18"/>
                <w:szCs w:val="18"/>
              </w:rPr>
            </w:pPr>
            <w:r>
              <w:rPr>
                <w:rFonts w:ascii="Arial" w:hAnsi="Arial" w:cs="Arial"/>
                <w:color w:val="000000"/>
                <w:sz w:val="18"/>
                <w:szCs w:val="18"/>
              </w:rPr>
              <w:t>49</w:t>
            </w:r>
          </w:p>
        </w:tc>
        <w:tc>
          <w:tcPr>
            <w:tcW w:w="1600" w:type="dxa"/>
            <w:tcBorders>
              <w:top w:val="nil"/>
              <w:left w:val="nil"/>
              <w:bottom w:val="single" w:sz="4" w:space="0" w:color="auto"/>
              <w:right w:val="single" w:sz="4" w:space="0" w:color="auto"/>
            </w:tcBorders>
            <w:shd w:val="clear" w:color="000000" w:fill="FFFFFF"/>
            <w:noWrap/>
            <w:vAlign w:val="center"/>
            <w:hideMark/>
          </w:tcPr>
          <w:p w14:paraId="06F6D43C" w14:textId="77777777" w:rsidR="007E6AC9" w:rsidRDefault="007E6AC9">
            <w:pPr>
              <w:jc w:val="center"/>
              <w:rPr>
                <w:rFonts w:ascii="Arial" w:hAnsi="Arial" w:cs="Arial"/>
                <w:color w:val="000000"/>
                <w:sz w:val="18"/>
                <w:szCs w:val="18"/>
              </w:rPr>
            </w:pPr>
            <w:r>
              <w:rPr>
                <w:rFonts w:ascii="Arial" w:hAnsi="Arial" w:cs="Arial"/>
                <w:color w:val="000000"/>
                <w:sz w:val="18"/>
                <w:szCs w:val="18"/>
              </w:rPr>
              <w:t>433 (380 - 480)</w:t>
            </w:r>
          </w:p>
        </w:tc>
        <w:tc>
          <w:tcPr>
            <w:tcW w:w="1173" w:type="dxa"/>
            <w:tcBorders>
              <w:top w:val="nil"/>
              <w:left w:val="nil"/>
              <w:bottom w:val="single" w:sz="4" w:space="0" w:color="auto"/>
              <w:right w:val="nil"/>
            </w:tcBorders>
            <w:shd w:val="clear" w:color="000000" w:fill="FFFFFF"/>
            <w:noWrap/>
            <w:vAlign w:val="center"/>
            <w:hideMark/>
          </w:tcPr>
          <w:p w14:paraId="4638C65B" w14:textId="77777777" w:rsidR="007E6AC9" w:rsidRDefault="007E6AC9">
            <w:pPr>
              <w:jc w:val="center"/>
              <w:rPr>
                <w:rFonts w:ascii="Arial" w:hAnsi="Arial" w:cs="Arial"/>
                <w:color w:val="000000"/>
                <w:sz w:val="18"/>
                <w:szCs w:val="18"/>
              </w:rPr>
            </w:pPr>
            <w:r>
              <w:rPr>
                <w:rFonts w:ascii="Arial" w:hAnsi="Arial" w:cs="Arial"/>
                <w:color w:val="000000"/>
                <w:sz w:val="18"/>
                <w:szCs w:val="18"/>
              </w:rPr>
              <w:t>21</w:t>
            </w:r>
          </w:p>
        </w:tc>
        <w:tc>
          <w:tcPr>
            <w:tcW w:w="1173" w:type="dxa"/>
            <w:tcBorders>
              <w:top w:val="nil"/>
              <w:left w:val="nil"/>
              <w:bottom w:val="single" w:sz="4" w:space="0" w:color="auto"/>
              <w:right w:val="nil"/>
            </w:tcBorders>
            <w:shd w:val="clear" w:color="000000" w:fill="FFFFFF"/>
            <w:noWrap/>
            <w:vAlign w:val="center"/>
            <w:hideMark/>
          </w:tcPr>
          <w:p w14:paraId="0B1E729E" w14:textId="77777777" w:rsidR="007E6AC9" w:rsidRDefault="007E6AC9">
            <w:pPr>
              <w:jc w:val="center"/>
              <w:rPr>
                <w:rFonts w:ascii="Arial" w:hAnsi="Arial" w:cs="Arial"/>
                <w:color w:val="000000"/>
                <w:sz w:val="18"/>
                <w:szCs w:val="18"/>
              </w:rPr>
            </w:pPr>
            <w:r>
              <w:rPr>
                <w:rFonts w:ascii="Arial" w:hAnsi="Arial" w:cs="Arial"/>
                <w:color w:val="000000"/>
                <w:sz w:val="18"/>
                <w:szCs w:val="18"/>
              </w:rPr>
              <w:t>42.9</w:t>
            </w:r>
          </w:p>
        </w:tc>
        <w:tc>
          <w:tcPr>
            <w:tcW w:w="1600" w:type="dxa"/>
            <w:tcBorders>
              <w:top w:val="nil"/>
              <w:left w:val="nil"/>
              <w:bottom w:val="single" w:sz="4" w:space="0" w:color="auto"/>
              <w:right w:val="single" w:sz="4" w:space="0" w:color="auto"/>
            </w:tcBorders>
            <w:shd w:val="clear" w:color="000000" w:fill="FFFFFF"/>
            <w:noWrap/>
            <w:vAlign w:val="center"/>
            <w:hideMark/>
          </w:tcPr>
          <w:p w14:paraId="2A1FDDE8" w14:textId="77777777" w:rsidR="007E6AC9" w:rsidRDefault="007E6AC9">
            <w:pPr>
              <w:jc w:val="center"/>
              <w:rPr>
                <w:rFonts w:ascii="Arial" w:hAnsi="Arial" w:cs="Arial"/>
                <w:color w:val="000000"/>
                <w:sz w:val="18"/>
                <w:szCs w:val="18"/>
              </w:rPr>
            </w:pPr>
            <w:r>
              <w:rPr>
                <w:rFonts w:ascii="Arial" w:hAnsi="Arial" w:cs="Arial"/>
                <w:color w:val="000000"/>
                <w:sz w:val="18"/>
                <w:szCs w:val="18"/>
              </w:rPr>
              <w:t>464 (422 - 499)</w:t>
            </w:r>
            <w:r>
              <w:rPr>
                <w:color w:val="000000"/>
                <w:sz w:val="16"/>
                <w:szCs w:val="16"/>
              </w:rPr>
              <w:t>   </w:t>
            </w:r>
          </w:p>
        </w:tc>
        <w:tc>
          <w:tcPr>
            <w:tcW w:w="1173" w:type="dxa"/>
            <w:tcBorders>
              <w:top w:val="nil"/>
              <w:left w:val="nil"/>
              <w:bottom w:val="single" w:sz="4" w:space="0" w:color="auto"/>
              <w:right w:val="nil"/>
            </w:tcBorders>
            <w:shd w:val="clear" w:color="000000" w:fill="FFFFFF"/>
            <w:noWrap/>
            <w:vAlign w:val="center"/>
            <w:hideMark/>
          </w:tcPr>
          <w:p w14:paraId="2390E433" w14:textId="77777777" w:rsidR="007E6AC9" w:rsidRDefault="007E6AC9">
            <w:pPr>
              <w:jc w:val="center"/>
              <w:rPr>
                <w:rFonts w:ascii="Arial" w:hAnsi="Arial" w:cs="Arial"/>
                <w:color w:val="000000"/>
                <w:sz w:val="18"/>
                <w:szCs w:val="18"/>
              </w:rPr>
            </w:pPr>
            <w:r>
              <w:rPr>
                <w:rFonts w:ascii="Arial" w:hAnsi="Arial" w:cs="Arial"/>
                <w:color w:val="000000"/>
                <w:sz w:val="18"/>
                <w:szCs w:val="18"/>
              </w:rPr>
              <w:t>21</w:t>
            </w:r>
          </w:p>
        </w:tc>
        <w:tc>
          <w:tcPr>
            <w:tcW w:w="1173" w:type="dxa"/>
            <w:tcBorders>
              <w:top w:val="nil"/>
              <w:left w:val="nil"/>
              <w:bottom w:val="single" w:sz="4" w:space="0" w:color="auto"/>
              <w:right w:val="single" w:sz="4" w:space="0" w:color="auto"/>
            </w:tcBorders>
            <w:shd w:val="clear" w:color="000000" w:fill="FFFFFF"/>
            <w:noWrap/>
            <w:vAlign w:val="center"/>
            <w:hideMark/>
          </w:tcPr>
          <w:p w14:paraId="088F46FB" w14:textId="77777777" w:rsidR="007E6AC9" w:rsidRDefault="007E6AC9">
            <w:pPr>
              <w:jc w:val="center"/>
              <w:rPr>
                <w:rFonts w:ascii="Arial" w:hAnsi="Arial" w:cs="Arial"/>
                <w:color w:val="000000"/>
                <w:sz w:val="18"/>
                <w:szCs w:val="18"/>
              </w:rPr>
            </w:pPr>
            <w:r>
              <w:rPr>
                <w:rFonts w:ascii="Arial" w:hAnsi="Arial" w:cs="Arial"/>
                <w:color w:val="000000"/>
                <w:sz w:val="18"/>
                <w:szCs w:val="18"/>
              </w:rPr>
              <w:t>100</w:t>
            </w:r>
          </w:p>
        </w:tc>
      </w:tr>
      <w:tr w:rsidR="007E6AC9" w14:paraId="18537283" w14:textId="77777777" w:rsidTr="007E6AC9">
        <w:trPr>
          <w:trHeight w:val="288"/>
        </w:trPr>
        <w:tc>
          <w:tcPr>
            <w:tcW w:w="1172" w:type="dxa"/>
            <w:tcBorders>
              <w:top w:val="nil"/>
              <w:left w:val="single" w:sz="4" w:space="0" w:color="auto"/>
              <w:bottom w:val="nil"/>
              <w:right w:val="nil"/>
            </w:tcBorders>
            <w:shd w:val="clear" w:color="000000" w:fill="FFFFFF"/>
            <w:noWrap/>
            <w:vAlign w:val="center"/>
            <w:hideMark/>
          </w:tcPr>
          <w:p w14:paraId="2E7EBF4D" w14:textId="77777777" w:rsidR="007E6AC9" w:rsidRDefault="007E6AC9">
            <w:pPr>
              <w:rPr>
                <w:rFonts w:ascii="Arial" w:hAnsi="Arial" w:cs="Arial"/>
                <w:b/>
                <w:bCs/>
                <w:color w:val="000000"/>
                <w:sz w:val="18"/>
                <w:szCs w:val="18"/>
              </w:rPr>
            </w:pPr>
            <w:r>
              <w:rPr>
                <w:rFonts w:ascii="Arial" w:hAnsi="Arial" w:cs="Arial"/>
                <w:b/>
                <w:bCs/>
                <w:color w:val="000000"/>
                <w:sz w:val="18"/>
                <w:szCs w:val="18"/>
              </w:rPr>
              <w:t>All years</w:t>
            </w:r>
          </w:p>
        </w:tc>
        <w:tc>
          <w:tcPr>
            <w:tcW w:w="1283" w:type="dxa"/>
            <w:tcBorders>
              <w:top w:val="nil"/>
              <w:left w:val="nil"/>
              <w:bottom w:val="nil"/>
              <w:right w:val="single" w:sz="4" w:space="0" w:color="auto"/>
            </w:tcBorders>
            <w:shd w:val="clear" w:color="000000" w:fill="FFFFFF"/>
            <w:noWrap/>
            <w:vAlign w:val="center"/>
            <w:hideMark/>
          </w:tcPr>
          <w:p w14:paraId="4F7DA8B1" w14:textId="77777777" w:rsidR="007E6AC9" w:rsidRDefault="007E6AC9">
            <w:pPr>
              <w:rPr>
                <w:rFonts w:ascii="Arial" w:hAnsi="Arial" w:cs="Arial"/>
                <w:b/>
                <w:bCs/>
                <w:color w:val="000000"/>
                <w:sz w:val="18"/>
                <w:szCs w:val="18"/>
              </w:rPr>
            </w:pPr>
            <w:r>
              <w:rPr>
                <w:rFonts w:ascii="Arial" w:hAnsi="Arial" w:cs="Arial"/>
                <w:b/>
                <w:bCs/>
                <w:color w:val="000000"/>
                <w:sz w:val="18"/>
                <w:szCs w:val="18"/>
              </w:rPr>
              <w:t>Male</w:t>
            </w:r>
          </w:p>
        </w:tc>
        <w:tc>
          <w:tcPr>
            <w:tcW w:w="1173" w:type="dxa"/>
            <w:tcBorders>
              <w:top w:val="nil"/>
              <w:left w:val="nil"/>
              <w:bottom w:val="nil"/>
              <w:right w:val="nil"/>
            </w:tcBorders>
            <w:shd w:val="clear" w:color="000000" w:fill="FFFFFF"/>
            <w:noWrap/>
            <w:vAlign w:val="center"/>
            <w:hideMark/>
          </w:tcPr>
          <w:p w14:paraId="22BD5F3A" w14:textId="77777777" w:rsidR="007E6AC9" w:rsidRDefault="007E6AC9">
            <w:pPr>
              <w:jc w:val="center"/>
              <w:rPr>
                <w:rFonts w:ascii="Arial" w:hAnsi="Arial" w:cs="Arial"/>
                <w:color w:val="000000"/>
                <w:sz w:val="18"/>
                <w:szCs w:val="18"/>
              </w:rPr>
            </w:pPr>
            <w:r>
              <w:rPr>
                <w:rFonts w:ascii="Arial" w:hAnsi="Arial" w:cs="Arial"/>
                <w:color w:val="000000"/>
                <w:sz w:val="18"/>
                <w:szCs w:val="18"/>
              </w:rPr>
              <w:t>736</w:t>
            </w:r>
          </w:p>
        </w:tc>
        <w:tc>
          <w:tcPr>
            <w:tcW w:w="1600" w:type="dxa"/>
            <w:tcBorders>
              <w:top w:val="nil"/>
              <w:left w:val="nil"/>
              <w:bottom w:val="nil"/>
              <w:right w:val="single" w:sz="4" w:space="0" w:color="auto"/>
            </w:tcBorders>
            <w:shd w:val="clear" w:color="000000" w:fill="FFFFFF"/>
            <w:noWrap/>
            <w:vAlign w:val="center"/>
            <w:hideMark/>
          </w:tcPr>
          <w:p w14:paraId="55FAEE24" w14:textId="77777777" w:rsidR="007E6AC9" w:rsidRDefault="007E6AC9">
            <w:pPr>
              <w:jc w:val="center"/>
              <w:rPr>
                <w:rFonts w:ascii="Arial" w:hAnsi="Arial" w:cs="Arial"/>
                <w:color w:val="000000"/>
                <w:sz w:val="18"/>
                <w:szCs w:val="18"/>
              </w:rPr>
            </w:pPr>
            <w:r>
              <w:rPr>
                <w:rFonts w:ascii="Arial" w:hAnsi="Arial" w:cs="Arial"/>
                <w:color w:val="000000"/>
                <w:sz w:val="18"/>
                <w:szCs w:val="18"/>
              </w:rPr>
              <w:t>382 (310 - 450)</w:t>
            </w:r>
          </w:p>
        </w:tc>
        <w:tc>
          <w:tcPr>
            <w:tcW w:w="1173" w:type="dxa"/>
            <w:tcBorders>
              <w:top w:val="nil"/>
              <w:left w:val="nil"/>
              <w:bottom w:val="nil"/>
              <w:right w:val="nil"/>
            </w:tcBorders>
            <w:shd w:val="clear" w:color="000000" w:fill="FFFFFF"/>
            <w:noWrap/>
            <w:vAlign w:val="center"/>
            <w:hideMark/>
          </w:tcPr>
          <w:p w14:paraId="168EAC27" w14:textId="77777777" w:rsidR="007E6AC9" w:rsidRDefault="007E6AC9">
            <w:pPr>
              <w:jc w:val="center"/>
              <w:rPr>
                <w:rFonts w:ascii="Arial" w:hAnsi="Arial" w:cs="Arial"/>
                <w:color w:val="000000"/>
                <w:sz w:val="18"/>
                <w:szCs w:val="18"/>
              </w:rPr>
            </w:pPr>
            <w:r>
              <w:rPr>
                <w:rFonts w:ascii="Arial" w:hAnsi="Arial" w:cs="Arial"/>
                <w:color w:val="000000"/>
                <w:sz w:val="18"/>
                <w:szCs w:val="18"/>
              </w:rPr>
              <w:t>258</w:t>
            </w:r>
          </w:p>
        </w:tc>
        <w:tc>
          <w:tcPr>
            <w:tcW w:w="1173" w:type="dxa"/>
            <w:tcBorders>
              <w:top w:val="nil"/>
              <w:left w:val="nil"/>
              <w:bottom w:val="nil"/>
              <w:right w:val="nil"/>
            </w:tcBorders>
            <w:shd w:val="clear" w:color="000000" w:fill="FFFFFF"/>
            <w:noWrap/>
            <w:vAlign w:val="center"/>
            <w:hideMark/>
          </w:tcPr>
          <w:p w14:paraId="7A6F1C2C" w14:textId="77777777" w:rsidR="007E6AC9" w:rsidRDefault="007E6AC9">
            <w:pPr>
              <w:jc w:val="center"/>
              <w:rPr>
                <w:rFonts w:ascii="Arial" w:hAnsi="Arial" w:cs="Arial"/>
                <w:color w:val="000000"/>
                <w:sz w:val="18"/>
                <w:szCs w:val="18"/>
              </w:rPr>
            </w:pPr>
            <w:r>
              <w:rPr>
                <w:rFonts w:ascii="Arial" w:hAnsi="Arial" w:cs="Arial"/>
                <w:color w:val="000000"/>
                <w:sz w:val="18"/>
                <w:szCs w:val="18"/>
              </w:rPr>
              <w:t>35.1</w:t>
            </w:r>
          </w:p>
        </w:tc>
        <w:tc>
          <w:tcPr>
            <w:tcW w:w="1600" w:type="dxa"/>
            <w:tcBorders>
              <w:top w:val="nil"/>
              <w:left w:val="nil"/>
              <w:bottom w:val="nil"/>
              <w:right w:val="single" w:sz="4" w:space="0" w:color="auto"/>
            </w:tcBorders>
            <w:shd w:val="clear" w:color="000000" w:fill="FFFFFF"/>
            <w:noWrap/>
            <w:vAlign w:val="center"/>
            <w:hideMark/>
          </w:tcPr>
          <w:p w14:paraId="1398B32E" w14:textId="77777777" w:rsidR="007E6AC9" w:rsidRDefault="007E6AC9">
            <w:pPr>
              <w:jc w:val="center"/>
              <w:rPr>
                <w:rFonts w:ascii="Arial" w:hAnsi="Arial" w:cs="Arial"/>
                <w:color w:val="000000"/>
                <w:sz w:val="18"/>
                <w:szCs w:val="18"/>
              </w:rPr>
            </w:pPr>
            <w:r>
              <w:rPr>
                <w:rFonts w:ascii="Arial" w:hAnsi="Arial" w:cs="Arial"/>
                <w:color w:val="000000"/>
                <w:sz w:val="18"/>
                <w:szCs w:val="18"/>
              </w:rPr>
              <w:t>413 (352 - 495)</w:t>
            </w:r>
          </w:p>
        </w:tc>
        <w:tc>
          <w:tcPr>
            <w:tcW w:w="1173" w:type="dxa"/>
            <w:tcBorders>
              <w:top w:val="nil"/>
              <w:left w:val="nil"/>
              <w:bottom w:val="nil"/>
              <w:right w:val="nil"/>
            </w:tcBorders>
            <w:shd w:val="clear" w:color="000000" w:fill="FFFFFF"/>
            <w:noWrap/>
            <w:vAlign w:val="center"/>
            <w:hideMark/>
          </w:tcPr>
          <w:p w14:paraId="641EB477" w14:textId="77777777" w:rsidR="007E6AC9" w:rsidRDefault="007E6AC9">
            <w:pPr>
              <w:jc w:val="center"/>
              <w:rPr>
                <w:rFonts w:ascii="Arial" w:hAnsi="Arial" w:cs="Arial"/>
                <w:color w:val="000000"/>
                <w:sz w:val="18"/>
                <w:szCs w:val="18"/>
              </w:rPr>
            </w:pPr>
            <w:r>
              <w:rPr>
                <w:rFonts w:ascii="Arial" w:hAnsi="Arial" w:cs="Arial"/>
                <w:color w:val="000000"/>
                <w:sz w:val="18"/>
                <w:szCs w:val="18"/>
              </w:rPr>
              <w:t>205</w:t>
            </w:r>
          </w:p>
        </w:tc>
        <w:tc>
          <w:tcPr>
            <w:tcW w:w="1173" w:type="dxa"/>
            <w:tcBorders>
              <w:top w:val="nil"/>
              <w:left w:val="nil"/>
              <w:bottom w:val="nil"/>
              <w:right w:val="single" w:sz="4" w:space="0" w:color="auto"/>
            </w:tcBorders>
            <w:shd w:val="clear" w:color="000000" w:fill="FFFFFF"/>
            <w:noWrap/>
            <w:vAlign w:val="center"/>
            <w:hideMark/>
          </w:tcPr>
          <w:p w14:paraId="08FE2162" w14:textId="77777777" w:rsidR="007E6AC9" w:rsidRDefault="007E6AC9">
            <w:pPr>
              <w:jc w:val="center"/>
              <w:rPr>
                <w:rFonts w:ascii="Arial" w:hAnsi="Arial" w:cs="Arial"/>
                <w:color w:val="000000"/>
                <w:sz w:val="18"/>
                <w:szCs w:val="18"/>
              </w:rPr>
            </w:pPr>
            <w:r>
              <w:rPr>
                <w:rFonts w:ascii="Arial" w:hAnsi="Arial" w:cs="Arial"/>
                <w:color w:val="000000"/>
                <w:sz w:val="18"/>
                <w:szCs w:val="18"/>
              </w:rPr>
              <w:t>79.5</w:t>
            </w:r>
          </w:p>
        </w:tc>
      </w:tr>
      <w:tr w:rsidR="007E6AC9" w14:paraId="7E43166B" w14:textId="77777777" w:rsidTr="007E6AC9">
        <w:trPr>
          <w:trHeight w:val="144"/>
        </w:trPr>
        <w:tc>
          <w:tcPr>
            <w:tcW w:w="1172" w:type="dxa"/>
            <w:tcBorders>
              <w:top w:val="nil"/>
              <w:left w:val="single" w:sz="4" w:space="0" w:color="auto"/>
              <w:bottom w:val="single" w:sz="4" w:space="0" w:color="auto"/>
              <w:right w:val="nil"/>
            </w:tcBorders>
            <w:shd w:val="clear" w:color="000000" w:fill="FFFFFF"/>
            <w:noWrap/>
            <w:vAlign w:val="center"/>
            <w:hideMark/>
          </w:tcPr>
          <w:p w14:paraId="545CD11F" w14:textId="77777777" w:rsidR="007E6AC9" w:rsidRDefault="007E6AC9">
            <w:pPr>
              <w:rPr>
                <w:rFonts w:ascii="Arial" w:hAnsi="Arial" w:cs="Arial"/>
                <w:color w:val="000000"/>
                <w:sz w:val="18"/>
                <w:szCs w:val="18"/>
              </w:rPr>
            </w:pPr>
            <w:r>
              <w:rPr>
                <w:rFonts w:ascii="Arial" w:hAnsi="Arial" w:cs="Arial"/>
                <w:color w:val="000000"/>
                <w:sz w:val="18"/>
                <w:szCs w:val="18"/>
              </w:rPr>
              <w:lastRenderedPageBreak/>
              <w:t> </w:t>
            </w:r>
          </w:p>
        </w:tc>
        <w:tc>
          <w:tcPr>
            <w:tcW w:w="1283" w:type="dxa"/>
            <w:tcBorders>
              <w:top w:val="nil"/>
              <w:left w:val="nil"/>
              <w:bottom w:val="single" w:sz="4" w:space="0" w:color="auto"/>
              <w:right w:val="single" w:sz="4" w:space="0" w:color="auto"/>
            </w:tcBorders>
            <w:shd w:val="clear" w:color="000000" w:fill="FFFFFF"/>
            <w:noWrap/>
            <w:vAlign w:val="center"/>
            <w:hideMark/>
          </w:tcPr>
          <w:p w14:paraId="07CF81AF" w14:textId="77777777" w:rsidR="007E6AC9" w:rsidRDefault="007E6AC9">
            <w:pPr>
              <w:rPr>
                <w:rFonts w:ascii="Arial" w:hAnsi="Arial" w:cs="Arial"/>
                <w:b/>
                <w:bCs/>
                <w:color w:val="000000"/>
                <w:sz w:val="18"/>
                <w:szCs w:val="18"/>
              </w:rPr>
            </w:pPr>
            <w:r>
              <w:rPr>
                <w:rFonts w:ascii="Arial" w:hAnsi="Arial" w:cs="Arial"/>
                <w:b/>
                <w:bCs/>
                <w:color w:val="000000"/>
                <w:sz w:val="18"/>
                <w:szCs w:val="18"/>
              </w:rPr>
              <w:t>Female</w:t>
            </w:r>
          </w:p>
        </w:tc>
        <w:tc>
          <w:tcPr>
            <w:tcW w:w="1173" w:type="dxa"/>
            <w:tcBorders>
              <w:top w:val="nil"/>
              <w:left w:val="nil"/>
              <w:bottom w:val="single" w:sz="4" w:space="0" w:color="auto"/>
              <w:right w:val="nil"/>
            </w:tcBorders>
            <w:shd w:val="clear" w:color="000000" w:fill="FFFFFF"/>
            <w:noWrap/>
            <w:vAlign w:val="center"/>
            <w:hideMark/>
          </w:tcPr>
          <w:p w14:paraId="3EAECDDF" w14:textId="77777777" w:rsidR="007E6AC9" w:rsidRDefault="007E6AC9">
            <w:pPr>
              <w:jc w:val="center"/>
              <w:rPr>
                <w:rFonts w:ascii="Arial" w:hAnsi="Arial" w:cs="Arial"/>
                <w:color w:val="000000"/>
                <w:sz w:val="18"/>
                <w:szCs w:val="18"/>
              </w:rPr>
            </w:pPr>
            <w:r>
              <w:rPr>
                <w:rFonts w:ascii="Arial" w:hAnsi="Arial" w:cs="Arial"/>
                <w:color w:val="000000"/>
                <w:sz w:val="18"/>
                <w:szCs w:val="18"/>
              </w:rPr>
              <w:t>764</w:t>
            </w:r>
          </w:p>
        </w:tc>
        <w:tc>
          <w:tcPr>
            <w:tcW w:w="1600" w:type="dxa"/>
            <w:tcBorders>
              <w:top w:val="nil"/>
              <w:left w:val="nil"/>
              <w:bottom w:val="single" w:sz="4" w:space="0" w:color="auto"/>
              <w:right w:val="single" w:sz="4" w:space="0" w:color="auto"/>
            </w:tcBorders>
            <w:shd w:val="clear" w:color="000000" w:fill="FFFFFF"/>
            <w:noWrap/>
            <w:vAlign w:val="center"/>
            <w:hideMark/>
          </w:tcPr>
          <w:p w14:paraId="531CBFCC" w14:textId="77777777" w:rsidR="007E6AC9" w:rsidRDefault="007E6AC9">
            <w:pPr>
              <w:jc w:val="center"/>
              <w:rPr>
                <w:rFonts w:ascii="Arial" w:hAnsi="Arial" w:cs="Arial"/>
                <w:color w:val="000000"/>
                <w:sz w:val="18"/>
                <w:szCs w:val="18"/>
              </w:rPr>
            </w:pPr>
            <w:r>
              <w:rPr>
                <w:rFonts w:ascii="Arial" w:hAnsi="Arial" w:cs="Arial"/>
                <w:color w:val="000000"/>
                <w:sz w:val="18"/>
                <w:szCs w:val="18"/>
              </w:rPr>
              <w:t>406 (289 - 527)</w:t>
            </w:r>
          </w:p>
        </w:tc>
        <w:tc>
          <w:tcPr>
            <w:tcW w:w="1173" w:type="dxa"/>
            <w:tcBorders>
              <w:top w:val="nil"/>
              <w:left w:val="nil"/>
              <w:bottom w:val="single" w:sz="4" w:space="0" w:color="auto"/>
              <w:right w:val="nil"/>
            </w:tcBorders>
            <w:shd w:val="clear" w:color="000000" w:fill="FFFFFF"/>
            <w:noWrap/>
            <w:vAlign w:val="center"/>
            <w:hideMark/>
          </w:tcPr>
          <w:p w14:paraId="10F6E282" w14:textId="77777777" w:rsidR="007E6AC9" w:rsidRDefault="007E6AC9">
            <w:pPr>
              <w:jc w:val="center"/>
              <w:rPr>
                <w:rFonts w:ascii="Arial" w:hAnsi="Arial" w:cs="Arial"/>
                <w:color w:val="000000"/>
                <w:sz w:val="18"/>
                <w:szCs w:val="18"/>
              </w:rPr>
            </w:pPr>
            <w:r>
              <w:rPr>
                <w:rFonts w:ascii="Arial" w:hAnsi="Arial" w:cs="Arial"/>
                <w:color w:val="000000"/>
                <w:sz w:val="18"/>
                <w:szCs w:val="18"/>
              </w:rPr>
              <w:t>402</w:t>
            </w:r>
          </w:p>
        </w:tc>
        <w:tc>
          <w:tcPr>
            <w:tcW w:w="1173" w:type="dxa"/>
            <w:tcBorders>
              <w:top w:val="nil"/>
              <w:left w:val="nil"/>
              <w:bottom w:val="single" w:sz="4" w:space="0" w:color="auto"/>
              <w:right w:val="nil"/>
            </w:tcBorders>
            <w:shd w:val="clear" w:color="000000" w:fill="FFFFFF"/>
            <w:noWrap/>
            <w:vAlign w:val="center"/>
            <w:hideMark/>
          </w:tcPr>
          <w:p w14:paraId="6A5C5031" w14:textId="77777777" w:rsidR="007E6AC9" w:rsidRDefault="007E6AC9">
            <w:pPr>
              <w:jc w:val="center"/>
              <w:rPr>
                <w:rFonts w:ascii="Arial" w:hAnsi="Arial" w:cs="Arial"/>
                <w:color w:val="000000"/>
                <w:sz w:val="18"/>
                <w:szCs w:val="18"/>
              </w:rPr>
            </w:pPr>
            <w:r>
              <w:rPr>
                <w:rFonts w:ascii="Arial" w:hAnsi="Arial" w:cs="Arial"/>
                <w:color w:val="000000"/>
                <w:sz w:val="18"/>
                <w:szCs w:val="18"/>
              </w:rPr>
              <w:t>52.6</w:t>
            </w:r>
          </w:p>
        </w:tc>
        <w:tc>
          <w:tcPr>
            <w:tcW w:w="1600" w:type="dxa"/>
            <w:tcBorders>
              <w:top w:val="nil"/>
              <w:left w:val="nil"/>
              <w:bottom w:val="single" w:sz="4" w:space="0" w:color="auto"/>
              <w:right w:val="single" w:sz="4" w:space="0" w:color="auto"/>
            </w:tcBorders>
            <w:shd w:val="clear" w:color="000000" w:fill="FFFFFF"/>
            <w:noWrap/>
            <w:vAlign w:val="center"/>
            <w:hideMark/>
          </w:tcPr>
          <w:p w14:paraId="727D6621" w14:textId="77777777" w:rsidR="007E6AC9" w:rsidRDefault="007E6AC9">
            <w:pPr>
              <w:jc w:val="center"/>
              <w:rPr>
                <w:rFonts w:ascii="Arial" w:hAnsi="Arial" w:cs="Arial"/>
                <w:color w:val="000000"/>
                <w:sz w:val="18"/>
                <w:szCs w:val="18"/>
              </w:rPr>
            </w:pPr>
            <w:r>
              <w:rPr>
                <w:rFonts w:ascii="Arial" w:hAnsi="Arial" w:cs="Arial"/>
                <w:color w:val="000000"/>
                <w:sz w:val="18"/>
                <w:szCs w:val="18"/>
              </w:rPr>
              <w:t>444 (366 - 517)</w:t>
            </w:r>
          </w:p>
        </w:tc>
        <w:tc>
          <w:tcPr>
            <w:tcW w:w="1173" w:type="dxa"/>
            <w:tcBorders>
              <w:top w:val="nil"/>
              <w:left w:val="nil"/>
              <w:bottom w:val="single" w:sz="4" w:space="0" w:color="auto"/>
              <w:right w:val="nil"/>
            </w:tcBorders>
            <w:shd w:val="clear" w:color="000000" w:fill="FFFFFF"/>
            <w:noWrap/>
            <w:vAlign w:val="center"/>
            <w:hideMark/>
          </w:tcPr>
          <w:p w14:paraId="4FC3E345" w14:textId="77777777" w:rsidR="007E6AC9" w:rsidRDefault="007E6AC9">
            <w:pPr>
              <w:jc w:val="center"/>
              <w:rPr>
                <w:rFonts w:ascii="Arial" w:hAnsi="Arial" w:cs="Arial"/>
                <w:color w:val="000000"/>
                <w:sz w:val="18"/>
                <w:szCs w:val="18"/>
              </w:rPr>
            </w:pPr>
            <w:r>
              <w:rPr>
                <w:rFonts w:ascii="Arial" w:hAnsi="Arial" w:cs="Arial"/>
                <w:color w:val="000000"/>
                <w:sz w:val="18"/>
                <w:szCs w:val="18"/>
              </w:rPr>
              <w:t>281</w:t>
            </w:r>
          </w:p>
        </w:tc>
        <w:tc>
          <w:tcPr>
            <w:tcW w:w="1173" w:type="dxa"/>
            <w:tcBorders>
              <w:top w:val="nil"/>
              <w:left w:val="nil"/>
              <w:bottom w:val="single" w:sz="4" w:space="0" w:color="auto"/>
              <w:right w:val="single" w:sz="4" w:space="0" w:color="auto"/>
            </w:tcBorders>
            <w:shd w:val="clear" w:color="000000" w:fill="FFFFFF"/>
            <w:noWrap/>
            <w:vAlign w:val="center"/>
            <w:hideMark/>
          </w:tcPr>
          <w:p w14:paraId="28F29B78" w14:textId="77777777" w:rsidR="007E6AC9" w:rsidRDefault="007E6AC9">
            <w:pPr>
              <w:jc w:val="center"/>
              <w:rPr>
                <w:rFonts w:ascii="Arial" w:hAnsi="Arial" w:cs="Arial"/>
                <w:color w:val="000000"/>
                <w:sz w:val="18"/>
                <w:szCs w:val="18"/>
              </w:rPr>
            </w:pPr>
            <w:r>
              <w:rPr>
                <w:rFonts w:ascii="Arial" w:hAnsi="Arial" w:cs="Arial"/>
                <w:color w:val="000000"/>
                <w:sz w:val="18"/>
                <w:szCs w:val="18"/>
              </w:rPr>
              <w:t>69.9</w:t>
            </w:r>
          </w:p>
        </w:tc>
      </w:tr>
      <w:tr w:rsidR="007E6AC9" w14:paraId="14B4F3CD" w14:textId="77777777" w:rsidTr="007E6AC9">
        <w:trPr>
          <w:trHeight w:val="144"/>
        </w:trPr>
        <w:tc>
          <w:tcPr>
            <w:tcW w:w="10347" w:type="dxa"/>
            <w:gridSpan w:val="8"/>
            <w:tcBorders>
              <w:top w:val="nil"/>
              <w:left w:val="nil"/>
              <w:bottom w:val="nil"/>
              <w:right w:val="nil"/>
            </w:tcBorders>
            <w:shd w:val="clear" w:color="000000" w:fill="FFFFFF"/>
            <w:noWrap/>
            <w:vAlign w:val="center"/>
            <w:hideMark/>
          </w:tcPr>
          <w:p w14:paraId="6EC0002D" w14:textId="46097010" w:rsidR="007E6AC9" w:rsidRDefault="007E6AC9">
            <w:pPr>
              <w:rPr>
                <w:color w:val="000000"/>
              </w:rPr>
            </w:pPr>
            <w:del w:id="63" w:author="Brian Kesner" w:date="2020-01-16T13:18:00Z">
              <w:r w:rsidDel="008122EF">
                <w:rPr>
                  <w:color w:val="000000"/>
                </w:rPr>
                <w:delText>*</w:delText>
              </w:r>
            </w:del>
            <w:r>
              <w:rPr>
                <w:color w:val="000000"/>
              </w:rPr>
              <w:t xml:space="preserve"> </w:t>
            </w:r>
            <w:del w:id="64" w:author="Brian Kesner" w:date="2020-01-16T13:18:00Z">
              <w:r w:rsidDel="008122EF">
                <w:rPr>
                  <w:color w:val="000000"/>
                </w:rPr>
                <w:delText>The berm in AJ was compromised in June and most RASU escaped from the backwater.</w:delText>
              </w:r>
            </w:del>
          </w:p>
        </w:tc>
        <w:tc>
          <w:tcPr>
            <w:tcW w:w="1173" w:type="dxa"/>
            <w:tcBorders>
              <w:top w:val="nil"/>
              <w:left w:val="nil"/>
              <w:bottom w:val="nil"/>
              <w:right w:val="nil"/>
            </w:tcBorders>
            <w:shd w:val="clear" w:color="000000" w:fill="FFFFFF"/>
            <w:noWrap/>
            <w:vAlign w:val="bottom"/>
            <w:hideMark/>
          </w:tcPr>
          <w:p w14:paraId="56D3C18C" w14:textId="77777777" w:rsidR="007E6AC9" w:rsidRDefault="007E6AC9">
            <w:pPr>
              <w:rPr>
                <w:rFonts w:ascii="Calibri" w:hAnsi="Calibri" w:cs="Calibri"/>
                <w:color w:val="000000"/>
                <w:sz w:val="22"/>
                <w:szCs w:val="22"/>
              </w:rPr>
            </w:pPr>
            <w:r>
              <w:rPr>
                <w:rFonts w:ascii="Calibri" w:hAnsi="Calibri" w:cs="Calibri"/>
                <w:color w:val="000000"/>
                <w:sz w:val="22"/>
                <w:szCs w:val="22"/>
              </w:rPr>
              <w:t> </w:t>
            </w:r>
          </w:p>
        </w:tc>
      </w:tr>
    </w:tbl>
    <w:p w14:paraId="6C17329B" w14:textId="77777777" w:rsidR="00657DA9" w:rsidRDefault="00657DA9" w:rsidP="00657DA9">
      <w:pPr>
        <w:rPr>
          <w:color w:val="000000"/>
        </w:rPr>
      </w:pPr>
      <w:r>
        <w:rPr>
          <w:color w:val="000000"/>
        </w:rPr>
        <w:br w:type="page"/>
      </w:r>
    </w:p>
    <w:p w14:paraId="5C8CDDE2" w14:textId="0B8F40B4" w:rsidR="00202EE3" w:rsidRDefault="00202EE3" w:rsidP="00202EE3">
      <w:pPr>
        <w:pStyle w:val="Table-heading"/>
      </w:pPr>
      <w:bookmarkStart w:id="65" w:name="_Toc29994284"/>
      <w:r>
        <w:lastRenderedPageBreak/>
        <w:t xml:space="preserve">Table </w:t>
      </w:r>
      <w:r w:rsidR="00B94D3F">
        <w:fldChar w:fldCharType="begin"/>
      </w:r>
      <w:r w:rsidR="00B94D3F">
        <w:instrText xml:space="preserve"> SEQ Table \* ARABIC </w:instrText>
      </w:r>
      <w:r w:rsidR="00B94D3F">
        <w:fldChar w:fldCharType="separate"/>
      </w:r>
      <w:r w:rsidR="00D7436F">
        <w:rPr>
          <w:noProof/>
        </w:rPr>
        <w:t>10</w:t>
      </w:r>
      <w:r w:rsidR="00B94D3F">
        <w:rPr>
          <w:noProof/>
        </w:rPr>
        <w:fldChar w:fldCharType="end"/>
      </w:r>
      <w:r w:rsidRPr="00CB49BD">
        <w:t>.</w:t>
      </w:r>
      <w:r>
        <w:t>—</w:t>
      </w:r>
      <w:r w:rsidRPr="00CB49BD">
        <w:t>Stocking, harvest, and PIT scanning results for DAN from 2010 through 2018.</w:t>
      </w:r>
      <w:bookmarkEnd w:id="65"/>
    </w:p>
    <w:tbl>
      <w:tblPr>
        <w:tblW w:w="11560" w:type="dxa"/>
        <w:tblInd w:w="-5" w:type="dxa"/>
        <w:tblLook w:val="04A0" w:firstRow="1" w:lastRow="0" w:firstColumn="1" w:lastColumn="0" w:noHBand="0" w:noVBand="1"/>
      </w:tblPr>
      <w:tblGrid>
        <w:gridCol w:w="1157"/>
        <w:gridCol w:w="1157"/>
        <w:gridCol w:w="1158"/>
        <w:gridCol w:w="1728"/>
        <w:gridCol w:w="1158"/>
        <w:gridCol w:w="1158"/>
        <w:gridCol w:w="1728"/>
        <w:gridCol w:w="1158"/>
        <w:gridCol w:w="1158"/>
      </w:tblGrid>
      <w:tr w:rsidR="00202EE3" w14:paraId="2C85FC43" w14:textId="77777777" w:rsidTr="00202EE3">
        <w:trPr>
          <w:trHeight w:val="295"/>
        </w:trPr>
        <w:tc>
          <w:tcPr>
            <w:tcW w:w="1157" w:type="dxa"/>
            <w:tcBorders>
              <w:top w:val="single" w:sz="4" w:space="0" w:color="auto"/>
              <w:left w:val="single" w:sz="4" w:space="0" w:color="auto"/>
              <w:bottom w:val="nil"/>
              <w:right w:val="nil"/>
            </w:tcBorders>
            <w:shd w:val="clear" w:color="000000" w:fill="D9D9D9"/>
            <w:noWrap/>
            <w:vAlign w:val="center"/>
            <w:hideMark/>
          </w:tcPr>
          <w:p w14:paraId="068ED3CE" w14:textId="77777777" w:rsidR="00202EE3" w:rsidRDefault="00202EE3">
            <w:pPr>
              <w:rPr>
                <w:rFonts w:ascii="Arial" w:hAnsi="Arial" w:cs="Arial"/>
                <w:b/>
                <w:bCs/>
                <w:color w:val="000000"/>
                <w:sz w:val="18"/>
                <w:szCs w:val="18"/>
              </w:rPr>
            </w:pPr>
            <w:r>
              <w:rPr>
                <w:rFonts w:ascii="Arial" w:hAnsi="Arial" w:cs="Arial"/>
                <w:b/>
                <w:bCs/>
                <w:color w:val="000000"/>
                <w:sz w:val="18"/>
                <w:szCs w:val="18"/>
              </w:rPr>
              <w:t> </w:t>
            </w:r>
          </w:p>
        </w:tc>
        <w:tc>
          <w:tcPr>
            <w:tcW w:w="1157" w:type="dxa"/>
            <w:tcBorders>
              <w:top w:val="single" w:sz="4" w:space="0" w:color="auto"/>
              <w:left w:val="nil"/>
              <w:bottom w:val="nil"/>
              <w:right w:val="single" w:sz="4" w:space="0" w:color="auto"/>
            </w:tcBorders>
            <w:shd w:val="clear" w:color="000000" w:fill="D9D9D9"/>
            <w:noWrap/>
            <w:vAlign w:val="center"/>
            <w:hideMark/>
          </w:tcPr>
          <w:p w14:paraId="30603AD0" w14:textId="77777777" w:rsidR="00202EE3" w:rsidRDefault="00202EE3">
            <w:pPr>
              <w:rPr>
                <w:rFonts w:ascii="Arial" w:hAnsi="Arial" w:cs="Arial"/>
                <w:b/>
                <w:bCs/>
                <w:color w:val="000000"/>
                <w:sz w:val="18"/>
                <w:szCs w:val="18"/>
              </w:rPr>
            </w:pPr>
            <w:r>
              <w:rPr>
                <w:rFonts w:ascii="Arial" w:hAnsi="Arial" w:cs="Arial"/>
                <w:b/>
                <w:bCs/>
                <w:color w:val="000000"/>
                <w:sz w:val="18"/>
                <w:szCs w:val="18"/>
              </w:rPr>
              <w:t> </w:t>
            </w:r>
          </w:p>
        </w:tc>
        <w:tc>
          <w:tcPr>
            <w:tcW w:w="2886" w:type="dxa"/>
            <w:gridSpan w:val="2"/>
            <w:tcBorders>
              <w:top w:val="single" w:sz="4" w:space="0" w:color="auto"/>
              <w:left w:val="nil"/>
              <w:bottom w:val="nil"/>
              <w:right w:val="single" w:sz="4" w:space="0" w:color="000000"/>
            </w:tcBorders>
            <w:shd w:val="clear" w:color="000000" w:fill="D9D9D9"/>
            <w:noWrap/>
            <w:vAlign w:val="center"/>
            <w:hideMark/>
          </w:tcPr>
          <w:p w14:paraId="76BD0125" w14:textId="77777777" w:rsidR="00202EE3" w:rsidRDefault="00202EE3">
            <w:pPr>
              <w:jc w:val="center"/>
              <w:rPr>
                <w:rFonts w:ascii="Arial" w:hAnsi="Arial" w:cs="Arial"/>
                <w:b/>
                <w:bCs/>
                <w:color w:val="000000"/>
                <w:sz w:val="18"/>
                <w:szCs w:val="18"/>
              </w:rPr>
            </w:pPr>
            <w:r>
              <w:rPr>
                <w:rFonts w:ascii="Arial" w:hAnsi="Arial" w:cs="Arial"/>
                <w:b/>
                <w:bCs/>
                <w:color w:val="000000"/>
                <w:sz w:val="18"/>
                <w:szCs w:val="18"/>
              </w:rPr>
              <w:t>Stocking</w:t>
            </w:r>
          </w:p>
        </w:tc>
        <w:tc>
          <w:tcPr>
            <w:tcW w:w="4044" w:type="dxa"/>
            <w:gridSpan w:val="3"/>
            <w:tcBorders>
              <w:top w:val="single" w:sz="4" w:space="0" w:color="auto"/>
              <w:left w:val="nil"/>
              <w:bottom w:val="nil"/>
              <w:right w:val="single" w:sz="4" w:space="0" w:color="000000"/>
            </w:tcBorders>
            <w:shd w:val="clear" w:color="000000" w:fill="D9D9D9"/>
            <w:noWrap/>
            <w:vAlign w:val="center"/>
            <w:hideMark/>
          </w:tcPr>
          <w:p w14:paraId="4BE1E280" w14:textId="77777777" w:rsidR="00202EE3" w:rsidRDefault="00202EE3">
            <w:pPr>
              <w:jc w:val="center"/>
              <w:rPr>
                <w:rFonts w:ascii="Arial" w:hAnsi="Arial" w:cs="Arial"/>
                <w:b/>
                <w:bCs/>
                <w:color w:val="000000"/>
                <w:sz w:val="18"/>
                <w:szCs w:val="18"/>
              </w:rPr>
            </w:pPr>
            <w:r>
              <w:rPr>
                <w:rFonts w:ascii="Arial" w:hAnsi="Arial" w:cs="Arial"/>
                <w:b/>
                <w:bCs/>
                <w:color w:val="000000"/>
                <w:sz w:val="18"/>
                <w:szCs w:val="18"/>
              </w:rPr>
              <w:t>Harvest</w:t>
            </w:r>
          </w:p>
        </w:tc>
        <w:tc>
          <w:tcPr>
            <w:tcW w:w="2316" w:type="dxa"/>
            <w:gridSpan w:val="2"/>
            <w:tcBorders>
              <w:top w:val="single" w:sz="4" w:space="0" w:color="auto"/>
              <w:left w:val="nil"/>
              <w:bottom w:val="nil"/>
              <w:right w:val="single" w:sz="4" w:space="0" w:color="000000"/>
            </w:tcBorders>
            <w:shd w:val="clear" w:color="000000" w:fill="D9D9D9"/>
            <w:noWrap/>
            <w:vAlign w:val="center"/>
            <w:hideMark/>
          </w:tcPr>
          <w:p w14:paraId="33BB1E4B" w14:textId="77E743BE" w:rsidR="00202EE3" w:rsidRDefault="00202EE3">
            <w:pPr>
              <w:jc w:val="center"/>
              <w:rPr>
                <w:rFonts w:ascii="Arial" w:hAnsi="Arial" w:cs="Arial"/>
                <w:b/>
                <w:bCs/>
                <w:color w:val="000000"/>
                <w:sz w:val="18"/>
                <w:szCs w:val="18"/>
              </w:rPr>
            </w:pPr>
            <w:del w:id="66" w:author="Kurtis Shollenberger" w:date="2020-01-16T14:07:00Z">
              <w:r w:rsidDel="00B978D7">
                <w:rPr>
                  <w:rFonts w:ascii="Arial" w:hAnsi="Arial" w:cs="Arial"/>
                  <w:b/>
                  <w:bCs/>
                  <w:color w:val="000000"/>
                  <w:sz w:val="18"/>
                  <w:szCs w:val="18"/>
                </w:rPr>
                <w:delText>PIT Scanning</w:delText>
              </w:r>
            </w:del>
            <w:ins w:id="67" w:author="Kurtis Shollenberger" w:date="2020-01-16T14:07:00Z">
              <w:r w:rsidR="00B978D7">
                <w:rPr>
                  <w:rFonts w:ascii="Arial" w:hAnsi="Arial" w:cs="Arial"/>
                  <w:b/>
                  <w:bCs/>
                  <w:color w:val="000000"/>
                  <w:sz w:val="18"/>
                  <w:szCs w:val="18"/>
                </w:rPr>
                <w:t>Scanned &amp; Harvested</w:t>
              </w:r>
            </w:ins>
          </w:p>
        </w:tc>
      </w:tr>
      <w:tr w:rsidR="00202EE3" w14:paraId="2547C833" w14:textId="77777777" w:rsidTr="00202EE3">
        <w:trPr>
          <w:trHeight w:val="295"/>
        </w:trPr>
        <w:tc>
          <w:tcPr>
            <w:tcW w:w="1157" w:type="dxa"/>
            <w:tcBorders>
              <w:top w:val="nil"/>
              <w:left w:val="single" w:sz="4" w:space="0" w:color="auto"/>
              <w:bottom w:val="single" w:sz="4" w:space="0" w:color="auto"/>
              <w:right w:val="nil"/>
            </w:tcBorders>
            <w:shd w:val="clear" w:color="000000" w:fill="D9D9D9"/>
            <w:noWrap/>
            <w:vAlign w:val="center"/>
            <w:hideMark/>
          </w:tcPr>
          <w:p w14:paraId="2B2B6817" w14:textId="77777777" w:rsidR="00202EE3" w:rsidRDefault="00202EE3">
            <w:pPr>
              <w:rPr>
                <w:rFonts w:ascii="Arial" w:hAnsi="Arial" w:cs="Arial"/>
                <w:b/>
                <w:bCs/>
                <w:color w:val="000000"/>
                <w:sz w:val="18"/>
                <w:szCs w:val="18"/>
              </w:rPr>
            </w:pPr>
            <w:r>
              <w:rPr>
                <w:rFonts w:ascii="Arial" w:hAnsi="Arial" w:cs="Arial"/>
                <w:b/>
                <w:bCs/>
                <w:color w:val="000000"/>
                <w:sz w:val="18"/>
                <w:szCs w:val="18"/>
              </w:rPr>
              <w:t>Year</w:t>
            </w:r>
          </w:p>
        </w:tc>
        <w:tc>
          <w:tcPr>
            <w:tcW w:w="1157" w:type="dxa"/>
            <w:tcBorders>
              <w:top w:val="nil"/>
              <w:left w:val="nil"/>
              <w:bottom w:val="single" w:sz="4" w:space="0" w:color="auto"/>
              <w:right w:val="single" w:sz="4" w:space="0" w:color="auto"/>
            </w:tcBorders>
            <w:shd w:val="clear" w:color="000000" w:fill="D9D9D9"/>
            <w:noWrap/>
            <w:vAlign w:val="center"/>
            <w:hideMark/>
          </w:tcPr>
          <w:p w14:paraId="3B44F45A" w14:textId="77777777" w:rsidR="00202EE3" w:rsidRDefault="00202EE3">
            <w:pPr>
              <w:rPr>
                <w:rFonts w:ascii="Arial" w:hAnsi="Arial" w:cs="Arial"/>
                <w:b/>
                <w:bCs/>
                <w:color w:val="000000"/>
                <w:sz w:val="18"/>
                <w:szCs w:val="18"/>
              </w:rPr>
            </w:pPr>
            <w:r>
              <w:rPr>
                <w:rFonts w:ascii="Arial" w:hAnsi="Arial" w:cs="Arial"/>
                <w:b/>
                <w:bCs/>
                <w:color w:val="000000"/>
                <w:sz w:val="18"/>
                <w:szCs w:val="18"/>
              </w:rPr>
              <w:t>Sex</w:t>
            </w:r>
          </w:p>
        </w:tc>
        <w:tc>
          <w:tcPr>
            <w:tcW w:w="1158" w:type="dxa"/>
            <w:tcBorders>
              <w:top w:val="nil"/>
              <w:left w:val="nil"/>
              <w:bottom w:val="single" w:sz="4" w:space="0" w:color="auto"/>
              <w:right w:val="nil"/>
            </w:tcBorders>
            <w:shd w:val="clear" w:color="000000" w:fill="D9D9D9"/>
            <w:noWrap/>
            <w:vAlign w:val="center"/>
            <w:hideMark/>
          </w:tcPr>
          <w:p w14:paraId="5F5EEACC" w14:textId="77777777" w:rsidR="00202EE3" w:rsidRDefault="00202EE3">
            <w:pPr>
              <w:jc w:val="center"/>
              <w:rPr>
                <w:rFonts w:ascii="Arial" w:hAnsi="Arial" w:cs="Arial"/>
                <w:b/>
                <w:bCs/>
                <w:color w:val="000000"/>
                <w:sz w:val="18"/>
                <w:szCs w:val="18"/>
              </w:rPr>
            </w:pPr>
            <w:r>
              <w:rPr>
                <w:rFonts w:ascii="Arial" w:hAnsi="Arial" w:cs="Arial"/>
                <w:b/>
                <w:bCs/>
                <w:color w:val="000000"/>
                <w:sz w:val="18"/>
                <w:szCs w:val="18"/>
              </w:rPr>
              <w:t>Number</w:t>
            </w:r>
          </w:p>
        </w:tc>
        <w:tc>
          <w:tcPr>
            <w:tcW w:w="1728" w:type="dxa"/>
            <w:tcBorders>
              <w:top w:val="nil"/>
              <w:left w:val="nil"/>
              <w:bottom w:val="single" w:sz="4" w:space="0" w:color="auto"/>
              <w:right w:val="single" w:sz="4" w:space="0" w:color="auto"/>
            </w:tcBorders>
            <w:shd w:val="clear" w:color="000000" w:fill="D9D9D9"/>
            <w:noWrap/>
            <w:vAlign w:val="center"/>
            <w:hideMark/>
          </w:tcPr>
          <w:p w14:paraId="57628699" w14:textId="77777777" w:rsidR="00202EE3" w:rsidRDefault="00202EE3">
            <w:pPr>
              <w:jc w:val="center"/>
              <w:rPr>
                <w:rFonts w:ascii="Arial" w:hAnsi="Arial" w:cs="Arial"/>
                <w:b/>
                <w:bCs/>
                <w:color w:val="000000"/>
                <w:sz w:val="18"/>
                <w:szCs w:val="18"/>
              </w:rPr>
            </w:pPr>
            <w:r>
              <w:rPr>
                <w:rFonts w:ascii="Arial" w:hAnsi="Arial" w:cs="Arial"/>
                <w:b/>
                <w:bCs/>
                <w:color w:val="000000"/>
                <w:sz w:val="18"/>
                <w:szCs w:val="18"/>
              </w:rPr>
              <w:t>Mean TL (range)</w:t>
            </w:r>
          </w:p>
        </w:tc>
        <w:tc>
          <w:tcPr>
            <w:tcW w:w="1158" w:type="dxa"/>
            <w:tcBorders>
              <w:top w:val="nil"/>
              <w:left w:val="nil"/>
              <w:bottom w:val="single" w:sz="4" w:space="0" w:color="auto"/>
              <w:right w:val="nil"/>
            </w:tcBorders>
            <w:shd w:val="clear" w:color="000000" w:fill="D9D9D9"/>
            <w:noWrap/>
            <w:vAlign w:val="center"/>
            <w:hideMark/>
          </w:tcPr>
          <w:p w14:paraId="79D28A66" w14:textId="77777777" w:rsidR="00202EE3" w:rsidRDefault="00202EE3">
            <w:pPr>
              <w:jc w:val="center"/>
              <w:rPr>
                <w:rFonts w:ascii="Arial" w:hAnsi="Arial" w:cs="Arial"/>
                <w:b/>
                <w:bCs/>
                <w:color w:val="000000"/>
                <w:sz w:val="18"/>
                <w:szCs w:val="18"/>
              </w:rPr>
            </w:pPr>
            <w:r>
              <w:rPr>
                <w:rFonts w:ascii="Arial" w:hAnsi="Arial" w:cs="Arial"/>
                <w:b/>
                <w:bCs/>
                <w:color w:val="000000"/>
                <w:sz w:val="18"/>
                <w:szCs w:val="18"/>
              </w:rPr>
              <w:t>Number</w:t>
            </w:r>
          </w:p>
        </w:tc>
        <w:tc>
          <w:tcPr>
            <w:tcW w:w="1158" w:type="dxa"/>
            <w:tcBorders>
              <w:top w:val="nil"/>
              <w:left w:val="nil"/>
              <w:bottom w:val="single" w:sz="4" w:space="0" w:color="auto"/>
              <w:right w:val="nil"/>
            </w:tcBorders>
            <w:shd w:val="clear" w:color="000000" w:fill="D9D9D9"/>
            <w:noWrap/>
            <w:vAlign w:val="center"/>
            <w:hideMark/>
          </w:tcPr>
          <w:p w14:paraId="1D145DB3" w14:textId="77777777" w:rsidR="00202EE3" w:rsidRDefault="00202EE3">
            <w:pPr>
              <w:jc w:val="center"/>
              <w:rPr>
                <w:rFonts w:ascii="Arial" w:hAnsi="Arial" w:cs="Arial"/>
                <w:b/>
                <w:bCs/>
                <w:color w:val="000000"/>
                <w:sz w:val="18"/>
                <w:szCs w:val="18"/>
              </w:rPr>
            </w:pPr>
            <w:r>
              <w:rPr>
                <w:rFonts w:ascii="Arial" w:hAnsi="Arial" w:cs="Arial"/>
                <w:b/>
                <w:bCs/>
                <w:color w:val="000000"/>
                <w:sz w:val="18"/>
                <w:szCs w:val="18"/>
              </w:rPr>
              <w:t>Percent</w:t>
            </w:r>
          </w:p>
        </w:tc>
        <w:tc>
          <w:tcPr>
            <w:tcW w:w="1728" w:type="dxa"/>
            <w:tcBorders>
              <w:top w:val="nil"/>
              <w:left w:val="nil"/>
              <w:bottom w:val="single" w:sz="4" w:space="0" w:color="auto"/>
              <w:right w:val="single" w:sz="4" w:space="0" w:color="auto"/>
            </w:tcBorders>
            <w:shd w:val="clear" w:color="000000" w:fill="D9D9D9"/>
            <w:noWrap/>
            <w:vAlign w:val="center"/>
            <w:hideMark/>
          </w:tcPr>
          <w:p w14:paraId="315B4C35" w14:textId="77777777" w:rsidR="00202EE3" w:rsidRDefault="00202EE3">
            <w:pPr>
              <w:jc w:val="center"/>
              <w:rPr>
                <w:rFonts w:ascii="Arial" w:hAnsi="Arial" w:cs="Arial"/>
                <w:b/>
                <w:bCs/>
                <w:color w:val="000000"/>
                <w:sz w:val="18"/>
                <w:szCs w:val="18"/>
              </w:rPr>
            </w:pPr>
            <w:r>
              <w:rPr>
                <w:rFonts w:ascii="Arial" w:hAnsi="Arial" w:cs="Arial"/>
                <w:b/>
                <w:bCs/>
                <w:color w:val="000000"/>
                <w:sz w:val="18"/>
                <w:szCs w:val="18"/>
              </w:rPr>
              <w:t>Mean TL (range)</w:t>
            </w:r>
          </w:p>
        </w:tc>
        <w:tc>
          <w:tcPr>
            <w:tcW w:w="1158" w:type="dxa"/>
            <w:tcBorders>
              <w:top w:val="nil"/>
              <w:left w:val="nil"/>
              <w:bottom w:val="single" w:sz="4" w:space="0" w:color="auto"/>
              <w:right w:val="nil"/>
            </w:tcBorders>
            <w:shd w:val="clear" w:color="000000" w:fill="D9D9D9"/>
            <w:noWrap/>
            <w:vAlign w:val="center"/>
            <w:hideMark/>
          </w:tcPr>
          <w:p w14:paraId="16875F3A" w14:textId="77777777" w:rsidR="00202EE3" w:rsidRDefault="00202EE3">
            <w:pPr>
              <w:jc w:val="center"/>
              <w:rPr>
                <w:rFonts w:ascii="Arial" w:hAnsi="Arial" w:cs="Arial"/>
                <w:b/>
                <w:bCs/>
                <w:color w:val="000000"/>
                <w:sz w:val="18"/>
                <w:szCs w:val="18"/>
              </w:rPr>
            </w:pPr>
            <w:r>
              <w:rPr>
                <w:rFonts w:ascii="Arial" w:hAnsi="Arial" w:cs="Arial"/>
                <w:b/>
                <w:bCs/>
                <w:color w:val="000000"/>
                <w:sz w:val="18"/>
                <w:szCs w:val="18"/>
              </w:rPr>
              <w:t>Number</w:t>
            </w:r>
          </w:p>
        </w:tc>
        <w:tc>
          <w:tcPr>
            <w:tcW w:w="1158" w:type="dxa"/>
            <w:tcBorders>
              <w:top w:val="nil"/>
              <w:left w:val="nil"/>
              <w:bottom w:val="single" w:sz="4" w:space="0" w:color="auto"/>
              <w:right w:val="single" w:sz="4" w:space="0" w:color="auto"/>
            </w:tcBorders>
            <w:shd w:val="clear" w:color="000000" w:fill="D9D9D9"/>
            <w:noWrap/>
            <w:vAlign w:val="center"/>
            <w:hideMark/>
          </w:tcPr>
          <w:p w14:paraId="625D02F8" w14:textId="77777777" w:rsidR="00202EE3" w:rsidRDefault="00202EE3">
            <w:pPr>
              <w:jc w:val="center"/>
              <w:rPr>
                <w:rFonts w:ascii="Arial" w:hAnsi="Arial" w:cs="Arial"/>
                <w:b/>
                <w:bCs/>
                <w:color w:val="000000"/>
                <w:sz w:val="18"/>
                <w:szCs w:val="18"/>
              </w:rPr>
            </w:pPr>
            <w:r>
              <w:rPr>
                <w:rFonts w:ascii="Arial" w:hAnsi="Arial" w:cs="Arial"/>
                <w:b/>
                <w:bCs/>
                <w:color w:val="000000"/>
                <w:sz w:val="18"/>
                <w:szCs w:val="18"/>
              </w:rPr>
              <w:t>Percent</w:t>
            </w:r>
          </w:p>
        </w:tc>
      </w:tr>
      <w:tr w:rsidR="00202EE3" w14:paraId="54D450CE" w14:textId="77777777" w:rsidTr="00202EE3">
        <w:trPr>
          <w:trHeight w:val="295"/>
        </w:trPr>
        <w:tc>
          <w:tcPr>
            <w:tcW w:w="1157" w:type="dxa"/>
            <w:tcBorders>
              <w:top w:val="nil"/>
              <w:left w:val="single" w:sz="4" w:space="0" w:color="auto"/>
              <w:bottom w:val="nil"/>
              <w:right w:val="nil"/>
            </w:tcBorders>
            <w:shd w:val="clear" w:color="000000" w:fill="FFFFFF"/>
            <w:noWrap/>
            <w:vAlign w:val="center"/>
            <w:hideMark/>
          </w:tcPr>
          <w:p w14:paraId="4DD819C7" w14:textId="77777777" w:rsidR="00202EE3" w:rsidRDefault="00202EE3">
            <w:pPr>
              <w:rPr>
                <w:rFonts w:ascii="Arial" w:hAnsi="Arial" w:cs="Arial"/>
                <w:b/>
                <w:bCs/>
                <w:color w:val="000000"/>
                <w:sz w:val="18"/>
                <w:szCs w:val="18"/>
              </w:rPr>
            </w:pPr>
            <w:r>
              <w:rPr>
                <w:rFonts w:ascii="Arial" w:hAnsi="Arial" w:cs="Arial"/>
                <w:b/>
                <w:bCs/>
                <w:color w:val="000000"/>
                <w:sz w:val="18"/>
                <w:szCs w:val="18"/>
              </w:rPr>
              <w:t>2010</w:t>
            </w:r>
          </w:p>
        </w:tc>
        <w:tc>
          <w:tcPr>
            <w:tcW w:w="1157" w:type="dxa"/>
            <w:tcBorders>
              <w:top w:val="nil"/>
              <w:left w:val="nil"/>
              <w:bottom w:val="nil"/>
              <w:right w:val="single" w:sz="4" w:space="0" w:color="auto"/>
            </w:tcBorders>
            <w:shd w:val="clear" w:color="000000" w:fill="FFFFFF"/>
            <w:noWrap/>
            <w:vAlign w:val="center"/>
            <w:hideMark/>
          </w:tcPr>
          <w:p w14:paraId="7661CB8B" w14:textId="77777777" w:rsidR="00202EE3" w:rsidRDefault="00202EE3">
            <w:pPr>
              <w:rPr>
                <w:rFonts w:ascii="Arial" w:hAnsi="Arial" w:cs="Arial"/>
                <w:b/>
                <w:bCs/>
                <w:color w:val="000000"/>
                <w:sz w:val="18"/>
                <w:szCs w:val="18"/>
              </w:rPr>
            </w:pPr>
            <w:r>
              <w:rPr>
                <w:rFonts w:ascii="Arial" w:hAnsi="Arial" w:cs="Arial"/>
                <w:b/>
                <w:bCs/>
                <w:color w:val="000000"/>
                <w:sz w:val="18"/>
                <w:szCs w:val="18"/>
              </w:rPr>
              <w:t>Male</w:t>
            </w:r>
          </w:p>
        </w:tc>
        <w:tc>
          <w:tcPr>
            <w:tcW w:w="1158" w:type="dxa"/>
            <w:tcBorders>
              <w:top w:val="nil"/>
              <w:left w:val="nil"/>
              <w:bottom w:val="nil"/>
              <w:right w:val="nil"/>
            </w:tcBorders>
            <w:shd w:val="clear" w:color="000000" w:fill="FFFFFF"/>
            <w:noWrap/>
            <w:vAlign w:val="center"/>
            <w:hideMark/>
          </w:tcPr>
          <w:p w14:paraId="20CA950D" w14:textId="77777777" w:rsidR="00202EE3" w:rsidRDefault="00202EE3">
            <w:pPr>
              <w:jc w:val="center"/>
              <w:rPr>
                <w:rFonts w:ascii="Arial" w:hAnsi="Arial" w:cs="Arial"/>
                <w:color w:val="000000"/>
                <w:sz w:val="18"/>
                <w:szCs w:val="18"/>
              </w:rPr>
            </w:pPr>
            <w:r>
              <w:rPr>
                <w:rFonts w:ascii="Arial" w:hAnsi="Arial" w:cs="Arial"/>
                <w:color w:val="000000"/>
                <w:sz w:val="18"/>
                <w:szCs w:val="18"/>
              </w:rPr>
              <w:t>105</w:t>
            </w:r>
          </w:p>
        </w:tc>
        <w:tc>
          <w:tcPr>
            <w:tcW w:w="1728" w:type="dxa"/>
            <w:tcBorders>
              <w:top w:val="nil"/>
              <w:left w:val="nil"/>
              <w:bottom w:val="nil"/>
              <w:right w:val="single" w:sz="4" w:space="0" w:color="auto"/>
            </w:tcBorders>
            <w:shd w:val="clear" w:color="000000" w:fill="FFFFFF"/>
            <w:noWrap/>
            <w:vAlign w:val="center"/>
            <w:hideMark/>
          </w:tcPr>
          <w:p w14:paraId="16C4C973" w14:textId="77777777" w:rsidR="00202EE3" w:rsidRDefault="00202EE3">
            <w:pPr>
              <w:jc w:val="center"/>
              <w:rPr>
                <w:rFonts w:ascii="Arial" w:hAnsi="Arial" w:cs="Arial"/>
                <w:color w:val="000000"/>
                <w:sz w:val="18"/>
                <w:szCs w:val="18"/>
              </w:rPr>
            </w:pPr>
            <w:r>
              <w:rPr>
                <w:rFonts w:ascii="Arial" w:hAnsi="Arial" w:cs="Arial"/>
                <w:color w:val="000000"/>
                <w:sz w:val="18"/>
                <w:szCs w:val="18"/>
              </w:rPr>
              <w:t>378</w:t>
            </w:r>
          </w:p>
        </w:tc>
        <w:tc>
          <w:tcPr>
            <w:tcW w:w="1158" w:type="dxa"/>
            <w:tcBorders>
              <w:top w:val="nil"/>
              <w:left w:val="nil"/>
              <w:bottom w:val="nil"/>
              <w:right w:val="nil"/>
            </w:tcBorders>
            <w:shd w:val="clear" w:color="000000" w:fill="FFFFFF"/>
            <w:noWrap/>
            <w:vAlign w:val="center"/>
            <w:hideMark/>
          </w:tcPr>
          <w:p w14:paraId="1670FD53" w14:textId="77777777" w:rsidR="00202EE3" w:rsidRDefault="00202EE3">
            <w:pPr>
              <w:jc w:val="center"/>
              <w:rPr>
                <w:rFonts w:ascii="Arial" w:hAnsi="Arial" w:cs="Arial"/>
                <w:color w:val="000000"/>
                <w:sz w:val="18"/>
                <w:szCs w:val="18"/>
              </w:rPr>
            </w:pPr>
            <w:r>
              <w:rPr>
                <w:rFonts w:ascii="Arial" w:hAnsi="Arial" w:cs="Arial"/>
                <w:color w:val="000000"/>
                <w:sz w:val="18"/>
                <w:szCs w:val="18"/>
              </w:rPr>
              <w:t>68</w:t>
            </w:r>
          </w:p>
        </w:tc>
        <w:tc>
          <w:tcPr>
            <w:tcW w:w="1158" w:type="dxa"/>
            <w:tcBorders>
              <w:top w:val="nil"/>
              <w:left w:val="nil"/>
              <w:bottom w:val="nil"/>
              <w:right w:val="nil"/>
            </w:tcBorders>
            <w:shd w:val="clear" w:color="000000" w:fill="FFFFFF"/>
            <w:noWrap/>
            <w:vAlign w:val="center"/>
            <w:hideMark/>
          </w:tcPr>
          <w:p w14:paraId="07B303A4" w14:textId="77777777" w:rsidR="00202EE3" w:rsidRDefault="00202EE3">
            <w:pPr>
              <w:jc w:val="center"/>
              <w:rPr>
                <w:rFonts w:ascii="Arial" w:hAnsi="Arial" w:cs="Arial"/>
                <w:color w:val="000000"/>
                <w:sz w:val="18"/>
                <w:szCs w:val="18"/>
              </w:rPr>
            </w:pPr>
            <w:r>
              <w:rPr>
                <w:rFonts w:ascii="Arial" w:hAnsi="Arial" w:cs="Arial"/>
                <w:color w:val="000000"/>
                <w:sz w:val="18"/>
                <w:szCs w:val="18"/>
              </w:rPr>
              <w:t>64.8</w:t>
            </w:r>
          </w:p>
        </w:tc>
        <w:tc>
          <w:tcPr>
            <w:tcW w:w="1728" w:type="dxa"/>
            <w:tcBorders>
              <w:top w:val="nil"/>
              <w:left w:val="nil"/>
              <w:bottom w:val="nil"/>
              <w:right w:val="single" w:sz="4" w:space="0" w:color="auto"/>
            </w:tcBorders>
            <w:shd w:val="clear" w:color="000000" w:fill="FFFFFF"/>
            <w:noWrap/>
            <w:vAlign w:val="center"/>
            <w:hideMark/>
          </w:tcPr>
          <w:p w14:paraId="799F5DAD" w14:textId="77777777" w:rsidR="00202EE3" w:rsidRDefault="00202EE3">
            <w:pPr>
              <w:jc w:val="center"/>
              <w:rPr>
                <w:rFonts w:ascii="Arial" w:hAnsi="Arial" w:cs="Arial"/>
                <w:color w:val="000000"/>
                <w:sz w:val="18"/>
                <w:szCs w:val="18"/>
              </w:rPr>
            </w:pPr>
            <w:r>
              <w:rPr>
                <w:rFonts w:ascii="Arial" w:hAnsi="Arial" w:cs="Arial"/>
                <w:color w:val="000000"/>
                <w:sz w:val="18"/>
                <w:szCs w:val="18"/>
              </w:rPr>
              <w:t>432 (375 - 478)</w:t>
            </w:r>
          </w:p>
        </w:tc>
        <w:tc>
          <w:tcPr>
            <w:tcW w:w="1158" w:type="dxa"/>
            <w:tcBorders>
              <w:top w:val="nil"/>
              <w:left w:val="nil"/>
              <w:bottom w:val="nil"/>
              <w:right w:val="nil"/>
            </w:tcBorders>
            <w:shd w:val="clear" w:color="000000" w:fill="FFFFFF"/>
            <w:noWrap/>
            <w:vAlign w:val="center"/>
            <w:hideMark/>
          </w:tcPr>
          <w:p w14:paraId="71D9B167" w14:textId="77777777" w:rsidR="00202EE3" w:rsidRDefault="00202EE3">
            <w:pPr>
              <w:jc w:val="center"/>
              <w:rPr>
                <w:rFonts w:ascii="Arial" w:hAnsi="Arial" w:cs="Arial"/>
                <w:color w:val="000000"/>
                <w:sz w:val="18"/>
                <w:szCs w:val="18"/>
              </w:rPr>
            </w:pPr>
            <w:r>
              <w:rPr>
                <w:rFonts w:ascii="Arial" w:hAnsi="Arial" w:cs="Arial"/>
                <w:color w:val="000000"/>
                <w:sz w:val="18"/>
                <w:szCs w:val="18"/>
              </w:rPr>
              <w:t>68</w:t>
            </w:r>
          </w:p>
        </w:tc>
        <w:tc>
          <w:tcPr>
            <w:tcW w:w="1158" w:type="dxa"/>
            <w:tcBorders>
              <w:top w:val="nil"/>
              <w:left w:val="nil"/>
              <w:bottom w:val="nil"/>
              <w:right w:val="single" w:sz="4" w:space="0" w:color="auto"/>
            </w:tcBorders>
            <w:shd w:val="clear" w:color="000000" w:fill="FFFFFF"/>
            <w:noWrap/>
            <w:vAlign w:val="center"/>
            <w:hideMark/>
          </w:tcPr>
          <w:p w14:paraId="4777AA7D" w14:textId="77777777" w:rsidR="00202EE3" w:rsidRDefault="00202EE3">
            <w:pPr>
              <w:jc w:val="center"/>
              <w:rPr>
                <w:rFonts w:ascii="Arial" w:hAnsi="Arial" w:cs="Arial"/>
                <w:color w:val="000000"/>
                <w:sz w:val="18"/>
                <w:szCs w:val="18"/>
              </w:rPr>
            </w:pPr>
            <w:r>
              <w:rPr>
                <w:rFonts w:ascii="Arial" w:hAnsi="Arial" w:cs="Arial"/>
                <w:color w:val="000000"/>
                <w:sz w:val="18"/>
                <w:szCs w:val="18"/>
              </w:rPr>
              <w:t>100</w:t>
            </w:r>
          </w:p>
        </w:tc>
      </w:tr>
      <w:tr w:rsidR="00202EE3" w14:paraId="289190DB" w14:textId="77777777" w:rsidTr="00202EE3">
        <w:trPr>
          <w:trHeight w:val="295"/>
        </w:trPr>
        <w:tc>
          <w:tcPr>
            <w:tcW w:w="1157" w:type="dxa"/>
            <w:tcBorders>
              <w:top w:val="nil"/>
              <w:left w:val="single" w:sz="4" w:space="0" w:color="auto"/>
              <w:bottom w:val="single" w:sz="4" w:space="0" w:color="auto"/>
              <w:right w:val="nil"/>
            </w:tcBorders>
            <w:shd w:val="clear" w:color="000000" w:fill="FFFFFF"/>
            <w:noWrap/>
            <w:vAlign w:val="center"/>
            <w:hideMark/>
          </w:tcPr>
          <w:p w14:paraId="702CCF0B" w14:textId="77777777" w:rsidR="00202EE3" w:rsidRDefault="00202EE3">
            <w:pPr>
              <w:rPr>
                <w:rFonts w:ascii="Arial" w:hAnsi="Arial" w:cs="Arial"/>
                <w:color w:val="000000"/>
                <w:sz w:val="18"/>
                <w:szCs w:val="18"/>
              </w:rPr>
            </w:pPr>
            <w:r>
              <w:rPr>
                <w:rFonts w:ascii="Arial" w:hAnsi="Arial" w:cs="Arial"/>
                <w:color w:val="000000"/>
                <w:sz w:val="18"/>
                <w:szCs w:val="18"/>
              </w:rPr>
              <w:t> </w:t>
            </w:r>
          </w:p>
        </w:tc>
        <w:tc>
          <w:tcPr>
            <w:tcW w:w="1157" w:type="dxa"/>
            <w:tcBorders>
              <w:top w:val="nil"/>
              <w:left w:val="nil"/>
              <w:bottom w:val="single" w:sz="4" w:space="0" w:color="auto"/>
              <w:right w:val="single" w:sz="4" w:space="0" w:color="auto"/>
            </w:tcBorders>
            <w:shd w:val="clear" w:color="000000" w:fill="FFFFFF"/>
            <w:noWrap/>
            <w:vAlign w:val="center"/>
            <w:hideMark/>
          </w:tcPr>
          <w:p w14:paraId="020FBB88" w14:textId="77777777" w:rsidR="00202EE3" w:rsidRDefault="00202EE3">
            <w:pPr>
              <w:rPr>
                <w:rFonts w:ascii="Arial" w:hAnsi="Arial" w:cs="Arial"/>
                <w:b/>
                <w:bCs/>
                <w:color w:val="000000"/>
                <w:sz w:val="18"/>
                <w:szCs w:val="18"/>
              </w:rPr>
            </w:pPr>
            <w:r>
              <w:rPr>
                <w:rFonts w:ascii="Arial" w:hAnsi="Arial" w:cs="Arial"/>
                <w:b/>
                <w:bCs/>
                <w:color w:val="000000"/>
                <w:sz w:val="18"/>
                <w:szCs w:val="18"/>
              </w:rPr>
              <w:t>Female</w:t>
            </w:r>
          </w:p>
        </w:tc>
        <w:tc>
          <w:tcPr>
            <w:tcW w:w="1158" w:type="dxa"/>
            <w:tcBorders>
              <w:top w:val="nil"/>
              <w:left w:val="nil"/>
              <w:bottom w:val="single" w:sz="4" w:space="0" w:color="auto"/>
              <w:right w:val="nil"/>
            </w:tcBorders>
            <w:shd w:val="clear" w:color="000000" w:fill="FFFFFF"/>
            <w:noWrap/>
            <w:vAlign w:val="center"/>
            <w:hideMark/>
          </w:tcPr>
          <w:p w14:paraId="3099FE7D" w14:textId="77777777" w:rsidR="00202EE3" w:rsidRDefault="00202EE3">
            <w:pPr>
              <w:jc w:val="center"/>
              <w:rPr>
                <w:rFonts w:ascii="Arial" w:hAnsi="Arial" w:cs="Arial"/>
                <w:color w:val="000000"/>
                <w:sz w:val="18"/>
                <w:szCs w:val="18"/>
              </w:rPr>
            </w:pPr>
            <w:r>
              <w:rPr>
                <w:rFonts w:ascii="Arial" w:hAnsi="Arial" w:cs="Arial"/>
                <w:color w:val="000000"/>
                <w:sz w:val="18"/>
                <w:szCs w:val="18"/>
              </w:rPr>
              <w:t>96</w:t>
            </w:r>
          </w:p>
        </w:tc>
        <w:tc>
          <w:tcPr>
            <w:tcW w:w="1728" w:type="dxa"/>
            <w:tcBorders>
              <w:top w:val="nil"/>
              <w:left w:val="nil"/>
              <w:bottom w:val="single" w:sz="4" w:space="0" w:color="auto"/>
              <w:right w:val="single" w:sz="4" w:space="0" w:color="auto"/>
            </w:tcBorders>
            <w:shd w:val="clear" w:color="000000" w:fill="FFFFFF"/>
            <w:noWrap/>
            <w:vAlign w:val="center"/>
            <w:hideMark/>
          </w:tcPr>
          <w:p w14:paraId="1EC4D017" w14:textId="77777777" w:rsidR="00202EE3" w:rsidRDefault="00202EE3">
            <w:pPr>
              <w:jc w:val="center"/>
              <w:rPr>
                <w:rFonts w:ascii="Arial" w:hAnsi="Arial" w:cs="Arial"/>
                <w:color w:val="000000"/>
                <w:sz w:val="18"/>
                <w:szCs w:val="18"/>
              </w:rPr>
            </w:pPr>
            <w:r>
              <w:rPr>
                <w:rFonts w:ascii="Arial" w:hAnsi="Arial" w:cs="Arial"/>
                <w:color w:val="000000"/>
                <w:sz w:val="18"/>
                <w:szCs w:val="18"/>
              </w:rPr>
              <w:t>378</w:t>
            </w:r>
          </w:p>
        </w:tc>
        <w:tc>
          <w:tcPr>
            <w:tcW w:w="1158" w:type="dxa"/>
            <w:tcBorders>
              <w:top w:val="nil"/>
              <w:left w:val="nil"/>
              <w:bottom w:val="single" w:sz="4" w:space="0" w:color="auto"/>
              <w:right w:val="nil"/>
            </w:tcBorders>
            <w:shd w:val="clear" w:color="000000" w:fill="FFFFFF"/>
            <w:noWrap/>
            <w:vAlign w:val="center"/>
            <w:hideMark/>
          </w:tcPr>
          <w:p w14:paraId="7F6FC231" w14:textId="77777777" w:rsidR="00202EE3" w:rsidRDefault="00202EE3">
            <w:pPr>
              <w:jc w:val="center"/>
              <w:rPr>
                <w:rFonts w:ascii="Arial" w:hAnsi="Arial" w:cs="Arial"/>
                <w:color w:val="000000"/>
                <w:sz w:val="18"/>
                <w:szCs w:val="18"/>
              </w:rPr>
            </w:pPr>
            <w:r>
              <w:rPr>
                <w:rFonts w:ascii="Arial" w:hAnsi="Arial" w:cs="Arial"/>
                <w:color w:val="000000"/>
                <w:sz w:val="18"/>
                <w:szCs w:val="18"/>
              </w:rPr>
              <w:t>81</w:t>
            </w:r>
          </w:p>
        </w:tc>
        <w:tc>
          <w:tcPr>
            <w:tcW w:w="1158" w:type="dxa"/>
            <w:tcBorders>
              <w:top w:val="nil"/>
              <w:left w:val="nil"/>
              <w:bottom w:val="single" w:sz="4" w:space="0" w:color="auto"/>
              <w:right w:val="nil"/>
            </w:tcBorders>
            <w:shd w:val="clear" w:color="000000" w:fill="FFFFFF"/>
            <w:noWrap/>
            <w:vAlign w:val="center"/>
            <w:hideMark/>
          </w:tcPr>
          <w:p w14:paraId="7D79C8B5" w14:textId="77777777" w:rsidR="00202EE3" w:rsidRDefault="00202EE3">
            <w:pPr>
              <w:jc w:val="center"/>
              <w:rPr>
                <w:rFonts w:ascii="Arial" w:hAnsi="Arial" w:cs="Arial"/>
                <w:color w:val="000000"/>
                <w:sz w:val="18"/>
                <w:szCs w:val="18"/>
              </w:rPr>
            </w:pPr>
            <w:r>
              <w:rPr>
                <w:rFonts w:ascii="Arial" w:hAnsi="Arial" w:cs="Arial"/>
                <w:color w:val="000000"/>
                <w:sz w:val="18"/>
                <w:szCs w:val="18"/>
              </w:rPr>
              <w:t>84.4</w:t>
            </w:r>
          </w:p>
        </w:tc>
        <w:tc>
          <w:tcPr>
            <w:tcW w:w="1728" w:type="dxa"/>
            <w:tcBorders>
              <w:top w:val="nil"/>
              <w:left w:val="nil"/>
              <w:bottom w:val="single" w:sz="4" w:space="0" w:color="auto"/>
              <w:right w:val="single" w:sz="4" w:space="0" w:color="auto"/>
            </w:tcBorders>
            <w:shd w:val="clear" w:color="000000" w:fill="FFFFFF"/>
            <w:noWrap/>
            <w:vAlign w:val="center"/>
            <w:hideMark/>
          </w:tcPr>
          <w:p w14:paraId="4415D226" w14:textId="77777777" w:rsidR="00202EE3" w:rsidRDefault="00202EE3">
            <w:pPr>
              <w:jc w:val="center"/>
              <w:rPr>
                <w:rFonts w:ascii="Arial" w:hAnsi="Arial" w:cs="Arial"/>
                <w:color w:val="000000"/>
                <w:sz w:val="18"/>
                <w:szCs w:val="18"/>
              </w:rPr>
            </w:pPr>
            <w:r>
              <w:rPr>
                <w:rFonts w:ascii="Arial" w:hAnsi="Arial" w:cs="Arial"/>
                <w:color w:val="000000"/>
                <w:sz w:val="18"/>
                <w:szCs w:val="18"/>
              </w:rPr>
              <w:t>453 (400 - 485)</w:t>
            </w:r>
          </w:p>
        </w:tc>
        <w:tc>
          <w:tcPr>
            <w:tcW w:w="1158" w:type="dxa"/>
            <w:tcBorders>
              <w:top w:val="nil"/>
              <w:left w:val="nil"/>
              <w:bottom w:val="single" w:sz="4" w:space="0" w:color="auto"/>
              <w:right w:val="nil"/>
            </w:tcBorders>
            <w:shd w:val="clear" w:color="000000" w:fill="FFFFFF"/>
            <w:noWrap/>
            <w:vAlign w:val="center"/>
            <w:hideMark/>
          </w:tcPr>
          <w:p w14:paraId="142BC22A" w14:textId="77777777" w:rsidR="00202EE3" w:rsidRDefault="00202EE3">
            <w:pPr>
              <w:jc w:val="center"/>
              <w:rPr>
                <w:rFonts w:ascii="Arial" w:hAnsi="Arial" w:cs="Arial"/>
                <w:color w:val="000000"/>
                <w:sz w:val="18"/>
                <w:szCs w:val="18"/>
              </w:rPr>
            </w:pPr>
            <w:r>
              <w:rPr>
                <w:rFonts w:ascii="Arial" w:hAnsi="Arial" w:cs="Arial"/>
                <w:color w:val="000000"/>
                <w:sz w:val="18"/>
                <w:szCs w:val="18"/>
              </w:rPr>
              <w:t>76</w:t>
            </w:r>
          </w:p>
        </w:tc>
        <w:tc>
          <w:tcPr>
            <w:tcW w:w="1158" w:type="dxa"/>
            <w:tcBorders>
              <w:top w:val="nil"/>
              <w:left w:val="nil"/>
              <w:bottom w:val="single" w:sz="4" w:space="0" w:color="auto"/>
              <w:right w:val="single" w:sz="4" w:space="0" w:color="auto"/>
            </w:tcBorders>
            <w:shd w:val="clear" w:color="000000" w:fill="FFFFFF"/>
            <w:noWrap/>
            <w:vAlign w:val="center"/>
            <w:hideMark/>
          </w:tcPr>
          <w:p w14:paraId="6DC48E3C" w14:textId="77777777" w:rsidR="00202EE3" w:rsidRDefault="00202EE3">
            <w:pPr>
              <w:jc w:val="center"/>
              <w:rPr>
                <w:rFonts w:ascii="Arial" w:hAnsi="Arial" w:cs="Arial"/>
                <w:color w:val="000000"/>
                <w:sz w:val="18"/>
                <w:szCs w:val="18"/>
              </w:rPr>
            </w:pPr>
            <w:r>
              <w:rPr>
                <w:rFonts w:ascii="Arial" w:hAnsi="Arial" w:cs="Arial"/>
                <w:color w:val="000000"/>
                <w:sz w:val="18"/>
                <w:szCs w:val="18"/>
              </w:rPr>
              <w:t>93.8</w:t>
            </w:r>
          </w:p>
        </w:tc>
      </w:tr>
      <w:tr w:rsidR="00202EE3" w14:paraId="4058F135" w14:textId="77777777" w:rsidTr="00202EE3">
        <w:trPr>
          <w:trHeight w:val="295"/>
        </w:trPr>
        <w:tc>
          <w:tcPr>
            <w:tcW w:w="1157" w:type="dxa"/>
            <w:tcBorders>
              <w:top w:val="nil"/>
              <w:left w:val="single" w:sz="4" w:space="0" w:color="auto"/>
              <w:bottom w:val="nil"/>
              <w:right w:val="nil"/>
            </w:tcBorders>
            <w:shd w:val="clear" w:color="000000" w:fill="FFFFFF"/>
            <w:noWrap/>
            <w:vAlign w:val="center"/>
            <w:hideMark/>
          </w:tcPr>
          <w:p w14:paraId="736EDB2D" w14:textId="77777777" w:rsidR="00202EE3" w:rsidRDefault="00202EE3">
            <w:pPr>
              <w:rPr>
                <w:rFonts w:ascii="Arial" w:hAnsi="Arial" w:cs="Arial"/>
                <w:b/>
                <w:bCs/>
                <w:color w:val="000000"/>
                <w:sz w:val="18"/>
                <w:szCs w:val="18"/>
              </w:rPr>
            </w:pPr>
            <w:r>
              <w:rPr>
                <w:rFonts w:ascii="Arial" w:hAnsi="Arial" w:cs="Arial"/>
                <w:b/>
                <w:bCs/>
                <w:color w:val="000000"/>
                <w:sz w:val="18"/>
                <w:szCs w:val="18"/>
              </w:rPr>
              <w:t>2011</w:t>
            </w:r>
          </w:p>
        </w:tc>
        <w:tc>
          <w:tcPr>
            <w:tcW w:w="1157" w:type="dxa"/>
            <w:tcBorders>
              <w:top w:val="nil"/>
              <w:left w:val="nil"/>
              <w:bottom w:val="nil"/>
              <w:right w:val="single" w:sz="4" w:space="0" w:color="auto"/>
            </w:tcBorders>
            <w:shd w:val="clear" w:color="000000" w:fill="FFFFFF"/>
            <w:noWrap/>
            <w:vAlign w:val="center"/>
            <w:hideMark/>
          </w:tcPr>
          <w:p w14:paraId="7EDB4155" w14:textId="77777777" w:rsidR="00202EE3" w:rsidRDefault="00202EE3">
            <w:pPr>
              <w:rPr>
                <w:rFonts w:ascii="Arial" w:hAnsi="Arial" w:cs="Arial"/>
                <w:b/>
                <w:bCs/>
                <w:color w:val="000000"/>
                <w:sz w:val="18"/>
                <w:szCs w:val="18"/>
              </w:rPr>
            </w:pPr>
            <w:r>
              <w:rPr>
                <w:rFonts w:ascii="Arial" w:hAnsi="Arial" w:cs="Arial"/>
                <w:b/>
                <w:bCs/>
                <w:color w:val="000000"/>
                <w:sz w:val="18"/>
                <w:szCs w:val="18"/>
              </w:rPr>
              <w:t>Male</w:t>
            </w:r>
          </w:p>
        </w:tc>
        <w:tc>
          <w:tcPr>
            <w:tcW w:w="1158" w:type="dxa"/>
            <w:tcBorders>
              <w:top w:val="nil"/>
              <w:left w:val="nil"/>
              <w:bottom w:val="nil"/>
              <w:right w:val="nil"/>
            </w:tcBorders>
            <w:shd w:val="clear" w:color="000000" w:fill="FFFFFF"/>
            <w:noWrap/>
            <w:vAlign w:val="center"/>
            <w:hideMark/>
          </w:tcPr>
          <w:p w14:paraId="3C6660FA" w14:textId="77777777" w:rsidR="00202EE3" w:rsidRDefault="00202EE3">
            <w:pPr>
              <w:jc w:val="center"/>
              <w:rPr>
                <w:rFonts w:ascii="Arial" w:hAnsi="Arial" w:cs="Arial"/>
                <w:color w:val="000000"/>
                <w:sz w:val="18"/>
                <w:szCs w:val="18"/>
              </w:rPr>
            </w:pPr>
            <w:r>
              <w:rPr>
                <w:rFonts w:ascii="Arial" w:hAnsi="Arial" w:cs="Arial"/>
                <w:color w:val="000000"/>
                <w:sz w:val="18"/>
                <w:szCs w:val="18"/>
              </w:rPr>
              <w:t>99</w:t>
            </w:r>
          </w:p>
        </w:tc>
        <w:tc>
          <w:tcPr>
            <w:tcW w:w="1728" w:type="dxa"/>
            <w:tcBorders>
              <w:top w:val="nil"/>
              <w:left w:val="nil"/>
              <w:bottom w:val="nil"/>
              <w:right w:val="single" w:sz="4" w:space="0" w:color="auto"/>
            </w:tcBorders>
            <w:shd w:val="clear" w:color="000000" w:fill="FFFFFF"/>
            <w:noWrap/>
            <w:vAlign w:val="center"/>
            <w:hideMark/>
          </w:tcPr>
          <w:p w14:paraId="3EA31D7A" w14:textId="77777777" w:rsidR="00202EE3" w:rsidRDefault="00202EE3">
            <w:pPr>
              <w:jc w:val="center"/>
              <w:rPr>
                <w:rFonts w:ascii="Arial" w:hAnsi="Arial" w:cs="Arial"/>
                <w:color w:val="000000"/>
                <w:sz w:val="18"/>
                <w:szCs w:val="18"/>
              </w:rPr>
            </w:pPr>
            <w:r>
              <w:rPr>
                <w:rFonts w:ascii="Arial" w:hAnsi="Arial" w:cs="Arial"/>
                <w:color w:val="000000"/>
                <w:sz w:val="18"/>
                <w:szCs w:val="18"/>
              </w:rPr>
              <w:t>393 (347 - 445)</w:t>
            </w:r>
          </w:p>
        </w:tc>
        <w:tc>
          <w:tcPr>
            <w:tcW w:w="1158" w:type="dxa"/>
            <w:tcBorders>
              <w:top w:val="nil"/>
              <w:left w:val="nil"/>
              <w:bottom w:val="nil"/>
              <w:right w:val="nil"/>
            </w:tcBorders>
            <w:shd w:val="clear" w:color="000000" w:fill="FFFFFF"/>
            <w:noWrap/>
            <w:vAlign w:val="center"/>
            <w:hideMark/>
          </w:tcPr>
          <w:p w14:paraId="12AEB62D" w14:textId="77777777" w:rsidR="00202EE3" w:rsidRDefault="00202EE3">
            <w:pPr>
              <w:jc w:val="center"/>
              <w:rPr>
                <w:rFonts w:ascii="Arial" w:hAnsi="Arial" w:cs="Arial"/>
                <w:color w:val="000000"/>
                <w:sz w:val="18"/>
                <w:szCs w:val="18"/>
              </w:rPr>
            </w:pPr>
            <w:r>
              <w:rPr>
                <w:rFonts w:ascii="Arial" w:hAnsi="Arial" w:cs="Arial"/>
                <w:color w:val="000000"/>
                <w:sz w:val="18"/>
                <w:szCs w:val="18"/>
              </w:rPr>
              <w:t>28</w:t>
            </w:r>
          </w:p>
        </w:tc>
        <w:tc>
          <w:tcPr>
            <w:tcW w:w="1158" w:type="dxa"/>
            <w:tcBorders>
              <w:top w:val="nil"/>
              <w:left w:val="nil"/>
              <w:bottom w:val="nil"/>
              <w:right w:val="nil"/>
            </w:tcBorders>
            <w:shd w:val="clear" w:color="000000" w:fill="FFFFFF"/>
            <w:noWrap/>
            <w:vAlign w:val="center"/>
            <w:hideMark/>
          </w:tcPr>
          <w:p w14:paraId="538FA28E" w14:textId="77777777" w:rsidR="00202EE3" w:rsidRDefault="00202EE3">
            <w:pPr>
              <w:jc w:val="center"/>
              <w:rPr>
                <w:rFonts w:ascii="Arial" w:hAnsi="Arial" w:cs="Arial"/>
                <w:color w:val="000000"/>
                <w:sz w:val="18"/>
                <w:szCs w:val="18"/>
              </w:rPr>
            </w:pPr>
            <w:r>
              <w:rPr>
                <w:rFonts w:ascii="Arial" w:hAnsi="Arial" w:cs="Arial"/>
                <w:color w:val="000000"/>
                <w:sz w:val="18"/>
                <w:szCs w:val="18"/>
              </w:rPr>
              <w:t>28.3</w:t>
            </w:r>
          </w:p>
        </w:tc>
        <w:tc>
          <w:tcPr>
            <w:tcW w:w="1728" w:type="dxa"/>
            <w:tcBorders>
              <w:top w:val="nil"/>
              <w:left w:val="nil"/>
              <w:bottom w:val="nil"/>
              <w:right w:val="single" w:sz="4" w:space="0" w:color="auto"/>
            </w:tcBorders>
            <w:shd w:val="clear" w:color="000000" w:fill="FFFFFF"/>
            <w:noWrap/>
            <w:vAlign w:val="center"/>
            <w:hideMark/>
          </w:tcPr>
          <w:p w14:paraId="485C02FE" w14:textId="77777777" w:rsidR="00202EE3" w:rsidRDefault="00202EE3">
            <w:pPr>
              <w:jc w:val="center"/>
              <w:rPr>
                <w:rFonts w:ascii="Arial" w:hAnsi="Arial" w:cs="Arial"/>
                <w:color w:val="000000"/>
                <w:sz w:val="18"/>
                <w:szCs w:val="18"/>
              </w:rPr>
            </w:pPr>
            <w:r>
              <w:rPr>
                <w:rFonts w:ascii="Arial" w:hAnsi="Arial" w:cs="Arial"/>
                <w:color w:val="000000"/>
                <w:sz w:val="18"/>
                <w:szCs w:val="18"/>
              </w:rPr>
              <w:t>426 (380 - 475)</w:t>
            </w:r>
          </w:p>
        </w:tc>
        <w:tc>
          <w:tcPr>
            <w:tcW w:w="1158" w:type="dxa"/>
            <w:tcBorders>
              <w:top w:val="nil"/>
              <w:left w:val="nil"/>
              <w:bottom w:val="nil"/>
              <w:right w:val="nil"/>
            </w:tcBorders>
            <w:shd w:val="clear" w:color="000000" w:fill="FFFFFF"/>
            <w:noWrap/>
            <w:vAlign w:val="center"/>
            <w:hideMark/>
          </w:tcPr>
          <w:p w14:paraId="0CEBA936" w14:textId="77777777" w:rsidR="00202EE3" w:rsidRDefault="00202EE3">
            <w:pPr>
              <w:jc w:val="center"/>
              <w:rPr>
                <w:rFonts w:ascii="Arial" w:hAnsi="Arial" w:cs="Arial"/>
                <w:color w:val="000000"/>
                <w:sz w:val="18"/>
                <w:szCs w:val="18"/>
              </w:rPr>
            </w:pPr>
            <w:r>
              <w:rPr>
                <w:rFonts w:ascii="Arial" w:hAnsi="Arial" w:cs="Arial"/>
                <w:color w:val="000000"/>
                <w:sz w:val="18"/>
                <w:szCs w:val="18"/>
              </w:rPr>
              <w:t>26</w:t>
            </w:r>
          </w:p>
        </w:tc>
        <w:tc>
          <w:tcPr>
            <w:tcW w:w="1158" w:type="dxa"/>
            <w:tcBorders>
              <w:top w:val="nil"/>
              <w:left w:val="nil"/>
              <w:bottom w:val="nil"/>
              <w:right w:val="single" w:sz="4" w:space="0" w:color="auto"/>
            </w:tcBorders>
            <w:shd w:val="clear" w:color="000000" w:fill="FFFFFF"/>
            <w:noWrap/>
            <w:vAlign w:val="center"/>
            <w:hideMark/>
          </w:tcPr>
          <w:p w14:paraId="47C7356A" w14:textId="77777777" w:rsidR="00202EE3" w:rsidRDefault="00202EE3">
            <w:pPr>
              <w:jc w:val="center"/>
              <w:rPr>
                <w:rFonts w:ascii="Arial" w:hAnsi="Arial" w:cs="Arial"/>
                <w:color w:val="000000"/>
                <w:sz w:val="18"/>
                <w:szCs w:val="18"/>
              </w:rPr>
            </w:pPr>
            <w:r>
              <w:rPr>
                <w:rFonts w:ascii="Arial" w:hAnsi="Arial" w:cs="Arial"/>
                <w:color w:val="000000"/>
                <w:sz w:val="18"/>
                <w:szCs w:val="18"/>
              </w:rPr>
              <w:t>92.9</w:t>
            </w:r>
          </w:p>
        </w:tc>
      </w:tr>
      <w:tr w:rsidR="00202EE3" w14:paraId="76F85C58" w14:textId="77777777" w:rsidTr="00202EE3">
        <w:trPr>
          <w:trHeight w:val="295"/>
        </w:trPr>
        <w:tc>
          <w:tcPr>
            <w:tcW w:w="1157" w:type="dxa"/>
            <w:tcBorders>
              <w:top w:val="nil"/>
              <w:left w:val="single" w:sz="4" w:space="0" w:color="auto"/>
              <w:bottom w:val="single" w:sz="4" w:space="0" w:color="auto"/>
              <w:right w:val="nil"/>
            </w:tcBorders>
            <w:shd w:val="clear" w:color="000000" w:fill="FFFFFF"/>
            <w:noWrap/>
            <w:vAlign w:val="center"/>
            <w:hideMark/>
          </w:tcPr>
          <w:p w14:paraId="2F2A65F5" w14:textId="77777777" w:rsidR="00202EE3" w:rsidRDefault="00202EE3">
            <w:pPr>
              <w:rPr>
                <w:rFonts w:ascii="Arial" w:hAnsi="Arial" w:cs="Arial"/>
                <w:color w:val="000000"/>
                <w:sz w:val="18"/>
                <w:szCs w:val="18"/>
              </w:rPr>
            </w:pPr>
            <w:r>
              <w:rPr>
                <w:rFonts w:ascii="Arial" w:hAnsi="Arial" w:cs="Arial"/>
                <w:color w:val="000000"/>
                <w:sz w:val="18"/>
                <w:szCs w:val="18"/>
              </w:rPr>
              <w:t> </w:t>
            </w:r>
          </w:p>
        </w:tc>
        <w:tc>
          <w:tcPr>
            <w:tcW w:w="1157" w:type="dxa"/>
            <w:tcBorders>
              <w:top w:val="nil"/>
              <w:left w:val="nil"/>
              <w:bottom w:val="single" w:sz="4" w:space="0" w:color="auto"/>
              <w:right w:val="single" w:sz="4" w:space="0" w:color="auto"/>
            </w:tcBorders>
            <w:shd w:val="clear" w:color="000000" w:fill="FFFFFF"/>
            <w:noWrap/>
            <w:vAlign w:val="center"/>
            <w:hideMark/>
          </w:tcPr>
          <w:p w14:paraId="08962A78" w14:textId="77777777" w:rsidR="00202EE3" w:rsidRDefault="00202EE3">
            <w:pPr>
              <w:rPr>
                <w:rFonts w:ascii="Arial" w:hAnsi="Arial" w:cs="Arial"/>
                <w:b/>
                <w:bCs/>
                <w:color w:val="000000"/>
                <w:sz w:val="18"/>
                <w:szCs w:val="18"/>
              </w:rPr>
            </w:pPr>
            <w:r>
              <w:rPr>
                <w:rFonts w:ascii="Arial" w:hAnsi="Arial" w:cs="Arial"/>
                <w:b/>
                <w:bCs/>
                <w:color w:val="000000"/>
                <w:sz w:val="18"/>
                <w:szCs w:val="18"/>
              </w:rPr>
              <w:t>Female</w:t>
            </w:r>
          </w:p>
        </w:tc>
        <w:tc>
          <w:tcPr>
            <w:tcW w:w="1158" w:type="dxa"/>
            <w:tcBorders>
              <w:top w:val="nil"/>
              <w:left w:val="nil"/>
              <w:bottom w:val="single" w:sz="4" w:space="0" w:color="auto"/>
              <w:right w:val="nil"/>
            </w:tcBorders>
            <w:shd w:val="clear" w:color="000000" w:fill="FFFFFF"/>
            <w:noWrap/>
            <w:vAlign w:val="center"/>
            <w:hideMark/>
          </w:tcPr>
          <w:p w14:paraId="03E7F57F" w14:textId="77777777" w:rsidR="00202EE3" w:rsidRDefault="00202EE3">
            <w:pPr>
              <w:jc w:val="center"/>
              <w:rPr>
                <w:rFonts w:ascii="Arial" w:hAnsi="Arial" w:cs="Arial"/>
                <w:color w:val="000000"/>
                <w:sz w:val="18"/>
                <w:szCs w:val="18"/>
              </w:rPr>
            </w:pPr>
            <w:r>
              <w:rPr>
                <w:rFonts w:ascii="Arial" w:hAnsi="Arial" w:cs="Arial"/>
                <w:color w:val="000000"/>
                <w:sz w:val="18"/>
                <w:szCs w:val="18"/>
              </w:rPr>
              <w:t>101</w:t>
            </w:r>
          </w:p>
        </w:tc>
        <w:tc>
          <w:tcPr>
            <w:tcW w:w="1728" w:type="dxa"/>
            <w:tcBorders>
              <w:top w:val="nil"/>
              <w:left w:val="nil"/>
              <w:bottom w:val="single" w:sz="4" w:space="0" w:color="auto"/>
              <w:right w:val="single" w:sz="4" w:space="0" w:color="auto"/>
            </w:tcBorders>
            <w:shd w:val="clear" w:color="000000" w:fill="FFFFFF"/>
            <w:noWrap/>
            <w:vAlign w:val="center"/>
            <w:hideMark/>
          </w:tcPr>
          <w:p w14:paraId="74C1A994" w14:textId="77777777" w:rsidR="00202EE3" w:rsidRDefault="00202EE3">
            <w:pPr>
              <w:jc w:val="center"/>
              <w:rPr>
                <w:rFonts w:ascii="Arial" w:hAnsi="Arial" w:cs="Arial"/>
                <w:color w:val="000000"/>
                <w:sz w:val="18"/>
                <w:szCs w:val="18"/>
              </w:rPr>
            </w:pPr>
            <w:r>
              <w:rPr>
                <w:rFonts w:ascii="Arial" w:hAnsi="Arial" w:cs="Arial"/>
                <w:color w:val="000000"/>
                <w:sz w:val="18"/>
                <w:szCs w:val="18"/>
              </w:rPr>
              <w:t>430 (385 - 485)</w:t>
            </w:r>
          </w:p>
        </w:tc>
        <w:tc>
          <w:tcPr>
            <w:tcW w:w="1158" w:type="dxa"/>
            <w:tcBorders>
              <w:top w:val="nil"/>
              <w:left w:val="nil"/>
              <w:bottom w:val="single" w:sz="4" w:space="0" w:color="auto"/>
              <w:right w:val="nil"/>
            </w:tcBorders>
            <w:shd w:val="clear" w:color="000000" w:fill="FFFFFF"/>
            <w:noWrap/>
            <w:vAlign w:val="center"/>
            <w:hideMark/>
          </w:tcPr>
          <w:p w14:paraId="4493858E" w14:textId="77777777" w:rsidR="00202EE3" w:rsidRDefault="00202EE3">
            <w:pPr>
              <w:jc w:val="center"/>
              <w:rPr>
                <w:rFonts w:ascii="Arial" w:hAnsi="Arial" w:cs="Arial"/>
                <w:color w:val="000000"/>
                <w:sz w:val="18"/>
                <w:szCs w:val="18"/>
              </w:rPr>
            </w:pPr>
            <w:r>
              <w:rPr>
                <w:rFonts w:ascii="Arial" w:hAnsi="Arial" w:cs="Arial"/>
                <w:color w:val="000000"/>
                <w:sz w:val="18"/>
                <w:szCs w:val="18"/>
              </w:rPr>
              <w:t>63</w:t>
            </w:r>
          </w:p>
        </w:tc>
        <w:tc>
          <w:tcPr>
            <w:tcW w:w="1158" w:type="dxa"/>
            <w:tcBorders>
              <w:top w:val="nil"/>
              <w:left w:val="nil"/>
              <w:bottom w:val="single" w:sz="4" w:space="0" w:color="auto"/>
              <w:right w:val="nil"/>
            </w:tcBorders>
            <w:shd w:val="clear" w:color="000000" w:fill="FFFFFF"/>
            <w:noWrap/>
            <w:vAlign w:val="center"/>
            <w:hideMark/>
          </w:tcPr>
          <w:p w14:paraId="6A777CEA" w14:textId="77777777" w:rsidR="00202EE3" w:rsidRDefault="00202EE3">
            <w:pPr>
              <w:jc w:val="center"/>
              <w:rPr>
                <w:rFonts w:ascii="Arial" w:hAnsi="Arial" w:cs="Arial"/>
                <w:color w:val="000000"/>
                <w:sz w:val="18"/>
                <w:szCs w:val="18"/>
              </w:rPr>
            </w:pPr>
            <w:r>
              <w:rPr>
                <w:rFonts w:ascii="Arial" w:hAnsi="Arial" w:cs="Arial"/>
                <w:color w:val="000000"/>
                <w:sz w:val="18"/>
                <w:szCs w:val="18"/>
              </w:rPr>
              <w:t>62.4</w:t>
            </w:r>
          </w:p>
        </w:tc>
        <w:tc>
          <w:tcPr>
            <w:tcW w:w="1728" w:type="dxa"/>
            <w:tcBorders>
              <w:top w:val="nil"/>
              <w:left w:val="nil"/>
              <w:bottom w:val="single" w:sz="4" w:space="0" w:color="auto"/>
              <w:right w:val="single" w:sz="4" w:space="0" w:color="auto"/>
            </w:tcBorders>
            <w:shd w:val="clear" w:color="000000" w:fill="FFFFFF"/>
            <w:noWrap/>
            <w:vAlign w:val="center"/>
            <w:hideMark/>
          </w:tcPr>
          <w:p w14:paraId="04FFFF2B" w14:textId="77777777" w:rsidR="00202EE3" w:rsidRDefault="00202EE3">
            <w:pPr>
              <w:jc w:val="center"/>
              <w:rPr>
                <w:rFonts w:ascii="Arial" w:hAnsi="Arial" w:cs="Arial"/>
                <w:color w:val="000000"/>
                <w:sz w:val="18"/>
                <w:szCs w:val="18"/>
              </w:rPr>
            </w:pPr>
            <w:r>
              <w:rPr>
                <w:rFonts w:ascii="Arial" w:hAnsi="Arial" w:cs="Arial"/>
                <w:color w:val="000000"/>
                <w:sz w:val="18"/>
                <w:szCs w:val="18"/>
              </w:rPr>
              <w:t>461 (410 - 515)</w:t>
            </w:r>
          </w:p>
        </w:tc>
        <w:tc>
          <w:tcPr>
            <w:tcW w:w="1158" w:type="dxa"/>
            <w:tcBorders>
              <w:top w:val="nil"/>
              <w:left w:val="nil"/>
              <w:bottom w:val="single" w:sz="4" w:space="0" w:color="auto"/>
              <w:right w:val="nil"/>
            </w:tcBorders>
            <w:shd w:val="clear" w:color="000000" w:fill="FFFFFF"/>
            <w:noWrap/>
            <w:vAlign w:val="center"/>
            <w:hideMark/>
          </w:tcPr>
          <w:p w14:paraId="6BECC625" w14:textId="77777777" w:rsidR="00202EE3" w:rsidRDefault="00202EE3">
            <w:pPr>
              <w:jc w:val="center"/>
              <w:rPr>
                <w:rFonts w:ascii="Arial" w:hAnsi="Arial" w:cs="Arial"/>
                <w:color w:val="000000"/>
                <w:sz w:val="18"/>
                <w:szCs w:val="18"/>
              </w:rPr>
            </w:pPr>
            <w:r>
              <w:rPr>
                <w:rFonts w:ascii="Arial" w:hAnsi="Arial" w:cs="Arial"/>
                <w:color w:val="000000"/>
                <w:sz w:val="18"/>
                <w:szCs w:val="18"/>
              </w:rPr>
              <w:t>56</w:t>
            </w:r>
          </w:p>
        </w:tc>
        <w:tc>
          <w:tcPr>
            <w:tcW w:w="1158" w:type="dxa"/>
            <w:tcBorders>
              <w:top w:val="nil"/>
              <w:left w:val="nil"/>
              <w:bottom w:val="single" w:sz="4" w:space="0" w:color="auto"/>
              <w:right w:val="single" w:sz="4" w:space="0" w:color="auto"/>
            </w:tcBorders>
            <w:shd w:val="clear" w:color="000000" w:fill="FFFFFF"/>
            <w:noWrap/>
            <w:vAlign w:val="center"/>
            <w:hideMark/>
          </w:tcPr>
          <w:p w14:paraId="757A7C1D" w14:textId="77777777" w:rsidR="00202EE3" w:rsidRDefault="00202EE3">
            <w:pPr>
              <w:jc w:val="center"/>
              <w:rPr>
                <w:rFonts w:ascii="Arial" w:hAnsi="Arial" w:cs="Arial"/>
                <w:color w:val="000000"/>
                <w:sz w:val="18"/>
                <w:szCs w:val="18"/>
              </w:rPr>
            </w:pPr>
            <w:r>
              <w:rPr>
                <w:rFonts w:ascii="Arial" w:hAnsi="Arial" w:cs="Arial"/>
                <w:color w:val="000000"/>
                <w:sz w:val="18"/>
                <w:szCs w:val="18"/>
              </w:rPr>
              <w:t>88.9</w:t>
            </w:r>
          </w:p>
        </w:tc>
      </w:tr>
      <w:tr w:rsidR="00202EE3" w14:paraId="711DC4F0" w14:textId="77777777" w:rsidTr="00202EE3">
        <w:trPr>
          <w:trHeight w:val="295"/>
        </w:trPr>
        <w:tc>
          <w:tcPr>
            <w:tcW w:w="1157" w:type="dxa"/>
            <w:tcBorders>
              <w:top w:val="nil"/>
              <w:left w:val="single" w:sz="4" w:space="0" w:color="auto"/>
              <w:bottom w:val="nil"/>
              <w:right w:val="nil"/>
            </w:tcBorders>
            <w:shd w:val="clear" w:color="000000" w:fill="FFFFFF"/>
            <w:noWrap/>
            <w:vAlign w:val="center"/>
            <w:hideMark/>
          </w:tcPr>
          <w:p w14:paraId="30FB86E5" w14:textId="77777777" w:rsidR="00202EE3" w:rsidRDefault="00202EE3">
            <w:pPr>
              <w:rPr>
                <w:rFonts w:ascii="Arial" w:hAnsi="Arial" w:cs="Arial"/>
                <w:b/>
                <w:bCs/>
                <w:color w:val="000000"/>
                <w:sz w:val="18"/>
                <w:szCs w:val="18"/>
              </w:rPr>
            </w:pPr>
            <w:r>
              <w:rPr>
                <w:rFonts w:ascii="Arial" w:hAnsi="Arial" w:cs="Arial"/>
                <w:b/>
                <w:bCs/>
                <w:color w:val="000000"/>
                <w:sz w:val="18"/>
                <w:szCs w:val="18"/>
              </w:rPr>
              <w:t>2012</w:t>
            </w:r>
          </w:p>
        </w:tc>
        <w:tc>
          <w:tcPr>
            <w:tcW w:w="1157" w:type="dxa"/>
            <w:tcBorders>
              <w:top w:val="nil"/>
              <w:left w:val="nil"/>
              <w:bottom w:val="nil"/>
              <w:right w:val="single" w:sz="4" w:space="0" w:color="auto"/>
            </w:tcBorders>
            <w:shd w:val="clear" w:color="000000" w:fill="FFFFFF"/>
            <w:noWrap/>
            <w:vAlign w:val="center"/>
            <w:hideMark/>
          </w:tcPr>
          <w:p w14:paraId="3C72BA76" w14:textId="77777777" w:rsidR="00202EE3" w:rsidRDefault="00202EE3">
            <w:pPr>
              <w:rPr>
                <w:rFonts w:ascii="Arial" w:hAnsi="Arial" w:cs="Arial"/>
                <w:b/>
                <w:bCs/>
                <w:color w:val="000000"/>
                <w:sz w:val="18"/>
                <w:szCs w:val="18"/>
              </w:rPr>
            </w:pPr>
            <w:r>
              <w:rPr>
                <w:rFonts w:ascii="Arial" w:hAnsi="Arial" w:cs="Arial"/>
                <w:b/>
                <w:bCs/>
                <w:color w:val="000000"/>
                <w:sz w:val="18"/>
                <w:szCs w:val="18"/>
              </w:rPr>
              <w:t>Male</w:t>
            </w:r>
          </w:p>
        </w:tc>
        <w:tc>
          <w:tcPr>
            <w:tcW w:w="1158" w:type="dxa"/>
            <w:tcBorders>
              <w:top w:val="nil"/>
              <w:left w:val="nil"/>
              <w:bottom w:val="nil"/>
              <w:right w:val="nil"/>
            </w:tcBorders>
            <w:shd w:val="clear" w:color="000000" w:fill="FFFFFF"/>
            <w:noWrap/>
            <w:vAlign w:val="center"/>
            <w:hideMark/>
          </w:tcPr>
          <w:p w14:paraId="18680E59" w14:textId="77777777" w:rsidR="00202EE3" w:rsidRDefault="00202EE3">
            <w:pPr>
              <w:jc w:val="center"/>
              <w:rPr>
                <w:rFonts w:ascii="Arial" w:hAnsi="Arial" w:cs="Arial"/>
                <w:color w:val="000000"/>
                <w:sz w:val="18"/>
                <w:szCs w:val="18"/>
              </w:rPr>
            </w:pPr>
            <w:r>
              <w:rPr>
                <w:rFonts w:ascii="Arial" w:hAnsi="Arial" w:cs="Arial"/>
                <w:color w:val="000000"/>
                <w:sz w:val="18"/>
                <w:szCs w:val="18"/>
              </w:rPr>
              <w:t>100</w:t>
            </w:r>
          </w:p>
        </w:tc>
        <w:tc>
          <w:tcPr>
            <w:tcW w:w="1728" w:type="dxa"/>
            <w:tcBorders>
              <w:top w:val="nil"/>
              <w:left w:val="nil"/>
              <w:bottom w:val="nil"/>
              <w:right w:val="single" w:sz="4" w:space="0" w:color="auto"/>
            </w:tcBorders>
            <w:shd w:val="clear" w:color="000000" w:fill="FFFFFF"/>
            <w:noWrap/>
            <w:vAlign w:val="center"/>
            <w:hideMark/>
          </w:tcPr>
          <w:p w14:paraId="6AFB18C3" w14:textId="77777777" w:rsidR="00202EE3" w:rsidRDefault="00202EE3">
            <w:pPr>
              <w:jc w:val="center"/>
              <w:rPr>
                <w:rFonts w:ascii="Arial" w:hAnsi="Arial" w:cs="Arial"/>
                <w:color w:val="000000"/>
                <w:sz w:val="18"/>
                <w:szCs w:val="18"/>
              </w:rPr>
            </w:pPr>
            <w:r>
              <w:rPr>
                <w:rFonts w:ascii="Arial" w:hAnsi="Arial" w:cs="Arial"/>
                <w:color w:val="000000"/>
                <w:sz w:val="18"/>
                <w:szCs w:val="18"/>
              </w:rPr>
              <w:t>403 (340 - 459)</w:t>
            </w:r>
          </w:p>
        </w:tc>
        <w:tc>
          <w:tcPr>
            <w:tcW w:w="1158" w:type="dxa"/>
            <w:tcBorders>
              <w:top w:val="nil"/>
              <w:left w:val="nil"/>
              <w:bottom w:val="nil"/>
              <w:right w:val="nil"/>
            </w:tcBorders>
            <w:shd w:val="clear" w:color="000000" w:fill="FFFFFF"/>
            <w:noWrap/>
            <w:vAlign w:val="center"/>
            <w:hideMark/>
          </w:tcPr>
          <w:p w14:paraId="3DF1E607" w14:textId="77777777" w:rsidR="00202EE3" w:rsidRDefault="00202EE3">
            <w:pPr>
              <w:jc w:val="center"/>
              <w:rPr>
                <w:rFonts w:ascii="Arial" w:hAnsi="Arial" w:cs="Arial"/>
                <w:color w:val="000000"/>
                <w:sz w:val="18"/>
                <w:szCs w:val="18"/>
              </w:rPr>
            </w:pPr>
            <w:r>
              <w:rPr>
                <w:rFonts w:ascii="Arial" w:hAnsi="Arial" w:cs="Arial"/>
                <w:color w:val="000000"/>
                <w:sz w:val="18"/>
                <w:szCs w:val="18"/>
              </w:rPr>
              <w:t>36</w:t>
            </w:r>
          </w:p>
        </w:tc>
        <w:tc>
          <w:tcPr>
            <w:tcW w:w="1158" w:type="dxa"/>
            <w:tcBorders>
              <w:top w:val="nil"/>
              <w:left w:val="nil"/>
              <w:bottom w:val="nil"/>
              <w:right w:val="nil"/>
            </w:tcBorders>
            <w:shd w:val="clear" w:color="000000" w:fill="FFFFFF"/>
            <w:noWrap/>
            <w:vAlign w:val="center"/>
            <w:hideMark/>
          </w:tcPr>
          <w:p w14:paraId="041277AF" w14:textId="77777777" w:rsidR="00202EE3" w:rsidRDefault="00202EE3">
            <w:pPr>
              <w:jc w:val="center"/>
              <w:rPr>
                <w:rFonts w:ascii="Arial" w:hAnsi="Arial" w:cs="Arial"/>
                <w:color w:val="000000"/>
                <w:sz w:val="18"/>
                <w:szCs w:val="18"/>
              </w:rPr>
            </w:pPr>
            <w:r>
              <w:rPr>
                <w:rFonts w:ascii="Arial" w:hAnsi="Arial" w:cs="Arial"/>
                <w:color w:val="000000"/>
                <w:sz w:val="18"/>
                <w:szCs w:val="18"/>
              </w:rPr>
              <w:t>36</w:t>
            </w:r>
          </w:p>
        </w:tc>
        <w:tc>
          <w:tcPr>
            <w:tcW w:w="1728" w:type="dxa"/>
            <w:tcBorders>
              <w:top w:val="nil"/>
              <w:left w:val="nil"/>
              <w:bottom w:val="nil"/>
              <w:right w:val="single" w:sz="4" w:space="0" w:color="auto"/>
            </w:tcBorders>
            <w:shd w:val="clear" w:color="000000" w:fill="FFFFFF"/>
            <w:noWrap/>
            <w:vAlign w:val="center"/>
            <w:hideMark/>
          </w:tcPr>
          <w:p w14:paraId="53861F95" w14:textId="77777777" w:rsidR="00202EE3" w:rsidRDefault="00202EE3">
            <w:pPr>
              <w:jc w:val="center"/>
              <w:rPr>
                <w:rFonts w:ascii="Arial" w:hAnsi="Arial" w:cs="Arial"/>
                <w:color w:val="000000"/>
                <w:sz w:val="18"/>
                <w:szCs w:val="18"/>
              </w:rPr>
            </w:pPr>
            <w:r>
              <w:rPr>
                <w:rFonts w:ascii="Arial" w:hAnsi="Arial" w:cs="Arial"/>
                <w:color w:val="000000"/>
                <w:sz w:val="18"/>
                <w:szCs w:val="18"/>
              </w:rPr>
              <w:t>422 (395 - 454)</w:t>
            </w:r>
          </w:p>
        </w:tc>
        <w:tc>
          <w:tcPr>
            <w:tcW w:w="1158" w:type="dxa"/>
            <w:tcBorders>
              <w:top w:val="nil"/>
              <w:left w:val="nil"/>
              <w:bottom w:val="nil"/>
              <w:right w:val="nil"/>
            </w:tcBorders>
            <w:shd w:val="clear" w:color="000000" w:fill="FFFFFF"/>
            <w:noWrap/>
            <w:vAlign w:val="center"/>
            <w:hideMark/>
          </w:tcPr>
          <w:p w14:paraId="5B767B02" w14:textId="77777777" w:rsidR="00202EE3" w:rsidRDefault="00202EE3">
            <w:pPr>
              <w:jc w:val="center"/>
              <w:rPr>
                <w:rFonts w:ascii="Arial" w:hAnsi="Arial" w:cs="Arial"/>
                <w:color w:val="000000"/>
                <w:sz w:val="18"/>
                <w:szCs w:val="18"/>
              </w:rPr>
            </w:pPr>
            <w:r>
              <w:rPr>
                <w:rFonts w:ascii="Arial" w:hAnsi="Arial" w:cs="Arial"/>
                <w:color w:val="000000"/>
                <w:sz w:val="18"/>
                <w:szCs w:val="18"/>
              </w:rPr>
              <w:t>18</w:t>
            </w:r>
          </w:p>
        </w:tc>
        <w:tc>
          <w:tcPr>
            <w:tcW w:w="1158" w:type="dxa"/>
            <w:tcBorders>
              <w:top w:val="nil"/>
              <w:left w:val="nil"/>
              <w:bottom w:val="nil"/>
              <w:right w:val="single" w:sz="4" w:space="0" w:color="auto"/>
            </w:tcBorders>
            <w:shd w:val="clear" w:color="000000" w:fill="FFFFFF"/>
            <w:noWrap/>
            <w:vAlign w:val="center"/>
            <w:hideMark/>
          </w:tcPr>
          <w:p w14:paraId="6B59DA6F" w14:textId="77777777" w:rsidR="00202EE3" w:rsidRDefault="00202EE3">
            <w:pPr>
              <w:jc w:val="center"/>
              <w:rPr>
                <w:rFonts w:ascii="Arial" w:hAnsi="Arial" w:cs="Arial"/>
                <w:color w:val="000000"/>
                <w:sz w:val="18"/>
                <w:szCs w:val="18"/>
              </w:rPr>
            </w:pPr>
            <w:r>
              <w:rPr>
                <w:rFonts w:ascii="Arial" w:hAnsi="Arial" w:cs="Arial"/>
                <w:color w:val="000000"/>
                <w:sz w:val="18"/>
                <w:szCs w:val="18"/>
              </w:rPr>
              <w:t>50</w:t>
            </w:r>
          </w:p>
        </w:tc>
      </w:tr>
      <w:tr w:rsidR="00202EE3" w14:paraId="29960C39" w14:textId="77777777" w:rsidTr="00202EE3">
        <w:trPr>
          <w:trHeight w:val="295"/>
        </w:trPr>
        <w:tc>
          <w:tcPr>
            <w:tcW w:w="1157" w:type="dxa"/>
            <w:tcBorders>
              <w:top w:val="nil"/>
              <w:left w:val="single" w:sz="4" w:space="0" w:color="auto"/>
              <w:bottom w:val="single" w:sz="4" w:space="0" w:color="auto"/>
              <w:right w:val="nil"/>
            </w:tcBorders>
            <w:shd w:val="clear" w:color="000000" w:fill="FFFFFF"/>
            <w:noWrap/>
            <w:vAlign w:val="center"/>
            <w:hideMark/>
          </w:tcPr>
          <w:p w14:paraId="1E192BB1" w14:textId="77777777" w:rsidR="00202EE3" w:rsidRDefault="00202EE3">
            <w:pPr>
              <w:rPr>
                <w:rFonts w:ascii="Arial" w:hAnsi="Arial" w:cs="Arial"/>
                <w:color w:val="000000"/>
                <w:sz w:val="18"/>
                <w:szCs w:val="18"/>
              </w:rPr>
            </w:pPr>
            <w:r>
              <w:rPr>
                <w:rFonts w:ascii="Arial" w:hAnsi="Arial" w:cs="Arial"/>
                <w:color w:val="000000"/>
                <w:sz w:val="18"/>
                <w:szCs w:val="18"/>
              </w:rPr>
              <w:t> </w:t>
            </w:r>
          </w:p>
        </w:tc>
        <w:tc>
          <w:tcPr>
            <w:tcW w:w="1157" w:type="dxa"/>
            <w:tcBorders>
              <w:top w:val="nil"/>
              <w:left w:val="nil"/>
              <w:bottom w:val="single" w:sz="4" w:space="0" w:color="auto"/>
              <w:right w:val="single" w:sz="4" w:space="0" w:color="auto"/>
            </w:tcBorders>
            <w:shd w:val="clear" w:color="000000" w:fill="FFFFFF"/>
            <w:noWrap/>
            <w:vAlign w:val="center"/>
            <w:hideMark/>
          </w:tcPr>
          <w:p w14:paraId="46ADEC8F" w14:textId="77777777" w:rsidR="00202EE3" w:rsidRDefault="00202EE3">
            <w:pPr>
              <w:rPr>
                <w:rFonts w:ascii="Arial" w:hAnsi="Arial" w:cs="Arial"/>
                <w:b/>
                <w:bCs/>
                <w:color w:val="000000"/>
                <w:sz w:val="18"/>
                <w:szCs w:val="18"/>
              </w:rPr>
            </w:pPr>
            <w:r>
              <w:rPr>
                <w:rFonts w:ascii="Arial" w:hAnsi="Arial" w:cs="Arial"/>
                <w:b/>
                <w:bCs/>
                <w:color w:val="000000"/>
                <w:sz w:val="18"/>
                <w:szCs w:val="18"/>
              </w:rPr>
              <w:t>Female</w:t>
            </w:r>
          </w:p>
        </w:tc>
        <w:tc>
          <w:tcPr>
            <w:tcW w:w="1158" w:type="dxa"/>
            <w:tcBorders>
              <w:top w:val="nil"/>
              <w:left w:val="nil"/>
              <w:bottom w:val="single" w:sz="4" w:space="0" w:color="auto"/>
              <w:right w:val="nil"/>
            </w:tcBorders>
            <w:shd w:val="clear" w:color="000000" w:fill="FFFFFF"/>
            <w:noWrap/>
            <w:vAlign w:val="center"/>
            <w:hideMark/>
          </w:tcPr>
          <w:p w14:paraId="1958F9D3" w14:textId="77777777" w:rsidR="00202EE3" w:rsidRDefault="00202EE3">
            <w:pPr>
              <w:jc w:val="center"/>
              <w:rPr>
                <w:rFonts w:ascii="Arial" w:hAnsi="Arial" w:cs="Arial"/>
                <w:color w:val="000000"/>
                <w:sz w:val="18"/>
                <w:szCs w:val="18"/>
              </w:rPr>
            </w:pPr>
            <w:r>
              <w:rPr>
                <w:rFonts w:ascii="Arial" w:hAnsi="Arial" w:cs="Arial"/>
                <w:color w:val="000000"/>
                <w:sz w:val="18"/>
                <w:szCs w:val="18"/>
              </w:rPr>
              <w:t>100</w:t>
            </w:r>
          </w:p>
        </w:tc>
        <w:tc>
          <w:tcPr>
            <w:tcW w:w="1728" w:type="dxa"/>
            <w:tcBorders>
              <w:top w:val="nil"/>
              <w:left w:val="nil"/>
              <w:bottom w:val="single" w:sz="4" w:space="0" w:color="auto"/>
              <w:right w:val="single" w:sz="4" w:space="0" w:color="auto"/>
            </w:tcBorders>
            <w:shd w:val="clear" w:color="000000" w:fill="FFFFFF"/>
            <w:noWrap/>
            <w:vAlign w:val="center"/>
            <w:hideMark/>
          </w:tcPr>
          <w:p w14:paraId="0574DF42" w14:textId="77777777" w:rsidR="00202EE3" w:rsidRDefault="00202EE3">
            <w:pPr>
              <w:jc w:val="center"/>
              <w:rPr>
                <w:rFonts w:ascii="Arial" w:hAnsi="Arial" w:cs="Arial"/>
                <w:color w:val="000000"/>
                <w:sz w:val="18"/>
                <w:szCs w:val="18"/>
              </w:rPr>
            </w:pPr>
            <w:r>
              <w:rPr>
                <w:rFonts w:ascii="Arial" w:hAnsi="Arial" w:cs="Arial"/>
                <w:color w:val="000000"/>
                <w:sz w:val="18"/>
                <w:szCs w:val="18"/>
              </w:rPr>
              <w:t>433 (338 - 485)</w:t>
            </w:r>
          </w:p>
        </w:tc>
        <w:tc>
          <w:tcPr>
            <w:tcW w:w="1158" w:type="dxa"/>
            <w:tcBorders>
              <w:top w:val="nil"/>
              <w:left w:val="nil"/>
              <w:bottom w:val="single" w:sz="4" w:space="0" w:color="auto"/>
              <w:right w:val="nil"/>
            </w:tcBorders>
            <w:shd w:val="clear" w:color="000000" w:fill="FFFFFF"/>
            <w:noWrap/>
            <w:vAlign w:val="center"/>
            <w:hideMark/>
          </w:tcPr>
          <w:p w14:paraId="6FA5A504" w14:textId="77777777" w:rsidR="00202EE3" w:rsidRDefault="00202EE3">
            <w:pPr>
              <w:jc w:val="center"/>
              <w:rPr>
                <w:rFonts w:ascii="Arial" w:hAnsi="Arial" w:cs="Arial"/>
                <w:color w:val="000000"/>
                <w:sz w:val="18"/>
                <w:szCs w:val="18"/>
              </w:rPr>
            </w:pPr>
            <w:r>
              <w:rPr>
                <w:rFonts w:ascii="Arial" w:hAnsi="Arial" w:cs="Arial"/>
                <w:color w:val="000000"/>
                <w:sz w:val="18"/>
                <w:szCs w:val="18"/>
              </w:rPr>
              <w:t>41</w:t>
            </w:r>
          </w:p>
        </w:tc>
        <w:tc>
          <w:tcPr>
            <w:tcW w:w="1158" w:type="dxa"/>
            <w:tcBorders>
              <w:top w:val="nil"/>
              <w:left w:val="nil"/>
              <w:bottom w:val="single" w:sz="4" w:space="0" w:color="auto"/>
              <w:right w:val="nil"/>
            </w:tcBorders>
            <w:shd w:val="clear" w:color="000000" w:fill="FFFFFF"/>
            <w:noWrap/>
            <w:vAlign w:val="center"/>
            <w:hideMark/>
          </w:tcPr>
          <w:p w14:paraId="40B87394" w14:textId="77777777" w:rsidR="00202EE3" w:rsidRDefault="00202EE3">
            <w:pPr>
              <w:jc w:val="center"/>
              <w:rPr>
                <w:rFonts w:ascii="Arial" w:hAnsi="Arial" w:cs="Arial"/>
                <w:color w:val="000000"/>
                <w:sz w:val="18"/>
                <w:szCs w:val="18"/>
              </w:rPr>
            </w:pPr>
            <w:r>
              <w:rPr>
                <w:rFonts w:ascii="Arial" w:hAnsi="Arial" w:cs="Arial"/>
                <w:color w:val="000000"/>
                <w:sz w:val="18"/>
                <w:szCs w:val="18"/>
              </w:rPr>
              <w:t>41</w:t>
            </w:r>
          </w:p>
        </w:tc>
        <w:tc>
          <w:tcPr>
            <w:tcW w:w="1728" w:type="dxa"/>
            <w:tcBorders>
              <w:top w:val="nil"/>
              <w:left w:val="nil"/>
              <w:bottom w:val="single" w:sz="4" w:space="0" w:color="auto"/>
              <w:right w:val="single" w:sz="4" w:space="0" w:color="auto"/>
            </w:tcBorders>
            <w:shd w:val="clear" w:color="000000" w:fill="FFFFFF"/>
            <w:noWrap/>
            <w:vAlign w:val="center"/>
            <w:hideMark/>
          </w:tcPr>
          <w:p w14:paraId="7F36C89B" w14:textId="77777777" w:rsidR="00202EE3" w:rsidRDefault="00202EE3">
            <w:pPr>
              <w:jc w:val="center"/>
              <w:rPr>
                <w:rFonts w:ascii="Arial" w:hAnsi="Arial" w:cs="Arial"/>
                <w:color w:val="000000"/>
                <w:sz w:val="18"/>
                <w:szCs w:val="18"/>
              </w:rPr>
            </w:pPr>
            <w:r>
              <w:rPr>
                <w:rFonts w:ascii="Arial" w:hAnsi="Arial" w:cs="Arial"/>
                <w:color w:val="000000"/>
                <w:sz w:val="18"/>
                <w:szCs w:val="18"/>
              </w:rPr>
              <w:t>455 (408 - 499)</w:t>
            </w:r>
          </w:p>
        </w:tc>
        <w:tc>
          <w:tcPr>
            <w:tcW w:w="1158" w:type="dxa"/>
            <w:tcBorders>
              <w:top w:val="nil"/>
              <w:left w:val="nil"/>
              <w:bottom w:val="single" w:sz="4" w:space="0" w:color="auto"/>
              <w:right w:val="nil"/>
            </w:tcBorders>
            <w:shd w:val="clear" w:color="000000" w:fill="FFFFFF"/>
            <w:noWrap/>
            <w:vAlign w:val="center"/>
            <w:hideMark/>
          </w:tcPr>
          <w:p w14:paraId="73BAEC53" w14:textId="77777777" w:rsidR="00202EE3" w:rsidRDefault="00202EE3">
            <w:pPr>
              <w:jc w:val="center"/>
              <w:rPr>
                <w:rFonts w:ascii="Arial" w:hAnsi="Arial" w:cs="Arial"/>
                <w:color w:val="000000"/>
                <w:sz w:val="18"/>
                <w:szCs w:val="18"/>
              </w:rPr>
            </w:pPr>
            <w:r>
              <w:rPr>
                <w:rFonts w:ascii="Arial" w:hAnsi="Arial" w:cs="Arial"/>
                <w:color w:val="000000"/>
                <w:sz w:val="18"/>
                <w:szCs w:val="18"/>
              </w:rPr>
              <w:t>22</w:t>
            </w:r>
          </w:p>
        </w:tc>
        <w:tc>
          <w:tcPr>
            <w:tcW w:w="1158" w:type="dxa"/>
            <w:tcBorders>
              <w:top w:val="nil"/>
              <w:left w:val="nil"/>
              <w:bottom w:val="single" w:sz="4" w:space="0" w:color="auto"/>
              <w:right w:val="single" w:sz="4" w:space="0" w:color="auto"/>
            </w:tcBorders>
            <w:shd w:val="clear" w:color="000000" w:fill="FFFFFF"/>
            <w:noWrap/>
            <w:vAlign w:val="center"/>
            <w:hideMark/>
          </w:tcPr>
          <w:p w14:paraId="65091C78" w14:textId="77777777" w:rsidR="00202EE3" w:rsidRDefault="00202EE3">
            <w:pPr>
              <w:jc w:val="center"/>
              <w:rPr>
                <w:rFonts w:ascii="Arial" w:hAnsi="Arial" w:cs="Arial"/>
                <w:color w:val="000000"/>
                <w:sz w:val="18"/>
                <w:szCs w:val="18"/>
              </w:rPr>
            </w:pPr>
            <w:r>
              <w:rPr>
                <w:rFonts w:ascii="Arial" w:hAnsi="Arial" w:cs="Arial"/>
                <w:color w:val="000000"/>
                <w:sz w:val="18"/>
                <w:szCs w:val="18"/>
              </w:rPr>
              <w:t>53.7</w:t>
            </w:r>
          </w:p>
        </w:tc>
      </w:tr>
      <w:tr w:rsidR="00202EE3" w14:paraId="6FC696C3" w14:textId="77777777" w:rsidTr="00202EE3">
        <w:trPr>
          <w:trHeight w:val="295"/>
        </w:trPr>
        <w:tc>
          <w:tcPr>
            <w:tcW w:w="1157" w:type="dxa"/>
            <w:tcBorders>
              <w:top w:val="nil"/>
              <w:left w:val="single" w:sz="4" w:space="0" w:color="auto"/>
              <w:bottom w:val="nil"/>
              <w:right w:val="nil"/>
            </w:tcBorders>
            <w:shd w:val="clear" w:color="000000" w:fill="FFFFFF"/>
            <w:noWrap/>
            <w:vAlign w:val="center"/>
            <w:hideMark/>
          </w:tcPr>
          <w:p w14:paraId="7C5FBE5F" w14:textId="77777777" w:rsidR="00202EE3" w:rsidRDefault="00202EE3">
            <w:pPr>
              <w:rPr>
                <w:rFonts w:ascii="Arial" w:hAnsi="Arial" w:cs="Arial"/>
                <w:b/>
                <w:bCs/>
                <w:color w:val="000000"/>
                <w:sz w:val="18"/>
                <w:szCs w:val="18"/>
              </w:rPr>
            </w:pPr>
            <w:r>
              <w:rPr>
                <w:rFonts w:ascii="Arial" w:hAnsi="Arial" w:cs="Arial"/>
                <w:b/>
                <w:bCs/>
                <w:color w:val="000000"/>
                <w:sz w:val="18"/>
                <w:szCs w:val="18"/>
              </w:rPr>
              <w:t>2013</w:t>
            </w:r>
          </w:p>
        </w:tc>
        <w:tc>
          <w:tcPr>
            <w:tcW w:w="1157" w:type="dxa"/>
            <w:tcBorders>
              <w:top w:val="nil"/>
              <w:left w:val="nil"/>
              <w:bottom w:val="nil"/>
              <w:right w:val="single" w:sz="4" w:space="0" w:color="auto"/>
            </w:tcBorders>
            <w:shd w:val="clear" w:color="000000" w:fill="FFFFFF"/>
            <w:noWrap/>
            <w:vAlign w:val="center"/>
            <w:hideMark/>
          </w:tcPr>
          <w:p w14:paraId="00173049" w14:textId="77777777" w:rsidR="00202EE3" w:rsidRDefault="00202EE3">
            <w:pPr>
              <w:rPr>
                <w:rFonts w:ascii="Arial" w:hAnsi="Arial" w:cs="Arial"/>
                <w:b/>
                <w:bCs/>
                <w:color w:val="000000"/>
                <w:sz w:val="18"/>
                <w:szCs w:val="18"/>
              </w:rPr>
            </w:pPr>
            <w:r>
              <w:rPr>
                <w:rFonts w:ascii="Arial" w:hAnsi="Arial" w:cs="Arial"/>
                <w:b/>
                <w:bCs/>
                <w:color w:val="000000"/>
                <w:sz w:val="18"/>
                <w:szCs w:val="18"/>
              </w:rPr>
              <w:t>Male</w:t>
            </w:r>
          </w:p>
        </w:tc>
        <w:tc>
          <w:tcPr>
            <w:tcW w:w="1158" w:type="dxa"/>
            <w:tcBorders>
              <w:top w:val="nil"/>
              <w:left w:val="nil"/>
              <w:bottom w:val="nil"/>
              <w:right w:val="nil"/>
            </w:tcBorders>
            <w:shd w:val="clear" w:color="000000" w:fill="FFFFFF"/>
            <w:noWrap/>
            <w:vAlign w:val="center"/>
            <w:hideMark/>
          </w:tcPr>
          <w:p w14:paraId="14A4180B" w14:textId="77777777" w:rsidR="00202EE3" w:rsidRDefault="00202EE3">
            <w:pPr>
              <w:jc w:val="center"/>
              <w:rPr>
                <w:rFonts w:ascii="Arial" w:hAnsi="Arial" w:cs="Arial"/>
                <w:color w:val="000000"/>
                <w:sz w:val="18"/>
                <w:szCs w:val="18"/>
              </w:rPr>
            </w:pPr>
            <w:r>
              <w:rPr>
                <w:rFonts w:ascii="Arial" w:hAnsi="Arial" w:cs="Arial"/>
                <w:color w:val="000000"/>
                <w:sz w:val="18"/>
                <w:szCs w:val="18"/>
              </w:rPr>
              <w:t>100</w:t>
            </w:r>
          </w:p>
        </w:tc>
        <w:tc>
          <w:tcPr>
            <w:tcW w:w="1728" w:type="dxa"/>
            <w:tcBorders>
              <w:top w:val="nil"/>
              <w:left w:val="nil"/>
              <w:bottom w:val="nil"/>
              <w:right w:val="single" w:sz="4" w:space="0" w:color="auto"/>
            </w:tcBorders>
            <w:shd w:val="clear" w:color="000000" w:fill="FFFFFF"/>
            <w:noWrap/>
            <w:vAlign w:val="center"/>
            <w:hideMark/>
          </w:tcPr>
          <w:p w14:paraId="763B2853" w14:textId="77777777" w:rsidR="00202EE3" w:rsidRDefault="00202EE3">
            <w:pPr>
              <w:jc w:val="center"/>
              <w:rPr>
                <w:rFonts w:ascii="Arial" w:hAnsi="Arial" w:cs="Arial"/>
                <w:color w:val="000000"/>
                <w:sz w:val="18"/>
                <w:szCs w:val="18"/>
              </w:rPr>
            </w:pPr>
            <w:r>
              <w:rPr>
                <w:rFonts w:ascii="Arial" w:hAnsi="Arial" w:cs="Arial"/>
                <w:color w:val="000000"/>
                <w:sz w:val="18"/>
                <w:szCs w:val="18"/>
              </w:rPr>
              <w:t>392 (320 - 455)</w:t>
            </w:r>
          </w:p>
        </w:tc>
        <w:tc>
          <w:tcPr>
            <w:tcW w:w="1158" w:type="dxa"/>
            <w:tcBorders>
              <w:top w:val="nil"/>
              <w:left w:val="nil"/>
              <w:bottom w:val="nil"/>
              <w:right w:val="nil"/>
            </w:tcBorders>
            <w:shd w:val="clear" w:color="000000" w:fill="FFFFFF"/>
            <w:noWrap/>
            <w:vAlign w:val="center"/>
            <w:hideMark/>
          </w:tcPr>
          <w:p w14:paraId="5686E6D7" w14:textId="77777777" w:rsidR="00202EE3" w:rsidRDefault="00202EE3">
            <w:pPr>
              <w:jc w:val="center"/>
              <w:rPr>
                <w:rFonts w:ascii="Arial" w:hAnsi="Arial" w:cs="Arial"/>
                <w:color w:val="000000"/>
                <w:sz w:val="18"/>
                <w:szCs w:val="18"/>
              </w:rPr>
            </w:pPr>
            <w:r>
              <w:rPr>
                <w:rFonts w:ascii="Arial" w:hAnsi="Arial" w:cs="Arial"/>
                <w:color w:val="000000"/>
                <w:sz w:val="18"/>
                <w:szCs w:val="18"/>
              </w:rPr>
              <w:t>36</w:t>
            </w:r>
          </w:p>
        </w:tc>
        <w:tc>
          <w:tcPr>
            <w:tcW w:w="1158" w:type="dxa"/>
            <w:tcBorders>
              <w:top w:val="nil"/>
              <w:left w:val="nil"/>
              <w:bottom w:val="nil"/>
              <w:right w:val="nil"/>
            </w:tcBorders>
            <w:shd w:val="clear" w:color="000000" w:fill="FFFFFF"/>
            <w:noWrap/>
            <w:vAlign w:val="center"/>
            <w:hideMark/>
          </w:tcPr>
          <w:p w14:paraId="1052A318" w14:textId="77777777" w:rsidR="00202EE3" w:rsidRDefault="00202EE3">
            <w:pPr>
              <w:jc w:val="center"/>
              <w:rPr>
                <w:rFonts w:ascii="Arial" w:hAnsi="Arial" w:cs="Arial"/>
                <w:color w:val="000000"/>
                <w:sz w:val="18"/>
                <w:szCs w:val="18"/>
              </w:rPr>
            </w:pPr>
            <w:r>
              <w:rPr>
                <w:rFonts w:ascii="Arial" w:hAnsi="Arial" w:cs="Arial"/>
                <w:color w:val="000000"/>
                <w:sz w:val="18"/>
                <w:szCs w:val="18"/>
              </w:rPr>
              <w:t>36</w:t>
            </w:r>
          </w:p>
        </w:tc>
        <w:tc>
          <w:tcPr>
            <w:tcW w:w="1728" w:type="dxa"/>
            <w:tcBorders>
              <w:top w:val="nil"/>
              <w:left w:val="nil"/>
              <w:bottom w:val="nil"/>
              <w:right w:val="single" w:sz="4" w:space="0" w:color="auto"/>
            </w:tcBorders>
            <w:shd w:val="clear" w:color="000000" w:fill="FFFFFF"/>
            <w:noWrap/>
            <w:vAlign w:val="center"/>
            <w:hideMark/>
          </w:tcPr>
          <w:p w14:paraId="4D479327" w14:textId="77777777" w:rsidR="00202EE3" w:rsidRDefault="00202EE3">
            <w:pPr>
              <w:jc w:val="center"/>
              <w:rPr>
                <w:rFonts w:ascii="Arial" w:hAnsi="Arial" w:cs="Arial"/>
                <w:color w:val="000000"/>
                <w:sz w:val="18"/>
                <w:szCs w:val="18"/>
              </w:rPr>
            </w:pPr>
            <w:r>
              <w:rPr>
                <w:rFonts w:ascii="Arial" w:hAnsi="Arial" w:cs="Arial"/>
                <w:color w:val="000000"/>
                <w:sz w:val="18"/>
                <w:szCs w:val="18"/>
              </w:rPr>
              <w:t>435 (385 - 502)</w:t>
            </w:r>
          </w:p>
        </w:tc>
        <w:tc>
          <w:tcPr>
            <w:tcW w:w="1158" w:type="dxa"/>
            <w:tcBorders>
              <w:top w:val="nil"/>
              <w:left w:val="nil"/>
              <w:bottom w:val="nil"/>
              <w:right w:val="nil"/>
            </w:tcBorders>
            <w:shd w:val="clear" w:color="000000" w:fill="FFFFFF"/>
            <w:noWrap/>
            <w:vAlign w:val="center"/>
            <w:hideMark/>
          </w:tcPr>
          <w:p w14:paraId="4DE52B4A" w14:textId="77777777" w:rsidR="00202EE3" w:rsidRDefault="00202EE3">
            <w:pPr>
              <w:jc w:val="center"/>
              <w:rPr>
                <w:rFonts w:ascii="Arial" w:hAnsi="Arial" w:cs="Arial"/>
                <w:color w:val="000000"/>
                <w:sz w:val="18"/>
                <w:szCs w:val="18"/>
              </w:rPr>
            </w:pPr>
            <w:r>
              <w:rPr>
                <w:rFonts w:ascii="Arial" w:hAnsi="Arial" w:cs="Arial"/>
                <w:color w:val="000000"/>
                <w:sz w:val="18"/>
                <w:szCs w:val="18"/>
              </w:rPr>
              <w:t>30</w:t>
            </w:r>
          </w:p>
        </w:tc>
        <w:tc>
          <w:tcPr>
            <w:tcW w:w="1158" w:type="dxa"/>
            <w:tcBorders>
              <w:top w:val="nil"/>
              <w:left w:val="nil"/>
              <w:bottom w:val="nil"/>
              <w:right w:val="single" w:sz="4" w:space="0" w:color="auto"/>
            </w:tcBorders>
            <w:shd w:val="clear" w:color="000000" w:fill="FFFFFF"/>
            <w:noWrap/>
            <w:vAlign w:val="center"/>
            <w:hideMark/>
          </w:tcPr>
          <w:p w14:paraId="6BBA93D7" w14:textId="77777777" w:rsidR="00202EE3" w:rsidRDefault="00202EE3">
            <w:pPr>
              <w:jc w:val="center"/>
              <w:rPr>
                <w:rFonts w:ascii="Arial" w:hAnsi="Arial" w:cs="Arial"/>
                <w:color w:val="000000"/>
                <w:sz w:val="18"/>
                <w:szCs w:val="18"/>
              </w:rPr>
            </w:pPr>
            <w:r>
              <w:rPr>
                <w:rFonts w:ascii="Arial" w:hAnsi="Arial" w:cs="Arial"/>
                <w:color w:val="000000"/>
                <w:sz w:val="18"/>
                <w:szCs w:val="18"/>
              </w:rPr>
              <w:t>83.3</w:t>
            </w:r>
          </w:p>
        </w:tc>
      </w:tr>
      <w:tr w:rsidR="00202EE3" w14:paraId="15988EB0" w14:textId="77777777" w:rsidTr="00202EE3">
        <w:trPr>
          <w:trHeight w:val="295"/>
        </w:trPr>
        <w:tc>
          <w:tcPr>
            <w:tcW w:w="1157" w:type="dxa"/>
            <w:tcBorders>
              <w:top w:val="nil"/>
              <w:left w:val="single" w:sz="4" w:space="0" w:color="auto"/>
              <w:bottom w:val="single" w:sz="4" w:space="0" w:color="auto"/>
              <w:right w:val="nil"/>
            </w:tcBorders>
            <w:shd w:val="clear" w:color="000000" w:fill="FFFFFF"/>
            <w:noWrap/>
            <w:vAlign w:val="center"/>
            <w:hideMark/>
          </w:tcPr>
          <w:p w14:paraId="3092BA31" w14:textId="77777777" w:rsidR="00202EE3" w:rsidRDefault="00202EE3">
            <w:pPr>
              <w:rPr>
                <w:rFonts w:ascii="Arial" w:hAnsi="Arial" w:cs="Arial"/>
                <w:color w:val="000000"/>
                <w:sz w:val="18"/>
                <w:szCs w:val="18"/>
              </w:rPr>
            </w:pPr>
            <w:r>
              <w:rPr>
                <w:rFonts w:ascii="Arial" w:hAnsi="Arial" w:cs="Arial"/>
                <w:color w:val="000000"/>
                <w:sz w:val="18"/>
                <w:szCs w:val="18"/>
              </w:rPr>
              <w:t> </w:t>
            </w:r>
          </w:p>
        </w:tc>
        <w:tc>
          <w:tcPr>
            <w:tcW w:w="1157" w:type="dxa"/>
            <w:tcBorders>
              <w:top w:val="nil"/>
              <w:left w:val="nil"/>
              <w:bottom w:val="single" w:sz="4" w:space="0" w:color="auto"/>
              <w:right w:val="single" w:sz="4" w:space="0" w:color="auto"/>
            </w:tcBorders>
            <w:shd w:val="clear" w:color="000000" w:fill="FFFFFF"/>
            <w:noWrap/>
            <w:vAlign w:val="center"/>
            <w:hideMark/>
          </w:tcPr>
          <w:p w14:paraId="07FDAD51" w14:textId="77777777" w:rsidR="00202EE3" w:rsidRDefault="00202EE3">
            <w:pPr>
              <w:rPr>
                <w:rFonts w:ascii="Arial" w:hAnsi="Arial" w:cs="Arial"/>
                <w:b/>
                <w:bCs/>
                <w:color w:val="000000"/>
                <w:sz w:val="18"/>
                <w:szCs w:val="18"/>
              </w:rPr>
            </w:pPr>
            <w:r>
              <w:rPr>
                <w:rFonts w:ascii="Arial" w:hAnsi="Arial" w:cs="Arial"/>
                <w:b/>
                <w:bCs/>
                <w:color w:val="000000"/>
                <w:sz w:val="18"/>
                <w:szCs w:val="18"/>
              </w:rPr>
              <w:t>Female</w:t>
            </w:r>
          </w:p>
        </w:tc>
        <w:tc>
          <w:tcPr>
            <w:tcW w:w="1158" w:type="dxa"/>
            <w:tcBorders>
              <w:top w:val="nil"/>
              <w:left w:val="nil"/>
              <w:bottom w:val="single" w:sz="4" w:space="0" w:color="auto"/>
              <w:right w:val="nil"/>
            </w:tcBorders>
            <w:shd w:val="clear" w:color="000000" w:fill="FFFFFF"/>
            <w:noWrap/>
            <w:vAlign w:val="center"/>
            <w:hideMark/>
          </w:tcPr>
          <w:p w14:paraId="29EEA2CA" w14:textId="77777777" w:rsidR="00202EE3" w:rsidRDefault="00202EE3">
            <w:pPr>
              <w:jc w:val="center"/>
              <w:rPr>
                <w:rFonts w:ascii="Arial" w:hAnsi="Arial" w:cs="Arial"/>
                <w:color w:val="000000"/>
                <w:sz w:val="18"/>
                <w:szCs w:val="18"/>
              </w:rPr>
            </w:pPr>
            <w:r>
              <w:rPr>
                <w:rFonts w:ascii="Arial" w:hAnsi="Arial" w:cs="Arial"/>
                <w:color w:val="000000"/>
                <w:sz w:val="18"/>
                <w:szCs w:val="18"/>
              </w:rPr>
              <w:t>100</w:t>
            </w:r>
          </w:p>
        </w:tc>
        <w:tc>
          <w:tcPr>
            <w:tcW w:w="1728" w:type="dxa"/>
            <w:tcBorders>
              <w:top w:val="nil"/>
              <w:left w:val="nil"/>
              <w:bottom w:val="single" w:sz="4" w:space="0" w:color="auto"/>
              <w:right w:val="single" w:sz="4" w:space="0" w:color="auto"/>
            </w:tcBorders>
            <w:shd w:val="clear" w:color="000000" w:fill="FFFFFF"/>
            <w:noWrap/>
            <w:vAlign w:val="center"/>
            <w:hideMark/>
          </w:tcPr>
          <w:p w14:paraId="42E7F939" w14:textId="77777777" w:rsidR="00202EE3" w:rsidRDefault="00202EE3">
            <w:pPr>
              <w:jc w:val="center"/>
              <w:rPr>
                <w:rFonts w:ascii="Arial" w:hAnsi="Arial" w:cs="Arial"/>
                <w:color w:val="000000"/>
                <w:sz w:val="18"/>
                <w:szCs w:val="18"/>
              </w:rPr>
            </w:pPr>
            <w:r>
              <w:rPr>
                <w:rFonts w:ascii="Arial" w:hAnsi="Arial" w:cs="Arial"/>
                <w:color w:val="000000"/>
                <w:sz w:val="18"/>
                <w:szCs w:val="18"/>
              </w:rPr>
              <w:t>415 (325 - 475)</w:t>
            </w:r>
          </w:p>
        </w:tc>
        <w:tc>
          <w:tcPr>
            <w:tcW w:w="1158" w:type="dxa"/>
            <w:tcBorders>
              <w:top w:val="nil"/>
              <w:left w:val="nil"/>
              <w:bottom w:val="single" w:sz="4" w:space="0" w:color="auto"/>
              <w:right w:val="nil"/>
            </w:tcBorders>
            <w:shd w:val="clear" w:color="000000" w:fill="FFFFFF"/>
            <w:noWrap/>
            <w:vAlign w:val="center"/>
            <w:hideMark/>
          </w:tcPr>
          <w:p w14:paraId="5850D161" w14:textId="77777777" w:rsidR="00202EE3" w:rsidRDefault="00202EE3">
            <w:pPr>
              <w:jc w:val="center"/>
              <w:rPr>
                <w:rFonts w:ascii="Arial" w:hAnsi="Arial" w:cs="Arial"/>
                <w:color w:val="000000"/>
                <w:sz w:val="18"/>
                <w:szCs w:val="18"/>
              </w:rPr>
            </w:pPr>
            <w:r>
              <w:rPr>
                <w:rFonts w:ascii="Arial" w:hAnsi="Arial" w:cs="Arial"/>
                <w:color w:val="000000"/>
                <w:sz w:val="18"/>
                <w:szCs w:val="18"/>
              </w:rPr>
              <w:t>84</w:t>
            </w:r>
          </w:p>
        </w:tc>
        <w:tc>
          <w:tcPr>
            <w:tcW w:w="1158" w:type="dxa"/>
            <w:tcBorders>
              <w:top w:val="nil"/>
              <w:left w:val="nil"/>
              <w:bottom w:val="single" w:sz="4" w:space="0" w:color="auto"/>
              <w:right w:val="nil"/>
            </w:tcBorders>
            <w:shd w:val="clear" w:color="000000" w:fill="FFFFFF"/>
            <w:noWrap/>
            <w:vAlign w:val="center"/>
            <w:hideMark/>
          </w:tcPr>
          <w:p w14:paraId="2F7D4FA1" w14:textId="77777777" w:rsidR="00202EE3" w:rsidRDefault="00202EE3">
            <w:pPr>
              <w:jc w:val="center"/>
              <w:rPr>
                <w:rFonts w:ascii="Arial" w:hAnsi="Arial" w:cs="Arial"/>
                <w:color w:val="000000"/>
                <w:sz w:val="18"/>
                <w:szCs w:val="18"/>
              </w:rPr>
            </w:pPr>
            <w:r>
              <w:rPr>
                <w:rFonts w:ascii="Arial" w:hAnsi="Arial" w:cs="Arial"/>
                <w:color w:val="000000"/>
                <w:sz w:val="18"/>
                <w:szCs w:val="18"/>
              </w:rPr>
              <w:t>84</w:t>
            </w:r>
          </w:p>
        </w:tc>
        <w:tc>
          <w:tcPr>
            <w:tcW w:w="1728" w:type="dxa"/>
            <w:tcBorders>
              <w:top w:val="nil"/>
              <w:left w:val="nil"/>
              <w:bottom w:val="single" w:sz="4" w:space="0" w:color="auto"/>
              <w:right w:val="single" w:sz="4" w:space="0" w:color="auto"/>
            </w:tcBorders>
            <w:shd w:val="clear" w:color="000000" w:fill="FFFFFF"/>
            <w:noWrap/>
            <w:vAlign w:val="center"/>
            <w:hideMark/>
          </w:tcPr>
          <w:p w14:paraId="7564A1B6" w14:textId="77777777" w:rsidR="00202EE3" w:rsidRDefault="00202EE3">
            <w:pPr>
              <w:jc w:val="center"/>
              <w:rPr>
                <w:rFonts w:ascii="Arial" w:hAnsi="Arial" w:cs="Arial"/>
                <w:color w:val="000000"/>
                <w:sz w:val="18"/>
                <w:szCs w:val="18"/>
              </w:rPr>
            </w:pPr>
            <w:r>
              <w:rPr>
                <w:rFonts w:ascii="Arial" w:hAnsi="Arial" w:cs="Arial"/>
                <w:color w:val="000000"/>
                <w:sz w:val="18"/>
                <w:szCs w:val="18"/>
              </w:rPr>
              <w:t>463 (400 - 541)</w:t>
            </w:r>
          </w:p>
        </w:tc>
        <w:tc>
          <w:tcPr>
            <w:tcW w:w="1158" w:type="dxa"/>
            <w:tcBorders>
              <w:top w:val="nil"/>
              <w:left w:val="nil"/>
              <w:bottom w:val="single" w:sz="4" w:space="0" w:color="auto"/>
              <w:right w:val="nil"/>
            </w:tcBorders>
            <w:shd w:val="clear" w:color="000000" w:fill="FFFFFF"/>
            <w:noWrap/>
            <w:vAlign w:val="center"/>
            <w:hideMark/>
          </w:tcPr>
          <w:p w14:paraId="309CB53C" w14:textId="77777777" w:rsidR="00202EE3" w:rsidRDefault="00202EE3">
            <w:pPr>
              <w:jc w:val="center"/>
              <w:rPr>
                <w:rFonts w:ascii="Arial" w:hAnsi="Arial" w:cs="Arial"/>
                <w:color w:val="000000"/>
                <w:sz w:val="18"/>
                <w:szCs w:val="18"/>
              </w:rPr>
            </w:pPr>
            <w:r>
              <w:rPr>
                <w:rFonts w:ascii="Arial" w:hAnsi="Arial" w:cs="Arial"/>
                <w:color w:val="000000"/>
                <w:sz w:val="18"/>
                <w:szCs w:val="18"/>
              </w:rPr>
              <w:t>57</w:t>
            </w:r>
          </w:p>
        </w:tc>
        <w:tc>
          <w:tcPr>
            <w:tcW w:w="1158" w:type="dxa"/>
            <w:tcBorders>
              <w:top w:val="nil"/>
              <w:left w:val="nil"/>
              <w:bottom w:val="single" w:sz="4" w:space="0" w:color="auto"/>
              <w:right w:val="single" w:sz="4" w:space="0" w:color="auto"/>
            </w:tcBorders>
            <w:shd w:val="clear" w:color="000000" w:fill="FFFFFF"/>
            <w:noWrap/>
            <w:vAlign w:val="center"/>
            <w:hideMark/>
          </w:tcPr>
          <w:p w14:paraId="06E18ADA" w14:textId="77777777" w:rsidR="00202EE3" w:rsidRDefault="00202EE3">
            <w:pPr>
              <w:jc w:val="center"/>
              <w:rPr>
                <w:rFonts w:ascii="Arial" w:hAnsi="Arial" w:cs="Arial"/>
                <w:color w:val="000000"/>
                <w:sz w:val="18"/>
                <w:szCs w:val="18"/>
              </w:rPr>
            </w:pPr>
            <w:r>
              <w:rPr>
                <w:rFonts w:ascii="Arial" w:hAnsi="Arial" w:cs="Arial"/>
                <w:color w:val="000000"/>
                <w:sz w:val="18"/>
                <w:szCs w:val="18"/>
              </w:rPr>
              <w:t>67.9</w:t>
            </w:r>
          </w:p>
        </w:tc>
      </w:tr>
      <w:tr w:rsidR="00202EE3" w14:paraId="03D046AB" w14:textId="77777777" w:rsidTr="00202EE3">
        <w:trPr>
          <w:trHeight w:val="295"/>
        </w:trPr>
        <w:tc>
          <w:tcPr>
            <w:tcW w:w="1157" w:type="dxa"/>
            <w:tcBorders>
              <w:top w:val="nil"/>
              <w:left w:val="single" w:sz="4" w:space="0" w:color="auto"/>
              <w:bottom w:val="nil"/>
              <w:right w:val="nil"/>
            </w:tcBorders>
            <w:shd w:val="clear" w:color="000000" w:fill="FFFFFF"/>
            <w:noWrap/>
            <w:vAlign w:val="center"/>
            <w:hideMark/>
          </w:tcPr>
          <w:p w14:paraId="18A69FFA" w14:textId="77777777" w:rsidR="00202EE3" w:rsidRDefault="00202EE3">
            <w:pPr>
              <w:rPr>
                <w:rFonts w:ascii="Arial" w:hAnsi="Arial" w:cs="Arial"/>
                <w:b/>
                <w:bCs/>
                <w:color w:val="000000"/>
                <w:sz w:val="18"/>
                <w:szCs w:val="18"/>
              </w:rPr>
            </w:pPr>
            <w:r>
              <w:rPr>
                <w:rFonts w:ascii="Arial" w:hAnsi="Arial" w:cs="Arial"/>
                <w:b/>
                <w:bCs/>
                <w:color w:val="000000"/>
                <w:sz w:val="18"/>
                <w:szCs w:val="18"/>
              </w:rPr>
              <w:t>2014</w:t>
            </w:r>
          </w:p>
        </w:tc>
        <w:tc>
          <w:tcPr>
            <w:tcW w:w="1157" w:type="dxa"/>
            <w:tcBorders>
              <w:top w:val="nil"/>
              <w:left w:val="nil"/>
              <w:bottom w:val="nil"/>
              <w:right w:val="single" w:sz="4" w:space="0" w:color="auto"/>
            </w:tcBorders>
            <w:shd w:val="clear" w:color="000000" w:fill="FFFFFF"/>
            <w:noWrap/>
            <w:vAlign w:val="center"/>
            <w:hideMark/>
          </w:tcPr>
          <w:p w14:paraId="4B53E979" w14:textId="77777777" w:rsidR="00202EE3" w:rsidRDefault="00202EE3">
            <w:pPr>
              <w:rPr>
                <w:rFonts w:ascii="Arial" w:hAnsi="Arial" w:cs="Arial"/>
                <w:b/>
                <w:bCs/>
                <w:color w:val="000000"/>
                <w:sz w:val="18"/>
                <w:szCs w:val="18"/>
              </w:rPr>
            </w:pPr>
            <w:r>
              <w:rPr>
                <w:rFonts w:ascii="Arial" w:hAnsi="Arial" w:cs="Arial"/>
                <w:b/>
                <w:bCs/>
                <w:color w:val="000000"/>
                <w:sz w:val="18"/>
                <w:szCs w:val="18"/>
              </w:rPr>
              <w:t>Male</w:t>
            </w:r>
          </w:p>
        </w:tc>
        <w:tc>
          <w:tcPr>
            <w:tcW w:w="1158" w:type="dxa"/>
            <w:tcBorders>
              <w:top w:val="nil"/>
              <w:left w:val="nil"/>
              <w:bottom w:val="nil"/>
              <w:right w:val="nil"/>
            </w:tcBorders>
            <w:shd w:val="clear" w:color="000000" w:fill="FFFFFF"/>
            <w:noWrap/>
            <w:vAlign w:val="center"/>
            <w:hideMark/>
          </w:tcPr>
          <w:p w14:paraId="6D30B4E0" w14:textId="77777777" w:rsidR="00202EE3" w:rsidRDefault="00202EE3">
            <w:pPr>
              <w:jc w:val="center"/>
              <w:rPr>
                <w:rFonts w:ascii="Arial" w:hAnsi="Arial" w:cs="Arial"/>
                <w:color w:val="000000"/>
                <w:sz w:val="18"/>
                <w:szCs w:val="18"/>
              </w:rPr>
            </w:pPr>
            <w:r>
              <w:rPr>
                <w:rFonts w:ascii="Arial" w:hAnsi="Arial" w:cs="Arial"/>
                <w:color w:val="000000"/>
                <w:sz w:val="18"/>
                <w:szCs w:val="18"/>
              </w:rPr>
              <w:t>99</w:t>
            </w:r>
          </w:p>
        </w:tc>
        <w:tc>
          <w:tcPr>
            <w:tcW w:w="1728" w:type="dxa"/>
            <w:tcBorders>
              <w:top w:val="nil"/>
              <w:left w:val="nil"/>
              <w:bottom w:val="nil"/>
              <w:right w:val="single" w:sz="4" w:space="0" w:color="auto"/>
            </w:tcBorders>
            <w:shd w:val="clear" w:color="000000" w:fill="FFFFFF"/>
            <w:noWrap/>
            <w:vAlign w:val="center"/>
            <w:hideMark/>
          </w:tcPr>
          <w:p w14:paraId="0097E120" w14:textId="77777777" w:rsidR="00202EE3" w:rsidRDefault="00202EE3">
            <w:pPr>
              <w:jc w:val="center"/>
              <w:rPr>
                <w:rFonts w:ascii="Arial" w:hAnsi="Arial" w:cs="Arial"/>
                <w:color w:val="000000"/>
                <w:sz w:val="18"/>
                <w:szCs w:val="18"/>
              </w:rPr>
            </w:pPr>
            <w:r>
              <w:rPr>
                <w:rFonts w:ascii="Arial" w:hAnsi="Arial" w:cs="Arial"/>
                <w:color w:val="000000"/>
                <w:sz w:val="18"/>
                <w:szCs w:val="18"/>
              </w:rPr>
              <w:t>370 (345 - 415)</w:t>
            </w:r>
          </w:p>
        </w:tc>
        <w:tc>
          <w:tcPr>
            <w:tcW w:w="1158" w:type="dxa"/>
            <w:tcBorders>
              <w:top w:val="nil"/>
              <w:left w:val="nil"/>
              <w:bottom w:val="nil"/>
              <w:right w:val="nil"/>
            </w:tcBorders>
            <w:shd w:val="clear" w:color="000000" w:fill="FFFFFF"/>
            <w:noWrap/>
            <w:vAlign w:val="center"/>
            <w:hideMark/>
          </w:tcPr>
          <w:p w14:paraId="5DA443E4" w14:textId="77777777" w:rsidR="00202EE3" w:rsidRDefault="00202EE3">
            <w:pPr>
              <w:jc w:val="center"/>
              <w:rPr>
                <w:rFonts w:ascii="Arial" w:hAnsi="Arial" w:cs="Arial"/>
                <w:color w:val="000000"/>
                <w:sz w:val="18"/>
                <w:szCs w:val="18"/>
              </w:rPr>
            </w:pPr>
            <w:r>
              <w:rPr>
                <w:rFonts w:ascii="Arial" w:hAnsi="Arial" w:cs="Arial"/>
                <w:color w:val="000000"/>
                <w:sz w:val="18"/>
                <w:szCs w:val="18"/>
              </w:rPr>
              <w:t>41</w:t>
            </w:r>
          </w:p>
        </w:tc>
        <w:tc>
          <w:tcPr>
            <w:tcW w:w="1158" w:type="dxa"/>
            <w:tcBorders>
              <w:top w:val="nil"/>
              <w:left w:val="nil"/>
              <w:bottom w:val="nil"/>
              <w:right w:val="nil"/>
            </w:tcBorders>
            <w:shd w:val="clear" w:color="000000" w:fill="FFFFFF"/>
            <w:noWrap/>
            <w:vAlign w:val="center"/>
            <w:hideMark/>
          </w:tcPr>
          <w:p w14:paraId="01CD75AC" w14:textId="77777777" w:rsidR="00202EE3" w:rsidRDefault="00202EE3">
            <w:pPr>
              <w:jc w:val="center"/>
              <w:rPr>
                <w:rFonts w:ascii="Arial" w:hAnsi="Arial" w:cs="Arial"/>
                <w:color w:val="000000"/>
                <w:sz w:val="18"/>
                <w:szCs w:val="18"/>
              </w:rPr>
            </w:pPr>
            <w:r>
              <w:rPr>
                <w:rFonts w:ascii="Arial" w:hAnsi="Arial" w:cs="Arial"/>
                <w:color w:val="000000"/>
                <w:sz w:val="18"/>
                <w:szCs w:val="18"/>
              </w:rPr>
              <w:t>41.4</w:t>
            </w:r>
          </w:p>
        </w:tc>
        <w:tc>
          <w:tcPr>
            <w:tcW w:w="1728" w:type="dxa"/>
            <w:tcBorders>
              <w:top w:val="nil"/>
              <w:left w:val="nil"/>
              <w:bottom w:val="nil"/>
              <w:right w:val="single" w:sz="4" w:space="0" w:color="auto"/>
            </w:tcBorders>
            <w:shd w:val="clear" w:color="000000" w:fill="FFFFFF"/>
            <w:noWrap/>
            <w:vAlign w:val="center"/>
            <w:hideMark/>
          </w:tcPr>
          <w:p w14:paraId="4227FF62" w14:textId="77777777" w:rsidR="00202EE3" w:rsidRDefault="00202EE3">
            <w:pPr>
              <w:jc w:val="center"/>
              <w:rPr>
                <w:rFonts w:ascii="Arial" w:hAnsi="Arial" w:cs="Arial"/>
                <w:color w:val="000000"/>
                <w:sz w:val="18"/>
                <w:szCs w:val="18"/>
              </w:rPr>
            </w:pPr>
            <w:r>
              <w:rPr>
                <w:rFonts w:ascii="Arial" w:hAnsi="Arial" w:cs="Arial"/>
                <w:color w:val="000000"/>
                <w:sz w:val="18"/>
                <w:szCs w:val="18"/>
              </w:rPr>
              <w:t>419 (371 - 455)</w:t>
            </w:r>
          </w:p>
        </w:tc>
        <w:tc>
          <w:tcPr>
            <w:tcW w:w="1158" w:type="dxa"/>
            <w:tcBorders>
              <w:top w:val="nil"/>
              <w:left w:val="nil"/>
              <w:bottom w:val="nil"/>
              <w:right w:val="nil"/>
            </w:tcBorders>
            <w:shd w:val="clear" w:color="000000" w:fill="FFFFFF"/>
            <w:noWrap/>
            <w:vAlign w:val="center"/>
            <w:hideMark/>
          </w:tcPr>
          <w:p w14:paraId="137D196A" w14:textId="77777777" w:rsidR="00202EE3" w:rsidRDefault="00202EE3">
            <w:pPr>
              <w:jc w:val="center"/>
              <w:rPr>
                <w:rFonts w:ascii="Arial" w:hAnsi="Arial" w:cs="Arial"/>
                <w:color w:val="000000"/>
                <w:sz w:val="18"/>
                <w:szCs w:val="18"/>
              </w:rPr>
            </w:pPr>
            <w:r>
              <w:rPr>
                <w:rFonts w:ascii="Arial" w:hAnsi="Arial" w:cs="Arial"/>
                <w:color w:val="000000"/>
                <w:sz w:val="18"/>
                <w:szCs w:val="18"/>
              </w:rPr>
              <w:t>41</w:t>
            </w:r>
          </w:p>
        </w:tc>
        <w:tc>
          <w:tcPr>
            <w:tcW w:w="1158" w:type="dxa"/>
            <w:tcBorders>
              <w:top w:val="nil"/>
              <w:left w:val="nil"/>
              <w:bottom w:val="nil"/>
              <w:right w:val="single" w:sz="4" w:space="0" w:color="auto"/>
            </w:tcBorders>
            <w:shd w:val="clear" w:color="000000" w:fill="FFFFFF"/>
            <w:noWrap/>
            <w:vAlign w:val="center"/>
            <w:hideMark/>
          </w:tcPr>
          <w:p w14:paraId="4144B493" w14:textId="77777777" w:rsidR="00202EE3" w:rsidRDefault="00202EE3">
            <w:pPr>
              <w:jc w:val="center"/>
              <w:rPr>
                <w:rFonts w:ascii="Arial" w:hAnsi="Arial" w:cs="Arial"/>
                <w:color w:val="000000"/>
                <w:sz w:val="18"/>
                <w:szCs w:val="18"/>
              </w:rPr>
            </w:pPr>
            <w:r>
              <w:rPr>
                <w:rFonts w:ascii="Arial" w:hAnsi="Arial" w:cs="Arial"/>
                <w:color w:val="000000"/>
                <w:sz w:val="18"/>
                <w:szCs w:val="18"/>
              </w:rPr>
              <w:t>100</w:t>
            </w:r>
          </w:p>
        </w:tc>
      </w:tr>
      <w:tr w:rsidR="00202EE3" w14:paraId="76692674" w14:textId="77777777" w:rsidTr="00202EE3">
        <w:trPr>
          <w:trHeight w:val="295"/>
        </w:trPr>
        <w:tc>
          <w:tcPr>
            <w:tcW w:w="1157" w:type="dxa"/>
            <w:tcBorders>
              <w:top w:val="nil"/>
              <w:left w:val="single" w:sz="4" w:space="0" w:color="auto"/>
              <w:bottom w:val="single" w:sz="4" w:space="0" w:color="auto"/>
              <w:right w:val="nil"/>
            </w:tcBorders>
            <w:shd w:val="clear" w:color="000000" w:fill="FFFFFF"/>
            <w:noWrap/>
            <w:vAlign w:val="center"/>
            <w:hideMark/>
          </w:tcPr>
          <w:p w14:paraId="6833CABC" w14:textId="77777777" w:rsidR="00202EE3" w:rsidRDefault="00202EE3">
            <w:pPr>
              <w:rPr>
                <w:rFonts w:ascii="Arial" w:hAnsi="Arial" w:cs="Arial"/>
                <w:color w:val="000000"/>
                <w:sz w:val="18"/>
                <w:szCs w:val="18"/>
              </w:rPr>
            </w:pPr>
            <w:r>
              <w:rPr>
                <w:rFonts w:ascii="Arial" w:hAnsi="Arial" w:cs="Arial"/>
                <w:color w:val="000000"/>
                <w:sz w:val="18"/>
                <w:szCs w:val="18"/>
              </w:rPr>
              <w:t> </w:t>
            </w:r>
          </w:p>
        </w:tc>
        <w:tc>
          <w:tcPr>
            <w:tcW w:w="1157" w:type="dxa"/>
            <w:tcBorders>
              <w:top w:val="nil"/>
              <w:left w:val="nil"/>
              <w:bottom w:val="single" w:sz="4" w:space="0" w:color="auto"/>
              <w:right w:val="single" w:sz="4" w:space="0" w:color="auto"/>
            </w:tcBorders>
            <w:shd w:val="clear" w:color="000000" w:fill="FFFFFF"/>
            <w:noWrap/>
            <w:vAlign w:val="center"/>
            <w:hideMark/>
          </w:tcPr>
          <w:p w14:paraId="25F58C7A" w14:textId="77777777" w:rsidR="00202EE3" w:rsidRDefault="00202EE3">
            <w:pPr>
              <w:rPr>
                <w:rFonts w:ascii="Arial" w:hAnsi="Arial" w:cs="Arial"/>
                <w:b/>
                <w:bCs/>
                <w:color w:val="000000"/>
                <w:sz w:val="18"/>
                <w:szCs w:val="18"/>
              </w:rPr>
            </w:pPr>
            <w:r>
              <w:rPr>
                <w:rFonts w:ascii="Arial" w:hAnsi="Arial" w:cs="Arial"/>
                <w:b/>
                <w:bCs/>
                <w:color w:val="000000"/>
                <w:sz w:val="18"/>
                <w:szCs w:val="18"/>
              </w:rPr>
              <w:t>Female</w:t>
            </w:r>
          </w:p>
        </w:tc>
        <w:tc>
          <w:tcPr>
            <w:tcW w:w="1158" w:type="dxa"/>
            <w:tcBorders>
              <w:top w:val="nil"/>
              <w:left w:val="nil"/>
              <w:bottom w:val="single" w:sz="4" w:space="0" w:color="auto"/>
              <w:right w:val="nil"/>
            </w:tcBorders>
            <w:shd w:val="clear" w:color="000000" w:fill="FFFFFF"/>
            <w:noWrap/>
            <w:vAlign w:val="center"/>
            <w:hideMark/>
          </w:tcPr>
          <w:p w14:paraId="581AF9AA" w14:textId="77777777" w:rsidR="00202EE3" w:rsidRDefault="00202EE3">
            <w:pPr>
              <w:jc w:val="center"/>
              <w:rPr>
                <w:rFonts w:ascii="Arial" w:hAnsi="Arial" w:cs="Arial"/>
                <w:color w:val="000000"/>
                <w:sz w:val="18"/>
                <w:szCs w:val="18"/>
              </w:rPr>
            </w:pPr>
            <w:r>
              <w:rPr>
                <w:rFonts w:ascii="Arial" w:hAnsi="Arial" w:cs="Arial"/>
                <w:color w:val="000000"/>
                <w:sz w:val="18"/>
                <w:szCs w:val="18"/>
              </w:rPr>
              <w:t>99</w:t>
            </w:r>
          </w:p>
        </w:tc>
        <w:tc>
          <w:tcPr>
            <w:tcW w:w="1728" w:type="dxa"/>
            <w:tcBorders>
              <w:top w:val="nil"/>
              <w:left w:val="nil"/>
              <w:bottom w:val="single" w:sz="4" w:space="0" w:color="auto"/>
              <w:right w:val="single" w:sz="4" w:space="0" w:color="auto"/>
            </w:tcBorders>
            <w:shd w:val="clear" w:color="000000" w:fill="FFFFFF"/>
            <w:noWrap/>
            <w:vAlign w:val="center"/>
            <w:hideMark/>
          </w:tcPr>
          <w:p w14:paraId="1DE8C454" w14:textId="77777777" w:rsidR="00202EE3" w:rsidRDefault="00202EE3">
            <w:pPr>
              <w:jc w:val="center"/>
              <w:rPr>
                <w:rFonts w:ascii="Arial" w:hAnsi="Arial" w:cs="Arial"/>
                <w:color w:val="000000"/>
                <w:sz w:val="18"/>
                <w:szCs w:val="18"/>
              </w:rPr>
            </w:pPr>
            <w:r>
              <w:rPr>
                <w:rFonts w:ascii="Arial" w:hAnsi="Arial" w:cs="Arial"/>
                <w:color w:val="000000"/>
                <w:sz w:val="18"/>
                <w:szCs w:val="18"/>
              </w:rPr>
              <w:t>375 (320 - 410)</w:t>
            </w:r>
          </w:p>
        </w:tc>
        <w:tc>
          <w:tcPr>
            <w:tcW w:w="1158" w:type="dxa"/>
            <w:tcBorders>
              <w:top w:val="nil"/>
              <w:left w:val="nil"/>
              <w:bottom w:val="single" w:sz="4" w:space="0" w:color="auto"/>
              <w:right w:val="nil"/>
            </w:tcBorders>
            <w:shd w:val="clear" w:color="000000" w:fill="FFFFFF"/>
            <w:noWrap/>
            <w:vAlign w:val="center"/>
            <w:hideMark/>
          </w:tcPr>
          <w:p w14:paraId="05C08EA1" w14:textId="77777777" w:rsidR="00202EE3" w:rsidRDefault="00202EE3">
            <w:pPr>
              <w:jc w:val="center"/>
              <w:rPr>
                <w:rFonts w:ascii="Arial" w:hAnsi="Arial" w:cs="Arial"/>
                <w:color w:val="000000"/>
                <w:sz w:val="18"/>
                <w:szCs w:val="18"/>
              </w:rPr>
            </w:pPr>
            <w:r>
              <w:rPr>
                <w:rFonts w:ascii="Arial" w:hAnsi="Arial" w:cs="Arial"/>
                <w:color w:val="000000"/>
                <w:sz w:val="18"/>
                <w:szCs w:val="18"/>
              </w:rPr>
              <w:t>64</w:t>
            </w:r>
          </w:p>
        </w:tc>
        <w:tc>
          <w:tcPr>
            <w:tcW w:w="1158" w:type="dxa"/>
            <w:tcBorders>
              <w:top w:val="nil"/>
              <w:left w:val="nil"/>
              <w:bottom w:val="single" w:sz="4" w:space="0" w:color="auto"/>
              <w:right w:val="nil"/>
            </w:tcBorders>
            <w:shd w:val="clear" w:color="000000" w:fill="FFFFFF"/>
            <w:noWrap/>
            <w:vAlign w:val="center"/>
            <w:hideMark/>
          </w:tcPr>
          <w:p w14:paraId="472C6E3C" w14:textId="77777777" w:rsidR="00202EE3" w:rsidRDefault="00202EE3">
            <w:pPr>
              <w:jc w:val="center"/>
              <w:rPr>
                <w:rFonts w:ascii="Arial" w:hAnsi="Arial" w:cs="Arial"/>
                <w:color w:val="000000"/>
                <w:sz w:val="18"/>
                <w:szCs w:val="18"/>
              </w:rPr>
            </w:pPr>
            <w:r>
              <w:rPr>
                <w:rFonts w:ascii="Arial" w:hAnsi="Arial" w:cs="Arial"/>
                <w:color w:val="000000"/>
                <w:sz w:val="18"/>
                <w:szCs w:val="18"/>
              </w:rPr>
              <w:t>64.6</w:t>
            </w:r>
          </w:p>
        </w:tc>
        <w:tc>
          <w:tcPr>
            <w:tcW w:w="1728" w:type="dxa"/>
            <w:tcBorders>
              <w:top w:val="nil"/>
              <w:left w:val="nil"/>
              <w:bottom w:val="single" w:sz="4" w:space="0" w:color="auto"/>
              <w:right w:val="single" w:sz="4" w:space="0" w:color="auto"/>
            </w:tcBorders>
            <w:shd w:val="clear" w:color="000000" w:fill="FFFFFF"/>
            <w:noWrap/>
            <w:vAlign w:val="center"/>
            <w:hideMark/>
          </w:tcPr>
          <w:p w14:paraId="0E8DD309" w14:textId="77777777" w:rsidR="00202EE3" w:rsidRDefault="00202EE3">
            <w:pPr>
              <w:jc w:val="center"/>
              <w:rPr>
                <w:rFonts w:ascii="Arial" w:hAnsi="Arial" w:cs="Arial"/>
                <w:color w:val="000000"/>
                <w:sz w:val="18"/>
                <w:szCs w:val="18"/>
              </w:rPr>
            </w:pPr>
            <w:r>
              <w:rPr>
                <w:rFonts w:ascii="Arial" w:hAnsi="Arial" w:cs="Arial"/>
                <w:color w:val="000000"/>
                <w:sz w:val="18"/>
                <w:szCs w:val="18"/>
              </w:rPr>
              <w:t>423 (388 - 450)</w:t>
            </w:r>
          </w:p>
        </w:tc>
        <w:tc>
          <w:tcPr>
            <w:tcW w:w="1158" w:type="dxa"/>
            <w:tcBorders>
              <w:top w:val="nil"/>
              <w:left w:val="nil"/>
              <w:bottom w:val="single" w:sz="4" w:space="0" w:color="auto"/>
              <w:right w:val="nil"/>
            </w:tcBorders>
            <w:shd w:val="clear" w:color="000000" w:fill="FFFFFF"/>
            <w:noWrap/>
            <w:vAlign w:val="center"/>
            <w:hideMark/>
          </w:tcPr>
          <w:p w14:paraId="71E5AE93" w14:textId="77777777" w:rsidR="00202EE3" w:rsidRDefault="00202EE3">
            <w:pPr>
              <w:jc w:val="center"/>
              <w:rPr>
                <w:rFonts w:ascii="Arial" w:hAnsi="Arial" w:cs="Arial"/>
                <w:color w:val="000000"/>
                <w:sz w:val="18"/>
                <w:szCs w:val="18"/>
              </w:rPr>
            </w:pPr>
            <w:r>
              <w:rPr>
                <w:rFonts w:ascii="Arial" w:hAnsi="Arial" w:cs="Arial"/>
                <w:color w:val="000000"/>
                <w:sz w:val="18"/>
                <w:szCs w:val="18"/>
              </w:rPr>
              <w:t>64</w:t>
            </w:r>
          </w:p>
        </w:tc>
        <w:tc>
          <w:tcPr>
            <w:tcW w:w="1158" w:type="dxa"/>
            <w:tcBorders>
              <w:top w:val="nil"/>
              <w:left w:val="nil"/>
              <w:bottom w:val="single" w:sz="4" w:space="0" w:color="auto"/>
              <w:right w:val="single" w:sz="4" w:space="0" w:color="auto"/>
            </w:tcBorders>
            <w:shd w:val="clear" w:color="000000" w:fill="FFFFFF"/>
            <w:noWrap/>
            <w:vAlign w:val="center"/>
            <w:hideMark/>
          </w:tcPr>
          <w:p w14:paraId="136720FC" w14:textId="77777777" w:rsidR="00202EE3" w:rsidRDefault="00202EE3">
            <w:pPr>
              <w:jc w:val="center"/>
              <w:rPr>
                <w:rFonts w:ascii="Arial" w:hAnsi="Arial" w:cs="Arial"/>
                <w:color w:val="000000"/>
                <w:sz w:val="18"/>
                <w:szCs w:val="18"/>
              </w:rPr>
            </w:pPr>
            <w:r>
              <w:rPr>
                <w:rFonts w:ascii="Arial" w:hAnsi="Arial" w:cs="Arial"/>
                <w:color w:val="000000"/>
                <w:sz w:val="18"/>
                <w:szCs w:val="18"/>
              </w:rPr>
              <w:t>100</w:t>
            </w:r>
          </w:p>
        </w:tc>
      </w:tr>
      <w:tr w:rsidR="00202EE3" w14:paraId="25A38E06" w14:textId="77777777" w:rsidTr="00202EE3">
        <w:trPr>
          <w:trHeight w:val="295"/>
        </w:trPr>
        <w:tc>
          <w:tcPr>
            <w:tcW w:w="1157" w:type="dxa"/>
            <w:tcBorders>
              <w:top w:val="nil"/>
              <w:left w:val="single" w:sz="4" w:space="0" w:color="auto"/>
              <w:bottom w:val="nil"/>
              <w:right w:val="nil"/>
            </w:tcBorders>
            <w:shd w:val="clear" w:color="000000" w:fill="FFFFFF"/>
            <w:noWrap/>
            <w:vAlign w:val="center"/>
            <w:hideMark/>
          </w:tcPr>
          <w:p w14:paraId="3AF53836" w14:textId="77777777" w:rsidR="00202EE3" w:rsidRDefault="00202EE3">
            <w:pPr>
              <w:rPr>
                <w:rFonts w:ascii="Arial" w:hAnsi="Arial" w:cs="Arial"/>
                <w:b/>
                <w:bCs/>
                <w:color w:val="000000"/>
                <w:sz w:val="18"/>
                <w:szCs w:val="18"/>
              </w:rPr>
            </w:pPr>
            <w:r>
              <w:rPr>
                <w:rFonts w:ascii="Arial" w:hAnsi="Arial" w:cs="Arial"/>
                <w:b/>
                <w:bCs/>
                <w:color w:val="000000"/>
                <w:sz w:val="18"/>
                <w:szCs w:val="18"/>
              </w:rPr>
              <w:t>2015</w:t>
            </w:r>
          </w:p>
        </w:tc>
        <w:tc>
          <w:tcPr>
            <w:tcW w:w="1157" w:type="dxa"/>
            <w:tcBorders>
              <w:top w:val="nil"/>
              <w:left w:val="nil"/>
              <w:bottom w:val="nil"/>
              <w:right w:val="single" w:sz="4" w:space="0" w:color="auto"/>
            </w:tcBorders>
            <w:shd w:val="clear" w:color="000000" w:fill="FFFFFF"/>
            <w:noWrap/>
            <w:vAlign w:val="center"/>
            <w:hideMark/>
          </w:tcPr>
          <w:p w14:paraId="6C7A440F" w14:textId="77777777" w:rsidR="00202EE3" w:rsidRDefault="00202EE3">
            <w:pPr>
              <w:rPr>
                <w:rFonts w:ascii="Arial" w:hAnsi="Arial" w:cs="Arial"/>
                <w:b/>
                <w:bCs/>
                <w:color w:val="000000"/>
                <w:sz w:val="18"/>
                <w:szCs w:val="18"/>
              </w:rPr>
            </w:pPr>
            <w:r>
              <w:rPr>
                <w:rFonts w:ascii="Arial" w:hAnsi="Arial" w:cs="Arial"/>
                <w:b/>
                <w:bCs/>
                <w:color w:val="000000"/>
                <w:sz w:val="18"/>
                <w:szCs w:val="18"/>
              </w:rPr>
              <w:t>Male</w:t>
            </w:r>
          </w:p>
        </w:tc>
        <w:tc>
          <w:tcPr>
            <w:tcW w:w="1158" w:type="dxa"/>
            <w:tcBorders>
              <w:top w:val="nil"/>
              <w:left w:val="nil"/>
              <w:bottom w:val="nil"/>
              <w:right w:val="nil"/>
            </w:tcBorders>
            <w:shd w:val="clear" w:color="000000" w:fill="FFFFFF"/>
            <w:noWrap/>
            <w:vAlign w:val="center"/>
            <w:hideMark/>
          </w:tcPr>
          <w:p w14:paraId="2991E87D" w14:textId="77777777" w:rsidR="00202EE3" w:rsidRDefault="00202EE3">
            <w:pPr>
              <w:jc w:val="center"/>
              <w:rPr>
                <w:rFonts w:ascii="Arial" w:hAnsi="Arial" w:cs="Arial"/>
                <w:color w:val="000000"/>
                <w:sz w:val="18"/>
                <w:szCs w:val="18"/>
              </w:rPr>
            </w:pPr>
            <w:r>
              <w:rPr>
                <w:rFonts w:ascii="Arial" w:hAnsi="Arial" w:cs="Arial"/>
                <w:color w:val="000000"/>
                <w:sz w:val="18"/>
                <w:szCs w:val="18"/>
              </w:rPr>
              <w:t>101</w:t>
            </w:r>
          </w:p>
        </w:tc>
        <w:tc>
          <w:tcPr>
            <w:tcW w:w="1728" w:type="dxa"/>
            <w:tcBorders>
              <w:top w:val="nil"/>
              <w:left w:val="nil"/>
              <w:bottom w:val="nil"/>
              <w:right w:val="single" w:sz="4" w:space="0" w:color="auto"/>
            </w:tcBorders>
            <w:shd w:val="clear" w:color="000000" w:fill="FFFFFF"/>
            <w:noWrap/>
            <w:vAlign w:val="center"/>
            <w:hideMark/>
          </w:tcPr>
          <w:p w14:paraId="5D90D2C2" w14:textId="77777777" w:rsidR="00202EE3" w:rsidRDefault="00202EE3">
            <w:pPr>
              <w:jc w:val="center"/>
              <w:rPr>
                <w:rFonts w:ascii="Arial" w:hAnsi="Arial" w:cs="Arial"/>
                <w:color w:val="000000"/>
                <w:sz w:val="18"/>
                <w:szCs w:val="18"/>
              </w:rPr>
            </w:pPr>
            <w:r>
              <w:rPr>
                <w:rFonts w:ascii="Arial" w:hAnsi="Arial" w:cs="Arial"/>
                <w:color w:val="000000"/>
                <w:sz w:val="18"/>
                <w:szCs w:val="18"/>
              </w:rPr>
              <w:t>352 (310 - 410)</w:t>
            </w:r>
          </w:p>
        </w:tc>
        <w:tc>
          <w:tcPr>
            <w:tcW w:w="1158" w:type="dxa"/>
            <w:tcBorders>
              <w:top w:val="nil"/>
              <w:left w:val="nil"/>
              <w:bottom w:val="nil"/>
              <w:right w:val="nil"/>
            </w:tcBorders>
            <w:shd w:val="clear" w:color="000000" w:fill="FFFFFF"/>
            <w:noWrap/>
            <w:vAlign w:val="center"/>
            <w:hideMark/>
          </w:tcPr>
          <w:p w14:paraId="17F24408" w14:textId="77777777" w:rsidR="00202EE3" w:rsidRDefault="00202EE3">
            <w:pPr>
              <w:jc w:val="center"/>
              <w:rPr>
                <w:rFonts w:ascii="Arial" w:hAnsi="Arial" w:cs="Arial"/>
                <w:color w:val="000000"/>
                <w:sz w:val="18"/>
                <w:szCs w:val="18"/>
              </w:rPr>
            </w:pPr>
            <w:r>
              <w:rPr>
                <w:rFonts w:ascii="Arial" w:hAnsi="Arial" w:cs="Arial"/>
                <w:color w:val="000000"/>
                <w:sz w:val="18"/>
                <w:szCs w:val="18"/>
              </w:rPr>
              <w:t>26</w:t>
            </w:r>
          </w:p>
        </w:tc>
        <w:tc>
          <w:tcPr>
            <w:tcW w:w="1158" w:type="dxa"/>
            <w:tcBorders>
              <w:top w:val="nil"/>
              <w:left w:val="nil"/>
              <w:bottom w:val="nil"/>
              <w:right w:val="nil"/>
            </w:tcBorders>
            <w:shd w:val="clear" w:color="000000" w:fill="FFFFFF"/>
            <w:noWrap/>
            <w:vAlign w:val="center"/>
            <w:hideMark/>
          </w:tcPr>
          <w:p w14:paraId="44289B6E" w14:textId="77777777" w:rsidR="00202EE3" w:rsidRDefault="00202EE3">
            <w:pPr>
              <w:jc w:val="center"/>
              <w:rPr>
                <w:rFonts w:ascii="Arial" w:hAnsi="Arial" w:cs="Arial"/>
                <w:color w:val="000000"/>
                <w:sz w:val="18"/>
                <w:szCs w:val="18"/>
              </w:rPr>
            </w:pPr>
            <w:r>
              <w:rPr>
                <w:rFonts w:ascii="Arial" w:hAnsi="Arial" w:cs="Arial"/>
                <w:color w:val="000000"/>
                <w:sz w:val="18"/>
                <w:szCs w:val="18"/>
              </w:rPr>
              <w:t>25.7</w:t>
            </w:r>
          </w:p>
        </w:tc>
        <w:tc>
          <w:tcPr>
            <w:tcW w:w="1728" w:type="dxa"/>
            <w:tcBorders>
              <w:top w:val="nil"/>
              <w:left w:val="nil"/>
              <w:bottom w:val="nil"/>
              <w:right w:val="single" w:sz="4" w:space="0" w:color="auto"/>
            </w:tcBorders>
            <w:shd w:val="clear" w:color="000000" w:fill="FFFFFF"/>
            <w:noWrap/>
            <w:vAlign w:val="center"/>
            <w:hideMark/>
          </w:tcPr>
          <w:p w14:paraId="64DFB176" w14:textId="77777777" w:rsidR="00202EE3" w:rsidRDefault="00202EE3">
            <w:pPr>
              <w:jc w:val="center"/>
              <w:rPr>
                <w:rFonts w:ascii="Arial" w:hAnsi="Arial" w:cs="Arial"/>
                <w:color w:val="000000"/>
                <w:sz w:val="18"/>
                <w:szCs w:val="18"/>
              </w:rPr>
            </w:pPr>
            <w:r>
              <w:rPr>
                <w:rFonts w:ascii="Arial" w:hAnsi="Arial" w:cs="Arial"/>
                <w:color w:val="000000"/>
                <w:sz w:val="18"/>
                <w:szCs w:val="18"/>
              </w:rPr>
              <w:t>401 (325 - 480)</w:t>
            </w:r>
          </w:p>
        </w:tc>
        <w:tc>
          <w:tcPr>
            <w:tcW w:w="1158" w:type="dxa"/>
            <w:tcBorders>
              <w:top w:val="nil"/>
              <w:left w:val="nil"/>
              <w:bottom w:val="nil"/>
              <w:right w:val="nil"/>
            </w:tcBorders>
            <w:shd w:val="clear" w:color="000000" w:fill="FFFFFF"/>
            <w:noWrap/>
            <w:vAlign w:val="center"/>
            <w:hideMark/>
          </w:tcPr>
          <w:p w14:paraId="74A7E849" w14:textId="77777777" w:rsidR="00202EE3" w:rsidRDefault="00202EE3">
            <w:pPr>
              <w:jc w:val="center"/>
              <w:rPr>
                <w:rFonts w:ascii="Arial" w:hAnsi="Arial" w:cs="Arial"/>
                <w:color w:val="000000"/>
                <w:sz w:val="18"/>
                <w:szCs w:val="18"/>
              </w:rPr>
            </w:pPr>
            <w:r>
              <w:rPr>
                <w:rFonts w:ascii="Arial" w:hAnsi="Arial" w:cs="Arial"/>
                <w:color w:val="000000"/>
                <w:sz w:val="18"/>
                <w:szCs w:val="18"/>
              </w:rPr>
              <w:t>22</w:t>
            </w:r>
          </w:p>
        </w:tc>
        <w:tc>
          <w:tcPr>
            <w:tcW w:w="1158" w:type="dxa"/>
            <w:tcBorders>
              <w:top w:val="nil"/>
              <w:left w:val="nil"/>
              <w:bottom w:val="nil"/>
              <w:right w:val="single" w:sz="4" w:space="0" w:color="auto"/>
            </w:tcBorders>
            <w:shd w:val="clear" w:color="000000" w:fill="FFFFFF"/>
            <w:noWrap/>
            <w:vAlign w:val="center"/>
            <w:hideMark/>
          </w:tcPr>
          <w:p w14:paraId="6887325A" w14:textId="77777777" w:rsidR="00202EE3" w:rsidRDefault="00202EE3">
            <w:pPr>
              <w:jc w:val="center"/>
              <w:rPr>
                <w:rFonts w:ascii="Arial" w:hAnsi="Arial" w:cs="Arial"/>
                <w:color w:val="000000"/>
                <w:sz w:val="18"/>
                <w:szCs w:val="18"/>
              </w:rPr>
            </w:pPr>
            <w:r>
              <w:rPr>
                <w:rFonts w:ascii="Arial" w:hAnsi="Arial" w:cs="Arial"/>
                <w:color w:val="000000"/>
                <w:sz w:val="18"/>
                <w:szCs w:val="18"/>
              </w:rPr>
              <w:t>84.6</w:t>
            </w:r>
          </w:p>
        </w:tc>
      </w:tr>
      <w:tr w:rsidR="00202EE3" w14:paraId="1F2EBD69" w14:textId="77777777" w:rsidTr="00202EE3">
        <w:trPr>
          <w:trHeight w:val="295"/>
        </w:trPr>
        <w:tc>
          <w:tcPr>
            <w:tcW w:w="1157" w:type="dxa"/>
            <w:tcBorders>
              <w:top w:val="nil"/>
              <w:left w:val="single" w:sz="4" w:space="0" w:color="auto"/>
              <w:bottom w:val="nil"/>
              <w:right w:val="nil"/>
            </w:tcBorders>
            <w:shd w:val="clear" w:color="000000" w:fill="FFFFFF"/>
            <w:noWrap/>
            <w:vAlign w:val="center"/>
            <w:hideMark/>
          </w:tcPr>
          <w:p w14:paraId="0E8C422B" w14:textId="77777777" w:rsidR="00202EE3" w:rsidRDefault="00202EE3">
            <w:pPr>
              <w:rPr>
                <w:rFonts w:ascii="Arial" w:hAnsi="Arial" w:cs="Arial"/>
                <w:color w:val="000000"/>
                <w:sz w:val="18"/>
                <w:szCs w:val="18"/>
              </w:rPr>
            </w:pPr>
            <w:r>
              <w:rPr>
                <w:rFonts w:ascii="Arial" w:hAnsi="Arial" w:cs="Arial"/>
                <w:color w:val="000000"/>
                <w:sz w:val="18"/>
                <w:szCs w:val="18"/>
              </w:rPr>
              <w:t> </w:t>
            </w:r>
          </w:p>
        </w:tc>
        <w:tc>
          <w:tcPr>
            <w:tcW w:w="1157" w:type="dxa"/>
            <w:tcBorders>
              <w:top w:val="nil"/>
              <w:left w:val="nil"/>
              <w:bottom w:val="nil"/>
              <w:right w:val="single" w:sz="4" w:space="0" w:color="auto"/>
            </w:tcBorders>
            <w:shd w:val="clear" w:color="000000" w:fill="FFFFFF"/>
            <w:noWrap/>
            <w:vAlign w:val="center"/>
            <w:hideMark/>
          </w:tcPr>
          <w:p w14:paraId="35D311C3" w14:textId="77777777" w:rsidR="00202EE3" w:rsidRDefault="00202EE3">
            <w:pPr>
              <w:rPr>
                <w:rFonts w:ascii="Arial" w:hAnsi="Arial" w:cs="Arial"/>
                <w:b/>
                <w:bCs/>
                <w:color w:val="000000"/>
                <w:sz w:val="18"/>
                <w:szCs w:val="18"/>
              </w:rPr>
            </w:pPr>
            <w:r>
              <w:rPr>
                <w:rFonts w:ascii="Arial" w:hAnsi="Arial" w:cs="Arial"/>
                <w:b/>
                <w:bCs/>
                <w:color w:val="000000"/>
                <w:sz w:val="18"/>
                <w:szCs w:val="18"/>
              </w:rPr>
              <w:t>Female</w:t>
            </w:r>
          </w:p>
        </w:tc>
        <w:tc>
          <w:tcPr>
            <w:tcW w:w="1158" w:type="dxa"/>
            <w:tcBorders>
              <w:top w:val="nil"/>
              <w:left w:val="nil"/>
              <w:bottom w:val="nil"/>
              <w:right w:val="nil"/>
            </w:tcBorders>
            <w:shd w:val="clear" w:color="000000" w:fill="FFFFFF"/>
            <w:noWrap/>
            <w:vAlign w:val="center"/>
            <w:hideMark/>
          </w:tcPr>
          <w:p w14:paraId="7D5D2AC5" w14:textId="77777777" w:rsidR="00202EE3" w:rsidRDefault="00202EE3">
            <w:pPr>
              <w:jc w:val="center"/>
              <w:rPr>
                <w:rFonts w:ascii="Arial" w:hAnsi="Arial" w:cs="Arial"/>
                <w:color w:val="000000"/>
                <w:sz w:val="18"/>
                <w:szCs w:val="18"/>
              </w:rPr>
            </w:pPr>
            <w:r>
              <w:rPr>
                <w:rFonts w:ascii="Arial" w:hAnsi="Arial" w:cs="Arial"/>
                <w:color w:val="000000"/>
                <w:sz w:val="18"/>
                <w:szCs w:val="18"/>
              </w:rPr>
              <w:t>99</w:t>
            </w:r>
          </w:p>
        </w:tc>
        <w:tc>
          <w:tcPr>
            <w:tcW w:w="1728" w:type="dxa"/>
            <w:tcBorders>
              <w:top w:val="nil"/>
              <w:left w:val="nil"/>
              <w:bottom w:val="nil"/>
              <w:right w:val="single" w:sz="4" w:space="0" w:color="auto"/>
            </w:tcBorders>
            <w:shd w:val="clear" w:color="000000" w:fill="FFFFFF"/>
            <w:noWrap/>
            <w:vAlign w:val="center"/>
            <w:hideMark/>
          </w:tcPr>
          <w:p w14:paraId="7A3ECBF6" w14:textId="77777777" w:rsidR="00202EE3" w:rsidRDefault="00202EE3">
            <w:pPr>
              <w:jc w:val="center"/>
              <w:rPr>
                <w:rFonts w:ascii="Arial" w:hAnsi="Arial" w:cs="Arial"/>
                <w:color w:val="000000"/>
                <w:sz w:val="18"/>
                <w:szCs w:val="18"/>
              </w:rPr>
            </w:pPr>
            <w:r>
              <w:rPr>
                <w:rFonts w:ascii="Arial" w:hAnsi="Arial" w:cs="Arial"/>
                <w:color w:val="000000"/>
                <w:sz w:val="18"/>
                <w:szCs w:val="18"/>
              </w:rPr>
              <w:t>372 (320 - 435)</w:t>
            </w:r>
          </w:p>
        </w:tc>
        <w:tc>
          <w:tcPr>
            <w:tcW w:w="1158" w:type="dxa"/>
            <w:tcBorders>
              <w:top w:val="nil"/>
              <w:left w:val="nil"/>
              <w:bottom w:val="nil"/>
              <w:right w:val="nil"/>
            </w:tcBorders>
            <w:shd w:val="clear" w:color="000000" w:fill="FFFFFF"/>
            <w:noWrap/>
            <w:vAlign w:val="center"/>
            <w:hideMark/>
          </w:tcPr>
          <w:p w14:paraId="56239B12" w14:textId="77777777" w:rsidR="00202EE3" w:rsidRDefault="00202EE3">
            <w:pPr>
              <w:jc w:val="center"/>
              <w:rPr>
                <w:rFonts w:ascii="Arial" w:hAnsi="Arial" w:cs="Arial"/>
                <w:color w:val="000000"/>
                <w:sz w:val="18"/>
                <w:szCs w:val="18"/>
              </w:rPr>
            </w:pPr>
            <w:r>
              <w:rPr>
                <w:rFonts w:ascii="Arial" w:hAnsi="Arial" w:cs="Arial"/>
                <w:color w:val="000000"/>
                <w:sz w:val="18"/>
                <w:szCs w:val="18"/>
              </w:rPr>
              <w:t>59</w:t>
            </w:r>
          </w:p>
        </w:tc>
        <w:tc>
          <w:tcPr>
            <w:tcW w:w="1158" w:type="dxa"/>
            <w:tcBorders>
              <w:top w:val="nil"/>
              <w:left w:val="nil"/>
              <w:bottom w:val="nil"/>
              <w:right w:val="nil"/>
            </w:tcBorders>
            <w:shd w:val="clear" w:color="000000" w:fill="FFFFFF"/>
            <w:noWrap/>
            <w:vAlign w:val="center"/>
            <w:hideMark/>
          </w:tcPr>
          <w:p w14:paraId="2F00E160" w14:textId="77777777" w:rsidR="00202EE3" w:rsidRDefault="00202EE3">
            <w:pPr>
              <w:jc w:val="center"/>
              <w:rPr>
                <w:rFonts w:ascii="Arial" w:hAnsi="Arial" w:cs="Arial"/>
                <w:color w:val="000000"/>
                <w:sz w:val="18"/>
                <w:szCs w:val="18"/>
              </w:rPr>
            </w:pPr>
            <w:r>
              <w:rPr>
                <w:rFonts w:ascii="Arial" w:hAnsi="Arial" w:cs="Arial"/>
                <w:color w:val="000000"/>
                <w:sz w:val="18"/>
                <w:szCs w:val="18"/>
              </w:rPr>
              <w:t>59.6</w:t>
            </w:r>
          </w:p>
        </w:tc>
        <w:tc>
          <w:tcPr>
            <w:tcW w:w="1728" w:type="dxa"/>
            <w:tcBorders>
              <w:top w:val="nil"/>
              <w:left w:val="nil"/>
              <w:bottom w:val="nil"/>
              <w:right w:val="single" w:sz="4" w:space="0" w:color="auto"/>
            </w:tcBorders>
            <w:shd w:val="clear" w:color="000000" w:fill="FFFFFF"/>
            <w:noWrap/>
            <w:vAlign w:val="center"/>
            <w:hideMark/>
          </w:tcPr>
          <w:p w14:paraId="4FD2DF90" w14:textId="77777777" w:rsidR="00202EE3" w:rsidRDefault="00202EE3">
            <w:pPr>
              <w:jc w:val="center"/>
              <w:rPr>
                <w:rFonts w:ascii="Arial" w:hAnsi="Arial" w:cs="Arial"/>
                <w:color w:val="000000"/>
                <w:sz w:val="18"/>
                <w:szCs w:val="18"/>
              </w:rPr>
            </w:pPr>
            <w:r>
              <w:rPr>
                <w:rFonts w:ascii="Arial" w:hAnsi="Arial" w:cs="Arial"/>
                <w:color w:val="000000"/>
                <w:sz w:val="18"/>
                <w:szCs w:val="18"/>
              </w:rPr>
              <w:t>434 (375 - 520)</w:t>
            </w:r>
          </w:p>
        </w:tc>
        <w:tc>
          <w:tcPr>
            <w:tcW w:w="1158" w:type="dxa"/>
            <w:tcBorders>
              <w:top w:val="nil"/>
              <w:left w:val="nil"/>
              <w:bottom w:val="nil"/>
              <w:right w:val="nil"/>
            </w:tcBorders>
            <w:shd w:val="clear" w:color="000000" w:fill="FFFFFF"/>
            <w:noWrap/>
            <w:vAlign w:val="center"/>
            <w:hideMark/>
          </w:tcPr>
          <w:p w14:paraId="67D78049" w14:textId="77777777" w:rsidR="00202EE3" w:rsidRDefault="00202EE3">
            <w:pPr>
              <w:jc w:val="center"/>
              <w:rPr>
                <w:rFonts w:ascii="Arial" w:hAnsi="Arial" w:cs="Arial"/>
                <w:color w:val="000000"/>
                <w:sz w:val="18"/>
                <w:szCs w:val="18"/>
              </w:rPr>
            </w:pPr>
            <w:r>
              <w:rPr>
                <w:rFonts w:ascii="Arial" w:hAnsi="Arial" w:cs="Arial"/>
                <w:color w:val="000000"/>
                <w:sz w:val="18"/>
                <w:szCs w:val="18"/>
              </w:rPr>
              <w:t>50</w:t>
            </w:r>
          </w:p>
        </w:tc>
        <w:tc>
          <w:tcPr>
            <w:tcW w:w="1158" w:type="dxa"/>
            <w:tcBorders>
              <w:top w:val="nil"/>
              <w:left w:val="nil"/>
              <w:bottom w:val="nil"/>
              <w:right w:val="single" w:sz="4" w:space="0" w:color="auto"/>
            </w:tcBorders>
            <w:shd w:val="clear" w:color="000000" w:fill="FFFFFF"/>
            <w:noWrap/>
            <w:vAlign w:val="center"/>
            <w:hideMark/>
          </w:tcPr>
          <w:p w14:paraId="51615CB7" w14:textId="77777777" w:rsidR="00202EE3" w:rsidRDefault="00202EE3">
            <w:pPr>
              <w:jc w:val="center"/>
              <w:rPr>
                <w:rFonts w:ascii="Arial" w:hAnsi="Arial" w:cs="Arial"/>
                <w:color w:val="000000"/>
                <w:sz w:val="18"/>
                <w:szCs w:val="18"/>
              </w:rPr>
            </w:pPr>
            <w:r>
              <w:rPr>
                <w:rFonts w:ascii="Arial" w:hAnsi="Arial" w:cs="Arial"/>
                <w:color w:val="000000"/>
                <w:sz w:val="18"/>
                <w:szCs w:val="18"/>
              </w:rPr>
              <w:t>84.7</w:t>
            </w:r>
          </w:p>
        </w:tc>
      </w:tr>
      <w:tr w:rsidR="00202EE3" w14:paraId="226DD075" w14:textId="77777777" w:rsidTr="00202EE3">
        <w:trPr>
          <w:trHeight w:val="295"/>
        </w:trPr>
        <w:tc>
          <w:tcPr>
            <w:tcW w:w="1157" w:type="dxa"/>
            <w:tcBorders>
              <w:top w:val="single" w:sz="4" w:space="0" w:color="auto"/>
              <w:left w:val="single" w:sz="4" w:space="0" w:color="auto"/>
              <w:bottom w:val="nil"/>
              <w:right w:val="nil"/>
            </w:tcBorders>
            <w:shd w:val="clear" w:color="000000" w:fill="FFFFFF"/>
            <w:noWrap/>
            <w:vAlign w:val="center"/>
            <w:hideMark/>
          </w:tcPr>
          <w:p w14:paraId="5F253252" w14:textId="77777777" w:rsidR="00202EE3" w:rsidRDefault="00202EE3">
            <w:pPr>
              <w:rPr>
                <w:rFonts w:ascii="Arial" w:hAnsi="Arial" w:cs="Arial"/>
                <w:b/>
                <w:bCs/>
                <w:color w:val="000000"/>
                <w:sz w:val="18"/>
                <w:szCs w:val="18"/>
              </w:rPr>
            </w:pPr>
            <w:r>
              <w:rPr>
                <w:rFonts w:ascii="Arial" w:hAnsi="Arial" w:cs="Arial"/>
                <w:b/>
                <w:bCs/>
                <w:color w:val="000000"/>
                <w:sz w:val="18"/>
                <w:szCs w:val="18"/>
              </w:rPr>
              <w:t>2016</w:t>
            </w:r>
          </w:p>
        </w:tc>
        <w:tc>
          <w:tcPr>
            <w:tcW w:w="1157" w:type="dxa"/>
            <w:tcBorders>
              <w:top w:val="single" w:sz="4" w:space="0" w:color="auto"/>
              <w:left w:val="nil"/>
              <w:bottom w:val="nil"/>
              <w:right w:val="single" w:sz="4" w:space="0" w:color="auto"/>
            </w:tcBorders>
            <w:shd w:val="clear" w:color="000000" w:fill="FFFFFF"/>
            <w:noWrap/>
            <w:vAlign w:val="center"/>
            <w:hideMark/>
          </w:tcPr>
          <w:p w14:paraId="31085113" w14:textId="77777777" w:rsidR="00202EE3" w:rsidRDefault="00202EE3">
            <w:pPr>
              <w:rPr>
                <w:rFonts w:ascii="Arial" w:hAnsi="Arial" w:cs="Arial"/>
                <w:b/>
                <w:bCs/>
                <w:color w:val="000000"/>
                <w:sz w:val="18"/>
                <w:szCs w:val="18"/>
              </w:rPr>
            </w:pPr>
            <w:r>
              <w:rPr>
                <w:rFonts w:ascii="Arial" w:hAnsi="Arial" w:cs="Arial"/>
                <w:b/>
                <w:bCs/>
                <w:color w:val="000000"/>
                <w:sz w:val="18"/>
                <w:szCs w:val="18"/>
              </w:rPr>
              <w:t>Male</w:t>
            </w:r>
          </w:p>
        </w:tc>
        <w:tc>
          <w:tcPr>
            <w:tcW w:w="1158" w:type="dxa"/>
            <w:tcBorders>
              <w:top w:val="single" w:sz="4" w:space="0" w:color="auto"/>
              <w:left w:val="nil"/>
              <w:bottom w:val="nil"/>
              <w:right w:val="nil"/>
            </w:tcBorders>
            <w:shd w:val="clear" w:color="000000" w:fill="FFFFFF"/>
            <w:noWrap/>
            <w:vAlign w:val="center"/>
            <w:hideMark/>
          </w:tcPr>
          <w:p w14:paraId="271B2537" w14:textId="77777777" w:rsidR="00202EE3" w:rsidRDefault="00202EE3">
            <w:pPr>
              <w:jc w:val="center"/>
              <w:rPr>
                <w:rFonts w:ascii="Arial" w:hAnsi="Arial" w:cs="Arial"/>
                <w:color w:val="000000"/>
                <w:sz w:val="18"/>
                <w:szCs w:val="18"/>
              </w:rPr>
            </w:pPr>
            <w:r>
              <w:rPr>
                <w:rFonts w:ascii="Arial" w:hAnsi="Arial" w:cs="Arial"/>
                <w:color w:val="000000"/>
                <w:sz w:val="18"/>
                <w:szCs w:val="18"/>
              </w:rPr>
              <w:t>49</w:t>
            </w:r>
          </w:p>
        </w:tc>
        <w:tc>
          <w:tcPr>
            <w:tcW w:w="1728" w:type="dxa"/>
            <w:tcBorders>
              <w:top w:val="single" w:sz="4" w:space="0" w:color="auto"/>
              <w:left w:val="nil"/>
              <w:bottom w:val="nil"/>
              <w:right w:val="single" w:sz="4" w:space="0" w:color="auto"/>
            </w:tcBorders>
            <w:shd w:val="clear" w:color="000000" w:fill="FFFFFF"/>
            <w:noWrap/>
            <w:vAlign w:val="center"/>
            <w:hideMark/>
          </w:tcPr>
          <w:p w14:paraId="576F6441" w14:textId="77777777" w:rsidR="00202EE3" w:rsidRDefault="00202EE3">
            <w:pPr>
              <w:jc w:val="center"/>
              <w:rPr>
                <w:rFonts w:ascii="Arial" w:hAnsi="Arial" w:cs="Arial"/>
                <w:color w:val="000000"/>
                <w:sz w:val="18"/>
                <w:szCs w:val="18"/>
              </w:rPr>
            </w:pPr>
            <w:r>
              <w:rPr>
                <w:rFonts w:ascii="Arial" w:hAnsi="Arial" w:cs="Arial"/>
                <w:color w:val="000000"/>
                <w:sz w:val="18"/>
                <w:szCs w:val="18"/>
              </w:rPr>
              <w:t>368 (315 - 415)</w:t>
            </w:r>
          </w:p>
        </w:tc>
        <w:tc>
          <w:tcPr>
            <w:tcW w:w="1158" w:type="dxa"/>
            <w:tcBorders>
              <w:top w:val="single" w:sz="4" w:space="0" w:color="auto"/>
              <w:left w:val="nil"/>
              <w:bottom w:val="nil"/>
              <w:right w:val="nil"/>
            </w:tcBorders>
            <w:shd w:val="clear" w:color="000000" w:fill="FFFFFF"/>
            <w:noWrap/>
            <w:vAlign w:val="center"/>
            <w:hideMark/>
          </w:tcPr>
          <w:p w14:paraId="6765F112" w14:textId="77777777" w:rsidR="00202EE3" w:rsidRDefault="00202EE3">
            <w:pPr>
              <w:jc w:val="center"/>
              <w:rPr>
                <w:rFonts w:ascii="Arial" w:hAnsi="Arial" w:cs="Arial"/>
                <w:color w:val="000000"/>
                <w:sz w:val="18"/>
                <w:szCs w:val="18"/>
              </w:rPr>
            </w:pPr>
            <w:r>
              <w:rPr>
                <w:rFonts w:ascii="Arial" w:hAnsi="Arial" w:cs="Arial"/>
                <w:color w:val="000000"/>
                <w:sz w:val="18"/>
                <w:szCs w:val="18"/>
              </w:rPr>
              <w:t>3</w:t>
            </w:r>
          </w:p>
        </w:tc>
        <w:tc>
          <w:tcPr>
            <w:tcW w:w="1158" w:type="dxa"/>
            <w:tcBorders>
              <w:top w:val="single" w:sz="4" w:space="0" w:color="auto"/>
              <w:left w:val="nil"/>
              <w:bottom w:val="nil"/>
              <w:right w:val="nil"/>
            </w:tcBorders>
            <w:shd w:val="clear" w:color="000000" w:fill="FFFFFF"/>
            <w:noWrap/>
            <w:vAlign w:val="center"/>
            <w:hideMark/>
          </w:tcPr>
          <w:p w14:paraId="4CDE291D" w14:textId="77777777" w:rsidR="00202EE3" w:rsidRDefault="00202EE3">
            <w:pPr>
              <w:jc w:val="center"/>
              <w:rPr>
                <w:rFonts w:ascii="Arial" w:hAnsi="Arial" w:cs="Arial"/>
                <w:color w:val="000000"/>
                <w:sz w:val="18"/>
                <w:szCs w:val="18"/>
              </w:rPr>
            </w:pPr>
            <w:r>
              <w:rPr>
                <w:rFonts w:ascii="Arial" w:hAnsi="Arial" w:cs="Arial"/>
                <w:color w:val="000000"/>
                <w:sz w:val="18"/>
                <w:szCs w:val="18"/>
              </w:rPr>
              <w:t>6.1</w:t>
            </w:r>
          </w:p>
        </w:tc>
        <w:tc>
          <w:tcPr>
            <w:tcW w:w="1728" w:type="dxa"/>
            <w:tcBorders>
              <w:top w:val="single" w:sz="4" w:space="0" w:color="auto"/>
              <w:left w:val="nil"/>
              <w:bottom w:val="nil"/>
              <w:right w:val="single" w:sz="4" w:space="0" w:color="auto"/>
            </w:tcBorders>
            <w:shd w:val="clear" w:color="000000" w:fill="FFFFFF"/>
            <w:noWrap/>
            <w:vAlign w:val="center"/>
            <w:hideMark/>
          </w:tcPr>
          <w:p w14:paraId="01DC14C1" w14:textId="77777777" w:rsidR="00202EE3" w:rsidRDefault="00202EE3">
            <w:pPr>
              <w:jc w:val="center"/>
              <w:rPr>
                <w:rFonts w:ascii="Arial" w:hAnsi="Arial" w:cs="Arial"/>
                <w:color w:val="000000"/>
                <w:sz w:val="18"/>
                <w:szCs w:val="18"/>
              </w:rPr>
            </w:pPr>
            <w:r>
              <w:rPr>
                <w:rFonts w:ascii="Arial" w:hAnsi="Arial" w:cs="Arial"/>
                <w:color w:val="000000"/>
                <w:sz w:val="18"/>
                <w:szCs w:val="18"/>
              </w:rPr>
              <w:t>462 (390 - 505)</w:t>
            </w:r>
          </w:p>
        </w:tc>
        <w:tc>
          <w:tcPr>
            <w:tcW w:w="1158" w:type="dxa"/>
            <w:tcBorders>
              <w:top w:val="single" w:sz="4" w:space="0" w:color="auto"/>
              <w:left w:val="nil"/>
              <w:bottom w:val="nil"/>
              <w:right w:val="nil"/>
            </w:tcBorders>
            <w:shd w:val="clear" w:color="000000" w:fill="FFFFFF"/>
            <w:noWrap/>
            <w:vAlign w:val="center"/>
            <w:hideMark/>
          </w:tcPr>
          <w:p w14:paraId="7314F412" w14:textId="77777777" w:rsidR="00202EE3" w:rsidRDefault="00202EE3">
            <w:pPr>
              <w:jc w:val="center"/>
              <w:rPr>
                <w:rFonts w:ascii="Arial" w:hAnsi="Arial" w:cs="Arial"/>
                <w:color w:val="000000"/>
                <w:sz w:val="18"/>
                <w:szCs w:val="18"/>
              </w:rPr>
            </w:pPr>
            <w:r>
              <w:rPr>
                <w:rFonts w:ascii="Arial" w:hAnsi="Arial" w:cs="Arial"/>
                <w:color w:val="000000"/>
                <w:sz w:val="18"/>
                <w:szCs w:val="18"/>
              </w:rPr>
              <w:t>3</w:t>
            </w:r>
          </w:p>
        </w:tc>
        <w:tc>
          <w:tcPr>
            <w:tcW w:w="1158" w:type="dxa"/>
            <w:tcBorders>
              <w:top w:val="single" w:sz="4" w:space="0" w:color="auto"/>
              <w:left w:val="nil"/>
              <w:bottom w:val="nil"/>
              <w:right w:val="single" w:sz="4" w:space="0" w:color="auto"/>
            </w:tcBorders>
            <w:shd w:val="clear" w:color="000000" w:fill="FFFFFF"/>
            <w:noWrap/>
            <w:vAlign w:val="center"/>
            <w:hideMark/>
          </w:tcPr>
          <w:p w14:paraId="05E44D15" w14:textId="77777777" w:rsidR="00202EE3" w:rsidRDefault="00202EE3">
            <w:pPr>
              <w:jc w:val="center"/>
              <w:rPr>
                <w:rFonts w:ascii="Arial" w:hAnsi="Arial" w:cs="Arial"/>
                <w:color w:val="000000"/>
                <w:sz w:val="18"/>
                <w:szCs w:val="18"/>
              </w:rPr>
            </w:pPr>
            <w:r>
              <w:rPr>
                <w:rFonts w:ascii="Arial" w:hAnsi="Arial" w:cs="Arial"/>
                <w:color w:val="000000"/>
                <w:sz w:val="18"/>
                <w:szCs w:val="18"/>
              </w:rPr>
              <w:t>100</w:t>
            </w:r>
          </w:p>
        </w:tc>
      </w:tr>
      <w:tr w:rsidR="00202EE3" w14:paraId="31287580" w14:textId="77777777" w:rsidTr="00202EE3">
        <w:trPr>
          <w:trHeight w:val="295"/>
        </w:trPr>
        <w:tc>
          <w:tcPr>
            <w:tcW w:w="1157" w:type="dxa"/>
            <w:tcBorders>
              <w:top w:val="nil"/>
              <w:left w:val="single" w:sz="4" w:space="0" w:color="auto"/>
              <w:bottom w:val="single" w:sz="4" w:space="0" w:color="auto"/>
              <w:right w:val="nil"/>
            </w:tcBorders>
            <w:shd w:val="clear" w:color="000000" w:fill="FFFFFF"/>
            <w:noWrap/>
            <w:vAlign w:val="center"/>
            <w:hideMark/>
          </w:tcPr>
          <w:p w14:paraId="69E2EA53" w14:textId="77777777" w:rsidR="00202EE3" w:rsidRDefault="00202EE3">
            <w:pPr>
              <w:rPr>
                <w:rFonts w:ascii="Arial" w:hAnsi="Arial" w:cs="Arial"/>
                <w:color w:val="000000"/>
                <w:sz w:val="18"/>
                <w:szCs w:val="18"/>
              </w:rPr>
            </w:pPr>
            <w:r>
              <w:rPr>
                <w:rFonts w:ascii="Arial" w:hAnsi="Arial" w:cs="Arial"/>
                <w:color w:val="000000"/>
                <w:sz w:val="18"/>
                <w:szCs w:val="18"/>
              </w:rPr>
              <w:t> </w:t>
            </w:r>
          </w:p>
        </w:tc>
        <w:tc>
          <w:tcPr>
            <w:tcW w:w="1157" w:type="dxa"/>
            <w:tcBorders>
              <w:top w:val="nil"/>
              <w:left w:val="nil"/>
              <w:bottom w:val="single" w:sz="4" w:space="0" w:color="auto"/>
              <w:right w:val="single" w:sz="4" w:space="0" w:color="auto"/>
            </w:tcBorders>
            <w:shd w:val="clear" w:color="000000" w:fill="FFFFFF"/>
            <w:noWrap/>
            <w:vAlign w:val="center"/>
            <w:hideMark/>
          </w:tcPr>
          <w:p w14:paraId="4144597B" w14:textId="77777777" w:rsidR="00202EE3" w:rsidRDefault="00202EE3">
            <w:pPr>
              <w:rPr>
                <w:rFonts w:ascii="Arial" w:hAnsi="Arial" w:cs="Arial"/>
                <w:b/>
                <w:bCs/>
                <w:color w:val="000000"/>
                <w:sz w:val="18"/>
                <w:szCs w:val="18"/>
              </w:rPr>
            </w:pPr>
            <w:r>
              <w:rPr>
                <w:rFonts w:ascii="Arial" w:hAnsi="Arial" w:cs="Arial"/>
                <w:b/>
                <w:bCs/>
                <w:color w:val="000000"/>
                <w:sz w:val="18"/>
                <w:szCs w:val="18"/>
              </w:rPr>
              <w:t>Female</w:t>
            </w:r>
          </w:p>
        </w:tc>
        <w:tc>
          <w:tcPr>
            <w:tcW w:w="1158" w:type="dxa"/>
            <w:tcBorders>
              <w:top w:val="nil"/>
              <w:left w:val="nil"/>
              <w:bottom w:val="single" w:sz="4" w:space="0" w:color="auto"/>
              <w:right w:val="nil"/>
            </w:tcBorders>
            <w:shd w:val="clear" w:color="000000" w:fill="FFFFFF"/>
            <w:noWrap/>
            <w:vAlign w:val="center"/>
            <w:hideMark/>
          </w:tcPr>
          <w:p w14:paraId="762989AA" w14:textId="77777777" w:rsidR="00202EE3" w:rsidRDefault="00202EE3">
            <w:pPr>
              <w:jc w:val="center"/>
              <w:rPr>
                <w:rFonts w:ascii="Arial" w:hAnsi="Arial" w:cs="Arial"/>
                <w:color w:val="000000"/>
                <w:sz w:val="18"/>
                <w:szCs w:val="18"/>
              </w:rPr>
            </w:pPr>
            <w:r>
              <w:rPr>
                <w:rFonts w:ascii="Arial" w:hAnsi="Arial" w:cs="Arial"/>
                <w:color w:val="000000"/>
                <w:sz w:val="18"/>
                <w:szCs w:val="18"/>
              </w:rPr>
              <w:t>51</w:t>
            </w:r>
          </w:p>
        </w:tc>
        <w:tc>
          <w:tcPr>
            <w:tcW w:w="1728" w:type="dxa"/>
            <w:tcBorders>
              <w:top w:val="nil"/>
              <w:left w:val="nil"/>
              <w:bottom w:val="single" w:sz="4" w:space="0" w:color="auto"/>
              <w:right w:val="single" w:sz="4" w:space="0" w:color="auto"/>
            </w:tcBorders>
            <w:shd w:val="clear" w:color="000000" w:fill="FFFFFF"/>
            <w:noWrap/>
            <w:vAlign w:val="center"/>
            <w:hideMark/>
          </w:tcPr>
          <w:p w14:paraId="329331A0" w14:textId="77777777" w:rsidR="00202EE3" w:rsidRDefault="00202EE3">
            <w:pPr>
              <w:jc w:val="center"/>
              <w:rPr>
                <w:rFonts w:ascii="Arial" w:hAnsi="Arial" w:cs="Arial"/>
                <w:color w:val="000000"/>
                <w:sz w:val="18"/>
                <w:szCs w:val="18"/>
              </w:rPr>
            </w:pPr>
            <w:r>
              <w:rPr>
                <w:rFonts w:ascii="Arial" w:hAnsi="Arial" w:cs="Arial"/>
                <w:color w:val="000000"/>
                <w:sz w:val="18"/>
                <w:szCs w:val="18"/>
              </w:rPr>
              <w:t>396 (365 - 435)</w:t>
            </w:r>
          </w:p>
        </w:tc>
        <w:tc>
          <w:tcPr>
            <w:tcW w:w="1158" w:type="dxa"/>
            <w:tcBorders>
              <w:top w:val="nil"/>
              <w:left w:val="nil"/>
              <w:bottom w:val="single" w:sz="4" w:space="0" w:color="auto"/>
              <w:right w:val="nil"/>
            </w:tcBorders>
            <w:shd w:val="clear" w:color="000000" w:fill="FFFFFF"/>
            <w:noWrap/>
            <w:vAlign w:val="center"/>
            <w:hideMark/>
          </w:tcPr>
          <w:p w14:paraId="53E38C22" w14:textId="77777777" w:rsidR="00202EE3" w:rsidRDefault="00202EE3">
            <w:pPr>
              <w:jc w:val="center"/>
              <w:rPr>
                <w:rFonts w:ascii="Arial" w:hAnsi="Arial" w:cs="Arial"/>
                <w:color w:val="000000"/>
                <w:sz w:val="18"/>
                <w:szCs w:val="18"/>
              </w:rPr>
            </w:pPr>
            <w:r>
              <w:rPr>
                <w:rFonts w:ascii="Arial" w:hAnsi="Arial" w:cs="Arial"/>
                <w:color w:val="000000"/>
                <w:sz w:val="18"/>
                <w:szCs w:val="18"/>
              </w:rPr>
              <w:t>28</w:t>
            </w:r>
          </w:p>
        </w:tc>
        <w:tc>
          <w:tcPr>
            <w:tcW w:w="1158" w:type="dxa"/>
            <w:tcBorders>
              <w:top w:val="nil"/>
              <w:left w:val="nil"/>
              <w:bottom w:val="single" w:sz="4" w:space="0" w:color="auto"/>
              <w:right w:val="nil"/>
            </w:tcBorders>
            <w:shd w:val="clear" w:color="000000" w:fill="FFFFFF"/>
            <w:noWrap/>
            <w:vAlign w:val="center"/>
            <w:hideMark/>
          </w:tcPr>
          <w:p w14:paraId="5B83D95B" w14:textId="77777777" w:rsidR="00202EE3" w:rsidRDefault="00202EE3">
            <w:pPr>
              <w:jc w:val="center"/>
              <w:rPr>
                <w:rFonts w:ascii="Arial" w:hAnsi="Arial" w:cs="Arial"/>
                <w:color w:val="000000"/>
                <w:sz w:val="18"/>
                <w:szCs w:val="18"/>
              </w:rPr>
            </w:pPr>
            <w:r>
              <w:rPr>
                <w:rFonts w:ascii="Arial" w:hAnsi="Arial" w:cs="Arial"/>
                <w:color w:val="000000"/>
                <w:sz w:val="18"/>
                <w:szCs w:val="18"/>
              </w:rPr>
              <w:t>54.9</w:t>
            </w:r>
          </w:p>
        </w:tc>
        <w:tc>
          <w:tcPr>
            <w:tcW w:w="1728" w:type="dxa"/>
            <w:tcBorders>
              <w:top w:val="nil"/>
              <w:left w:val="nil"/>
              <w:bottom w:val="single" w:sz="4" w:space="0" w:color="auto"/>
              <w:right w:val="single" w:sz="4" w:space="0" w:color="auto"/>
            </w:tcBorders>
            <w:shd w:val="clear" w:color="000000" w:fill="FFFFFF"/>
            <w:noWrap/>
            <w:vAlign w:val="center"/>
            <w:hideMark/>
          </w:tcPr>
          <w:p w14:paraId="6C364C33" w14:textId="77777777" w:rsidR="00202EE3" w:rsidRDefault="00202EE3">
            <w:pPr>
              <w:jc w:val="center"/>
              <w:rPr>
                <w:rFonts w:ascii="Arial" w:hAnsi="Arial" w:cs="Arial"/>
                <w:color w:val="000000"/>
                <w:sz w:val="18"/>
                <w:szCs w:val="18"/>
              </w:rPr>
            </w:pPr>
            <w:r>
              <w:rPr>
                <w:rFonts w:ascii="Arial" w:hAnsi="Arial" w:cs="Arial"/>
                <w:color w:val="000000"/>
                <w:sz w:val="18"/>
                <w:szCs w:val="18"/>
              </w:rPr>
              <w:t>468 (420 - 545)</w:t>
            </w:r>
          </w:p>
        </w:tc>
        <w:tc>
          <w:tcPr>
            <w:tcW w:w="1158" w:type="dxa"/>
            <w:tcBorders>
              <w:top w:val="nil"/>
              <w:left w:val="nil"/>
              <w:bottom w:val="single" w:sz="4" w:space="0" w:color="auto"/>
              <w:right w:val="nil"/>
            </w:tcBorders>
            <w:shd w:val="clear" w:color="000000" w:fill="FFFFFF"/>
            <w:noWrap/>
            <w:vAlign w:val="center"/>
            <w:hideMark/>
          </w:tcPr>
          <w:p w14:paraId="7A16400D" w14:textId="77777777" w:rsidR="00202EE3" w:rsidRDefault="00202EE3">
            <w:pPr>
              <w:jc w:val="center"/>
              <w:rPr>
                <w:rFonts w:ascii="Arial" w:hAnsi="Arial" w:cs="Arial"/>
                <w:color w:val="000000"/>
                <w:sz w:val="18"/>
                <w:szCs w:val="18"/>
              </w:rPr>
            </w:pPr>
            <w:r>
              <w:rPr>
                <w:rFonts w:ascii="Arial" w:hAnsi="Arial" w:cs="Arial"/>
                <w:color w:val="000000"/>
                <w:sz w:val="18"/>
                <w:szCs w:val="18"/>
              </w:rPr>
              <w:t>28</w:t>
            </w:r>
          </w:p>
        </w:tc>
        <w:tc>
          <w:tcPr>
            <w:tcW w:w="1158" w:type="dxa"/>
            <w:tcBorders>
              <w:top w:val="nil"/>
              <w:left w:val="nil"/>
              <w:bottom w:val="single" w:sz="4" w:space="0" w:color="auto"/>
              <w:right w:val="single" w:sz="4" w:space="0" w:color="auto"/>
            </w:tcBorders>
            <w:shd w:val="clear" w:color="000000" w:fill="FFFFFF"/>
            <w:noWrap/>
            <w:vAlign w:val="center"/>
            <w:hideMark/>
          </w:tcPr>
          <w:p w14:paraId="42A438EB" w14:textId="77777777" w:rsidR="00202EE3" w:rsidRDefault="00202EE3">
            <w:pPr>
              <w:jc w:val="center"/>
              <w:rPr>
                <w:rFonts w:ascii="Arial" w:hAnsi="Arial" w:cs="Arial"/>
                <w:color w:val="000000"/>
                <w:sz w:val="18"/>
                <w:szCs w:val="18"/>
              </w:rPr>
            </w:pPr>
            <w:r>
              <w:rPr>
                <w:rFonts w:ascii="Arial" w:hAnsi="Arial" w:cs="Arial"/>
                <w:color w:val="000000"/>
                <w:sz w:val="18"/>
                <w:szCs w:val="18"/>
              </w:rPr>
              <w:t>100</w:t>
            </w:r>
          </w:p>
        </w:tc>
      </w:tr>
      <w:tr w:rsidR="00202EE3" w14:paraId="572E2612" w14:textId="77777777" w:rsidTr="00202EE3">
        <w:trPr>
          <w:trHeight w:val="295"/>
        </w:trPr>
        <w:tc>
          <w:tcPr>
            <w:tcW w:w="1157" w:type="dxa"/>
            <w:tcBorders>
              <w:top w:val="nil"/>
              <w:left w:val="single" w:sz="4" w:space="0" w:color="auto"/>
              <w:bottom w:val="nil"/>
              <w:right w:val="nil"/>
            </w:tcBorders>
            <w:shd w:val="clear" w:color="000000" w:fill="FFFFFF"/>
            <w:noWrap/>
            <w:vAlign w:val="center"/>
            <w:hideMark/>
          </w:tcPr>
          <w:p w14:paraId="78307914" w14:textId="77777777" w:rsidR="00202EE3" w:rsidRDefault="00202EE3">
            <w:pPr>
              <w:rPr>
                <w:rFonts w:ascii="Arial" w:hAnsi="Arial" w:cs="Arial"/>
                <w:b/>
                <w:bCs/>
                <w:color w:val="000000"/>
                <w:sz w:val="18"/>
                <w:szCs w:val="18"/>
              </w:rPr>
            </w:pPr>
            <w:r>
              <w:rPr>
                <w:rFonts w:ascii="Arial" w:hAnsi="Arial" w:cs="Arial"/>
                <w:b/>
                <w:bCs/>
                <w:color w:val="000000"/>
                <w:sz w:val="18"/>
                <w:szCs w:val="18"/>
              </w:rPr>
              <w:t>2017</w:t>
            </w:r>
          </w:p>
        </w:tc>
        <w:tc>
          <w:tcPr>
            <w:tcW w:w="1157" w:type="dxa"/>
            <w:tcBorders>
              <w:top w:val="nil"/>
              <w:left w:val="nil"/>
              <w:bottom w:val="nil"/>
              <w:right w:val="single" w:sz="4" w:space="0" w:color="auto"/>
            </w:tcBorders>
            <w:shd w:val="clear" w:color="000000" w:fill="FFFFFF"/>
            <w:noWrap/>
            <w:vAlign w:val="center"/>
            <w:hideMark/>
          </w:tcPr>
          <w:p w14:paraId="76A1DC57" w14:textId="77777777" w:rsidR="00202EE3" w:rsidRDefault="00202EE3">
            <w:pPr>
              <w:rPr>
                <w:rFonts w:ascii="Arial" w:hAnsi="Arial" w:cs="Arial"/>
                <w:b/>
                <w:bCs/>
                <w:color w:val="000000"/>
                <w:sz w:val="18"/>
                <w:szCs w:val="18"/>
              </w:rPr>
            </w:pPr>
            <w:r>
              <w:rPr>
                <w:rFonts w:ascii="Arial" w:hAnsi="Arial" w:cs="Arial"/>
                <w:b/>
                <w:bCs/>
                <w:color w:val="000000"/>
                <w:sz w:val="18"/>
                <w:szCs w:val="18"/>
              </w:rPr>
              <w:t>Male</w:t>
            </w:r>
          </w:p>
        </w:tc>
        <w:tc>
          <w:tcPr>
            <w:tcW w:w="1158" w:type="dxa"/>
            <w:tcBorders>
              <w:top w:val="nil"/>
              <w:left w:val="nil"/>
              <w:bottom w:val="nil"/>
              <w:right w:val="nil"/>
            </w:tcBorders>
            <w:shd w:val="clear" w:color="000000" w:fill="FFFFFF"/>
            <w:noWrap/>
            <w:vAlign w:val="center"/>
            <w:hideMark/>
          </w:tcPr>
          <w:p w14:paraId="3A8EDAFC" w14:textId="77777777" w:rsidR="00202EE3" w:rsidRDefault="00202EE3">
            <w:pPr>
              <w:jc w:val="center"/>
              <w:rPr>
                <w:rFonts w:ascii="Arial" w:hAnsi="Arial" w:cs="Arial"/>
                <w:color w:val="000000"/>
                <w:sz w:val="18"/>
                <w:szCs w:val="18"/>
              </w:rPr>
            </w:pPr>
            <w:r>
              <w:rPr>
                <w:rFonts w:ascii="Arial" w:hAnsi="Arial" w:cs="Arial"/>
                <w:color w:val="000000"/>
                <w:sz w:val="18"/>
                <w:szCs w:val="18"/>
              </w:rPr>
              <w:t>50</w:t>
            </w:r>
          </w:p>
        </w:tc>
        <w:tc>
          <w:tcPr>
            <w:tcW w:w="1728" w:type="dxa"/>
            <w:tcBorders>
              <w:top w:val="nil"/>
              <w:left w:val="nil"/>
              <w:bottom w:val="nil"/>
              <w:right w:val="single" w:sz="4" w:space="0" w:color="auto"/>
            </w:tcBorders>
            <w:shd w:val="clear" w:color="000000" w:fill="FFFFFF"/>
            <w:noWrap/>
            <w:vAlign w:val="center"/>
            <w:hideMark/>
          </w:tcPr>
          <w:p w14:paraId="1573C63F" w14:textId="77777777" w:rsidR="00202EE3" w:rsidRDefault="00202EE3">
            <w:pPr>
              <w:jc w:val="center"/>
              <w:rPr>
                <w:rFonts w:ascii="Arial" w:hAnsi="Arial" w:cs="Arial"/>
                <w:color w:val="000000"/>
                <w:sz w:val="18"/>
                <w:szCs w:val="18"/>
              </w:rPr>
            </w:pPr>
            <w:r>
              <w:rPr>
                <w:rFonts w:ascii="Arial" w:hAnsi="Arial" w:cs="Arial"/>
                <w:color w:val="000000"/>
                <w:sz w:val="18"/>
                <w:szCs w:val="18"/>
              </w:rPr>
              <w:t>357 (310 - 403)</w:t>
            </w:r>
          </w:p>
        </w:tc>
        <w:tc>
          <w:tcPr>
            <w:tcW w:w="1158" w:type="dxa"/>
            <w:tcBorders>
              <w:top w:val="nil"/>
              <w:left w:val="nil"/>
              <w:bottom w:val="nil"/>
              <w:right w:val="nil"/>
            </w:tcBorders>
            <w:shd w:val="clear" w:color="000000" w:fill="FFFFFF"/>
            <w:noWrap/>
            <w:vAlign w:val="center"/>
            <w:hideMark/>
          </w:tcPr>
          <w:p w14:paraId="15892A6B" w14:textId="77777777" w:rsidR="00202EE3" w:rsidRDefault="00202EE3">
            <w:pPr>
              <w:jc w:val="center"/>
              <w:rPr>
                <w:rFonts w:ascii="Arial" w:hAnsi="Arial" w:cs="Arial"/>
                <w:color w:val="000000"/>
                <w:sz w:val="18"/>
                <w:szCs w:val="18"/>
              </w:rPr>
            </w:pPr>
            <w:r>
              <w:rPr>
                <w:rFonts w:ascii="Arial" w:hAnsi="Arial" w:cs="Arial"/>
                <w:color w:val="000000"/>
                <w:sz w:val="18"/>
                <w:szCs w:val="18"/>
              </w:rPr>
              <w:t>5</w:t>
            </w:r>
          </w:p>
        </w:tc>
        <w:tc>
          <w:tcPr>
            <w:tcW w:w="1158" w:type="dxa"/>
            <w:tcBorders>
              <w:top w:val="nil"/>
              <w:left w:val="nil"/>
              <w:bottom w:val="nil"/>
              <w:right w:val="nil"/>
            </w:tcBorders>
            <w:shd w:val="clear" w:color="000000" w:fill="FFFFFF"/>
            <w:noWrap/>
            <w:vAlign w:val="center"/>
            <w:hideMark/>
          </w:tcPr>
          <w:p w14:paraId="4A2D01F1" w14:textId="77777777" w:rsidR="00202EE3" w:rsidRDefault="00202EE3">
            <w:pPr>
              <w:jc w:val="center"/>
              <w:rPr>
                <w:rFonts w:ascii="Arial" w:hAnsi="Arial" w:cs="Arial"/>
                <w:color w:val="000000"/>
                <w:sz w:val="18"/>
                <w:szCs w:val="18"/>
              </w:rPr>
            </w:pPr>
            <w:r>
              <w:rPr>
                <w:rFonts w:ascii="Arial" w:hAnsi="Arial" w:cs="Arial"/>
                <w:color w:val="000000"/>
                <w:sz w:val="18"/>
                <w:szCs w:val="18"/>
              </w:rPr>
              <w:t>10</w:t>
            </w:r>
          </w:p>
        </w:tc>
        <w:tc>
          <w:tcPr>
            <w:tcW w:w="1728" w:type="dxa"/>
            <w:tcBorders>
              <w:top w:val="nil"/>
              <w:left w:val="nil"/>
              <w:bottom w:val="nil"/>
              <w:right w:val="single" w:sz="4" w:space="0" w:color="auto"/>
            </w:tcBorders>
            <w:shd w:val="clear" w:color="000000" w:fill="FFFFFF"/>
            <w:noWrap/>
            <w:vAlign w:val="center"/>
            <w:hideMark/>
          </w:tcPr>
          <w:p w14:paraId="3BB067CC" w14:textId="77777777" w:rsidR="00202EE3" w:rsidRDefault="00202EE3">
            <w:pPr>
              <w:jc w:val="center"/>
              <w:rPr>
                <w:rFonts w:ascii="Arial" w:hAnsi="Arial" w:cs="Arial"/>
                <w:color w:val="000000"/>
                <w:sz w:val="18"/>
                <w:szCs w:val="18"/>
              </w:rPr>
            </w:pPr>
            <w:r>
              <w:rPr>
                <w:rFonts w:ascii="Arial" w:hAnsi="Arial" w:cs="Arial"/>
                <w:color w:val="000000"/>
                <w:sz w:val="18"/>
                <w:szCs w:val="18"/>
              </w:rPr>
              <w:t>393 (365 - 422)</w:t>
            </w:r>
          </w:p>
        </w:tc>
        <w:tc>
          <w:tcPr>
            <w:tcW w:w="1158" w:type="dxa"/>
            <w:tcBorders>
              <w:top w:val="nil"/>
              <w:left w:val="nil"/>
              <w:bottom w:val="nil"/>
              <w:right w:val="nil"/>
            </w:tcBorders>
            <w:shd w:val="clear" w:color="000000" w:fill="FFFFFF"/>
            <w:noWrap/>
            <w:vAlign w:val="center"/>
            <w:hideMark/>
          </w:tcPr>
          <w:p w14:paraId="798AD080" w14:textId="77777777" w:rsidR="00202EE3" w:rsidRDefault="00202EE3">
            <w:pPr>
              <w:jc w:val="center"/>
              <w:rPr>
                <w:rFonts w:ascii="Arial" w:hAnsi="Arial" w:cs="Arial"/>
                <w:color w:val="000000"/>
                <w:sz w:val="18"/>
                <w:szCs w:val="18"/>
              </w:rPr>
            </w:pPr>
            <w:r>
              <w:rPr>
                <w:rFonts w:ascii="Arial" w:hAnsi="Arial" w:cs="Arial"/>
                <w:color w:val="000000"/>
                <w:sz w:val="18"/>
                <w:szCs w:val="18"/>
              </w:rPr>
              <w:t>5</w:t>
            </w:r>
          </w:p>
        </w:tc>
        <w:tc>
          <w:tcPr>
            <w:tcW w:w="1158" w:type="dxa"/>
            <w:tcBorders>
              <w:top w:val="nil"/>
              <w:left w:val="nil"/>
              <w:bottom w:val="nil"/>
              <w:right w:val="single" w:sz="4" w:space="0" w:color="auto"/>
            </w:tcBorders>
            <w:shd w:val="clear" w:color="000000" w:fill="FFFFFF"/>
            <w:noWrap/>
            <w:vAlign w:val="center"/>
            <w:hideMark/>
          </w:tcPr>
          <w:p w14:paraId="5D6DC512" w14:textId="77777777" w:rsidR="00202EE3" w:rsidRDefault="00202EE3">
            <w:pPr>
              <w:jc w:val="center"/>
              <w:rPr>
                <w:rFonts w:ascii="Arial" w:hAnsi="Arial" w:cs="Arial"/>
                <w:color w:val="000000"/>
                <w:sz w:val="18"/>
                <w:szCs w:val="18"/>
              </w:rPr>
            </w:pPr>
            <w:r>
              <w:rPr>
                <w:rFonts w:ascii="Arial" w:hAnsi="Arial" w:cs="Arial"/>
                <w:color w:val="000000"/>
                <w:sz w:val="18"/>
                <w:szCs w:val="18"/>
              </w:rPr>
              <w:t>100</w:t>
            </w:r>
          </w:p>
        </w:tc>
      </w:tr>
      <w:tr w:rsidR="00202EE3" w14:paraId="704F9F34" w14:textId="77777777" w:rsidTr="00202EE3">
        <w:trPr>
          <w:trHeight w:val="295"/>
        </w:trPr>
        <w:tc>
          <w:tcPr>
            <w:tcW w:w="1157" w:type="dxa"/>
            <w:tcBorders>
              <w:top w:val="nil"/>
              <w:left w:val="single" w:sz="4" w:space="0" w:color="auto"/>
              <w:bottom w:val="single" w:sz="4" w:space="0" w:color="auto"/>
              <w:right w:val="nil"/>
            </w:tcBorders>
            <w:shd w:val="clear" w:color="000000" w:fill="FFFFFF"/>
            <w:noWrap/>
            <w:vAlign w:val="center"/>
            <w:hideMark/>
          </w:tcPr>
          <w:p w14:paraId="207754E9" w14:textId="77777777" w:rsidR="00202EE3" w:rsidRDefault="00202EE3">
            <w:pPr>
              <w:rPr>
                <w:rFonts w:ascii="Arial" w:hAnsi="Arial" w:cs="Arial"/>
                <w:color w:val="000000"/>
                <w:sz w:val="18"/>
                <w:szCs w:val="18"/>
              </w:rPr>
            </w:pPr>
            <w:r>
              <w:rPr>
                <w:rFonts w:ascii="Arial" w:hAnsi="Arial" w:cs="Arial"/>
                <w:color w:val="000000"/>
                <w:sz w:val="18"/>
                <w:szCs w:val="18"/>
              </w:rPr>
              <w:t> </w:t>
            </w:r>
          </w:p>
        </w:tc>
        <w:tc>
          <w:tcPr>
            <w:tcW w:w="1157" w:type="dxa"/>
            <w:tcBorders>
              <w:top w:val="nil"/>
              <w:left w:val="nil"/>
              <w:bottom w:val="single" w:sz="4" w:space="0" w:color="auto"/>
              <w:right w:val="single" w:sz="4" w:space="0" w:color="auto"/>
            </w:tcBorders>
            <w:shd w:val="clear" w:color="000000" w:fill="FFFFFF"/>
            <w:noWrap/>
            <w:vAlign w:val="center"/>
            <w:hideMark/>
          </w:tcPr>
          <w:p w14:paraId="1D01365A" w14:textId="77777777" w:rsidR="00202EE3" w:rsidRDefault="00202EE3">
            <w:pPr>
              <w:rPr>
                <w:rFonts w:ascii="Arial" w:hAnsi="Arial" w:cs="Arial"/>
                <w:b/>
                <w:bCs/>
                <w:color w:val="000000"/>
                <w:sz w:val="18"/>
                <w:szCs w:val="18"/>
              </w:rPr>
            </w:pPr>
            <w:r>
              <w:rPr>
                <w:rFonts w:ascii="Arial" w:hAnsi="Arial" w:cs="Arial"/>
                <w:b/>
                <w:bCs/>
                <w:color w:val="000000"/>
                <w:sz w:val="18"/>
                <w:szCs w:val="18"/>
              </w:rPr>
              <w:t>Female</w:t>
            </w:r>
          </w:p>
        </w:tc>
        <w:tc>
          <w:tcPr>
            <w:tcW w:w="1158" w:type="dxa"/>
            <w:tcBorders>
              <w:top w:val="nil"/>
              <w:left w:val="nil"/>
              <w:bottom w:val="single" w:sz="4" w:space="0" w:color="auto"/>
              <w:right w:val="nil"/>
            </w:tcBorders>
            <w:shd w:val="clear" w:color="000000" w:fill="FFFFFF"/>
            <w:noWrap/>
            <w:vAlign w:val="center"/>
            <w:hideMark/>
          </w:tcPr>
          <w:p w14:paraId="528EEE04" w14:textId="77777777" w:rsidR="00202EE3" w:rsidRDefault="00202EE3">
            <w:pPr>
              <w:jc w:val="center"/>
              <w:rPr>
                <w:rFonts w:ascii="Arial" w:hAnsi="Arial" w:cs="Arial"/>
                <w:color w:val="000000"/>
                <w:sz w:val="18"/>
                <w:szCs w:val="18"/>
              </w:rPr>
            </w:pPr>
            <w:r>
              <w:rPr>
                <w:rFonts w:ascii="Arial" w:hAnsi="Arial" w:cs="Arial"/>
                <w:color w:val="000000"/>
                <w:sz w:val="18"/>
                <w:szCs w:val="18"/>
              </w:rPr>
              <w:t>50</w:t>
            </w:r>
          </w:p>
        </w:tc>
        <w:tc>
          <w:tcPr>
            <w:tcW w:w="1728" w:type="dxa"/>
            <w:tcBorders>
              <w:top w:val="nil"/>
              <w:left w:val="nil"/>
              <w:bottom w:val="single" w:sz="4" w:space="0" w:color="auto"/>
              <w:right w:val="single" w:sz="4" w:space="0" w:color="auto"/>
            </w:tcBorders>
            <w:shd w:val="clear" w:color="000000" w:fill="FFFFFF"/>
            <w:noWrap/>
            <w:vAlign w:val="center"/>
            <w:hideMark/>
          </w:tcPr>
          <w:p w14:paraId="504DE8B1" w14:textId="77777777" w:rsidR="00202EE3" w:rsidRDefault="00202EE3">
            <w:pPr>
              <w:jc w:val="center"/>
              <w:rPr>
                <w:rFonts w:ascii="Arial" w:hAnsi="Arial" w:cs="Arial"/>
                <w:color w:val="000000"/>
                <w:sz w:val="18"/>
                <w:szCs w:val="18"/>
              </w:rPr>
            </w:pPr>
            <w:r>
              <w:rPr>
                <w:rFonts w:ascii="Arial" w:hAnsi="Arial" w:cs="Arial"/>
                <w:color w:val="000000"/>
                <w:sz w:val="18"/>
                <w:szCs w:val="18"/>
              </w:rPr>
              <w:t>385 (330 - 444)</w:t>
            </w:r>
          </w:p>
        </w:tc>
        <w:tc>
          <w:tcPr>
            <w:tcW w:w="1158" w:type="dxa"/>
            <w:tcBorders>
              <w:top w:val="nil"/>
              <w:left w:val="nil"/>
              <w:bottom w:val="single" w:sz="4" w:space="0" w:color="auto"/>
              <w:right w:val="nil"/>
            </w:tcBorders>
            <w:shd w:val="clear" w:color="000000" w:fill="FFFFFF"/>
            <w:noWrap/>
            <w:vAlign w:val="center"/>
            <w:hideMark/>
          </w:tcPr>
          <w:p w14:paraId="57E4B4F4" w14:textId="77777777" w:rsidR="00202EE3" w:rsidRDefault="00202EE3">
            <w:pPr>
              <w:jc w:val="center"/>
              <w:rPr>
                <w:rFonts w:ascii="Arial" w:hAnsi="Arial" w:cs="Arial"/>
                <w:color w:val="000000"/>
                <w:sz w:val="18"/>
                <w:szCs w:val="18"/>
              </w:rPr>
            </w:pPr>
            <w:r>
              <w:rPr>
                <w:rFonts w:ascii="Arial" w:hAnsi="Arial" w:cs="Arial"/>
                <w:color w:val="000000"/>
                <w:sz w:val="18"/>
                <w:szCs w:val="18"/>
              </w:rPr>
              <w:t>10</w:t>
            </w:r>
          </w:p>
        </w:tc>
        <w:tc>
          <w:tcPr>
            <w:tcW w:w="1158" w:type="dxa"/>
            <w:tcBorders>
              <w:top w:val="nil"/>
              <w:left w:val="nil"/>
              <w:bottom w:val="single" w:sz="4" w:space="0" w:color="auto"/>
              <w:right w:val="nil"/>
            </w:tcBorders>
            <w:shd w:val="clear" w:color="000000" w:fill="FFFFFF"/>
            <w:noWrap/>
            <w:vAlign w:val="center"/>
            <w:hideMark/>
          </w:tcPr>
          <w:p w14:paraId="7BFEC8A2" w14:textId="77777777" w:rsidR="00202EE3" w:rsidRDefault="00202EE3">
            <w:pPr>
              <w:jc w:val="center"/>
              <w:rPr>
                <w:rFonts w:ascii="Arial" w:hAnsi="Arial" w:cs="Arial"/>
                <w:color w:val="000000"/>
                <w:sz w:val="18"/>
                <w:szCs w:val="18"/>
              </w:rPr>
            </w:pPr>
            <w:r>
              <w:rPr>
                <w:rFonts w:ascii="Arial" w:hAnsi="Arial" w:cs="Arial"/>
                <w:color w:val="000000"/>
                <w:sz w:val="18"/>
                <w:szCs w:val="18"/>
              </w:rPr>
              <w:t>20</w:t>
            </w:r>
          </w:p>
        </w:tc>
        <w:tc>
          <w:tcPr>
            <w:tcW w:w="1728" w:type="dxa"/>
            <w:tcBorders>
              <w:top w:val="nil"/>
              <w:left w:val="nil"/>
              <w:bottom w:val="single" w:sz="4" w:space="0" w:color="auto"/>
              <w:right w:val="single" w:sz="4" w:space="0" w:color="auto"/>
            </w:tcBorders>
            <w:shd w:val="clear" w:color="000000" w:fill="FFFFFF"/>
            <w:noWrap/>
            <w:vAlign w:val="center"/>
            <w:hideMark/>
          </w:tcPr>
          <w:p w14:paraId="7863E071" w14:textId="77777777" w:rsidR="00202EE3" w:rsidRDefault="00202EE3">
            <w:pPr>
              <w:jc w:val="center"/>
              <w:rPr>
                <w:rFonts w:ascii="Arial" w:hAnsi="Arial" w:cs="Arial"/>
                <w:color w:val="000000"/>
                <w:sz w:val="18"/>
                <w:szCs w:val="18"/>
              </w:rPr>
            </w:pPr>
            <w:r>
              <w:rPr>
                <w:rFonts w:ascii="Arial" w:hAnsi="Arial" w:cs="Arial"/>
                <w:color w:val="000000"/>
                <w:sz w:val="18"/>
                <w:szCs w:val="18"/>
              </w:rPr>
              <w:t>433 (389 - 465)</w:t>
            </w:r>
          </w:p>
        </w:tc>
        <w:tc>
          <w:tcPr>
            <w:tcW w:w="1158" w:type="dxa"/>
            <w:tcBorders>
              <w:top w:val="nil"/>
              <w:left w:val="nil"/>
              <w:bottom w:val="single" w:sz="4" w:space="0" w:color="auto"/>
              <w:right w:val="nil"/>
            </w:tcBorders>
            <w:shd w:val="clear" w:color="000000" w:fill="FFFFFF"/>
            <w:noWrap/>
            <w:vAlign w:val="center"/>
            <w:hideMark/>
          </w:tcPr>
          <w:p w14:paraId="2AA636FA" w14:textId="77777777" w:rsidR="00202EE3" w:rsidRDefault="00202EE3">
            <w:pPr>
              <w:jc w:val="center"/>
              <w:rPr>
                <w:rFonts w:ascii="Arial" w:hAnsi="Arial" w:cs="Arial"/>
                <w:color w:val="000000"/>
                <w:sz w:val="18"/>
                <w:szCs w:val="18"/>
              </w:rPr>
            </w:pPr>
            <w:r>
              <w:rPr>
                <w:rFonts w:ascii="Arial" w:hAnsi="Arial" w:cs="Arial"/>
                <w:color w:val="000000"/>
                <w:sz w:val="18"/>
                <w:szCs w:val="18"/>
              </w:rPr>
              <w:t>10</w:t>
            </w:r>
          </w:p>
        </w:tc>
        <w:tc>
          <w:tcPr>
            <w:tcW w:w="1158" w:type="dxa"/>
            <w:tcBorders>
              <w:top w:val="nil"/>
              <w:left w:val="nil"/>
              <w:bottom w:val="single" w:sz="4" w:space="0" w:color="auto"/>
              <w:right w:val="single" w:sz="4" w:space="0" w:color="auto"/>
            </w:tcBorders>
            <w:shd w:val="clear" w:color="000000" w:fill="FFFFFF"/>
            <w:noWrap/>
            <w:vAlign w:val="center"/>
            <w:hideMark/>
          </w:tcPr>
          <w:p w14:paraId="4597EC43" w14:textId="77777777" w:rsidR="00202EE3" w:rsidRDefault="00202EE3">
            <w:pPr>
              <w:jc w:val="center"/>
              <w:rPr>
                <w:rFonts w:ascii="Arial" w:hAnsi="Arial" w:cs="Arial"/>
                <w:color w:val="000000"/>
                <w:sz w:val="18"/>
                <w:szCs w:val="18"/>
              </w:rPr>
            </w:pPr>
            <w:r>
              <w:rPr>
                <w:rFonts w:ascii="Arial" w:hAnsi="Arial" w:cs="Arial"/>
                <w:color w:val="000000"/>
                <w:sz w:val="18"/>
                <w:szCs w:val="18"/>
              </w:rPr>
              <w:t>100</w:t>
            </w:r>
          </w:p>
        </w:tc>
      </w:tr>
      <w:tr w:rsidR="00202EE3" w14:paraId="1A69086D" w14:textId="77777777" w:rsidTr="00202EE3">
        <w:trPr>
          <w:trHeight w:val="295"/>
        </w:trPr>
        <w:tc>
          <w:tcPr>
            <w:tcW w:w="1157" w:type="dxa"/>
            <w:tcBorders>
              <w:top w:val="nil"/>
              <w:left w:val="single" w:sz="4" w:space="0" w:color="auto"/>
              <w:bottom w:val="nil"/>
              <w:right w:val="nil"/>
            </w:tcBorders>
            <w:shd w:val="clear" w:color="000000" w:fill="FFFFFF"/>
            <w:noWrap/>
            <w:vAlign w:val="center"/>
            <w:hideMark/>
          </w:tcPr>
          <w:p w14:paraId="399B7811" w14:textId="77777777" w:rsidR="00202EE3" w:rsidRDefault="00202EE3">
            <w:pPr>
              <w:rPr>
                <w:rFonts w:ascii="Arial" w:hAnsi="Arial" w:cs="Arial"/>
                <w:b/>
                <w:bCs/>
                <w:color w:val="000000"/>
                <w:sz w:val="18"/>
                <w:szCs w:val="18"/>
              </w:rPr>
            </w:pPr>
            <w:r>
              <w:rPr>
                <w:rFonts w:ascii="Arial" w:hAnsi="Arial" w:cs="Arial"/>
                <w:b/>
                <w:bCs/>
                <w:color w:val="000000"/>
                <w:sz w:val="18"/>
                <w:szCs w:val="18"/>
              </w:rPr>
              <w:t>2018</w:t>
            </w:r>
          </w:p>
        </w:tc>
        <w:tc>
          <w:tcPr>
            <w:tcW w:w="1157" w:type="dxa"/>
            <w:tcBorders>
              <w:top w:val="nil"/>
              <w:left w:val="nil"/>
              <w:bottom w:val="nil"/>
              <w:right w:val="single" w:sz="4" w:space="0" w:color="auto"/>
            </w:tcBorders>
            <w:shd w:val="clear" w:color="000000" w:fill="FFFFFF"/>
            <w:noWrap/>
            <w:vAlign w:val="center"/>
            <w:hideMark/>
          </w:tcPr>
          <w:p w14:paraId="1C59E67D" w14:textId="77777777" w:rsidR="00202EE3" w:rsidRDefault="00202EE3">
            <w:pPr>
              <w:rPr>
                <w:rFonts w:ascii="Arial" w:hAnsi="Arial" w:cs="Arial"/>
                <w:b/>
                <w:bCs/>
                <w:color w:val="000000"/>
                <w:sz w:val="18"/>
                <w:szCs w:val="18"/>
              </w:rPr>
            </w:pPr>
            <w:r>
              <w:rPr>
                <w:rFonts w:ascii="Arial" w:hAnsi="Arial" w:cs="Arial"/>
                <w:b/>
                <w:bCs/>
                <w:color w:val="000000"/>
                <w:sz w:val="18"/>
                <w:szCs w:val="18"/>
              </w:rPr>
              <w:t>Male</w:t>
            </w:r>
          </w:p>
        </w:tc>
        <w:tc>
          <w:tcPr>
            <w:tcW w:w="1158" w:type="dxa"/>
            <w:tcBorders>
              <w:top w:val="nil"/>
              <w:left w:val="nil"/>
              <w:bottom w:val="nil"/>
              <w:right w:val="nil"/>
            </w:tcBorders>
            <w:shd w:val="clear" w:color="000000" w:fill="FFFFFF"/>
            <w:noWrap/>
            <w:vAlign w:val="center"/>
            <w:hideMark/>
          </w:tcPr>
          <w:p w14:paraId="3FEC19BC" w14:textId="77777777" w:rsidR="00202EE3" w:rsidRDefault="00202EE3">
            <w:pPr>
              <w:jc w:val="center"/>
              <w:rPr>
                <w:rFonts w:ascii="Arial" w:hAnsi="Arial" w:cs="Arial"/>
                <w:color w:val="000000"/>
                <w:sz w:val="18"/>
                <w:szCs w:val="18"/>
              </w:rPr>
            </w:pPr>
            <w:r>
              <w:rPr>
                <w:rFonts w:ascii="Arial" w:hAnsi="Arial" w:cs="Arial"/>
                <w:color w:val="000000"/>
                <w:sz w:val="18"/>
                <w:szCs w:val="18"/>
              </w:rPr>
              <w:t>50</w:t>
            </w:r>
          </w:p>
        </w:tc>
        <w:tc>
          <w:tcPr>
            <w:tcW w:w="1728" w:type="dxa"/>
            <w:tcBorders>
              <w:top w:val="nil"/>
              <w:left w:val="nil"/>
              <w:bottom w:val="nil"/>
              <w:right w:val="single" w:sz="4" w:space="0" w:color="auto"/>
            </w:tcBorders>
            <w:shd w:val="clear" w:color="000000" w:fill="FFFFFF"/>
            <w:noWrap/>
            <w:vAlign w:val="center"/>
            <w:hideMark/>
          </w:tcPr>
          <w:p w14:paraId="5FA41058" w14:textId="77777777" w:rsidR="00202EE3" w:rsidRDefault="00202EE3">
            <w:pPr>
              <w:jc w:val="center"/>
              <w:rPr>
                <w:rFonts w:ascii="Arial" w:hAnsi="Arial" w:cs="Arial"/>
                <w:color w:val="000000"/>
                <w:sz w:val="18"/>
                <w:szCs w:val="18"/>
              </w:rPr>
            </w:pPr>
            <w:r>
              <w:rPr>
                <w:rFonts w:ascii="Arial" w:hAnsi="Arial" w:cs="Arial"/>
                <w:color w:val="000000"/>
                <w:sz w:val="18"/>
                <w:szCs w:val="18"/>
              </w:rPr>
              <w:t>392 (340 - 445)</w:t>
            </w:r>
          </w:p>
        </w:tc>
        <w:tc>
          <w:tcPr>
            <w:tcW w:w="1158" w:type="dxa"/>
            <w:tcBorders>
              <w:top w:val="nil"/>
              <w:left w:val="nil"/>
              <w:bottom w:val="nil"/>
              <w:right w:val="nil"/>
            </w:tcBorders>
            <w:shd w:val="clear" w:color="000000" w:fill="FFFFFF"/>
            <w:noWrap/>
            <w:vAlign w:val="center"/>
            <w:hideMark/>
          </w:tcPr>
          <w:p w14:paraId="3413F203" w14:textId="77777777" w:rsidR="00202EE3" w:rsidRDefault="00202EE3">
            <w:pPr>
              <w:jc w:val="center"/>
              <w:rPr>
                <w:rFonts w:ascii="Arial" w:hAnsi="Arial" w:cs="Arial"/>
                <w:color w:val="000000"/>
                <w:sz w:val="18"/>
                <w:szCs w:val="18"/>
              </w:rPr>
            </w:pPr>
            <w:r>
              <w:rPr>
                <w:rFonts w:ascii="Arial" w:hAnsi="Arial" w:cs="Arial"/>
                <w:color w:val="000000"/>
                <w:sz w:val="18"/>
                <w:szCs w:val="18"/>
              </w:rPr>
              <w:t>4</w:t>
            </w:r>
          </w:p>
        </w:tc>
        <w:tc>
          <w:tcPr>
            <w:tcW w:w="1158" w:type="dxa"/>
            <w:tcBorders>
              <w:top w:val="nil"/>
              <w:left w:val="nil"/>
              <w:bottom w:val="nil"/>
              <w:right w:val="nil"/>
            </w:tcBorders>
            <w:shd w:val="clear" w:color="000000" w:fill="FFFFFF"/>
            <w:noWrap/>
            <w:vAlign w:val="center"/>
            <w:hideMark/>
          </w:tcPr>
          <w:p w14:paraId="7C382218" w14:textId="77777777" w:rsidR="00202EE3" w:rsidRDefault="00202EE3">
            <w:pPr>
              <w:jc w:val="center"/>
              <w:rPr>
                <w:rFonts w:ascii="Arial" w:hAnsi="Arial" w:cs="Arial"/>
                <w:color w:val="000000"/>
                <w:sz w:val="18"/>
                <w:szCs w:val="18"/>
              </w:rPr>
            </w:pPr>
            <w:r>
              <w:rPr>
                <w:rFonts w:ascii="Arial" w:hAnsi="Arial" w:cs="Arial"/>
                <w:color w:val="000000"/>
                <w:sz w:val="18"/>
                <w:szCs w:val="18"/>
              </w:rPr>
              <w:t>8</w:t>
            </w:r>
          </w:p>
        </w:tc>
        <w:tc>
          <w:tcPr>
            <w:tcW w:w="1728" w:type="dxa"/>
            <w:tcBorders>
              <w:top w:val="nil"/>
              <w:left w:val="nil"/>
              <w:bottom w:val="nil"/>
              <w:right w:val="single" w:sz="4" w:space="0" w:color="auto"/>
            </w:tcBorders>
            <w:shd w:val="clear" w:color="000000" w:fill="FFFFFF"/>
            <w:noWrap/>
            <w:vAlign w:val="center"/>
            <w:hideMark/>
          </w:tcPr>
          <w:p w14:paraId="1080FE17" w14:textId="77777777" w:rsidR="00202EE3" w:rsidRDefault="00202EE3">
            <w:pPr>
              <w:jc w:val="center"/>
              <w:rPr>
                <w:rFonts w:ascii="Arial" w:hAnsi="Arial" w:cs="Arial"/>
                <w:color w:val="000000"/>
                <w:sz w:val="18"/>
                <w:szCs w:val="18"/>
              </w:rPr>
            </w:pPr>
            <w:r>
              <w:rPr>
                <w:rFonts w:ascii="Arial" w:hAnsi="Arial" w:cs="Arial"/>
                <w:color w:val="000000"/>
                <w:sz w:val="18"/>
                <w:szCs w:val="18"/>
              </w:rPr>
              <w:t>434 (419 - 450)</w:t>
            </w:r>
          </w:p>
        </w:tc>
        <w:tc>
          <w:tcPr>
            <w:tcW w:w="1158" w:type="dxa"/>
            <w:tcBorders>
              <w:top w:val="nil"/>
              <w:left w:val="nil"/>
              <w:bottom w:val="nil"/>
              <w:right w:val="nil"/>
            </w:tcBorders>
            <w:shd w:val="clear" w:color="000000" w:fill="FFFFFF"/>
            <w:noWrap/>
            <w:vAlign w:val="center"/>
            <w:hideMark/>
          </w:tcPr>
          <w:p w14:paraId="3FA06623" w14:textId="77777777" w:rsidR="00202EE3" w:rsidRDefault="00202EE3">
            <w:pPr>
              <w:jc w:val="center"/>
              <w:rPr>
                <w:rFonts w:ascii="Arial" w:hAnsi="Arial" w:cs="Arial"/>
                <w:color w:val="000000"/>
                <w:sz w:val="18"/>
                <w:szCs w:val="18"/>
              </w:rPr>
            </w:pPr>
            <w:r>
              <w:rPr>
                <w:rFonts w:ascii="Arial" w:hAnsi="Arial" w:cs="Arial"/>
                <w:color w:val="000000"/>
                <w:sz w:val="18"/>
                <w:szCs w:val="18"/>
              </w:rPr>
              <w:t>4</w:t>
            </w:r>
          </w:p>
        </w:tc>
        <w:tc>
          <w:tcPr>
            <w:tcW w:w="1158" w:type="dxa"/>
            <w:tcBorders>
              <w:top w:val="nil"/>
              <w:left w:val="nil"/>
              <w:bottom w:val="nil"/>
              <w:right w:val="single" w:sz="4" w:space="0" w:color="auto"/>
            </w:tcBorders>
            <w:shd w:val="clear" w:color="000000" w:fill="FFFFFF"/>
            <w:noWrap/>
            <w:vAlign w:val="center"/>
            <w:hideMark/>
          </w:tcPr>
          <w:p w14:paraId="077B25E2" w14:textId="77777777" w:rsidR="00202EE3" w:rsidRDefault="00202EE3">
            <w:pPr>
              <w:jc w:val="center"/>
              <w:rPr>
                <w:rFonts w:ascii="Arial" w:hAnsi="Arial" w:cs="Arial"/>
                <w:color w:val="000000"/>
                <w:sz w:val="18"/>
                <w:szCs w:val="18"/>
              </w:rPr>
            </w:pPr>
            <w:r>
              <w:rPr>
                <w:rFonts w:ascii="Arial" w:hAnsi="Arial" w:cs="Arial"/>
                <w:color w:val="000000"/>
                <w:sz w:val="18"/>
                <w:szCs w:val="18"/>
              </w:rPr>
              <w:t>100</w:t>
            </w:r>
          </w:p>
        </w:tc>
      </w:tr>
      <w:tr w:rsidR="00202EE3" w14:paraId="7DF007A9" w14:textId="77777777" w:rsidTr="00202EE3">
        <w:trPr>
          <w:trHeight w:val="295"/>
        </w:trPr>
        <w:tc>
          <w:tcPr>
            <w:tcW w:w="1157" w:type="dxa"/>
            <w:tcBorders>
              <w:top w:val="nil"/>
              <w:left w:val="single" w:sz="4" w:space="0" w:color="auto"/>
              <w:bottom w:val="single" w:sz="4" w:space="0" w:color="auto"/>
              <w:right w:val="nil"/>
            </w:tcBorders>
            <w:shd w:val="clear" w:color="000000" w:fill="FFFFFF"/>
            <w:noWrap/>
            <w:vAlign w:val="center"/>
            <w:hideMark/>
          </w:tcPr>
          <w:p w14:paraId="4A74EF5A" w14:textId="77777777" w:rsidR="00202EE3" w:rsidRDefault="00202EE3">
            <w:pPr>
              <w:rPr>
                <w:rFonts w:ascii="Arial" w:hAnsi="Arial" w:cs="Arial"/>
                <w:color w:val="000000"/>
                <w:sz w:val="18"/>
                <w:szCs w:val="18"/>
              </w:rPr>
            </w:pPr>
            <w:r>
              <w:rPr>
                <w:rFonts w:ascii="Arial" w:hAnsi="Arial" w:cs="Arial"/>
                <w:color w:val="000000"/>
                <w:sz w:val="18"/>
                <w:szCs w:val="18"/>
              </w:rPr>
              <w:t> </w:t>
            </w:r>
          </w:p>
        </w:tc>
        <w:tc>
          <w:tcPr>
            <w:tcW w:w="1157" w:type="dxa"/>
            <w:tcBorders>
              <w:top w:val="nil"/>
              <w:left w:val="nil"/>
              <w:bottom w:val="single" w:sz="4" w:space="0" w:color="auto"/>
              <w:right w:val="single" w:sz="4" w:space="0" w:color="auto"/>
            </w:tcBorders>
            <w:shd w:val="clear" w:color="000000" w:fill="FFFFFF"/>
            <w:noWrap/>
            <w:vAlign w:val="center"/>
            <w:hideMark/>
          </w:tcPr>
          <w:p w14:paraId="030F1A8D" w14:textId="77777777" w:rsidR="00202EE3" w:rsidRDefault="00202EE3">
            <w:pPr>
              <w:rPr>
                <w:rFonts w:ascii="Arial" w:hAnsi="Arial" w:cs="Arial"/>
                <w:b/>
                <w:bCs/>
                <w:color w:val="000000"/>
                <w:sz w:val="18"/>
                <w:szCs w:val="18"/>
              </w:rPr>
            </w:pPr>
            <w:r>
              <w:rPr>
                <w:rFonts w:ascii="Arial" w:hAnsi="Arial" w:cs="Arial"/>
                <w:b/>
                <w:bCs/>
                <w:color w:val="000000"/>
                <w:sz w:val="18"/>
                <w:szCs w:val="18"/>
              </w:rPr>
              <w:t>Female</w:t>
            </w:r>
          </w:p>
        </w:tc>
        <w:tc>
          <w:tcPr>
            <w:tcW w:w="1158" w:type="dxa"/>
            <w:tcBorders>
              <w:top w:val="nil"/>
              <w:left w:val="nil"/>
              <w:bottom w:val="single" w:sz="4" w:space="0" w:color="auto"/>
              <w:right w:val="nil"/>
            </w:tcBorders>
            <w:shd w:val="clear" w:color="000000" w:fill="FFFFFF"/>
            <w:noWrap/>
            <w:vAlign w:val="center"/>
            <w:hideMark/>
          </w:tcPr>
          <w:p w14:paraId="757A584E" w14:textId="77777777" w:rsidR="00202EE3" w:rsidRDefault="00202EE3">
            <w:pPr>
              <w:jc w:val="center"/>
              <w:rPr>
                <w:rFonts w:ascii="Arial" w:hAnsi="Arial" w:cs="Arial"/>
                <w:color w:val="000000"/>
                <w:sz w:val="18"/>
                <w:szCs w:val="18"/>
              </w:rPr>
            </w:pPr>
            <w:r>
              <w:rPr>
                <w:rFonts w:ascii="Arial" w:hAnsi="Arial" w:cs="Arial"/>
                <w:color w:val="000000"/>
                <w:sz w:val="18"/>
                <w:szCs w:val="18"/>
              </w:rPr>
              <w:t>48</w:t>
            </w:r>
          </w:p>
        </w:tc>
        <w:tc>
          <w:tcPr>
            <w:tcW w:w="1728" w:type="dxa"/>
            <w:tcBorders>
              <w:top w:val="nil"/>
              <w:left w:val="nil"/>
              <w:bottom w:val="single" w:sz="4" w:space="0" w:color="auto"/>
              <w:right w:val="single" w:sz="4" w:space="0" w:color="auto"/>
            </w:tcBorders>
            <w:shd w:val="clear" w:color="000000" w:fill="FFFFFF"/>
            <w:noWrap/>
            <w:vAlign w:val="center"/>
            <w:hideMark/>
          </w:tcPr>
          <w:p w14:paraId="719A944F" w14:textId="77777777" w:rsidR="00202EE3" w:rsidRDefault="00202EE3">
            <w:pPr>
              <w:jc w:val="center"/>
              <w:rPr>
                <w:rFonts w:ascii="Arial" w:hAnsi="Arial" w:cs="Arial"/>
                <w:color w:val="000000"/>
                <w:sz w:val="18"/>
                <w:szCs w:val="18"/>
              </w:rPr>
            </w:pPr>
            <w:r>
              <w:rPr>
                <w:rFonts w:ascii="Arial" w:hAnsi="Arial" w:cs="Arial"/>
                <w:color w:val="000000"/>
                <w:sz w:val="18"/>
                <w:szCs w:val="18"/>
              </w:rPr>
              <w:t>433 (390 - 480)</w:t>
            </w:r>
          </w:p>
        </w:tc>
        <w:tc>
          <w:tcPr>
            <w:tcW w:w="1158" w:type="dxa"/>
            <w:tcBorders>
              <w:top w:val="nil"/>
              <w:left w:val="nil"/>
              <w:bottom w:val="single" w:sz="4" w:space="0" w:color="auto"/>
              <w:right w:val="nil"/>
            </w:tcBorders>
            <w:shd w:val="clear" w:color="000000" w:fill="FFFFFF"/>
            <w:noWrap/>
            <w:vAlign w:val="center"/>
            <w:hideMark/>
          </w:tcPr>
          <w:p w14:paraId="523881BA" w14:textId="77777777" w:rsidR="00202EE3" w:rsidRDefault="00202EE3">
            <w:pPr>
              <w:jc w:val="center"/>
              <w:rPr>
                <w:rFonts w:ascii="Arial" w:hAnsi="Arial" w:cs="Arial"/>
                <w:color w:val="000000"/>
                <w:sz w:val="18"/>
                <w:szCs w:val="18"/>
              </w:rPr>
            </w:pPr>
            <w:r>
              <w:rPr>
                <w:rFonts w:ascii="Arial" w:hAnsi="Arial" w:cs="Arial"/>
                <w:color w:val="000000"/>
                <w:sz w:val="18"/>
                <w:szCs w:val="18"/>
              </w:rPr>
              <w:t>8</w:t>
            </w:r>
          </w:p>
        </w:tc>
        <w:tc>
          <w:tcPr>
            <w:tcW w:w="1158" w:type="dxa"/>
            <w:tcBorders>
              <w:top w:val="nil"/>
              <w:left w:val="nil"/>
              <w:bottom w:val="single" w:sz="4" w:space="0" w:color="auto"/>
              <w:right w:val="nil"/>
            </w:tcBorders>
            <w:shd w:val="clear" w:color="000000" w:fill="FFFFFF"/>
            <w:noWrap/>
            <w:vAlign w:val="center"/>
            <w:hideMark/>
          </w:tcPr>
          <w:p w14:paraId="5CD58D1E" w14:textId="77777777" w:rsidR="00202EE3" w:rsidRDefault="00202EE3">
            <w:pPr>
              <w:jc w:val="center"/>
              <w:rPr>
                <w:rFonts w:ascii="Arial" w:hAnsi="Arial" w:cs="Arial"/>
                <w:color w:val="000000"/>
                <w:sz w:val="18"/>
                <w:szCs w:val="18"/>
              </w:rPr>
            </w:pPr>
            <w:r>
              <w:rPr>
                <w:rFonts w:ascii="Arial" w:hAnsi="Arial" w:cs="Arial"/>
                <w:color w:val="000000"/>
                <w:sz w:val="18"/>
                <w:szCs w:val="18"/>
              </w:rPr>
              <w:t>16.7</w:t>
            </w:r>
          </w:p>
        </w:tc>
        <w:tc>
          <w:tcPr>
            <w:tcW w:w="1728" w:type="dxa"/>
            <w:tcBorders>
              <w:top w:val="nil"/>
              <w:left w:val="nil"/>
              <w:bottom w:val="single" w:sz="4" w:space="0" w:color="auto"/>
              <w:right w:val="single" w:sz="4" w:space="0" w:color="auto"/>
            </w:tcBorders>
            <w:shd w:val="clear" w:color="000000" w:fill="FFFFFF"/>
            <w:noWrap/>
            <w:vAlign w:val="center"/>
            <w:hideMark/>
          </w:tcPr>
          <w:p w14:paraId="07939BDB" w14:textId="77777777" w:rsidR="00202EE3" w:rsidRDefault="00202EE3">
            <w:pPr>
              <w:jc w:val="center"/>
              <w:rPr>
                <w:rFonts w:ascii="Arial" w:hAnsi="Arial" w:cs="Arial"/>
                <w:color w:val="000000"/>
                <w:sz w:val="18"/>
                <w:szCs w:val="18"/>
              </w:rPr>
            </w:pPr>
            <w:r>
              <w:rPr>
                <w:rFonts w:ascii="Arial" w:hAnsi="Arial" w:cs="Arial"/>
                <w:color w:val="000000"/>
                <w:sz w:val="18"/>
                <w:szCs w:val="18"/>
              </w:rPr>
              <w:t>449 (403 - 477)</w:t>
            </w:r>
          </w:p>
        </w:tc>
        <w:tc>
          <w:tcPr>
            <w:tcW w:w="1158" w:type="dxa"/>
            <w:tcBorders>
              <w:top w:val="nil"/>
              <w:left w:val="nil"/>
              <w:bottom w:val="single" w:sz="4" w:space="0" w:color="auto"/>
              <w:right w:val="nil"/>
            </w:tcBorders>
            <w:shd w:val="clear" w:color="000000" w:fill="FFFFFF"/>
            <w:noWrap/>
            <w:vAlign w:val="center"/>
            <w:hideMark/>
          </w:tcPr>
          <w:p w14:paraId="44CEDFDF" w14:textId="77777777" w:rsidR="00202EE3" w:rsidRDefault="00202EE3">
            <w:pPr>
              <w:jc w:val="center"/>
              <w:rPr>
                <w:rFonts w:ascii="Arial" w:hAnsi="Arial" w:cs="Arial"/>
                <w:color w:val="000000"/>
                <w:sz w:val="18"/>
                <w:szCs w:val="18"/>
              </w:rPr>
            </w:pPr>
            <w:r>
              <w:rPr>
                <w:rFonts w:ascii="Arial" w:hAnsi="Arial" w:cs="Arial"/>
                <w:color w:val="000000"/>
                <w:sz w:val="18"/>
                <w:szCs w:val="18"/>
              </w:rPr>
              <w:t>8</w:t>
            </w:r>
          </w:p>
        </w:tc>
        <w:tc>
          <w:tcPr>
            <w:tcW w:w="1158" w:type="dxa"/>
            <w:tcBorders>
              <w:top w:val="nil"/>
              <w:left w:val="nil"/>
              <w:bottom w:val="single" w:sz="4" w:space="0" w:color="auto"/>
              <w:right w:val="single" w:sz="4" w:space="0" w:color="auto"/>
            </w:tcBorders>
            <w:shd w:val="clear" w:color="000000" w:fill="FFFFFF"/>
            <w:noWrap/>
            <w:vAlign w:val="center"/>
            <w:hideMark/>
          </w:tcPr>
          <w:p w14:paraId="4F6F5A82" w14:textId="77777777" w:rsidR="00202EE3" w:rsidRDefault="00202EE3">
            <w:pPr>
              <w:jc w:val="center"/>
              <w:rPr>
                <w:rFonts w:ascii="Arial" w:hAnsi="Arial" w:cs="Arial"/>
                <w:color w:val="000000"/>
                <w:sz w:val="18"/>
                <w:szCs w:val="18"/>
              </w:rPr>
            </w:pPr>
            <w:r>
              <w:rPr>
                <w:rFonts w:ascii="Arial" w:hAnsi="Arial" w:cs="Arial"/>
                <w:color w:val="000000"/>
                <w:sz w:val="18"/>
                <w:szCs w:val="18"/>
              </w:rPr>
              <w:t>100</w:t>
            </w:r>
          </w:p>
        </w:tc>
      </w:tr>
      <w:tr w:rsidR="00202EE3" w14:paraId="645F3466" w14:textId="77777777" w:rsidTr="00202EE3">
        <w:trPr>
          <w:trHeight w:val="295"/>
        </w:trPr>
        <w:tc>
          <w:tcPr>
            <w:tcW w:w="1157" w:type="dxa"/>
            <w:tcBorders>
              <w:top w:val="nil"/>
              <w:left w:val="single" w:sz="4" w:space="0" w:color="auto"/>
              <w:bottom w:val="nil"/>
              <w:right w:val="nil"/>
            </w:tcBorders>
            <w:shd w:val="clear" w:color="000000" w:fill="FFFFFF"/>
            <w:noWrap/>
            <w:vAlign w:val="center"/>
            <w:hideMark/>
          </w:tcPr>
          <w:p w14:paraId="7C62E7CF" w14:textId="77777777" w:rsidR="00202EE3" w:rsidRDefault="00202EE3">
            <w:pPr>
              <w:rPr>
                <w:rFonts w:ascii="Arial" w:hAnsi="Arial" w:cs="Arial"/>
                <w:b/>
                <w:bCs/>
                <w:color w:val="000000"/>
                <w:sz w:val="18"/>
                <w:szCs w:val="18"/>
              </w:rPr>
            </w:pPr>
            <w:r>
              <w:rPr>
                <w:rFonts w:ascii="Arial" w:hAnsi="Arial" w:cs="Arial"/>
                <w:b/>
                <w:bCs/>
                <w:color w:val="000000"/>
                <w:sz w:val="18"/>
                <w:szCs w:val="18"/>
              </w:rPr>
              <w:t>All years</w:t>
            </w:r>
          </w:p>
        </w:tc>
        <w:tc>
          <w:tcPr>
            <w:tcW w:w="1157" w:type="dxa"/>
            <w:tcBorders>
              <w:top w:val="nil"/>
              <w:left w:val="nil"/>
              <w:bottom w:val="nil"/>
              <w:right w:val="single" w:sz="4" w:space="0" w:color="auto"/>
            </w:tcBorders>
            <w:shd w:val="clear" w:color="000000" w:fill="FFFFFF"/>
            <w:noWrap/>
            <w:vAlign w:val="center"/>
            <w:hideMark/>
          </w:tcPr>
          <w:p w14:paraId="7963F57E" w14:textId="77777777" w:rsidR="00202EE3" w:rsidRDefault="00202EE3">
            <w:pPr>
              <w:rPr>
                <w:rFonts w:ascii="Arial" w:hAnsi="Arial" w:cs="Arial"/>
                <w:b/>
                <w:bCs/>
                <w:color w:val="000000"/>
                <w:sz w:val="18"/>
                <w:szCs w:val="18"/>
              </w:rPr>
            </w:pPr>
            <w:r>
              <w:rPr>
                <w:rFonts w:ascii="Arial" w:hAnsi="Arial" w:cs="Arial"/>
                <w:b/>
                <w:bCs/>
                <w:color w:val="000000"/>
                <w:sz w:val="18"/>
                <w:szCs w:val="18"/>
              </w:rPr>
              <w:t>Male</w:t>
            </w:r>
          </w:p>
        </w:tc>
        <w:tc>
          <w:tcPr>
            <w:tcW w:w="1158" w:type="dxa"/>
            <w:tcBorders>
              <w:top w:val="nil"/>
              <w:left w:val="nil"/>
              <w:bottom w:val="nil"/>
              <w:right w:val="nil"/>
            </w:tcBorders>
            <w:shd w:val="clear" w:color="000000" w:fill="FFFFFF"/>
            <w:noWrap/>
            <w:vAlign w:val="center"/>
            <w:hideMark/>
          </w:tcPr>
          <w:p w14:paraId="0ACDE860" w14:textId="77777777" w:rsidR="00202EE3" w:rsidRDefault="00202EE3">
            <w:pPr>
              <w:jc w:val="center"/>
              <w:rPr>
                <w:rFonts w:ascii="Arial" w:hAnsi="Arial" w:cs="Arial"/>
                <w:color w:val="000000"/>
                <w:sz w:val="18"/>
                <w:szCs w:val="18"/>
              </w:rPr>
            </w:pPr>
            <w:r>
              <w:rPr>
                <w:rFonts w:ascii="Arial" w:hAnsi="Arial" w:cs="Arial"/>
                <w:color w:val="000000"/>
                <w:sz w:val="18"/>
                <w:szCs w:val="18"/>
              </w:rPr>
              <w:t>802</w:t>
            </w:r>
          </w:p>
        </w:tc>
        <w:tc>
          <w:tcPr>
            <w:tcW w:w="1728" w:type="dxa"/>
            <w:tcBorders>
              <w:top w:val="nil"/>
              <w:left w:val="nil"/>
              <w:bottom w:val="nil"/>
              <w:right w:val="single" w:sz="4" w:space="0" w:color="auto"/>
            </w:tcBorders>
            <w:shd w:val="clear" w:color="000000" w:fill="FFFFFF"/>
            <w:noWrap/>
            <w:vAlign w:val="center"/>
            <w:hideMark/>
          </w:tcPr>
          <w:p w14:paraId="18585942" w14:textId="77777777" w:rsidR="00202EE3" w:rsidRDefault="00202EE3">
            <w:pPr>
              <w:jc w:val="center"/>
              <w:rPr>
                <w:rFonts w:ascii="Arial" w:hAnsi="Arial" w:cs="Arial"/>
                <w:color w:val="000000"/>
                <w:sz w:val="18"/>
                <w:szCs w:val="18"/>
              </w:rPr>
            </w:pPr>
            <w:r>
              <w:rPr>
                <w:rFonts w:ascii="Arial" w:hAnsi="Arial" w:cs="Arial"/>
                <w:color w:val="000000"/>
                <w:sz w:val="18"/>
                <w:szCs w:val="18"/>
              </w:rPr>
              <w:t>380 (310 - 459)</w:t>
            </w:r>
          </w:p>
        </w:tc>
        <w:tc>
          <w:tcPr>
            <w:tcW w:w="1158" w:type="dxa"/>
            <w:tcBorders>
              <w:top w:val="nil"/>
              <w:left w:val="nil"/>
              <w:bottom w:val="nil"/>
              <w:right w:val="nil"/>
            </w:tcBorders>
            <w:shd w:val="clear" w:color="000000" w:fill="FFFFFF"/>
            <w:noWrap/>
            <w:vAlign w:val="center"/>
            <w:hideMark/>
          </w:tcPr>
          <w:p w14:paraId="1064FD2A" w14:textId="77777777" w:rsidR="00202EE3" w:rsidRDefault="00202EE3">
            <w:pPr>
              <w:jc w:val="center"/>
              <w:rPr>
                <w:rFonts w:ascii="Arial" w:hAnsi="Arial" w:cs="Arial"/>
                <w:color w:val="000000"/>
                <w:sz w:val="18"/>
                <w:szCs w:val="18"/>
              </w:rPr>
            </w:pPr>
            <w:r>
              <w:rPr>
                <w:rFonts w:ascii="Arial" w:hAnsi="Arial" w:cs="Arial"/>
                <w:color w:val="000000"/>
                <w:sz w:val="18"/>
                <w:szCs w:val="18"/>
              </w:rPr>
              <w:t>250</w:t>
            </w:r>
          </w:p>
        </w:tc>
        <w:tc>
          <w:tcPr>
            <w:tcW w:w="1158" w:type="dxa"/>
            <w:tcBorders>
              <w:top w:val="nil"/>
              <w:left w:val="nil"/>
              <w:bottom w:val="nil"/>
              <w:right w:val="nil"/>
            </w:tcBorders>
            <w:shd w:val="clear" w:color="000000" w:fill="FFFFFF"/>
            <w:noWrap/>
            <w:vAlign w:val="center"/>
            <w:hideMark/>
          </w:tcPr>
          <w:p w14:paraId="0D50F2FA" w14:textId="77777777" w:rsidR="00202EE3" w:rsidRDefault="00202EE3">
            <w:pPr>
              <w:jc w:val="center"/>
              <w:rPr>
                <w:rFonts w:ascii="Arial" w:hAnsi="Arial" w:cs="Arial"/>
                <w:color w:val="000000"/>
                <w:sz w:val="18"/>
                <w:szCs w:val="18"/>
              </w:rPr>
            </w:pPr>
            <w:r>
              <w:rPr>
                <w:rFonts w:ascii="Arial" w:hAnsi="Arial" w:cs="Arial"/>
                <w:color w:val="000000"/>
                <w:sz w:val="18"/>
                <w:szCs w:val="18"/>
              </w:rPr>
              <w:t>31.2</w:t>
            </w:r>
          </w:p>
        </w:tc>
        <w:tc>
          <w:tcPr>
            <w:tcW w:w="1728" w:type="dxa"/>
            <w:tcBorders>
              <w:top w:val="nil"/>
              <w:left w:val="nil"/>
              <w:bottom w:val="nil"/>
              <w:right w:val="single" w:sz="4" w:space="0" w:color="auto"/>
            </w:tcBorders>
            <w:shd w:val="clear" w:color="000000" w:fill="FFFFFF"/>
            <w:noWrap/>
            <w:vAlign w:val="center"/>
            <w:hideMark/>
          </w:tcPr>
          <w:p w14:paraId="75861591" w14:textId="77777777" w:rsidR="00202EE3" w:rsidRDefault="00202EE3">
            <w:pPr>
              <w:jc w:val="center"/>
              <w:rPr>
                <w:rFonts w:ascii="Arial" w:hAnsi="Arial" w:cs="Arial"/>
                <w:color w:val="000000"/>
                <w:sz w:val="18"/>
                <w:szCs w:val="18"/>
              </w:rPr>
            </w:pPr>
            <w:r>
              <w:rPr>
                <w:rFonts w:ascii="Arial" w:hAnsi="Arial" w:cs="Arial"/>
                <w:color w:val="000000"/>
                <w:sz w:val="18"/>
                <w:szCs w:val="18"/>
              </w:rPr>
              <w:t>425 (325 - 505)</w:t>
            </w:r>
          </w:p>
        </w:tc>
        <w:tc>
          <w:tcPr>
            <w:tcW w:w="1158" w:type="dxa"/>
            <w:tcBorders>
              <w:top w:val="nil"/>
              <w:left w:val="nil"/>
              <w:bottom w:val="nil"/>
              <w:right w:val="nil"/>
            </w:tcBorders>
            <w:shd w:val="clear" w:color="000000" w:fill="FFFFFF"/>
            <w:noWrap/>
            <w:vAlign w:val="center"/>
            <w:hideMark/>
          </w:tcPr>
          <w:p w14:paraId="33F65715" w14:textId="77777777" w:rsidR="00202EE3" w:rsidRDefault="00202EE3">
            <w:pPr>
              <w:jc w:val="center"/>
              <w:rPr>
                <w:rFonts w:ascii="Arial" w:hAnsi="Arial" w:cs="Arial"/>
                <w:color w:val="000000"/>
                <w:sz w:val="18"/>
                <w:szCs w:val="18"/>
              </w:rPr>
            </w:pPr>
            <w:r>
              <w:rPr>
                <w:rFonts w:ascii="Arial" w:hAnsi="Arial" w:cs="Arial"/>
                <w:color w:val="000000"/>
                <w:sz w:val="18"/>
                <w:szCs w:val="18"/>
              </w:rPr>
              <w:t>220</w:t>
            </w:r>
          </w:p>
        </w:tc>
        <w:tc>
          <w:tcPr>
            <w:tcW w:w="1158" w:type="dxa"/>
            <w:tcBorders>
              <w:top w:val="nil"/>
              <w:left w:val="nil"/>
              <w:bottom w:val="nil"/>
              <w:right w:val="single" w:sz="4" w:space="0" w:color="auto"/>
            </w:tcBorders>
            <w:shd w:val="clear" w:color="000000" w:fill="FFFFFF"/>
            <w:noWrap/>
            <w:vAlign w:val="center"/>
            <w:hideMark/>
          </w:tcPr>
          <w:p w14:paraId="0C77A0C4" w14:textId="77777777" w:rsidR="00202EE3" w:rsidRDefault="00202EE3">
            <w:pPr>
              <w:jc w:val="center"/>
              <w:rPr>
                <w:rFonts w:ascii="Arial" w:hAnsi="Arial" w:cs="Arial"/>
                <w:color w:val="000000"/>
                <w:sz w:val="18"/>
                <w:szCs w:val="18"/>
              </w:rPr>
            </w:pPr>
            <w:r>
              <w:rPr>
                <w:rFonts w:ascii="Arial" w:hAnsi="Arial" w:cs="Arial"/>
                <w:color w:val="000000"/>
                <w:sz w:val="18"/>
                <w:szCs w:val="18"/>
              </w:rPr>
              <w:t>88</w:t>
            </w:r>
          </w:p>
        </w:tc>
      </w:tr>
      <w:tr w:rsidR="00202EE3" w14:paraId="6A5814B6" w14:textId="77777777" w:rsidTr="00202EE3">
        <w:trPr>
          <w:trHeight w:val="295"/>
        </w:trPr>
        <w:tc>
          <w:tcPr>
            <w:tcW w:w="1157" w:type="dxa"/>
            <w:tcBorders>
              <w:top w:val="nil"/>
              <w:left w:val="single" w:sz="4" w:space="0" w:color="auto"/>
              <w:bottom w:val="single" w:sz="4" w:space="0" w:color="auto"/>
              <w:right w:val="nil"/>
            </w:tcBorders>
            <w:shd w:val="clear" w:color="000000" w:fill="FFFFFF"/>
            <w:noWrap/>
            <w:vAlign w:val="center"/>
            <w:hideMark/>
          </w:tcPr>
          <w:p w14:paraId="336A2BE9" w14:textId="77777777" w:rsidR="00202EE3" w:rsidRDefault="00202EE3">
            <w:pPr>
              <w:rPr>
                <w:rFonts w:ascii="Arial" w:hAnsi="Arial" w:cs="Arial"/>
                <w:color w:val="000000"/>
                <w:sz w:val="18"/>
                <w:szCs w:val="18"/>
              </w:rPr>
            </w:pPr>
            <w:r>
              <w:rPr>
                <w:rFonts w:ascii="Arial" w:hAnsi="Arial" w:cs="Arial"/>
                <w:color w:val="000000"/>
                <w:sz w:val="18"/>
                <w:szCs w:val="18"/>
              </w:rPr>
              <w:t> </w:t>
            </w:r>
          </w:p>
        </w:tc>
        <w:tc>
          <w:tcPr>
            <w:tcW w:w="1157" w:type="dxa"/>
            <w:tcBorders>
              <w:top w:val="nil"/>
              <w:left w:val="nil"/>
              <w:bottom w:val="single" w:sz="4" w:space="0" w:color="auto"/>
              <w:right w:val="single" w:sz="4" w:space="0" w:color="auto"/>
            </w:tcBorders>
            <w:shd w:val="clear" w:color="000000" w:fill="FFFFFF"/>
            <w:noWrap/>
            <w:vAlign w:val="center"/>
            <w:hideMark/>
          </w:tcPr>
          <w:p w14:paraId="0B2350FB" w14:textId="77777777" w:rsidR="00202EE3" w:rsidRDefault="00202EE3">
            <w:pPr>
              <w:rPr>
                <w:rFonts w:ascii="Arial" w:hAnsi="Arial" w:cs="Arial"/>
                <w:b/>
                <w:bCs/>
                <w:color w:val="000000"/>
                <w:sz w:val="18"/>
                <w:szCs w:val="18"/>
              </w:rPr>
            </w:pPr>
            <w:r>
              <w:rPr>
                <w:rFonts w:ascii="Arial" w:hAnsi="Arial" w:cs="Arial"/>
                <w:b/>
                <w:bCs/>
                <w:color w:val="000000"/>
                <w:sz w:val="18"/>
                <w:szCs w:val="18"/>
              </w:rPr>
              <w:t>Female</w:t>
            </w:r>
          </w:p>
        </w:tc>
        <w:tc>
          <w:tcPr>
            <w:tcW w:w="1158" w:type="dxa"/>
            <w:tcBorders>
              <w:top w:val="nil"/>
              <w:left w:val="nil"/>
              <w:bottom w:val="single" w:sz="4" w:space="0" w:color="auto"/>
              <w:right w:val="nil"/>
            </w:tcBorders>
            <w:shd w:val="clear" w:color="000000" w:fill="FFFFFF"/>
            <w:noWrap/>
            <w:vAlign w:val="center"/>
            <w:hideMark/>
          </w:tcPr>
          <w:p w14:paraId="64E65DA9" w14:textId="77777777" w:rsidR="00202EE3" w:rsidRDefault="00202EE3">
            <w:pPr>
              <w:jc w:val="center"/>
              <w:rPr>
                <w:rFonts w:ascii="Arial" w:hAnsi="Arial" w:cs="Arial"/>
                <w:color w:val="000000"/>
                <w:sz w:val="18"/>
                <w:szCs w:val="18"/>
              </w:rPr>
            </w:pPr>
            <w:r>
              <w:rPr>
                <w:rFonts w:ascii="Arial" w:hAnsi="Arial" w:cs="Arial"/>
                <w:color w:val="000000"/>
                <w:sz w:val="18"/>
                <w:szCs w:val="18"/>
              </w:rPr>
              <w:t>795</w:t>
            </w:r>
          </w:p>
        </w:tc>
        <w:tc>
          <w:tcPr>
            <w:tcW w:w="1728" w:type="dxa"/>
            <w:tcBorders>
              <w:top w:val="nil"/>
              <w:left w:val="nil"/>
              <w:bottom w:val="single" w:sz="4" w:space="0" w:color="auto"/>
              <w:right w:val="single" w:sz="4" w:space="0" w:color="auto"/>
            </w:tcBorders>
            <w:shd w:val="clear" w:color="000000" w:fill="FFFFFF"/>
            <w:noWrap/>
            <w:vAlign w:val="center"/>
            <w:hideMark/>
          </w:tcPr>
          <w:p w14:paraId="74A40A3D" w14:textId="77777777" w:rsidR="00202EE3" w:rsidRDefault="00202EE3">
            <w:pPr>
              <w:jc w:val="center"/>
              <w:rPr>
                <w:rFonts w:ascii="Arial" w:hAnsi="Arial" w:cs="Arial"/>
                <w:color w:val="000000"/>
                <w:sz w:val="18"/>
                <w:szCs w:val="18"/>
              </w:rPr>
            </w:pPr>
            <w:r>
              <w:rPr>
                <w:rFonts w:ascii="Arial" w:hAnsi="Arial" w:cs="Arial"/>
                <w:color w:val="000000"/>
                <w:sz w:val="18"/>
                <w:szCs w:val="18"/>
              </w:rPr>
              <w:t>401 (320 - 485)</w:t>
            </w:r>
          </w:p>
        </w:tc>
        <w:tc>
          <w:tcPr>
            <w:tcW w:w="1158" w:type="dxa"/>
            <w:tcBorders>
              <w:top w:val="nil"/>
              <w:left w:val="nil"/>
              <w:bottom w:val="single" w:sz="4" w:space="0" w:color="auto"/>
              <w:right w:val="nil"/>
            </w:tcBorders>
            <w:shd w:val="clear" w:color="000000" w:fill="FFFFFF"/>
            <w:noWrap/>
            <w:vAlign w:val="center"/>
            <w:hideMark/>
          </w:tcPr>
          <w:p w14:paraId="5429AAF0" w14:textId="77777777" w:rsidR="00202EE3" w:rsidRDefault="00202EE3">
            <w:pPr>
              <w:jc w:val="center"/>
              <w:rPr>
                <w:rFonts w:ascii="Arial" w:hAnsi="Arial" w:cs="Arial"/>
                <w:color w:val="000000"/>
                <w:sz w:val="18"/>
                <w:szCs w:val="18"/>
              </w:rPr>
            </w:pPr>
            <w:r>
              <w:rPr>
                <w:rFonts w:ascii="Arial" w:hAnsi="Arial" w:cs="Arial"/>
                <w:color w:val="000000"/>
                <w:sz w:val="18"/>
                <w:szCs w:val="18"/>
              </w:rPr>
              <w:t>466</w:t>
            </w:r>
          </w:p>
        </w:tc>
        <w:tc>
          <w:tcPr>
            <w:tcW w:w="1158" w:type="dxa"/>
            <w:tcBorders>
              <w:top w:val="nil"/>
              <w:left w:val="nil"/>
              <w:bottom w:val="single" w:sz="4" w:space="0" w:color="auto"/>
              <w:right w:val="nil"/>
            </w:tcBorders>
            <w:shd w:val="clear" w:color="000000" w:fill="FFFFFF"/>
            <w:noWrap/>
            <w:vAlign w:val="center"/>
            <w:hideMark/>
          </w:tcPr>
          <w:p w14:paraId="5D8F9EDD" w14:textId="77777777" w:rsidR="00202EE3" w:rsidRDefault="00202EE3">
            <w:pPr>
              <w:jc w:val="center"/>
              <w:rPr>
                <w:rFonts w:ascii="Arial" w:hAnsi="Arial" w:cs="Arial"/>
                <w:color w:val="000000"/>
                <w:sz w:val="18"/>
                <w:szCs w:val="18"/>
              </w:rPr>
            </w:pPr>
            <w:r>
              <w:rPr>
                <w:rFonts w:ascii="Arial" w:hAnsi="Arial" w:cs="Arial"/>
                <w:color w:val="000000"/>
                <w:sz w:val="18"/>
                <w:szCs w:val="18"/>
              </w:rPr>
              <w:t>58.6</w:t>
            </w:r>
          </w:p>
        </w:tc>
        <w:tc>
          <w:tcPr>
            <w:tcW w:w="1728" w:type="dxa"/>
            <w:tcBorders>
              <w:top w:val="nil"/>
              <w:left w:val="nil"/>
              <w:bottom w:val="single" w:sz="4" w:space="0" w:color="auto"/>
              <w:right w:val="single" w:sz="4" w:space="0" w:color="auto"/>
            </w:tcBorders>
            <w:shd w:val="clear" w:color="000000" w:fill="FFFFFF"/>
            <w:noWrap/>
            <w:vAlign w:val="center"/>
            <w:hideMark/>
          </w:tcPr>
          <w:p w14:paraId="69CE70C7" w14:textId="77777777" w:rsidR="00202EE3" w:rsidRDefault="00202EE3">
            <w:pPr>
              <w:jc w:val="center"/>
              <w:rPr>
                <w:rFonts w:ascii="Arial" w:hAnsi="Arial" w:cs="Arial"/>
                <w:color w:val="000000"/>
                <w:sz w:val="18"/>
                <w:szCs w:val="18"/>
              </w:rPr>
            </w:pPr>
            <w:r>
              <w:rPr>
                <w:rFonts w:ascii="Arial" w:hAnsi="Arial" w:cs="Arial"/>
                <w:color w:val="000000"/>
                <w:sz w:val="18"/>
                <w:szCs w:val="18"/>
              </w:rPr>
              <w:t>450 (375 - 545)</w:t>
            </w:r>
          </w:p>
        </w:tc>
        <w:tc>
          <w:tcPr>
            <w:tcW w:w="1158" w:type="dxa"/>
            <w:tcBorders>
              <w:top w:val="nil"/>
              <w:left w:val="nil"/>
              <w:bottom w:val="single" w:sz="4" w:space="0" w:color="auto"/>
              <w:right w:val="nil"/>
            </w:tcBorders>
            <w:shd w:val="clear" w:color="000000" w:fill="FFFFFF"/>
            <w:noWrap/>
            <w:vAlign w:val="center"/>
            <w:hideMark/>
          </w:tcPr>
          <w:p w14:paraId="2FC98319" w14:textId="77777777" w:rsidR="00202EE3" w:rsidRDefault="00202EE3">
            <w:pPr>
              <w:jc w:val="center"/>
              <w:rPr>
                <w:rFonts w:ascii="Arial" w:hAnsi="Arial" w:cs="Arial"/>
                <w:color w:val="000000"/>
                <w:sz w:val="18"/>
                <w:szCs w:val="18"/>
              </w:rPr>
            </w:pPr>
            <w:r>
              <w:rPr>
                <w:rFonts w:ascii="Arial" w:hAnsi="Arial" w:cs="Arial"/>
                <w:color w:val="000000"/>
                <w:sz w:val="18"/>
                <w:szCs w:val="18"/>
              </w:rPr>
              <w:t>399</w:t>
            </w:r>
          </w:p>
        </w:tc>
        <w:tc>
          <w:tcPr>
            <w:tcW w:w="1158" w:type="dxa"/>
            <w:tcBorders>
              <w:top w:val="nil"/>
              <w:left w:val="nil"/>
              <w:bottom w:val="single" w:sz="4" w:space="0" w:color="auto"/>
              <w:right w:val="single" w:sz="4" w:space="0" w:color="auto"/>
            </w:tcBorders>
            <w:shd w:val="clear" w:color="000000" w:fill="FFFFFF"/>
            <w:noWrap/>
            <w:vAlign w:val="center"/>
            <w:hideMark/>
          </w:tcPr>
          <w:p w14:paraId="60B712C6" w14:textId="77777777" w:rsidR="00202EE3" w:rsidRDefault="00202EE3">
            <w:pPr>
              <w:jc w:val="center"/>
              <w:rPr>
                <w:rFonts w:ascii="Arial" w:hAnsi="Arial" w:cs="Arial"/>
                <w:color w:val="000000"/>
                <w:sz w:val="18"/>
                <w:szCs w:val="18"/>
              </w:rPr>
            </w:pPr>
            <w:r>
              <w:rPr>
                <w:rFonts w:ascii="Arial" w:hAnsi="Arial" w:cs="Arial"/>
                <w:color w:val="000000"/>
                <w:sz w:val="18"/>
                <w:szCs w:val="18"/>
              </w:rPr>
              <w:t>85.6</w:t>
            </w:r>
          </w:p>
        </w:tc>
      </w:tr>
    </w:tbl>
    <w:p w14:paraId="2A4C0C0D" w14:textId="77777777" w:rsidR="00657DA9" w:rsidRDefault="00657DA9" w:rsidP="00657DA9">
      <w:pPr>
        <w:autoSpaceDE w:val="0"/>
        <w:autoSpaceDN w:val="0"/>
        <w:adjustRightInd w:val="0"/>
        <w:rPr>
          <w:color w:val="000000"/>
        </w:rPr>
      </w:pPr>
    </w:p>
    <w:p w14:paraId="42771B26" w14:textId="77777777" w:rsidR="00657DA9" w:rsidRDefault="00657DA9" w:rsidP="00657DA9">
      <w:pPr>
        <w:sectPr w:rsidR="00657DA9" w:rsidSect="00EA16DD">
          <w:pgSz w:w="15840" w:h="12240" w:orient="landscape" w:code="1"/>
          <w:pgMar w:top="2160" w:right="1440" w:bottom="2160" w:left="1440" w:header="720" w:footer="720" w:gutter="0"/>
          <w:cols w:space="720"/>
          <w:titlePg/>
          <w:docGrid w:linePitch="360"/>
        </w:sectPr>
      </w:pPr>
    </w:p>
    <w:p w14:paraId="0AFAA174" w14:textId="77777777" w:rsidR="008419A0" w:rsidRDefault="008419A0" w:rsidP="008419A0">
      <w:pPr>
        <w:autoSpaceDE w:val="0"/>
        <w:autoSpaceDN w:val="0"/>
        <w:adjustRightInd w:val="0"/>
        <w:rPr>
          <w:color w:val="000000"/>
        </w:rPr>
      </w:pPr>
      <w:r>
        <w:rPr>
          <w:color w:val="000000"/>
        </w:rPr>
        <w:lastRenderedPageBreak/>
        <w:t>31.2%, respectively.  M</w:t>
      </w:r>
      <w:r w:rsidRPr="00506F41">
        <w:rPr>
          <w:color w:val="000000"/>
        </w:rPr>
        <w:t>ean TL at stocking was also higher for females than males every year from 2011-201</w:t>
      </w:r>
      <w:r>
        <w:rPr>
          <w:color w:val="000000"/>
        </w:rPr>
        <w:t>8</w:t>
      </w:r>
      <w:r w:rsidRPr="00506F41">
        <w:rPr>
          <w:color w:val="000000"/>
        </w:rPr>
        <w:t xml:space="preserve"> (individual TL was not recorded in 2010 and values reflect overall mean) making it difficult to determine if sex, size at release, or both influence backwater survival.</w:t>
      </w:r>
      <w:r>
        <w:rPr>
          <w:color w:val="000000"/>
        </w:rPr>
        <w:t xml:space="preserve">  Sex has previously been determined to be a significant contributor to harvest probability in AJ even after the effect of size was removed, but the relationship was less clear in DAN (Dowling et al. 2016).  </w:t>
      </w:r>
    </w:p>
    <w:p w14:paraId="4C108C2C" w14:textId="77777777" w:rsidR="008419A0" w:rsidRDefault="008419A0" w:rsidP="008419A0">
      <w:pPr>
        <w:autoSpaceDE w:val="0"/>
        <w:autoSpaceDN w:val="0"/>
        <w:adjustRightInd w:val="0"/>
        <w:rPr>
          <w:color w:val="000000"/>
        </w:rPr>
      </w:pPr>
    </w:p>
    <w:p w14:paraId="31DE5432" w14:textId="77777777" w:rsidR="008419A0" w:rsidRDefault="008419A0" w:rsidP="008419A0">
      <w:pPr>
        <w:autoSpaceDE w:val="0"/>
        <w:autoSpaceDN w:val="0"/>
        <w:adjustRightInd w:val="0"/>
        <w:rPr>
          <w:color w:val="000000"/>
        </w:rPr>
      </w:pPr>
      <w:r>
        <w:rPr>
          <w:color w:val="000000"/>
        </w:rPr>
        <w:t xml:space="preserve">For most study years, the percentage of harvested fish that were also PIT scanned after March 15 was above 80% with an overall mean of 79.5% and 88.0% for males in AJ and DAN, respectively, and 69.9% and 85.6% for females in AJ and DAN, respectively.  Overall, mean values were highly influenced by the 2012 data in which no fish were scanned after March 15.  This was due to a complete </w:t>
      </w:r>
    </w:p>
    <w:p w14:paraId="3950BE55" w14:textId="77777777" w:rsidR="008419A0" w:rsidRDefault="008419A0" w:rsidP="008419A0">
      <w:pPr>
        <w:autoSpaceDE w:val="0"/>
        <w:autoSpaceDN w:val="0"/>
        <w:adjustRightInd w:val="0"/>
        <w:rPr>
          <w:color w:val="000000"/>
        </w:rPr>
      </w:pPr>
      <w:r>
        <w:rPr>
          <w:color w:val="000000"/>
        </w:rPr>
        <w:t xml:space="preserve">lack of PIT scanning effort after March 14.  In general, PIT scanning alone appeared to be highly effective in contacting the majority of RASU alive after the </w:t>
      </w:r>
    </w:p>
    <w:p w14:paraId="69A2973F" w14:textId="77777777" w:rsidR="008419A0" w:rsidRDefault="008419A0" w:rsidP="008419A0">
      <w:pPr>
        <w:rPr>
          <w:color w:val="000000"/>
        </w:rPr>
      </w:pPr>
      <w:r>
        <w:rPr>
          <w:color w:val="000000"/>
        </w:rPr>
        <w:t xml:space="preserve">spawning season, and with continuous PIT scanning the percentage was at or near 100. </w:t>
      </w:r>
    </w:p>
    <w:p w14:paraId="1D9139F5" w14:textId="77777777" w:rsidR="008419A0" w:rsidRDefault="008419A0" w:rsidP="008419A0">
      <w:pPr>
        <w:rPr>
          <w:color w:val="000000"/>
        </w:rPr>
      </w:pPr>
    </w:p>
    <w:p w14:paraId="3297ACF5" w14:textId="67693F52" w:rsidR="00657DA9" w:rsidRDefault="008419A0" w:rsidP="008419A0">
      <w:r>
        <w:t xml:space="preserve">The total number of adult RASU that contributed to offspring as identified by parentage assignment and number of contributors that were not scanned/harvested are </w:t>
      </w:r>
      <w:r w:rsidRPr="00CB159E">
        <w:t>provided in tables 11 and 12.  Detection</w:t>
      </w:r>
      <w:r>
        <w:t xml:space="preserve"> of presence by scanning and parental assignment was variable, ranging from 1.4% to 48.5% of contributors not detected by scanning.  For AJ, more than 50% of fish stocked for three of the six years contributed offspring.  The lowest number of identified contributors in AJ was recorded in 2017, with just 16 contributors.  That year also had low harvest numbers, with only 15 fish harvested; however, it is important to note that only</w:t>
      </w:r>
    </w:p>
    <w:p w14:paraId="22CC3987" w14:textId="30524B16" w:rsidR="008419A0" w:rsidRDefault="008419A0" w:rsidP="00657DA9"/>
    <w:p w14:paraId="60175FF6" w14:textId="77777777" w:rsidR="008419A0" w:rsidRDefault="008419A0" w:rsidP="00657DA9"/>
    <w:p w14:paraId="4E90FA3B" w14:textId="3F5969F7" w:rsidR="00BF1890" w:rsidRDefault="00BF1890" w:rsidP="00BF1890">
      <w:pPr>
        <w:pStyle w:val="Table-heading"/>
      </w:pPr>
      <w:bookmarkStart w:id="68" w:name="_Toc29994285"/>
      <w:r>
        <w:t xml:space="preserve">Table </w:t>
      </w:r>
      <w:r w:rsidR="00B94D3F">
        <w:fldChar w:fldCharType="begin"/>
      </w:r>
      <w:r w:rsidR="00B94D3F">
        <w:instrText xml:space="preserve"> SEQ Table \* ARABIC </w:instrText>
      </w:r>
      <w:r w:rsidR="00B94D3F">
        <w:fldChar w:fldCharType="separate"/>
      </w:r>
      <w:r w:rsidR="00D7436F">
        <w:rPr>
          <w:noProof/>
        </w:rPr>
        <w:t>11</w:t>
      </w:r>
      <w:r w:rsidR="00B94D3F">
        <w:rPr>
          <w:noProof/>
        </w:rPr>
        <w:fldChar w:fldCharType="end"/>
      </w:r>
      <w:r>
        <w:t>. —</w:t>
      </w:r>
      <w:r w:rsidRPr="007F704B">
        <w:t>RASU contributors to genetic collections of progeny in AJ and detection via PIT scanning or harvest.</w:t>
      </w:r>
      <w:bookmarkEnd w:id="68"/>
    </w:p>
    <w:tbl>
      <w:tblPr>
        <w:tblW w:w="6960" w:type="dxa"/>
        <w:tblInd w:w="-5" w:type="dxa"/>
        <w:tblLook w:val="04A0" w:firstRow="1" w:lastRow="0" w:firstColumn="1" w:lastColumn="0" w:noHBand="0" w:noVBand="1"/>
      </w:tblPr>
      <w:tblGrid>
        <w:gridCol w:w="1620"/>
        <w:gridCol w:w="1460"/>
        <w:gridCol w:w="1920"/>
        <w:gridCol w:w="1960"/>
      </w:tblGrid>
      <w:tr w:rsidR="00BF1890" w14:paraId="7EAD5F58" w14:textId="77777777" w:rsidTr="00BF1890">
        <w:trPr>
          <w:trHeight w:val="295"/>
        </w:trPr>
        <w:tc>
          <w:tcPr>
            <w:tcW w:w="1620" w:type="dxa"/>
            <w:tcBorders>
              <w:top w:val="single" w:sz="4" w:space="0" w:color="auto"/>
              <w:left w:val="single" w:sz="4" w:space="0" w:color="auto"/>
              <w:bottom w:val="single" w:sz="4" w:space="0" w:color="auto"/>
              <w:right w:val="single" w:sz="4" w:space="0" w:color="auto"/>
            </w:tcBorders>
            <w:shd w:val="clear" w:color="000000" w:fill="BFBFBF"/>
            <w:vAlign w:val="center"/>
            <w:hideMark/>
          </w:tcPr>
          <w:p w14:paraId="78904C43" w14:textId="77777777" w:rsidR="00BF1890" w:rsidRDefault="00BF1890">
            <w:pPr>
              <w:jc w:val="center"/>
              <w:rPr>
                <w:rFonts w:ascii="Arial" w:hAnsi="Arial" w:cs="Arial"/>
                <w:b/>
                <w:bCs/>
                <w:color w:val="000000"/>
                <w:sz w:val="18"/>
                <w:szCs w:val="18"/>
              </w:rPr>
            </w:pPr>
            <w:r>
              <w:rPr>
                <w:rFonts w:ascii="Arial" w:hAnsi="Arial" w:cs="Arial"/>
                <w:b/>
                <w:bCs/>
                <w:color w:val="000000"/>
                <w:sz w:val="18"/>
                <w:szCs w:val="18"/>
              </w:rPr>
              <w:t>Stocking Date</w:t>
            </w:r>
          </w:p>
        </w:tc>
        <w:tc>
          <w:tcPr>
            <w:tcW w:w="1460" w:type="dxa"/>
            <w:tcBorders>
              <w:top w:val="single" w:sz="4" w:space="0" w:color="auto"/>
              <w:left w:val="nil"/>
              <w:bottom w:val="single" w:sz="4" w:space="0" w:color="auto"/>
              <w:right w:val="single" w:sz="4" w:space="0" w:color="auto"/>
            </w:tcBorders>
            <w:shd w:val="clear" w:color="000000" w:fill="BFBFBF"/>
            <w:vAlign w:val="center"/>
            <w:hideMark/>
          </w:tcPr>
          <w:p w14:paraId="52CA8F50" w14:textId="77777777" w:rsidR="00BF1890" w:rsidRDefault="00BF1890">
            <w:pPr>
              <w:jc w:val="center"/>
              <w:rPr>
                <w:rFonts w:ascii="Arial" w:hAnsi="Arial" w:cs="Arial"/>
                <w:b/>
                <w:bCs/>
                <w:color w:val="000000"/>
                <w:sz w:val="18"/>
                <w:szCs w:val="18"/>
              </w:rPr>
            </w:pPr>
            <w:r>
              <w:rPr>
                <w:rFonts w:ascii="Arial" w:hAnsi="Arial" w:cs="Arial"/>
                <w:b/>
                <w:bCs/>
                <w:color w:val="000000"/>
                <w:sz w:val="18"/>
                <w:szCs w:val="18"/>
              </w:rPr>
              <w:t>Scanning date</w:t>
            </w:r>
          </w:p>
        </w:tc>
        <w:tc>
          <w:tcPr>
            <w:tcW w:w="1920" w:type="dxa"/>
            <w:tcBorders>
              <w:top w:val="single" w:sz="4" w:space="0" w:color="auto"/>
              <w:left w:val="nil"/>
              <w:bottom w:val="single" w:sz="4" w:space="0" w:color="auto"/>
              <w:right w:val="single" w:sz="4" w:space="0" w:color="auto"/>
            </w:tcBorders>
            <w:shd w:val="clear" w:color="000000" w:fill="BFBFBF"/>
            <w:vAlign w:val="center"/>
            <w:hideMark/>
          </w:tcPr>
          <w:p w14:paraId="3FE8DC56" w14:textId="77777777" w:rsidR="00BF1890" w:rsidRDefault="00BF1890">
            <w:pPr>
              <w:jc w:val="center"/>
              <w:rPr>
                <w:rFonts w:ascii="Arial" w:hAnsi="Arial" w:cs="Arial"/>
                <w:b/>
                <w:bCs/>
                <w:color w:val="000000"/>
                <w:sz w:val="18"/>
                <w:szCs w:val="18"/>
              </w:rPr>
            </w:pPr>
            <w:r>
              <w:rPr>
                <w:rFonts w:ascii="Arial" w:hAnsi="Arial" w:cs="Arial"/>
                <w:b/>
                <w:bCs/>
                <w:color w:val="000000"/>
                <w:sz w:val="18"/>
                <w:szCs w:val="18"/>
              </w:rPr>
              <w:t>Total contributors</w:t>
            </w:r>
          </w:p>
        </w:tc>
        <w:tc>
          <w:tcPr>
            <w:tcW w:w="1960" w:type="dxa"/>
            <w:tcBorders>
              <w:top w:val="single" w:sz="4" w:space="0" w:color="auto"/>
              <w:left w:val="nil"/>
              <w:bottom w:val="single" w:sz="4" w:space="0" w:color="auto"/>
              <w:right w:val="single" w:sz="4" w:space="0" w:color="auto"/>
            </w:tcBorders>
            <w:shd w:val="clear" w:color="000000" w:fill="BFBFBF"/>
            <w:vAlign w:val="center"/>
            <w:hideMark/>
          </w:tcPr>
          <w:p w14:paraId="635994C6" w14:textId="77777777" w:rsidR="00BF1890" w:rsidRDefault="00BF1890">
            <w:pPr>
              <w:jc w:val="center"/>
              <w:rPr>
                <w:rFonts w:ascii="Arial" w:hAnsi="Arial" w:cs="Arial"/>
                <w:b/>
                <w:bCs/>
                <w:color w:val="000000"/>
                <w:sz w:val="18"/>
                <w:szCs w:val="18"/>
              </w:rPr>
            </w:pPr>
            <w:r>
              <w:rPr>
                <w:rFonts w:ascii="Arial" w:hAnsi="Arial" w:cs="Arial"/>
                <w:b/>
                <w:bCs/>
                <w:color w:val="000000"/>
                <w:sz w:val="18"/>
                <w:szCs w:val="18"/>
              </w:rPr>
              <w:t>Not contacted (%)</w:t>
            </w:r>
          </w:p>
        </w:tc>
      </w:tr>
      <w:tr w:rsidR="00BF1890" w14:paraId="087FD1EC" w14:textId="77777777" w:rsidTr="00BF1890">
        <w:trPr>
          <w:trHeight w:val="295"/>
        </w:trPr>
        <w:tc>
          <w:tcPr>
            <w:tcW w:w="1620" w:type="dxa"/>
            <w:tcBorders>
              <w:top w:val="nil"/>
              <w:left w:val="single" w:sz="4" w:space="0" w:color="auto"/>
              <w:bottom w:val="nil"/>
              <w:right w:val="nil"/>
            </w:tcBorders>
            <w:shd w:val="clear" w:color="auto" w:fill="auto"/>
            <w:noWrap/>
            <w:vAlign w:val="center"/>
            <w:hideMark/>
          </w:tcPr>
          <w:p w14:paraId="5C2FB6FE" w14:textId="77777777" w:rsidR="00BF1890" w:rsidRDefault="00BF1890">
            <w:pPr>
              <w:jc w:val="center"/>
              <w:rPr>
                <w:rFonts w:ascii="Arial" w:hAnsi="Arial" w:cs="Arial"/>
                <w:color w:val="000000"/>
                <w:sz w:val="18"/>
                <w:szCs w:val="18"/>
              </w:rPr>
            </w:pPr>
            <w:r>
              <w:rPr>
                <w:rFonts w:ascii="Arial" w:hAnsi="Arial" w:cs="Arial"/>
                <w:color w:val="000000"/>
                <w:sz w:val="18"/>
                <w:szCs w:val="18"/>
              </w:rPr>
              <w:t>2/17/2010</w:t>
            </w:r>
          </w:p>
        </w:tc>
        <w:tc>
          <w:tcPr>
            <w:tcW w:w="1460" w:type="dxa"/>
            <w:tcBorders>
              <w:top w:val="nil"/>
              <w:left w:val="nil"/>
              <w:bottom w:val="nil"/>
              <w:right w:val="single" w:sz="4" w:space="0" w:color="auto"/>
            </w:tcBorders>
            <w:shd w:val="clear" w:color="auto" w:fill="auto"/>
            <w:noWrap/>
            <w:vAlign w:val="center"/>
            <w:hideMark/>
          </w:tcPr>
          <w:p w14:paraId="2D8C0A36" w14:textId="77777777" w:rsidR="00BF1890" w:rsidRDefault="00BF1890">
            <w:pPr>
              <w:jc w:val="center"/>
              <w:rPr>
                <w:rFonts w:ascii="Arial" w:hAnsi="Arial" w:cs="Arial"/>
                <w:color w:val="000000"/>
                <w:sz w:val="18"/>
                <w:szCs w:val="18"/>
              </w:rPr>
            </w:pPr>
            <w:r>
              <w:rPr>
                <w:rFonts w:ascii="Arial" w:hAnsi="Arial" w:cs="Arial"/>
                <w:color w:val="000000"/>
                <w:sz w:val="18"/>
                <w:szCs w:val="18"/>
              </w:rPr>
              <w:t xml:space="preserve"> 3/16/2010</w:t>
            </w:r>
          </w:p>
        </w:tc>
        <w:tc>
          <w:tcPr>
            <w:tcW w:w="1920" w:type="dxa"/>
            <w:tcBorders>
              <w:top w:val="nil"/>
              <w:left w:val="nil"/>
              <w:bottom w:val="nil"/>
              <w:right w:val="nil"/>
            </w:tcBorders>
            <w:shd w:val="clear" w:color="auto" w:fill="auto"/>
            <w:noWrap/>
            <w:vAlign w:val="center"/>
            <w:hideMark/>
          </w:tcPr>
          <w:p w14:paraId="70708E95" w14:textId="77777777" w:rsidR="00BF1890" w:rsidRDefault="00BF1890">
            <w:pPr>
              <w:jc w:val="center"/>
              <w:rPr>
                <w:rFonts w:ascii="Arial" w:hAnsi="Arial" w:cs="Arial"/>
                <w:color w:val="000000"/>
                <w:sz w:val="18"/>
                <w:szCs w:val="18"/>
              </w:rPr>
            </w:pPr>
            <w:r>
              <w:rPr>
                <w:rFonts w:ascii="Arial" w:hAnsi="Arial" w:cs="Arial"/>
                <w:color w:val="000000"/>
                <w:sz w:val="18"/>
                <w:szCs w:val="18"/>
              </w:rPr>
              <w:t>106</w:t>
            </w:r>
          </w:p>
        </w:tc>
        <w:tc>
          <w:tcPr>
            <w:tcW w:w="1960" w:type="dxa"/>
            <w:tcBorders>
              <w:top w:val="nil"/>
              <w:left w:val="nil"/>
              <w:bottom w:val="nil"/>
              <w:right w:val="single" w:sz="4" w:space="0" w:color="auto"/>
            </w:tcBorders>
            <w:shd w:val="clear" w:color="auto" w:fill="auto"/>
            <w:noWrap/>
            <w:vAlign w:val="center"/>
            <w:hideMark/>
          </w:tcPr>
          <w:p w14:paraId="291AE995" w14:textId="77777777" w:rsidR="00BF1890" w:rsidRDefault="00BF1890">
            <w:pPr>
              <w:jc w:val="center"/>
              <w:rPr>
                <w:rFonts w:ascii="Arial" w:hAnsi="Arial" w:cs="Arial"/>
                <w:color w:val="000000"/>
                <w:sz w:val="18"/>
                <w:szCs w:val="18"/>
              </w:rPr>
            </w:pPr>
            <w:r>
              <w:rPr>
                <w:rFonts w:ascii="Arial" w:hAnsi="Arial" w:cs="Arial"/>
                <w:color w:val="000000"/>
                <w:sz w:val="18"/>
                <w:szCs w:val="18"/>
              </w:rPr>
              <w:t>14 (13.2%)</w:t>
            </w:r>
          </w:p>
        </w:tc>
      </w:tr>
      <w:tr w:rsidR="00BF1890" w14:paraId="0198BBEA" w14:textId="77777777" w:rsidTr="00BF1890">
        <w:trPr>
          <w:trHeight w:val="295"/>
        </w:trPr>
        <w:tc>
          <w:tcPr>
            <w:tcW w:w="1620" w:type="dxa"/>
            <w:tcBorders>
              <w:top w:val="nil"/>
              <w:left w:val="single" w:sz="4" w:space="0" w:color="auto"/>
              <w:bottom w:val="nil"/>
              <w:right w:val="nil"/>
            </w:tcBorders>
            <w:shd w:val="clear" w:color="auto" w:fill="auto"/>
            <w:noWrap/>
            <w:vAlign w:val="center"/>
            <w:hideMark/>
          </w:tcPr>
          <w:p w14:paraId="2AA50794" w14:textId="77777777" w:rsidR="00BF1890" w:rsidRDefault="00BF1890">
            <w:pPr>
              <w:jc w:val="center"/>
              <w:rPr>
                <w:rFonts w:ascii="Arial" w:hAnsi="Arial" w:cs="Arial"/>
                <w:color w:val="000000"/>
                <w:sz w:val="18"/>
                <w:szCs w:val="18"/>
              </w:rPr>
            </w:pPr>
            <w:r>
              <w:rPr>
                <w:rFonts w:ascii="Arial" w:hAnsi="Arial" w:cs="Arial"/>
                <w:color w:val="000000"/>
                <w:sz w:val="18"/>
                <w:szCs w:val="18"/>
              </w:rPr>
              <w:t>1/6/2011</w:t>
            </w:r>
          </w:p>
        </w:tc>
        <w:tc>
          <w:tcPr>
            <w:tcW w:w="1460" w:type="dxa"/>
            <w:tcBorders>
              <w:top w:val="nil"/>
              <w:left w:val="nil"/>
              <w:bottom w:val="nil"/>
              <w:right w:val="single" w:sz="4" w:space="0" w:color="auto"/>
            </w:tcBorders>
            <w:shd w:val="clear" w:color="auto" w:fill="auto"/>
            <w:noWrap/>
            <w:vAlign w:val="center"/>
            <w:hideMark/>
          </w:tcPr>
          <w:p w14:paraId="18207F20" w14:textId="77777777" w:rsidR="00BF1890" w:rsidRDefault="00BF1890">
            <w:pPr>
              <w:jc w:val="center"/>
              <w:rPr>
                <w:rFonts w:ascii="Arial" w:hAnsi="Arial" w:cs="Arial"/>
                <w:color w:val="000000"/>
                <w:sz w:val="18"/>
                <w:szCs w:val="18"/>
              </w:rPr>
            </w:pPr>
            <w:r>
              <w:rPr>
                <w:rFonts w:ascii="Arial" w:hAnsi="Arial" w:cs="Arial"/>
                <w:color w:val="000000"/>
                <w:sz w:val="18"/>
                <w:szCs w:val="18"/>
              </w:rPr>
              <w:t>2/17/2011</w:t>
            </w:r>
          </w:p>
        </w:tc>
        <w:tc>
          <w:tcPr>
            <w:tcW w:w="1920" w:type="dxa"/>
            <w:tcBorders>
              <w:top w:val="nil"/>
              <w:left w:val="nil"/>
              <w:bottom w:val="nil"/>
              <w:right w:val="nil"/>
            </w:tcBorders>
            <w:shd w:val="clear" w:color="auto" w:fill="auto"/>
            <w:noWrap/>
            <w:vAlign w:val="center"/>
            <w:hideMark/>
          </w:tcPr>
          <w:p w14:paraId="31B9B79B" w14:textId="77777777" w:rsidR="00BF1890" w:rsidRDefault="00BF1890">
            <w:pPr>
              <w:jc w:val="center"/>
              <w:rPr>
                <w:rFonts w:ascii="Arial" w:hAnsi="Arial" w:cs="Arial"/>
                <w:color w:val="000000"/>
                <w:sz w:val="18"/>
                <w:szCs w:val="18"/>
              </w:rPr>
            </w:pPr>
            <w:r>
              <w:rPr>
                <w:rFonts w:ascii="Arial" w:hAnsi="Arial" w:cs="Arial"/>
                <w:color w:val="000000"/>
                <w:sz w:val="18"/>
                <w:szCs w:val="18"/>
              </w:rPr>
              <w:t>143</w:t>
            </w:r>
          </w:p>
        </w:tc>
        <w:tc>
          <w:tcPr>
            <w:tcW w:w="1960" w:type="dxa"/>
            <w:tcBorders>
              <w:top w:val="nil"/>
              <w:left w:val="nil"/>
              <w:bottom w:val="nil"/>
              <w:right w:val="single" w:sz="4" w:space="0" w:color="auto"/>
            </w:tcBorders>
            <w:shd w:val="clear" w:color="auto" w:fill="auto"/>
            <w:noWrap/>
            <w:vAlign w:val="center"/>
            <w:hideMark/>
          </w:tcPr>
          <w:p w14:paraId="3CC58C00" w14:textId="77777777" w:rsidR="00BF1890" w:rsidRDefault="00BF1890">
            <w:pPr>
              <w:jc w:val="center"/>
              <w:rPr>
                <w:rFonts w:ascii="Arial" w:hAnsi="Arial" w:cs="Arial"/>
                <w:color w:val="000000"/>
                <w:sz w:val="18"/>
                <w:szCs w:val="18"/>
              </w:rPr>
            </w:pPr>
            <w:r>
              <w:rPr>
                <w:rFonts w:ascii="Arial" w:hAnsi="Arial" w:cs="Arial"/>
                <w:color w:val="000000"/>
                <w:sz w:val="18"/>
                <w:szCs w:val="18"/>
              </w:rPr>
              <w:t>2 (1.4%)</w:t>
            </w:r>
          </w:p>
        </w:tc>
      </w:tr>
      <w:tr w:rsidR="00BF1890" w14:paraId="7CD8A5BD" w14:textId="77777777" w:rsidTr="00BF1890">
        <w:trPr>
          <w:trHeight w:val="295"/>
        </w:trPr>
        <w:tc>
          <w:tcPr>
            <w:tcW w:w="1620" w:type="dxa"/>
            <w:tcBorders>
              <w:top w:val="nil"/>
              <w:left w:val="single" w:sz="4" w:space="0" w:color="auto"/>
              <w:bottom w:val="nil"/>
              <w:right w:val="nil"/>
            </w:tcBorders>
            <w:shd w:val="clear" w:color="auto" w:fill="auto"/>
            <w:noWrap/>
            <w:vAlign w:val="center"/>
            <w:hideMark/>
          </w:tcPr>
          <w:p w14:paraId="5B6DA04D" w14:textId="77777777" w:rsidR="00BF1890" w:rsidRDefault="00BF1890">
            <w:pPr>
              <w:jc w:val="center"/>
              <w:rPr>
                <w:rFonts w:ascii="Arial" w:hAnsi="Arial" w:cs="Arial"/>
                <w:color w:val="000000"/>
                <w:sz w:val="18"/>
                <w:szCs w:val="18"/>
              </w:rPr>
            </w:pPr>
            <w:r>
              <w:rPr>
                <w:rFonts w:ascii="Arial" w:hAnsi="Arial" w:cs="Arial"/>
                <w:color w:val="000000"/>
                <w:sz w:val="18"/>
                <w:szCs w:val="18"/>
              </w:rPr>
              <w:t>1/18/2012</w:t>
            </w:r>
          </w:p>
        </w:tc>
        <w:tc>
          <w:tcPr>
            <w:tcW w:w="1460" w:type="dxa"/>
            <w:tcBorders>
              <w:top w:val="nil"/>
              <w:left w:val="nil"/>
              <w:bottom w:val="nil"/>
              <w:right w:val="single" w:sz="4" w:space="0" w:color="auto"/>
            </w:tcBorders>
            <w:shd w:val="clear" w:color="auto" w:fill="auto"/>
            <w:noWrap/>
            <w:vAlign w:val="center"/>
            <w:hideMark/>
          </w:tcPr>
          <w:p w14:paraId="17AB8ED5" w14:textId="77777777" w:rsidR="00BF1890" w:rsidRDefault="00BF1890">
            <w:pPr>
              <w:jc w:val="center"/>
              <w:rPr>
                <w:rFonts w:ascii="Arial" w:hAnsi="Arial" w:cs="Arial"/>
                <w:color w:val="000000"/>
                <w:sz w:val="18"/>
                <w:szCs w:val="18"/>
              </w:rPr>
            </w:pPr>
            <w:r>
              <w:rPr>
                <w:rFonts w:ascii="Arial" w:hAnsi="Arial" w:cs="Arial"/>
                <w:color w:val="000000"/>
                <w:sz w:val="18"/>
                <w:szCs w:val="18"/>
              </w:rPr>
              <w:t>3/13/2012</w:t>
            </w:r>
          </w:p>
        </w:tc>
        <w:tc>
          <w:tcPr>
            <w:tcW w:w="1920" w:type="dxa"/>
            <w:tcBorders>
              <w:top w:val="nil"/>
              <w:left w:val="nil"/>
              <w:bottom w:val="nil"/>
              <w:right w:val="nil"/>
            </w:tcBorders>
            <w:shd w:val="clear" w:color="auto" w:fill="auto"/>
            <w:noWrap/>
            <w:vAlign w:val="center"/>
            <w:hideMark/>
          </w:tcPr>
          <w:p w14:paraId="2B932CB0" w14:textId="77777777" w:rsidR="00BF1890" w:rsidRDefault="00BF1890">
            <w:pPr>
              <w:jc w:val="center"/>
              <w:rPr>
                <w:rFonts w:ascii="Arial" w:hAnsi="Arial" w:cs="Arial"/>
                <w:color w:val="000000"/>
                <w:sz w:val="18"/>
                <w:szCs w:val="18"/>
              </w:rPr>
            </w:pPr>
            <w:r>
              <w:rPr>
                <w:rFonts w:ascii="Arial" w:hAnsi="Arial" w:cs="Arial"/>
                <w:color w:val="000000"/>
                <w:sz w:val="18"/>
                <w:szCs w:val="18"/>
              </w:rPr>
              <w:t>90</w:t>
            </w:r>
          </w:p>
        </w:tc>
        <w:tc>
          <w:tcPr>
            <w:tcW w:w="1960" w:type="dxa"/>
            <w:tcBorders>
              <w:top w:val="nil"/>
              <w:left w:val="nil"/>
              <w:bottom w:val="nil"/>
              <w:right w:val="single" w:sz="4" w:space="0" w:color="auto"/>
            </w:tcBorders>
            <w:shd w:val="clear" w:color="auto" w:fill="auto"/>
            <w:noWrap/>
            <w:vAlign w:val="center"/>
            <w:hideMark/>
          </w:tcPr>
          <w:p w14:paraId="48263554" w14:textId="77777777" w:rsidR="00BF1890" w:rsidRDefault="00BF1890">
            <w:pPr>
              <w:jc w:val="center"/>
              <w:rPr>
                <w:rFonts w:ascii="Arial" w:hAnsi="Arial" w:cs="Arial"/>
                <w:color w:val="000000"/>
                <w:sz w:val="18"/>
                <w:szCs w:val="18"/>
              </w:rPr>
            </w:pPr>
            <w:r>
              <w:rPr>
                <w:rFonts w:ascii="Arial" w:hAnsi="Arial" w:cs="Arial"/>
                <w:color w:val="000000"/>
                <w:sz w:val="18"/>
                <w:szCs w:val="18"/>
              </w:rPr>
              <w:t>8 (8.9%)</w:t>
            </w:r>
          </w:p>
        </w:tc>
      </w:tr>
      <w:tr w:rsidR="00BF1890" w14:paraId="6872C7F4" w14:textId="77777777" w:rsidTr="00BF1890">
        <w:trPr>
          <w:trHeight w:val="295"/>
        </w:trPr>
        <w:tc>
          <w:tcPr>
            <w:tcW w:w="1620" w:type="dxa"/>
            <w:tcBorders>
              <w:top w:val="nil"/>
              <w:left w:val="single" w:sz="4" w:space="0" w:color="auto"/>
              <w:bottom w:val="nil"/>
              <w:right w:val="nil"/>
            </w:tcBorders>
            <w:shd w:val="clear" w:color="auto" w:fill="auto"/>
            <w:noWrap/>
            <w:vAlign w:val="center"/>
            <w:hideMark/>
          </w:tcPr>
          <w:p w14:paraId="1E5B35C7" w14:textId="77777777" w:rsidR="00BF1890" w:rsidRDefault="00BF1890">
            <w:pPr>
              <w:jc w:val="center"/>
              <w:rPr>
                <w:rFonts w:ascii="Arial" w:hAnsi="Arial" w:cs="Arial"/>
                <w:color w:val="000000"/>
                <w:sz w:val="18"/>
                <w:szCs w:val="18"/>
              </w:rPr>
            </w:pPr>
            <w:r>
              <w:rPr>
                <w:rFonts w:ascii="Arial" w:hAnsi="Arial" w:cs="Arial"/>
                <w:color w:val="000000"/>
                <w:sz w:val="18"/>
                <w:szCs w:val="18"/>
              </w:rPr>
              <w:t>2/11/2013</w:t>
            </w:r>
          </w:p>
        </w:tc>
        <w:tc>
          <w:tcPr>
            <w:tcW w:w="1460" w:type="dxa"/>
            <w:tcBorders>
              <w:top w:val="nil"/>
              <w:left w:val="nil"/>
              <w:bottom w:val="nil"/>
              <w:right w:val="single" w:sz="4" w:space="0" w:color="auto"/>
            </w:tcBorders>
            <w:shd w:val="clear" w:color="auto" w:fill="auto"/>
            <w:noWrap/>
            <w:vAlign w:val="center"/>
            <w:hideMark/>
          </w:tcPr>
          <w:p w14:paraId="2C2ADF59" w14:textId="77777777" w:rsidR="00BF1890" w:rsidRDefault="00BF1890">
            <w:pPr>
              <w:jc w:val="center"/>
              <w:rPr>
                <w:rFonts w:ascii="Arial" w:hAnsi="Arial" w:cs="Arial"/>
                <w:color w:val="000000"/>
                <w:sz w:val="18"/>
                <w:szCs w:val="18"/>
              </w:rPr>
            </w:pPr>
            <w:r>
              <w:rPr>
                <w:rFonts w:ascii="Arial" w:hAnsi="Arial" w:cs="Arial"/>
                <w:color w:val="000000"/>
                <w:sz w:val="18"/>
                <w:szCs w:val="18"/>
              </w:rPr>
              <w:t>3/12/2013</w:t>
            </w:r>
          </w:p>
        </w:tc>
        <w:tc>
          <w:tcPr>
            <w:tcW w:w="1920" w:type="dxa"/>
            <w:tcBorders>
              <w:top w:val="nil"/>
              <w:left w:val="nil"/>
              <w:bottom w:val="nil"/>
              <w:right w:val="nil"/>
            </w:tcBorders>
            <w:shd w:val="clear" w:color="auto" w:fill="auto"/>
            <w:noWrap/>
            <w:vAlign w:val="center"/>
            <w:hideMark/>
          </w:tcPr>
          <w:p w14:paraId="03C71AD3" w14:textId="77777777" w:rsidR="00BF1890" w:rsidRDefault="00BF1890">
            <w:pPr>
              <w:jc w:val="center"/>
              <w:rPr>
                <w:rFonts w:ascii="Arial" w:hAnsi="Arial" w:cs="Arial"/>
                <w:color w:val="000000"/>
                <w:sz w:val="18"/>
                <w:szCs w:val="18"/>
              </w:rPr>
            </w:pPr>
            <w:r>
              <w:rPr>
                <w:rFonts w:ascii="Arial" w:hAnsi="Arial" w:cs="Arial"/>
                <w:color w:val="000000"/>
                <w:sz w:val="18"/>
                <w:szCs w:val="18"/>
              </w:rPr>
              <w:t>63</w:t>
            </w:r>
          </w:p>
        </w:tc>
        <w:tc>
          <w:tcPr>
            <w:tcW w:w="1960" w:type="dxa"/>
            <w:tcBorders>
              <w:top w:val="nil"/>
              <w:left w:val="nil"/>
              <w:bottom w:val="nil"/>
              <w:right w:val="single" w:sz="4" w:space="0" w:color="auto"/>
            </w:tcBorders>
            <w:shd w:val="clear" w:color="auto" w:fill="auto"/>
            <w:noWrap/>
            <w:vAlign w:val="center"/>
            <w:hideMark/>
          </w:tcPr>
          <w:p w14:paraId="085CBAB1" w14:textId="77777777" w:rsidR="00BF1890" w:rsidRDefault="00BF1890">
            <w:pPr>
              <w:jc w:val="center"/>
              <w:rPr>
                <w:rFonts w:ascii="Arial" w:hAnsi="Arial" w:cs="Arial"/>
                <w:color w:val="000000"/>
                <w:sz w:val="18"/>
                <w:szCs w:val="18"/>
              </w:rPr>
            </w:pPr>
            <w:r>
              <w:rPr>
                <w:rFonts w:ascii="Arial" w:hAnsi="Arial" w:cs="Arial"/>
                <w:color w:val="000000"/>
                <w:sz w:val="18"/>
                <w:szCs w:val="18"/>
              </w:rPr>
              <w:t>11 (17.5%)</w:t>
            </w:r>
          </w:p>
        </w:tc>
      </w:tr>
      <w:tr w:rsidR="00BF1890" w14:paraId="792B6C01" w14:textId="77777777" w:rsidTr="00BF1890">
        <w:trPr>
          <w:trHeight w:val="295"/>
        </w:trPr>
        <w:tc>
          <w:tcPr>
            <w:tcW w:w="1620" w:type="dxa"/>
            <w:tcBorders>
              <w:top w:val="nil"/>
              <w:left w:val="single" w:sz="4" w:space="0" w:color="auto"/>
              <w:bottom w:val="nil"/>
              <w:right w:val="nil"/>
            </w:tcBorders>
            <w:shd w:val="clear" w:color="auto" w:fill="auto"/>
            <w:noWrap/>
            <w:vAlign w:val="center"/>
            <w:hideMark/>
          </w:tcPr>
          <w:p w14:paraId="166DC990" w14:textId="77777777" w:rsidR="00BF1890" w:rsidRDefault="00BF1890">
            <w:pPr>
              <w:jc w:val="center"/>
              <w:rPr>
                <w:rFonts w:ascii="Arial" w:hAnsi="Arial" w:cs="Arial"/>
                <w:color w:val="000000"/>
                <w:sz w:val="18"/>
                <w:szCs w:val="18"/>
              </w:rPr>
            </w:pPr>
            <w:r>
              <w:rPr>
                <w:rFonts w:ascii="Arial" w:hAnsi="Arial" w:cs="Arial"/>
                <w:color w:val="000000"/>
                <w:sz w:val="18"/>
                <w:szCs w:val="18"/>
              </w:rPr>
              <w:t>1/29/2015</w:t>
            </w:r>
          </w:p>
        </w:tc>
        <w:tc>
          <w:tcPr>
            <w:tcW w:w="1460" w:type="dxa"/>
            <w:tcBorders>
              <w:top w:val="nil"/>
              <w:left w:val="nil"/>
              <w:bottom w:val="nil"/>
              <w:right w:val="single" w:sz="4" w:space="0" w:color="auto"/>
            </w:tcBorders>
            <w:shd w:val="clear" w:color="auto" w:fill="auto"/>
            <w:noWrap/>
            <w:vAlign w:val="center"/>
            <w:hideMark/>
          </w:tcPr>
          <w:p w14:paraId="0CDA5EB3" w14:textId="77777777" w:rsidR="00BF1890" w:rsidRDefault="00BF1890">
            <w:pPr>
              <w:jc w:val="center"/>
              <w:rPr>
                <w:rFonts w:ascii="Arial" w:hAnsi="Arial" w:cs="Arial"/>
                <w:color w:val="000000"/>
                <w:sz w:val="18"/>
                <w:szCs w:val="18"/>
              </w:rPr>
            </w:pPr>
            <w:r>
              <w:rPr>
                <w:rFonts w:ascii="Arial" w:hAnsi="Arial" w:cs="Arial"/>
                <w:color w:val="000000"/>
                <w:sz w:val="18"/>
                <w:szCs w:val="18"/>
              </w:rPr>
              <w:t>3/31/2015</w:t>
            </w:r>
          </w:p>
        </w:tc>
        <w:tc>
          <w:tcPr>
            <w:tcW w:w="1920" w:type="dxa"/>
            <w:tcBorders>
              <w:top w:val="nil"/>
              <w:left w:val="nil"/>
              <w:bottom w:val="nil"/>
              <w:right w:val="nil"/>
            </w:tcBorders>
            <w:shd w:val="clear" w:color="auto" w:fill="auto"/>
            <w:noWrap/>
            <w:vAlign w:val="center"/>
            <w:hideMark/>
          </w:tcPr>
          <w:p w14:paraId="306FB426" w14:textId="77777777" w:rsidR="00BF1890" w:rsidRDefault="00BF1890">
            <w:pPr>
              <w:jc w:val="center"/>
              <w:rPr>
                <w:rFonts w:ascii="Arial" w:hAnsi="Arial" w:cs="Arial"/>
                <w:color w:val="000000"/>
                <w:sz w:val="18"/>
                <w:szCs w:val="18"/>
              </w:rPr>
            </w:pPr>
            <w:r>
              <w:rPr>
                <w:rFonts w:ascii="Arial" w:hAnsi="Arial" w:cs="Arial"/>
                <w:color w:val="000000"/>
                <w:sz w:val="18"/>
                <w:szCs w:val="18"/>
              </w:rPr>
              <w:t>103</w:t>
            </w:r>
          </w:p>
        </w:tc>
        <w:tc>
          <w:tcPr>
            <w:tcW w:w="1960" w:type="dxa"/>
            <w:tcBorders>
              <w:top w:val="nil"/>
              <w:left w:val="nil"/>
              <w:bottom w:val="nil"/>
              <w:right w:val="single" w:sz="4" w:space="0" w:color="auto"/>
            </w:tcBorders>
            <w:shd w:val="clear" w:color="auto" w:fill="auto"/>
            <w:noWrap/>
            <w:vAlign w:val="center"/>
            <w:hideMark/>
          </w:tcPr>
          <w:p w14:paraId="485ED558" w14:textId="77777777" w:rsidR="00BF1890" w:rsidRDefault="00BF1890">
            <w:pPr>
              <w:jc w:val="center"/>
              <w:rPr>
                <w:rFonts w:ascii="Arial" w:hAnsi="Arial" w:cs="Arial"/>
                <w:color w:val="000000"/>
                <w:sz w:val="18"/>
                <w:szCs w:val="18"/>
              </w:rPr>
            </w:pPr>
            <w:r>
              <w:rPr>
                <w:rFonts w:ascii="Arial" w:hAnsi="Arial" w:cs="Arial"/>
                <w:color w:val="000000"/>
                <w:sz w:val="18"/>
                <w:szCs w:val="18"/>
              </w:rPr>
              <w:t>48 (46.6%)</w:t>
            </w:r>
          </w:p>
        </w:tc>
      </w:tr>
      <w:tr w:rsidR="00BF1890" w14:paraId="21ACA98D" w14:textId="77777777" w:rsidTr="00BF1890">
        <w:trPr>
          <w:trHeight w:val="295"/>
        </w:trPr>
        <w:tc>
          <w:tcPr>
            <w:tcW w:w="1620" w:type="dxa"/>
            <w:tcBorders>
              <w:top w:val="nil"/>
              <w:left w:val="single" w:sz="4" w:space="0" w:color="auto"/>
              <w:bottom w:val="single" w:sz="4" w:space="0" w:color="auto"/>
              <w:right w:val="nil"/>
            </w:tcBorders>
            <w:shd w:val="clear" w:color="auto" w:fill="auto"/>
            <w:noWrap/>
            <w:vAlign w:val="center"/>
            <w:hideMark/>
          </w:tcPr>
          <w:p w14:paraId="11DB56CE" w14:textId="77777777" w:rsidR="00BF1890" w:rsidRDefault="00BF1890">
            <w:pPr>
              <w:jc w:val="center"/>
              <w:rPr>
                <w:rFonts w:ascii="Arial" w:hAnsi="Arial" w:cs="Arial"/>
                <w:color w:val="000000"/>
                <w:sz w:val="18"/>
                <w:szCs w:val="18"/>
              </w:rPr>
            </w:pPr>
            <w:r>
              <w:rPr>
                <w:rFonts w:ascii="Arial" w:hAnsi="Arial" w:cs="Arial"/>
                <w:color w:val="000000"/>
                <w:sz w:val="18"/>
                <w:szCs w:val="18"/>
              </w:rPr>
              <w:t>2/1/2017</w:t>
            </w:r>
          </w:p>
        </w:tc>
        <w:tc>
          <w:tcPr>
            <w:tcW w:w="1460" w:type="dxa"/>
            <w:tcBorders>
              <w:top w:val="nil"/>
              <w:left w:val="nil"/>
              <w:bottom w:val="single" w:sz="4" w:space="0" w:color="auto"/>
              <w:right w:val="single" w:sz="4" w:space="0" w:color="auto"/>
            </w:tcBorders>
            <w:shd w:val="clear" w:color="auto" w:fill="auto"/>
            <w:noWrap/>
            <w:vAlign w:val="center"/>
            <w:hideMark/>
          </w:tcPr>
          <w:p w14:paraId="269DDACE" w14:textId="77777777" w:rsidR="00BF1890" w:rsidRDefault="00BF1890">
            <w:pPr>
              <w:jc w:val="center"/>
              <w:rPr>
                <w:rFonts w:ascii="Arial" w:hAnsi="Arial" w:cs="Arial"/>
                <w:color w:val="000000"/>
                <w:sz w:val="18"/>
                <w:szCs w:val="18"/>
              </w:rPr>
            </w:pPr>
            <w:r>
              <w:rPr>
                <w:rFonts w:ascii="Arial" w:hAnsi="Arial" w:cs="Arial"/>
                <w:color w:val="000000"/>
                <w:sz w:val="18"/>
                <w:szCs w:val="18"/>
              </w:rPr>
              <w:t>1/31/2017</w:t>
            </w:r>
          </w:p>
        </w:tc>
        <w:tc>
          <w:tcPr>
            <w:tcW w:w="1920" w:type="dxa"/>
            <w:tcBorders>
              <w:top w:val="nil"/>
              <w:left w:val="nil"/>
              <w:bottom w:val="single" w:sz="4" w:space="0" w:color="auto"/>
              <w:right w:val="nil"/>
            </w:tcBorders>
            <w:shd w:val="clear" w:color="auto" w:fill="auto"/>
            <w:noWrap/>
            <w:vAlign w:val="center"/>
            <w:hideMark/>
          </w:tcPr>
          <w:p w14:paraId="10DFCCA2" w14:textId="77777777" w:rsidR="00BF1890" w:rsidRDefault="00BF1890">
            <w:pPr>
              <w:jc w:val="center"/>
              <w:rPr>
                <w:rFonts w:ascii="Arial" w:hAnsi="Arial" w:cs="Arial"/>
                <w:color w:val="000000"/>
                <w:sz w:val="18"/>
                <w:szCs w:val="18"/>
              </w:rPr>
            </w:pPr>
            <w:r>
              <w:rPr>
                <w:rFonts w:ascii="Arial" w:hAnsi="Arial" w:cs="Arial"/>
                <w:color w:val="000000"/>
                <w:sz w:val="18"/>
                <w:szCs w:val="18"/>
              </w:rPr>
              <w:t>16</w:t>
            </w:r>
          </w:p>
        </w:tc>
        <w:tc>
          <w:tcPr>
            <w:tcW w:w="1960" w:type="dxa"/>
            <w:tcBorders>
              <w:top w:val="nil"/>
              <w:left w:val="nil"/>
              <w:bottom w:val="single" w:sz="4" w:space="0" w:color="auto"/>
              <w:right w:val="single" w:sz="4" w:space="0" w:color="auto"/>
            </w:tcBorders>
            <w:shd w:val="clear" w:color="auto" w:fill="auto"/>
            <w:noWrap/>
            <w:vAlign w:val="center"/>
            <w:hideMark/>
          </w:tcPr>
          <w:p w14:paraId="74BA1460" w14:textId="77777777" w:rsidR="00BF1890" w:rsidRDefault="00BF1890">
            <w:pPr>
              <w:jc w:val="center"/>
              <w:rPr>
                <w:rFonts w:ascii="Arial" w:hAnsi="Arial" w:cs="Arial"/>
                <w:color w:val="000000"/>
                <w:sz w:val="18"/>
                <w:szCs w:val="18"/>
              </w:rPr>
            </w:pPr>
            <w:r>
              <w:rPr>
                <w:rFonts w:ascii="Arial" w:hAnsi="Arial" w:cs="Arial"/>
                <w:color w:val="000000"/>
                <w:sz w:val="18"/>
                <w:szCs w:val="18"/>
              </w:rPr>
              <w:t>5 (31.3%)</w:t>
            </w:r>
          </w:p>
        </w:tc>
      </w:tr>
      <w:tr w:rsidR="00BF1890" w14:paraId="00BD25F9" w14:textId="77777777" w:rsidTr="00BF1890">
        <w:trPr>
          <w:trHeight w:val="295"/>
        </w:trPr>
        <w:tc>
          <w:tcPr>
            <w:tcW w:w="6960" w:type="dxa"/>
            <w:gridSpan w:val="4"/>
            <w:tcBorders>
              <w:top w:val="nil"/>
              <w:left w:val="nil"/>
              <w:bottom w:val="nil"/>
              <w:right w:val="nil"/>
            </w:tcBorders>
            <w:shd w:val="clear" w:color="auto" w:fill="auto"/>
            <w:noWrap/>
            <w:vAlign w:val="bottom"/>
            <w:hideMark/>
          </w:tcPr>
          <w:p w14:paraId="77F157AB" w14:textId="77777777" w:rsidR="00BF1890" w:rsidRDefault="00BF1890">
            <w:pPr>
              <w:rPr>
                <w:rFonts w:ascii="Arial" w:hAnsi="Arial" w:cs="Arial"/>
                <w:color w:val="000000"/>
                <w:sz w:val="18"/>
                <w:szCs w:val="18"/>
              </w:rPr>
            </w:pPr>
            <w:r>
              <w:rPr>
                <w:rFonts w:ascii="Arial" w:hAnsi="Arial" w:cs="Arial"/>
                <w:color w:val="000000"/>
                <w:sz w:val="18"/>
                <w:szCs w:val="18"/>
              </w:rPr>
              <w:t>*2016 and 2018 backwater integrity was compromised and no genetic data were analyzed</w:t>
            </w:r>
          </w:p>
        </w:tc>
      </w:tr>
    </w:tbl>
    <w:p w14:paraId="5DF6A074" w14:textId="68C15D48" w:rsidR="00657DA9" w:rsidRDefault="00657DA9" w:rsidP="00657DA9"/>
    <w:p w14:paraId="5D248220" w14:textId="77777777" w:rsidR="00CB159E" w:rsidRDefault="00CB159E" w:rsidP="00657DA9"/>
    <w:p w14:paraId="32C8D989" w14:textId="44D3C370" w:rsidR="0084739C" w:rsidRDefault="0084739C" w:rsidP="0084739C">
      <w:pPr>
        <w:pStyle w:val="Table-heading"/>
      </w:pPr>
      <w:bookmarkStart w:id="69" w:name="_Toc29994286"/>
      <w:r>
        <w:t xml:space="preserve">Table </w:t>
      </w:r>
      <w:r w:rsidR="00B94D3F">
        <w:fldChar w:fldCharType="begin"/>
      </w:r>
      <w:r w:rsidR="00B94D3F">
        <w:instrText xml:space="preserve"> SEQ Table \* ARABIC </w:instrText>
      </w:r>
      <w:r w:rsidR="00B94D3F">
        <w:fldChar w:fldCharType="separate"/>
      </w:r>
      <w:r w:rsidR="00D7436F">
        <w:rPr>
          <w:noProof/>
        </w:rPr>
        <w:t>12</w:t>
      </w:r>
      <w:r w:rsidR="00B94D3F">
        <w:rPr>
          <w:noProof/>
        </w:rPr>
        <w:fldChar w:fldCharType="end"/>
      </w:r>
      <w:r w:rsidRPr="00995A49">
        <w:t>.</w:t>
      </w:r>
      <w:r>
        <w:t>—</w:t>
      </w:r>
      <w:r w:rsidRPr="00995A49">
        <w:t>RASU contributors to genetic collections of progeny in DAN and detection via PIT scanning or harvest.</w:t>
      </w:r>
      <w:bookmarkEnd w:id="69"/>
    </w:p>
    <w:tbl>
      <w:tblPr>
        <w:tblW w:w="6848" w:type="dxa"/>
        <w:tblInd w:w="-5" w:type="dxa"/>
        <w:tblLook w:val="04A0" w:firstRow="1" w:lastRow="0" w:firstColumn="1" w:lastColumn="0" w:noHBand="0" w:noVBand="1"/>
      </w:tblPr>
      <w:tblGrid>
        <w:gridCol w:w="1520"/>
        <w:gridCol w:w="1584"/>
        <w:gridCol w:w="1872"/>
        <w:gridCol w:w="1872"/>
      </w:tblGrid>
      <w:tr w:rsidR="00BF1890" w14:paraId="325C7FA1" w14:textId="77777777" w:rsidTr="0084739C">
        <w:trPr>
          <w:trHeight w:val="288"/>
        </w:trPr>
        <w:tc>
          <w:tcPr>
            <w:tcW w:w="1520" w:type="dxa"/>
            <w:tcBorders>
              <w:top w:val="single" w:sz="4" w:space="0" w:color="auto"/>
              <w:left w:val="single" w:sz="4" w:space="0" w:color="auto"/>
              <w:bottom w:val="single" w:sz="4" w:space="0" w:color="auto"/>
              <w:right w:val="single" w:sz="4" w:space="0" w:color="auto"/>
            </w:tcBorders>
            <w:shd w:val="clear" w:color="000000" w:fill="BFBFBF"/>
            <w:vAlign w:val="center"/>
            <w:hideMark/>
          </w:tcPr>
          <w:p w14:paraId="7B770ACF" w14:textId="77777777" w:rsidR="00BF1890" w:rsidRDefault="00BF1890">
            <w:pPr>
              <w:jc w:val="center"/>
              <w:rPr>
                <w:rFonts w:ascii="Arial" w:hAnsi="Arial" w:cs="Arial"/>
                <w:b/>
                <w:bCs/>
                <w:color w:val="000000"/>
                <w:sz w:val="18"/>
                <w:szCs w:val="18"/>
              </w:rPr>
            </w:pPr>
            <w:r>
              <w:rPr>
                <w:rFonts w:ascii="Arial" w:hAnsi="Arial" w:cs="Arial"/>
                <w:b/>
                <w:bCs/>
                <w:color w:val="000000"/>
                <w:sz w:val="18"/>
                <w:szCs w:val="18"/>
              </w:rPr>
              <w:t>Stocking Date</w:t>
            </w:r>
          </w:p>
        </w:tc>
        <w:tc>
          <w:tcPr>
            <w:tcW w:w="1584" w:type="dxa"/>
            <w:tcBorders>
              <w:top w:val="single" w:sz="4" w:space="0" w:color="auto"/>
              <w:left w:val="nil"/>
              <w:bottom w:val="single" w:sz="4" w:space="0" w:color="auto"/>
              <w:right w:val="single" w:sz="4" w:space="0" w:color="auto"/>
            </w:tcBorders>
            <w:shd w:val="clear" w:color="000000" w:fill="BFBFBF"/>
            <w:vAlign w:val="center"/>
            <w:hideMark/>
          </w:tcPr>
          <w:p w14:paraId="20E69A84" w14:textId="77777777" w:rsidR="00BF1890" w:rsidRDefault="00BF1890">
            <w:pPr>
              <w:jc w:val="center"/>
              <w:rPr>
                <w:rFonts w:ascii="Arial" w:hAnsi="Arial" w:cs="Arial"/>
                <w:b/>
                <w:bCs/>
                <w:color w:val="000000"/>
                <w:sz w:val="18"/>
                <w:szCs w:val="18"/>
              </w:rPr>
            </w:pPr>
            <w:r>
              <w:rPr>
                <w:rFonts w:ascii="Arial" w:hAnsi="Arial" w:cs="Arial"/>
                <w:b/>
                <w:bCs/>
                <w:color w:val="000000"/>
                <w:sz w:val="18"/>
                <w:szCs w:val="18"/>
              </w:rPr>
              <w:t>Scanning date</w:t>
            </w:r>
          </w:p>
        </w:tc>
        <w:tc>
          <w:tcPr>
            <w:tcW w:w="1872" w:type="dxa"/>
            <w:tcBorders>
              <w:top w:val="single" w:sz="4" w:space="0" w:color="auto"/>
              <w:left w:val="nil"/>
              <w:bottom w:val="single" w:sz="4" w:space="0" w:color="auto"/>
              <w:right w:val="single" w:sz="4" w:space="0" w:color="auto"/>
            </w:tcBorders>
            <w:shd w:val="clear" w:color="000000" w:fill="BFBFBF"/>
            <w:vAlign w:val="center"/>
            <w:hideMark/>
          </w:tcPr>
          <w:p w14:paraId="49C28269" w14:textId="77777777" w:rsidR="00BF1890" w:rsidRDefault="00BF1890">
            <w:pPr>
              <w:jc w:val="center"/>
              <w:rPr>
                <w:rFonts w:ascii="Arial" w:hAnsi="Arial" w:cs="Arial"/>
                <w:b/>
                <w:bCs/>
                <w:color w:val="000000"/>
                <w:sz w:val="18"/>
                <w:szCs w:val="18"/>
              </w:rPr>
            </w:pPr>
            <w:r>
              <w:rPr>
                <w:rFonts w:ascii="Arial" w:hAnsi="Arial" w:cs="Arial"/>
                <w:b/>
                <w:bCs/>
                <w:color w:val="000000"/>
                <w:sz w:val="18"/>
                <w:szCs w:val="18"/>
              </w:rPr>
              <w:t>Total contributors</w:t>
            </w:r>
          </w:p>
        </w:tc>
        <w:tc>
          <w:tcPr>
            <w:tcW w:w="1872" w:type="dxa"/>
            <w:tcBorders>
              <w:top w:val="single" w:sz="4" w:space="0" w:color="auto"/>
              <w:left w:val="nil"/>
              <w:bottom w:val="single" w:sz="4" w:space="0" w:color="auto"/>
              <w:right w:val="single" w:sz="4" w:space="0" w:color="auto"/>
            </w:tcBorders>
            <w:shd w:val="clear" w:color="000000" w:fill="BFBFBF"/>
            <w:vAlign w:val="center"/>
            <w:hideMark/>
          </w:tcPr>
          <w:p w14:paraId="4611C26C" w14:textId="77777777" w:rsidR="00BF1890" w:rsidRDefault="00BF1890">
            <w:pPr>
              <w:jc w:val="center"/>
              <w:rPr>
                <w:rFonts w:ascii="Arial" w:hAnsi="Arial" w:cs="Arial"/>
                <w:b/>
                <w:bCs/>
                <w:color w:val="000000"/>
                <w:sz w:val="18"/>
                <w:szCs w:val="18"/>
              </w:rPr>
            </w:pPr>
            <w:r>
              <w:rPr>
                <w:rFonts w:ascii="Arial" w:hAnsi="Arial" w:cs="Arial"/>
                <w:b/>
                <w:bCs/>
                <w:color w:val="000000"/>
                <w:sz w:val="18"/>
                <w:szCs w:val="18"/>
              </w:rPr>
              <w:t>Not contacted (%)</w:t>
            </w:r>
          </w:p>
        </w:tc>
      </w:tr>
      <w:tr w:rsidR="00BF1890" w14:paraId="54CD3BF9" w14:textId="77777777" w:rsidTr="0084739C">
        <w:trPr>
          <w:trHeight w:val="295"/>
        </w:trPr>
        <w:tc>
          <w:tcPr>
            <w:tcW w:w="1520" w:type="dxa"/>
            <w:tcBorders>
              <w:top w:val="nil"/>
              <w:left w:val="single" w:sz="4" w:space="0" w:color="auto"/>
              <w:bottom w:val="nil"/>
              <w:right w:val="nil"/>
            </w:tcBorders>
            <w:shd w:val="clear" w:color="000000" w:fill="FFFFFF"/>
            <w:noWrap/>
            <w:vAlign w:val="center"/>
            <w:hideMark/>
          </w:tcPr>
          <w:p w14:paraId="21990786" w14:textId="77777777" w:rsidR="00BF1890" w:rsidRDefault="00BF1890">
            <w:pPr>
              <w:jc w:val="center"/>
              <w:rPr>
                <w:rFonts w:ascii="Arial" w:hAnsi="Arial" w:cs="Arial"/>
                <w:color w:val="000000"/>
                <w:sz w:val="18"/>
                <w:szCs w:val="18"/>
              </w:rPr>
            </w:pPr>
            <w:r>
              <w:rPr>
                <w:rFonts w:ascii="Arial" w:hAnsi="Arial" w:cs="Arial"/>
                <w:color w:val="000000"/>
                <w:sz w:val="18"/>
                <w:szCs w:val="18"/>
              </w:rPr>
              <w:t>2/17/2010</w:t>
            </w:r>
          </w:p>
        </w:tc>
        <w:tc>
          <w:tcPr>
            <w:tcW w:w="1584" w:type="dxa"/>
            <w:tcBorders>
              <w:top w:val="nil"/>
              <w:left w:val="nil"/>
              <w:bottom w:val="nil"/>
              <w:right w:val="nil"/>
            </w:tcBorders>
            <w:shd w:val="clear" w:color="000000" w:fill="FFFFFF"/>
            <w:noWrap/>
            <w:vAlign w:val="center"/>
            <w:hideMark/>
          </w:tcPr>
          <w:p w14:paraId="06C276D3" w14:textId="77777777" w:rsidR="00BF1890" w:rsidRDefault="00BF1890">
            <w:pPr>
              <w:jc w:val="center"/>
              <w:rPr>
                <w:rFonts w:ascii="Arial" w:hAnsi="Arial" w:cs="Arial"/>
                <w:color w:val="000000"/>
                <w:sz w:val="18"/>
                <w:szCs w:val="18"/>
              </w:rPr>
            </w:pPr>
            <w:r>
              <w:rPr>
                <w:rFonts w:ascii="Arial" w:hAnsi="Arial" w:cs="Arial"/>
                <w:color w:val="000000"/>
                <w:sz w:val="18"/>
                <w:szCs w:val="18"/>
              </w:rPr>
              <w:t>3/15/2010</w:t>
            </w:r>
          </w:p>
        </w:tc>
        <w:tc>
          <w:tcPr>
            <w:tcW w:w="1872" w:type="dxa"/>
            <w:tcBorders>
              <w:top w:val="nil"/>
              <w:left w:val="nil"/>
              <w:bottom w:val="nil"/>
              <w:right w:val="nil"/>
            </w:tcBorders>
            <w:shd w:val="clear" w:color="000000" w:fill="FFFFFF"/>
            <w:noWrap/>
            <w:vAlign w:val="center"/>
            <w:hideMark/>
          </w:tcPr>
          <w:p w14:paraId="6D5539A4" w14:textId="77777777" w:rsidR="00BF1890" w:rsidRDefault="00BF1890">
            <w:pPr>
              <w:jc w:val="center"/>
              <w:rPr>
                <w:rFonts w:ascii="Arial" w:hAnsi="Arial" w:cs="Arial"/>
                <w:color w:val="000000"/>
                <w:sz w:val="18"/>
                <w:szCs w:val="18"/>
              </w:rPr>
            </w:pPr>
            <w:r>
              <w:rPr>
                <w:rFonts w:ascii="Arial" w:hAnsi="Arial" w:cs="Arial"/>
                <w:color w:val="000000"/>
                <w:sz w:val="18"/>
                <w:szCs w:val="18"/>
              </w:rPr>
              <w:t>71</w:t>
            </w:r>
          </w:p>
        </w:tc>
        <w:tc>
          <w:tcPr>
            <w:tcW w:w="1872" w:type="dxa"/>
            <w:tcBorders>
              <w:top w:val="nil"/>
              <w:left w:val="nil"/>
              <w:bottom w:val="nil"/>
              <w:right w:val="single" w:sz="4" w:space="0" w:color="auto"/>
            </w:tcBorders>
            <w:shd w:val="clear" w:color="000000" w:fill="FFFFFF"/>
            <w:noWrap/>
            <w:vAlign w:val="center"/>
            <w:hideMark/>
          </w:tcPr>
          <w:p w14:paraId="7991433C" w14:textId="77777777" w:rsidR="00BF1890" w:rsidRDefault="00BF1890">
            <w:pPr>
              <w:jc w:val="center"/>
              <w:rPr>
                <w:rFonts w:ascii="Arial" w:hAnsi="Arial" w:cs="Arial"/>
                <w:color w:val="000000"/>
                <w:sz w:val="18"/>
                <w:szCs w:val="18"/>
              </w:rPr>
            </w:pPr>
            <w:r>
              <w:rPr>
                <w:rFonts w:ascii="Arial" w:hAnsi="Arial" w:cs="Arial"/>
                <w:color w:val="000000"/>
                <w:sz w:val="18"/>
                <w:szCs w:val="18"/>
              </w:rPr>
              <w:t>6 (8.5%)</w:t>
            </w:r>
          </w:p>
        </w:tc>
      </w:tr>
      <w:tr w:rsidR="00BF1890" w14:paraId="011532A0" w14:textId="77777777" w:rsidTr="0084739C">
        <w:trPr>
          <w:trHeight w:val="295"/>
        </w:trPr>
        <w:tc>
          <w:tcPr>
            <w:tcW w:w="1520" w:type="dxa"/>
            <w:tcBorders>
              <w:top w:val="nil"/>
              <w:left w:val="single" w:sz="4" w:space="0" w:color="auto"/>
              <w:bottom w:val="nil"/>
              <w:right w:val="nil"/>
            </w:tcBorders>
            <w:shd w:val="clear" w:color="000000" w:fill="FFFFFF"/>
            <w:noWrap/>
            <w:vAlign w:val="center"/>
            <w:hideMark/>
          </w:tcPr>
          <w:p w14:paraId="60829DF1" w14:textId="77777777" w:rsidR="00BF1890" w:rsidRDefault="00BF1890">
            <w:pPr>
              <w:jc w:val="center"/>
              <w:rPr>
                <w:rFonts w:ascii="Arial" w:hAnsi="Arial" w:cs="Arial"/>
                <w:color w:val="000000"/>
                <w:sz w:val="18"/>
                <w:szCs w:val="18"/>
              </w:rPr>
            </w:pPr>
            <w:r>
              <w:rPr>
                <w:rFonts w:ascii="Arial" w:hAnsi="Arial" w:cs="Arial"/>
                <w:color w:val="000000"/>
                <w:sz w:val="18"/>
                <w:szCs w:val="18"/>
              </w:rPr>
              <w:t>2/11/2013</w:t>
            </w:r>
          </w:p>
        </w:tc>
        <w:tc>
          <w:tcPr>
            <w:tcW w:w="1584" w:type="dxa"/>
            <w:tcBorders>
              <w:top w:val="nil"/>
              <w:left w:val="nil"/>
              <w:bottom w:val="nil"/>
              <w:right w:val="nil"/>
            </w:tcBorders>
            <w:shd w:val="clear" w:color="000000" w:fill="FFFFFF"/>
            <w:noWrap/>
            <w:vAlign w:val="center"/>
            <w:hideMark/>
          </w:tcPr>
          <w:p w14:paraId="0DF20244" w14:textId="77777777" w:rsidR="00BF1890" w:rsidRDefault="00BF1890">
            <w:pPr>
              <w:jc w:val="center"/>
              <w:rPr>
                <w:rFonts w:ascii="Arial" w:hAnsi="Arial" w:cs="Arial"/>
                <w:color w:val="000000"/>
                <w:sz w:val="18"/>
                <w:szCs w:val="18"/>
              </w:rPr>
            </w:pPr>
            <w:r>
              <w:rPr>
                <w:rFonts w:ascii="Arial" w:hAnsi="Arial" w:cs="Arial"/>
                <w:color w:val="000000"/>
                <w:sz w:val="18"/>
                <w:szCs w:val="18"/>
              </w:rPr>
              <w:t>3/12/2013</w:t>
            </w:r>
          </w:p>
        </w:tc>
        <w:tc>
          <w:tcPr>
            <w:tcW w:w="1872" w:type="dxa"/>
            <w:tcBorders>
              <w:top w:val="nil"/>
              <w:left w:val="nil"/>
              <w:bottom w:val="nil"/>
              <w:right w:val="nil"/>
            </w:tcBorders>
            <w:shd w:val="clear" w:color="000000" w:fill="FFFFFF"/>
            <w:noWrap/>
            <w:vAlign w:val="center"/>
            <w:hideMark/>
          </w:tcPr>
          <w:p w14:paraId="184DAAC5" w14:textId="77777777" w:rsidR="00BF1890" w:rsidRDefault="00BF1890">
            <w:pPr>
              <w:jc w:val="center"/>
              <w:rPr>
                <w:rFonts w:ascii="Arial" w:hAnsi="Arial" w:cs="Arial"/>
                <w:color w:val="000000"/>
                <w:sz w:val="18"/>
                <w:szCs w:val="18"/>
              </w:rPr>
            </w:pPr>
            <w:r>
              <w:rPr>
                <w:rFonts w:ascii="Arial" w:hAnsi="Arial" w:cs="Arial"/>
                <w:color w:val="000000"/>
                <w:sz w:val="18"/>
                <w:szCs w:val="18"/>
              </w:rPr>
              <w:t>115</w:t>
            </w:r>
          </w:p>
        </w:tc>
        <w:tc>
          <w:tcPr>
            <w:tcW w:w="1872" w:type="dxa"/>
            <w:tcBorders>
              <w:top w:val="nil"/>
              <w:left w:val="nil"/>
              <w:bottom w:val="nil"/>
              <w:right w:val="single" w:sz="4" w:space="0" w:color="auto"/>
            </w:tcBorders>
            <w:shd w:val="clear" w:color="000000" w:fill="FFFFFF"/>
            <w:noWrap/>
            <w:vAlign w:val="center"/>
            <w:hideMark/>
          </w:tcPr>
          <w:p w14:paraId="769D06A7" w14:textId="77777777" w:rsidR="00BF1890" w:rsidRDefault="00BF1890">
            <w:pPr>
              <w:jc w:val="center"/>
              <w:rPr>
                <w:rFonts w:ascii="Arial" w:hAnsi="Arial" w:cs="Arial"/>
                <w:color w:val="000000"/>
                <w:sz w:val="18"/>
                <w:szCs w:val="18"/>
              </w:rPr>
            </w:pPr>
            <w:r>
              <w:rPr>
                <w:rFonts w:ascii="Arial" w:hAnsi="Arial" w:cs="Arial"/>
                <w:color w:val="000000"/>
                <w:sz w:val="18"/>
                <w:szCs w:val="18"/>
              </w:rPr>
              <w:t>26 (22.6%)</w:t>
            </w:r>
          </w:p>
        </w:tc>
      </w:tr>
      <w:tr w:rsidR="00BF1890" w14:paraId="294299C9" w14:textId="77777777" w:rsidTr="0084739C">
        <w:trPr>
          <w:trHeight w:val="295"/>
        </w:trPr>
        <w:tc>
          <w:tcPr>
            <w:tcW w:w="1520" w:type="dxa"/>
            <w:tcBorders>
              <w:top w:val="nil"/>
              <w:left w:val="single" w:sz="4" w:space="0" w:color="auto"/>
              <w:bottom w:val="single" w:sz="4" w:space="0" w:color="auto"/>
              <w:right w:val="nil"/>
            </w:tcBorders>
            <w:shd w:val="clear" w:color="000000" w:fill="FFFFFF"/>
            <w:noWrap/>
            <w:vAlign w:val="center"/>
            <w:hideMark/>
          </w:tcPr>
          <w:p w14:paraId="2543E4A4" w14:textId="77777777" w:rsidR="00BF1890" w:rsidRDefault="00BF1890">
            <w:pPr>
              <w:jc w:val="center"/>
              <w:rPr>
                <w:rFonts w:ascii="Arial" w:hAnsi="Arial" w:cs="Arial"/>
                <w:color w:val="000000"/>
                <w:sz w:val="18"/>
                <w:szCs w:val="18"/>
              </w:rPr>
            </w:pPr>
            <w:r>
              <w:rPr>
                <w:rFonts w:ascii="Arial" w:hAnsi="Arial" w:cs="Arial"/>
                <w:color w:val="000000"/>
                <w:sz w:val="18"/>
                <w:szCs w:val="18"/>
              </w:rPr>
              <w:t>1/29/2015</w:t>
            </w:r>
          </w:p>
        </w:tc>
        <w:tc>
          <w:tcPr>
            <w:tcW w:w="1584" w:type="dxa"/>
            <w:tcBorders>
              <w:top w:val="nil"/>
              <w:left w:val="nil"/>
              <w:bottom w:val="single" w:sz="4" w:space="0" w:color="auto"/>
              <w:right w:val="nil"/>
            </w:tcBorders>
            <w:shd w:val="clear" w:color="000000" w:fill="FFFFFF"/>
            <w:noWrap/>
            <w:vAlign w:val="center"/>
            <w:hideMark/>
          </w:tcPr>
          <w:p w14:paraId="38A72A1E" w14:textId="77777777" w:rsidR="00BF1890" w:rsidRDefault="00BF1890">
            <w:pPr>
              <w:jc w:val="center"/>
              <w:rPr>
                <w:rFonts w:ascii="Arial" w:hAnsi="Arial" w:cs="Arial"/>
                <w:color w:val="000000"/>
                <w:sz w:val="18"/>
                <w:szCs w:val="18"/>
              </w:rPr>
            </w:pPr>
            <w:r>
              <w:rPr>
                <w:rFonts w:ascii="Arial" w:hAnsi="Arial" w:cs="Arial"/>
                <w:color w:val="000000"/>
                <w:sz w:val="18"/>
                <w:szCs w:val="18"/>
              </w:rPr>
              <w:t>3/31/2015</w:t>
            </w:r>
          </w:p>
        </w:tc>
        <w:tc>
          <w:tcPr>
            <w:tcW w:w="1872" w:type="dxa"/>
            <w:tcBorders>
              <w:top w:val="nil"/>
              <w:left w:val="nil"/>
              <w:bottom w:val="single" w:sz="4" w:space="0" w:color="auto"/>
              <w:right w:val="nil"/>
            </w:tcBorders>
            <w:shd w:val="clear" w:color="000000" w:fill="FFFFFF"/>
            <w:noWrap/>
            <w:vAlign w:val="center"/>
            <w:hideMark/>
          </w:tcPr>
          <w:p w14:paraId="00078B45" w14:textId="77777777" w:rsidR="00BF1890" w:rsidRDefault="00BF1890">
            <w:pPr>
              <w:jc w:val="center"/>
              <w:rPr>
                <w:rFonts w:ascii="Arial" w:hAnsi="Arial" w:cs="Arial"/>
                <w:color w:val="000000"/>
                <w:sz w:val="18"/>
                <w:szCs w:val="18"/>
              </w:rPr>
            </w:pPr>
            <w:r>
              <w:rPr>
                <w:rFonts w:ascii="Arial" w:hAnsi="Arial" w:cs="Arial"/>
                <w:color w:val="000000"/>
                <w:sz w:val="18"/>
                <w:szCs w:val="18"/>
              </w:rPr>
              <w:t>33</w:t>
            </w:r>
          </w:p>
        </w:tc>
        <w:tc>
          <w:tcPr>
            <w:tcW w:w="1872" w:type="dxa"/>
            <w:tcBorders>
              <w:top w:val="nil"/>
              <w:left w:val="nil"/>
              <w:bottom w:val="single" w:sz="4" w:space="0" w:color="auto"/>
              <w:right w:val="single" w:sz="4" w:space="0" w:color="auto"/>
            </w:tcBorders>
            <w:shd w:val="clear" w:color="000000" w:fill="FFFFFF"/>
            <w:noWrap/>
            <w:vAlign w:val="center"/>
            <w:hideMark/>
          </w:tcPr>
          <w:p w14:paraId="3C768113" w14:textId="77777777" w:rsidR="00BF1890" w:rsidRDefault="00BF1890">
            <w:pPr>
              <w:jc w:val="center"/>
              <w:rPr>
                <w:rFonts w:ascii="Arial" w:hAnsi="Arial" w:cs="Arial"/>
                <w:color w:val="000000"/>
                <w:sz w:val="18"/>
                <w:szCs w:val="18"/>
              </w:rPr>
            </w:pPr>
            <w:r>
              <w:rPr>
                <w:rFonts w:ascii="Arial" w:hAnsi="Arial" w:cs="Arial"/>
                <w:color w:val="000000"/>
                <w:sz w:val="18"/>
                <w:szCs w:val="18"/>
              </w:rPr>
              <w:t>16 (48.5%)</w:t>
            </w:r>
          </w:p>
        </w:tc>
      </w:tr>
    </w:tbl>
    <w:p w14:paraId="41A681CF" w14:textId="61300E76" w:rsidR="00657DA9" w:rsidRDefault="008419A0" w:rsidP="008419A0">
      <w:r>
        <w:lastRenderedPageBreak/>
        <w:t>100 individuals were stocked that year.  The year with the largest percentage of contributors that were never PIT scanned in AJ and DAN (2015), also had the largest gap between the stocking date and initiation of PIT scanning, giving RASU two months to spawn prior to being scanned.  The ephemeral pond harvest and PIT scanning results indicate that PIT scanning can reliably estimate the number of contributors when PIT scanners are consistently deployed throughout the spawning season and initiation of PIT scanning occurs prior to or immediately after stocking.  These estimates are more representative than relying on the number of RASU stocked, which will typically overestimate available contributors due to high mortality immediately after stocking.</w:t>
      </w:r>
    </w:p>
    <w:p w14:paraId="713F301F" w14:textId="77777777" w:rsidR="008419A0" w:rsidRDefault="008419A0" w:rsidP="008419A0">
      <w:pPr>
        <w:rPr>
          <w:rFonts w:ascii="Arial" w:eastAsia="Calibri" w:hAnsi="Arial" w:cs="Arial"/>
          <w:b/>
          <w:bCs/>
          <w:iCs/>
          <w:sz w:val="32"/>
          <w:szCs w:val="30"/>
        </w:rPr>
      </w:pPr>
    </w:p>
    <w:p w14:paraId="5627EB1E" w14:textId="5DC17C77" w:rsidR="004A73E2" w:rsidRDefault="00BC7115" w:rsidP="004A73E2">
      <w:pPr>
        <w:pStyle w:val="Heading3"/>
      </w:pPr>
      <w:bookmarkStart w:id="70" w:name="_Toc29994269"/>
      <w:r>
        <w:t>Genetic characterization</w:t>
      </w:r>
      <w:bookmarkEnd w:id="70"/>
    </w:p>
    <w:p w14:paraId="4C268FBE" w14:textId="77777777" w:rsidR="004A73E2" w:rsidRDefault="004A73E2" w:rsidP="002C2251">
      <w:pPr>
        <w:autoSpaceDE w:val="0"/>
        <w:autoSpaceDN w:val="0"/>
        <w:adjustRightInd w:val="0"/>
        <w:rPr>
          <w:color w:val="000000"/>
        </w:rPr>
      </w:pPr>
    </w:p>
    <w:p w14:paraId="72062A9C" w14:textId="468F0BC7" w:rsidR="00D8763F" w:rsidRDefault="002C2251" w:rsidP="002C2251">
      <w:pPr>
        <w:autoSpaceDE w:val="0"/>
        <w:autoSpaceDN w:val="0"/>
        <w:adjustRightInd w:val="0"/>
        <w:rPr>
          <w:color w:val="000000"/>
        </w:rPr>
      </w:pPr>
      <w:r w:rsidRPr="001E223B">
        <w:rPr>
          <w:color w:val="000000"/>
        </w:rPr>
        <w:t xml:space="preserve">There was considerable variation in the proportional contribution of males and females to reproduction among time </w:t>
      </w:r>
      <w:r w:rsidRPr="00CB159E">
        <w:rPr>
          <w:color w:val="000000"/>
        </w:rPr>
        <w:t xml:space="preserve">periods within and among </w:t>
      </w:r>
      <w:r w:rsidR="00226C2B" w:rsidRPr="00CB159E">
        <w:rPr>
          <w:color w:val="000000"/>
        </w:rPr>
        <w:t xml:space="preserve">ephemeral </w:t>
      </w:r>
      <w:r w:rsidRPr="00CB159E">
        <w:rPr>
          <w:color w:val="000000"/>
        </w:rPr>
        <w:t>ponds</w:t>
      </w:r>
      <w:r w:rsidR="001B3149" w:rsidRPr="00CB159E">
        <w:rPr>
          <w:color w:val="000000"/>
        </w:rPr>
        <w:t xml:space="preserve"> as well as the number of unique pairs (</w:t>
      </w:r>
      <w:r w:rsidR="00A549B5" w:rsidRPr="00CB159E">
        <w:rPr>
          <w:color w:val="000000"/>
        </w:rPr>
        <w:t>t</w:t>
      </w:r>
      <w:r w:rsidR="001B3149" w:rsidRPr="00CB159E">
        <w:rPr>
          <w:color w:val="000000"/>
        </w:rPr>
        <w:t xml:space="preserve">able </w:t>
      </w:r>
      <w:r w:rsidR="00657DA9" w:rsidRPr="00CB159E">
        <w:rPr>
          <w:color w:val="000000"/>
        </w:rPr>
        <w:t>13</w:t>
      </w:r>
      <w:r w:rsidR="001B3149" w:rsidRPr="00CB159E">
        <w:rPr>
          <w:color w:val="000000"/>
        </w:rPr>
        <w:t>)</w:t>
      </w:r>
      <w:r w:rsidRPr="00CB159E">
        <w:rPr>
          <w:color w:val="000000"/>
        </w:rPr>
        <w:t>.  Part of this variation reflects differences in sizes of temporal samples of larvae</w:t>
      </w:r>
      <w:r w:rsidR="001B3149">
        <w:rPr>
          <w:color w:val="000000"/>
        </w:rPr>
        <w:t xml:space="preserve"> and juveniles</w:t>
      </w:r>
      <w:r w:rsidRPr="001E223B">
        <w:rPr>
          <w:color w:val="000000"/>
        </w:rPr>
        <w:t xml:space="preserve"> as our </w:t>
      </w:r>
      <w:r>
        <w:rPr>
          <w:color w:val="000000"/>
        </w:rPr>
        <w:t>power</w:t>
      </w:r>
      <w:r w:rsidRPr="001E223B">
        <w:rPr>
          <w:color w:val="000000"/>
        </w:rPr>
        <w:t xml:space="preserve"> to detect the number of males or females contributing will be </w:t>
      </w:r>
      <w:r>
        <w:rPr>
          <w:color w:val="000000"/>
        </w:rPr>
        <w:t xml:space="preserve">reduced </w:t>
      </w:r>
      <w:r w:rsidRPr="001E223B">
        <w:rPr>
          <w:color w:val="000000"/>
        </w:rPr>
        <w:t xml:space="preserve">in smaller samples. </w:t>
      </w:r>
      <w:r w:rsidR="001B3149">
        <w:rPr>
          <w:color w:val="000000"/>
        </w:rPr>
        <w:t>In addition, the 2017 sample from AJ started with only 100 parents; therefore, this sample is not included in the calculated averages from AJ.</w:t>
      </w:r>
    </w:p>
    <w:p w14:paraId="3ED3DE64" w14:textId="1F307072" w:rsidR="00544B12" w:rsidRDefault="00544B12" w:rsidP="002C2251">
      <w:pPr>
        <w:autoSpaceDE w:val="0"/>
        <w:autoSpaceDN w:val="0"/>
        <w:adjustRightInd w:val="0"/>
        <w:rPr>
          <w:color w:val="000000"/>
        </w:rPr>
      </w:pPr>
    </w:p>
    <w:p w14:paraId="5BC4362D" w14:textId="77777777" w:rsidR="008419A0" w:rsidRDefault="00544B12" w:rsidP="008419A0">
      <w:pPr>
        <w:rPr>
          <w:color w:val="000000"/>
        </w:rPr>
      </w:pPr>
      <w:r>
        <w:rPr>
          <w:color w:val="000000"/>
        </w:rPr>
        <w:t xml:space="preserve">Because </w:t>
      </w:r>
      <w:r w:rsidRPr="001E223B">
        <w:rPr>
          <w:color w:val="000000"/>
        </w:rPr>
        <w:t xml:space="preserve">our major interest is in the total contribution of females and males, the best perspective is provided by consideration of all larvae and juveniles collected each year, yielding a minimal estimate of </w:t>
      </w:r>
      <w:r>
        <w:rPr>
          <w:color w:val="000000"/>
        </w:rPr>
        <w:t xml:space="preserve">individual </w:t>
      </w:r>
      <w:r w:rsidRPr="001E223B">
        <w:rPr>
          <w:color w:val="000000"/>
        </w:rPr>
        <w:t>contribution</w:t>
      </w:r>
      <w:r>
        <w:rPr>
          <w:color w:val="000000"/>
        </w:rPr>
        <w:t xml:space="preserve"> and the number of unique pairs</w:t>
      </w:r>
      <w:r w:rsidRPr="001E223B">
        <w:rPr>
          <w:color w:val="000000"/>
        </w:rPr>
        <w:t xml:space="preserve">.  </w:t>
      </w:r>
      <w:r>
        <w:rPr>
          <w:color w:val="000000"/>
        </w:rPr>
        <w:t xml:space="preserve">The proportion of females contributing to reproduction (AJ - mean = 42.0%, range 11.8% – 87.0%; DAN - mean = 37.8%, range = 16.2% - 57.0%) was higher than that for males (AJ - mean = 41.3%, range 7.1% – 59.2%; DAN - mean = 35.2%, range = 16.8% - 58.0%); however, the difference between </w:t>
      </w:r>
      <w:r w:rsidR="008419A0">
        <w:rPr>
          <w:color w:val="000000"/>
        </w:rPr>
        <w:t>sexes is not significant (P &gt; 0.05).</w:t>
      </w:r>
      <w:r w:rsidR="008419A0" w:rsidRPr="001E223B">
        <w:rPr>
          <w:color w:val="000000"/>
        </w:rPr>
        <w:t xml:space="preserve"> </w:t>
      </w:r>
      <w:r w:rsidR="008419A0">
        <w:rPr>
          <w:color w:val="000000"/>
        </w:rPr>
        <w:t xml:space="preserve"> </w:t>
      </w:r>
      <w:r w:rsidR="008419A0" w:rsidRPr="001E223B">
        <w:rPr>
          <w:color w:val="000000"/>
        </w:rPr>
        <w:t xml:space="preserve">The proportion of </w:t>
      </w:r>
      <w:r w:rsidR="008419A0">
        <w:rPr>
          <w:color w:val="000000"/>
        </w:rPr>
        <w:t>offspring</w:t>
      </w:r>
      <w:r w:rsidR="008419A0" w:rsidRPr="001E223B">
        <w:rPr>
          <w:color w:val="000000"/>
        </w:rPr>
        <w:t xml:space="preserve"> produced by unique </w:t>
      </w:r>
      <w:r w:rsidR="008419A0">
        <w:rPr>
          <w:color w:val="000000"/>
        </w:rPr>
        <w:t>pairs</w:t>
      </w:r>
      <w:r w:rsidR="008419A0" w:rsidRPr="001E223B">
        <w:rPr>
          <w:color w:val="000000"/>
        </w:rPr>
        <w:t xml:space="preserve"> of males and females is also highly variable among spatial and temporal sample</w:t>
      </w:r>
      <w:r w:rsidR="008419A0">
        <w:rPr>
          <w:color w:val="000000"/>
        </w:rPr>
        <w:t>s (AJ - mean = 41,1%, range 2.0% – 73.3%; DAN - mean = 34.3%, range = 26.1% - 46.8%).  Parental contribution is quite different from that observed in similar experimental ponds containing BTC (Osborne et al. 2018), where the individuals contributing at least one offspring was typically &gt;70%.</w:t>
      </w:r>
    </w:p>
    <w:p w14:paraId="115F4C5E" w14:textId="77777777" w:rsidR="008419A0" w:rsidRDefault="008419A0" w:rsidP="008419A0">
      <w:pPr>
        <w:rPr>
          <w:color w:val="000000"/>
        </w:rPr>
      </w:pPr>
    </w:p>
    <w:p w14:paraId="10017AD5" w14:textId="77777777" w:rsidR="008419A0" w:rsidRDefault="008419A0" w:rsidP="008419A0">
      <w:r>
        <w:t xml:space="preserve">There was a highly significant relationship between the number of mates an individual had and the number of offspring they produced for reproducing males and </w:t>
      </w:r>
      <w:r w:rsidRPr="00CB159E">
        <w:t>females (table 14). The major exceptions occurred in ponds when many individuals did not contribute</w:t>
      </w:r>
      <w:r>
        <w:t xml:space="preserve"> offspring, such as males from AJ 2014 and 2017 (7.1% and 14.0%, respectively). Comparison of this relationship between males and females by permutation tests failed to find differences between males and females for each sample; therefore, we cannot reject the hypothesis that sexes have similar levels of reproductive output per number of mates.</w:t>
      </w:r>
    </w:p>
    <w:p w14:paraId="23D1F833" w14:textId="77777777" w:rsidR="008419A0" w:rsidRDefault="008419A0" w:rsidP="008419A0"/>
    <w:p w14:paraId="72B71106" w14:textId="76026781" w:rsidR="00544B12" w:rsidRDefault="00544B12" w:rsidP="00544B12"/>
    <w:p w14:paraId="2056816F" w14:textId="77777777" w:rsidR="00544B12" w:rsidRDefault="00544B12" w:rsidP="002C2251">
      <w:pPr>
        <w:autoSpaceDE w:val="0"/>
        <w:autoSpaceDN w:val="0"/>
        <w:adjustRightInd w:val="0"/>
        <w:rPr>
          <w:color w:val="000000"/>
        </w:rPr>
        <w:sectPr w:rsidR="00544B12" w:rsidSect="004C279A">
          <w:pgSz w:w="12240" w:h="15840" w:code="1"/>
          <w:pgMar w:top="1440" w:right="2160" w:bottom="1440" w:left="2160" w:header="720" w:footer="720" w:gutter="0"/>
          <w:cols w:space="720"/>
          <w:titlePg/>
          <w:docGrid w:linePitch="360"/>
        </w:sectPr>
      </w:pPr>
    </w:p>
    <w:p w14:paraId="0D315D61" w14:textId="77C958F3" w:rsidR="002056A7" w:rsidRDefault="002056A7" w:rsidP="002056A7">
      <w:pPr>
        <w:pStyle w:val="Table-heading"/>
        <w:rPr>
          <w:b/>
        </w:rPr>
      </w:pPr>
      <w:bookmarkStart w:id="71" w:name="_Toc29994287"/>
      <w:r>
        <w:lastRenderedPageBreak/>
        <w:t xml:space="preserve">Table </w:t>
      </w:r>
      <w:r w:rsidR="00B94D3F">
        <w:fldChar w:fldCharType="begin"/>
      </w:r>
      <w:r w:rsidR="00B94D3F">
        <w:instrText xml:space="preserve"> SEQ Table \* ARABIC </w:instrText>
      </w:r>
      <w:r w:rsidR="00B94D3F">
        <w:fldChar w:fldCharType="separate"/>
      </w:r>
      <w:r w:rsidR="00D7436F">
        <w:rPr>
          <w:noProof/>
        </w:rPr>
        <w:t>13</w:t>
      </w:r>
      <w:r w:rsidR="00B94D3F">
        <w:rPr>
          <w:noProof/>
        </w:rPr>
        <w:fldChar w:fldCharType="end"/>
      </w:r>
      <w:r w:rsidRPr="00D9477D">
        <w:t>.</w:t>
      </w:r>
      <w:r>
        <w:t>—</w:t>
      </w:r>
      <w:r w:rsidRPr="00D9477D">
        <w:t>Contribution of females and males to offspring (larvae and juveniles) and the number and proportion of offspring produced by different pairs of parents.</w:t>
      </w:r>
      <w:bookmarkEnd w:id="71"/>
      <w:r>
        <w:t xml:space="preserve"> </w:t>
      </w:r>
      <w:r w:rsidRPr="002056A7">
        <w:rPr>
          <w:b/>
        </w:rPr>
        <w:t xml:space="preserve"> </w:t>
      </w:r>
    </w:p>
    <w:p w14:paraId="3589E045" w14:textId="4B276ADC" w:rsidR="00D22857" w:rsidRDefault="002056A7" w:rsidP="00D22857">
      <w:pPr>
        <w:pStyle w:val="Caption"/>
        <w:rPr>
          <w:b w:val="0"/>
        </w:rPr>
      </w:pPr>
      <w:r w:rsidRPr="002056A7">
        <w:rPr>
          <w:b w:val="0"/>
        </w:rPr>
        <w:t>Calculations exclude unknown individuals. For pairs, progeny where one or both parents could not be identified were excluded. Totals for pairs from AJ and DAN are averages.</w:t>
      </w:r>
    </w:p>
    <w:p w14:paraId="423B4BAB" w14:textId="77777777" w:rsidR="00D22857" w:rsidRPr="00D22857" w:rsidRDefault="00D22857" w:rsidP="00D22857"/>
    <w:tbl>
      <w:tblPr>
        <w:tblW w:w="12298" w:type="dxa"/>
        <w:tblLook w:val="04A0" w:firstRow="1" w:lastRow="0" w:firstColumn="1" w:lastColumn="0" w:noHBand="0" w:noVBand="1"/>
      </w:tblPr>
      <w:tblGrid>
        <w:gridCol w:w="1373"/>
        <w:gridCol w:w="1299"/>
        <w:gridCol w:w="1225"/>
        <w:gridCol w:w="1374"/>
        <w:gridCol w:w="1225"/>
        <w:gridCol w:w="1225"/>
        <w:gridCol w:w="1374"/>
        <w:gridCol w:w="1225"/>
        <w:gridCol w:w="1315"/>
        <w:gridCol w:w="1315"/>
      </w:tblGrid>
      <w:tr w:rsidR="00D22857" w14:paraId="329AF27C" w14:textId="77777777" w:rsidTr="00D22857">
        <w:trPr>
          <w:trHeight w:val="20"/>
        </w:trPr>
        <w:tc>
          <w:tcPr>
            <w:tcW w:w="2304" w:type="dxa"/>
            <w:gridSpan w:val="2"/>
            <w:tcBorders>
              <w:top w:val="single" w:sz="4" w:space="0" w:color="auto"/>
              <w:left w:val="single" w:sz="4" w:space="0" w:color="auto"/>
              <w:bottom w:val="single" w:sz="4" w:space="0" w:color="auto"/>
              <w:right w:val="single" w:sz="4" w:space="0" w:color="000000"/>
            </w:tcBorders>
            <w:shd w:val="clear" w:color="000000" w:fill="D9D9D9"/>
            <w:noWrap/>
            <w:vAlign w:val="bottom"/>
            <w:hideMark/>
          </w:tcPr>
          <w:p w14:paraId="1B3C91FD" w14:textId="77777777" w:rsidR="002056A7" w:rsidRPr="00D22857" w:rsidRDefault="002056A7">
            <w:pPr>
              <w:jc w:val="center"/>
              <w:rPr>
                <w:rFonts w:asciiTheme="minorHAnsi" w:hAnsiTheme="minorHAnsi" w:cstheme="minorHAnsi"/>
                <w:b/>
                <w:bCs/>
                <w:color w:val="000000"/>
                <w:sz w:val="22"/>
                <w:szCs w:val="22"/>
              </w:rPr>
            </w:pPr>
            <w:r w:rsidRPr="00D22857">
              <w:rPr>
                <w:rFonts w:asciiTheme="minorHAnsi" w:hAnsiTheme="minorHAnsi" w:cstheme="minorHAnsi"/>
                <w:b/>
                <w:bCs/>
                <w:color w:val="000000"/>
                <w:sz w:val="22"/>
                <w:szCs w:val="22"/>
              </w:rPr>
              <w:t> </w:t>
            </w:r>
          </w:p>
        </w:tc>
        <w:tc>
          <w:tcPr>
            <w:tcW w:w="2448" w:type="dxa"/>
            <w:gridSpan w:val="3"/>
            <w:tcBorders>
              <w:top w:val="single" w:sz="4" w:space="0" w:color="auto"/>
              <w:left w:val="nil"/>
              <w:bottom w:val="single" w:sz="4" w:space="0" w:color="auto"/>
              <w:right w:val="single" w:sz="4" w:space="0" w:color="000000"/>
            </w:tcBorders>
            <w:shd w:val="clear" w:color="000000" w:fill="D9D9D9"/>
            <w:noWrap/>
            <w:vAlign w:val="bottom"/>
            <w:hideMark/>
          </w:tcPr>
          <w:p w14:paraId="7DB94E6E" w14:textId="77777777" w:rsidR="002056A7" w:rsidRPr="00D22857" w:rsidRDefault="002056A7">
            <w:pPr>
              <w:jc w:val="center"/>
              <w:rPr>
                <w:rFonts w:asciiTheme="minorHAnsi" w:hAnsiTheme="minorHAnsi" w:cstheme="minorHAnsi"/>
                <w:b/>
                <w:bCs/>
                <w:color w:val="000000"/>
                <w:sz w:val="22"/>
                <w:szCs w:val="22"/>
              </w:rPr>
            </w:pPr>
            <w:r w:rsidRPr="00D22857">
              <w:rPr>
                <w:rFonts w:asciiTheme="minorHAnsi" w:hAnsiTheme="minorHAnsi" w:cstheme="minorHAnsi"/>
                <w:b/>
                <w:bCs/>
                <w:color w:val="000000"/>
                <w:sz w:val="22"/>
                <w:szCs w:val="22"/>
              </w:rPr>
              <w:t>females</w:t>
            </w:r>
          </w:p>
        </w:tc>
        <w:tc>
          <w:tcPr>
            <w:tcW w:w="2160" w:type="dxa"/>
            <w:gridSpan w:val="3"/>
            <w:tcBorders>
              <w:top w:val="single" w:sz="4" w:space="0" w:color="auto"/>
              <w:left w:val="nil"/>
              <w:bottom w:val="single" w:sz="4" w:space="0" w:color="auto"/>
              <w:right w:val="single" w:sz="4" w:space="0" w:color="000000"/>
            </w:tcBorders>
            <w:shd w:val="clear" w:color="000000" w:fill="D9D9D9"/>
            <w:noWrap/>
            <w:vAlign w:val="bottom"/>
            <w:hideMark/>
          </w:tcPr>
          <w:p w14:paraId="4902C2A7" w14:textId="77777777" w:rsidR="002056A7" w:rsidRPr="00D22857" w:rsidRDefault="002056A7">
            <w:pPr>
              <w:jc w:val="center"/>
              <w:rPr>
                <w:rFonts w:asciiTheme="minorHAnsi" w:hAnsiTheme="minorHAnsi" w:cstheme="minorHAnsi"/>
                <w:b/>
                <w:bCs/>
                <w:color w:val="000000"/>
                <w:sz w:val="22"/>
                <w:szCs w:val="22"/>
              </w:rPr>
            </w:pPr>
            <w:r w:rsidRPr="00D22857">
              <w:rPr>
                <w:rFonts w:asciiTheme="minorHAnsi" w:hAnsiTheme="minorHAnsi" w:cstheme="minorHAnsi"/>
                <w:b/>
                <w:bCs/>
                <w:color w:val="000000"/>
                <w:sz w:val="22"/>
                <w:szCs w:val="22"/>
              </w:rPr>
              <w:t>males</w:t>
            </w:r>
          </w:p>
        </w:tc>
        <w:tc>
          <w:tcPr>
            <w:tcW w:w="2333" w:type="dxa"/>
            <w:gridSpan w:val="2"/>
            <w:tcBorders>
              <w:top w:val="single" w:sz="4" w:space="0" w:color="auto"/>
              <w:left w:val="nil"/>
              <w:bottom w:val="single" w:sz="4" w:space="0" w:color="auto"/>
              <w:right w:val="single" w:sz="4" w:space="0" w:color="auto"/>
            </w:tcBorders>
            <w:shd w:val="clear" w:color="000000" w:fill="D9D9D9"/>
            <w:noWrap/>
            <w:vAlign w:val="bottom"/>
            <w:hideMark/>
          </w:tcPr>
          <w:p w14:paraId="09F261B4" w14:textId="77777777" w:rsidR="002056A7" w:rsidRPr="00D22857" w:rsidRDefault="002056A7">
            <w:pPr>
              <w:jc w:val="center"/>
              <w:rPr>
                <w:rFonts w:asciiTheme="minorHAnsi" w:hAnsiTheme="minorHAnsi" w:cstheme="minorHAnsi"/>
                <w:b/>
                <w:bCs/>
                <w:color w:val="000000"/>
                <w:sz w:val="22"/>
                <w:szCs w:val="22"/>
              </w:rPr>
            </w:pPr>
            <w:r w:rsidRPr="00D22857">
              <w:rPr>
                <w:rFonts w:asciiTheme="minorHAnsi" w:hAnsiTheme="minorHAnsi" w:cstheme="minorHAnsi"/>
                <w:b/>
                <w:bCs/>
                <w:color w:val="000000"/>
                <w:sz w:val="22"/>
                <w:szCs w:val="22"/>
              </w:rPr>
              <w:t>pairs</w:t>
            </w:r>
          </w:p>
        </w:tc>
      </w:tr>
      <w:tr w:rsidR="00D22857" w14:paraId="5EAA023B" w14:textId="77777777" w:rsidTr="00D22857">
        <w:trPr>
          <w:trHeight w:val="20"/>
        </w:trPr>
        <w:tc>
          <w:tcPr>
            <w:tcW w:w="2448" w:type="dxa"/>
            <w:tcBorders>
              <w:top w:val="nil"/>
              <w:left w:val="single" w:sz="4" w:space="0" w:color="auto"/>
              <w:bottom w:val="single" w:sz="4" w:space="0" w:color="auto"/>
              <w:right w:val="single" w:sz="4" w:space="0" w:color="auto"/>
            </w:tcBorders>
            <w:shd w:val="clear" w:color="000000" w:fill="D9D9D9"/>
            <w:noWrap/>
            <w:vAlign w:val="bottom"/>
            <w:hideMark/>
          </w:tcPr>
          <w:p w14:paraId="7D554C72" w14:textId="77777777" w:rsidR="002056A7" w:rsidRDefault="002056A7">
            <w:pPr>
              <w:rPr>
                <w:rFonts w:ascii="Calibri" w:hAnsi="Calibri" w:cs="Calibri"/>
                <w:b/>
                <w:bCs/>
                <w:color w:val="000000"/>
              </w:rPr>
            </w:pPr>
            <w:r>
              <w:rPr>
                <w:rFonts w:ascii="Calibri" w:hAnsi="Calibri" w:cs="Calibri"/>
                <w:b/>
                <w:bCs/>
                <w:color w:val="000000"/>
              </w:rPr>
              <w:t>location</w:t>
            </w:r>
          </w:p>
        </w:tc>
        <w:tc>
          <w:tcPr>
            <w:tcW w:w="2304" w:type="dxa"/>
            <w:tcBorders>
              <w:top w:val="nil"/>
              <w:left w:val="nil"/>
              <w:bottom w:val="single" w:sz="4" w:space="0" w:color="auto"/>
              <w:right w:val="single" w:sz="4" w:space="0" w:color="auto"/>
            </w:tcBorders>
            <w:shd w:val="clear" w:color="000000" w:fill="D9D9D9"/>
            <w:noWrap/>
            <w:vAlign w:val="bottom"/>
            <w:hideMark/>
          </w:tcPr>
          <w:p w14:paraId="4C62A39B" w14:textId="77777777" w:rsidR="002056A7" w:rsidRPr="00D22857" w:rsidRDefault="002056A7">
            <w:pPr>
              <w:jc w:val="center"/>
              <w:rPr>
                <w:rFonts w:asciiTheme="minorHAnsi" w:hAnsiTheme="minorHAnsi" w:cstheme="minorHAnsi"/>
                <w:b/>
                <w:bCs/>
                <w:color w:val="000000"/>
                <w:sz w:val="22"/>
                <w:szCs w:val="22"/>
              </w:rPr>
            </w:pPr>
            <w:r w:rsidRPr="00D22857">
              <w:rPr>
                <w:rFonts w:asciiTheme="minorHAnsi" w:hAnsiTheme="minorHAnsi" w:cstheme="minorHAnsi"/>
                <w:b/>
                <w:bCs/>
                <w:color w:val="000000"/>
                <w:sz w:val="22"/>
                <w:szCs w:val="22"/>
              </w:rPr>
              <w:t># progeny</w:t>
            </w:r>
          </w:p>
        </w:tc>
        <w:tc>
          <w:tcPr>
            <w:tcW w:w="2160" w:type="dxa"/>
            <w:tcBorders>
              <w:top w:val="nil"/>
              <w:left w:val="nil"/>
              <w:bottom w:val="single" w:sz="4" w:space="0" w:color="auto"/>
              <w:right w:val="single" w:sz="4" w:space="0" w:color="auto"/>
            </w:tcBorders>
            <w:shd w:val="clear" w:color="000000" w:fill="D9D9D9"/>
            <w:noWrap/>
            <w:vAlign w:val="bottom"/>
            <w:hideMark/>
          </w:tcPr>
          <w:p w14:paraId="7F2B4440" w14:textId="77777777" w:rsidR="002056A7" w:rsidRPr="00D22857" w:rsidRDefault="002056A7">
            <w:pPr>
              <w:jc w:val="center"/>
              <w:rPr>
                <w:rFonts w:asciiTheme="minorHAnsi" w:hAnsiTheme="minorHAnsi" w:cstheme="minorHAnsi"/>
                <w:b/>
                <w:bCs/>
                <w:color w:val="000000"/>
                <w:sz w:val="22"/>
                <w:szCs w:val="22"/>
              </w:rPr>
            </w:pPr>
            <w:r w:rsidRPr="00D22857">
              <w:rPr>
                <w:rFonts w:asciiTheme="minorHAnsi" w:hAnsiTheme="minorHAnsi" w:cstheme="minorHAnsi"/>
                <w:b/>
                <w:bCs/>
                <w:color w:val="000000"/>
                <w:sz w:val="22"/>
                <w:szCs w:val="22"/>
              </w:rPr>
              <w:t># stocked</w:t>
            </w:r>
          </w:p>
        </w:tc>
        <w:tc>
          <w:tcPr>
            <w:tcW w:w="2448" w:type="dxa"/>
            <w:tcBorders>
              <w:top w:val="nil"/>
              <w:left w:val="nil"/>
              <w:bottom w:val="single" w:sz="4" w:space="0" w:color="auto"/>
              <w:right w:val="single" w:sz="4" w:space="0" w:color="auto"/>
            </w:tcBorders>
            <w:shd w:val="clear" w:color="000000" w:fill="D9D9D9"/>
            <w:noWrap/>
            <w:vAlign w:val="bottom"/>
            <w:hideMark/>
          </w:tcPr>
          <w:p w14:paraId="39E64E60" w14:textId="77777777" w:rsidR="002056A7" w:rsidRPr="00D22857" w:rsidRDefault="002056A7">
            <w:pPr>
              <w:jc w:val="center"/>
              <w:rPr>
                <w:rFonts w:asciiTheme="minorHAnsi" w:hAnsiTheme="minorHAnsi" w:cstheme="minorHAnsi"/>
                <w:b/>
                <w:bCs/>
                <w:color w:val="000000"/>
                <w:sz w:val="22"/>
                <w:szCs w:val="22"/>
              </w:rPr>
            </w:pPr>
            <w:r w:rsidRPr="00D22857">
              <w:rPr>
                <w:rFonts w:asciiTheme="minorHAnsi" w:hAnsiTheme="minorHAnsi" w:cstheme="minorHAnsi"/>
                <w:b/>
                <w:bCs/>
                <w:color w:val="000000"/>
                <w:sz w:val="22"/>
                <w:szCs w:val="22"/>
              </w:rPr>
              <w:t># contributors</w:t>
            </w:r>
          </w:p>
        </w:tc>
        <w:tc>
          <w:tcPr>
            <w:tcW w:w="2160" w:type="dxa"/>
            <w:tcBorders>
              <w:top w:val="nil"/>
              <w:left w:val="nil"/>
              <w:bottom w:val="single" w:sz="4" w:space="0" w:color="auto"/>
              <w:right w:val="single" w:sz="4" w:space="0" w:color="auto"/>
            </w:tcBorders>
            <w:shd w:val="clear" w:color="000000" w:fill="D9D9D9"/>
            <w:noWrap/>
            <w:vAlign w:val="bottom"/>
            <w:hideMark/>
          </w:tcPr>
          <w:p w14:paraId="53598DEB" w14:textId="77777777" w:rsidR="002056A7" w:rsidRPr="00D22857" w:rsidRDefault="002056A7">
            <w:pPr>
              <w:jc w:val="center"/>
              <w:rPr>
                <w:rFonts w:asciiTheme="minorHAnsi" w:hAnsiTheme="minorHAnsi" w:cstheme="minorHAnsi"/>
                <w:b/>
                <w:bCs/>
                <w:color w:val="000000"/>
                <w:sz w:val="22"/>
                <w:szCs w:val="22"/>
              </w:rPr>
            </w:pPr>
            <w:r w:rsidRPr="00D22857">
              <w:rPr>
                <w:rFonts w:asciiTheme="minorHAnsi" w:hAnsiTheme="minorHAnsi" w:cstheme="minorHAnsi"/>
                <w:b/>
                <w:bCs/>
                <w:color w:val="000000"/>
                <w:sz w:val="22"/>
                <w:szCs w:val="22"/>
              </w:rPr>
              <w:t>% of stocked</w:t>
            </w:r>
          </w:p>
        </w:tc>
        <w:tc>
          <w:tcPr>
            <w:tcW w:w="2160" w:type="dxa"/>
            <w:tcBorders>
              <w:top w:val="nil"/>
              <w:left w:val="nil"/>
              <w:bottom w:val="single" w:sz="4" w:space="0" w:color="auto"/>
              <w:right w:val="single" w:sz="4" w:space="0" w:color="auto"/>
            </w:tcBorders>
            <w:shd w:val="clear" w:color="000000" w:fill="D9D9D9"/>
            <w:noWrap/>
            <w:vAlign w:val="bottom"/>
            <w:hideMark/>
          </w:tcPr>
          <w:p w14:paraId="2DA6506E" w14:textId="77777777" w:rsidR="002056A7" w:rsidRPr="00D22857" w:rsidRDefault="002056A7">
            <w:pPr>
              <w:jc w:val="center"/>
              <w:rPr>
                <w:rFonts w:asciiTheme="minorHAnsi" w:hAnsiTheme="minorHAnsi" w:cstheme="minorHAnsi"/>
                <w:b/>
                <w:bCs/>
                <w:color w:val="000000"/>
                <w:sz w:val="22"/>
                <w:szCs w:val="22"/>
              </w:rPr>
            </w:pPr>
            <w:r w:rsidRPr="00D22857">
              <w:rPr>
                <w:rFonts w:asciiTheme="minorHAnsi" w:hAnsiTheme="minorHAnsi" w:cstheme="minorHAnsi"/>
                <w:b/>
                <w:bCs/>
                <w:color w:val="000000"/>
                <w:sz w:val="22"/>
                <w:szCs w:val="22"/>
              </w:rPr>
              <w:t># stocked</w:t>
            </w:r>
          </w:p>
        </w:tc>
        <w:tc>
          <w:tcPr>
            <w:tcW w:w="2448" w:type="dxa"/>
            <w:tcBorders>
              <w:top w:val="nil"/>
              <w:left w:val="nil"/>
              <w:bottom w:val="single" w:sz="4" w:space="0" w:color="auto"/>
              <w:right w:val="single" w:sz="4" w:space="0" w:color="auto"/>
            </w:tcBorders>
            <w:shd w:val="clear" w:color="000000" w:fill="D9D9D9"/>
            <w:noWrap/>
            <w:vAlign w:val="bottom"/>
            <w:hideMark/>
          </w:tcPr>
          <w:p w14:paraId="6068608E" w14:textId="77777777" w:rsidR="002056A7" w:rsidRPr="00D22857" w:rsidRDefault="002056A7">
            <w:pPr>
              <w:jc w:val="center"/>
              <w:rPr>
                <w:rFonts w:asciiTheme="minorHAnsi" w:hAnsiTheme="minorHAnsi" w:cstheme="minorHAnsi"/>
                <w:b/>
                <w:bCs/>
                <w:color w:val="000000"/>
                <w:sz w:val="22"/>
                <w:szCs w:val="22"/>
              </w:rPr>
            </w:pPr>
            <w:r w:rsidRPr="00D22857">
              <w:rPr>
                <w:rFonts w:asciiTheme="minorHAnsi" w:hAnsiTheme="minorHAnsi" w:cstheme="minorHAnsi"/>
                <w:b/>
                <w:bCs/>
                <w:color w:val="000000"/>
                <w:sz w:val="22"/>
                <w:szCs w:val="22"/>
              </w:rPr>
              <w:t># contributors</w:t>
            </w:r>
          </w:p>
        </w:tc>
        <w:tc>
          <w:tcPr>
            <w:tcW w:w="2160" w:type="dxa"/>
            <w:tcBorders>
              <w:top w:val="nil"/>
              <w:left w:val="nil"/>
              <w:bottom w:val="single" w:sz="4" w:space="0" w:color="auto"/>
              <w:right w:val="single" w:sz="4" w:space="0" w:color="auto"/>
            </w:tcBorders>
            <w:shd w:val="clear" w:color="000000" w:fill="D9D9D9"/>
            <w:noWrap/>
            <w:vAlign w:val="bottom"/>
            <w:hideMark/>
          </w:tcPr>
          <w:p w14:paraId="1F4D0433" w14:textId="77777777" w:rsidR="002056A7" w:rsidRPr="00D22857" w:rsidRDefault="002056A7">
            <w:pPr>
              <w:jc w:val="center"/>
              <w:rPr>
                <w:rFonts w:asciiTheme="minorHAnsi" w:hAnsiTheme="minorHAnsi" w:cstheme="minorHAnsi"/>
                <w:b/>
                <w:bCs/>
                <w:color w:val="000000"/>
                <w:sz w:val="22"/>
                <w:szCs w:val="22"/>
              </w:rPr>
            </w:pPr>
            <w:r w:rsidRPr="00D22857">
              <w:rPr>
                <w:rFonts w:asciiTheme="minorHAnsi" w:hAnsiTheme="minorHAnsi" w:cstheme="minorHAnsi"/>
                <w:b/>
                <w:bCs/>
                <w:color w:val="000000"/>
                <w:sz w:val="22"/>
                <w:szCs w:val="22"/>
              </w:rPr>
              <w:t>% of stocked</w:t>
            </w:r>
          </w:p>
        </w:tc>
        <w:tc>
          <w:tcPr>
            <w:tcW w:w="2333" w:type="dxa"/>
            <w:tcBorders>
              <w:top w:val="nil"/>
              <w:left w:val="nil"/>
              <w:bottom w:val="single" w:sz="4" w:space="0" w:color="auto"/>
              <w:right w:val="single" w:sz="4" w:space="0" w:color="auto"/>
            </w:tcBorders>
            <w:shd w:val="clear" w:color="000000" w:fill="D9D9D9"/>
            <w:noWrap/>
            <w:vAlign w:val="bottom"/>
            <w:hideMark/>
          </w:tcPr>
          <w:p w14:paraId="68A6DF7B" w14:textId="77777777" w:rsidR="002056A7" w:rsidRPr="00D22857" w:rsidRDefault="002056A7">
            <w:pPr>
              <w:jc w:val="center"/>
              <w:rPr>
                <w:rFonts w:asciiTheme="minorHAnsi" w:hAnsiTheme="minorHAnsi" w:cstheme="minorHAnsi"/>
                <w:b/>
                <w:bCs/>
                <w:color w:val="000000"/>
                <w:sz w:val="22"/>
                <w:szCs w:val="22"/>
              </w:rPr>
            </w:pPr>
            <w:r w:rsidRPr="00D22857">
              <w:rPr>
                <w:rFonts w:asciiTheme="minorHAnsi" w:hAnsiTheme="minorHAnsi" w:cstheme="minorHAnsi"/>
                <w:b/>
                <w:bCs/>
                <w:color w:val="000000"/>
                <w:sz w:val="22"/>
                <w:szCs w:val="22"/>
              </w:rPr>
              <w:t># unique pairs</w:t>
            </w:r>
          </w:p>
        </w:tc>
        <w:tc>
          <w:tcPr>
            <w:tcW w:w="2333" w:type="dxa"/>
            <w:tcBorders>
              <w:top w:val="nil"/>
              <w:left w:val="nil"/>
              <w:bottom w:val="single" w:sz="4" w:space="0" w:color="auto"/>
              <w:right w:val="single" w:sz="4" w:space="0" w:color="auto"/>
            </w:tcBorders>
            <w:shd w:val="clear" w:color="000000" w:fill="D9D9D9"/>
            <w:noWrap/>
            <w:vAlign w:val="bottom"/>
            <w:hideMark/>
          </w:tcPr>
          <w:p w14:paraId="64D87269" w14:textId="77777777" w:rsidR="002056A7" w:rsidRPr="00D22857" w:rsidRDefault="002056A7">
            <w:pPr>
              <w:jc w:val="center"/>
              <w:rPr>
                <w:rFonts w:asciiTheme="minorHAnsi" w:hAnsiTheme="minorHAnsi" w:cstheme="minorHAnsi"/>
                <w:b/>
                <w:bCs/>
                <w:color w:val="000000"/>
                <w:sz w:val="22"/>
                <w:szCs w:val="22"/>
              </w:rPr>
            </w:pPr>
            <w:r w:rsidRPr="00D22857">
              <w:rPr>
                <w:rFonts w:asciiTheme="minorHAnsi" w:hAnsiTheme="minorHAnsi" w:cstheme="minorHAnsi"/>
                <w:b/>
                <w:bCs/>
                <w:color w:val="000000"/>
                <w:sz w:val="22"/>
                <w:szCs w:val="22"/>
              </w:rPr>
              <w:t>proportion</w:t>
            </w:r>
          </w:p>
        </w:tc>
      </w:tr>
      <w:tr w:rsidR="00D22857" w14:paraId="4383316D" w14:textId="77777777" w:rsidTr="00D22857">
        <w:trPr>
          <w:trHeight w:val="20"/>
        </w:trPr>
        <w:tc>
          <w:tcPr>
            <w:tcW w:w="2448" w:type="dxa"/>
            <w:tcBorders>
              <w:top w:val="nil"/>
              <w:left w:val="single" w:sz="4" w:space="0" w:color="auto"/>
              <w:bottom w:val="single" w:sz="4" w:space="0" w:color="auto"/>
              <w:right w:val="single" w:sz="4" w:space="0" w:color="auto"/>
            </w:tcBorders>
            <w:shd w:val="clear" w:color="000000" w:fill="FFFFFF"/>
            <w:noWrap/>
            <w:vAlign w:val="bottom"/>
            <w:hideMark/>
          </w:tcPr>
          <w:p w14:paraId="3B247457" w14:textId="77777777" w:rsidR="002056A7" w:rsidRDefault="002056A7">
            <w:pPr>
              <w:rPr>
                <w:rFonts w:ascii="Calibri" w:hAnsi="Calibri" w:cs="Calibri"/>
                <w:color w:val="000000"/>
              </w:rPr>
            </w:pPr>
            <w:r>
              <w:rPr>
                <w:rFonts w:ascii="Calibri" w:hAnsi="Calibri" w:cs="Calibri"/>
                <w:color w:val="000000"/>
              </w:rPr>
              <w:t xml:space="preserve">AJ 2010 </w:t>
            </w:r>
          </w:p>
        </w:tc>
        <w:tc>
          <w:tcPr>
            <w:tcW w:w="2304" w:type="dxa"/>
            <w:tcBorders>
              <w:top w:val="nil"/>
              <w:left w:val="nil"/>
              <w:bottom w:val="single" w:sz="4" w:space="0" w:color="auto"/>
              <w:right w:val="single" w:sz="4" w:space="0" w:color="auto"/>
            </w:tcBorders>
            <w:shd w:val="clear" w:color="000000" w:fill="FFFFFF"/>
            <w:noWrap/>
            <w:vAlign w:val="bottom"/>
            <w:hideMark/>
          </w:tcPr>
          <w:p w14:paraId="008FFE75" w14:textId="77777777" w:rsidR="002056A7" w:rsidRPr="00D22857" w:rsidRDefault="002056A7">
            <w:pPr>
              <w:jc w:val="center"/>
              <w:rPr>
                <w:rFonts w:asciiTheme="minorHAnsi" w:hAnsiTheme="minorHAnsi" w:cstheme="minorHAnsi"/>
                <w:color w:val="000000"/>
                <w:sz w:val="22"/>
                <w:szCs w:val="22"/>
              </w:rPr>
            </w:pPr>
            <w:r w:rsidRPr="00D22857">
              <w:rPr>
                <w:rFonts w:asciiTheme="minorHAnsi" w:hAnsiTheme="minorHAnsi" w:cstheme="minorHAnsi"/>
                <w:color w:val="000000"/>
                <w:sz w:val="22"/>
                <w:szCs w:val="22"/>
              </w:rPr>
              <w:t>221</w:t>
            </w:r>
          </w:p>
        </w:tc>
        <w:tc>
          <w:tcPr>
            <w:tcW w:w="2160" w:type="dxa"/>
            <w:tcBorders>
              <w:top w:val="nil"/>
              <w:left w:val="nil"/>
              <w:bottom w:val="single" w:sz="4" w:space="0" w:color="auto"/>
              <w:right w:val="single" w:sz="4" w:space="0" w:color="auto"/>
            </w:tcBorders>
            <w:shd w:val="clear" w:color="auto" w:fill="auto"/>
            <w:noWrap/>
            <w:vAlign w:val="bottom"/>
            <w:hideMark/>
          </w:tcPr>
          <w:p w14:paraId="2F21819B" w14:textId="77777777" w:rsidR="002056A7" w:rsidRPr="00D22857" w:rsidRDefault="002056A7">
            <w:pPr>
              <w:jc w:val="center"/>
              <w:rPr>
                <w:rFonts w:asciiTheme="minorHAnsi" w:hAnsiTheme="minorHAnsi" w:cstheme="minorHAnsi"/>
                <w:color w:val="000000"/>
                <w:sz w:val="22"/>
                <w:szCs w:val="22"/>
              </w:rPr>
            </w:pPr>
            <w:r w:rsidRPr="00D22857">
              <w:rPr>
                <w:rFonts w:asciiTheme="minorHAnsi" w:hAnsiTheme="minorHAnsi" w:cstheme="minorHAnsi"/>
                <w:color w:val="000000"/>
                <w:sz w:val="22"/>
                <w:szCs w:val="22"/>
              </w:rPr>
              <w:t>129</w:t>
            </w:r>
          </w:p>
        </w:tc>
        <w:tc>
          <w:tcPr>
            <w:tcW w:w="2448" w:type="dxa"/>
            <w:tcBorders>
              <w:top w:val="nil"/>
              <w:left w:val="nil"/>
              <w:bottom w:val="single" w:sz="4" w:space="0" w:color="auto"/>
              <w:right w:val="single" w:sz="4" w:space="0" w:color="auto"/>
            </w:tcBorders>
            <w:shd w:val="clear" w:color="000000" w:fill="FFFFFF"/>
            <w:noWrap/>
            <w:vAlign w:val="bottom"/>
            <w:hideMark/>
          </w:tcPr>
          <w:p w14:paraId="3375EC81" w14:textId="77777777" w:rsidR="002056A7" w:rsidRPr="00D22857" w:rsidRDefault="002056A7">
            <w:pPr>
              <w:jc w:val="center"/>
              <w:rPr>
                <w:rFonts w:asciiTheme="minorHAnsi" w:hAnsiTheme="minorHAnsi" w:cstheme="minorHAnsi"/>
                <w:color w:val="000000"/>
                <w:sz w:val="22"/>
                <w:szCs w:val="22"/>
              </w:rPr>
            </w:pPr>
            <w:r w:rsidRPr="00D22857">
              <w:rPr>
                <w:rFonts w:asciiTheme="minorHAnsi" w:hAnsiTheme="minorHAnsi" w:cstheme="minorHAnsi"/>
                <w:color w:val="000000"/>
                <w:sz w:val="22"/>
                <w:szCs w:val="22"/>
              </w:rPr>
              <w:t>70</w:t>
            </w:r>
          </w:p>
        </w:tc>
        <w:tc>
          <w:tcPr>
            <w:tcW w:w="2160" w:type="dxa"/>
            <w:tcBorders>
              <w:top w:val="nil"/>
              <w:left w:val="nil"/>
              <w:bottom w:val="single" w:sz="4" w:space="0" w:color="auto"/>
              <w:right w:val="single" w:sz="4" w:space="0" w:color="auto"/>
            </w:tcBorders>
            <w:shd w:val="clear" w:color="000000" w:fill="FFFFFF"/>
            <w:noWrap/>
            <w:vAlign w:val="bottom"/>
            <w:hideMark/>
          </w:tcPr>
          <w:p w14:paraId="4DFEE3FF" w14:textId="77777777" w:rsidR="002056A7" w:rsidRPr="00D22857" w:rsidRDefault="002056A7">
            <w:pPr>
              <w:jc w:val="center"/>
              <w:rPr>
                <w:rFonts w:asciiTheme="minorHAnsi" w:hAnsiTheme="minorHAnsi" w:cstheme="minorHAnsi"/>
                <w:color w:val="000000"/>
                <w:sz w:val="22"/>
                <w:szCs w:val="22"/>
              </w:rPr>
            </w:pPr>
            <w:r w:rsidRPr="00D22857">
              <w:rPr>
                <w:rFonts w:asciiTheme="minorHAnsi" w:hAnsiTheme="minorHAnsi" w:cstheme="minorHAnsi"/>
                <w:color w:val="000000"/>
                <w:sz w:val="22"/>
                <w:szCs w:val="22"/>
              </w:rPr>
              <w:t>54.3</w:t>
            </w:r>
          </w:p>
        </w:tc>
        <w:tc>
          <w:tcPr>
            <w:tcW w:w="2160" w:type="dxa"/>
            <w:tcBorders>
              <w:top w:val="nil"/>
              <w:left w:val="nil"/>
              <w:bottom w:val="single" w:sz="4" w:space="0" w:color="auto"/>
              <w:right w:val="single" w:sz="4" w:space="0" w:color="auto"/>
            </w:tcBorders>
            <w:shd w:val="clear" w:color="auto" w:fill="auto"/>
            <w:noWrap/>
            <w:vAlign w:val="bottom"/>
            <w:hideMark/>
          </w:tcPr>
          <w:p w14:paraId="467D88A3" w14:textId="77777777" w:rsidR="002056A7" w:rsidRPr="00D22857" w:rsidRDefault="002056A7">
            <w:pPr>
              <w:jc w:val="center"/>
              <w:rPr>
                <w:rFonts w:asciiTheme="minorHAnsi" w:hAnsiTheme="minorHAnsi" w:cstheme="minorHAnsi"/>
                <w:color w:val="000000"/>
                <w:sz w:val="22"/>
                <w:szCs w:val="22"/>
              </w:rPr>
            </w:pPr>
            <w:r w:rsidRPr="00D22857">
              <w:rPr>
                <w:rFonts w:asciiTheme="minorHAnsi" w:hAnsiTheme="minorHAnsi" w:cstheme="minorHAnsi"/>
                <w:color w:val="000000"/>
                <w:sz w:val="22"/>
                <w:szCs w:val="22"/>
              </w:rPr>
              <w:t>71</w:t>
            </w:r>
          </w:p>
        </w:tc>
        <w:tc>
          <w:tcPr>
            <w:tcW w:w="2448" w:type="dxa"/>
            <w:tcBorders>
              <w:top w:val="nil"/>
              <w:left w:val="nil"/>
              <w:bottom w:val="single" w:sz="4" w:space="0" w:color="auto"/>
              <w:right w:val="single" w:sz="4" w:space="0" w:color="auto"/>
            </w:tcBorders>
            <w:shd w:val="clear" w:color="000000" w:fill="FFFFFF"/>
            <w:noWrap/>
            <w:vAlign w:val="bottom"/>
            <w:hideMark/>
          </w:tcPr>
          <w:p w14:paraId="58EFB306" w14:textId="77777777" w:rsidR="002056A7" w:rsidRPr="00D22857" w:rsidRDefault="002056A7">
            <w:pPr>
              <w:jc w:val="center"/>
              <w:rPr>
                <w:rFonts w:asciiTheme="minorHAnsi" w:hAnsiTheme="minorHAnsi" w:cstheme="minorHAnsi"/>
                <w:color w:val="000000"/>
                <w:sz w:val="22"/>
                <w:szCs w:val="22"/>
              </w:rPr>
            </w:pPr>
            <w:r w:rsidRPr="00D22857">
              <w:rPr>
                <w:rFonts w:asciiTheme="minorHAnsi" w:hAnsiTheme="minorHAnsi" w:cstheme="minorHAnsi"/>
                <w:color w:val="000000"/>
                <w:sz w:val="22"/>
                <w:szCs w:val="22"/>
              </w:rPr>
              <w:t>42</w:t>
            </w:r>
          </w:p>
        </w:tc>
        <w:tc>
          <w:tcPr>
            <w:tcW w:w="2160" w:type="dxa"/>
            <w:tcBorders>
              <w:top w:val="nil"/>
              <w:left w:val="nil"/>
              <w:bottom w:val="single" w:sz="4" w:space="0" w:color="auto"/>
              <w:right w:val="single" w:sz="4" w:space="0" w:color="auto"/>
            </w:tcBorders>
            <w:shd w:val="clear" w:color="000000" w:fill="FFFFFF"/>
            <w:noWrap/>
            <w:vAlign w:val="bottom"/>
            <w:hideMark/>
          </w:tcPr>
          <w:p w14:paraId="7EB3D6E6" w14:textId="77777777" w:rsidR="002056A7" w:rsidRPr="00D22857" w:rsidRDefault="002056A7">
            <w:pPr>
              <w:jc w:val="center"/>
              <w:rPr>
                <w:rFonts w:asciiTheme="minorHAnsi" w:hAnsiTheme="minorHAnsi" w:cstheme="minorHAnsi"/>
                <w:color w:val="000000"/>
                <w:sz w:val="22"/>
                <w:szCs w:val="22"/>
              </w:rPr>
            </w:pPr>
            <w:r w:rsidRPr="00D22857">
              <w:rPr>
                <w:rFonts w:asciiTheme="minorHAnsi" w:hAnsiTheme="minorHAnsi" w:cstheme="minorHAnsi"/>
                <w:color w:val="000000"/>
                <w:sz w:val="22"/>
                <w:szCs w:val="22"/>
              </w:rPr>
              <w:t>59.2</w:t>
            </w:r>
          </w:p>
        </w:tc>
        <w:tc>
          <w:tcPr>
            <w:tcW w:w="2333" w:type="dxa"/>
            <w:tcBorders>
              <w:top w:val="nil"/>
              <w:left w:val="nil"/>
              <w:bottom w:val="single" w:sz="4" w:space="0" w:color="auto"/>
              <w:right w:val="single" w:sz="4" w:space="0" w:color="auto"/>
            </w:tcBorders>
            <w:shd w:val="clear" w:color="000000" w:fill="FFFFFF"/>
            <w:noWrap/>
            <w:vAlign w:val="bottom"/>
            <w:hideMark/>
          </w:tcPr>
          <w:p w14:paraId="54484112" w14:textId="77777777" w:rsidR="002056A7" w:rsidRPr="00D22857" w:rsidRDefault="002056A7">
            <w:pPr>
              <w:jc w:val="center"/>
              <w:rPr>
                <w:rFonts w:asciiTheme="minorHAnsi" w:hAnsiTheme="minorHAnsi" w:cstheme="minorHAnsi"/>
                <w:color w:val="000000"/>
                <w:sz w:val="22"/>
                <w:szCs w:val="22"/>
              </w:rPr>
            </w:pPr>
            <w:r w:rsidRPr="00D22857">
              <w:rPr>
                <w:rFonts w:asciiTheme="minorHAnsi" w:hAnsiTheme="minorHAnsi" w:cstheme="minorHAnsi"/>
                <w:color w:val="000000"/>
                <w:sz w:val="22"/>
                <w:szCs w:val="22"/>
              </w:rPr>
              <w:t>162</w:t>
            </w:r>
          </w:p>
        </w:tc>
        <w:tc>
          <w:tcPr>
            <w:tcW w:w="2333" w:type="dxa"/>
            <w:tcBorders>
              <w:top w:val="nil"/>
              <w:left w:val="nil"/>
              <w:bottom w:val="single" w:sz="4" w:space="0" w:color="auto"/>
              <w:right w:val="single" w:sz="4" w:space="0" w:color="auto"/>
            </w:tcBorders>
            <w:shd w:val="clear" w:color="auto" w:fill="auto"/>
            <w:noWrap/>
            <w:vAlign w:val="bottom"/>
            <w:hideMark/>
          </w:tcPr>
          <w:p w14:paraId="72F531C4" w14:textId="77777777" w:rsidR="002056A7" w:rsidRPr="00D22857" w:rsidRDefault="002056A7">
            <w:pPr>
              <w:jc w:val="center"/>
              <w:rPr>
                <w:rFonts w:asciiTheme="minorHAnsi" w:hAnsiTheme="minorHAnsi" w:cstheme="minorHAnsi"/>
                <w:color w:val="000000"/>
                <w:sz w:val="22"/>
                <w:szCs w:val="22"/>
              </w:rPr>
            </w:pPr>
            <w:r w:rsidRPr="00D22857">
              <w:rPr>
                <w:rFonts w:asciiTheme="minorHAnsi" w:hAnsiTheme="minorHAnsi" w:cstheme="minorHAnsi"/>
                <w:color w:val="000000"/>
                <w:sz w:val="22"/>
                <w:szCs w:val="22"/>
              </w:rPr>
              <w:t>73.3</w:t>
            </w:r>
          </w:p>
        </w:tc>
      </w:tr>
      <w:tr w:rsidR="00D22857" w14:paraId="37A930CD" w14:textId="77777777" w:rsidTr="00D22857">
        <w:trPr>
          <w:trHeight w:val="20"/>
        </w:trPr>
        <w:tc>
          <w:tcPr>
            <w:tcW w:w="2448" w:type="dxa"/>
            <w:tcBorders>
              <w:top w:val="nil"/>
              <w:left w:val="single" w:sz="4" w:space="0" w:color="auto"/>
              <w:bottom w:val="single" w:sz="4" w:space="0" w:color="auto"/>
              <w:right w:val="single" w:sz="4" w:space="0" w:color="auto"/>
            </w:tcBorders>
            <w:shd w:val="clear" w:color="000000" w:fill="FFFFFF"/>
            <w:noWrap/>
            <w:vAlign w:val="bottom"/>
            <w:hideMark/>
          </w:tcPr>
          <w:p w14:paraId="1B0BFAF1" w14:textId="77777777" w:rsidR="002056A7" w:rsidRDefault="002056A7">
            <w:pPr>
              <w:rPr>
                <w:rFonts w:ascii="Calibri" w:hAnsi="Calibri" w:cs="Calibri"/>
                <w:color w:val="000000"/>
              </w:rPr>
            </w:pPr>
            <w:r>
              <w:rPr>
                <w:rFonts w:ascii="Calibri" w:hAnsi="Calibri" w:cs="Calibri"/>
                <w:color w:val="000000"/>
              </w:rPr>
              <w:t>AJ 2011</w:t>
            </w:r>
          </w:p>
        </w:tc>
        <w:tc>
          <w:tcPr>
            <w:tcW w:w="2304" w:type="dxa"/>
            <w:tcBorders>
              <w:top w:val="nil"/>
              <w:left w:val="nil"/>
              <w:bottom w:val="single" w:sz="4" w:space="0" w:color="auto"/>
              <w:right w:val="single" w:sz="4" w:space="0" w:color="auto"/>
            </w:tcBorders>
            <w:shd w:val="clear" w:color="000000" w:fill="FFFFFF"/>
            <w:noWrap/>
            <w:vAlign w:val="bottom"/>
            <w:hideMark/>
          </w:tcPr>
          <w:p w14:paraId="35A6A8F2" w14:textId="77777777" w:rsidR="002056A7" w:rsidRPr="00D22857" w:rsidRDefault="002056A7">
            <w:pPr>
              <w:jc w:val="center"/>
              <w:rPr>
                <w:rFonts w:asciiTheme="minorHAnsi" w:hAnsiTheme="minorHAnsi" w:cstheme="minorHAnsi"/>
                <w:color w:val="000000"/>
                <w:sz w:val="22"/>
                <w:szCs w:val="22"/>
              </w:rPr>
            </w:pPr>
            <w:r w:rsidRPr="00D22857">
              <w:rPr>
                <w:rFonts w:asciiTheme="minorHAnsi" w:hAnsiTheme="minorHAnsi" w:cstheme="minorHAnsi"/>
                <w:color w:val="000000"/>
                <w:sz w:val="22"/>
                <w:szCs w:val="22"/>
              </w:rPr>
              <w:t>507</w:t>
            </w:r>
          </w:p>
        </w:tc>
        <w:tc>
          <w:tcPr>
            <w:tcW w:w="2160" w:type="dxa"/>
            <w:tcBorders>
              <w:top w:val="nil"/>
              <w:left w:val="nil"/>
              <w:bottom w:val="single" w:sz="4" w:space="0" w:color="auto"/>
              <w:right w:val="single" w:sz="4" w:space="0" w:color="auto"/>
            </w:tcBorders>
            <w:shd w:val="clear" w:color="auto" w:fill="auto"/>
            <w:noWrap/>
            <w:vAlign w:val="bottom"/>
            <w:hideMark/>
          </w:tcPr>
          <w:p w14:paraId="55AC2AFF" w14:textId="77777777" w:rsidR="002056A7" w:rsidRPr="00D22857" w:rsidRDefault="002056A7">
            <w:pPr>
              <w:jc w:val="center"/>
              <w:rPr>
                <w:rFonts w:asciiTheme="minorHAnsi" w:hAnsiTheme="minorHAnsi" w:cstheme="minorHAnsi"/>
                <w:color w:val="000000"/>
                <w:sz w:val="22"/>
                <w:szCs w:val="22"/>
              </w:rPr>
            </w:pPr>
            <w:r w:rsidRPr="00D22857">
              <w:rPr>
                <w:rFonts w:asciiTheme="minorHAnsi" w:hAnsiTheme="minorHAnsi" w:cstheme="minorHAnsi"/>
                <w:color w:val="000000"/>
                <w:sz w:val="22"/>
                <w:szCs w:val="22"/>
              </w:rPr>
              <w:t>100</w:t>
            </w:r>
          </w:p>
        </w:tc>
        <w:tc>
          <w:tcPr>
            <w:tcW w:w="2448" w:type="dxa"/>
            <w:tcBorders>
              <w:top w:val="nil"/>
              <w:left w:val="nil"/>
              <w:bottom w:val="single" w:sz="4" w:space="0" w:color="auto"/>
              <w:right w:val="single" w:sz="4" w:space="0" w:color="auto"/>
            </w:tcBorders>
            <w:shd w:val="clear" w:color="000000" w:fill="FFFFFF"/>
            <w:noWrap/>
            <w:vAlign w:val="bottom"/>
            <w:hideMark/>
          </w:tcPr>
          <w:p w14:paraId="48FA65BB" w14:textId="77777777" w:rsidR="002056A7" w:rsidRPr="00D22857" w:rsidRDefault="002056A7">
            <w:pPr>
              <w:jc w:val="center"/>
              <w:rPr>
                <w:rFonts w:asciiTheme="minorHAnsi" w:hAnsiTheme="minorHAnsi" w:cstheme="minorHAnsi"/>
                <w:color w:val="000000"/>
                <w:sz w:val="22"/>
                <w:szCs w:val="22"/>
              </w:rPr>
            </w:pPr>
            <w:r w:rsidRPr="00D22857">
              <w:rPr>
                <w:rFonts w:asciiTheme="minorHAnsi" w:hAnsiTheme="minorHAnsi" w:cstheme="minorHAnsi"/>
                <w:color w:val="000000"/>
                <w:sz w:val="22"/>
                <w:szCs w:val="22"/>
              </w:rPr>
              <w:t>87</w:t>
            </w:r>
          </w:p>
        </w:tc>
        <w:tc>
          <w:tcPr>
            <w:tcW w:w="2160" w:type="dxa"/>
            <w:tcBorders>
              <w:top w:val="nil"/>
              <w:left w:val="nil"/>
              <w:bottom w:val="single" w:sz="4" w:space="0" w:color="auto"/>
              <w:right w:val="single" w:sz="4" w:space="0" w:color="auto"/>
            </w:tcBorders>
            <w:shd w:val="clear" w:color="000000" w:fill="FFFFFF"/>
            <w:noWrap/>
            <w:vAlign w:val="bottom"/>
            <w:hideMark/>
          </w:tcPr>
          <w:p w14:paraId="491DA2C1" w14:textId="77777777" w:rsidR="002056A7" w:rsidRPr="00D22857" w:rsidRDefault="002056A7">
            <w:pPr>
              <w:jc w:val="center"/>
              <w:rPr>
                <w:rFonts w:asciiTheme="minorHAnsi" w:hAnsiTheme="minorHAnsi" w:cstheme="minorHAnsi"/>
                <w:color w:val="000000"/>
                <w:sz w:val="22"/>
                <w:szCs w:val="22"/>
              </w:rPr>
            </w:pPr>
            <w:r w:rsidRPr="00D22857">
              <w:rPr>
                <w:rFonts w:asciiTheme="minorHAnsi" w:hAnsiTheme="minorHAnsi" w:cstheme="minorHAnsi"/>
                <w:color w:val="000000"/>
                <w:sz w:val="22"/>
                <w:szCs w:val="22"/>
              </w:rPr>
              <w:t>87.0</w:t>
            </w:r>
          </w:p>
        </w:tc>
        <w:tc>
          <w:tcPr>
            <w:tcW w:w="2160" w:type="dxa"/>
            <w:tcBorders>
              <w:top w:val="nil"/>
              <w:left w:val="nil"/>
              <w:bottom w:val="single" w:sz="4" w:space="0" w:color="auto"/>
              <w:right w:val="single" w:sz="4" w:space="0" w:color="auto"/>
            </w:tcBorders>
            <w:shd w:val="clear" w:color="auto" w:fill="auto"/>
            <w:noWrap/>
            <w:vAlign w:val="bottom"/>
            <w:hideMark/>
          </w:tcPr>
          <w:p w14:paraId="10F9AE91" w14:textId="77777777" w:rsidR="002056A7" w:rsidRPr="00D22857" w:rsidRDefault="002056A7">
            <w:pPr>
              <w:jc w:val="center"/>
              <w:rPr>
                <w:rFonts w:asciiTheme="minorHAnsi" w:hAnsiTheme="minorHAnsi" w:cstheme="minorHAnsi"/>
                <w:color w:val="000000"/>
                <w:sz w:val="22"/>
                <w:szCs w:val="22"/>
              </w:rPr>
            </w:pPr>
            <w:r w:rsidRPr="00D22857">
              <w:rPr>
                <w:rFonts w:asciiTheme="minorHAnsi" w:hAnsiTheme="minorHAnsi" w:cstheme="minorHAnsi"/>
                <w:color w:val="000000"/>
                <w:sz w:val="22"/>
                <w:szCs w:val="22"/>
              </w:rPr>
              <w:t>100</w:t>
            </w:r>
          </w:p>
        </w:tc>
        <w:tc>
          <w:tcPr>
            <w:tcW w:w="2448" w:type="dxa"/>
            <w:tcBorders>
              <w:top w:val="nil"/>
              <w:left w:val="nil"/>
              <w:bottom w:val="single" w:sz="4" w:space="0" w:color="auto"/>
              <w:right w:val="single" w:sz="4" w:space="0" w:color="auto"/>
            </w:tcBorders>
            <w:shd w:val="clear" w:color="000000" w:fill="FFFFFF"/>
            <w:noWrap/>
            <w:vAlign w:val="bottom"/>
            <w:hideMark/>
          </w:tcPr>
          <w:p w14:paraId="55AAAC18" w14:textId="77777777" w:rsidR="002056A7" w:rsidRPr="00D22857" w:rsidRDefault="002056A7">
            <w:pPr>
              <w:jc w:val="center"/>
              <w:rPr>
                <w:rFonts w:asciiTheme="minorHAnsi" w:hAnsiTheme="minorHAnsi" w:cstheme="minorHAnsi"/>
                <w:color w:val="000000"/>
                <w:sz w:val="22"/>
                <w:szCs w:val="22"/>
              </w:rPr>
            </w:pPr>
            <w:r w:rsidRPr="00D22857">
              <w:rPr>
                <w:rFonts w:asciiTheme="minorHAnsi" w:hAnsiTheme="minorHAnsi" w:cstheme="minorHAnsi"/>
                <w:color w:val="000000"/>
                <w:sz w:val="22"/>
                <w:szCs w:val="22"/>
              </w:rPr>
              <w:t>51</w:t>
            </w:r>
          </w:p>
        </w:tc>
        <w:tc>
          <w:tcPr>
            <w:tcW w:w="2160" w:type="dxa"/>
            <w:tcBorders>
              <w:top w:val="nil"/>
              <w:left w:val="nil"/>
              <w:bottom w:val="single" w:sz="4" w:space="0" w:color="auto"/>
              <w:right w:val="single" w:sz="4" w:space="0" w:color="auto"/>
            </w:tcBorders>
            <w:shd w:val="clear" w:color="000000" w:fill="FFFFFF"/>
            <w:noWrap/>
            <w:vAlign w:val="bottom"/>
            <w:hideMark/>
          </w:tcPr>
          <w:p w14:paraId="0F98F022" w14:textId="77777777" w:rsidR="002056A7" w:rsidRPr="00D22857" w:rsidRDefault="002056A7">
            <w:pPr>
              <w:jc w:val="center"/>
              <w:rPr>
                <w:rFonts w:asciiTheme="minorHAnsi" w:hAnsiTheme="minorHAnsi" w:cstheme="minorHAnsi"/>
                <w:color w:val="000000"/>
                <w:sz w:val="22"/>
                <w:szCs w:val="22"/>
              </w:rPr>
            </w:pPr>
            <w:r w:rsidRPr="00D22857">
              <w:rPr>
                <w:rFonts w:asciiTheme="minorHAnsi" w:hAnsiTheme="minorHAnsi" w:cstheme="minorHAnsi"/>
                <w:color w:val="000000"/>
                <w:sz w:val="22"/>
                <w:szCs w:val="22"/>
              </w:rPr>
              <w:t>51.0</w:t>
            </w:r>
          </w:p>
        </w:tc>
        <w:tc>
          <w:tcPr>
            <w:tcW w:w="2333" w:type="dxa"/>
            <w:tcBorders>
              <w:top w:val="nil"/>
              <w:left w:val="nil"/>
              <w:bottom w:val="single" w:sz="4" w:space="0" w:color="auto"/>
              <w:right w:val="single" w:sz="4" w:space="0" w:color="auto"/>
            </w:tcBorders>
            <w:shd w:val="clear" w:color="000000" w:fill="FFFFFF"/>
            <w:noWrap/>
            <w:vAlign w:val="bottom"/>
            <w:hideMark/>
          </w:tcPr>
          <w:p w14:paraId="794112E7" w14:textId="77777777" w:rsidR="002056A7" w:rsidRPr="00D22857" w:rsidRDefault="002056A7">
            <w:pPr>
              <w:jc w:val="center"/>
              <w:rPr>
                <w:rFonts w:asciiTheme="minorHAnsi" w:hAnsiTheme="minorHAnsi" w:cstheme="minorHAnsi"/>
                <w:color w:val="000000"/>
                <w:sz w:val="22"/>
                <w:szCs w:val="22"/>
              </w:rPr>
            </w:pPr>
            <w:r w:rsidRPr="00D22857">
              <w:rPr>
                <w:rFonts w:asciiTheme="minorHAnsi" w:hAnsiTheme="minorHAnsi" w:cstheme="minorHAnsi"/>
                <w:color w:val="000000"/>
                <w:sz w:val="22"/>
                <w:szCs w:val="22"/>
              </w:rPr>
              <w:t>237</w:t>
            </w:r>
          </w:p>
        </w:tc>
        <w:tc>
          <w:tcPr>
            <w:tcW w:w="2333" w:type="dxa"/>
            <w:tcBorders>
              <w:top w:val="nil"/>
              <w:left w:val="nil"/>
              <w:bottom w:val="single" w:sz="4" w:space="0" w:color="auto"/>
              <w:right w:val="single" w:sz="4" w:space="0" w:color="auto"/>
            </w:tcBorders>
            <w:shd w:val="clear" w:color="auto" w:fill="auto"/>
            <w:noWrap/>
            <w:vAlign w:val="bottom"/>
            <w:hideMark/>
          </w:tcPr>
          <w:p w14:paraId="507F1DDB" w14:textId="77777777" w:rsidR="002056A7" w:rsidRPr="00D22857" w:rsidRDefault="002056A7">
            <w:pPr>
              <w:jc w:val="center"/>
              <w:rPr>
                <w:rFonts w:asciiTheme="minorHAnsi" w:hAnsiTheme="minorHAnsi" w:cstheme="minorHAnsi"/>
                <w:color w:val="000000"/>
                <w:sz w:val="22"/>
                <w:szCs w:val="22"/>
              </w:rPr>
            </w:pPr>
            <w:r w:rsidRPr="00D22857">
              <w:rPr>
                <w:rFonts w:asciiTheme="minorHAnsi" w:hAnsiTheme="minorHAnsi" w:cstheme="minorHAnsi"/>
                <w:color w:val="000000"/>
                <w:sz w:val="22"/>
                <w:szCs w:val="22"/>
              </w:rPr>
              <w:t>46.7</w:t>
            </w:r>
          </w:p>
        </w:tc>
      </w:tr>
      <w:tr w:rsidR="00D22857" w14:paraId="484D1E88" w14:textId="77777777" w:rsidTr="00D22857">
        <w:trPr>
          <w:trHeight w:val="20"/>
        </w:trPr>
        <w:tc>
          <w:tcPr>
            <w:tcW w:w="2448" w:type="dxa"/>
            <w:tcBorders>
              <w:top w:val="nil"/>
              <w:left w:val="single" w:sz="4" w:space="0" w:color="auto"/>
              <w:bottom w:val="single" w:sz="4" w:space="0" w:color="auto"/>
              <w:right w:val="single" w:sz="4" w:space="0" w:color="auto"/>
            </w:tcBorders>
            <w:shd w:val="clear" w:color="000000" w:fill="FFFFFF"/>
            <w:noWrap/>
            <w:vAlign w:val="bottom"/>
            <w:hideMark/>
          </w:tcPr>
          <w:p w14:paraId="70C204EE" w14:textId="77777777" w:rsidR="002056A7" w:rsidRDefault="002056A7">
            <w:pPr>
              <w:rPr>
                <w:rFonts w:ascii="Calibri" w:hAnsi="Calibri" w:cs="Calibri"/>
                <w:color w:val="000000"/>
              </w:rPr>
            </w:pPr>
            <w:r>
              <w:rPr>
                <w:rFonts w:ascii="Calibri" w:hAnsi="Calibri" w:cs="Calibri"/>
                <w:color w:val="000000"/>
              </w:rPr>
              <w:t>AJ 2012</w:t>
            </w:r>
          </w:p>
        </w:tc>
        <w:tc>
          <w:tcPr>
            <w:tcW w:w="2304" w:type="dxa"/>
            <w:tcBorders>
              <w:top w:val="nil"/>
              <w:left w:val="nil"/>
              <w:bottom w:val="single" w:sz="4" w:space="0" w:color="auto"/>
              <w:right w:val="single" w:sz="4" w:space="0" w:color="auto"/>
            </w:tcBorders>
            <w:shd w:val="clear" w:color="000000" w:fill="FFFFFF"/>
            <w:noWrap/>
            <w:vAlign w:val="bottom"/>
            <w:hideMark/>
          </w:tcPr>
          <w:p w14:paraId="5E442435" w14:textId="77777777" w:rsidR="002056A7" w:rsidRPr="00D22857" w:rsidRDefault="002056A7">
            <w:pPr>
              <w:jc w:val="center"/>
              <w:rPr>
                <w:rFonts w:asciiTheme="minorHAnsi" w:hAnsiTheme="minorHAnsi" w:cstheme="minorHAnsi"/>
                <w:color w:val="000000"/>
                <w:sz w:val="22"/>
                <w:szCs w:val="22"/>
              </w:rPr>
            </w:pPr>
            <w:r w:rsidRPr="00D22857">
              <w:rPr>
                <w:rFonts w:asciiTheme="minorHAnsi" w:hAnsiTheme="minorHAnsi" w:cstheme="minorHAnsi"/>
                <w:color w:val="000000"/>
                <w:sz w:val="22"/>
                <w:szCs w:val="22"/>
              </w:rPr>
              <w:t>362</w:t>
            </w:r>
          </w:p>
        </w:tc>
        <w:tc>
          <w:tcPr>
            <w:tcW w:w="2160" w:type="dxa"/>
            <w:tcBorders>
              <w:top w:val="nil"/>
              <w:left w:val="nil"/>
              <w:bottom w:val="single" w:sz="4" w:space="0" w:color="auto"/>
              <w:right w:val="single" w:sz="4" w:space="0" w:color="auto"/>
            </w:tcBorders>
            <w:shd w:val="clear" w:color="auto" w:fill="auto"/>
            <w:noWrap/>
            <w:vAlign w:val="bottom"/>
            <w:hideMark/>
          </w:tcPr>
          <w:p w14:paraId="772DE7EE" w14:textId="77777777" w:rsidR="002056A7" w:rsidRPr="00D22857" w:rsidRDefault="002056A7">
            <w:pPr>
              <w:jc w:val="center"/>
              <w:rPr>
                <w:rFonts w:asciiTheme="minorHAnsi" w:hAnsiTheme="minorHAnsi" w:cstheme="minorHAnsi"/>
                <w:color w:val="000000"/>
                <w:sz w:val="22"/>
                <w:szCs w:val="22"/>
              </w:rPr>
            </w:pPr>
            <w:r w:rsidRPr="00D22857">
              <w:rPr>
                <w:rFonts w:asciiTheme="minorHAnsi" w:hAnsiTheme="minorHAnsi" w:cstheme="minorHAnsi"/>
                <w:color w:val="000000"/>
                <w:sz w:val="22"/>
                <w:szCs w:val="22"/>
              </w:rPr>
              <w:t>100</w:t>
            </w:r>
          </w:p>
        </w:tc>
        <w:tc>
          <w:tcPr>
            <w:tcW w:w="2448" w:type="dxa"/>
            <w:tcBorders>
              <w:top w:val="nil"/>
              <w:left w:val="nil"/>
              <w:bottom w:val="single" w:sz="4" w:space="0" w:color="auto"/>
              <w:right w:val="single" w:sz="4" w:space="0" w:color="auto"/>
            </w:tcBorders>
            <w:shd w:val="clear" w:color="000000" w:fill="FFFFFF"/>
            <w:noWrap/>
            <w:vAlign w:val="bottom"/>
            <w:hideMark/>
          </w:tcPr>
          <w:p w14:paraId="37279E22" w14:textId="77777777" w:rsidR="002056A7" w:rsidRPr="00D22857" w:rsidRDefault="002056A7">
            <w:pPr>
              <w:jc w:val="center"/>
              <w:rPr>
                <w:rFonts w:asciiTheme="minorHAnsi" w:hAnsiTheme="minorHAnsi" w:cstheme="minorHAnsi"/>
                <w:color w:val="000000"/>
                <w:sz w:val="22"/>
                <w:szCs w:val="22"/>
              </w:rPr>
            </w:pPr>
            <w:r w:rsidRPr="00D22857">
              <w:rPr>
                <w:rFonts w:asciiTheme="minorHAnsi" w:hAnsiTheme="minorHAnsi" w:cstheme="minorHAnsi"/>
                <w:color w:val="000000"/>
                <w:sz w:val="22"/>
                <w:szCs w:val="22"/>
              </w:rPr>
              <w:t>43</w:t>
            </w:r>
          </w:p>
        </w:tc>
        <w:tc>
          <w:tcPr>
            <w:tcW w:w="2160" w:type="dxa"/>
            <w:tcBorders>
              <w:top w:val="nil"/>
              <w:left w:val="nil"/>
              <w:bottom w:val="single" w:sz="4" w:space="0" w:color="auto"/>
              <w:right w:val="single" w:sz="4" w:space="0" w:color="auto"/>
            </w:tcBorders>
            <w:shd w:val="clear" w:color="000000" w:fill="FFFFFF"/>
            <w:noWrap/>
            <w:vAlign w:val="bottom"/>
            <w:hideMark/>
          </w:tcPr>
          <w:p w14:paraId="05EA3DD2" w14:textId="77777777" w:rsidR="002056A7" w:rsidRPr="00D22857" w:rsidRDefault="002056A7">
            <w:pPr>
              <w:jc w:val="center"/>
              <w:rPr>
                <w:rFonts w:asciiTheme="minorHAnsi" w:hAnsiTheme="minorHAnsi" w:cstheme="minorHAnsi"/>
                <w:color w:val="000000"/>
                <w:sz w:val="22"/>
                <w:szCs w:val="22"/>
              </w:rPr>
            </w:pPr>
            <w:r w:rsidRPr="00D22857">
              <w:rPr>
                <w:rFonts w:asciiTheme="minorHAnsi" w:hAnsiTheme="minorHAnsi" w:cstheme="minorHAnsi"/>
                <w:color w:val="000000"/>
                <w:sz w:val="22"/>
                <w:szCs w:val="22"/>
              </w:rPr>
              <w:t>43.0</w:t>
            </w:r>
          </w:p>
        </w:tc>
        <w:tc>
          <w:tcPr>
            <w:tcW w:w="2160" w:type="dxa"/>
            <w:tcBorders>
              <w:top w:val="nil"/>
              <w:left w:val="nil"/>
              <w:bottom w:val="single" w:sz="4" w:space="0" w:color="auto"/>
              <w:right w:val="single" w:sz="4" w:space="0" w:color="auto"/>
            </w:tcBorders>
            <w:shd w:val="clear" w:color="auto" w:fill="auto"/>
            <w:noWrap/>
            <w:vAlign w:val="bottom"/>
            <w:hideMark/>
          </w:tcPr>
          <w:p w14:paraId="06524F00" w14:textId="77777777" w:rsidR="002056A7" w:rsidRPr="00D22857" w:rsidRDefault="002056A7">
            <w:pPr>
              <w:jc w:val="center"/>
              <w:rPr>
                <w:rFonts w:asciiTheme="minorHAnsi" w:hAnsiTheme="minorHAnsi" w:cstheme="minorHAnsi"/>
                <w:color w:val="000000"/>
                <w:sz w:val="22"/>
                <w:szCs w:val="22"/>
              </w:rPr>
            </w:pPr>
            <w:r w:rsidRPr="00D22857">
              <w:rPr>
                <w:rFonts w:asciiTheme="minorHAnsi" w:hAnsiTheme="minorHAnsi" w:cstheme="minorHAnsi"/>
                <w:color w:val="000000"/>
                <w:sz w:val="22"/>
                <w:szCs w:val="22"/>
              </w:rPr>
              <w:t>100</w:t>
            </w:r>
          </w:p>
        </w:tc>
        <w:tc>
          <w:tcPr>
            <w:tcW w:w="2448" w:type="dxa"/>
            <w:tcBorders>
              <w:top w:val="nil"/>
              <w:left w:val="nil"/>
              <w:bottom w:val="single" w:sz="4" w:space="0" w:color="auto"/>
              <w:right w:val="single" w:sz="4" w:space="0" w:color="auto"/>
            </w:tcBorders>
            <w:shd w:val="clear" w:color="000000" w:fill="FFFFFF"/>
            <w:noWrap/>
            <w:vAlign w:val="bottom"/>
            <w:hideMark/>
          </w:tcPr>
          <w:p w14:paraId="1EAD5ED6" w14:textId="77777777" w:rsidR="002056A7" w:rsidRPr="00D22857" w:rsidRDefault="002056A7">
            <w:pPr>
              <w:jc w:val="center"/>
              <w:rPr>
                <w:rFonts w:asciiTheme="minorHAnsi" w:hAnsiTheme="minorHAnsi" w:cstheme="minorHAnsi"/>
                <w:color w:val="000000"/>
                <w:sz w:val="22"/>
                <w:szCs w:val="22"/>
              </w:rPr>
            </w:pPr>
            <w:r w:rsidRPr="00D22857">
              <w:rPr>
                <w:rFonts w:asciiTheme="minorHAnsi" w:hAnsiTheme="minorHAnsi" w:cstheme="minorHAnsi"/>
                <w:color w:val="000000"/>
                <w:sz w:val="22"/>
                <w:szCs w:val="22"/>
              </w:rPr>
              <w:t>47</w:t>
            </w:r>
          </w:p>
        </w:tc>
        <w:tc>
          <w:tcPr>
            <w:tcW w:w="2160" w:type="dxa"/>
            <w:tcBorders>
              <w:top w:val="nil"/>
              <w:left w:val="nil"/>
              <w:bottom w:val="single" w:sz="4" w:space="0" w:color="auto"/>
              <w:right w:val="single" w:sz="4" w:space="0" w:color="auto"/>
            </w:tcBorders>
            <w:shd w:val="clear" w:color="000000" w:fill="FFFFFF"/>
            <w:noWrap/>
            <w:vAlign w:val="bottom"/>
            <w:hideMark/>
          </w:tcPr>
          <w:p w14:paraId="7C1BF52E" w14:textId="77777777" w:rsidR="002056A7" w:rsidRPr="00D22857" w:rsidRDefault="002056A7">
            <w:pPr>
              <w:jc w:val="center"/>
              <w:rPr>
                <w:rFonts w:asciiTheme="minorHAnsi" w:hAnsiTheme="minorHAnsi" w:cstheme="minorHAnsi"/>
                <w:color w:val="000000"/>
                <w:sz w:val="22"/>
                <w:szCs w:val="22"/>
              </w:rPr>
            </w:pPr>
            <w:r w:rsidRPr="00D22857">
              <w:rPr>
                <w:rFonts w:asciiTheme="minorHAnsi" w:hAnsiTheme="minorHAnsi" w:cstheme="minorHAnsi"/>
                <w:color w:val="000000"/>
                <w:sz w:val="22"/>
                <w:szCs w:val="22"/>
              </w:rPr>
              <w:t>47.0</w:t>
            </w:r>
          </w:p>
        </w:tc>
        <w:tc>
          <w:tcPr>
            <w:tcW w:w="2333" w:type="dxa"/>
            <w:tcBorders>
              <w:top w:val="nil"/>
              <w:left w:val="nil"/>
              <w:bottom w:val="single" w:sz="4" w:space="0" w:color="auto"/>
              <w:right w:val="single" w:sz="4" w:space="0" w:color="auto"/>
            </w:tcBorders>
            <w:shd w:val="clear" w:color="000000" w:fill="FFFFFF"/>
            <w:noWrap/>
            <w:vAlign w:val="bottom"/>
            <w:hideMark/>
          </w:tcPr>
          <w:p w14:paraId="5799E3D0" w14:textId="77777777" w:rsidR="002056A7" w:rsidRPr="00D22857" w:rsidRDefault="002056A7">
            <w:pPr>
              <w:jc w:val="center"/>
              <w:rPr>
                <w:rFonts w:asciiTheme="minorHAnsi" w:hAnsiTheme="minorHAnsi" w:cstheme="minorHAnsi"/>
                <w:color w:val="000000"/>
                <w:sz w:val="22"/>
                <w:szCs w:val="22"/>
              </w:rPr>
            </w:pPr>
            <w:r w:rsidRPr="00D22857">
              <w:rPr>
                <w:rFonts w:asciiTheme="minorHAnsi" w:hAnsiTheme="minorHAnsi" w:cstheme="minorHAnsi"/>
                <w:color w:val="000000"/>
                <w:sz w:val="22"/>
                <w:szCs w:val="22"/>
              </w:rPr>
              <w:t>138</w:t>
            </w:r>
          </w:p>
        </w:tc>
        <w:tc>
          <w:tcPr>
            <w:tcW w:w="2333" w:type="dxa"/>
            <w:tcBorders>
              <w:top w:val="nil"/>
              <w:left w:val="nil"/>
              <w:bottom w:val="single" w:sz="4" w:space="0" w:color="auto"/>
              <w:right w:val="single" w:sz="4" w:space="0" w:color="auto"/>
            </w:tcBorders>
            <w:shd w:val="clear" w:color="auto" w:fill="auto"/>
            <w:noWrap/>
            <w:vAlign w:val="bottom"/>
            <w:hideMark/>
          </w:tcPr>
          <w:p w14:paraId="45C59760" w14:textId="77777777" w:rsidR="002056A7" w:rsidRPr="00D22857" w:rsidRDefault="002056A7">
            <w:pPr>
              <w:jc w:val="center"/>
              <w:rPr>
                <w:rFonts w:asciiTheme="minorHAnsi" w:hAnsiTheme="minorHAnsi" w:cstheme="minorHAnsi"/>
                <w:color w:val="000000"/>
                <w:sz w:val="22"/>
                <w:szCs w:val="22"/>
              </w:rPr>
            </w:pPr>
            <w:r w:rsidRPr="00D22857">
              <w:rPr>
                <w:rFonts w:asciiTheme="minorHAnsi" w:hAnsiTheme="minorHAnsi" w:cstheme="minorHAnsi"/>
                <w:color w:val="000000"/>
                <w:sz w:val="22"/>
                <w:szCs w:val="22"/>
              </w:rPr>
              <w:t>38.1</w:t>
            </w:r>
          </w:p>
        </w:tc>
      </w:tr>
      <w:tr w:rsidR="00D22857" w14:paraId="0517720E" w14:textId="77777777" w:rsidTr="00D22857">
        <w:trPr>
          <w:trHeight w:val="20"/>
        </w:trPr>
        <w:tc>
          <w:tcPr>
            <w:tcW w:w="2448" w:type="dxa"/>
            <w:tcBorders>
              <w:top w:val="nil"/>
              <w:left w:val="single" w:sz="4" w:space="0" w:color="auto"/>
              <w:bottom w:val="single" w:sz="4" w:space="0" w:color="auto"/>
              <w:right w:val="single" w:sz="4" w:space="0" w:color="auto"/>
            </w:tcBorders>
            <w:shd w:val="clear" w:color="000000" w:fill="FFFFFF"/>
            <w:noWrap/>
            <w:vAlign w:val="bottom"/>
            <w:hideMark/>
          </w:tcPr>
          <w:p w14:paraId="51992D62" w14:textId="77777777" w:rsidR="002056A7" w:rsidRDefault="002056A7">
            <w:pPr>
              <w:rPr>
                <w:rFonts w:ascii="Calibri" w:hAnsi="Calibri" w:cs="Calibri"/>
                <w:color w:val="000000"/>
              </w:rPr>
            </w:pPr>
            <w:r>
              <w:rPr>
                <w:rFonts w:ascii="Calibri" w:hAnsi="Calibri" w:cs="Calibri"/>
                <w:color w:val="000000"/>
              </w:rPr>
              <w:t>AJ 2013</w:t>
            </w:r>
          </w:p>
        </w:tc>
        <w:tc>
          <w:tcPr>
            <w:tcW w:w="2304" w:type="dxa"/>
            <w:tcBorders>
              <w:top w:val="nil"/>
              <w:left w:val="nil"/>
              <w:bottom w:val="single" w:sz="4" w:space="0" w:color="auto"/>
              <w:right w:val="single" w:sz="4" w:space="0" w:color="auto"/>
            </w:tcBorders>
            <w:shd w:val="clear" w:color="000000" w:fill="FFFFFF"/>
            <w:noWrap/>
            <w:vAlign w:val="bottom"/>
            <w:hideMark/>
          </w:tcPr>
          <w:p w14:paraId="7C6EEA9B" w14:textId="77777777" w:rsidR="002056A7" w:rsidRPr="00D22857" w:rsidRDefault="002056A7">
            <w:pPr>
              <w:jc w:val="center"/>
              <w:rPr>
                <w:rFonts w:asciiTheme="minorHAnsi" w:hAnsiTheme="minorHAnsi" w:cstheme="minorHAnsi"/>
                <w:color w:val="000000"/>
                <w:sz w:val="22"/>
                <w:szCs w:val="22"/>
              </w:rPr>
            </w:pPr>
            <w:r w:rsidRPr="00D22857">
              <w:rPr>
                <w:rFonts w:asciiTheme="minorHAnsi" w:hAnsiTheme="minorHAnsi" w:cstheme="minorHAnsi"/>
                <w:color w:val="000000"/>
                <w:sz w:val="22"/>
                <w:szCs w:val="22"/>
              </w:rPr>
              <w:t>287</w:t>
            </w:r>
          </w:p>
        </w:tc>
        <w:tc>
          <w:tcPr>
            <w:tcW w:w="2160" w:type="dxa"/>
            <w:tcBorders>
              <w:top w:val="nil"/>
              <w:left w:val="nil"/>
              <w:bottom w:val="single" w:sz="4" w:space="0" w:color="auto"/>
              <w:right w:val="single" w:sz="4" w:space="0" w:color="auto"/>
            </w:tcBorders>
            <w:shd w:val="clear" w:color="auto" w:fill="auto"/>
            <w:noWrap/>
            <w:vAlign w:val="bottom"/>
            <w:hideMark/>
          </w:tcPr>
          <w:p w14:paraId="462B2CA0" w14:textId="77777777" w:rsidR="002056A7" w:rsidRPr="00D22857" w:rsidRDefault="002056A7">
            <w:pPr>
              <w:jc w:val="center"/>
              <w:rPr>
                <w:rFonts w:asciiTheme="minorHAnsi" w:hAnsiTheme="minorHAnsi" w:cstheme="minorHAnsi"/>
                <w:color w:val="000000"/>
                <w:sz w:val="22"/>
                <w:szCs w:val="22"/>
              </w:rPr>
            </w:pPr>
            <w:r w:rsidRPr="00D22857">
              <w:rPr>
                <w:rFonts w:asciiTheme="minorHAnsi" w:hAnsiTheme="minorHAnsi" w:cstheme="minorHAnsi"/>
                <w:color w:val="000000"/>
                <w:sz w:val="22"/>
                <w:szCs w:val="22"/>
              </w:rPr>
              <w:t>102</w:t>
            </w:r>
          </w:p>
        </w:tc>
        <w:tc>
          <w:tcPr>
            <w:tcW w:w="2448" w:type="dxa"/>
            <w:tcBorders>
              <w:top w:val="nil"/>
              <w:left w:val="nil"/>
              <w:bottom w:val="single" w:sz="4" w:space="0" w:color="auto"/>
              <w:right w:val="single" w:sz="4" w:space="0" w:color="auto"/>
            </w:tcBorders>
            <w:shd w:val="clear" w:color="000000" w:fill="FFFFFF"/>
            <w:noWrap/>
            <w:vAlign w:val="bottom"/>
            <w:hideMark/>
          </w:tcPr>
          <w:p w14:paraId="015BDAC2" w14:textId="77777777" w:rsidR="002056A7" w:rsidRPr="00D22857" w:rsidRDefault="002056A7">
            <w:pPr>
              <w:jc w:val="center"/>
              <w:rPr>
                <w:rFonts w:asciiTheme="minorHAnsi" w:hAnsiTheme="minorHAnsi" w:cstheme="minorHAnsi"/>
                <w:color w:val="000000"/>
                <w:sz w:val="22"/>
                <w:szCs w:val="22"/>
              </w:rPr>
            </w:pPr>
            <w:r w:rsidRPr="00D22857">
              <w:rPr>
                <w:rFonts w:asciiTheme="minorHAnsi" w:hAnsiTheme="minorHAnsi" w:cstheme="minorHAnsi"/>
                <w:color w:val="000000"/>
                <w:sz w:val="22"/>
                <w:szCs w:val="22"/>
              </w:rPr>
              <w:t>18</w:t>
            </w:r>
          </w:p>
        </w:tc>
        <w:tc>
          <w:tcPr>
            <w:tcW w:w="2160" w:type="dxa"/>
            <w:tcBorders>
              <w:top w:val="nil"/>
              <w:left w:val="nil"/>
              <w:bottom w:val="single" w:sz="4" w:space="0" w:color="auto"/>
              <w:right w:val="single" w:sz="4" w:space="0" w:color="auto"/>
            </w:tcBorders>
            <w:shd w:val="clear" w:color="000000" w:fill="FFFFFF"/>
            <w:noWrap/>
            <w:vAlign w:val="bottom"/>
            <w:hideMark/>
          </w:tcPr>
          <w:p w14:paraId="3BE3F5C8" w14:textId="77777777" w:rsidR="002056A7" w:rsidRPr="00D22857" w:rsidRDefault="002056A7">
            <w:pPr>
              <w:jc w:val="center"/>
              <w:rPr>
                <w:rFonts w:asciiTheme="minorHAnsi" w:hAnsiTheme="minorHAnsi" w:cstheme="minorHAnsi"/>
                <w:color w:val="000000"/>
                <w:sz w:val="22"/>
                <w:szCs w:val="22"/>
              </w:rPr>
            </w:pPr>
            <w:r w:rsidRPr="00D22857">
              <w:rPr>
                <w:rFonts w:asciiTheme="minorHAnsi" w:hAnsiTheme="minorHAnsi" w:cstheme="minorHAnsi"/>
                <w:color w:val="000000"/>
                <w:sz w:val="22"/>
                <w:szCs w:val="22"/>
              </w:rPr>
              <w:t>17.6</w:t>
            </w:r>
          </w:p>
        </w:tc>
        <w:tc>
          <w:tcPr>
            <w:tcW w:w="2160" w:type="dxa"/>
            <w:tcBorders>
              <w:top w:val="nil"/>
              <w:left w:val="nil"/>
              <w:bottom w:val="single" w:sz="4" w:space="0" w:color="auto"/>
              <w:right w:val="single" w:sz="4" w:space="0" w:color="auto"/>
            </w:tcBorders>
            <w:shd w:val="clear" w:color="auto" w:fill="auto"/>
            <w:noWrap/>
            <w:vAlign w:val="bottom"/>
            <w:hideMark/>
          </w:tcPr>
          <w:p w14:paraId="3358C111" w14:textId="77777777" w:rsidR="002056A7" w:rsidRPr="00D22857" w:rsidRDefault="002056A7">
            <w:pPr>
              <w:jc w:val="center"/>
              <w:rPr>
                <w:rFonts w:asciiTheme="minorHAnsi" w:hAnsiTheme="minorHAnsi" w:cstheme="minorHAnsi"/>
                <w:color w:val="000000"/>
                <w:sz w:val="22"/>
                <w:szCs w:val="22"/>
              </w:rPr>
            </w:pPr>
            <w:r w:rsidRPr="00D22857">
              <w:rPr>
                <w:rFonts w:asciiTheme="minorHAnsi" w:hAnsiTheme="minorHAnsi" w:cstheme="minorHAnsi"/>
                <w:color w:val="000000"/>
                <w:sz w:val="22"/>
                <w:szCs w:val="22"/>
              </w:rPr>
              <w:t>98</w:t>
            </w:r>
          </w:p>
        </w:tc>
        <w:tc>
          <w:tcPr>
            <w:tcW w:w="2448" w:type="dxa"/>
            <w:tcBorders>
              <w:top w:val="nil"/>
              <w:left w:val="nil"/>
              <w:bottom w:val="single" w:sz="4" w:space="0" w:color="auto"/>
              <w:right w:val="single" w:sz="4" w:space="0" w:color="auto"/>
            </w:tcBorders>
            <w:shd w:val="clear" w:color="000000" w:fill="FFFFFF"/>
            <w:noWrap/>
            <w:vAlign w:val="bottom"/>
            <w:hideMark/>
          </w:tcPr>
          <w:p w14:paraId="6EF36C16" w14:textId="77777777" w:rsidR="002056A7" w:rsidRPr="00D22857" w:rsidRDefault="002056A7">
            <w:pPr>
              <w:jc w:val="center"/>
              <w:rPr>
                <w:rFonts w:asciiTheme="minorHAnsi" w:hAnsiTheme="minorHAnsi" w:cstheme="minorHAnsi"/>
                <w:color w:val="000000"/>
                <w:sz w:val="22"/>
                <w:szCs w:val="22"/>
              </w:rPr>
            </w:pPr>
            <w:r w:rsidRPr="00D22857">
              <w:rPr>
                <w:rFonts w:asciiTheme="minorHAnsi" w:hAnsiTheme="minorHAnsi" w:cstheme="minorHAnsi"/>
                <w:color w:val="000000"/>
                <w:sz w:val="22"/>
                <w:szCs w:val="22"/>
              </w:rPr>
              <w:t>45</w:t>
            </w:r>
          </w:p>
        </w:tc>
        <w:tc>
          <w:tcPr>
            <w:tcW w:w="2160" w:type="dxa"/>
            <w:tcBorders>
              <w:top w:val="nil"/>
              <w:left w:val="nil"/>
              <w:bottom w:val="single" w:sz="4" w:space="0" w:color="auto"/>
              <w:right w:val="single" w:sz="4" w:space="0" w:color="auto"/>
            </w:tcBorders>
            <w:shd w:val="clear" w:color="000000" w:fill="FFFFFF"/>
            <w:noWrap/>
            <w:vAlign w:val="bottom"/>
            <w:hideMark/>
          </w:tcPr>
          <w:p w14:paraId="0B8669B4" w14:textId="77777777" w:rsidR="002056A7" w:rsidRPr="00D22857" w:rsidRDefault="002056A7">
            <w:pPr>
              <w:jc w:val="center"/>
              <w:rPr>
                <w:rFonts w:asciiTheme="minorHAnsi" w:hAnsiTheme="minorHAnsi" w:cstheme="minorHAnsi"/>
                <w:color w:val="000000"/>
                <w:sz w:val="22"/>
                <w:szCs w:val="22"/>
              </w:rPr>
            </w:pPr>
            <w:r w:rsidRPr="00D22857">
              <w:rPr>
                <w:rFonts w:asciiTheme="minorHAnsi" w:hAnsiTheme="minorHAnsi" w:cstheme="minorHAnsi"/>
                <w:color w:val="000000"/>
                <w:sz w:val="22"/>
                <w:szCs w:val="22"/>
              </w:rPr>
              <w:t>45.9</w:t>
            </w:r>
          </w:p>
        </w:tc>
        <w:tc>
          <w:tcPr>
            <w:tcW w:w="2333" w:type="dxa"/>
            <w:tcBorders>
              <w:top w:val="nil"/>
              <w:left w:val="nil"/>
              <w:bottom w:val="single" w:sz="4" w:space="0" w:color="auto"/>
              <w:right w:val="single" w:sz="4" w:space="0" w:color="auto"/>
            </w:tcBorders>
            <w:shd w:val="clear" w:color="000000" w:fill="FFFFFF"/>
            <w:noWrap/>
            <w:vAlign w:val="bottom"/>
            <w:hideMark/>
          </w:tcPr>
          <w:p w14:paraId="3E91CC79" w14:textId="77777777" w:rsidR="002056A7" w:rsidRPr="00D22857" w:rsidRDefault="002056A7">
            <w:pPr>
              <w:jc w:val="center"/>
              <w:rPr>
                <w:rFonts w:asciiTheme="minorHAnsi" w:hAnsiTheme="minorHAnsi" w:cstheme="minorHAnsi"/>
                <w:color w:val="000000"/>
                <w:sz w:val="22"/>
                <w:szCs w:val="22"/>
              </w:rPr>
            </w:pPr>
            <w:r w:rsidRPr="00D22857">
              <w:rPr>
                <w:rFonts w:asciiTheme="minorHAnsi" w:hAnsiTheme="minorHAnsi" w:cstheme="minorHAnsi"/>
                <w:color w:val="000000"/>
                <w:sz w:val="22"/>
                <w:szCs w:val="22"/>
              </w:rPr>
              <w:t>98</w:t>
            </w:r>
          </w:p>
        </w:tc>
        <w:tc>
          <w:tcPr>
            <w:tcW w:w="2333" w:type="dxa"/>
            <w:tcBorders>
              <w:top w:val="nil"/>
              <w:left w:val="nil"/>
              <w:bottom w:val="single" w:sz="4" w:space="0" w:color="auto"/>
              <w:right w:val="single" w:sz="4" w:space="0" w:color="auto"/>
            </w:tcBorders>
            <w:shd w:val="clear" w:color="auto" w:fill="auto"/>
            <w:noWrap/>
            <w:vAlign w:val="bottom"/>
            <w:hideMark/>
          </w:tcPr>
          <w:p w14:paraId="7A5E0CA1" w14:textId="77777777" w:rsidR="002056A7" w:rsidRPr="00D22857" w:rsidRDefault="002056A7">
            <w:pPr>
              <w:jc w:val="center"/>
              <w:rPr>
                <w:rFonts w:asciiTheme="minorHAnsi" w:hAnsiTheme="minorHAnsi" w:cstheme="minorHAnsi"/>
                <w:color w:val="000000"/>
                <w:sz w:val="22"/>
                <w:szCs w:val="22"/>
              </w:rPr>
            </w:pPr>
            <w:r w:rsidRPr="00D22857">
              <w:rPr>
                <w:rFonts w:asciiTheme="minorHAnsi" w:hAnsiTheme="minorHAnsi" w:cstheme="minorHAnsi"/>
                <w:color w:val="000000"/>
                <w:sz w:val="22"/>
                <w:szCs w:val="22"/>
              </w:rPr>
              <w:t>34.1</w:t>
            </w:r>
          </w:p>
        </w:tc>
      </w:tr>
      <w:tr w:rsidR="00D22857" w14:paraId="25D916F7" w14:textId="77777777" w:rsidTr="00D22857">
        <w:trPr>
          <w:trHeight w:val="20"/>
        </w:trPr>
        <w:tc>
          <w:tcPr>
            <w:tcW w:w="2448" w:type="dxa"/>
            <w:tcBorders>
              <w:top w:val="nil"/>
              <w:left w:val="single" w:sz="4" w:space="0" w:color="auto"/>
              <w:bottom w:val="single" w:sz="4" w:space="0" w:color="auto"/>
              <w:right w:val="single" w:sz="4" w:space="0" w:color="auto"/>
            </w:tcBorders>
            <w:shd w:val="clear" w:color="000000" w:fill="FFFFFF"/>
            <w:noWrap/>
            <w:vAlign w:val="bottom"/>
            <w:hideMark/>
          </w:tcPr>
          <w:p w14:paraId="6F7F3669" w14:textId="77777777" w:rsidR="002056A7" w:rsidRDefault="002056A7">
            <w:pPr>
              <w:rPr>
                <w:rFonts w:ascii="Calibri" w:hAnsi="Calibri" w:cs="Calibri"/>
                <w:color w:val="000000"/>
              </w:rPr>
            </w:pPr>
            <w:r>
              <w:rPr>
                <w:rFonts w:ascii="Calibri" w:hAnsi="Calibri" w:cs="Calibri"/>
                <w:color w:val="000000"/>
              </w:rPr>
              <w:t>AJ 2014</w:t>
            </w:r>
          </w:p>
        </w:tc>
        <w:tc>
          <w:tcPr>
            <w:tcW w:w="2304" w:type="dxa"/>
            <w:tcBorders>
              <w:top w:val="nil"/>
              <w:left w:val="nil"/>
              <w:bottom w:val="single" w:sz="4" w:space="0" w:color="auto"/>
              <w:right w:val="single" w:sz="4" w:space="0" w:color="auto"/>
            </w:tcBorders>
            <w:shd w:val="clear" w:color="000000" w:fill="FFFFFF"/>
            <w:noWrap/>
            <w:vAlign w:val="bottom"/>
            <w:hideMark/>
          </w:tcPr>
          <w:p w14:paraId="7E57443D" w14:textId="77777777" w:rsidR="002056A7" w:rsidRPr="00D22857" w:rsidRDefault="002056A7">
            <w:pPr>
              <w:jc w:val="center"/>
              <w:rPr>
                <w:rFonts w:asciiTheme="minorHAnsi" w:hAnsiTheme="minorHAnsi" w:cstheme="minorHAnsi"/>
                <w:color w:val="000000"/>
                <w:sz w:val="22"/>
                <w:szCs w:val="22"/>
              </w:rPr>
            </w:pPr>
            <w:r w:rsidRPr="00D22857">
              <w:rPr>
                <w:rFonts w:asciiTheme="minorHAnsi" w:hAnsiTheme="minorHAnsi" w:cstheme="minorHAnsi"/>
                <w:color w:val="000000"/>
                <w:sz w:val="22"/>
                <w:szCs w:val="22"/>
              </w:rPr>
              <w:t>275</w:t>
            </w:r>
          </w:p>
        </w:tc>
        <w:tc>
          <w:tcPr>
            <w:tcW w:w="2160" w:type="dxa"/>
            <w:tcBorders>
              <w:top w:val="nil"/>
              <w:left w:val="nil"/>
              <w:bottom w:val="single" w:sz="4" w:space="0" w:color="auto"/>
              <w:right w:val="single" w:sz="4" w:space="0" w:color="auto"/>
            </w:tcBorders>
            <w:shd w:val="clear" w:color="auto" w:fill="auto"/>
            <w:noWrap/>
            <w:vAlign w:val="bottom"/>
            <w:hideMark/>
          </w:tcPr>
          <w:p w14:paraId="74E1E027" w14:textId="77777777" w:rsidR="002056A7" w:rsidRPr="00D22857" w:rsidRDefault="002056A7">
            <w:pPr>
              <w:jc w:val="center"/>
              <w:rPr>
                <w:rFonts w:asciiTheme="minorHAnsi" w:hAnsiTheme="minorHAnsi" w:cstheme="minorHAnsi"/>
                <w:color w:val="000000"/>
                <w:sz w:val="22"/>
                <w:szCs w:val="22"/>
              </w:rPr>
            </w:pPr>
            <w:r w:rsidRPr="00D22857">
              <w:rPr>
                <w:rFonts w:asciiTheme="minorHAnsi" w:hAnsiTheme="minorHAnsi" w:cstheme="minorHAnsi"/>
                <w:color w:val="000000"/>
                <w:sz w:val="22"/>
                <w:szCs w:val="22"/>
              </w:rPr>
              <w:t>102</w:t>
            </w:r>
          </w:p>
        </w:tc>
        <w:tc>
          <w:tcPr>
            <w:tcW w:w="2448" w:type="dxa"/>
            <w:tcBorders>
              <w:top w:val="nil"/>
              <w:left w:val="nil"/>
              <w:bottom w:val="single" w:sz="4" w:space="0" w:color="auto"/>
              <w:right w:val="single" w:sz="4" w:space="0" w:color="auto"/>
            </w:tcBorders>
            <w:shd w:val="clear" w:color="000000" w:fill="FFFFFF"/>
            <w:noWrap/>
            <w:vAlign w:val="bottom"/>
            <w:hideMark/>
          </w:tcPr>
          <w:p w14:paraId="18612C16" w14:textId="77777777" w:rsidR="002056A7" w:rsidRPr="00D22857" w:rsidRDefault="002056A7">
            <w:pPr>
              <w:jc w:val="center"/>
              <w:rPr>
                <w:rFonts w:asciiTheme="minorHAnsi" w:hAnsiTheme="minorHAnsi" w:cstheme="minorHAnsi"/>
                <w:color w:val="000000"/>
                <w:sz w:val="22"/>
                <w:szCs w:val="22"/>
              </w:rPr>
            </w:pPr>
            <w:r w:rsidRPr="00D22857">
              <w:rPr>
                <w:rFonts w:asciiTheme="minorHAnsi" w:hAnsiTheme="minorHAnsi" w:cstheme="minorHAnsi"/>
                <w:color w:val="000000"/>
                <w:sz w:val="22"/>
                <w:szCs w:val="22"/>
              </w:rPr>
              <w:t>12</w:t>
            </w:r>
          </w:p>
        </w:tc>
        <w:tc>
          <w:tcPr>
            <w:tcW w:w="2160" w:type="dxa"/>
            <w:tcBorders>
              <w:top w:val="nil"/>
              <w:left w:val="nil"/>
              <w:bottom w:val="single" w:sz="4" w:space="0" w:color="auto"/>
              <w:right w:val="single" w:sz="4" w:space="0" w:color="auto"/>
            </w:tcBorders>
            <w:shd w:val="clear" w:color="000000" w:fill="FFFFFF"/>
            <w:noWrap/>
            <w:vAlign w:val="bottom"/>
            <w:hideMark/>
          </w:tcPr>
          <w:p w14:paraId="62E4FB77" w14:textId="77777777" w:rsidR="002056A7" w:rsidRPr="00D22857" w:rsidRDefault="002056A7">
            <w:pPr>
              <w:jc w:val="center"/>
              <w:rPr>
                <w:rFonts w:asciiTheme="minorHAnsi" w:hAnsiTheme="minorHAnsi" w:cstheme="minorHAnsi"/>
                <w:color w:val="000000"/>
                <w:sz w:val="22"/>
                <w:szCs w:val="22"/>
              </w:rPr>
            </w:pPr>
            <w:r w:rsidRPr="00D22857">
              <w:rPr>
                <w:rFonts w:asciiTheme="minorHAnsi" w:hAnsiTheme="minorHAnsi" w:cstheme="minorHAnsi"/>
                <w:color w:val="000000"/>
                <w:sz w:val="22"/>
                <w:szCs w:val="22"/>
              </w:rPr>
              <w:t>11.8</w:t>
            </w:r>
          </w:p>
        </w:tc>
        <w:tc>
          <w:tcPr>
            <w:tcW w:w="2160" w:type="dxa"/>
            <w:tcBorders>
              <w:top w:val="nil"/>
              <w:left w:val="nil"/>
              <w:bottom w:val="single" w:sz="4" w:space="0" w:color="auto"/>
              <w:right w:val="single" w:sz="4" w:space="0" w:color="auto"/>
            </w:tcBorders>
            <w:shd w:val="clear" w:color="auto" w:fill="auto"/>
            <w:noWrap/>
            <w:vAlign w:val="bottom"/>
            <w:hideMark/>
          </w:tcPr>
          <w:p w14:paraId="058FFC45" w14:textId="77777777" w:rsidR="002056A7" w:rsidRPr="00D22857" w:rsidRDefault="002056A7">
            <w:pPr>
              <w:jc w:val="center"/>
              <w:rPr>
                <w:rFonts w:asciiTheme="minorHAnsi" w:hAnsiTheme="minorHAnsi" w:cstheme="minorHAnsi"/>
                <w:color w:val="000000"/>
                <w:sz w:val="22"/>
                <w:szCs w:val="22"/>
              </w:rPr>
            </w:pPr>
            <w:r w:rsidRPr="00D22857">
              <w:rPr>
                <w:rFonts w:asciiTheme="minorHAnsi" w:hAnsiTheme="minorHAnsi" w:cstheme="minorHAnsi"/>
                <w:color w:val="000000"/>
                <w:sz w:val="22"/>
                <w:szCs w:val="22"/>
              </w:rPr>
              <w:t>98</w:t>
            </w:r>
          </w:p>
        </w:tc>
        <w:tc>
          <w:tcPr>
            <w:tcW w:w="2448" w:type="dxa"/>
            <w:tcBorders>
              <w:top w:val="nil"/>
              <w:left w:val="nil"/>
              <w:bottom w:val="single" w:sz="4" w:space="0" w:color="auto"/>
              <w:right w:val="single" w:sz="4" w:space="0" w:color="auto"/>
            </w:tcBorders>
            <w:shd w:val="clear" w:color="000000" w:fill="FFFFFF"/>
            <w:noWrap/>
            <w:vAlign w:val="bottom"/>
            <w:hideMark/>
          </w:tcPr>
          <w:p w14:paraId="7FCD9617" w14:textId="77777777" w:rsidR="002056A7" w:rsidRPr="00D22857" w:rsidRDefault="002056A7">
            <w:pPr>
              <w:jc w:val="center"/>
              <w:rPr>
                <w:rFonts w:asciiTheme="minorHAnsi" w:hAnsiTheme="minorHAnsi" w:cstheme="minorHAnsi"/>
                <w:color w:val="000000"/>
                <w:sz w:val="22"/>
                <w:szCs w:val="22"/>
              </w:rPr>
            </w:pPr>
            <w:r w:rsidRPr="00D22857">
              <w:rPr>
                <w:rFonts w:asciiTheme="minorHAnsi" w:hAnsiTheme="minorHAnsi" w:cstheme="minorHAnsi"/>
                <w:color w:val="000000"/>
                <w:sz w:val="22"/>
                <w:szCs w:val="22"/>
              </w:rPr>
              <w:t>7</w:t>
            </w:r>
          </w:p>
        </w:tc>
        <w:tc>
          <w:tcPr>
            <w:tcW w:w="2160" w:type="dxa"/>
            <w:tcBorders>
              <w:top w:val="nil"/>
              <w:left w:val="nil"/>
              <w:bottom w:val="single" w:sz="4" w:space="0" w:color="auto"/>
              <w:right w:val="single" w:sz="4" w:space="0" w:color="auto"/>
            </w:tcBorders>
            <w:shd w:val="clear" w:color="000000" w:fill="FFFFFF"/>
            <w:noWrap/>
            <w:vAlign w:val="bottom"/>
            <w:hideMark/>
          </w:tcPr>
          <w:p w14:paraId="0D03E4F3" w14:textId="77777777" w:rsidR="002056A7" w:rsidRPr="00D22857" w:rsidRDefault="002056A7">
            <w:pPr>
              <w:jc w:val="center"/>
              <w:rPr>
                <w:rFonts w:asciiTheme="minorHAnsi" w:hAnsiTheme="minorHAnsi" w:cstheme="minorHAnsi"/>
                <w:color w:val="000000"/>
                <w:sz w:val="22"/>
                <w:szCs w:val="22"/>
              </w:rPr>
            </w:pPr>
            <w:r w:rsidRPr="00D22857">
              <w:rPr>
                <w:rFonts w:asciiTheme="minorHAnsi" w:hAnsiTheme="minorHAnsi" w:cstheme="minorHAnsi"/>
                <w:color w:val="000000"/>
                <w:sz w:val="22"/>
                <w:szCs w:val="22"/>
              </w:rPr>
              <w:t>7.1</w:t>
            </w:r>
          </w:p>
        </w:tc>
        <w:tc>
          <w:tcPr>
            <w:tcW w:w="2333" w:type="dxa"/>
            <w:tcBorders>
              <w:top w:val="nil"/>
              <w:left w:val="nil"/>
              <w:bottom w:val="single" w:sz="4" w:space="0" w:color="auto"/>
              <w:right w:val="single" w:sz="4" w:space="0" w:color="auto"/>
            </w:tcBorders>
            <w:shd w:val="clear" w:color="000000" w:fill="FFFFFF"/>
            <w:noWrap/>
            <w:vAlign w:val="bottom"/>
            <w:hideMark/>
          </w:tcPr>
          <w:p w14:paraId="6972E3AA" w14:textId="77777777" w:rsidR="002056A7" w:rsidRPr="00D22857" w:rsidRDefault="002056A7">
            <w:pPr>
              <w:jc w:val="center"/>
              <w:rPr>
                <w:rFonts w:asciiTheme="minorHAnsi" w:hAnsiTheme="minorHAnsi" w:cstheme="minorHAnsi"/>
                <w:color w:val="000000"/>
                <w:sz w:val="22"/>
                <w:szCs w:val="22"/>
              </w:rPr>
            </w:pPr>
            <w:r w:rsidRPr="00D22857">
              <w:rPr>
                <w:rFonts w:asciiTheme="minorHAnsi" w:hAnsiTheme="minorHAnsi" w:cstheme="minorHAnsi"/>
                <w:color w:val="000000"/>
                <w:sz w:val="22"/>
                <w:szCs w:val="22"/>
              </w:rPr>
              <w:t>31</w:t>
            </w:r>
          </w:p>
        </w:tc>
        <w:tc>
          <w:tcPr>
            <w:tcW w:w="2333" w:type="dxa"/>
            <w:tcBorders>
              <w:top w:val="nil"/>
              <w:left w:val="nil"/>
              <w:bottom w:val="single" w:sz="4" w:space="0" w:color="auto"/>
              <w:right w:val="single" w:sz="4" w:space="0" w:color="auto"/>
            </w:tcBorders>
            <w:shd w:val="clear" w:color="auto" w:fill="auto"/>
            <w:noWrap/>
            <w:vAlign w:val="bottom"/>
            <w:hideMark/>
          </w:tcPr>
          <w:p w14:paraId="7794E318" w14:textId="77777777" w:rsidR="002056A7" w:rsidRPr="00D22857" w:rsidRDefault="002056A7">
            <w:pPr>
              <w:jc w:val="center"/>
              <w:rPr>
                <w:rFonts w:asciiTheme="minorHAnsi" w:hAnsiTheme="minorHAnsi" w:cstheme="minorHAnsi"/>
                <w:color w:val="000000"/>
                <w:sz w:val="22"/>
                <w:szCs w:val="22"/>
              </w:rPr>
            </w:pPr>
            <w:r w:rsidRPr="00D22857">
              <w:rPr>
                <w:rFonts w:asciiTheme="minorHAnsi" w:hAnsiTheme="minorHAnsi" w:cstheme="minorHAnsi"/>
                <w:color w:val="000000"/>
                <w:sz w:val="22"/>
                <w:szCs w:val="22"/>
              </w:rPr>
              <w:t>11.3</w:t>
            </w:r>
          </w:p>
        </w:tc>
      </w:tr>
      <w:tr w:rsidR="00D22857" w14:paraId="53DA1999" w14:textId="77777777" w:rsidTr="00D22857">
        <w:trPr>
          <w:trHeight w:val="20"/>
        </w:trPr>
        <w:tc>
          <w:tcPr>
            <w:tcW w:w="2448" w:type="dxa"/>
            <w:tcBorders>
              <w:top w:val="nil"/>
              <w:left w:val="single" w:sz="4" w:space="0" w:color="auto"/>
              <w:bottom w:val="single" w:sz="4" w:space="0" w:color="auto"/>
              <w:right w:val="single" w:sz="4" w:space="0" w:color="auto"/>
            </w:tcBorders>
            <w:shd w:val="clear" w:color="000000" w:fill="FFFFFF"/>
            <w:noWrap/>
            <w:vAlign w:val="bottom"/>
            <w:hideMark/>
          </w:tcPr>
          <w:p w14:paraId="1452D654" w14:textId="77777777" w:rsidR="002056A7" w:rsidRDefault="002056A7">
            <w:pPr>
              <w:rPr>
                <w:rFonts w:ascii="Calibri" w:hAnsi="Calibri" w:cs="Calibri"/>
                <w:color w:val="000000"/>
              </w:rPr>
            </w:pPr>
            <w:r>
              <w:rPr>
                <w:rFonts w:ascii="Calibri" w:hAnsi="Calibri" w:cs="Calibri"/>
                <w:color w:val="000000"/>
              </w:rPr>
              <w:t>AJ 2015</w:t>
            </w:r>
          </w:p>
        </w:tc>
        <w:tc>
          <w:tcPr>
            <w:tcW w:w="2304" w:type="dxa"/>
            <w:tcBorders>
              <w:top w:val="nil"/>
              <w:left w:val="nil"/>
              <w:bottom w:val="single" w:sz="4" w:space="0" w:color="auto"/>
              <w:right w:val="single" w:sz="4" w:space="0" w:color="auto"/>
            </w:tcBorders>
            <w:shd w:val="clear" w:color="000000" w:fill="FFFFFF"/>
            <w:noWrap/>
            <w:vAlign w:val="bottom"/>
            <w:hideMark/>
          </w:tcPr>
          <w:p w14:paraId="48F50AC3" w14:textId="77777777" w:rsidR="002056A7" w:rsidRPr="00D22857" w:rsidRDefault="002056A7">
            <w:pPr>
              <w:jc w:val="center"/>
              <w:rPr>
                <w:rFonts w:asciiTheme="minorHAnsi" w:hAnsiTheme="minorHAnsi" w:cstheme="minorHAnsi"/>
                <w:color w:val="000000"/>
                <w:sz w:val="22"/>
                <w:szCs w:val="22"/>
              </w:rPr>
            </w:pPr>
            <w:r w:rsidRPr="00D22857">
              <w:rPr>
                <w:rFonts w:asciiTheme="minorHAnsi" w:hAnsiTheme="minorHAnsi" w:cstheme="minorHAnsi"/>
                <w:color w:val="000000"/>
                <w:sz w:val="22"/>
                <w:szCs w:val="22"/>
              </w:rPr>
              <w:t>606</w:t>
            </w:r>
          </w:p>
        </w:tc>
        <w:tc>
          <w:tcPr>
            <w:tcW w:w="2160" w:type="dxa"/>
            <w:tcBorders>
              <w:top w:val="nil"/>
              <w:left w:val="nil"/>
              <w:bottom w:val="single" w:sz="4" w:space="0" w:color="auto"/>
              <w:right w:val="single" w:sz="4" w:space="0" w:color="auto"/>
            </w:tcBorders>
            <w:shd w:val="clear" w:color="auto" w:fill="auto"/>
            <w:noWrap/>
            <w:vAlign w:val="bottom"/>
            <w:hideMark/>
          </w:tcPr>
          <w:p w14:paraId="7BAAC828" w14:textId="77777777" w:rsidR="002056A7" w:rsidRPr="00D22857" w:rsidRDefault="002056A7">
            <w:pPr>
              <w:jc w:val="center"/>
              <w:rPr>
                <w:rFonts w:asciiTheme="minorHAnsi" w:hAnsiTheme="minorHAnsi" w:cstheme="minorHAnsi"/>
                <w:color w:val="000000"/>
                <w:sz w:val="22"/>
                <w:szCs w:val="22"/>
              </w:rPr>
            </w:pPr>
            <w:r w:rsidRPr="00D22857">
              <w:rPr>
                <w:rFonts w:asciiTheme="minorHAnsi" w:hAnsiTheme="minorHAnsi" w:cstheme="minorHAnsi"/>
                <w:color w:val="000000"/>
                <w:sz w:val="22"/>
                <w:szCs w:val="22"/>
              </w:rPr>
              <w:t>100</w:t>
            </w:r>
          </w:p>
        </w:tc>
        <w:tc>
          <w:tcPr>
            <w:tcW w:w="2448" w:type="dxa"/>
            <w:tcBorders>
              <w:top w:val="nil"/>
              <w:left w:val="nil"/>
              <w:bottom w:val="single" w:sz="4" w:space="0" w:color="auto"/>
              <w:right w:val="single" w:sz="4" w:space="0" w:color="auto"/>
            </w:tcBorders>
            <w:shd w:val="clear" w:color="000000" w:fill="FFFFFF"/>
            <w:noWrap/>
            <w:vAlign w:val="bottom"/>
            <w:hideMark/>
          </w:tcPr>
          <w:p w14:paraId="61CDA742" w14:textId="77777777" w:rsidR="002056A7" w:rsidRPr="00D22857" w:rsidRDefault="002056A7">
            <w:pPr>
              <w:jc w:val="center"/>
              <w:rPr>
                <w:rFonts w:asciiTheme="minorHAnsi" w:hAnsiTheme="minorHAnsi" w:cstheme="minorHAnsi"/>
                <w:color w:val="000000"/>
                <w:sz w:val="22"/>
                <w:szCs w:val="22"/>
              </w:rPr>
            </w:pPr>
            <w:r w:rsidRPr="00D22857">
              <w:rPr>
                <w:rFonts w:asciiTheme="minorHAnsi" w:hAnsiTheme="minorHAnsi" w:cstheme="minorHAnsi"/>
                <w:color w:val="000000"/>
                <w:sz w:val="22"/>
                <w:szCs w:val="22"/>
              </w:rPr>
              <w:t>47</w:t>
            </w:r>
          </w:p>
        </w:tc>
        <w:tc>
          <w:tcPr>
            <w:tcW w:w="2160" w:type="dxa"/>
            <w:tcBorders>
              <w:top w:val="nil"/>
              <w:left w:val="nil"/>
              <w:bottom w:val="single" w:sz="4" w:space="0" w:color="auto"/>
              <w:right w:val="single" w:sz="4" w:space="0" w:color="auto"/>
            </w:tcBorders>
            <w:shd w:val="clear" w:color="000000" w:fill="FFFFFF"/>
            <w:noWrap/>
            <w:vAlign w:val="bottom"/>
            <w:hideMark/>
          </w:tcPr>
          <w:p w14:paraId="29966B37" w14:textId="77777777" w:rsidR="002056A7" w:rsidRPr="00D22857" w:rsidRDefault="002056A7">
            <w:pPr>
              <w:jc w:val="center"/>
              <w:rPr>
                <w:rFonts w:asciiTheme="minorHAnsi" w:hAnsiTheme="minorHAnsi" w:cstheme="minorHAnsi"/>
                <w:color w:val="000000"/>
                <w:sz w:val="22"/>
                <w:szCs w:val="22"/>
              </w:rPr>
            </w:pPr>
            <w:r w:rsidRPr="00D22857">
              <w:rPr>
                <w:rFonts w:asciiTheme="minorHAnsi" w:hAnsiTheme="minorHAnsi" w:cstheme="minorHAnsi"/>
                <w:color w:val="000000"/>
                <w:sz w:val="22"/>
                <w:szCs w:val="22"/>
              </w:rPr>
              <w:t>47.0</w:t>
            </w:r>
          </w:p>
        </w:tc>
        <w:tc>
          <w:tcPr>
            <w:tcW w:w="2160" w:type="dxa"/>
            <w:tcBorders>
              <w:top w:val="nil"/>
              <w:left w:val="nil"/>
              <w:bottom w:val="single" w:sz="4" w:space="0" w:color="auto"/>
              <w:right w:val="single" w:sz="4" w:space="0" w:color="auto"/>
            </w:tcBorders>
            <w:shd w:val="clear" w:color="auto" w:fill="auto"/>
            <w:noWrap/>
            <w:vAlign w:val="bottom"/>
            <w:hideMark/>
          </w:tcPr>
          <w:p w14:paraId="0A9BE776" w14:textId="77777777" w:rsidR="002056A7" w:rsidRPr="00D22857" w:rsidRDefault="002056A7">
            <w:pPr>
              <w:jc w:val="center"/>
              <w:rPr>
                <w:rFonts w:asciiTheme="minorHAnsi" w:hAnsiTheme="minorHAnsi" w:cstheme="minorHAnsi"/>
                <w:color w:val="000000"/>
                <w:sz w:val="22"/>
                <w:szCs w:val="22"/>
              </w:rPr>
            </w:pPr>
            <w:r w:rsidRPr="00D22857">
              <w:rPr>
                <w:rFonts w:asciiTheme="minorHAnsi" w:hAnsiTheme="minorHAnsi" w:cstheme="minorHAnsi"/>
                <w:color w:val="000000"/>
                <w:sz w:val="22"/>
                <w:szCs w:val="22"/>
              </w:rPr>
              <w:t>100</w:t>
            </w:r>
          </w:p>
        </w:tc>
        <w:tc>
          <w:tcPr>
            <w:tcW w:w="2448" w:type="dxa"/>
            <w:tcBorders>
              <w:top w:val="nil"/>
              <w:left w:val="nil"/>
              <w:bottom w:val="single" w:sz="4" w:space="0" w:color="auto"/>
              <w:right w:val="single" w:sz="4" w:space="0" w:color="auto"/>
            </w:tcBorders>
            <w:shd w:val="clear" w:color="000000" w:fill="FFFFFF"/>
            <w:noWrap/>
            <w:vAlign w:val="bottom"/>
            <w:hideMark/>
          </w:tcPr>
          <w:p w14:paraId="1A0B627A" w14:textId="77777777" w:rsidR="002056A7" w:rsidRPr="00D22857" w:rsidRDefault="002056A7">
            <w:pPr>
              <w:jc w:val="center"/>
              <w:rPr>
                <w:rFonts w:asciiTheme="minorHAnsi" w:hAnsiTheme="minorHAnsi" w:cstheme="minorHAnsi"/>
                <w:color w:val="000000"/>
                <w:sz w:val="22"/>
                <w:szCs w:val="22"/>
              </w:rPr>
            </w:pPr>
            <w:r w:rsidRPr="00D22857">
              <w:rPr>
                <w:rFonts w:asciiTheme="minorHAnsi" w:hAnsiTheme="minorHAnsi" w:cstheme="minorHAnsi"/>
                <w:color w:val="000000"/>
                <w:sz w:val="22"/>
                <w:szCs w:val="22"/>
              </w:rPr>
              <w:t>56</w:t>
            </w:r>
          </w:p>
        </w:tc>
        <w:tc>
          <w:tcPr>
            <w:tcW w:w="2160" w:type="dxa"/>
            <w:tcBorders>
              <w:top w:val="nil"/>
              <w:left w:val="nil"/>
              <w:bottom w:val="single" w:sz="4" w:space="0" w:color="auto"/>
              <w:right w:val="single" w:sz="4" w:space="0" w:color="auto"/>
            </w:tcBorders>
            <w:shd w:val="clear" w:color="000000" w:fill="FFFFFF"/>
            <w:noWrap/>
            <w:vAlign w:val="bottom"/>
            <w:hideMark/>
          </w:tcPr>
          <w:p w14:paraId="41CD962C" w14:textId="77777777" w:rsidR="002056A7" w:rsidRPr="00D22857" w:rsidRDefault="002056A7">
            <w:pPr>
              <w:jc w:val="center"/>
              <w:rPr>
                <w:rFonts w:asciiTheme="minorHAnsi" w:hAnsiTheme="minorHAnsi" w:cstheme="minorHAnsi"/>
                <w:color w:val="000000"/>
                <w:sz w:val="22"/>
                <w:szCs w:val="22"/>
              </w:rPr>
            </w:pPr>
            <w:r w:rsidRPr="00D22857">
              <w:rPr>
                <w:rFonts w:asciiTheme="minorHAnsi" w:hAnsiTheme="minorHAnsi" w:cstheme="minorHAnsi"/>
                <w:color w:val="000000"/>
                <w:sz w:val="22"/>
                <w:szCs w:val="22"/>
              </w:rPr>
              <w:t>56.0</w:t>
            </w:r>
          </w:p>
        </w:tc>
        <w:tc>
          <w:tcPr>
            <w:tcW w:w="2333" w:type="dxa"/>
            <w:tcBorders>
              <w:top w:val="nil"/>
              <w:left w:val="nil"/>
              <w:bottom w:val="single" w:sz="4" w:space="0" w:color="auto"/>
              <w:right w:val="single" w:sz="4" w:space="0" w:color="auto"/>
            </w:tcBorders>
            <w:shd w:val="clear" w:color="000000" w:fill="FFFFFF"/>
            <w:noWrap/>
            <w:vAlign w:val="bottom"/>
            <w:hideMark/>
          </w:tcPr>
          <w:p w14:paraId="0706E423" w14:textId="77777777" w:rsidR="002056A7" w:rsidRPr="00D22857" w:rsidRDefault="002056A7">
            <w:pPr>
              <w:jc w:val="center"/>
              <w:rPr>
                <w:rFonts w:asciiTheme="minorHAnsi" w:hAnsiTheme="minorHAnsi" w:cstheme="minorHAnsi"/>
                <w:color w:val="000000"/>
                <w:sz w:val="22"/>
                <w:szCs w:val="22"/>
              </w:rPr>
            </w:pPr>
            <w:r w:rsidRPr="00D22857">
              <w:rPr>
                <w:rFonts w:asciiTheme="minorHAnsi" w:hAnsiTheme="minorHAnsi" w:cstheme="minorHAnsi"/>
                <w:color w:val="000000"/>
                <w:sz w:val="22"/>
                <w:szCs w:val="22"/>
              </w:rPr>
              <w:t>259</w:t>
            </w:r>
          </w:p>
        </w:tc>
        <w:tc>
          <w:tcPr>
            <w:tcW w:w="2333" w:type="dxa"/>
            <w:tcBorders>
              <w:top w:val="nil"/>
              <w:left w:val="nil"/>
              <w:bottom w:val="single" w:sz="4" w:space="0" w:color="auto"/>
              <w:right w:val="single" w:sz="4" w:space="0" w:color="auto"/>
            </w:tcBorders>
            <w:shd w:val="clear" w:color="auto" w:fill="auto"/>
            <w:noWrap/>
            <w:vAlign w:val="bottom"/>
            <w:hideMark/>
          </w:tcPr>
          <w:p w14:paraId="2E6AD780" w14:textId="77777777" w:rsidR="002056A7" w:rsidRPr="00D22857" w:rsidRDefault="002056A7">
            <w:pPr>
              <w:jc w:val="center"/>
              <w:rPr>
                <w:rFonts w:asciiTheme="minorHAnsi" w:hAnsiTheme="minorHAnsi" w:cstheme="minorHAnsi"/>
                <w:color w:val="000000"/>
                <w:sz w:val="22"/>
                <w:szCs w:val="22"/>
              </w:rPr>
            </w:pPr>
            <w:r w:rsidRPr="00D22857">
              <w:rPr>
                <w:rFonts w:asciiTheme="minorHAnsi" w:hAnsiTheme="minorHAnsi" w:cstheme="minorHAnsi"/>
                <w:color w:val="000000"/>
                <w:sz w:val="22"/>
                <w:szCs w:val="22"/>
              </w:rPr>
              <w:t>42.7</w:t>
            </w:r>
          </w:p>
        </w:tc>
      </w:tr>
      <w:tr w:rsidR="00D22857" w14:paraId="38BDF12D" w14:textId="77777777" w:rsidTr="00D22857">
        <w:trPr>
          <w:trHeight w:val="20"/>
        </w:trPr>
        <w:tc>
          <w:tcPr>
            <w:tcW w:w="2448" w:type="dxa"/>
            <w:tcBorders>
              <w:top w:val="nil"/>
              <w:left w:val="single" w:sz="4" w:space="0" w:color="auto"/>
              <w:bottom w:val="single" w:sz="4" w:space="0" w:color="auto"/>
              <w:right w:val="single" w:sz="4" w:space="0" w:color="auto"/>
            </w:tcBorders>
            <w:shd w:val="clear" w:color="000000" w:fill="FFFFFF"/>
            <w:noWrap/>
            <w:vAlign w:val="bottom"/>
            <w:hideMark/>
          </w:tcPr>
          <w:p w14:paraId="7114E316" w14:textId="77777777" w:rsidR="002056A7" w:rsidRDefault="002056A7">
            <w:pPr>
              <w:rPr>
                <w:rFonts w:ascii="Calibri" w:hAnsi="Calibri" w:cs="Calibri"/>
                <w:color w:val="000000"/>
              </w:rPr>
            </w:pPr>
            <w:r>
              <w:rPr>
                <w:rFonts w:ascii="Calibri" w:hAnsi="Calibri" w:cs="Calibri"/>
                <w:color w:val="000000"/>
              </w:rPr>
              <w:t>AJ 2017</w:t>
            </w:r>
          </w:p>
        </w:tc>
        <w:tc>
          <w:tcPr>
            <w:tcW w:w="2304" w:type="dxa"/>
            <w:tcBorders>
              <w:top w:val="nil"/>
              <w:left w:val="nil"/>
              <w:bottom w:val="single" w:sz="4" w:space="0" w:color="auto"/>
              <w:right w:val="single" w:sz="4" w:space="0" w:color="auto"/>
            </w:tcBorders>
            <w:shd w:val="clear" w:color="000000" w:fill="FFFFFF"/>
            <w:noWrap/>
            <w:vAlign w:val="bottom"/>
            <w:hideMark/>
          </w:tcPr>
          <w:p w14:paraId="4958C165" w14:textId="77777777" w:rsidR="002056A7" w:rsidRPr="00D22857" w:rsidRDefault="002056A7">
            <w:pPr>
              <w:jc w:val="center"/>
              <w:rPr>
                <w:rFonts w:asciiTheme="minorHAnsi" w:hAnsiTheme="minorHAnsi" w:cstheme="minorHAnsi"/>
                <w:color w:val="000000"/>
                <w:sz w:val="22"/>
                <w:szCs w:val="22"/>
              </w:rPr>
            </w:pPr>
            <w:r w:rsidRPr="00D22857">
              <w:rPr>
                <w:rFonts w:asciiTheme="minorHAnsi" w:hAnsiTheme="minorHAnsi" w:cstheme="minorHAnsi"/>
                <w:color w:val="000000"/>
                <w:sz w:val="22"/>
                <w:szCs w:val="22"/>
              </w:rPr>
              <w:t>639</w:t>
            </w:r>
          </w:p>
        </w:tc>
        <w:tc>
          <w:tcPr>
            <w:tcW w:w="2160" w:type="dxa"/>
            <w:tcBorders>
              <w:top w:val="nil"/>
              <w:left w:val="nil"/>
              <w:bottom w:val="single" w:sz="4" w:space="0" w:color="auto"/>
              <w:right w:val="single" w:sz="4" w:space="0" w:color="auto"/>
            </w:tcBorders>
            <w:shd w:val="clear" w:color="auto" w:fill="auto"/>
            <w:noWrap/>
            <w:vAlign w:val="bottom"/>
            <w:hideMark/>
          </w:tcPr>
          <w:p w14:paraId="6D002A03" w14:textId="77777777" w:rsidR="002056A7" w:rsidRPr="00D22857" w:rsidRDefault="002056A7">
            <w:pPr>
              <w:jc w:val="center"/>
              <w:rPr>
                <w:rFonts w:asciiTheme="minorHAnsi" w:hAnsiTheme="minorHAnsi" w:cstheme="minorHAnsi"/>
                <w:color w:val="000000"/>
                <w:sz w:val="22"/>
                <w:szCs w:val="22"/>
              </w:rPr>
            </w:pPr>
            <w:r w:rsidRPr="00D22857">
              <w:rPr>
                <w:rFonts w:asciiTheme="minorHAnsi" w:hAnsiTheme="minorHAnsi" w:cstheme="minorHAnsi"/>
                <w:color w:val="000000"/>
                <w:sz w:val="22"/>
                <w:szCs w:val="22"/>
              </w:rPr>
              <w:t>51</w:t>
            </w:r>
          </w:p>
        </w:tc>
        <w:tc>
          <w:tcPr>
            <w:tcW w:w="2448" w:type="dxa"/>
            <w:tcBorders>
              <w:top w:val="nil"/>
              <w:left w:val="nil"/>
              <w:bottom w:val="single" w:sz="4" w:space="0" w:color="auto"/>
              <w:right w:val="single" w:sz="4" w:space="0" w:color="auto"/>
            </w:tcBorders>
            <w:shd w:val="clear" w:color="000000" w:fill="FFFFFF"/>
            <w:noWrap/>
            <w:vAlign w:val="bottom"/>
            <w:hideMark/>
          </w:tcPr>
          <w:p w14:paraId="3A58ABA1" w14:textId="77777777" w:rsidR="002056A7" w:rsidRPr="00D22857" w:rsidRDefault="002056A7">
            <w:pPr>
              <w:jc w:val="center"/>
              <w:rPr>
                <w:rFonts w:asciiTheme="minorHAnsi" w:hAnsiTheme="minorHAnsi" w:cstheme="minorHAnsi"/>
                <w:color w:val="000000"/>
                <w:sz w:val="22"/>
                <w:szCs w:val="22"/>
              </w:rPr>
            </w:pPr>
            <w:r w:rsidRPr="00D22857">
              <w:rPr>
                <w:rFonts w:asciiTheme="minorHAnsi" w:hAnsiTheme="minorHAnsi" w:cstheme="minorHAnsi"/>
                <w:color w:val="000000"/>
                <w:sz w:val="22"/>
                <w:szCs w:val="22"/>
              </w:rPr>
              <w:t>10</w:t>
            </w:r>
          </w:p>
        </w:tc>
        <w:tc>
          <w:tcPr>
            <w:tcW w:w="2160" w:type="dxa"/>
            <w:tcBorders>
              <w:top w:val="nil"/>
              <w:left w:val="nil"/>
              <w:bottom w:val="single" w:sz="4" w:space="0" w:color="auto"/>
              <w:right w:val="single" w:sz="4" w:space="0" w:color="auto"/>
            </w:tcBorders>
            <w:shd w:val="clear" w:color="000000" w:fill="FFFFFF"/>
            <w:noWrap/>
            <w:vAlign w:val="bottom"/>
            <w:hideMark/>
          </w:tcPr>
          <w:p w14:paraId="76BD00BF" w14:textId="77777777" w:rsidR="002056A7" w:rsidRPr="00D22857" w:rsidRDefault="002056A7">
            <w:pPr>
              <w:jc w:val="center"/>
              <w:rPr>
                <w:rFonts w:asciiTheme="minorHAnsi" w:hAnsiTheme="minorHAnsi" w:cstheme="minorHAnsi"/>
                <w:color w:val="000000"/>
                <w:sz w:val="22"/>
                <w:szCs w:val="22"/>
              </w:rPr>
            </w:pPr>
            <w:r w:rsidRPr="00D22857">
              <w:rPr>
                <w:rFonts w:asciiTheme="minorHAnsi" w:hAnsiTheme="minorHAnsi" w:cstheme="minorHAnsi"/>
                <w:color w:val="000000"/>
                <w:sz w:val="22"/>
                <w:szCs w:val="22"/>
              </w:rPr>
              <w:t>19.6</w:t>
            </w:r>
          </w:p>
        </w:tc>
        <w:tc>
          <w:tcPr>
            <w:tcW w:w="2160" w:type="dxa"/>
            <w:tcBorders>
              <w:top w:val="nil"/>
              <w:left w:val="nil"/>
              <w:bottom w:val="single" w:sz="4" w:space="0" w:color="auto"/>
              <w:right w:val="single" w:sz="4" w:space="0" w:color="auto"/>
            </w:tcBorders>
            <w:shd w:val="clear" w:color="auto" w:fill="auto"/>
            <w:noWrap/>
            <w:vAlign w:val="bottom"/>
            <w:hideMark/>
          </w:tcPr>
          <w:p w14:paraId="4BD2A79B" w14:textId="77777777" w:rsidR="002056A7" w:rsidRPr="00D22857" w:rsidRDefault="002056A7">
            <w:pPr>
              <w:jc w:val="center"/>
              <w:rPr>
                <w:rFonts w:asciiTheme="minorHAnsi" w:hAnsiTheme="minorHAnsi" w:cstheme="minorHAnsi"/>
                <w:color w:val="000000"/>
                <w:sz w:val="22"/>
                <w:szCs w:val="22"/>
              </w:rPr>
            </w:pPr>
            <w:r w:rsidRPr="00D22857">
              <w:rPr>
                <w:rFonts w:asciiTheme="minorHAnsi" w:hAnsiTheme="minorHAnsi" w:cstheme="minorHAnsi"/>
                <w:color w:val="000000"/>
                <w:sz w:val="22"/>
                <w:szCs w:val="22"/>
              </w:rPr>
              <w:t>50</w:t>
            </w:r>
          </w:p>
        </w:tc>
        <w:tc>
          <w:tcPr>
            <w:tcW w:w="2448" w:type="dxa"/>
            <w:tcBorders>
              <w:top w:val="nil"/>
              <w:left w:val="nil"/>
              <w:bottom w:val="single" w:sz="4" w:space="0" w:color="auto"/>
              <w:right w:val="single" w:sz="4" w:space="0" w:color="auto"/>
            </w:tcBorders>
            <w:shd w:val="clear" w:color="000000" w:fill="FFFFFF"/>
            <w:noWrap/>
            <w:vAlign w:val="bottom"/>
            <w:hideMark/>
          </w:tcPr>
          <w:p w14:paraId="6B74C7D6" w14:textId="77777777" w:rsidR="002056A7" w:rsidRPr="00D22857" w:rsidRDefault="002056A7">
            <w:pPr>
              <w:jc w:val="center"/>
              <w:rPr>
                <w:rFonts w:asciiTheme="minorHAnsi" w:hAnsiTheme="minorHAnsi" w:cstheme="minorHAnsi"/>
                <w:color w:val="000000"/>
                <w:sz w:val="22"/>
                <w:szCs w:val="22"/>
              </w:rPr>
            </w:pPr>
            <w:r w:rsidRPr="00D22857">
              <w:rPr>
                <w:rFonts w:asciiTheme="minorHAnsi" w:hAnsiTheme="minorHAnsi" w:cstheme="minorHAnsi"/>
                <w:color w:val="000000"/>
                <w:sz w:val="22"/>
                <w:szCs w:val="22"/>
              </w:rPr>
              <w:t>7</w:t>
            </w:r>
          </w:p>
        </w:tc>
        <w:tc>
          <w:tcPr>
            <w:tcW w:w="2160" w:type="dxa"/>
            <w:tcBorders>
              <w:top w:val="nil"/>
              <w:left w:val="nil"/>
              <w:bottom w:val="single" w:sz="4" w:space="0" w:color="auto"/>
              <w:right w:val="single" w:sz="4" w:space="0" w:color="auto"/>
            </w:tcBorders>
            <w:shd w:val="clear" w:color="000000" w:fill="FFFFFF"/>
            <w:noWrap/>
            <w:vAlign w:val="bottom"/>
            <w:hideMark/>
          </w:tcPr>
          <w:p w14:paraId="7A235779" w14:textId="77777777" w:rsidR="002056A7" w:rsidRPr="00D22857" w:rsidRDefault="002056A7">
            <w:pPr>
              <w:jc w:val="center"/>
              <w:rPr>
                <w:rFonts w:asciiTheme="minorHAnsi" w:hAnsiTheme="minorHAnsi" w:cstheme="minorHAnsi"/>
                <w:color w:val="000000"/>
                <w:sz w:val="22"/>
                <w:szCs w:val="22"/>
              </w:rPr>
            </w:pPr>
            <w:r w:rsidRPr="00D22857">
              <w:rPr>
                <w:rFonts w:asciiTheme="minorHAnsi" w:hAnsiTheme="minorHAnsi" w:cstheme="minorHAnsi"/>
                <w:color w:val="000000"/>
                <w:sz w:val="22"/>
                <w:szCs w:val="22"/>
              </w:rPr>
              <w:t>14.0</w:t>
            </w:r>
          </w:p>
        </w:tc>
        <w:tc>
          <w:tcPr>
            <w:tcW w:w="2333" w:type="dxa"/>
            <w:tcBorders>
              <w:top w:val="nil"/>
              <w:left w:val="nil"/>
              <w:bottom w:val="single" w:sz="4" w:space="0" w:color="auto"/>
              <w:right w:val="single" w:sz="4" w:space="0" w:color="auto"/>
            </w:tcBorders>
            <w:shd w:val="clear" w:color="000000" w:fill="FFFFFF"/>
            <w:noWrap/>
            <w:vAlign w:val="bottom"/>
            <w:hideMark/>
          </w:tcPr>
          <w:p w14:paraId="38DFAB2D" w14:textId="77777777" w:rsidR="002056A7" w:rsidRPr="00D22857" w:rsidRDefault="002056A7">
            <w:pPr>
              <w:jc w:val="center"/>
              <w:rPr>
                <w:rFonts w:asciiTheme="minorHAnsi" w:hAnsiTheme="minorHAnsi" w:cstheme="minorHAnsi"/>
                <w:color w:val="000000"/>
                <w:sz w:val="22"/>
                <w:szCs w:val="22"/>
              </w:rPr>
            </w:pPr>
            <w:r w:rsidRPr="00D22857">
              <w:rPr>
                <w:rFonts w:asciiTheme="minorHAnsi" w:hAnsiTheme="minorHAnsi" w:cstheme="minorHAnsi"/>
                <w:color w:val="000000"/>
                <w:sz w:val="22"/>
                <w:szCs w:val="22"/>
              </w:rPr>
              <w:t>13</w:t>
            </w:r>
          </w:p>
        </w:tc>
        <w:tc>
          <w:tcPr>
            <w:tcW w:w="2333" w:type="dxa"/>
            <w:tcBorders>
              <w:top w:val="nil"/>
              <w:left w:val="nil"/>
              <w:bottom w:val="single" w:sz="4" w:space="0" w:color="auto"/>
              <w:right w:val="single" w:sz="4" w:space="0" w:color="auto"/>
            </w:tcBorders>
            <w:shd w:val="clear" w:color="auto" w:fill="auto"/>
            <w:noWrap/>
            <w:vAlign w:val="bottom"/>
            <w:hideMark/>
          </w:tcPr>
          <w:p w14:paraId="77B6BEAD" w14:textId="77777777" w:rsidR="002056A7" w:rsidRPr="00D22857" w:rsidRDefault="002056A7">
            <w:pPr>
              <w:jc w:val="center"/>
              <w:rPr>
                <w:rFonts w:asciiTheme="minorHAnsi" w:hAnsiTheme="minorHAnsi" w:cstheme="minorHAnsi"/>
                <w:color w:val="000000"/>
                <w:sz w:val="22"/>
                <w:szCs w:val="22"/>
              </w:rPr>
            </w:pPr>
            <w:r w:rsidRPr="00D22857">
              <w:rPr>
                <w:rFonts w:asciiTheme="minorHAnsi" w:hAnsiTheme="minorHAnsi" w:cstheme="minorHAnsi"/>
                <w:color w:val="000000"/>
                <w:sz w:val="22"/>
                <w:szCs w:val="22"/>
              </w:rPr>
              <w:t>2.0</w:t>
            </w:r>
          </w:p>
        </w:tc>
      </w:tr>
      <w:tr w:rsidR="00D22857" w14:paraId="21A5493C" w14:textId="77777777" w:rsidTr="00D22857">
        <w:trPr>
          <w:trHeight w:val="20"/>
        </w:trPr>
        <w:tc>
          <w:tcPr>
            <w:tcW w:w="2448" w:type="dxa"/>
            <w:tcBorders>
              <w:top w:val="nil"/>
              <w:left w:val="single" w:sz="4" w:space="0" w:color="auto"/>
              <w:bottom w:val="single" w:sz="4" w:space="0" w:color="auto"/>
              <w:right w:val="single" w:sz="4" w:space="0" w:color="auto"/>
            </w:tcBorders>
            <w:shd w:val="clear" w:color="000000" w:fill="FFFFFF"/>
            <w:noWrap/>
            <w:vAlign w:val="bottom"/>
            <w:hideMark/>
          </w:tcPr>
          <w:p w14:paraId="69DA2EC6" w14:textId="77777777" w:rsidR="002056A7" w:rsidRDefault="002056A7">
            <w:pPr>
              <w:rPr>
                <w:rFonts w:ascii="Calibri" w:hAnsi="Calibri" w:cs="Calibri"/>
                <w:color w:val="000000"/>
              </w:rPr>
            </w:pPr>
            <w:r>
              <w:rPr>
                <w:rFonts w:ascii="Calibri" w:hAnsi="Calibri" w:cs="Calibri"/>
                <w:color w:val="000000"/>
              </w:rPr>
              <w:t>Totals</w:t>
            </w:r>
          </w:p>
        </w:tc>
        <w:tc>
          <w:tcPr>
            <w:tcW w:w="2304" w:type="dxa"/>
            <w:tcBorders>
              <w:top w:val="nil"/>
              <w:left w:val="nil"/>
              <w:bottom w:val="single" w:sz="4" w:space="0" w:color="auto"/>
              <w:right w:val="single" w:sz="4" w:space="0" w:color="auto"/>
            </w:tcBorders>
            <w:shd w:val="clear" w:color="000000" w:fill="FFFFFF"/>
            <w:noWrap/>
            <w:vAlign w:val="bottom"/>
            <w:hideMark/>
          </w:tcPr>
          <w:p w14:paraId="7241638E" w14:textId="77777777" w:rsidR="002056A7" w:rsidRPr="00D22857" w:rsidRDefault="002056A7">
            <w:pPr>
              <w:jc w:val="center"/>
              <w:rPr>
                <w:rFonts w:asciiTheme="minorHAnsi" w:hAnsiTheme="minorHAnsi" w:cstheme="minorHAnsi"/>
                <w:color w:val="000000"/>
                <w:sz w:val="22"/>
                <w:szCs w:val="22"/>
              </w:rPr>
            </w:pPr>
            <w:r w:rsidRPr="00D22857">
              <w:rPr>
                <w:rFonts w:asciiTheme="minorHAnsi" w:hAnsiTheme="minorHAnsi" w:cstheme="minorHAnsi"/>
                <w:color w:val="000000"/>
                <w:sz w:val="22"/>
                <w:szCs w:val="22"/>
              </w:rPr>
              <w:t>2897</w:t>
            </w:r>
          </w:p>
        </w:tc>
        <w:tc>
          <w:tcPr>
            <w:tcW w:w="2160" w:type="dxa"/>
            <w:tcBorders>
              <w:top w:val="nil"/>
              <w:left w:val="nil"/>
              <w:bottom w:val="single" w:sz="4" w:space="0" w:color="auto"/>
              <w:right w:val="single" w:sz="4" w:space="0" w:color="auto"/>
            </w:tcBorders>
            <w:shd w:val="clear" w:color="000000" w:fill="FFFFFF"/>
            <w:noWrap/>
            <w:vAlign w:val="bottom"/>
            <w:hideMark/>
          </w:tcPr>
          <w:p w14:paraId="51952191" w14:textId="77777777" w:rsidR="002056A7" w:rsidRPr="00D22857" w:rsidRDefault="002056A7">
            <w:pPr>
              <w:jc w:val="center"/>
              <w:rPr>
                <w:rFonts w:asciiTheme="minorHAnsi" w:hAnsiTheme="minorHAnsi" w:cstheme="minorHAnsi"/>
                <w:color w:val="000000"/>
                <w:sz w:val="22"/>
                <w:szCs w:val="22"/>
              </w:rPr>
            </w:pPr>
            <w:r w:rsidRPr="00D22857">
              <w:rPr>
                <w:rFonts w:asciiTheme="minorHAnsi" w:hAnsiTheme="minorHAnsi" w:cstheme="minorHAnsi"/>
                <w:color w:val="000000"/>
                <w:sz w:val="22"/>
                <w:szCs w:val="22"/>
              </w:rPr>
              <w:t>684</w:t>
            </w:r>
          </w:p>
        </w:tc>
        <w:tc>
          <w:tcPr>
            <w:tcW w:w="2448" w:type="dxa"/>
            <w:tcBorders>
              <w:top w:val="nil"/>
              <w:left w:val="nil"/>
              <w:bottom w:val="single" w:sz="4" w:space="0" w:color="auto"/>
              <w:right w:val="single" w:sz="4" w:space="0" w:color="auto"/>
            </w:tcBorders>
            <w:shd w:val="clear" w:color="000000" w:fill="FFFFFF"/>
            <w:noWrap/>
            <w:vAlign w:val="bottom"/>
            <w:hideMark/>
          </w:tcPr>
          <w:p w14:paraId="61358F91" w14:textId="77777777" w:rsidR="002056A7" w:rsidRPr="00D22857" w:rsidRDefault="002056A7">
            <w:pPr>
              <w:jc w:val="center"/>
              <w:rPr>
                <w:rFonts w:asciiTheme="minorHAnsi" w:hAnsiTheme="minorHAnsi" w:cstheme="minorHAnsi"/>
                <w:color w:val="000000"/>
                <w:sz w:val="22"/>
                <w:szCs w:val="22"/>
              </w:rPr>
            </w:pPr>
            <w:r w:rsidRPr="00D22857">
              <w:rPr>
                <w:rFonts w:asciiTheme="minorHAnsi" w:hAnsiTheme="minorHAnsi" w:cstheme="minorHAnsi"/>
                <w:color w:val="000000"/>
                <w:sz w:val="22"/>
                <w:szCs w:val="22"/>
              </w:rPr>
              <w:t>287</w:t>
            </w:r>
          </w:p>
        </w:tc>
        <w:tc>
          <w:tcPr>
            <w:tcW w:w="2160" w:type="dxa"/>
            <w:tcBorders>
              <w:top w:val="nil"/>
              <w:left w:val="nil"/>
              <w:bottom w:val="single" w:sz="4" w:space="0" w:color="auto"/>
              <w:right w:val="single" w:sz="4" w:space="0" w:color="auto"/>
            </w:tcBorders>
            <w:shd w:val="clear" w:color="000000" w:fill="FFFFFF"/>
            <w:noWrap/>
            <w:vAlign w:val="bottom"/>
            <w:hideMark/>
          </w:tcPr>
          <w:p w14:paraId="5ED189FC" w14:textId="77777777" w:rsidR="002056A7" w:rsidRPr="00D22857" w:rsidRDefault="002056A7">
            <w:pPr>
              <w:jc w:val="center"/>
              <w:rPr>
                <w:rFonts w:asciiTheme="minorHAnsi" w:hAnsiTheme="minorHAnsi" w:cstheme="minorHAnsi"/>
                <w:color w:val="000000"/>
                <w:sz w:val="22"/>
                <w:szCs w:val="22"/>
              </w:rPr>
            </w:pPr>
            <w:r w:rsidRPr="00D22857">
              <w:rPr>
                <w:rFonts w:asciiTheme="minorHAnsi" w:hAnsiTheme="minorHAnsi" w:cstheme="minorHAnsi"/>
                <w:color w:val="000000"/>
                <w:sz w:val="22"/>
                <w:szCs w:val="22"/>
              </w:rPr>
              <w:t>42.0</w:t>
            </w:r>
          </w:p>
        </w:tc>
        <w:tc>
          <w:tcPr>
            <w:tcW w:w="2160" w:type="dxa"/>
            <w:tcBorders>
              <w:top w:val="nil"/>
              <w:left w:val="nil"/>
              <w:bottom w:val="single" w:sz="4" w:space="0" w:color="auto"/>
              <w:right w:val="single" w:sz="4" w:space="0" w:color="auto"/>
            </w:tcBorders>
            <w:shd w:val="clear" w:color="000000" w:fill="FFFFFF"/>
            <w:noWrap/>
            <w:vAlign w:val="bottom"/>
            <w:hideMark/>
          </w:tcPr>
          <w:p w14:paraId="27A7805C" w14:textId="77777777" w:rsidR="002056A7" w:rsidRPr="00D22857" w:rsidRDefault="002056A7">
            <w:pPr>
              <w:jc w:val="center"/>
              <w:rPr>
                <w:rFonts w:asciiTheme="minorHAnsi" w:hAnsiTheme="minorHAnsi" w:cstheme="minorHAnsi"/>
                <w:color w:val="000000"/>
                <w:sz w:val="22"/>
                <w:szCs w:val="22"/>
              </w:rPr>
            </w:pPr>
            <w:r w:rsidRPr="00D22857">
              <w:rPr>
                <w:rFonts w:asciiTheme="minorHAnsi" w:hAnsiTheme="minorHAnsi" w:cstheme="minorHAnsi"/>
                <w:color w:val="000000"/>
                <w:sz w:val="22"/>
                <w:szCs w:val="22"/>
              </w:rPr>
              <w:t>617</w:t>
            </w:r>
          </w:p>
        </w:tc>
        <w:tc>
          <w:tcPr>
            <w:tcW w:w="2448" w:type="dxa"/>
            <w:tcBorders>
              <w:top w:val="nil"/>
              <w:left w:val="nil"/>
              <w:bottom w:val="single" w:sz="4" w:space="0" w:color="auto"/>
              <w:right w:val="single" w:sz="4" w:space="0" w:color="auto"/>
            </w:tcBorders>
            <w:shd w:val="clear" w:color="000000" w:fill="FFFFFF"/>
            <w:noWrap/>
            <w:vAlign w:val="bottom"/>
            <w:hideMark/>
          </w:tcPr>
          <w:p w14:paraId="5FF40DE8" w14:textId="77777777" w:rsidR="002056A7" w:rsidRPr="00D22857" w:rsidRDefault="002056A7">
            <w:pPr>
              <w:jc w:val="center"/>
              <w:rPr>
                <w:rFonts w:asciiTheme="minorHAnsi" w:hAnsiTheme="minorHAnsi" w:cstheme="minorHAnsi"/>
                <w:color w:val="000000"/>
                <w:sz w:val="22"/>
                <w:szCs w:val="22"/>
              </w:rPr>
            </w:pPr>
            <w:r w:rsidRPr="00D22857">
              <w:rPr>
                <w:rFonts w:asciiTheme="minorHAnsi" w:hAnsiTheme="minorHAnsi" w:cstheme="minorHAnsi"/>
                <w:color w:val="000000"/>
                <w:sz w:val="22"/>
                <w:szCs w:val="22"/>
              </w:rPr>
              <w:t>255</w:t>
            </w:r>
          </w:p>
        </w:tc>
        <w:tc>
          <w:tcPr>
            <w:tcW w:w="2160" w:type="dxa"/>
            <w:tcBorders>
              <w:top w:val="nil"/>
              <w:left w:val="nil"/>
              <w:bottom w:val="single" w:sz="4" w:space="0" w:color="auto"/>
              <w:right w:val="single" w:sz="4" w:space="0" w:color="auto"/>
            </w:tcBorders>
            <w:shd w:val="clear" w:color="000000" w:fill="FFFFFF"/>
            <w:noWrap/>
            <w:vAlign w:val="bottom"/>
            <w:hideMark/>
          </w:tcPr>
          <w:p w14:paraId="30C657DF" w14:textId="77777777" w:rsidR="002056A7" w:rsidRPr="00D22857" w:rsidRDefault="002056A7">
            <w:pPr>
              <w:jc w:val="center"/>
              <w:rPr>
                <w:rFonts w:asciiTheme="minorHAnsi" w:hAnsiTheme="minorHAnsi" w:cstheme="minorHAnsi"/>
                <w:color w:val="000000"/>
                <w:sz w:val="22"/>
                <w:szCs w:val="22"/>
              </w:rPr>
            </w:pPr>
            <w:r w:rsidRPr="00D22857">
              <w:rPr>
                <w:rFonts w:asciiTheme="minorHAnsi" w:hAnsiTheme="minorHAnsi" w:cstheme="minorHAnsi"/>
                <w:color w:val="000000"/>
                <w:sz w:val="22"/>
                <w:szCs w:val="22"/>
              </w:rPr>
              <w:t>41.3</w:t>
            </w:r>
          </w:p>
        </w:tc>
        <w:tc>
          <w:tcPr>
            <w:tcW w:w="2333" w:type="dxa"/>
            <w:tcBorders>
              <w:top w:val="nil"/>
              <w:left w:val="nil"/>
              <w:bottom w:val="single" w:sz="4" w:space="0" w:color="auto"/>
              <w:right w:val="single" w:sz="4" w:space="0" w:color="auto"/>
            </w:tcBorders>
            <w:shd w:val="clear" w:color="auto" w:fill="auto"/>
            <w:noWrap/>
            <w:vAlign w:val="bottom"/>
            <w:hideMark/>
          </w:tcPr>
          <w:p w14:paraId="4425D0A4" w14:textId="77777777" w:rsidR="002056A7" w:rsidRPr="00D22857" w:rsidRDefault="002056A7">
            <w:pPr>
              <w:jc w:val="center"/>
              <w:rPr>
                <w:rFonts w:asciiTheme="minorHAnsi" w:hAnsiTheme="minorHAnsi" w:cstheme="minorHAnsi"/>
                <w:color w:val="000000"/>
                <w:sz w:val="22"/>
                <w:szCs w:val="22"/>
              </w:rPr>
            </w:pPr>
            <w:r w:rsidRPr="00D22857">
              <w:rPr>
                <w:rFonts w:asciiTheme="minorHAnsi" w:hAnsiTheme="minorHAnsi" w:cstheme="minorHAnsi"/>
                <w:color w:val="000000"/>
                <w:sz w:val="22"/>
                <w:szCs w:val="22"/>
              </w:rPr>
              <w:t>154.2</w:t>
            </w:r>
          </w:p>
        </w:tc>
        <w:tc>
          <w:tcPr>
            <w:tcW w:w="2333" w:type="dxa"/>
            <w:tcBorders>
              <w:top w:val="nil"/>
              <w:left w:val="nil"/>
              <w:bottom w:val="single" w:sz="4" w:space="0" w:color="auto"/>
              <w:right w:val="single" w:sz="4" w:space="0" w:color="auto"/>
            </w:tcBorders>
            <w:shd w:val="clear" w:color="auto" w:fill="auto"/>
            <w:noWrap/>
            <w:vAlign w:val="bottom"/>
            <w:hideMark/>
          </w:tcPr>
          <w:p w14:paraId="79C1FA1E" w14:textId="77777777" w:rsidR="002056A7" w:rsidRPr="00D22857" w:rsidRDefault="002056A7">
            <w:pPr>
              <w:jc w:val="center"/>
              <w:rPr>
                <w:rFonts w:asciiTheme="minorHAnsi" w:hAnsiTheme="minorHAnsi" w:cstheme="minorHAnsi"/>
                <w:color w:val="000000"/>
                <w:sz w:val="22"/>
                <w:szCs w:val="22"/>
              </w:rPr>
            </w:pPr>
            <w:r w:rsidRPr="00D22857">
              <w:rPr>
                <w:rFonts w:asciiTheme="minorHAnsi" w:hAnsiTheme="minorHAnsi" w:cstheme="minorHAnsi"/>
                <w:color w:val="000000"/>
                <w:sz w:val="22"/>
                <w:szCs w:val="22"/>
              </w:rPr>
              <w:t>41.1</w:t>
            </w:r>
          </w:p>
        </w:tc>
      </w:tr>
      <w:tr w:rsidR="002056A7" w14:paraId="170BBD83" w14:textId="77777777" w:rsidTr="00D22857">
        <w:trPr>
          <w:trHeight w:val="20"/>
        </w:trPr>
        <w:tc>
          <w:tcPr>
            <w:tcW w:w="2160" w:type="dxa"/>
            <w:gridSpan w:val="10"/>
            <w:tcBorders>
              <w:top w:val="single" w:sz="4" w:space="0" w:color="auto"/>
              <w:left w:val="single" w:sz="4" w:space="0" w:color="auto"/>
              <w:bottom w:val="single" w:sz="4" w:space="0" w:color="auto"/>
              <w:right w:val="single" w:sz="4" w:space="0" w:color="000000"/>
            </w:tcBorders>
            <w:shd w:val="clear" w:color="000000" w:fill="FFFFFF"/>
            <w:noWrap/>
            <w:vAlign w:val="bottom"/>
            <w:hideMark/>
          </w:tcPr>
          <w:p w14:paraId="5CF751D8" w14:textId="77777777" w:rsidR="002056A7" w:rsidRPr="00D22857" w:rsidRDefault="002056A7">
            <w:pPr>
              <w:jc w:val="center"/>
              <w:rPr>
                <w:rFonts w:asciiTheme="minorHAnsi" w:hAnsiTheme="minorHAnsi" w:cstheme="minorHAnsi"/>
                <w:color w:val="000000"/>
                <w:sz w:val="22"/>
                <w:szCs w:val="22"/>
              </w:rPr>
            </w:pPr>
            <w:r w:rsidRPr="00D22857">
              <w:rPr>
                <w:rFonts w:asciiTheme="minorHAnsi" w:hAnsiTheme="minorHAnsi" w:cstheme="minorHAnsi"/>
                <w:color w:val="000000"/>
                <w:sz w:val="22"/>
                <w:szCs w:val="22"/>
              </w:rPr>
              <w:t> </w:t>
            </w:r>
          </w:p>
        </w:tc>
      </w:tr>
      <w:tr w:rsidR="00D22857" w14:paraId="03BF7E8F" w14:textId="77777777" w:rsidTr="00D22857">
        <w:trPr>
          <w:trHeight w:val="20"/>
        </w:trPr>
        <w:tc>
          <w:tcPr>
            <w:tcW w:w="2448" w:type="dxa"/>
            <w:tcBorders>
              <w:top w:val="nil"/>
              <w:left w:val="single" w:sz="4" w:space="0" w:color="auto"/>
              <w:bottom w:val="single" w:sz="4" w:space="0" w:color="auto"/>
              <w:right w:val="single" w:sz="4" w:space="0" w:color="auto"/>
            </w:tcBorders>
            <w:shd w:val="clear" w:color="000000" w:fill="FFFFFF"/>
            <w:noWrap/>
            <w:vAlign w:val="bottom"/>
            <w:hideMark/>
          </w:tcPr>
          <w:p w14:paraId="38720F99" w14:textId="77777777" w:rsidR="002056A7" w:rsidRDefault="002056A7">
            <w:pPr>
              <w:rPr>
                <w:rFonts w:ascii="Calibri" w:hAnsi="Calibri" w:cs="Calibri"/>
                <w:color w:val="000000"/>
              </w:rPr>
            </w:pPr>
            <w:r>
              <w:rPr>
                <w:rFonts w:ascii="Calibri" w:hAnsi="Calibri" w:cs="Calibri"/>
                <w:color w:val="000000"/>
              </w:rPr>
              <w:t>Dan 2010</w:t>
            </w:r>
          </w:p>
        </w:tc>
        <w:tc>
          <w:tcPr>
            <w:tcW w:w="2304" w:type="dxa"/>
            <w:tcBorders>
              <w:top w:val="nil"/>
              <w:left w:val="nil"/>
              <w:bottom w:val="single" w:sz="4" w:space="0" w:color="auto"/>
              <w:right w:val="single" w:sz="4" w:space="0" w:color="auto"/>
            </w:tcBorders>
            <w:shd w:val="clear" w:color="000000" w:fill="FFFFFF"/>
            <w:noWrap/>
            <w:vAlign w:val="bottom"/>
            <w:hideMark/>
          </w:tcPr>
          <w:p w14:paraId="0ACD4597" w14:textId="77777777" w:rsidR="002056A7" w:rsidRPr="00D22857" w:rsidRDefault="002056A7">
            <w:pPr>
              <w:jc w:val="center"/>
              <w:rPr>
                <w:rFonts w:asciiTheme="minorHAnsi" w:hAnsiTheme="minorHAnsi" w:cstheme="minorHAnsi"/>
                <w:color w:val="000000"/>
                <w:sz w:val="22"/>
                <w:szCs w:val="22"/>
              </w:rPr>
            </w:pPr>
            <w:r w:rsidRPr="00D22857">
              <w:rPr>
                <w:rFonts w:asciiTheme="minorHAnsi" w:hAnsiTheme="minorHAnsi" w:cstheme="minorHAnsi"/>
                <w:color w:val="000000"/>
                <w:sz w:val="22"/>
                <w:szCs w:val="22"/>
              </w:rPr>
              <w:t>248</w:t>
            </w:r>
          </w:p>
        </w:tc>
        <w:tc>
          <w:tcPr>
            <w:tcW w:w="2160" w:type="dxa"/>
            <w:tcBorders>
              <w:top w:val="nil"/>
              <w:left w:val="nil"/>
              <w:bottom w:val="single" w:sz="4" w:space="0" w:color="auto"/>
              <w:right w:val="single" w:sz="4" w:space="0" w:color="auto"/>
            </w:tcBorders>
            <w:shd w:val="clear" w:color="auto" w:fill="auto"/>
            <w:noWrap/>
            <w:vAlign w:val="bottom"/>
            <w:hideMark/>
          </w:tcPr>
          <w:p w14:paraId="7FF35FA2" w14:textId="77777777" w:rsidR="002056A7" w:rsidRPr="00D22857" w:rsidRDefault="002056A7">
            <w:pPr>
              <w:jc w:val="center"/>
              <w:rPr>
                <w:rFonts w:asciiTheme="minorHAnsi" w:hAnsiTheme="minorHAnsi" w:cstheme="minorHAnsi"/>
                <w:color w:val="000000"/>
                <w:sz w:val="22"/>
                <w:szCs w:val="22"/>
              </w:rPr>
            </w:pPr>
            <w:r w:rsidRPr="00D22857">
              <w:rPr>
                <w:rFonts w:asciiTheme="minorHAnsi" w:hAnsiTheme="minorHAnsi" w:cstheme="minorHAnsi"/>
                <w:color w:val="000000"/>
                <w:sz w:val="22"/>
                <w:szCs w:val="22"/>
              </w:rPr>
              <w:t>100</w:t>
            </w:r>
          </w:p>
        </w:tc>
        <w:tc>
          <w:tcPr>
            <w:tcW w:w="2448" w:type="dxa"/>
            <w:tcBorders>
              <w:top w:val="nil"/>
              <w:left w:val="nil"/>
              <w:bottom w:val="single" w:sz="4" w:space="0" w:color="auto"/>
              <w:right w:val="single" w:sz="4" w:space="0" w:color="auto"/>
            </w:tcBorders>
            <w:shd w:val="clear" w:color="000000" w:fill="FFFFFF"/>
            <w:noWrap/>
            <w:vAlign w:val="bottom"/>
            <w:hideMark/>
          </w:tcPr>
          <w:p w14:paraId="36A8C961" w14:textId="77777777" w:rsidR="002056A7" w:rsidRPr="00D22857" w:rsidRDefault="002056A7">
            <w:pPr>
              <w:jc w:val="center"/>
              <w:rPr>
                <w:rFonts w:asciiTheme="minorHAnsi" w:hAnsiTheme="minorHAnsi" w:cstheme="minorHAnsi"/>
                <w:color w:val="000000"/>
                <w:sz w:val="22"/>
                <w:szCs w:val="22"/>
              </w:rPr>
            </w:pPr>
            <w:r w:rsidRPr="00D22857">
              <w:rPr>
                <w:rFonts w:asciiTheme="minorHAnsi" w:hAnsiTheme="minorHAnsi" w:cstheme="minorHAnsi"/>
                <w:color w:val="000000"/>
                <w:sz w:val="22"/>
                <w:szCs w:val="22"/>
              </w:rPr>
              <w:t>40</w:t>
            </w:r>
          </w:p>
        </w:tc>
        <w:tc>
          <w:tcPr>
            <w:tcW w:w="2160" w:type="dxa"/>
            <w:tcBorders>
              <w:top w:val="nil"/>
              <w:left w:val="nil"/>
              <w:bottom w:val="single" w:sz="4" w:space="0" w:color="auto"/>
              <w:right w:val="single" w:sz="4" w:space="0" w:color="auto"/>
            </w:tcBorders>
            <w:shd w:val="clear" w:color="000000" w:fill="FFFFFF"/>
            <w:noWrap/>
            <w:vAlign w:val="bottom"/>
            <w:hideMark/>
          </w:tcPr>
          <w:p w14:paraId="04426E13" w14:textId="77777777" w:rsidR="002056A7" w:rsidRPr="00D22857" w:rsidRDefault="002056A7">
            <w:pPr>
              <w:jc w:val="center"/>
              <w:rPr>
                <w:rFonts w:asciiTheme="minorHAnsi" w:hAnsiTheme="minorHAnsi" w:cstheme="minorHAnsi"/>
                <w:color w:val="000000"/>
                <w:sz w:val="22"/>
                <w:szCs w:val="22"/>
              </w:rPr>
            </w:pPr>
            <w:r w:rsidRPr="00D22857">
              <w:rPr>
                <w:rFonts w:asciiTheme="minorHAnsi" w:hAnsiTheme="minorHAnsi" w:cstheme="minorHAnsi"/>
                <w:color w:val="000000"/>
                <w:sz w:val="22"/>
                <w:szCs w:val="22"/>
              </w:rPr>
              <w:t>40.0</w:t>
            </w:r>
          </w:p>
        </w:tc>
        <w:tc>
          <w:tcPr>
            <w:tcW w:w="2160" w:type="dxa"/>
            <w:tcBorders>
              <w:top w:val="nil"/>
              <w:left w:val="nil"/>
              <w:bottom w:val="single" w:sz="4" w:space="0" w:color="auto"/>
              <w:right w:val="single" w:sz="4" w:space="0" w:color="auto"/>
            </w:tcBorders>
            <w:shd w:val="clear" w:color="auto" w:fill="auto"/>
            <w:noWrap/>
            <w:vAlign w:val="bottom"/>
            <w:hideMark/>
          </w:tcPr>
          <w:p w14:paraId="03858E98" w14:textId="77777777" w:rsidR="002056A7" w:rsidRPr="00D22857" w:rsidRDefault="002056A7">
            <w:pPr>
              <w:jc w:val="center"/>
              <w:rPr>
                <w:rFonts w:asciiTheme="minorHAnsi" w:hAnsiTheme="minorHAnsi" w:cstheme="minorHAnsi"/>
                <w:color w:val="000000"/>
                <w:sz w:val="22"/>
                <w:szCs w:val="22"/>
              </w:rPr>
            </w:pPr>
            <w:r w:rsidRPr="00D22857">
              <w:rPr>
                <w:rFonts w:asciiTheme="minorHAnsi" w:hAnsiTheme="minorHAnsi" w:cstheme="minorHAnsi"/>
                <w:color w:val="000000"/>
                <w:sz w:val="22"/>
                <w:szCs w:val="22"/>
              </w:rPr>
              <w:t>100</w:t>
            </w:r>
          </w:p>
        </w:tc>
        <w:tc>
          <w:tcPr>
            <w:tcW w:w="2448" w:type="dxa"/>
            <w:tcBorders>
              <w:top w:val="nil"/>
              <w:left w:val="nil"/>
              <w:bottom w:val="single" w:sz="4" w:space="0" w:color="auto"/>
              <w:right w:val="single" w:sz="4" w:space="0" w:color="auto"/>
            </w:tcBorders>
            <w:shd w:val="clear" w:color="000000" w:fill="FFFFFF"/>
            <w:noWrap/>
            <w:vAlign w:val="bottom"/>
            <w:hideMark/>
          </w:tcPr>
          <w:p w14:paraId="35BC1FD5" w14:textId="77777777" w:rsidR="002056A7" w:rsidRPr="00D22857" w:rsidRDefault="002056A7">
            <w:pPr>
              <w:jc w:val="center"/>
              <w:rPr>
                <w:rFonts w:asciiTheme="minorHAnsi" w:hAnsiTheme="minorHAnsi" w:cstheme="minorHAnsi"/>
                <w:color w:val="000000"/>
                <w:sz w:val="22"/>
                <w:szCs w:val="22"/>
              </w:rPr>
            </w:pPr>
            <w:r w:rsidRPr="00D22857">
              <w:rPr>
                <w:rFonts w:asciiTheme="minorHAnsi" w:hAnsiTheme="minorHAnsi" w:cstheme="minorHAnsi"/>
                <w:color w:val="000000"/>
                <w:sz w:val="22"/>
                <w:szCs w:val="22"/>
              </w:rPr>
              <w:t>31</w:t>
            </w:r>
          </w:p>
        </w:tc>
        <w:tc>
          <w:tcPr>
            <w:tcW w:w="2160" w:type="dxa"/>
            <w:tcBorders>
              <w:top w:val="nil"/>
              <w:left w:val="nil"/>
              <w:bottom w:val="single" w:sz="4" w:space="0" w:color="auto"/>
              <w:right w:val="single" w:sz="4" w:space="0" w:color="auto"/>
            </w:tcBorders>
            <w:shd w:val="clear" w:color="000000" w:fill="FFFFFF"/>
            <w:noWrap/>
            <w:vAlign w:val="bottom"/>
            <w:hideMark/>
          </w:tcPr>
          <w:p w14:paraId="0D1DF437" w14:textId="77777777" w:rsidR="002056A7" w:rsidRPr="00D22857" w:rsidRDefault="002056A7">
            <w:pPr>
              <w:jc w:val="center"/>
              <w:rPr>
                <w:rFonts w:asciiTheme="minorHAnsi" w:hAnsiTheme="minorHAnsi" w:cstheme="minorHAnsi"/>
                <w:color w:val="000000"/>
                <w:sz w:val="22"/>
                <w:szCs w:val="22"/>
              </w:rPr>
            </w:pPr>
            <w:r w:rsidRPr="00D22857">
              <w:rPr>
                <w:rFonts w:asciiTheme="minorHAnsi" w:hAnsiTheme="minorHAnsi" w:cstheme="minorHAnsi"/>
                <w:color w:val="000000"/>
                <w:sz w:val="22"/>
                <w:szCs w:val="22"/>
              </w:rPr>
              <w:t>31.0</w:t>
            </w:r>
          </w:p>
        </w:tc>
        <w:tc>
          <w:tcPr>
            <w:tcW w:w="2333" w:type="dxa"/>
            <w:tcBorders>
              <w:top w:val="nil"/>
              <w:left w:val="nil"/>
              <w:bottom w:val="single" w:sz="4" w:space="0" w:color="auto"/>
              <w:right w:val="single" w:sz="4" w:space="0" w:color="auto"/>
            </w:tcBorders>
            <w:shd w:val="clear" w:color="000000" w:fill="FFFFFF"/>
            <w:noWrap/>
            <w:vAlign w:val="bottom"/>
            <w:hideMark/>
          </w:tcPr>
          <w:p w14:paraId="512EA08B" w14:textId="77777777" w:rsidR="002056A7" w:rsidRPr="00D22857" w:rsidRDefault="002056A7">
            <w:pPr>
              <w:jc w:val="center"/>
              <w:rPr>
                <w:rFonts w:asciiTheme="minorHAnsi" w:hAnsiTheme="minorHAnsi" w:cstheme="minorHAnsi"/>
                <w:color w:val="000000"/>
                <w:sz w:val="22"/>
                <w:szCs w:val="22"/>
              </w:rPr>
            </w:pPr>
            <w:r w:rsidRPr="00D22857">
              <w:rPr>
                <w:rFonts w:asciiTheme="minorHAnsi" w:hAnsiTheme="minorHAnsi" w:cstheme="minorHAnsi"/>
                <w:color w:val="000000"/>
                <w:sz w:val="22"/>
                <w:szCs w:val="22"/>
              </w:rPr>
              <w:t>92</w:t>
            </w:r>
          </w:p>
        </w:tc>
        <w:tc>
          <w:tcPr>
            <w:tcW w:w="2333" w:type="dxa"/>
            <w:tcBorders>
              <w:top w:val="nil"/>
              <w:left w:val="nil"/>
              <w:bottom w:val="single" w:sz="4" w:space="0" w:color="auto"/>
              <w:right w:val="single" w:sz="4" w:space="0" w:color="auto"/>
            </w:tcBorders>
            <w:shd w:val="clear" w:color="auto" w:fill="auto"/>
            <w:noWrap/>
            <w:vAlign w:val="bottom"/>
            <w:hideMark/>
          </w:tcPr>
          <w:p w14:paraId="04D1E80A" w14:textId="77777777" w:rsidR="002056A7" w:rsidRPr="00D22857" w:rsidRDefault="002056A7">
            <w:pPr>
              <w:jc w:val="center"/>
              <w:rPr>
                <w:rFonts w:asciiTheme="minorHAnsi" w:hAnsiTheme="minorHAnsi" w:cstheme="minorHAnsi"/>
                <w:color w:val="000000"/>
                <w:sz w:val="22"/>
                <w:szCs w:val="22"/>
              </w:rPr>
            </w:pPr>
            <w:r w:rsidRPr="00D22857">
              <w:rPr>
                <w:rFonts w:asciiTheme="minorHAnsi" w:hAnsiTheme="minorHAnsi" w:cstheme="minorHAnsi"/>
                <w:color w:val="000000"/>
                <w:sz w:val="22"/>
                <w:szCs w:val="22"/>
              </w:rPr>
              <w:t>37.1</w:t>
            </w:r>
          </w:p>
        </w:tc>
      </w:tr>
      <w:tr w:rsidR="00D22857" w14:paraId="21F93823" w14:textId="77777777" w:rsidTr="00D22857">
        <w:trPr>
          <w:trHeight w:val="20"/>
        </w:trPr>
        <w:tc>
          <w:tcPr>
            <w:tcW w:w="2448" w:type="dxa"/>
            <w:tcBorders>
              <w:top w:val="nil"/>
              <w:left w:val="single" w:sz="4" w:space="0" w:color="auto"/>
              <w:bottom w:val="single" w:sz="4" w:space="0" w:color="auto"/>
              <w:right w:val="single" w:sz="4" w:space="0" w:color="auto"/>
            </w:tcBorders>
            <w:shd w:val="clear" w:color="000000" w:fill="FFFFFF"/>
            <w:noWrap/>
            <w:vAlign w:val="bottom"/>
            <w:hideMark/>
          </w:tcPr>
          <w:p w14:paraId="6466ECE5" w14:textId="77777777" w:rsidR="002056A7" w:rsidRDefault="002056A7">
            <w:pPr>
              <w:rPr>
                <w:rFonts w:ascii="Calibri" w:hAnsi="Calibri" w:cs="Calibri"/>
                <w:color w:val="000000"/>
              </w:rPr>
            </w:pPr>
            <w:r>
              <w:rPr>
                <w:rFonts w:ascii="Calibri" w:hAnsi="Calibri" w:cs="Calibri"/>
                <w:color w:val="000000"/>
              </w:rPr>
              <w:t>Dan 2013</w:t>
            </w:r>
          </w:p>
        </w:tc>
        <w:tc>
          <w:tcPr>
            <w:tcW w:w="2304" w:type="dxa"/>
            <w:tcBorders>
              <w:top w:val="nil"/>
              <w:left w:val="nil"/>
              <w:bottom w:val="single" w:sz="4" w:space="0" w:color="auto"/>
              <w:right w:val="single" w:sz="4" w:space="0" w:color="auto"/>
            </w:tcBorders>
            <w:shd w:val="clear" w:color="000000" w:fill="FFFFFF"/>
            <w:noWrap/>
            <w:vAlign w:val="bottom"/>
            <w:hideMark/>
          </w:tcPr>
          <w:p w14:paraId="5B9AE8D4" w14:textId="77777777" w:rsidR="002056A7" w:rsidRPr="00D22857" w:rsidRDefault="002056A7">
            <w:pPr>
              <w:jc w:val="center"/>
              <w:rPr>
                <w:rFonts w:asciiTheme="minorHAnsi" w:hAnsiTheme="minorHAnsi" w:cstheme="minorHAnsi"/>
                <w:color w:val="000000"/>
                <w:sz w:val="22"/>
                <w:szCs w:val="22"/>
              </w:rPr>
            </w:pPr>
            <w:r w:rsidRPr="00D22857">
              <w:rPr>
                <w:rFonts w:asciiTheme="minorHAnsi" w:hAnsiTheme="minorHAnsi" w:cstheme="minorHAnsi"/>
                <w:color w:val="000000"/>
                <w:sz w:val="22"/>
                <w:szCs w:val="22"/>
              </w:rPr>
              <w:t>340</w:t>
            </w:r>
          </w:p>
        </w:tc>
        <w:tc>
          <w:tcPr>
            <w:tcW w:w="2160" w:type="dxa"/>
            <w:tcBorders>
              <w:top w:val="nil"/>
              <w:left w:val="nil"/>
              <w:bottom w:val="single" w:sz="4" w:space="0" w:color="auto"/>
              <w:right w:val="single" w:sz="4" w:space="0" w:color="auto"/>
            </w:tcBorders>
            <w:shd w:val="clear" w:color="auto" w:fill="auto"/>
            <w:noWrap/>
            <w:vAlign w:val="bottom"/>
            <w:hideMark/>
          </w:tcPr>
          <w:p w14:paraId="60E2EC79" w14:textId="77777777" w:rsidR="002056A7" w:rsidRPr="00D22857" w:rsidRDefault="002056A7">
            <w:pPr>
              <w:jc w:val="center"/>
              <w:rPr>
                <w:rFonts w:asciiTheme="minorHAnsi" w:hAnsiTheme="minorHAnsi" w:cstheme="minorHAnsi"/>
                <w:color w:val="000000"/>
                <w:sz w:val="22"/>
                <w:szCs w:val="22"/>
              </w:rPr>
            </w:pPr>
            <w:r w:rsidRPr="00D22857">
              <w:rPr>
                <w:rFonts w:asciiTheme="minorHAnsi" w:hAnsiTheme="minorHAnsi" w:cstheme="minorHAnsi"/>
                <w:color w:val="000000"/>
                <w:sz w:val="22"/>
                <w:szCs w:val="22"/>
              </w:rPr>
              <w:t>100</w:t>
            </w:r>
          </w:p>
        </w:tc>
        <w:tc>
          <w:tcPr>
            <w:tcW w:w="2448" w:type="dxa"/>
            <w:tcBorders>
              <w:top w:val="nil"/>
              <w:left w:val="nil"/>
              <w:bottom w:val="single" w:sz="4" w:space="0" w:color="auto"/>
              <w:right w:val="single" w:sz="4" w:space="0" w:color="auto"/>
            </w:tcBorders>
            <w:shd w:val="clear" w:color="000000" w:fill="FFFFFF"/>
            <w:noWrap/>
            <w:vAlign w:val="bottom"/>
            <w:hideMark/>
          </w:tcPr>
          <w:p w14:paraId="7C96C787" w14:textId="77777777" w:rsidR="002056A7" w:rsidRPr="00D22857" w:rsidRDefault="002056A7">
            <w:pPr>
              <w:jc w:val="center"/>
              <w:rPr>
                <w:rFonts w:asciiTheme="minorHAnsi" w:hAnsiTheme="minorHAnsi" w:cstheme="minorHAnsi"/>
                <w:color w:val="000000"/>
                <w:sz w:val="22"/>
                <w:szCs w:val="22"/>
              </w:rPr>
            </w:pPr>
            <w:r w:rsidRPr="00D22857">
              <w:rPr>
                <w:rFonts w:asciiTheme="minorHAnsi" w:hAnsiTheme="minorHAnsi" w:cstheme="minorHAnsi"/>
                <w:color w:val="000000"/>
                <w:sz w:val="22"/>
                <w:szCs w:val="22"/>
              </w:rPr>
              <w:t>57</w:t>
            </w:r>
          </w:p>
        </w:tc>
        <w:tc>
          <w:tcPr>
            <w:tcW w:w="2160" w:type="dxa"/>
            <w:tcBorders>
              <w:top w:val="nil"/>
              <w:left w:val="nil"/>
              <w:bottom w:val="single" w:sz="4" w:space="0" w:color="auto"/>
              <w:right w:val="single" w:sz="4" w:space="0" w:color="auto"/>
            </w:tcBorders>
            <w:shd w:val="clear" w:color="000000" w:fill="FFFFFF"/>
            <w:noWrap/>
            <w:vAlign w:val="bottom"/>
            <w:hideMark/>
          </w:tcPr>
          <w:p w14:paraId="3F7183A0" w14:textId="77777777" w:rsidR="002056A7" w:rsidRPr="00D22857" w:rsidRDefault="002056A7">
            <w:pPr>
              <w:jc w:val="center"/>
              <w:rPr>
                <w:rFonts w:asciiTheme="minorHAnsi" w:hAnsiTheme="minorHAnsi" w:cstheme="minorHAnsi"/>
                <w:color w:val="000000"/>
                <w:sz w:val="22"/>
                <w:szCs w:val="22"/>
              </w:rPr>
            </w:pPr>
            <w:r w:rsidRPr="00D22857">
              <w:rPr>
                <w:rFonts w:asciiTheme="minorHAnsi" w:hAnsiTheme="minorHAnsi" w:cstheme="minorHAnsi"/>
                <w:color w:val="000000"/>
                <w:sz w:val="22"/>
                <w:szCs w:val="22"/>
              </w:rPr>
              <w:t>57.0</w:t>
            </w:r>
          </w:p>
        </w:tc>
        <w:tc>
          <w:tcPr>
            <w:tcW w:w="2160" w:type="dxa"/>
            <w:tcBorders>
              <w:top w:val="nil"/>
              <w:left w:val="nil"/>
              <w:bottom w:val="single" w:sz="4" w:space="0" w:color="auto"/>
              <w:right w:val="single" w:sz="4" w:space="0" w:color="auto"/>
            </w:tcBorders>
            <w:shd w:val="clear" w:color="auto" w:fill="auto"/>
            <w:noWrap/>
            <w:vAlign w:val="bottom"/>
            <w:hideMark/>
          </w:tcPr>
          <w:p w14:paraId="00D35517" w14:textId="77777777" w:rsidR="002056A7" w:rsidRPr="00D22857" w:rsidRDefault="002056A7">
            <w:pPr>
              <w:jc w:val="center"/>
              <w:rPr>
                <w:rFonts w:asciiTheme="minorHAnsi" w:hAnsiTheme="minorHAnsi" w:cstheme="minorHAnsi"/>
                <w:color w:val="000000"/>
                <w:sz w:val="22"/>
                <w:szCs w:val="22"/>
              </w:rPr>
            </w:pPr>
            <w:r w:rsidRPr="00D22857">
              <w:rPr>
                <w:rFonts w:asciiTheme="minorHAnsi" w:hAnsiTheme="minorHAnsi" w:cstheme="minorHAnsi"/>
                <w:color w:val="000000"/>
                <w:sz w:val="22"/>
                <w:szCs w:val="22"/>
              </w:rPr>
              <w:t>100</w:t>
            </w:r>
          </w:p>
        </w:tc>
        <w:tc>
          <w:tcPr>
            <w:tcW w:w="2448" w:type="dxa"/>
            <w:tcBorders>
              <w:top w:val="nil"/>
              <w:left w:val="nil"/>
              <w:bottom w:val="single" w:sz="4" w:space="0" w:color="auto"/>
              <w:right w:val="single" w:sz="4" w:space="0" w:color="auto"/>
            </w:tcBorders>
            <w:shd w:val="clear" w:color="000000" w:fill="FFFFFF"/>
            <w:noWrap/>
            <w:vAlign w:val="bottom"/>
            <w:hideMark/>
          </w:tcPr>
          <w:p w14:paraId="4673FD2A" w14:textId="77777777" w:rsidR="002056A7" w:rsidRPr="00D22857" w:rsidRDefault="002056A7">
            <w:pPr>
              <w:jc w:val="center"/>
              <w:rPr>
                <w:rFonts w:asciiTheme="minorHAnsi" w:hAnsiTheme="minorHAnsi" w:cstheme="minorHAnsi"/>
                <w:color w:val="000000"/>
                <w:sz w:val="22"/>
                <w:szCs w:val="22"/>
              </w:rPr>
            </w:pPr>
            <w:r w:rsidRPr="00D22857">
              <w:rPr>
                <w:rFonts w:asciiTheme="minorHAnsi" w:hAnsiTheme="minorHAnsi" w:cstheme="minorHAnsi"/>
                <w:color w:val="000000"/>
                <w:sz w:val="22"/>
                <w:szCs w:val="22"/>
              </w:rPr>
              <w:t>58</w:t>
            </w:r>
          </w:p>
        </w:tc>
        <w:tc>
          <w:tcPr>
            <w:tcW w:w="2160" w:type="dxa"/>
            <w:tcBorders>
              <w:top w:val="nil"/>
              <w:left w:val="nil"/>
              <w:bottom w:val="single" w:sz="4" w:space="0" w:color="auto"/>
              <w:right w:val="single" w:sz="4" w:space="0" w:color="auto"/>
            </w:tcBorders>
            <w:shd w:val="clear" w:color="000000" w:fill="FFFFFF"/>
            <w:noWrap/>
            <w:vAlign w:val="bottom"/>
            <w:hideMark/>
          </w:tcPr>
          <w:p w14:paraId="6AC41BBC" w14:textId="77777777" w:rsidR="002056A7" w:rsidRPr="00D22857" w:rsidRDefault="002056A7">
            <w:pPr>
              <w:jc w:val="center"/>
              <w:rPr>
                <w:rFonts w:asciiTheme="minorHAnsi" w:hAnsiTheme="minorHAnsi" w:cstheme="minorHAnsi"/>
                <w:color w:val="000000"/>
                <w:sz w:val="22"/>
                <w:szCs w:val="22"/>
              </w:rPr>
            </w:pPr>
            <w:r w:rsidRPr="00D22857">
              <w:rPr>
                <w:rFonts w:asciiTheme="minorHAnsi" w:hAnsiTheme="minorHAnsi" w:cstheme="minorHAnsi"/>
                <w:color w:val="000000"/>
                <w:sz w:val="22"/>
                <w:szCs w:val="22"/>
              </w:rPr>
              <w:t>58.0</w:t>
            </w:r>
          </w:p>
        </w:tc>
        <w:tc>
          <w:tcPr>
            <w:tcW w:w="2333" w:type="dxa"/>
            <w:tcBorders>
              <w:top w:val="nil"/>
              <w:left w:val="nil"/>
              <w:bottom w:val="single" w:sz="4" w:space="0" w:color="auto"/>
              <w:right w:val="single" w:sz="4" w:space="0" w:color="auto"/>
            </w:tcBorders>
            <w:shd w:val="clear" w:color="000000" w:fill="FFFFFF"/>
            <w:noWrap/>
            <w:vAlign w:val="bottom"/>
            <w:hideMark/>
          </w:tcPr>
          <w:p w14:paraId="0068DAAF" w14:textId="77777777" w:rsidR="002056A7" w:rsidRPr="00D22857" w:rsidRDefault="002056A7">
            <w:pPr>
              <w:jc w:val="center"/>
              <w:rPr>
                <w:rFonts w:asciiTheme="minorHAnsi" w:hAnsiTheme="minorHAnsi" w:cstheme="minorHAnsi"/>
                <w:color w:val="000000"/>
                <w:sz w:val="22"/>
                <w:szCs w:val="22"/>
              </w:rPr>
            </w:pPr>
            <w:r w:rsidRPr="00D22857">
              <w:rPr>
                <w:rFonts w:asciiTheme="minorHAnsi" w:hAnsiTheme="minorHAnsi" w:cstheme="minorHAnsi"/>
                <w:color w:val="000000"/>
                <w:sz w:val="22"/>
                <w:szCs w:val="22"/>
              </w:rPr>
              <w:t>166</w:t>
            </w:r>
          </w:p>
        </w:tc>
        <w:tc>
          <w:tcPr>
            <w:tcW w:w="2333" w:type="dxa"/>
            <w:tcBorders>
              <w:top w:val="nil"/>
              <w:left w:val="nil"/>
              <w:bottom w:val="single" w:sz="4" w:space="0" w:color="auto"/>
              <w:right w:val="single" w:sz="4" w:space="0" w:color="auto"/>
            </w:tcBorders>
            <w:shd w:val="clear" w:color="auto" w:fill="auto"/>
            <w:noWrap/>
            <w:vAlign w:val="bottom"/>
            <w:hideMark/>
          </w:tcPr>
          <w:p w14:paraId="519A27E4" w14:textId="77777777" w:rsidR="002056A7" w:rsidRPr="00D22857" w:rsidRDefault="002056A7">
            <w:pPr>
              <w:jc w:val="center"/>
              <w:rPr>
                <w:rFonts w:asciiTheme="minorHAnsi" w:hAnsiTheme="minorHAnsi" w:cstheme="minorHAnsi"/>
                <w:color w:val="000000"/>
                <w:sz w:val="22"/>
                <w:szCs w:val="22"/>
              </w:rPr>
            </w:pPr>
            <w:r w:rsidRPr="00D22857">
              <w:rPr>
                <w:rFonts w:asciiTheme="minorHAnsi" w:hAnsiTheme="minorHAnsi" w:cstheme="minorHAnsi"/>
                <w:color w:val="000000"/>
                <w:sz w:val="22"/>
                <w:szCs w:val="22"/>
              </w:rPr>
              <w:t>48.8</w:t>
            </w:r>
          </w:p>
        </w:tc>
      </w:tr>
      <w:tr w:rsidR="00D22857" w14:paraId="30004990" w14:textId="77777777" w:rsidTr="00D22857">
        <w:trPr>
          <w:trHeight w:val="20"/>
        </w:trPr>
        <w:tc>
          <w:tcPr>
            <w:tcW w:w="2448" w:type="dxa"/>
            <w:tcBorders>
              <w:top w:val="nil"/>
              <w:left w:val="single" w:sz="4" w:space="0" w:color="auto"/>
              <w:bottom w:val="single" w:sz="4" w:space="0" w:color="auto"/>
              <w:right w:val="single" w:sz="4" w:space="0" w:color="auto"/>
            </w:tcBorders>
            <w:shd w:val="clear" w:color="000000" w:fill="FFFFFF"/>
            <w:noWrap/>
            <w:vAlign w:val="bottom"/>
            <w:hideMark/>
          </w:tcPr>
          <w:p w14:paraId="70EB6490" w14:textId="77777777" w:rsidR="002056A7" w:rsidRDefault="002056A7">
            <w:pPr>
              <w:rPr>
                <w:rFonts w:ascii="Calibri" w:hAnsi="Calibri" w:cs="Calibri"/>
                <w:color w:val="000000"/>
              </w:rPr>
            </w:pPr>
            <w:r>
              <w:rPr>
                <w:rFonts w:ascii="Calibri" w:hAnsi="Calibri" w:cs="Calibri"/>
                <w:color w:val="000000"/>
              </w:rPr>
              <w:t>Dan 2015</w:t>
            </w:r>
          </w:p>
        </w:tc>
        <w:tc>
          <w:tcPr>
            <w:tcW w:w="2304" w:type="dxa"/>
            <w:tcBorders>
              <w:top w:val="nil"/>
              <w:left w:val="nil"/>
              <w:bottom w:val="single" w:sz="4" w:space="0" w:color="auto"/>
              <w:right w:val="single" w:sz="4" w:space="0" w:color="auto"/>
            </w:tcBorders>
            <w:shd w:val="clear" w:color="000000" w:fill="FFFFFF"/>
            <w:noWrap/>
            <w:vAlign w:val="bottom"/>
            <w:hideMark/>
          </w:tcPr>
          <w:p w14:paraId="117DDDF4" w14:textId="77777777" w:rsidR="002056A7" w:rsidRPr="00D22857" w:rsidRDefault="002056A7">
            <w:pPr>
              <w:jc w:val="center"/>
              <w:rPr>
                <w:rFonts w:asciiTheme="minorHAnsi" w:hAnsiTheme="minorHAnsi" w:cstheme="minorHAnsi"/>
                <w:color w:val="000000"/>
                <w:sz w:val="22"/>
                <w:szCs w:val="22"/>
              </w:rPr>
            </w:pPr>
            <w:r w:rsidRPr="00D22857">
              <w:rPr>
                <w:rFonts w:asciiTheme="minorHAnsi" w:hAnsiTheme="minorHAnsi" w:cstheme="minorHAnsi"/>
                <w:color w:val="000000"/>
                <w:sz w:val="22"/>
                <w:szCs w:val="22"/>
              </w:rPr>
              <w:t>88</w:t>
            </w:r>
          </w:p>
        </w:tc>
        <w:tc>
          <w:tcPr>
            <w:tcW w:w="2160" w:type="dxa"/>
            <w:tcBorders>
              <w:top w:val="nil"/>
              <w:left w:val="nil"/>
              <w:bottom w:val="single" w:sz="4" w:space="0" w:color="auto"/>
              <w:right w:val="single" w:sz="4" w:space="0" w:color="auto"/>
            </w:tcBorders>
            <w:shd w:val="clear" w:color="auto" w:fill="auto"/>
            <w:noWrap/>
            <w:vAlign w:val="bottom"/>
            <w:hideMark/>
          </w:tcPr>
          <w:p w14:paraId="24B89403" w14:textId="77777777" w:rsidR="002056A7" w:rsidRPr="00D22857" w:rsidRDefault="002056A7">
            <w:pPr>
              <w:jc w:val="center"/>
              <w:rPr>
                <w:rFonts w:asciiTheme="minorHAnsi" w:hAnsiTheme="minorHAnsi" w:cstheme="minorHAnsi"/>
                <w:color w:val="000000"/>
                <w:sz w:val="22"/>
                <w:szCs w:val="22"/>
              </w:rPr>
            </w:pPr>
            <w:r w:rsidRPr="00D22857">
              <w:rPr>
                <w:rFonts w:asciiTheme="minorHAnsi" w:hAnsiTheme="minorHAnsi" w:cstheme="minorHAnsi"/>
                <w:color w:val="000000"/>
                <w:sz w:val="22"/>
                <w:szCs w:val="22"/>
              </w:rPr>
              <w:t>99</w:t>
            </w:r>
          </w:p>
        </w:tc>
        <w:tc>
          <w:tcPr>
            <w:tcW w:w="2448" w:type="dxa"/>
            <w:tcBorders>
              <w:top w:val="nil"/>
              <w:left w:val="nil"/>
              <w:bottom w:val="single" w:sz="4" w:space="0" w:color="auto"/>
              <w:right w:val="single" w:sz="4" w:space="0" w:color="auto"/>
            </w:tcBorders>
            <w:shd w:val="clear" w:color="000000" w:fill="FFFFFF"/>
            <w:noWrap/>
            <w:vAlign w:val="bottom"/>
            <w:hideMark/>
          </w:tcPr>
          <w:p w14:paraId="5812FDAC" w14:textId="77777777" w:rsidR="002056A7" w:rsidRPr="00D22857" w:rsidRDefault="002056A7">
            <w:pPr>
              <w:jc w:val="center"/>
              <w:rPr>
                <w:rFonts w:asciiTheme="minorHAnsi" w:hAnsiTheme="minorHAnsi" w:cstheme="minorHAnsi"/>
                <w:color w:val="000000"/>
                <w:sz w:val="22"/>
                <w:szCs w:val="22"/>
              </w:rPr>
            </w:pPr>
            <w:r w:rsidRPr="00D22857">
              <w:rPr>
                <w:rFonts w:asciiTheme="minorHAnsi" w:hAnsiTheme="minorHAnsi" w:cstheme="minorHAnsi"/>
                <w:color w:val="000000"/>
                <w:sz w:val="22"/>
                <w:szCs w:val="22"/>
              </w:rPr>
              <w:t>16</w:t>
            </w:r>
          </w:p>
        </w:tc>
        <w:tc>
          <w:tcPr>
            <w:tcW w:w="2160" w:type="dxa"/>
            <w:tcBorders>
              <w:top w:val="nil"/>
              <w:left w:val="nil"/>
              <w:bottom w:val="single" w:sz="4" w:space="0" w:color="auto"/>
              <w:right w:val="single" w:sz="4" w:space="0" w:color="auto"/>
            </w:tcBorders>
            <w:shd w:val="clear" w:color="000000" w:fill="FFFFFF"/>
            <w:noWrap/>
            <w:vAlign w:val="bottom"/>
            <w:hideMark/>
          </w:tcPr>
          <w:p w14:paraId="6B9A8D5E" w14:textId="77777777" w:rsidR="002056A7" w:rsidRPr="00D22857" w:rsidRDefault="002056A7">
            <w:pPr>
              <w:jc w:val="center"/>
              <w:rPr>
                <w:rFonts w:asciiTheme="minorHAnsi" w:hAnsiTheme="minorHAnsi" w:cstheme="minorHAnsi"/>
                <w:color w:val="000000"/>
                <w:sz w:val="22"/>
                <w:szCs w:val="22"/>
              </w:rPr>
            </w:pPr>
            <w:r w:rsidRPr="00D22857">
              <w:rPr>
                <w:rFonts w:asciiTheme="minorHAnsi" w:hAnsiTheme="minorHAnsi" w:cstheme="minorHAnsi"/>
                <w:color w:val="000000"/>
                <w:sz w:val="22"/>
                <w:szCs w:val="22"/>
              </w:rPr>
              <w:t>16.2</w:t>
            </w:r>
          </w:p>
        </w:tc>
        <w:tc>
          <w:tcPr>
            <w:tcW w:w="2160" w:type="dxa"/>
            <w:tcBorders>
              <w:top w:val="nil"/>
              <w:left w:val="nil"/>
              <w:bottom w:val="single" w:sz="4" w:space="0" w:color="auto"/>
              <w:right w:val="single" w:sz="4" w:space="0" w:color="auto"/>
            </w:tcBorders>
            <w:shd w:val="clear" w:color="auto" w:fill="auto"/>
            <w:noWrap/>
            <w:vAlign w:val="bottom"/>
            <w:hideMark/>
          </w:tcPr>
          <w:p w14:paraId="232E3FD8" w14:textId="77777777" w:rsidR="002056A7" w:rsidRPr="00D22857" w:rsidRDefault="002056A7">
            <w:pPr>
              <w:jc w:val="center"/>
              <w:rPr>
                <w:rFonts w:asciiTheme="minorHAnsi" w:hAnsiTheme="minorHAnsi" w:cstheme="minorHAnsi"/>
                <w:color w:val="000000"/>
                <w:sz w:val="22"/>
                <w:szCs w:val="22"/>
              </w:rPr>
            </w:pPr>
            <w:r w:rsidRPr="00D22857">
              <w:rPr>
                <w:rFonts w:asciiTheme="minorHAnsi" w:hAnsiTheme="minorHAnsi" w:cstheme="minorHAnsi"/>
                <w:color w:val="000000"/>
                <w:sz w:val="22"/>
                <w:szCs w:val="22"/>
              </w:rPr>
              <w:t>101</w:t>
            </w:r>
          </w:p>
        </w:tc>
        <w:tc>
          <w:tcPr>
            <w:tcW w:w="2448" w:type="dxa"/>
            <w:tcBorders>
              <w:top w:val="nil"/>
              <w:left w:val="nil"/>
              <w:bottom w:val="single" w:sz="4" w:space="0" w:color="auto"/>
              <w:right w:val="single" w:sz="4" w:space="0" w:color="auto"/>
            </w:tcBorders>
            <w:shd w:val="clear" w:color="000000" w:fill="FFFFFF"/>
            <w:noWrap/>
            <w:vAlign w:val="bottom"/>
            <w:hideMark/>
          </w:tcPr>
          <w:p w14:paraId="4053FC23" w14:textId="77777777" w:rsidR="002056A7" w:rsidRPr="00D22857" w:rsidRDefault="002056A7">
            <w:pPr>
              <w:jc w:val="center"/>
              <w:rPr>
                <w:rFonts w:asciiTheme="minorHAnsi" w:hAnsiTheme="minorHAnsi" w:cstheme="minorHAnsi"/>
                <w:color w:val="000000"/>
                <w:sz w:val="22"/>
                <w:szCs w:val="22"/>
              </w:rPr>
            </w:pPr>
            <w:r w:rsidRPr="00D22857">
              <w:rPr>
                <w:rFonts w:asciiTheme="minorHAnsi" w:hAnsiTheme="minorHAnsi" w:cstheme="minorHAnsi"/>
                <w:color w:val="000000"/>
                <w:sz w:val="22"/>
                <w:szCs w:val="22"/>
              </w:rPr>
              <w:t>17</w:t>
            </w:r>
          </w:p>
        </w:tc>
        <w:tc>
          <w:tcPr>
            <w:tcW w:w="2160" w:type="dxa"/>
            <w:tcBorders>
              <w:top w:val="nil"/>
              <w:left w:val="nil"/>
              <w:bottom w:val="single" w:sz="4" w:space="0" w:color="auto"/>
              <w:right w:val="single" w:sz="4" w:space="0" w:color="auto"/>
            </w:tcBorders>
            <w:shd w:val="clear" w:color="000000" w:fill="FFFFFF"/>
            <w:noWrap/>
            <w:vAlign w:val="bottom"/>
            <w:hideMark/>
          </w:tcPr>
          <w:p w14:paraId="70FCAD2B" w14:textId="77777777" w:rsidR="002056A7" w:rsidRPr="00D22857" w:rsidRDefault="002056A7">
            <w:pPr>
              <w:jc w:val="center"/>
              <w:rPr>
                <w:rFonts w:asciiTheme="minorHAnsi" w:hAnsiTheme="minorHAnsi" w:cstheme="minorHAnsi"/>
                <w:color w:val="000000"/>
                <w:sz w:val="22"/>
                <w:szCs w:val="22"/>
              </w:rPr>
            </w:pPr>
            <w:r w:rsidRPr="00D22857">
              <w:rPr>
                <w:rFonts w:asciiTheme="minorHAnsi" w:hAnsiTheme="minorHAnsi" w:cstheme="minorHAnsi"/>
                <w:color w:val="000000"/>
                <w:sz w:val="22"/>
                <w:szCs w:val="22"/>
              </w:rPr>
              <w:t>16.8</w:t>
            </w:r>
          </w:p>
        </w:tc>
        <w:tc>
          <w:tcPr>
            <w:tcW w:w="2333" w:type="dxa"/>
            <w:tcBorders>
              <w:top w:val="nil"/>
              <w:left w:val="nil"/>
              <w:bottom w:val="single" w:sz="4" w:space="0" w:color="auto"/>
              <w:right w:val="single" w:sz="4" w:space="0" w:color="auto"/>
            </w:tcBorders>
            <w:shd w:val="clear" w:color="000000" w:fill="FFFFFF"/>
            <w:noWrap/>
            <w:vAlign w:val="bottom"/>
            <w:hideMark/>
          </w:tcPr>
          <w:p w14:paraId="288C3E63" w14:textId="77777777" w:rsidR="002056A7" w:rsidRPr="00D22857" w:rsidRDefault="002056A7">
            <w:pPr>
              <w:jc w:val="center"/>
              <w:rPr>
                <w:rFonts w:asciiTheme="minorHAnsi" w:hAnsiTheme="minorHAnsi" w:cstheme="minorHAnsi"/>
                <w:color w:val="000000"/>
                <w:sz w:val="22"/>
                <w:szCs w:val="22"/>
              </w:rPr>
            </w:pPr>
            <w:r w:rsidRPr="00D22857">
              <w:rPr>
                <w:rFonts w:asciiTheme="minorHAnsi" w:hAnsiTheme="minorHAnsi" w:cstheme="minorHAnsi"/>
                <w:color w:val="000000"/>
                <w:sz w:val="22"/>
                <w:szCs w:val="22"/>
              </w:rPr>
              <w:t>23</w:t>
            </w:r>
          </w:p>
        </w:tc>
        <w:tc>
          <w:tcPr>
            <w:tcW w:w="2333" w:type="dxa"/>
            <w:tcBorders>
              <w:top w:val="nil"/>
              <w:left w:val="nil"/>
              <w:bottom w:val="single" w:sz="4" w:space="0" w:color="auto"/>
              <w:right w:val="single" w:sz="4" w:space="0" w:color="auto"/>
            </w:tcBorders>
            <w:shd w:val="clear" w:color="auto" w:fill="auto"/>
            <w:noWrap/>
            <w:vAlign w:val="bottom"/>
            <w:hideMark/>
          </w:tcPr>
          <w:p w14:paraId="274227DE" w14:textId="77777777" w:rsidR="002056A7" w:rsidRPr="00D22857" w:rsidRDefault="002056A7">
            <w:pPr>
              <w:jc w:val="center"/>
              <w:rPr>
                <w:rFonts w:asciiTheme="minorHAnsi" w:hAnsiTheme="minorHAnsi" w:cstheme="minorHAnsi"/>
                <w:color w:val="000000"/>
                <w:sz w:val="22"/>
                <w:szCs w:val="22"/>
              </w:rPr>
            </w:pPr>
            <w:r w:rsidRPr="00D22857">
              <w:rPr>
                <w:rFonts w:asciiTheme="minorHAnsi" w:hAnsiTheme="minorHAnsi" w:cstheme="minorHAnsi"/>
                <w:color w:val="000000"/>
                <w:sz w:val="22"/>
                <w:szCs w:val="22"/>
              </w:rPr>
              <w:t>26.1</w:t>
            </w:r>
          </w:p>
        </w:tc>
      </w:tr>
      <w:tr w:rsidR="00D22857" w14:paraId="7A4DE7CF" w14:textId="77777777" w:rsidTr="00D22857">
        <w:trPr>
          <w:trHeight w:val="20"/>
        </w:trPr>
        <w:tc>
          <w:tcPr>
            <w:tcW w:w="2448" w:type="dxa"/>
            <w:tcBorders>
              <w:top w:val="nil"/>
              <w:left w:val="single" w:sz="4" w:space="0" w:color="auto"/>
              <w:bottom w:val="single" w:sz="4" w:space="0" w:color="auto"/>
              <w:right w:val="single" w:sz="4" w:space="0" w:color="auto"/>
            </w:tcBorders>
            <w:shd w:val="clear" w:color="000000" w:fill="FFFFFF"/>
            <w:noWrap/>
            <w:vAlign w:val="bottom"/>
            <w:hideMark/>
          </w:tcPr>
          <w:p w14:paraId="1612F1F5" w14:textId="77777777" w:rsidR="002056A7" w:rsidRDefault="002056A7">
            <w:pPr>
              <w:rPr>
                <w:rFonts w:ascii="Calibri" w:hAnsi="Calibri" w:cs="Calibri"/>
                <w:color w:val="000000"/>
              </w:rPr>
            </w:pPr>
            <w:r>
              <w:rPr>
                <w:rFonts w:ascii="Calibri" w:hAnsi="Calibri" w:cs="Calibri"/>
                <w:color w:val="000000"/>
              </w:rPr>
              <w:t>Totals</w:t>
            </w:r>
          </w:p>
        </w:tc>
        <w:tc>
          <w:tcPr>
            <w:tcW w:w="2304" w:type="dxa"/>
            <w:tcBorders>
              <w:top w:val="nil"/>
              <w:left w:val="nil"/>
              <w:bottom w:val="single" w:sz="4" w:space="0" w:color="auto"/>
              <w:right w:val="single" w:sz="4" w:space="0" w:color="auto"/>
            </w:tcBorders>
            <w:shd w:val="clear" w:color="000000" w:fill="FFFFFF"/>
            <w:noWrap/>
            <w:vAlign w:val="bottom"/>
            <w:hideMark/>
          </w:tcPr>
          <w:p w14:paraId="6FD8F2E8" w14:textId="77777777" w:rsidR="002056A7" w:rsidRPr="00D22857" w:rsidRDefault="002056A7">
            <w:pPr>
              <w:jc w:val="center"/>
              <w:rPr>
                <w:rFonts w:asciiTheme="minorHAnsi" w:hAnsiTheme="minorHAnsi" w:cstheme="minorHAnsi"/>
                <w:color w:val="000000"/>
                <w:sz w:val="22"/>
                <w:szCs w:val="22"/>
              </w:rPr>
            </w:pPr>
            <w:r w:rsidRPr="00D22857">
              <w:rPr>
                <w:rFonts w:asciiTheme="minorHAnsi" w:hAnsiTheme="minorHAnsi" w:cstheme="minorHAnsi"/>
                <w:color w:val="000000"/>
                <w:sz w:val="22"/>
                <w:szCs w:val="22"/>
              </w:rPr>
              <w:t>676</w:t>
            </w:r>
          </w:p>
        </w:tc>
        <w:tc>
          <w:tcPr>
            <w:tcW w:w="2160" w:type="dxa"/>
            <w:tcBorders>
              <w:top w:val="nil"/>
              <w:left w:val="nil"/>
              <w:bottom w:val="single" w:sz="4" w:space="0" w:color="auto"/>
              <w:right w:val="single" w:sz="4" w:space="0" w:color="auto"/>
            </w:tcBorders>
            <w:shd w:val="clear" w:color="000000" w:fill="FFFFFF"/>
            <w:noWrap/>
            <w:vAlign w:val="bottom"/>
            <w:hideMark/>
          </w:tcPr>
          <w:p w14:paraId="70EBA33E" w14:textId="77777777" w:rsidR="002056A7" w:rsidRPr="00D22857" w:rsidRDefault="002056A7">
            <w:pPr>
              <w:jc w:val="center"/>
              <w:rPr>
                <w:rFonts w:asciiTheme="minorHAnsi" w:hAnsiTheme="minorHAnsi" w:cstheme="minorHAnsi"/>
                <w:color w:val="000000"/>
                <w:sz w:val="22"/>
                <w:szCs w:val="22"/>
              </w:rPr>
            </w:pPr>
            <w:r w:rsidRPr="00D22857">
              <w:rPr>
                <w:rFonts w:asciiTheme="minorHAnsi" w:hAnsiTheme="minorHAnsi" w:cstheme="minorHAnsi"/>
                <w:color w:val="000000"/>
                <w:sz w:val="22"/>
                <w:szCs w:val="22"/>
              </w:rPr>
              <w:t>299</w:t>
            </w:r>
          </w:p>
        </w:tc>
        <w:tc>
          <w:tcPr>
            <w:tcW w:w="2448" w:type="dxa"/>
            <w:tcBorders>
              <w:top w:val="nil"/>
              <w:left w:val="nil"/>
              <w:bottom w:val="single" w:sz="4" w:space="0" w:color="auto"/>
              <w:right w:val="single" w:sz="4" w:space="0" w:color="auto"/>
            </w:tcBorders>
            <w:shd w:val="clear" w:color="000000" w:fill="FFFFFF"/>
            <w:noWrap/>
            <w:vAlign w:val="bottom"/>
            <w:hideMark/>
          </w:tcPr>
          <w:p w14:paraId="1AE27032" w14:textId="77777777" w:rsidR="002056A7" w:rsidRPr="00D22857" w:rsidRDefault="002056A7">
            <w:pPr>
              <w:jc w:val="center"/>
              <w:rPr>
                <w:rFonts w:asciiTheme="minorHAnsi" w:hAnsiTheme="minorHAnsi" w:cstheme="minorHAnsi"/>
                <w:color w:val="000000"/>
                <w:sz w:val="22"/>
                <w:szCs w:val="22"/>
              </w:rPr>
            </w:pPr>
            <w:r w:rsidRPr="00D22857">
              <w:rPr>
                <w:rFonts w:asciiTheme="minorHAnsi" w:hAnsiTheme="minorHAnsi" w:cstheme="minorHAnsi"/>
                <w:color w:val="000000"/>
                <w:sz w:val="22"/>
                <w:szCs w:val="22"/>
              </w:rPr>
              <w:t>113</w:t>
            </w:r>
          </w:p>
        </w:tc>
        <w:tc>
          <w:tcPr>
            <w:tcW w:w="2160" w:type="dxa"/>
            <w:tcBorders>
              <w:top w:val="nil"/>
              <w:left w:val="nil"/>
              <w:bottom w:val="single" w:sz="4" w:space="0" w:color="auto"/>
              <w:right w:val="single" w:sz="4" w:space="0" w:color="auto"/>
            </w:tcBorders>
            <w:shd w:val="clear" w:color="000000" w:fill="FFFFFF"/>
            <w:noWrap/>
            <w:vAlign w:val="bottom"/>
            <w:hideMark/>
          </w:tcPr>
          <w:p w14:paraId="7BF6EC93" w14:textId="77777777" w:rsidR="002056A7" w:rsidRPr="00D22857" w:rsidRDefault="002056A7">
            <w:pPr>
              <w:jc w:val="center"/>
              <w:rPr>
                <w:rFonts w:asciiTheme="minorHAnsi" w:hAnsiTheme="minorHAnsi" w:cstheme="minorHAnsi"/>
                <w:color w:val="000000"/>
                <w:sz w:val="22"/>
                <w:szCs w:val="22"/>
              </w:rPr>
            </w:pPr>
            <w:r w:rsidRPr="00D22857">
              <w:rPr>
                <w:rFonts w:asciiTheme="minorHAnsi" w:hAnsiTheme="minorHAnsi" w:cstheme="minorHAnsi"/>
                <w:color w:val="000000"/>
                <w:sz w:val="22"/>
                <w:szCs w:val="22"/>
              </w:rPr>
              <w:t>37.8</w:t>
            </w:r>
          </w:p>
        </w:tc>
        <w:tc>
          <w:tcPr>
            <w:tcW w:w="2160" w:type="dxa"/>
            <w:tcBorders>
              <w:top w:val="nil"/>
              <w:left w:val="nil"/>
              <w:bottom w:val="single" w:sz="4" w:space="0" w:color="auto"/>
              <w:right w:val="single" w:sz="4" w:space="0" w:color="auto"/>
            </w:tcBorders>
            <w:shd w:val="clear" w:color="000000" w:fill="FFFFFF"/>
            <w:noWrap/>
            <w:vAlign w:val="bottom"/>
            <w:hideMark/>
          </w:tcPr>
          <w:p w14:paraId="4ADECF5E" w14:textId="77777777" w:rsidR="002056A7" w:rsidRPr="00D22857" w:rsidRDefault="002056A7">
            <w:pPr>
              <w:jc w:val="center"/>
              <w:rPr>
                <w:rFonts w:asciiTheme="minorHAnsi" w:hAnsiTheme="minorHAnsi" w:cstheme="minorHAnsi"/>
                <w:color w:val="000000"/>
                <w:sz w:val="22"/>
                <w:szCs w:val="22"/>
              </w:rPr>
            </w:pPr>
            <w:r w:rsidRPr="00D22857">
              <w:rPr>
                <w:rFonts w:asciiTheme="minorHAnsi" w:hAnsiTheme="minorHAnsi" w:cstheme="minorHAnsi"/>
                <w:color w:val="000000"/>
                <w:sz w:val="22"/>
                <w:szCs w:val="22"/>
              </w:rPr>
              <w:t>301</w:t>
            </w:r>
          </w:p>
        </w:tc>
        <w:tc>
          <w:tcPr>
            <w:tcW w:w="2448" w:type="dxa"/>
            <w:tcBorders>
              <w:top w:val="nil"/>
              <w:left w:val="nil"/>
              <w:bottom w:val="single" w:sz="4" w:space="0" w:color="auto"/>
              <w:right w:val="single" w:sz="4" w:space="0" w:color="auto"/>
            </w:tcBorders>
            <w:shd w:val="clear" w:color="000000" w:fill="FFFFFF"/>
            <w:noWrap/>
            <w:vAlign w:val="bottom"/>
            <w:hideMark/>
          </w:tcPr>
          <w:p w14:paraId="60C62EAD" w14:textId="77777777" w:rsidR="002056A7" w:rsidRPr="00D22857" w:rsidRDefault="002056A7">
            <w:pPr>
              <w:jc w:val="center"/>
              <w:rPr>
                <w:rFonts w:asciiTheme="minorHAnsi" w:hAnsiTheme="minorHAnsi" w:cstheme="minorHAnsi"/>
                <w:color w:val="000000"/>
                <w:sz w:val="22"/>
                <w:szCs w:val="22"/>
              </w:rPr>
            </w:pPr>
            <w:r w:rsidRPr="00D22857">
              <w:rPr>
                <w:rFonts w:asciiTheme="minorHAnsi" w:hAnsiTheme="minorHAnsi" w:cstheme="minorHAnsi"/>
                <w:color w:val="000000"/>
                <w:sz w:val="22"/>
                <w:szCs w:val="22"/>
              </w:rPr>
              <w:t>106</w:t>
            </w:r>
          </w:p>
        </w:tc>
        <w:tc>
          <w:tcPr>
            <w:tcW w:w="2160" w:type="dxa"/>
            <w:tcBorders>
              <w:top w:val="nil"/>
              <w:left w:val="nil"/>
              <w:bottom w:val="single" w:sz="4" w:space="0" w:color="auto"/>
              <w:right w:val="single" w:sz="4" w:space="0" w:color="auto"/>
            </w:tcBorders>
            <w:shd w:val="clear" w:color="000000" w:fill="FFFFFF"/>
            <w:noWrap/>
            <w:vAlign w:val="bottom"/>
            <w:hideMark/>
          </w:tcPr>
          <w:p w14:paraId="2DF98169" w14:textId="77777777" w:rsidR="002056A7" w:rsidRPr="00D22857" w:rsidRDefault="002056A7">
            <w:pPr>
              <w:jc w:val="center"/>
              <w:rPr>
                <w:rFonts w:asciiTheme="minorHAnsi" w:hAnsiTheme="minorHAnsi" w:cstheme="minorHAnsi"/>
                <w:color w:val="000000"/>
                <w:sz w:val="22"/>
                <w:szCs w:val="22"/>
              </w:rPr>
            </w:pPr>
            <w:r w:rsidRPr="00D22857">
              <w:rPr>
                <w:rFonts w:asciiTheme="minorHAnsi" w:hAnsiTheme="minorHAnsi" w:cstheme="minorHAnsi"/>
                <w:color w:val="000000"/>
                <w:sz w:val="22"/>
                <w:szCs w:val="22"/>
              </w:rPr>
              <w:t>35.2</w:t>
            </w:r>
          </w:p>
        </w:tc>
        <w:tc>
          <w:tcPr>
            <w:tcW w:w="2333" w:type="dxa"/>
            <w:tcBorders>
              <w:top w:val="nil"/>
              <w:left w:val="nil"/>
              <w:bottom w:val="single" w:sz="4" w:space="0" w:color="auto"/>
              <w:right w:val="single" w:sz="4" w:space="0" w:color="auto"/>
            </w:tcBorders>
            <w:shd w:val="clear" w:color="000000" w:fill="FFFFFF"/>
            <w:noWrap/>
            <w:vAlign w:val="bottom"/>
            <w:hideMark/>
          </w:tcPr>
          <w:p w14:paraId="57E65576" w14:textId="77777777" w:rsidR="002056A7" w:rsidRPr="00D22857" w:rsidRDefault="002056A7">
            <w:pPr>
              <w:jc w:val="center"/>
              <w:rPr>
                <w:rFonts w:asciiTheme="minorHAnsi" w:hAnsiTheme="minorHAnsi" w:cstheme="minorHAnsi"/>
                <w:color w:val="000000"/>
                <w:sz w:val="22"/>
                <w:szCs w:val="22"/>
              </w:rPr>
            </w:pPr>
            <w:r w:rsidRPr="00D22857">
              <w:rPr>
                <w:rFonts w:asciiTheme="minorHAnsi" w:hAnsiTheme="minorHAnsi" w:cstheme="minorHAnsi"/>
                <w:color w:val="000000"/>
                <w:sz w:val="22"/>
                <w:szCs w:val="22"/>
              </w:rPr>
              <w:t>117.9</w:t>
            </w:r>
          </w:p>
        </w:tc>
        <w:tc>
          <w:tcPr>
            <w:tcW w:w="2333" w:type="dxa"/>
            <w:tcBorders>
              <w:top w:val="nil"/>
              <w:left w:val="nil"/>
              <w:bottom w:val="single" w:sz="4" w:space="0" w:color="auto"/>
              <w:right w:val="single" w:sz="4" w:space="0" w:color="auto"/>
            </w:tcBorders>
            <w:shd w:val="clear" w:color="auto" w:fill="auto"/>
            <w:noWrap/>
            <w:vAlign w:val="bottom"/>
            <w:hideMark/>
          </w:tcPr>
          <w:p w14:paraId="3A69722C" w14:textId="77777777" w:rsidR="002056A7" w:rsidRPr="00D22857" w:rsidRDefault="002056A7">
            <w:pPr>
              <w:jc w:val="center"/>
              <w:rPr>
                <w:rFonts w:asciiTheme="minorHAnsi" w:hAnsiTheme="minorHAnsi" w:cstheme="minorHAnsi"/>
                <w:color w:val="000000"/>
                <w:sz w:val="22"/>
                <w:szCs w:val="22"/>
              </w:rPr>
            </w:pPr>
            <w:r w:rsidRPr="00D22857">
              <w:rPr>
                <w:rFonts w:asciiTheme="minorHAnsi" w:hAnsiTheme="minorHAnsi" w:cstheme="minorHAnsi"/>
                <w:color w:val="000000"/>
                <w:sz w:val="22"/>
                <w:szCs w:val="22"/>
              </w:rPr>
              <w:t>34.3</w:t>
            </w:r>
          </w:p>
        </w:tc>
      </w:tr>
      <w:tr w:rsidR="002056A7" w14:paraId="65B01B32" w14:textId="77777777" w:rsidTr="00D22857">
        <w:trPr>
          <w:trHeight w:val="20"/>
        </w:trPr>
        <w:tc>
          <w:tcPr>
            <w:tcW w:w="2160" w:type="dxa"/>
            <w:gridSpan w:val="10"/>
            <w:tcBorders>
              <w:top w:val="single" w:sz="4" w:space="0" w:color="auto"/>
              <w:left w:val="single" w:sz="4" w:space="0" w:color="auto"/>
              <w:bottom w:val="single" w:sz="4" w:space="0" w:color="auto"/>
              <w:right w:val="single" w:sz="4" w:space="0" w:color="000000"/>
            </w:tcBorders>
            <w:shd w:val="clear" w:color="000000" w:fill="FFFFFF"/>
            <w:noWrap/>
            <w:vAlign w:val="bottom"/>
            <w:hideMark/>
          </w:tcPr>
          <w:p w14:paraId="19C2EAA2" w14:textId="77777777" w:rsidR="002056A7" w:rsidRPr="00D22857" w:rsidRDefault="002056A7">
            <w:pPr>
              <w:jc w:val="center"/>
              <w:rPr>
                <w:rFonts w:asciiTheme="minorHAnsi" w:hAnsiTheme="minorHAnsi" w:cstheme="minorHAnsi"/>
                <w:color w:val="000000"/>
                <w:sz w:val="22"/>
                <w:szCs w:val="22"/>
              </w:rPr>
            </w:pPr>
            <w:r w:rsidRPr="00D22857">
              <w:rPr>
                <w:rFonts w:asciiTheme="minorHAnsi" w:hAnsiTheme="minorHAnsi" w:cstheme="minorHAnsi"/>
                <w:color w:val="000000"/>
                <w:sz w:val="22"/>
                <w:szCs w:val="22"/>
              </w:rPr>
              <w:t> </w:t>
            </w:r>
          </w:p>
        </w:tc>
      </w:tr>
      <w:tr w:rsidR="00D22857" w14:paraId="0F266FF8" w14:textId="77777777" w:rsidTr="00D22857">
        <w:trPr>
          <w:trHeight w:val="20"/>
        </w:trPr>
        <w:tc>
          <w:tcPr>
            <w:tcW w:w="2448" w:type="dxa"/>
            <w:tcBorders>
              <w:top w:val="nil"/>
              <w:left w:val="single" w:sz="4" w:space="0" w:color="auto"/>
              <w:bottom w:val="single" w:sz="4" w:space="0" w:color="auto"/>
              <w:right w:val="single" w:sz="4" w:space="0" w:color="auto"/>
            </w:tcBorders>
            <w:shd w:val="clear" w:color="000000" w:fill="FFFFFF"/>
            <w:noWrap/>
            <w:vAlign w:val="bottom"/>
            <w:hideMark/>
          </w:tcPr>
          <w:p w14:paraId="30103EE8" w14:textId="77777777" w:rsidR="002056A7" w:rsidRDefault="002056A7">
            <w:pPr>
              <w:rPr>
                <w:rFonts w:ascii="Calibri" w:hAnsi="Calibri" w:cs="Calibri"/>
                <w:color w:val="000000"/>
              </w:rPr>
            </w:pPr>
            <w:r>
              <w:rPr>
                <w:rFonts w:ascii="Calibri" w:hAnsi="Calibri" w:cs="Calibri"/>
                <w:color w:val="000000"/>
              </w:rPr>
              <w:t>Yuma 2013</w:t>
            </w:r>
          </w:p>
        </w:tc>
        <w:tc>
          <w:tcPr>
            <w:tcW w:w="2304" w:type="dxa"/>
            <w:tcBorders>
              <w:top w:val="nil"/>
              <w:left w:val="nil"/>
              <w:bottom w:val="single" w:sz="4" w:space="0" w:color="auto"/>
              <w:right w:val="single" w:sz="4" w:space="0" w:color="auto"/>
            </w:tcBorders>
            <w:shd w:val="clear" w:color="000000" w:fill="FFFFFF"/>
            <w:noWrap/>
            <w:vAlign w:val="bottom"/>
            <w:hideMark/>
          </w:tcPr>
          <w:p w14:paraId="7A4A19C7" w14:textId="77777777" w:rsidR="002056A7" w:rsidRPr="00D22857" w:rsidRDefault="002056A7">
            <w:pPr>
              <w:jc w:val="center"/>
              <w:rPr>
                <w:rFonts w:asciiTheme="minorHAnsi" w:hAnsiTheme="minorHAnsi" w:cstheme="minorHAnsi"/>
                <w:color w:val="000000"/>
                <w:sz w:val="22"/>
                <w:szCs w:val="22"/>
              </w:rPr>
            </w:pPr>
            <w:r w:rsidRPr="00D22857">
              <w:rPr>
                <w:rFonts w:asciiTheme="minorHAnsi" w:hAnsiTheme="minorHAnsi" w:cstheme="minorHAnsi"/>
                <w:color w:val="000000"/>
                <w:sz w:val="22"/>
                <w:szCs w:val="22"/>
              </w:rPr>
              <w:t>305</w:t>
            </w:r>
          </w:p>
        </w:tc>
        <w:tc>
          <w:tcPr>
            <w:tcW w:w="2160" w:type="dxa"/>
            <w:tcBorders>
              <w:top w:val="nil"/>
              <w:left w:val="nil"/>
              <w:bottom w:val="single" w:sz="4" w:space="0" w:color="auto"/>
              <w:right w:val="single" w:sz="4" w:space="0" w:color="auto"/>
            </w:tcBorders>
            <w:shd w:val="clear" w:color="auto" w:fill="auto"/>
            <w:noWrap/>
            <w:vAlign w:val="bottom"/>
            <w:hideMark/>
          </w:tcPr>
          <w:p w14:paraId="07CBDCC9" w14:textId="77777777" w:rsidR="002056A7" w:rsidRPr="00D22857" w:rsidRDefault="002056A7">
            <w:pPr>
              <w:jc w:val="center"/>
              <w:rPr>
                <w:rFonts w:asciiTheme="minorHAnsi" w:hAnsiTheme="minorHAnsi" w:cstheme="minorHAnsi"/>
                <w:color w:val="000000"/>
                <w:sz w:val="22"/>
                <w:szCs w:val="22"/>
              </w:rPr>
            </w:pPr>
            <w:r w:rsidRPr="00D22857">
              <w:rPr>
                <w:rFonts w:asciiTheme="minorHAnsi" w:hAnsiTheme="minorHAnsi" w:cstheme="minorHAnsi"/>
                <w:color w:val="000000"/>
                <w:sz w:val="22"/>
                <w:szCs w:val="22"/>
              </w:rPr>
              <w:t>100</w:t>
            </w:r>
          </w:p>
        </w:tc>
        <w:tc>
          <w:tcPr>
            <w:tcW w:w="2448" w:type="dxa"/>
            <w:tcBorders>
              <w:top w:val="nil"/>
              <w:left w:val="nil"/>
              <w:bottom w:val="single" w:sz="4" w:space="0" w:color="auto"/>
              <w:right w:val="single" w:sz="4" w:space="0" w:color="auto"/>
            </w:tcBorders>
            <w:shd w:val="clear" w:color="000000" w:fill="FFFFFF"/>
            <w:noWrap/>
            <w:vAlign w:val="bottom"/>
            <w:hideMark/>
          </w:tcPr>
          <w:p w14:paraId="32E1B74E" w14:textId="77777777" w:rsidR="002056A7" w:rsidRPr="00D22857" w:rsidRDefault="002056A7">
            <w:pPr>
              <w:jc w:val="center"/>
              <w:rPr>
                <w:rFonts w:asciiTheme="minorHAnsi" w:hAnsiTheme="minorHAnsi" w:cstheme="minorHAnsi"/>
                <w:color w:val="000000"/>
                <w:sz w:val="22"/>
                <w:szCs w:val="22"/>
              </w:rPr>
            </w:pPr>
            <w:r w:rsidRPr="00D22857">
              <w:rPr>
                <w:rFonts w:asciiTheme="minorHAnsi" w:hAnsiTheme="minorHAnsi" w:cstheme="minorHAnsi"/>
                <w:color w:val="000000"/>
                <w:sz w:val="22"/>
                <w:szCs w:val="22"/>
              </w:rPr>
              <w:t>55</w:t>
            </w:r>
          </w:p>
        </w:tc>
        <w:tc>
          <w:tcPr>
            <w:tcW w:w="2160" w:type="dxa"/>
            <w:tcBorders>
              <w:top w:val="nil"/>
              <w:left w:val="nil"/>
              <w:bottom w:val="single" w:sz="4" w:space="0" w:color="auto"/>
              <w:right w:val="single" w:sz="4" w:space="0" w:color="auto"/>
            </w:tcBorders>
            <w:shd w:val="clear" w:color="000000" w:fill="FFFFFF"/>
            <w:noWrap/>
            <w:vAlign w:val="bottom"/>
            <w:hideMark/>
          </w:tcPr>
          <w:p w14:paraId="1841EC3A" w14:textId="77777777" w:rsidR="002056A7" w:rsidRPr="00D22857" w:rsidRDefault="002056A7">
            <w:pPr>
              <w:jc w:val="center"/>
              <w:rPr>
                <w:rFonts w:asciiTheme="minorHAnsi" w:hAnsiTheme="minorHAnsi" w:cstheme="minorHAnsi"/>
                <w:color w:val="000000"/>
                <w:sz w:val="22"/>
                <w:szCs w:val="22"/>
              </w:rPr>
            </w:pPr>
            <w:r w:rsidRPr="00D22857">
              <w:rPr>
                <w:rFonts w:asciiTheme="minorHAnsi" w:hAnsiTheme="minorHAnsi" w:cstheme="minorHAnsi"/>
                <w:color w:val="000000"/>
                <w:sz w:val="22"/>
                <w:szCs w:val="22"/>
              </w:rPr>
              <w:t>55.0</w:t>
            </w:r>
          </w:p>
        </w:tc>
        <w:tc>
          <w:tcPr>
            <w:tcW w:w="2160" w:type="dxa"/>
            <w:tcBorders>
              <w:top w:val="nil"/>
              <w:left w:val="nil"/>
              <w:bottom w:val="single" w:sz="4" w:space="0" w:color="auto"/>
              <w:right w:val="single" w:sz="4" w:space="0" w:color="auto"/>
            </w:tcBorders>
            <w:shd w:val="clear" w:color="auto" w:fill="auto"/>
            <w:noWrap/>
            <w:vAlign w:val="bottom"/>
            <w:hideMark/>
          </w:tcPr>
          <w:p w14:paraId="34102C16" w14:textId="77777777" w:rsidR="002056A7" w:rsidRPr="00D22857" w:rsidRDefault="002056A7">
            <w:pPr>
              <w:jc w:val="center"/>
              <w:rPr>
                <w:rFonts w:asciiTheme="minorHAnsi" w:hAnsiTheme="minorHAnsi" w:cstheme="minorHAnsi"/>
                <w:color w:val="000000"/>
                <w:sz w:val="22"/>
                <w:szCs w:val="22"/>
              </w:rPr>
            </w:pPr>
            <w:r w:rsidRPr="00D22857">
              <w:rPr>
                <w:rFonts w:asciiTheme="minorHAnsi" w:hAnsiTheme="minorHAnsi" w:cstheme="minorHAnsi"/>
                <w:color w:val="000000"/>
                <w:sz w:val="22"/>
                <w:szCs w:val="22"/>
              </w:rPr>
              <w:t>100</w:t>
            </w:r>
          </w:p>
        </w:tc>
        <w:tc>
          <w:tcPr>
            <w:tcW w:w="2448" w:type="dxa"/>
            <w:tcBorders>
              <w:top w:val="nil"/>
              <w:left w:val="nil"/>
              <w:bottom w:val="single" w:sz="4" w:space="0" w:color="auto"/>
              <w:right w:val="single" w:sz="4" w:space="0" w:color="auto"/>
            </w:tcBorders>
            <w:shd w:val="clear" w:color="000000" w:fill="FFFFFF"/>
            <w:noWrap/>
            <w:vAlign w:val="bottom"/>
            <w:hideMark/>
          </w:tcPr>
          <w:p w14:paraId="6B78189D" w14:textId="77777777" w:rsidR="002056A7" w:rsidRPr="00D22857" w:rsidRDefault="002056A7">
            <w:pPr>
              <w:jc w:val="center"/>
              <w:rPr>
                <w:rFonts w:asciiTheme="minorHAnsi" w:hAnsiTheme="minorHAnsi" w:cstheme="minorHAnsi"/>
                <w:color w:val="000000"/>
                <w:sz w:val="22"/>
                <w:szCs w:val="22"/>
              </w:rPr>
            </w:pPr>
            <w:r w:rsidRPr="00D22857">
              <w:rPr>
                <w:rFonts w:asciiTheme="minorHAnsi" w:hAnsiTheme="minorHAnsi" w:cstheme="minorHAnsi"/>
                <w:color w:val="000000"/>
                <w:sz w:val="22"/>
                <w:szCs w:val="22"/>
              </w:rPr>
              <w:t>55</w:t>
            </w:r>
          </w:p>
        </w:tc>
        <w:tc>
          <w:tcPr>
            <w:tcW w:w="2160" w:type="dxa"/>
            <w:tcBorders>
              <w:top w:val="nil"/>
              <w:left w:val="nil"/>
              <w:bottom w:val="single" w:sz="4" w:space="0" w:color="auto"/>
              <w:right w:val="single" w:sz="4" w:space="0" w:color="auto"/>
            </w:tcBorders>
            <w:shd w:val="clear" w:color="000000" w:fill="FFFFFF"/>
            <w:noWrap/>
            <w:vAlign w:val="bottom"/>
            <w:hideMark/>
          </w:tcPr>
          <w:p w14:paraId="795529F4" w14:textId="77777777" w:rsidR="002056A7" w:rsidRPr="00D22857" w:rsidRDefault="002056A7">
            <w:pPr>
              <w:jc w:val="center"/>
              <w:rPr>
                <w:rFonts w:asciiTheme="minorHAnsi" w:hAnsiTheme="minorHAnsi" w:cstheme="minorHAnsi"/>
                <w:color w:val="000000"/>
                <w:sz w:val="22"/>
                <w:szCs w:val="22"/>
              </w:rPr>
            </w:pPr>
            <w:r w:rsidRPr="00D22857">
              <w:rPr>
                <w:rFonts w:asciiTheme="minorHAnsi" w:hAnsiTheme="minorHAnsi" w:cstheme="minorHAnsi"/>
                <w:color w:val="000000"/>
                <w:sz w:val="22"/>
                <w:szCs w:val="22"/>
              </w:rPr>
              <w:t>55.0</w:t>
            </w:r>
          </w:p>
        </w:tc>
        <w:tc>
          <w:tcPr>
            <w:tcW w:w="2333" w:type="dxa"/>
            <w:tcBorders>
              <w:top w:val="nil"/>
              <w:left w:val="nil"/>
              <w:bottom w:val="single" w:sz="4" w:space="0" w:color="auto"/>
              <w:right w:val="single" w:sz="4" w:space="0" w:color="auto"/>
            </w:tcBorders>
            <w:shd w:val="clear" w:color="000000" w:fill="FFFFFF"/>
            <w:noWrap/>
            <w:vAlign w:val="bottom"/>
            <w:hideMark/>
          </w:tcPr>
          <w:p w14:paraId="53377DA2" w14:textId="77777777" w:rsidR="002056A7" w:rsidRPr="00D22857" w:rsidRDefault="002056A7">
            <w:pPr>
              <w:jc w:val="center"/>
              <w:rPr>
                <w:rFonts w:asciiTheme="minorHAnsi" w:hAnsiTheme="minorHAnsi" w:cstheme="minorHAnsi"/>
                <w:color w:val="000000"/>
                <w:sz w:val="22"/>
                <w:szCs w:val="22"/>
              </w:rPr>
            </w:pPr>
            <w:r w:rsidRPr="00D22857">
              <w:rPr>
                <w:rFonts w:asciiTheme="minorHAnsi" w:hAnsiTheme="minorHAnsi" w:cstheme="minorHAnsi"/>
                <w:color w:val="000000"/>
                <w:sz w:val="22"/>
                <w:szCs w:val="22"/>
              </w:rPr>
              <w:t>158</w:t>
            </w:r>
          </w:p>
        </w:tc>
        <w:tc>
          <w:tcPr>
            <w:tcW w:w="2333" w:type="dxa"/>
            <w:tcBorders>
              <w:top w:val="nil"/>
              <w:left w:val="nil"/>
              <w:bottom w:val="single" w:sz="4" w:space="0" w:color="auto"/>
              <w:right w:val="single" w:sz="4" w:space="0" w:color="auto"/>
            </w:tcBorders>
            <w:shd w:val="clear" w:color="auto" w:fill="auto"/>
            <w:noWrap/>
            <w:vAlign w:val="bottom"/>
            <w:hideMark/>
          </w:tcPr>
          <w:p w14:paraId="12DBA3C5" w14:textId="77777777" w:rsidR="002056A7" w:rsidRPr="00D22857" w:rsidRDefault="002056A7">
            <w:pPr>
              <w:jc w:val="center"/>
              <w:rPr>
                <w:rFonts w:asciiTheme="minorHAnsi" w:hAnsiTheme="minorHAnsi" w:cstheme="minorHAnsi"/>
                <w:color w:val="000000"/>
                <w:sz w:val="22"/>
                <w:szCs w:val="22"/>
              </w:rPr>
            </w:pPr>
            <w:r w:rsidRPr="00D22857">
              <w:rPr>
                <w:rFonts w:asciiTheme="minorHAnsi" w:hAnsiTheme="minorHAnsi" w:cstheme="minorHAnsi"/>
                <w:color w:val="000000"/>
                <w:sz w:val="22"/>
                <w:szCs w:val="22"/>
              </w:rPr>
              <w:t>51.8</w:t>
            </w:r>
          </w:p>
        </w:tc>
      </w:tr>
      <w:tr w:rsidR="00D22857" w14:paraId="64802A9E" w14:textId="77777777" w:rsidTr="00D22857">
        <w:trPr>
          <w:trHeight w:val="20"/>
        </w:trPr>
        <w:tc>
          <w:tcPr>
            <w:tcW w:w="2448" w:type="dxa"/>
            <w:tcBorders>
              <w:top w:val="nil"/>
              <w:left w:val="single" w:sz="4" w:space="0" w:color="auto"/>
              <w:bottom w:val="single" w:sz="4" w:space="0" w:color="auto"/>
              <w:right w:val="single" w:sz="4" w:space="0" w:color="auto"/>
            </w:tcBorders>
            <w:shd w:val="clear" w:color="000000" w:fill="FFFFFF"/>
            <w:noWrap/>
            <w:vAlign w:val="bottom"/>
            <w:hideMark/>
          </w:tcPr>
          <w:p w14:paraId="50A247CC" w14:textId="77777777" w:rsidR="002056A7" w:rsidRDefault="002056A7">
            <w:pPr>
              <w:rPr>
                <w:rFonts w:ascii="Calibri" w:hAnsi="Calibri" w:cs="Calibri"/>
                <w:color w:val="000000"/>
              </w:rPr>
            </w:pPr>
            <w:r>
              <w:rPr>
                <w:rFonts w:ascii="Calibri" w:hAnsi="Calibri" w:cs="Calibri"/>
                <w:color w:val="000000"/>
              </w:rPr>
              <w:t>Yuma 2014</w:t>
            </w:r>
          </w:p>
        </w:tc>
        <w:tc>
          <w:tcPr>
            <w:tcW w:w="2304" w:type="dxa"/>
            <w:tcBorders>
              <w:top w:val="nil"/>
              <w:left w:val="nil"/>
              <w:bottom w:val="single" w:sz="4" w:space="0" w:color="auto"/>
              <w:right w:val="single" w:sz="4" w:space="0" w:color="auto"/>
            </w:tcBorders>
            <w:shd w:val="clear" w:color="000000" w:fill="FFFFFF"/>
            <w:noWrap/>
            <w:vAlign w:val="bottom"/>
            <w:hideMark/>
          </w:tcPr>
          <w:p w14:paraId="7CA93A9E" w14:textId="77777777" w:rsidR="002056A7" w:rsidRPr="00D22857" w:rsidRDefault="002056A7">
            <w:pPr>
              <w:jc w:val="center"/>
              <w:rPr>
                <w:rFonts w:asciiTheme="minorHAnsi" w:hAnsiTheme="minorHAnsi" w:cstheme="minorHAnsi"/>
                <w:color w:val="000000"/>
                <w:sz w:val="22"/>
                <w:szCs w:val="22"/>
              </w:rPr>
            </w:pPr>
            <w:r w:rsidRPr="00D22857">
              <w:rPr>
                <w:rFonts w:asciiTheme="minorHAnsi" w:hAnsiTheme="minorHAnsi" w:cstheme="minorHAnsi"/>
                <w:color w:val="000000"/>
                <w:sz w:val="22"/>
                <w:szCs w:val="22"/>
              </w:rPr>
              <w:t>301</w:t>
            </w:r>
          </w:p>
        </w:tc>
        <w:tc>
          <w:tcPr>
            <w:tcW w:w="2160" w:type="dxa"/>
            <w:tcBorders>
              <w:top w:val="nil"/>
              <w:left w:val="nil"/>
              <w:bottom w:val="single" w:sz="4" w:space="0" w:color="auto"/>
              <w:right w:val="single" w:sz="4" w:space="0" w:color="auto"/>
            </w:tcBorders>
            <w:shd w:val="clear" w:color="000000" w:fill="FFFFFF"/>
            <w:noWrap/>
            <w:vAlign w:val="bottom"/>
            <w:hideMark/>
          </w:tcPr>
          <w:p w14:paraId="033AB39E" w14:textId="77777777" w:rsidR="002056A7" w:rsidRPr="00D22857" w:rsidRDefault="002056A7">
            <w:pPr>
              <w:jc w:val="center"/>
              <w:rPr>
                <w:rFonts w:asciiTheme="minorHAnsi" w:hAnsiTheme="minorHAnsi" w:cstheme="minorHAnsi"/>
                <w:color w:val="000000"/>
                <w:sz w:val="22"/>
                <w:szCs w:val="22"/>
              </w:rPr>
            </w:pPr>
            <w:r w:rsidRPr="00D22857">
              <w:rPr>
                <w:rFonts w:asciiTheme="minorHAnsi" w:hAnsiTheme="minorHAnsi" w:cstheme="minorHAnsi"/>
                <w:color w:val="000000"/>
                <w:sz w:val="22"/>
                <w:szCs w:val="22"/>
              </w:rPr>
              <w:t>150</w:t>
            </w:r>
          </w:p>
        </w:tc>
        <w:tc>
          <w:tcPr>
            <w:tcW w:w="2448" w:type="dxa"/>
            <w:tcBorders>
              <w:top w:val="nil"/>
              <w:left w:val="nil"/>
              <w:bottom w:val="single" w:sz="4" w:space="0" w:color="auto"/>
              <w:right w:val="single" w:sz="4" w:space="0" w:color="auto"/>
            </w:tcBorders>
            <w:shd w:val="clear" w:color="000000" w:fill="FFFFFF"/>
            <w:noWrap/>
            <w:vAlign w:val="bottom"/>
            <w:hideMark/>
          </w:tcPr>
          <w:p w14:paraId="7E095D61" w14:textId="77777777" w:rsidR="002056A7" w:rsidRPr="00D22857" w:rsidRDefault="002056A7">
            <w:pPr>
              <w:jc w:val="center"/>
              <w:rPr>
                <w:rFonts w:asciiTheme="minorHAnsi" w:hAnsiTheme="minorHAnsi" w:cstheme="minorHAnsi"/>
                <w:color w:val="000000"/>
                <w:sz w:val="22"/>
                <w:szCs w:val="22"/>
              </w:rPr>
            </w:pPr>
            <w:r w:rsidRPr="00D22857">
              <w:rPr>
                <w:rFonts w:asciiTheme="minorHAnsi" w:hAnsiTheme="minorHAnsi" w:cstheme="minorHAnsi"/>
                <w:color w:val="000000"/>
                <w:sz w:val="22"/>
                <w:szCs w:val="22"/>
              </w:rPr>
              <w:t>55</w:t>
            </w:r>
          </w:p>
        </w:tc>
        <w:tc>
          <w:tcPr>
            <w:tcW w:w="2160" w:type="dxa"/>
            <w:tcBorders>
              <w:top w:val="nil"/>
              <w:left w:val="nil"/>
              <w:bottom w:val="single" w:sz="4" w:space="0" w:color="auto"/>
              <w:right w:val="single" w:sz="4" w:space="0" w:color="auto"/>
            </w:tcBorders>
            <w:shd w:val="clear" w:color="000000" w:fill="FFFFFF"/>
            <w:noWrap/>
            <w:vAlign w:val="bottom"/>
            <w:hideMark/>
          </w:tcPr>
          <w:p w14:paraId="48506028" w14:textId="77777777" w:rsidR="002056A7" w:rsidRPr="00D22857" w:rsidRDefault="002056A7">
            <w:pPr>
              <w:jc w:val="center"/>
              <w:rPr>
                <w:rFonts w:asciiTheme="minorHAnsi" w:hAnsiTheme="minorHAnsi" w:cstheme="minorHAnsi"/>
                <w:color w:val="000000"/>
                <w:sz w:val="22"/>
                <w:szCs w:val="22"/>
              </w:rPr>
            </w:pPr>
            <w:r w:rsidRPr="00D22857">
              <w:rPr>
                <w:rFonts w:asciiTheme="minorHAnsi" w:hAnsiTheme="minorHAnsi" w:cstheme="minorHAnsi"/>
                <w:color w:val="000000"/>
                <w:sz w:val="22"/>
                <w:szCs w:val="22"/>
              </w:rPr>
              <w:t>36.7</w:t>
            </w:r>
          </w:p>
        </w:tc>
        <w:tc>
          <w:tcPr>
            <w:tcW w:w="2160" w:type="dxa"/>
            <w:tcBorders>
              <w:top w:val="nil"/>
              <w:left w:val="nil"/>
              <w:bottom w:val="single" w:sz="4" w:space="0" w:color="auto"/>
              <w:right w:val="single" w:sz="4" w:space="0" w:color="auto"/>
            </w:tcBorders>
            <w:shd w:val="clear" w:color="000000" w:fill="FFFFFF"/>
            <w:noWrap/>
            <w:vAlign w:val="bottom"/>
            <w:hideMark/>
          </w:tcPr>
          <w:p w14:paraId="4E85AA22" w14:textId="77777777" w:rsidR="002056A7" w:rsidRPr="00D22857" w:rsidRDefault="002056A7">
            <w:pPr>
              <w:jc w:val="center"/>
              <w:rPr>
                <w:rFonts w:asciiTheme="minorHAnsi" w:hAnsiTheme="minorHAnsi" w:cstheme="minorHAnsi"/>
                <w:color w:val="000000"/>
                <w:sz w:val="22"/>
                <w:szCs w:val="22"/>
              </w:rPr>
            </w:pPr>
            <w:r w:rsidRPr="00D22857">
              <w:rPr>
                <w:rFonts w:asciiTheme="minorHAnsi" w:hAnsiTheme="minorHAnsi" w:cstheme="minorHAnsi"/>
                <w:color w:val="000000"/>
                <w:sz w:val="22"/>
                <w:szCs w:val="22"/>
              </w:rPr>
              <w:t>150</w:t>
            </w:r>
          </w:p>
        </w:tc>
        <w:tc>
          <w:tcPr>
            <w:tcW w:w="2448" w:type="dxa"/>
            <w:tcBorders>
              <w:top w:val="nil"/>
              <w:left w:val="nil"/>
              <w:bottom w:val="single" w:sz="4" w:space="0" w:color="auto"/>
              <w:right w:val="single" w:sz="4" w:space="0" w:color="auto"/>
            </w:tcBorders>
            <w:shd w:val="clear" w:color="000000" w:fill="FFFFFF"/>
            <w:noWrap/>
            <w:vAlign w:val="bottom"/>
            <w:hideMark/>
          </w:tcPr>
          <w:p w14:paraId="78DCBEC1" w14:textId="77777777" w:rsidR="002056A7" w:rsidRPr="00D22857" w:rsidRDefault="002056A7">
            <w:pPr>
              <w:jc w:val="center"/>
              <w:rPr>
                <w:rFonts w:asciiTheme="minorHAnsi" w:hAnsiTheme="minorHAnsi" w:cstheme="minorHAnsi"/>
                <w:color w:val="000000"/>
                <w:sz w:val="22"/>
                <w:szCs w:val="22"/>
              </w:rPr>
            </w:pPr>
            <w:r w:rsidRPr="00D22857">
              <w:rPr>
                <w:rFonts w:asciiTheme="minorHAnsi" w:hAnsiTheme="minorHAnsi" w:cstheme="minorHAnsi"/>
                <w:color w:val="000000"/>
                <w:sz w:val="22"/>
                <w:szCs w:val="22"/>
              </w:rPr>
              <w:t>22</w:t>
            </w:r>
          </w:p>
        </w:tc>
        <w:tc>
          <w:tcPr>
            <w:tcW w:w="2160" w:type="dxa"/>
            <w:tcBorders>
              <w:top w:val="nil"/>
              <w:left w:val="nil"/>
              <w:bottom w:val="single" w:sz="4" w:space="0" w:color="auto"/>
              <w:right w:val="single" w:sz="4" w:space="0" w:color="auto"/>
            </w:tcBorders>
            <w:shd w:val="clear" w:color="000000" w:fill="FFFFFF"/>
            <w:noWrap/>
            <w:vAlign w:val="bottom"/>
            <w:hideMark/>
          </w:tcPr>
          <w:p w14:paraId="478EDB3D" w14:textId="77777777" w:rsidR="002056A7" w:rsidRPr="00D22857" w:rsidRDefault="002056A7">
            <w:pPr>
              <w:jc w:val="center"/>
              <w:rPr>
                <w:rFonts w:asciiTheme="minorHAnsi" w:hAnsiTheme="minorHAnsi" w:cstheme="minorHAnsi"/>
                <w:color w:val="000000"/>
                <w:sz w:val="22"/>
                <w:szCs w:val="22"/>
              </w:rPr>
            </w:pPr>
            <w:r w:rsidRPr="00D22857">
              <w:rPr>
                <w:rFonts w:asciiTheme="minorHAnsi" w:hAnsiTheme="minorHAnsi" w:cstheme="minorHAnsi"/>
                <w:color w:val="000000"/>
                <w:sz w:val="22"/>
                <w:szCs w:val="22"/>
              </w:rPr>
              <w:t>14.7</w:t>
            </w:r>
          </w:p>
        </w:tc>
        <w:tc>
          <w:tcPr>
            <w:tcW w:w="2333" w:type="dxa"/>
            <w:tcBorders>
              <w:top w:val="nil"/>
              <w:left w:val="nil"/>
              <w:bottom w:val="single" w:sz="4" w:space="0" w:color="auto"/>
              <w:right w:val="single" w:sz="4" w:space="0" w:color="auto"/>
            </w:tcBorders>
            <w:shd w:val="clear" w:color="000000" w:fill="FFFFFF"/>
            <w:noWrap/>
            <w:vAlign w:val="bottom"/>
            <w:hideMark/>
          </w:tcPr>
          <w:p w14:paraId="4E7D8701" w14:textId="77777777" w:rsidR="002056A7" w:rsidRPr="00D22857" w:rsidRDefault="002056A7">
            <w:pPr>
              <w:jc w:val="center"/>
              <w:rPr>
                <w:rFonts w:asciiTheme="minorHAnsi" w:hAnsiTheme="minorHAnsi" w:cstheme="minorHAnsi"/>
                <w:color w:val="000000"/>
                <w:sz w:val="22"/>
                <w:szCs w:val="22"/>
              </w:rPr>
            </w:pPr>
            <w:r w:rsidRPr="00D22857">
              <w:rPr>
                <w:rFonts w:asciiTheme="minorHAnsi" w:hAnsiTheme="minorHAnsi" w:cstheme="minorHAnsi"/>
                <w:color w:val="000000"/>
                <w:sz w:val="22"/>
                <w:szCs w:val="22"/>
              </w:rPr>
              <w:t>132</w:t>
            </w:r>
          </w:p>
        </w:tc>
        <w:tc>
          <w:tcPr>
            <w:tcW w:w="2333" w:type="dxa"/>
            <w:tcBorders>
              <w:top w:val="nil"/>
              <w:left w:val="nil"/>
              <w:bottom w:val="single" w:sz="4" w:space="0" w:color="auto"/>
              <w:right w:val="single" w:sz="4" w:space="0" w:color="auto"/>
            </w:tcBorders>
            <w:shd w:val="clear" w:color="auto" w:fill="auto"/>
            <w:noWrap/>
            <w:vAlign w:val="bottom"/>
            <w:hideMark/>
          </w:tcPr>
          <w:p w14:paraId="40B11505" w14:textId="77777777" w:rsidR="002056A7" w:rsidRPr="00D22857" w:rsidRDefault="002056A7">
            <w:pPr>
              <w:jc w:val="center"/>
              <w:rPr>
                <w:rFonts w:asciiTheme="minorHAnsi" w:hAnsiTheme="minorHAnsi" w:cstheme="minorHAnsi"/>
                <w:color w:val="000000"/>
                <w:sz w:val="22"/>
                <w:szCs w:val="22"/>
              </w:rPr>
            </w:pPr>
            <w:r w:rsidRPr="00D22857">
              <w:rPr>
                <w:rFonts w:asciiTheme="minorHAnsi" w:hAnsiTheme="minorHAnsi" w:cstheme="minorHAnsi"/>
                <w:color w:val="000000"/>
                <w:sz w:val="22"/>
                <w:szCs w:val="22"/>
              </w:rPr>
              <w:t>43.9</w:t>
            </w:r>
          </w:p>
        </w:tc>
      </w:tr>
      <w:tr w:rsidR="00D22857" w14:paraId="19608BE5" w14:textId="77777777" w:rsidTr="00D22857">
        <w:trPr>
          <w:trHeight w:val="20"/>
        </w:trPr>
        <w:tc>
          <w:tcPr>
            <w:tcW w:w="2448" w:type="dxa"/>
            <w:tcBorders>
              <w:top w:val="nil"/>
              <w:left w:val="single" w:sz="4" w:space="0" w:color="auto"/>
              <w:bottom w:val="single" w:sz="4" w:space="0" w:color="auto"/>
              <w:right w:val="single" w:sz="4" w:space="0" w:color="auto"/>
            </w:tcBorders>
            <w:shd w:val="clear" w:color="000000" w:fill="FFFFFF"/>
            <w:noWrap/>
            <w:vAlign w:val="bottom"/>
            <w:hideMark/>
          </w:tcPr>
          <w:p w14:paraId="23EFEC62" w14:textId="77777777" w:rsidR="002056A7" w:rsidRDefault="002056A7">
            <w:pPr>
              <w:rPr>
                <w:rFonts w:ascii="Calibri" w:hAnsi="Calibri" w:cs="Calibri"/>
                <w:color w:val="000000"/>
              </w:rPr>
            </w:pPr>
            <w:r>
              <w:rPr>
                <w:rFonts w:ascii="Calibri" w:hAnsi="Calibri" w:cs="Calibri"/>
                <w:color w:val="000000"/>
              </w:rPr>
              <w:t>Yuma 2015</w:t>
            </w:r>
          </w:p>
        </w:tc>
        <w:tc>
          <w:tcPr>
            <w:tcW w:w="2304" w:type="dxa"/>
            <w:tcBorders>
              <w:top w:val="nil"/>
              <w:left w:val="nil"/>
              <w:bottom w:val="single" w:sz="4" w:space="0" w:color="auto"/>
              <w:right w:val="single" w:sz="4" w:space="0" w:color="auto"/>
            </w:tcBorders>
            <w:shd w:val="clear" w:color="000000" w:fill="FFFFFF"/>
            <w:noWrap/>
            <w:vAlign w:val="bottom"/>
            <w:hideMark/>
          </w:tcPr>
          <w:p w14:paraId="464C1E2E" w14:textId="77777777" w:rsidR="002056A7" w:rsidRPr="00D22857" w:rsidRDefault="002056A7">
            <w:pPr>
              <w:jc w:val="center"/>
              <w:rPr>
                <w:rFonts w:asciiTheme="minorHAnsi" w:hAnsiTheme="minorHAnsi" w:cstheme="minorHAnsi"/>
                <w:color w:val="000000"/>
                <w:sz w:val="22"/>
                <w:szCs w:val="22"/>
              </w:rPr>
            </w:pPr>
            <w:r w:rsidRPr="00D22857">
              <w:rPr>
                <w:rFonts w:asciiTheme="minorHAnsi" w:hAnsiTheme="minorHAnsi" w:cstheme="minorHAnsi"/>
                <w:color w:val="000000"/>
                <w:sz w:val="22"/>
                <w:szCs w:val="22"/>
              </w:rPr>
              <w:t>578</w:t>
            </w:r>
          </w:p>
        </w:tc>
        <w:tc>
          <w:tcPr>
            <w:tcW w:w="2160" w:type="dxa"/>
            <w:tcBorders>
              <w:top w:val="nil"/>
              <w:left w:val="nil"/>
              <w:bottom w:val="single" w:sz="4" w:space="0" w:color="auto"/>
              <w:right w:val="single" w:sz="4" w:space="0" w:color="auto"/>
            </w:tcBorders>
            <w:shd w:val="clear" w:color="000000" w:fill="FFFFFF"/>
            <w:noWrap/>
            <w:vAlign w:val="bottom"/>
            <w:hideMark/>
          </w:tcPr>
          <w:p w14:paraId="712E957D" w14:textId="77777777" w:rsidR="002056A7" w:rsidRPr="00D22857" w:rsidRDefault="002056A7">
            <w:pPr>
              <w:jc w:val="center"/>
              <w:rPr>
                <w:rFonts w:asciiTheme="minorHAnsi" w:hAnsiTheme="minorHAnsi" w:cstheme="minorHAnsi"/>
                <w:color w:val="000000"/>
                <w:sz w:val="22"/>
                <w:szCs w:val="22"/>
              </w:rPr>
            </w:pPr>
            <w:r w:rsidRPr="00D22857">
              <w:rPr>
                <w:rFonts w:asciiTheme="minorHAnsi" w:hAnsiTheme="minorHAnsi" w:cstheme="minorHAnsi"/>
                <w:color w:val="000000"/>
                <w:sz w:val="22"/>
                <w:szCs w:val="22"/>
              </w:rPr>
              <w:t>200</w:t>
            </w:r>
          </w:p>
        </w:tc>
        <w:tc>
          <w:tcPr>
            <w:tcW w:w="2448" w:type="dxa"/>
            <w:tcBorders>
              <w:top w:val="nil"/>
              <w:left w:val="nil"/>
              <w:bottom w:val="single" w:sz="4" w:space="0" w:color="auto"/>
              <w:right w:val="single" w:sz="4" w:space="0" w:color="auto"/>
            </w:tcBorders>
            <w:shd w:val="clear" w:color="000000" w:fill="FFFFFF"/>
            <w:noWrap/>
            <w:vAlign w:val="bottom"/>
            <w:hideMark/>
          </w:tcPr>
          <w:p w14:paraId="2329C0E4" w14:textId="77777777" w:rsidR="002056A7" w:rsidRPr="00D22857" w:rsidRDefault="002056A7">
            <w:pPr>
              <w:jc w:val="center"/>
              <w:rPr>
                <w:rFonts w:asciiTheme="minorHAnsi" w:hAnsiTheme="minorHAnsi" w:cstheme="minorHAnsi"/>
                <w:color w:val="000000"/>
                <w:sz w:val="22"/>
                <w:szCs w:val="22"/>
              </w:rPr>
            </w:pPr>
            <w:r w:rsidRPr="00D22857">
              <w:rPr>
                <w:rFonts w:asciiTheme="minorHAnsi" w:hAnsiTheme="minorHAnsi" w:cstheme="minorHAnsi"/>
                <w:color w:val="000000"/>
                <w:sz w:val="22"/>
                <w:szCs w:val="22"/>
              </w:rPr>
              <w:t>65</w:t>
            </w:r>
          </w:p>
        </w:tc>
        <w:tc>
          <w:tcPr>
            <w:tcW w:w="2160" w:type="dxa"/>
            <w:tcBorders>
              <w:top w:val="nil"/>
              <w:left w:val="nil"/>
              <w:bottom w:val="single" w:sz="4" w:space="0" w:color="auto"/>
              <w:right w:val="single" w:sz="4" w:space="0" w:color="auto"/>
            </w:tcBorders>
            <w:shd w:val="clear" w:color="000000" w:fill="FFFFFF"/>
            <w:noWrap/>
            <w:vAlign w:val="bottom"/>
            <w:hideMark/>
          </w:tcPr>
          <w:p w14:paraId="13D9B4A3" w14:textId="77777777" w:rsidR="002056A7" w:rsidRPr="00D22857" w:rsidRDefault="002056A7">
            <w:pPr>
              <w:jc w:val="center"/>
              <w:rPr>
                <w:rFonts w:asciiTheme="minorHAnsi" w:hAnsiTheme="minorHAnsi" w:cstheme="minorHAnsi"/>
                <w:color w:val="000000"/>
                <w:sz w:val="22"/>
                <w:szCs w:val="22"/>
              </w:rPr>
            </w:pPr>
            <w:r w:rsidRPr="00D22857">
              <w:rPr>
                <w:rFonts w:asciiTheme="minorHAnsi" w:hAnsiTheme="minorHAnsi" w:cstheme="minorHAnsi"/>
                <w:color w:val="000000"/>
                <w:sz w:val="22"/>
                <w:szCs w:val="22"/>
              </w:rPr>
              <w:t>32.5</w:t>
            </w:r>
          </w:p>
        </w:tc>
        <w:tc>
          <w:tcPr>
            <w:tcW w:w="2160" w:type="dxa"/>
            <w:tcBorders>
              <w:top w:val="nil"/>
              <w:left w:val="nil"/>
              <w:bottom w:val="single" w:sz="4" w:space="0" w:color="auto"/>
              <w:right w:val="single" w:sz="4" w:space="0" w:color="auto"/>
            </w:tcBorders>
            <w:shd w:val="clear" w:color="000000" w:fill="FFFFFF"/>
            <w:noWrap/>
            <w:vAlign w:val="bottom"/>
            <w:hideMark/>
          </w:tcPr>
          <w:p w14:paraId="21F38179" w14:textId="77777777" w:rsidR="002056A7" w:rsidRPr="00D22857" w:rsidRDefault="002056A7">
            <w:pPr>
              <w:jc w:val="center"/>
              <w:rPr>
                <w:rFonts w:asciiTheme="minorHAnsi" w:hAnsiTheme="minorHAnsi" w:cstheme="minorHAnsi"/>
                <w:color w:val="000000"/>
                <w:sz w:val="22"/>
                <w:szCs w:val="22"/>
              </w:rPr>
            </w:pPr>
            <w:r w:rsidRPr="00D22857">
              <w:rPr>
                <w:rFonts w:asciiTheme="minorHAnsi" w:hAnsiTheme="minorHAnsi" w:cstheme="minorHAnsi"/>
                <w:color w:val="000000"/>
                <w:sz w:val="22"/>
                <w:szCs w:val="22"/>
              </w:rPr>
              <w:t>200</w:t>
            </w:r>
          </w:p>
        </w:tc>
        <w:tc>
          <w:tcPr>
            <w:tcW w:w="2448" w:type="dxa"/>
            <w:tcBorders>
              <w:top w:val="nil"/>
              <w:left w:val="nil"/>
              <w:bottom w:val="single" w:sz="4" w:space="0" w:color="auto"/>
              <w:right w:val="single" w:sz="4" w:space="0" w:color="auto"/>
            </w:tcBorders>
            <w:shd w:val="clear" w:color="000000" w:fill="FFFFFF"/>
            <w:noWrap/>
            <w:vAlign w:val="bottom"/>
            <w:hideMark/>
          </w:tcPr>
          <w:p w14:paraId="15BAB189" w14:textId="77777777" w:rsidR="002056A7" w:rsidRPr="00D22857" w:rsidRDefault="002056A7">
            <w:pPr>
              <w:jc w:val="center"/>
              <w:rPr>
                <w:rFonts w:asciiTheme="minorHAnsi" w:hAnsiTheme="minorHAnsi" w:cstheme="minorHAnsi"/>
                <w:color w:val="000000"/>
                <w:sz w:val="22"/>
                <w:szCs w:val="22"/>
              </w:rPr>
            </w:pPr>
            <w:r w:rsidRPr="00D22857">
              <w:rPr>
                <w:rFonts w:asciiTheme="minorHAnsi" w:hAnsiTheme="minorHAnsi" w:cstheme="minorHAnsi"/>
                <w:color w:val="000000"/>
                <w:sz w:val="22"/>
                <w:szCs w:val="22"/>
              </w:rPr>
              <w:t>18</w:t>
            </w:r>
          </w:p>
        </w:tc>
        <w:tc>
          <w:tcPr>
            <w:tcW w:w="2160" w:type="dxa"/>
            <w:tcBorders>
              <w:top w:val="nil"/>
              <w:left w:val="nil"/>
              <w:bottom w:val="single" w:sz="4" w:space="0" w:color="auto"/>
              <w:right w:val="single" w:sz="4" w:space="0" w:color="auto"/>
            </w:tcBorders>
            <w:shd w:val="clear" w:color="000000" w:fill="FFFFFF"/>
            <w:noWrap/>
            <w:vAlign w:val="bottom"/>
            <w:hideMark/>
          </w:tcPr>
          <w:p w14:paraId="36399F8D" w14:textId="77777777" w:rsidR="002056A7" w:rsidRPr="00D22857" w:rsidRDefault="002056A7">
            <w:pPr>
              <w:jc w:val="center"/>
              <w:rPr>
                <w:rFonts w:asciiTheme="minorHAnsi" w:hAnsiTheme="minorHAnsi" w:cstheme="minorHAnsi"/>
                <w:color w:val="000000"/>
                <w:sz w:val="22"/>
                <w:szCs w:val="22"/>
              </w:rPr>
            </w:pPr>
            <w:r w:rsidRPr="00D22857">
              <w:rPr>
                <w:rFonts w:asciiTheme="minorHAnsi" w:hAnsiTheme="minorHAnsi" w:cstheme="minorHAnsi"/>
                <w:color w:val="000000"/>
                <w:sz w:val="22"/>
                <w:szCs w:val="22"/>
              </w:rPr>
              <w:t>9.0</w:t>
            </w:r>
          </w:p>
        </w:tc>
        <w:tc>
          <w:tcPr>
            <w:tcW w:w="2333" w:type="dxa"/>
            <w:tcBorders>
              <w:top w:val="nil"/>
              <w:left w:val="nil"/>
              <w:bottom w:val="single" w:sz="4" w:space="0" w:color="auto"/>
              <w:right w:val="single" w:sz="4" w:space="0" w:color="auto"/>
            </w:tcBorders>
            <w:shd w:val="clear" w:color="000000" w:fill="FFFFFF"/>
            <w:noWrap/>
            <w:vAlign w:val="bottom"/>
            <w:hideMark/>
          </w:tcPr>
          <w:p w14:paraId="5BAAA256" w14:textId="77777777" w:rsidR="002056A7" w:rsidRPr="00D22857" w:rsidRDefault="002056A7">
            <w:pPr>
              <w:jc w:val="center"/>
              <w:rPr>
                <w:rFonts w:asciiTheme="minorHAnsi" w:hAnsiTheme="minorHAnsi" w:cstheme="minorHAnsi"/>
                <w:color w:val="000000"/>
                <w:sz w:val="22"/>
                <w:szCs w:val="22"/>
              </w:rPr>
            </w:pPr>
            <w:r w:rsidRPr="00D22857">
              <w:rPr>
                <w:rFonts w:asciiTheme="minorHAnsi" w:hAnsiTheme="minorHAnsi" w:cstheme="minorHAnsi"/>
                <w:color w:val="000000"/>
                <w:sz w:val="22"/>
                <w:szCs w:val="22"/>
              </w:rPr>
              <w:t>232</w:t>
            </w:r>
          </w:p>
        </w:tc>
        <w:tc>
          <w:tcPr>
            <w:tcW w:w="2333" w:type="dxa"/>
            <w:tcBorders>
              <w:top w:val="nil"/>
              <w:left w:val="nil"/>
              <w:bottom w:val="single" w:sz="4" w:space="0" w:color="auto"/>
              <w:right w:val="single" w:sz="4" w:space="0" w:color="auto"/>
            </w:tcBorders>
            <w:shd w:val="clear" w:color="auto" w:fill="auto"/>
            <w:noWrap/>
            <w:vAlign w:val="bottom"/>
            <w:hideMark/>
          </w:tcPr>
          <w:p w14:paraId="3C22AD56" w14:textId="77777777" w:rsidR="002056A7" w:rsidRPr="00D22857" w:rsidRDefault="002056A7">
            <w:pPr>
              <w:jc w:val="center"/>
              <w:rPr>
                <w:rFonts w:asciiTheme="minorHAnsi" w:hAnsiTheme="minorHAnsi" w:cstheme="minorHAnsi"/>
                <w:color w:val="000000"/>
                <w:sz w:val="22"/>
                <w:szCs w:val="22"/>
              </w:rPr>
            </w:pPr>
            <w:r w:rsidRPr="00D22857">
              <w:rPr>
                <w:rFonts w:asciiTheme="minorHAnsi" w:hAnsiTheme="minorHAnsi" w:cstheme="minorHAnsi"/>
                <w:color w:val="000000"/>
                <w:sz w:val="22"/>
                <w:szCs w:val="22"/>
              </w:rPr>
              <w:t>40.1</w:t>
            </w:r>
          </w:p>
        </w:tc>
      </w:tr>
    </w:tbl>
    <w:p w14:paraId="5977C4EA" w14:textId="36CDA7B4" w:rsidR="00B91ED5" w:rsidRDefault="00B91ED5" w:rsidP="002C2251">
      <w:pPr>
        <w:autoSpaceDE w:val="0"/>
        <w:autoSpaceDN w:val="0"/>
        <w:adjustRightInd w:val="0"/>
        <w:rPr>
          <w:color w:val="000000"/>
        </w:rPr>
      </w:pPr>
    </w:p>
    <w:p w14:paraId="5581BC3B" w14:textId="77777777" w:rsidR="00B91ED5" w:rsidRDefault="00B91ED5" w:rsidP="002C2251">
      <w:pPr>
        <w:autoSpaceDE w:val="0"/>
        <w:autoSpaceDN w:val="0"/>
        <w:adjustRightInd w:val="0"/>
        <w:rPr>
          <w:color w:val="000000"/>
        </w:rPr>
        <w:sectPr w:rsidR="00B91ED5" w:rsidSect="00B91ED5">
          <w:pgSz w:w="15840" w:h="12240" w:orient="landscape" w:code="1"/>
          <w:pgMar w:top="2160" w:right="1440" w:bottom="2160" w:left="1440" w:header="720" w:footer="720" w:gutter="0"/>
          <w:cols w:space="720"/>
          <w:titlePg/>
          <w:docGrid w:linePitch="360"/>
        </w:sectPr>
      </w:pPr>
    </w:p>
    <w:p w14:paraId="2DF61C83" w14:textId="77777777" w:rsidR="008419A0" w:rsidRDefault="008419A0" w:rsidP="00657DA9">
      <w:pPr>
        <w:rPr>
          <w:color w:val="000000"/>
        </w:rPr>
      </w:pPr>
    </w:p>
    <w:p w14:paraId="5E721613" w14:textId="5365F312" w:rsidR="00C924B5" w:rsidRDefault="00C924B5" w:rsidP="00C924B5">
      <w:pPr>
        <w:pStyle w:val="Table-heading"/>
      </w:pPr>
      <w:bookmarkStart w:id="72" w:name="_Toc29994288"/>
      <w:r>
        <w:t xml:space="preserve">Table </w:t>
      </w:r>
      <w:r w:rsidR="00B94D3F">
        <w:fldChar w:fldCharType="begin"/>
      </w:r>
      <w:r w:rsidR="00B94D3F">
        <w:instrText xml:space="preserve"> SEQ Table \* ARABIC </w:instrText>
      </w:r>
      <w:r w:rsidR="00B94D3F">
        <w:fldChar w:fldCharType="separate"/>
      </w:r>
      <w:r w:rsidR="00D7436F">
        <w:rPr>
          <w:noProof/>
        </w:rPr>
        <w:t>14</w:t>
      </w:r>
      <w:r w:rsidR="00B94D3F">
        <w:rPr>
          <w:noProof/>
        </w:rPr>
        <w:fldChar w:fldCharType="end"/>
      </w:r>
      <w:r w:rsidRPr="004D7924">
        <w:t>. Results from regression of the number of mates for individual males and females that reproduced vs. number of offspring sampled.</w:t>
      </w:r>
      <w:bookmarkEnd w:id="72"/>
      <w:r w:rsidRPr="004D7924">
        <w:t xml:space="preserve"> </w:t>
      </w:r>
    </w:p>
    <w:p w14:paraId="61142CF4" w14:textId="015103E1" w:rsidR="00C924B5" w:rsidRDefault="00C924B5" w:rsidP="00C924B5">
      <w:pPr>
        <w:pStyle w:val="Caption"/>
        <w:rPr>
          <w:b w:val="0"/>
        </w:rPr>
      </w:pPr>
      <w:r w:rsidRPr="00C924B5">
        <w:rPr>
          <w:b w:val="0"/>
        </w:rPr>
        <w:t>“r” is the Spearman correlation coefficient and “P” is the probability based on 1000 permutations. Individuals that did not reproduce were not included.</w:t>
      </w:r>
    </w:p>
    <w:p w14:paraId="1C0E8F8E" w14:textId="77777777" w:rsidR="00C924B5" w:rsidRPr="00C924B5" w:rsidRDefault="00C924B5" w:rsidP="00C924B5"/>
    <w:tbl>
      <w:tblPr>
        <w:tblW w:w="0" w:type="auto"/>
        <w:tblInd w:w="-5" w:type="dxa"/>
        <w:tblLook w:val="04A0" w:firstRow="1" w:lastRow="0" w:firstColumn="1" w:lastColumn="0" w:noHBand="0" w:noVBand="1"/>
      </w:tblPr>
      <w:tblGrid>
        <w:gridCol w:w="1307"/>
        <w:gridCol w:w="764"/>
        <w:gridCol w:w="764"/>
        <w:gridCol w:w="764"/>
        <w:gridCol w:w="764"/>
        <w:gridCol w:w="898"/>
        <w:gridCol w:w="820"/>
      </w:tblGrid>
      <w:tr w:rsidR="00D22857" w14:paraId="004B0DC5" w14:textId="77777777" w:rsidTr="00C924B5">
        <w:trPr>
          <w:trHeight w:val="320"/>
        </w:trPr>
        <w:tc>
          <w:tcPr>
            <w:tcW w:w="0" w:type="auto"/>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635A5A5F" w14:textId="77777777" w:rsidR="00D22857" w:rsidRDefault="00D22857">
            <w:pPr>
              <w:rPr>
                <w:rFonts w:ascii="Calibri" w:hAnsi="Calibri" w:cs="Calibri"/>
                <w:b/>
                <w:bCs/>
                <w:color w:val="000000"/>
              </w:rPr>
            </w:pPr>
            <w:r>
              <w:rPr>
                <w:rFonts w:ascii="Calibri" w:hAnsi="Calibri" w:cs="Calibri"/>
                <w:b/>
                <w:bCs/>
                <w:color w:val="000000"/>
              </w:rPr>
              <w:t> </w:t>
            </w:r>
          </w:p>
        </w:tc>
        <w:tc>
          <w:tcPr>
            <w:tcW w:w="0" w:type="auto"/>
            <w:gridSpan w:val="2"/>
            <w:tcBorders>
              <w:top w:val="single" w:sz="4" w:space="0" w:color="auto"/>
              <w:left w:val="nil"/>
              <w:bottom w:val="single" w:sz="4" w:space="0" w:color="auto"/>
              <w:right w:val="single" w:sz="4" w:space="0" w:color="auto"/>
            </w:tcBorders>
            <w:shd w:val="clear" w:color="000000" w:fill="D9D9D9"/>
            <w:noWrap/>
            <w:vAlign w:val="bottom"/>
            <w:hideMark/>
          </w:tcPr>
          <w:p w14:paraId="1C49E906" w14:textId="77777777" w:rsidR="00D22857" w:rsidRDefault="00D22857">
            <w:pPr>
              <w:jc w:val="center"/>
              <w:rPr>
                <w:rFonts w:ascii="Calibri" w:hAnsi="Calibri" w:cs="Calibri"/>
                <w:b/>
                <w:bCs/>
                <w:color w:val="000000"/>
              </w:rPr>
            </w:pPr>
            <w:r>
              <w:rPr>
                <w:rFonts w:ascii="Calibri" w:hAnsi="Calibri" w:cs="Calibri"/>
                <w:b/>
                <w:bCs/>
                <w:color w:val="000000"/>
              </w:rPr>
              <w:t>female</w:t>
            </w:r>
          </w:p>
        </w:tc>
        <w:tc>
          <w:tcPr>
            <w:tcW w:w="0" w:type="auto"/>
            <w:gridSpan w:val="2"/>
            <w:tcBorders>
              <w:top w:val="single" w:sz="4" w:space="0" w:color="auto"/>
              <w:left w:val="nil"/>
              <w:bottom w:val="single" w:sz="4" w:space="0" w:color="auto"/>
              <w:right w:val="single" w:sz="4" w:space="0" w:color="auto"/>
            </w:tcBorders>
            <w:shd w:val="clear" w:color="000000" w:fill="D9D9D9"/>
            <w:noWrap/>
            <w:vAlign w:val="bottom"/>
            <w:hideMark/>
          </w:tcPr>
          <w:p w14:paraId="5A7D3DFB" w14:textId="77777777" w:rsidR="00D22857" w:rsidRDefault="00D22857">
            <w:pPr>
              <w:jc w:val="center"/>
              <w:rPr>
                <w:rFonts w:ascii="Calibri" w:hAnsi="Calibri" w:cs="Calibri"/>
                <w:b/>
                <w:bCs/>
                <w:color w:val="000000"/>
              </w:rPr>
            </w:pPr>
            <w:r>
              <w:rPr>
                <w:rFonts w:ascii="Calibri" w:hAnsi="Calibri" w:cs="Calibri"/>
                <w:b/>
                <w:bCs/>
                <w:color w:val="000000"/>
              </w:rPr>
              <w:t>male</w:t>
            </w:r>
          </w:p>
        </w:tc>
        <w:tc>
          <w:tcPr>
            <w:tcW w:w="0" w:type="auto"/>
            <w:gridSpan w:val="2"/>
            <w:tcBorders>
              <w:top w:val="single" w:sz="4" w:space="0" w:color="auto"/>
              <w:left w:val="nil"/>
              <w:bottom w:val="single" w:sz="4" w:space="0" w:color="auto"/>
              <w:right w:val="single" w:sz="4" w:space="0" w:color="auto"/>
            </w:tcBorders>
            <w:shd w:val="clear" w:color="000000" w:fill="D9D9D9"/>
            <w:noWrap/>
            <w:vAlign w:val="bottom"/>
            <w:hideMark/>
          </w:tcPr>
          <w:p w14:paraId="11BFA5DF" w14:textId="77777777" w:rsidR="00D22857" w:rsidRDefault="00D22857">
            <w:pPr>
              <w:jc w:val="center"/>
              <w:rPr>
                <w:rFonts w:ascii="Calibri" w:hAnsi="Calibri" w:cs="Calibri"/>
                <w:b/>
                <w:bCs/>
                <w:color w:val="000000"/>
              </w:rPr>
            </w:pPr>
            <w:r>
              <w:rPr>
                <w:rFonts w:ascii="Calibri" w:hAnsi="Calibri" w:cs="Calibri"/>
                <w:b/>
                <w:bCs/>
                <w:color w:val="000000"/>
              </w:rPr>
              <w:t>female vs male</w:t>
            </w:r>
          </w:p>
        </w:tc>
      </w:tr>
      <w:tr w:rsidR="00D22857" w14:paraId="141F82BA" w14:textId="77777777" w:rsidTr="00C924B5">
        <w:trPr>
          <w:trHeight w:val="320"/>
        </w:trPr>
        <w:tc>
          <w:tcPr>
            <w:tcW w:w="0" w:type="auto"/>
            <w:tcBorders>
              <w:top w:val="nil"/>
              <w:left w:val="single" w:sz="4" w:space="0" w:color="auto"/>
              <w:bottom w:val="single" w:sz="4" w:space="0" w:color="auto"/>
              <w:right w:val="single" w:sz="4" w:space="0" w:color="auto"/>
            </w:tcBorders>
            <w:shd w:val="clear" w:color="000000" w:fill="D9D9D9"/>
            <w:noWrap/>
            <w:vAlign w:val="bottom"/>
            <w:hideMark/>
          </w:tcPr>
          <w:p w14:paraId="5A5BE30E" w14:textId="77777777" w:rsidR="00D22857" w:rsidRDefault="00D22857">
            <w:pPr>
              <w:rPr>
                <w:rFonts w:ascii="Calibri" w:hAnsi="Calibri" w:cs="Calibri"/>
                <w:b/>
                <w:bCs/>
                <w:color w:val="000000"/>
              </w:rPr>
            </w:pPr>
            <w:r>
              <w:rPr>
                <w:rFonts w:ascii="Calibri" w:hAnsi="Calibri" w:cs="Calibri"/>
                <w:b/>
                <w:bCs/>
                <w:color w:val="000000"/>
              </w:rPr>
              <w:t>location</w:t>
            </w:r>
          </w:p>
        </w:tc>
        <w:tc>
          <w:tcPr>
            <w:tcW w:w="0" w:type="auto"/>
            <w:tcBorders>
              <w:top w:val="nil"/>
              <w:left w:val="nil"/>
              <w:bottom w:val="single" w:sz="4" w:space="0" w:color="auto"/>
              <w:right w:val="single" w:sz="4" w:space="0" w:color="auto"/>
            </w:tcBorders>
            <w:shd w:val="clear" w:color="000000" w:fill="D9D9D9"/>
            <w:noWrap/>
            <w:vAlign w:val="bottom"/>
            <w:hideMark/>
          </w:tcPr>
          <w:p w14:paraId="12227B8A" w14:textId="77777777" w:rsidR="00D22857" w:rsidRDefault="00D22857">
            <w:pPr>
              <w:jc w:val="center"/>
              <w:rPr>
                <w:rFonts w:ascii="Calibri" w:hAnsi="Calibri" w:cs="Calibri"/>
                <w:b/>
                <w:bCs/>
                <w:color w:val="000000"/>
              </w:rPr>
            </w:pPr>
            <w:r>
              <w:rPr>
                <w:rFonts w:ascii="Calibri" w:hAnsi="Calibri" w:cs="Calibri"/>
                <w:b/>
                <w:bCs/>
                <w:color w:val="000000"/>
              </w:rPr>
              <w:t>r</w:t>
            </w:r>
          </w:p>
        </w:tc>
        <w:tc>
          <w:tcPr>
            <w:tcW w:w="0" w:type="auto"/>
            <w:tcBorders>
              <w:top w:val="nil"/>
              <w:left w:val="nil"/>
              <w:bottom w:val="single" w:sz="4" w:space="0" w:color="auto"/>
              <w:right w:val="single" w:sz="4" w:space="0" w:color="auto"/>
            </w:tcBorders>
            <w:shd w:val="clear" w:color="000000" w:fill="D9D9D9"/>
            <w:noWrap/>
            <w:vAlign w:val="bottom"/>
            <w:hideMark/>
          </w:tcPr>
          <w:p w14:paraId="4FEA0AC3" w14:textId="77777777" w:rsidR="00D22857" w:rsidRDefault="00D22857">
            <w:pPr>
              <w:jc w:val="center"/>
              <w:rPr>
                <w:rFonts w:ascii="Calibri" w:hAnsi="Calibri" w:cs="Calibri"/>
                <w:b/>
                <w:bCs/>
                <w:color w:val="000000"/>
              </w:rPr>
            </w:pPr>
            <w:r>
              <w:rPr>
                <w:rFonts w:ascii="Calibri" w:hAnsi="Calibri" w:cs="Calibri"/>
                <w:b/>
                <w:bCs/>
                <w:color w:val="000000"/>
              </w:rPr>
              <w:t>P</w:t>
            </w:r>
          </w:p>
        </w:tc>
        <w:tc>
          <w:tcPr>
            <w:tcW w:w="0" w:type="auto"/>
            <w:tcBorders>
              <w:top w:val="nil"/>
              <w:left w:val="nil"/>
              <w:bottom w:val="single" w:sz="4" w:space="0" w:color="auto"/>
              <w:right w:val="single" w:sz="4" w:space="0" w:color="auto"/>
            </w:tcBorders>
            <w:shd w:val="clear" w:color="000000" w:fill="D9D9D9"/>
            <w:noWrap/>
            <w:vAlign w:val="bottom"/>
            <w:hideMark/>
          </w:tcPr>
          <w:p w14:paraId="60ABCC6E" w14:textId="77777777" w:rsidR="00D22857" w:rsidRDefault="00D22857">
            <w:pPr>
              <w:jc w:val="center"/>
              <w:rPr>
                <w:rFonts w:ascii="Calibri" w:hAnsi="Calibri" w:cs="Calibri"/>
                <w:b/>
                <w:bCs/>
                <w:color w:val="000000"/>
              </w:rPr>
            </w:pPr>
            <w:r>
              <w:rPr>
                <w:rFonts w:ascii="Calibri" w:hAnsi="Calibri" w:cs="Calibri"/>
                <w:b/>
                <w:bCs/>
                <w:color w:val="000000"/>
              </w:rPr>
              <w:t>r</w:t>
            </w:r>
          </w:p>
        </w:tc>
        <w:tc>
          <w:tcPr>
            <w:tcW w:w="0" w:type="auto"/>
            <w:tcBorders>
              <w:top w:val="nil"/>
              <w:left w:val="nil"/>
              <w:bottom w:val="single" w:sz="4" w:space="0" w:color="auto"/>
              <w:right w:val="single" w:sz="4" w:space="0" w:color="auto"/>
            </w:tcBorders>
            <w:shd w:val="clear" w:color="000000" w:fill="D9D9D9"/>
            <w:noWrap/>
            <w:vAlign w:val="bottom"/>
            <w:hideMark/>
          </w:tcPr>
          <w:p w14:paraId="39CE7FE3" w14:textId="77777777" w:rsidR="00D22857" w:rsidRDefault="00D22857">
            <w:pPr>
              <w:jc w:val="center"/>
              <w:rPr>
                <w:rFonts w:ascii="Calibri" w:hAnsi="Calibri" w:cs="Calibri"/>
                <w:b/>
                <w:bCs/>
                <w:color w:val="000000"/>
              </w:rPr>
            </w:pPr>
            <w:r>
              <w:rPr>
                <w:rFonts w:ascii="Calibri" w:hAnsi="Calibri" w:cs="Calibri"/>
                <w:b/>
                <w:bCs/>
                <w:color w:val="000000"/>
              </w:rPr>
              <w:t>P</w:t>
            </w:r>
          </w:p>
        </w:tc>
        <w:tc>
          <w:tcPr>
            <w:tcW w:w="0" w:type="auto"/>
            <w:tcBorders>
              <w:top w:val="nil"/>
              <w:left w:val="nil"/>
              <w:bottom w:val="single" w:sz="4" w:space="0" w:color="auto"/>
              <w:right w:val="single" w:sz="4" w:space="0" w:color="auto"/>
            </w:tcBorders>
            <w:shd w:val="clear" w:color="000000" w:fill="D9D9D9"/>
            <w:noWrap/>
            <w:vAlign w:val="bottom"/>
            <w:hideMark/>
          </w:tcPr>
          <w:p w14:paraId="420CFED5" w14:textId="77777777" w:rsidR="00D22857" w:rsidRDefault="00D22857">
            <w:pPr>
              <w:jc w:val="center"/>
              <w:rPr>
                <w:rFonts w:ascii="Calibri" w:hAnsi="Calibri" w:cs="Calibri"/>
                <w:b/>
                <w:bCs/>
                <w:color w:val="000000"/>
              </w:rPr>
            </w:pPr>
            <w:r>
              <w:rPr>
                <w:rFonts w:ascii="Calibri" w:hAnsi="Calibri" w:cs="Calibri"/>
                <w:b/>
                <w:bCs/>
                <w:color w:val="000000"/>
              </w:rPr>
              <w:t>r</w:t>
            </w:r>
          </w:p>
        </w:tc>
        <w:tc>
          <w:tcPr>
            <w:tcW w:w="0" w:type="auto"/>
            <w:tcBorders>
              <w:top w:val="nil"/>
              <w:left w:val="nil"/>
              <w:bottom w:val="single" w:sz="4" w:space="0" w:color="auto"/>
              <w:right w:val="single" w:sz="4" w:space="0" w:color="auto"/>
            </w:tcBorders>
            <w:shd w:val="clear" w:color="000000" w:fill="D9D9D9"/>
            <w:noWrap/>
            <w:vAlign w:val="bottom"/>
            <w:hideMark/>
          </w:tcPr>
          <w:p w14:paraId="07990348" w14:textId="77777777" w:rsidR="00D22857" w:rsidRDefault="00D22857">
            <w:pPr>
              <w:jc w:val="center"/>
              <w:rPr>
                <w:rFonts w:ascii="Calibri" w:hAnsi="Calibri" w:cs="Calibri"/>
                <w:b/>
                <w:bCs/>
                <w:color w:val="000000"/>
              </w:rPr>
            </w:pPr>
            <w:r>
              <w:rPr>
                <w:rFonts w:ascii="Calibri" w:hAnsi="Calibri" w:cs="Calibri"/>
                <w:b/>
                <w:bCs/>
                <w:color w:val="000000"/>
              </w:rPr>
              <w:t>P</w:t>
            </w:r>
          </w:p>
        </w:tc>
      </w:tr>
      <w:tr w:rsidR="00D22857" w14:paraId="46E764A0" w14:textId="77777777" w:rsidTr="00C924B5">
        <w:trPr>
          <w:trHeight w:val="320"/>
        </w:trPr>
        <w:tc>
          <w:tcPr>
            <w:tcW w:w="0" w:type="auto"/>
            <w:tcBorders>
              <w:top w:val="nil"/>
              <w:left w:val="single" w:sz="4" w:space="0" w:color="auto"/>
              <w:bottom w:val="single" w:sz="4" w:space="0" w:color="auto"/>
              <w:right w:val="single" w:sz="4" w:space="0" w:color="auto"/>
            </w:tcBorders>
            <w:shd w:val="clear" w:color="000000" w:fill="FFFFFF"/>
            <w:noWrap/>
            <w:vAlign w:val="bottom"/>
            <w:hideMark/>
          </w:tcPr>
          <w:p w14:paraId="17E6DB6F" w14:textId="77777777" w:rsidR="00D22857" w:rsidRDefault="00D22857">
            <w:pPr>
              <w:rPr>
                <w:rFonts w:ascii="Calibri" w:hAnsi="Calibri" w:cs="Calibri"/>
                <w:color w:val="000000"/>
              </w:rPr>
            </w:pPr>
            <w:r>
              <w:rPr>
                <w:rFonts w:ascii="Calibri" w:hAnsi="Calibri" w:cs="Calibri"/>
                <w:color w:val="000000"/>
              </w:rPr>
              <w:t xml:space="preserve">AJ 2010 </w:t>
            </w:r>
          </w:p>
        </w:tc>
        <w:tc>
          <w:tcPr>
            <w:tcW w:w="0" w:type="auto"/>
            <w:tcBorders>
              <w:top w:val="nil"/>
              <w:left w:val="nil"/>
              <w:bottom w:val="single" w:sz="4" w:space="0" w:color="auto"/>
              <w:right w:val="single" w:sz="4" w:space="0" w:color="auto"/>
            </w:tcBorders>
            <w:shd w:val="clear" w:color="auto" w:fill="auto"/>
            <w:noWrap/>
            <w:vAlign w:val="bottom"/>
            <w:hideMark/>
          </w:tcPr>
          <w:p w14:paraId="0E7CFE34" w14:textId="77777777" w:rsidR="00D22857" w:rsidRDefault="00D22857">
            <w:pPr>
              <w:jc w:val="center"/>
              <w:rPr>
                <w:rFonts w:ascii="Calibri" w:hAnsi="Calibri" w:cs="Calibri"/>
                <w:color w:val="000000"/>
              </w:rPr>
            </w:pPr>
            <w:r>
              <w:rPr>
                <w:rFonts w:ascii="Calibri" w:hAnsi="Calibri" w:cs="Calibri"/>
                <w:color w:val="000000"/>
              </w:rPr>
              <w:t>0.872</w:t>
            </w:r>
          </w:p>
        </w:tc>
        <w:tc>
          <w:tcPr>
            <w:tcW w:w="0" w:type="auto"/>
            <w:tcBorders>
              <w:top w:val="nil"/>
              <w:left w:val="nil"/>
              <w:bottom w:val="single" w:sz="4" w:space="0" w:color="auto"/>
              <w:right w:val="single" w:sz="4" w:space="0" w:color="auto"/>
            </w:tcBorders>
            <w:shd w:val="clear" w:color="auto" w:fill="auto"/>
            <w:noWrap/>
            <w:vAlign w:val="bottom"/>
            <w:hideMark/>
          </w:tcPr>
          <w:p w14:paraId="6C30D24D" w14:textId="77777777" w:rsidR="00D22857" w:rsidRDefault="00D22857">
            <w:pPr>
              <w:jc w:val="center"/>
              <w:rPr>
                <w:rFonts w:ascii="Calibri" w:hAnsi="Calibri" w:cs="Calibri"/>
                <w:color w:val="000000"/>
              </w:rPr>
            </w:pPr>
            <w:r>
              <w:rPr>
                <w:rFonts w:ascii="Calibri" w:hAnsi="Calibri" w:cs="Calibri"/>
                <w:color w:val="000000"/>
              </w:rPr>
              <w:t>0.001</w:t>
            </w:r>
          </w:p>
        </w:tc>
        <w:tc>
          <w:tcPr>
            <w:tcW w:w="0" w:type="auto"/>
            <w:tcBorders>
              <w:top w:val="nil"/>
              <w:left w:val="nil"/>
              <w:bottom w:val="single" w:sz="4" w:space="0" w:color="auto"/>
              <w:right w:val="single" w:sz="4" w:space="0" w:color="auto"/>
            </w:tcBorders>
            <w:shd w:val="clear" w:color="auto" w:fill="auto"/>
            <w:noWrap/>
            <w:vAlign w:val="bottom"/>
            <w:hideMark/>
          </w:tcPr>
          <w:p w14:paraId="2800C3C4" w14:textId="77777777" w:rsidR="00D22857" w:rsidRDefault="00D22857">
            <w:pPr>
              <w:jc w:val="center"/>
              <w:rPr>
                <w:rFonts w:ascii="Calibri" w:hAnsi="Calibri" w:cs="Calibri"/>
                <w:color w:val="000000"/>
              </w:rPr>
            </w:pPr>
            <w:r>
              <w:rPr>
                <w:rFonts w:ascii="Calibri" w:hAnsi="Calibri" w:cs="Calibri"/>
                <w:color w:val="000000"/>
              </w:rPr>
              <w:t>0.934</w:t>
            </w:r>
          </w:p>
        </w:tc>
        <w:tc>
          <w:tcPr>
            <w:tcW w:w="0" w:type="auto"/>
            <w:tcBorders>
              <w:top w:val="nil"/>
              <w:left w:val="nil"/>
              <w:bottom w:val="single" w:sz="4" w:space="0" w:color="auto"/>
              <w:right w:val="single" w:sz="4" w:space="0" w:color="auto"/>
            </w:tcBorders>
            <w:shd w:val="clear" w:color="auto" w:fill="auto"/>
            <w:noWrap/>
            <w:vAlign w:val="bottom"/>
            <w:hideMark/>
          </w:tcPr>
          <w:p w14:paraId="40631058" w14:textId="77777777" w:rsidR="00D22857" w:rsidRDefault="00D22857">
            <w:pPr>
              <w:jc w:val="center"/>
              <w:rPr>
                <w:rFonts w:ascii="Calibri" w:hAnsi="Calibri" w:cs="Calibri"/>
                <w:color w:val="000000"/>
              </w:rPr>
            </w:pPr>
            <w:r>
              <w:rPr>
                <w:rFonts w:ascii="Calibri" w:hAnsi="Calibri" w:cs="Calibri"/>
                <w:color w:val="000000"/>
              </w:rPr>
              <w:t>0.001</w:t>
            </w:r>
          </w:p>
        </w:tc>
        <w:tc>
          <w:tcPr>
            <w:tcW w:w="0" w:type="auto"/>
            <w:tcBorders>
              <w:top w:val="nil"/>
              <w:left w:val="nil"/>
              <w:bottom w:val="single" w:sz="4" w:space="0" w:color="auto"/>
              <w:right w:val="single" w:sz="4" w:space="0" w:color="auto"/>
            </w:tcBorders>
            <w:shd w:val="clear" w:color="auto" w:fill="auto"/>
            <w:noWrap/>
            <w:vAlign w:val="bottom"/>
            <w:hideMark/>
          </w:tcPr>
          <w:p w14:paraId="3376C727" w14:textId="77777777" w:rsidR="00D22857" w:rsidRDefault="00D22857">
            <w:pPr>
              <w:jc w:val="center"/>
              <w:rPr>
                <w:rFonts w:ascii="Calibri" w:hAnsi="Calibri" w:cs="Calibri"/>
                <w:color w:val="000000"/>
              </w:rPr>
            </w:pPr>
            <w:r>
              <w:rPr>
                <w:rFonts w:ascii="Calibri" w:hAnsi="Calibri" w:cs="Calibri"/>
                <w:color w:val="000000"/>
              </w:rPr>
              <w:t>-0.062</w:t>
            </w:r>
          </w:p>
        </w:tc>
        <w:tc>
          <w:tcPr>
            <w:tcW w:w="0" w:type="auto"/>
            <w:tcBorders>
              <w:top w:val="nil"/>
              <w:left w:val="nil"/>
              <w:bottom w:val="single" w:sz="4" w:space="0" w:color="auto"/>
              <w:right w:val="single" w:sz="4" w:space="0" w:color="auto"/>
            </w:tcBorders>
            <w:shd w:val="clear" w:color="auto" w:fill="auto"/>
            <w:noWrap/>
            <w:vAlign w:val="bottom"/>
            <w:hideMark/>
          </w:tcPr>
          <w:p w14:paraId="6EC2EC12" w14:textId="77777777" w:rsidR="00D22857" w:rsidRDefault="00D22857">
            <w:pPr>
              <w:jc w:val="center"/>
              <w:rPr>
                <w:rFonts w:ascii="Calibri" w:hAnsi="Calibri" w:cs="Calibri"/>
                <w:color w:val="000000"/>
              </w:rPr>
            </w:pPr>
            <w:r>
              <w:rPr>
                <w:rFonts w:ascii="Calibri" w:hAnsi="Calibri" w:cs="Calibri"/>
                <w:color w:val="000000"/>
              </w:rPr>
              <w:t>0.390</w:t>
            </w:r>
          </w:p>
        </w:tc>
      </w:tr>
      <w:tr w:rsidR="00D22857" w14:paraId="74188B35" w14:textId="77777777" w:rsidTr="00C924B5">
        <w:trPr>
          <w:trHeight w:val="320"/>
        </w:trPr>
        <w:tc>
          <w:tcPr>
            <w:tcW w:w="0" w:type="auto"/>
            <w:tcBorders>
              <w:top w:val="nil"/>
              <w:left w:val="single" w:sz="4" w:space="0" w:color="auto"/>
              <w:bottom w:val="single" w:sz="4" w:space="0" w:color="auto"/>
              <w:right w:val="single" w:sz="4" w:space="0" w:color="auto"/>
            </w:tcBorders>
            <w:shd w:val="clear" w:color="000000" w:fill="FFFFFF"/>
            <w:noWrap/>
            <w:vAlign w:val="bottom"/>
            <w:hideMark/>
          </w:tcPr>
          <w:p w14:paraId="360C3228" w14:textId="77777777" w:rsidR="00D22857" w:rsidRDefault="00D22857">
            <w:pPr>
              <w:rPr>
                <w:rFonts w:ascii="Calibri" w:hAnsi="Calibri" w:cs="Calibri"/>
                <w:color w:val="000000"/>
              </w:rPr>
            </w:pPr>
            <w:r>
              <w:rPr>
                <w:rFonts w:ascii="Calibri" w:hAnsi="Calibri" w:cs="Calibri"/>
                <w:color w:val="000000"/>
              </w:rPr>
              <w:t>AJ 2011</w:t>
            </w:r>
          </w:p>
        </w:tc>
        <w:tc>
          <w:tcPr>
            <w:tcW w:w="0" w:type="auto"/>
            <w:tcBorders>
              <w:top w:val="nil"/>
              <w:left w:val="nil"/>
              <w:bottom w:val="single" w:sz="4" w:space="0" w:color="auto"/>
              <w:right w:val="single" w:sz="4" w:space="0" w:color="auto"/>
            </w:tcBorders>
            <w:shd w:val="clear" w:color="auto" w:fill="auto"/>
            <w:noWrap/>
            <w:vAlign w:val="bottom"/>
            <w:hideMark/>
          </w:tcPr>
          <w:p w14:paraId="0CECEED1" w14:textId="77777777" w:rsidR="00D22857" w:rsidRDefault="00D22857">
            <w:pPr>
              <w:jc w:val="center"/>
              <w:rPr>
                <w:rFonts w:ascii="Calibri" w:hAnsi="Calibri" w:cs="Calibri"/>
                <w:color w:val="000000"/>
              </w:rPr>
            </w:pPr>
            <w:r>
              <w:rPr>
                <w:rFonts w:ascii="Calibri" w:hAnsi="Calibri" w:cs="Calibri"/>
                <w:color w:val="000000"/>
              </w:rPr>
              <w:t>0.967</w:t>
            </w:r>
          </w:p>
        </w:tc>
        <w:tc>
          <w:tcPr>
            <w:tcW w:w="0" w:type="auto"/>
            <w:tcBorders>
              <w:top w:val="nil"/>
              <w:left w:val="nil"/>
              <w:bottom w:val="single" w:sz="4" w:space="0" w:color="auto"/>
              <w:right w:val="single" w:sz="4" w:space="0" w:color="auto"/>
            </w:tcBorders>
            <w:shd w:val="clear" w:color="auto" w:fill="auto"/>
            <w:noWrap/>
            <w:vAlign w:val="bottom"/>
            <w:hideMark/>
          </w:tcPr>
          <w:p w14:paraId="789289EF" w14:textId="77777777" w:rsidR="00D22857" w:rsidRDefault="00D22857">
            <w:pPr>
              <w:jc w:val="center"/>
              <w:rPr>
                <w:rFonts w:ascii="Calibri" w:hAnsi="Calibri" w:cs="Calibri"/>
                <w:color w:val="000000"/>
              </w:rPr>
            </w:pPr>
            <w:r>
              <w:rPr>
                <w:rFonts w:ascii="Calibri" w:hAnsi="Calibri" w:cs="Calibri"/>
                <w:color w:val="000000"/>
              </w:rPr>
              <w:t>0.001</w:t>
            </w:r>
          </w:p>
        </w:tc>
        <w:tc>
          <w:tcPr>
            <w:tcW w:w="0" w:type="auto"/>
            <w:tcBorders>
              <w:top w:val="nil"/>
              <w:left w:val="nil"/>
              <w:bottom w:val="single" w:sz="4" w:space="0" w:color="auto"/>
              <w:right w:val="single" w:sz="4" w:space="0" w:color="auto"/>
            </w:tcBorders>
            <w:shd w:val="clear" w:color="auto" w:fill="auto"/>
            <w:noWrap/>
            <w:vAlign w:val="bottom"/>
            <w:hideMark/>
          </w:tcPr>
          <w:p w14:paraId="28C29701" w14:textId="77777777" w:rsidR="00D22857" w:rsidRDefault="00D22857">
            <w:pPr>
              <w:jc w:val="center"/>
              <w:rPr>
                <w:rFonts w:ascii="Calibri" w:hAnsi="Calibri" w:cs="Calibri"/>
                <w:color w:val="000000"/>
              </w:rPr>
            </w:pPr>
            <w:r>
              <w:rPr>
                <w:rFonts w:ascii="Calibri" w:hAnsi="Calibri" w:cs="Calibri"/>
                <w:color w:val="000000"/>
              </w:rPr>
              <w:t>0.713</w:t>
            </w:r>
          </w:p>
        </w:tc>
        <w:tc>
          <w:tcPr>
            <w:tcW w:w="0" w:type="auto"/>
            <w:tcBorders>
              <w:top w:val="nil"/>
              <w:left w:val="nil"/>
              <w:bottom w:val="single" w:sz="4" w:space="0" w:color="auto"/>
              <w:right w:val="single" w:sz="4" w:space="0" w:color="auto"/>
            </w:tcBorders>
            <w:shd w:val="clear" w:color="auto" w:fill="auto"/>
            <w:noWrap/>
            <w:vAlign w:val="bottom"/>
            <w:hideMark/>
          </w:tcPr>
          <w:p w14:paraId="4C27BA88" w14:textId="77777777" w:rsidR="00D22857" w:rsidRDefault="00D22857">
            <w:pPr>
              <w:jc w:val="center"/>
              <w:rPr>
                <w:rFonts w:ascii="Calibri" w:hAnsi="Calibri" w:cs="Calibri"/>
                <w:color w:val="000000"/>
              </w:rPr>
            </w:pPr>
            <w:r>
              <w:rPr>
                <w:rFonts w:ascii="Calibri" w:hAnsi="Calibri" w:cs="Calibri"/>
                <w:color w:val="000000"/>
              </w:rPr>
              <w:t>0.001</w:t>
            </w:r>
          </w:p>
        </w:tc>
        <w:tc>
          <w:tcPr>
            <w:tcW w:w="0" w:type="auto"/>
            <w:tcBorders>
              <w:top w:val="nil"/>
              <w:left w:val="nil"/>
              <w:bottom w:val="single" w:sz="4" w:space="0" w:color="auto"/>
              <w:right w:val="single" w:sz="4" w:space="0" w:color="auto"/>
            </w:tcBorders>
            <w:shd w:val="clear" w:color="auto" w:fill="auto"/>
            <w:noWrap/>
            <w:vAlign w:val="bottom"/>
            <w:hideMark/>
          </w:tcPr>
          <w:p w14:paraId="2B2BE3F3" w14:textId="77777777" w:rsidR="00D22857" w:rsidRDefault="00D22857">
            <w:pPr>
              <w:jc w:val="center"/>
              <w:rPr>
                <w:rFonts w:ascii="Calibri" w:hAnsi="Calibri" w:cs="Calibri"/>
                <w:color w:val="000000"/>
              </w:rPr>
            </w:pPr>
            <w:r>
              <w:rPr>
                <w:rFonts w:ascii="Calibri" w:hAnsi="Calibri" w:cs="Calibri"/>
                <w:color w:val="000000"/>
              </w:rPr>
              <w:t>0.254</w:t>
            </w:r>
          </w:p>
        </w:tc>
        <w:tc>
          <w:tcPr>
            <w:tcW w:w="0" w:type="auto"/>
            <w:tcBorders>
              <w:top w:val="nil"/>
              <w:left w:val="nil"/>
              <w:bottom w:val="single" w:sz="4" w:space="0" w:color="auto"/>
              <w:right w:val="single" w:sz="4" w:space="0" w:color="auto"/>
            </w:tcBorders>
            <w:shd w:val="clear" w:color="auto" w:fill="auto"/>
            <w:noWrap/>
            <w:vAlign w:val="bottom"/>
            <w:hideMark/>
          </w:tcPr>
          <w:p w14:paraId="4DD4B45F" w14:textId="77777777" w:rsidR="00D22857" w:rsidRDefault="00D22857">
            <w:pPr>
              <w:jc w:val="center"/>
              <w:rPr>
                <w:rFonts w:ascii="Calibri" w:hAnsi="Calibri" w:cs="Calibri"/>
                <w:color w:val="000000"/>
              </w:rPr>
            </w:pPr>
            <w:r>
              <w:rPr>
                <w:rFonts w:ascii="Calibri" w:hAnsi="Calibri" w:cs="Calibri"/>
                <w:color w:val="000000"/>
              </w:rPr>
              <w:t>0.065</w:t>
            </w:r>
          </w:p>
        </w:tc>
      </w:tr>
      <w:tr w:rsidR="00D22857" w14:paraId="235D0C7E" w14:textId="77777777" w:rsidTr="00C924B5">
        <w:trPr>
          <w:trHeight w:val="320"/>
        </w:trPr>
        <w:tc>
          <w:tcPr>
            <w:tcW w:w="0" w:type="auto"/>
            <w:tcBorders>
              <w:top w:val="nil"/>
              <w:left w:val="single" w:sz="4" w:space="0" w:color="auto"/>
              <w:bottom w:val="single" w:sz="4" w:space="0" w:color="auto"/>
              <w:right w:val="single" w:sz="4" w:space="0" w:color="auto"/>
            </w:tcBorders>
            <w:shd w:val="clear" w:color="000000" w:fill="FFFFFF"/>
            <w:noWrap/>
            <w:vAlign w:val="bottom"/>
            <w:hideMark/>
          </w:tcPr>
          <w:p w14:paraId="6CA16344" w14:textId="77777777" w:rsidR="00D22857" w:rsidRDefault="00D22857">
            <w:pPr>
              <w:rPr>
                <w:rFonts w:ascii="Calibri" w:hAnsi="Calibri" w:cs="Calibri"/>
                <w:color w:val="000000"/>
              </w:rPr>
            </w:pPr>
            <w:r>
              <w:rPr>
                <w:rFonts w:ascii="Calibri" w:hAnsi="Calibri" w:cs="Calibri"/>
                <w:color w:val="000000"/>
              </w:rPr>
              <w:t>AJ 2012</w:t>
            </w:r>
          </w:p>
        </w:tc>
        <w:tc>
          <w:tcPr>
            <w:tcW w:w="0" w:type="auto"/>
            <w:tcBorders>
              <w:top w:val="nil"/>
              <w:left w:val="nil"/>
              <w:bottom w:val="single" w:sz="4" w:space="0" w:color="auto"/>
              <w:right w:val="single" w:sz="4" w:space="0" w:color="auto"/>
            </w:tcBorders>
            <w:shd w:val="clear" w:color="auto" w:fill="auto"/>
            <w:noWrap/>
            <w:vAlign w:val="bottom"/>
            <w:hideMark/>
          </w:tcPr>
          <w:p w14:paraId="066A2104" w14:textId="77777777" w:rsidR="00D22857" w:rsidRDefault="00D22857">
            <w:pPr>
              <w:jc w:val="center"/>
              <w:rPr>
                <w:rFonts w:ascii="Calibri" w:hAnsi="Calibri" w:cs="Calibri"/>
                <w:color w:val="000000"/>
              </w:rPr>
            </w:pPr>
            <w:r>
              <w:rPr>
                <w:rFonts w:ascii="Calibri" w:hAnsi="Calibri" w:cs="Calibri"/>
                <w:color w:val="000000"/>
              </w:rPr>
              <w:t>0.938</w:t>
            </w:r>
          </w:p>
        </w:tc>
        <w:tc>
          <w:tcPr>
            <w:tcW w:w="0" w:type="auto"/>
            <w:tcBorders>
              <w:top w:val="nil"/>
              <w:left w:val="nil"/>
              <w:bottom w:val="single" w:sz="4" w:space="0" w:color="auto"/>
              <w:right w:val="single" w:sz="4" w:space="0" w:color="auto"/>
            </w:tcBorders>
            <w:shd w:val="clear" w:color="auto" w:fill="auto"/>
            <w:noWrap/>
            <w:vAlign w:val="bottom"/>
            <w:hideMark/>
          </w:tcPr>
          <w:p w14:paraId="30814CED" w14:textId="77777777" w:rsidR="00D22857" w:rsidRDefault="00D22857">
            <w:pPr>
              <w:jc w:val="center"/>
              <w:rPr>
                <w:rFonts w:ascii="Calibri" w:hAnsi="Calibri" w:cs="Calibri"/>
                <w:color w:val="000000"/>
              </w:rPr>
            </w:pPr>
            <w:r>
              <w:rPr>
                <w:rFonts w:ascii="Calibri" w:hAnsi="Calibri" w:cs="Calibri"/>
                <w:color w:val="000000"/>
              </w:rPr>
              <w:t>0.001</w:t>
            </w:r>
          </w:p>
        </w:tc>
        <w:tc>
          <w:tcPr>
            <w:tcW w:w="0" w:type="auto"/>
            <w:tcBorders>
              <w:top w:val="nil"/>
              <w:left w:val="nil"/>
              <w:bottom w:val="single" w:sz="4" w:space="0" w:color="auto"/>
              <w:right w:val="single" w:sz="4" w:space="0" w:color="auto"/>
            </w:tcBorders>
            <w:shd w:val="clear" w:color="auto" w:fill="auto"/>
            <w:noWrap/>
            <w:vAlign w:val="bottom"/>
            <w:hideMark/>
          </w:tcPr>
          <w:p w14:paraId="6B70FBF5" w14:textId="77777777" w:rsidR="00D22857" w:rsidRDefault="00D22857">
            <w:pPr>
              <w:jc w:val="center"/>
              <w:rPr>
                <w:rFonts w:ascii="Calibri" w:hAnsi="Calibri" w:cs="Calibri"/>
                <w:color w:val="000000"/>
              </w:rPr>
            </w:pPr>
            <w:r>
              <w:rPr>
                <w:rFonts w:ascii="Calibri" w:hAnsi="Calibri" w:cs="Calibri"/>
                <w:color w:val="000000"/>
              </w:rPr>
              <w:t>0.814</w:t>
            </w:r>
          </w:p>
        </w:tc>
        <w:tc>
          <w:tcPr>
            <w:tcW w:w="0" w:type="auto"/>
            <w:tcBorders>
              <w:top w:val="nil"/>
              <w:left w:val="nil"/>
              <w:bottom w:val="single" w:sz="4" w:space="0" w:color="auto"/>
              <w:right w:val="single" w:sz="4" w:space="0" w:color="auto"/>
            </w:tcBorders>
            <w:shd w:val="clear" w:color="auto" w:fill="auto"/>
            <w:noWrap/>
            <w:vAlign w:val="bottom"/>
            <w:hideMark/>
          </w:tcPr>
          <w:p w14:paraId="687EDA5E" w14:textId="77777777" w:rsidR="00D22857" w:rsidRDefault="00D22857">
            <w:pPr>
              <w:jc w:val="center"/>
              <w:rPr>
                <w:rFonts w:ascii="Calibri" w:hAnsi="Calibri" w:cs="Calibri"/>
                <w:color w:val="000000"/>
              </w:rPr>
            </w:pPr>
            <w:r>
              <w:rPr>
                <w:rFonts w:ascii="Calibri" w:hAnsi="Calibri" w:cs="Calibri"/>
                <w:color w:val="000000"/>
              </w:rPr>
              <w:t>0.001</w:t>
            </w:r>
          </w:p>
        </w:tc>
        <w:tc>
          <w:tcPr>
            <w:tcW w:w="0" w:type="auto"/>
            <w:tcBorders>
              <w:top w:val="nil"/>
              <w:left w:val="nil"/>
              <w:bottom w:val="single" w:sz="4" w:space="0" w:color="auto"/>
              <w:right w:val="single" w:sz="4" w:space="0" w:color="auto"/>
            </w:tcBorders>
            <w:shd w:val="clear" w:color="auto" w:fill="auto"/>
            <w:noWrap/>
            <w:vAlign w:val="bottom"/>
            <w:hideMark/>
          </w:tcPr>
          <w:p w14:paraId="658C256F" w14:textId="77777777" w:rsidR="00D22857" w:rsidRDefault="00D22857">
            <w:pPr>
              <w:jc w:val="center"/>
              <w:rPr>
                <w:rFonts w:ascii="Calibri" w:hAnsi="Calibri" w:cs="Calibri"/>
                <w:color w:val="000000"/>
              </w:rPr>
            </w:pPr>
            <w:r>
              <w:rPr>
                <w:rFonts w:ascii="Calibri" w:hAnsi="Calibri" w:cs="Calibri"/>
                <w:color w:val="000000"/>
              </w:rPr>
              <w:t>0.124</w:t>
            </w:r>
          </w:p>
        </w:tc>
        <w:tc>
          <w:tcPr>
            <w:tcW w:w="0" w:type="auto"/>
            <w:tcBorders>
              <w:top w:val="nil"/>
              <w:left w:val="nil"/>
              <w:bottom w:val="single" w:sz="4" w:space="0" w:color="auto"/>
              <w:right w:val="single" w:sz="4" w:space="0" w:color="auto"/>
            </w:tcBorders>
            <w:shd w:val="clear" w:color="auto" w:fill="auto"/>
            <w:noWrap/>
            <w:vAlign w:val="bottom"/>
            <w:hideMark/>
          </w:tcPr>
          <w:p w14:paraId="4C84F2A2" w14:textId="77777777" w:rsidR="00D22857" w:rsidRDefault="00D22857">
            <w:pPr>
              <w:jc w:val="center"/>
              <w:rPr>
                <w:rFonts w:ascii="Calibri" w:hAnsi="Calibri" w:cs="Calibri"/>
                <w:color w:val="000000"/>
              </w:rPr>
            </w:pPr>
            <w:r>
              <w:rPr>
                <w:rFonts w:ascii="Calibri" w:hAnsi="Calibri" w:cs="Calibri"/>
                <w:color w:val="000000"/>
              </w:rPr>
              <w:t>0.274</w:t>
            </w:r>
          </w:p>
        </w:tc>
      </w:tr>
      <w:tr w:rsidR="00D22857" w14:paraId="1BD540C3" w14:textId="77777777" w:rsidTr="00C924B5">
        <w:trPr>
          <w:trHeight w:val="320"/>
        </w:trPr>
        <w:tc>
          <w:tcPr>
            <w:tcW w:w="0" w:type="auto"/>
            <w:tcBorders>
              <w:top w:val="nil"/>
              <w:left w:val="single" w:sz="4" w:space="0" w:color="auto"/>
              <w:bottom w:val="single" w:sz="4" w:space="0" w:color="auto"/>
              <w:right w:val="single" w:sz="4" w:space="0" w:color="auto"/>
            </w:tcBorders>
            <w:shd w:val="clear" w:color="000000" w:fill="FFFFFF"/>
            <w:noWrap/>
            <w:vAlign w:val="bottom"/>
            <w:hideMark/>
          </w:tcPr>
          <w:p w14:paraId="43B4F6DE" w14:textId="77777777" w:rsidR="00D22857" w:rsidRDefault="00D22857">
            <w:pPr>
              <w:rPr>
                <w:rFonts w:ascii="Calibri" w:hAnsi="Calibri" w:cs="Calibri"/>
                <w:color w:val="000000"/>
              </w:rPr>
            </w:pPr>
            <w:r>
              <w:rPr>
                <w:rFonts w:ascii="Calibri" w:hAnsi="Calibri" w:cs="Calibri"/>
                <w:color w:val="000000"/>
              </w:rPr>
              <w:t>AJ 2013</w:t>
            </w:r>
          </w:p>
        </w:tc>
        <w:tc>
          <w:tcPr>
            <w:tcW w:w="0" w:type="auto"/>
            <w:tcBorders>
              <w:top w:val="nil"/>
              <w:left w:val="nil"/>
              <w:bottom w:val="single" w:sz="4" w:space="0" w:color="auto"/>
              <w:right w:val="single" w:sz="4" w:space="0" w:color="auto"/>
            </w:tcBorders>
            <w:shd w:val="clear" w:color="auto" w:fill="auto"/>
            <w:noWrap/>
            <w:vAlign w:val="bottom"/>
            <w:hideMark/>
          </w:tcPr>
          <w:p w14:paraId="106F8C3A" w14:textId="77777777" w:rsidR="00D22857" w:rsidRDefault="00D22857">
            <w:pPr>
              <w:jc w:val="center"/>
              <w:rPr>
                <w:rFonts w:ascii="Calibri" w:hAnsi="Calibri" w:cs="Calibri"/>
                <w:color w:val="000000"/>
              </w:rPr>
            </w:pPr>
            <w:r>
              <w:rPr>
                <w:rFonts w:ascii="Calibri" w:hAnsi="Calibri" w:cs="Calibri"/>
                <w:color w:val="000000"/>
              </w:rPr>
              <w:t>0.794</w:t>
            </w:r>
          </w:p>
        </w:tc>
        <w:tc>
          <w:tcPr>
            <w:tcW w:w="0" w:type="auto"/>
            <w:tcBorders>
              <w:top w:val="nil"/>
              <w:left w:val="nil"/>
              <w:bottom w:val="single" w:sz="4" w:space="0" w:color="auto"/>
              <w:right w:val="single" w:sz="4" w:space="0" w:color="auto"/>
            </w:tcBorders>
            <w:shd w:val="clear" w:color="auto" w:fill="auto"/>
            <w:noWrap/>
            <w:vAlign w:val="bottom"/>
            <w:hideMark/>
          </w:tcPr>
          <w:p w14:paraId="22633DED" w14:textId="77777777" w:rsidR="00D22857" w:rsidRDefault="00D22857">
            <w:pPr>
              <w:jc w:val="center"/>
              <w:rPr>
                <w:rFonts w:ascii="Calibri" w:hAnsi="Calibri" w:cs="Calibri"/>
                <w:color w:val="000000"/>
              </w:rPr>
            </w:pPr>
            <w:r>
              <w:rPr>
                <w:rFonts w:ascii="Calibri" w:hAnsi="Calibri" w:cs="Calibri"/>
                <w:color w:val="000000"/>
              </w:rPr>
              <w:t>0.001</w:t>
            </w:r>
          </w:p>
        </w:tc>
        <w:tc>
          <w:tcPr>
            <w:tcW w:w="0" w:type="auto"/>
            <w:tcBorders>
              <w:top w:val="nil"/>
              <w:left w:val="nil"/>
              <w:bottom w:val="single" w:sz="4" w:space="0" w:color="auto"/>
              <w:right w:val="single" w:sz="4" w:space="0" w:color="auto"/>
            </w:tcBorders>
            <w:shd w:val="clear" w:color="auto" w:fill="auto"/>
            <w:noWrap/>
            <w:vAlign w:val="bottom"/>
            <w:hideMark/>
          </w:tcPr>
          <w:p w14:paraId="544B710F" w14:textId="77777777" w:rsidR="00D22857" w:rsidRDefault="00D22857">
            <w:pPr>
              <w:jc w:val="center"/>
              <w:rPr>
                <w:rFonts w:ascii="Calibri" w:hAnsi="Calibri" w:cs="Calibri"/>
                <w:color w:val="000000"/>
              </w:rPr>
            </w:pPr>
            <w:r>
              <w:rPr>
                <w:rFonts w:ascii="Calibri" w:hAnsi="Calibri" w:cs="Calibri"/>
                <w:color w:val="000000"/>
              </w:rPr>
              <w:t>0.676</w:t>
            </w:r>
          </w:p>
        </w:tc>
        <w:tc>
          <w:tcPr>
            <w:tcW w:w="0" w:type="auto"/>
            <w:tcBorders>
              <w:top w:val="nil"/>
              <w:left w:val="nil"/>
              <w:bottom w:val="single" w:sz="4" w:space="0" w:color="auto"/>
              <w:right w:val="single" w:sz="4" w:space="0" w:color="auto"/>
            </w:tcBorders>
            <w:shd w:val="clear" w:color="auto" w:fill="auto"/>
            <w:noWrap/>
            <w:vAlign w:val="bottom"/>
            <w:hideMark/>
          </w:tcPr>
          <w:p w14:paraId="6D3D1C9F" w14:textId="77777777" w:rsidR="00D22857" w:rsidRDefault="00D22857">
            <w:pPr>
              <w:jc w:val="center"/>
              <w:rPr>
                <w:rFonts w:ascii="Calibri" w:hAnsi="Calibri" w:cs="Calibri"/>
                <w:color w:val="000000"/>
              </w:rPr>
            </w:pPr>
            <w:r>
              <w:rPr>
                <w:rFonts w:ascii="Calibri" w:hAnsi="Calibri" w:cs="Calibri"/>
                <w:color w:val="000000"/>
              </w:rPr>
              <w:t>0.001</w:t>
            </w:r>
          </w:p>
        </w:tc>
        <w:tc>
          <w:tcPr>
            <w:tcW w:w="0" w:type="auto"/>
            <w:tcBorders>
              <w:top w:val="nil"/>
              <w:left w:val="nil"/>
              <w:bottom w:val="single" w:sz="4" w:space="0" w:color="auto"/>
              <w:right w:val="single" w:sz="4" w:space="0" w:color="auto"/>
            </w:tcBorders>
            <w:shd w:val="clear" w:color="auto" w:fill="auto"/>
            <w:noWrap/>
            <w:vAlign w:val="bottom"/>
            <w:hideMark/>
          </w:tcPr>
          <w:p w14:paraId="5C7FE73C" w14:textId="77777777" w:rsidR="00D22857" w:rsidRDefault="00D22857">
            <w:pPr>
              <w:jc w:val="center"/>
              <w:rPr>
                <w:rFonts w:ascii="Calibri" w:hAnsi="Calibri" w:cs="Calibri"/>
                <w:color w:val="000000"/>
              </w:rPr>
            </w:pPr>
            <w:r>
              <w:rPr>
                <w:rFonts w:ascii="Calibri" w:hAnsi="Calibri" w:cs="Calibri"/>
                <w:color w:val="000000"/>
              </w:rPr>
              <w:t>0.118</w:t>
            </w:r>
          </w:p>
        </w:tc>
        <w:tc>
          <w:tcPr>
            <w:tcW w:w="0" w:type="auto"/>
            <w:tcBorders>
              <w:top w:val="nil"/>
              <w:left w:val="nil"/>
              <w:bottom w:val="single" w:sz="4" w:space="0" w:color="auto"/>
              <w:right w:val="single" w:sz="4" w:space="0" w:color="auto"/>
            </w:tcBorders>
            <w:shd w:val="clear" w:color="auto" w:fill="auto"/>
            <w:noWrap/>
            <w:vAlign w:val="bottom"/>
            <w:hideMark/>
          </w:tcPr>
          <w:p w14:paraId="31D6E328" w14:textId="77777777" w:rsidR="00D22857" w:rsidRDefault="00D22857">
            <w:pPr>
              <w:jc w:val="center"/>
              <w:rPr>
                <w:rFonts w:ascii="Calibri" w:hAnsi="Calibri" w:cs="Calibri"/>
                <w:color w:val="000000"/>
              </w:rPr>
            </w:pPr>
            <w:r>
              <w:rPr>
                <w:rFonts w:ascii="Calibri" w:hAnsi="Calibri" w:cs="Calibri"/>
                <w:color w:val="000000"/>
              </w:rPr>
              <w:t>0.331</w:t>
            </w:r>
          </w:p>
        </w:tc>
      </w:tr>
      <w:tr w:rsidR="00D22857" w14:paraId="746DCC97" w14:textId="77777777" w:rsidTr="00C924B5">
        <w:trPr>
          <w:trHeight w:val="320"/>
        </w:trPr>
        <w:tc>
          <w:tcPr>
            <w:tcW w:w="0" w:type="auto"/>
            <w:tcBorders>
              <w:top w:val="nil"/>
              <w:left w:val="single" w:sz="4" w:space="0" w:color="auto"/>
              <w:bottom w:val="single" w:sz="4" w:space="0" w:color="auto"/>
              <w:right w:val="single" w:sz="4" w:space="0" w:color="auto"/>
            </w:tcBorders>
            <w:shd w:val="clear" w:color="000000" w:fill="FFFFFF"/>
            <w:noWrap/>
            <w:vAlign w:val="bottom"/>
            <w:hideMark/>
          </w:tcPr>
          <w:p w14:paraId="5F223A67" w14:textId="77777777" w:rsidR="00D22857" w:rsidRDefault="00D22857">
            <w:pPr>
              <w:rPr>
                <w:rFonts w:ascii="Calibri" w:hAnsi="Calibri" w:cs="Calibri"/>
                <w:color w:val="000000"/>
              </w:rPr>
            </w:pPr>
            <w:r>
              <w:rPr>
                <w:rFonts w:ascii="Calibri" w:hAnsi="Calibri" w:cs="Calibri"/>
                <w:color w:val="000000"/>
              </w:rPr>
              <w:t>AJ 2014</w:t>
            </w:r>
          </w:p>
        </w:tc>
        <w:tc>
          <w:tcPr>
            <w:tcW w:w="0" w:type="auto"/>
            <w:tcBorders>
              <w:top w:val="nil"/>
              <w:left w:val="nil"/>
              <w:bottom w:val="single" w:sz="4" w:space="0" w:color="auto"/>
              <w:right w:val="single" w:sz="4" w:space="0" w:color="auto"/>
            </w:tcBorders>
            <w:shd w:val="clear" w:color="auto" w:fill="auto"/>
            <w:noWrap/>
            <w:vAlign w:val="bottom"/>
            <w:hideMark/>
          </w:tcPr>
          <w:p w14:paraId="3F2758C9" w14:textId="77777777" w:rsidR="00D22857" w:rsidRDefault="00D22857">
            <w:pPr>
              <w:jc w:val="center"/>
              <w:rPr>
                <w:rFonts w:ascii="Calibri" w:hAnsi="Calibri" w:cs="Calibri"/>
                <w:color w:val="000000"/>
              </w:rPr>
            </w:pPr>
            <w:r>
              <w:rPr>
                <w:rFonts w:ascii="Calibri" w:hAnsi="Calibri" w:cs="Calibri"/>
                <w:color w:val="000000"/>
              </w:rPr>
              <w:t>0.935</w:t>
            </w:r>
          </w:p>
        </w:tc>
        <w:tc>
          <w:tcPr>
            <w:tcW w:w="0" w:type="auto"/>
            <w:tcBorders>
              <w:top w:val="nil"/>
              <w:left w:val="nil"/>
              <w:bottom w:val="single" w:sz="4" w:space="0" w:color="auto"/>
              <w:right w:val="single" w:sz="4" w:space="0" w:color="auto"/>
            </w:tcBorders>
            <w:shd w:val="clear" w:color="auto" w:fill="auto"/>
            <w:noWrap/>
            <w:vAlign w:val="bottom"/>
            <w:hideMark/>
          </w:tcPr>
          <w:p w14:paraId="6385E8EA" w14:textId="77777777" w:rsidR="00D22857" w:rsidRDefault="00D22857">
            <w:pPr>
              <w:jc w:val="center"/>
              <w:rPr>
                <w:rFonts w:ascii="Calibri" w:hAnsi="Calibri" w:cs="Calibri"/>
                <w:color w:val="000000"/>
              </w:rPr>
            </w:pPr>
            <w:r>
              <w:rPr>
                <w:rFonts w:ascii="Calibri" w:hAnsi="Calibri" w:cs="Calibri"/>
                <w:color w:val="000000"/>
              </w:rPr>
              <w:t>0.001</w:t>
            </w:r>
          </w:p>
        </w:tc>
        <w:tc>
          <w:tcPr>
            <w:tcW w:w="0" w:type="auto"/>
            <w:tcBorders>
              <w:top w:val="nil"/>
              <w:left w:val="nil"/>
              <w:bottom w:val="single" w:sz="4" w:space="0" w:color="auto"/>
              <w:right w:val="single" w:sz="4" w:space="0" w:color="auto"/>
            </w:tcBorders>
            <w:shd w:val="clear" w:color="auto" w:fill="auto"/>
            <w:noWrap/>
            <w:vAlign w:val="bottom"/>
            <w:hideMark/>
          </w:tcPr>
          <w:p w14:paraId="2345474E" w14:textId="77777777" w:rsidR="00D22857" w:rsidRDefault="00D22857">
            <w:pPr>
              <w:jc w:val="center"/>
              <w:rPr>
                <w:rFonts w:ascii="Calibri" w:hAnsi="Calibri" w:cs="Calibri"/>
                <w:color w:val="000000"/>
              </w:rPr>
            </w:pPr>
            <w:r>
              <w:rPr>
                <w:rFonts w:ascii="Calibri" w:hAnsi="Calibri" w:cs="Calibri"/>
                <w:color w:val="000000"/>
              </w:rPr>
              <w:t>0.709</w:t>
            </w:r>
          </w:p>
        </w:tc>
        <w:tc>
          <w:tcPr>
            <w:tcW w:w="0" w:type="auto"/>
            <w:tcBorders>
              <w:top w:val="nil"/>
              <w:left w:val="nil"/>
              <w:bottom w:val="single" w:sz="4" w:space="0" w:color="auto"/>
              <w:right w:val="single" w:sz="4" w:space="0" w:color="auto"/>
            </w:tcBorders>
            <w:shd w:val="clear" w:color="auto" w:fill="auto"/>
            <w:noWrap/>
            <w:vAlign w:val="bottom"/>
            <w:hideMark/>
          </w:tcPr>
          <w:p w14:paraId="33CD3D33" w14:textId="77777777" w:rsidR="00D22857" w:rsidRDefault="00D22857">
            <w:pPr>
              <w:jc w:val="center"/>
              <w:rPr>
                <w:rFonts w:ascii="Calibri" w:hAnsi="Calibri" w:cs="Calibri"/>
                <w:color w:val="000000"/>
              </w:rPr>
            </w:pPr>
            <w:r>
              <w:rPr>
                <w:rFonts w:ascii="Calibri" w:hAnsi="Calibri" w:cs="Calibri"/>
                <w:color w:val="000000"/>
              </w:rPr>
              <w:t>0.040</w:t>
            </w:r>
          </w:p>
        </w:tc>
        <w:tc>
          <w:tcPr>
            <w:tcW w:w="0" w:type="auto"/>
            <w:tcBorders>
              <w:top w:val="nil"/>
              <w:left w:val="nil"/>
              <w:bottom w:val="single" w:sz="4" w:space="0" w:color="auto"/>
              <w:right w:val="single" w:sz="4" w:space="0" w:color="auto"/>
            </w:tcBorders>
            <w:shd w:val="clear" w:color="auto" w:fill="auto"/>
            <w:noWrap/>
            <w:vAlign w:val="bottom"/>
            <w:hideMark/>
          </w:tcPr>
          <w:p w14:paraId="63B19A67" w14:textId="77777777" w:rsidR="00D22857" w:rsidRDefault="00D22857">
            <w:pPr>
              <w:jc w:val="center"/>
              <w:rPr>
                <w:rFonts w:ascii="Calibri" w:hAnsi="Calibri" w:cs="Calibri"/>
                <w:color w:val="000000"/>
              </w:rPr>
            </w:pPr>
            <w:r>
              <w:rPr>
                <w:rFonts w:ascii="Calibri" w:hAnsi="Calibri" w:cs="Calibri"/>
                <w:color w:val="000000"/>
              </w:rPr>
              <w:t>0.225</w:t>
            </w:r>
          </w:p>
        </w:tc>
        <w:tc>
          <w:tcPr>
            <w:tcW w:w="0" w:type="auto"/>
            <w:tcBorders>
              <w:top w:val="nil"/>
              <w:left w:val="nil"/>
              <w:bottom w:val="single" w:sz="4" w:space="0" w:color="auto"/>
              <w:right w:val="single" w:sz="4" w:space="0" w:color="auto"/>
            </w:tcBorders>
            <w:shd w:val="clear" w:color="auto" w:fill="auto"/>
            <w:noWrap/>
            <w:vAlign w:val="bottom"/>
            <w:hideMark/>
          </w:tcPr>
          <w:p w14:paraId="2F7D4932" w14:textId="77777777" w:rsidR="00D22857" w:rsidRDefault="00D22857">
            <w:pPr>
              <w:jc w:val="center"/>
              <w:rPr>
                <w:rFonts w:ascii="Calibri" w:hAnsi="Calibri" w:cs="Calibri"/>
                <w:color w:val="000000"/>
              </w:rPr>
            </w:pPr>
            <w:r>
              <w:rPr>
                <w:rFonts w:ascii="Calibri" w:hAnsi="Calibri" w:cs="Calibri"/>
                <w:color w:val="000000"/>
              </w:rPr>
              <w:t>0.301</w:t>
            </w:r>
          </w:p>
        </w:tc>
      </w:tr>
      <w:tr w:rsidR="00D22857" w14:paraId="7ED27338" w14:textId="77777777" w:rsidTr="00C924B5">
        <w:trPr>
          <w:trHeight w:val="320"/>
        </w:trPr>
        <w:tc>
          <w:tcPr>
            <w:tcW w:w="0" w:type="auto"/>
            <w:tcBorders>
              <w:top w:val="nil"/>
              <w:left w:val="single" w:sz="4" w:space="0" w:color="auto"/>
              <w:bottom w:val="single" w:sz="4" w:space="0" w:color="auto"/>
              <w:right w:val="single" w:sz="4" w:space="0" w:color="auto"/>
            </w:tcBorders>
            <w:shd w:val="clear" w:color="000000" w:fill="FFFFFF"/>
            <w:noWrap/>
            <w:vAlign w:val="bottom"/>
            <w:hideMark/>
          </w:tcPr>
          <w:p w14:paraId="334EBD5C" w14:textId="77777777" w:rsidR="00D22857" w:rsidRDefault="00D22857">
            <w:pPr>
              <w:rPr>
                <w:rFonts w:ascii="Calibri" w:hAnsi="Calibri" w:cs="Calibri"/>
                <w:color w:val="000000"/>
              </w:rPr>
            </w:pPr>
            <w:r>
              <w:rPr>
                <w:rFonts w:ascii="Calibri" w:hAnsi="Calibri" w:cs="Calibri"/>
                <w:color w:val="000000"/>
              </w:rPr>
              <w:t>AJ 2015</w:t>
            </w:r>
          </w:p>
        </w:tc>
        <w:tc>
          <w:tcPr>
            <w:tcW w:w="0" w:type="auto"/>
            <w:tcBorders>
              <w:top w:val="nil"/>
              <w:left w:val="nil"/>
              <w:bottom w:val="single" w:sz="4" w:space="0" w:color="auto"/>
              <w:right w:val="single" w:sz="4" w:space="0" w:color="auto"/>
            </w:tcBorders>
            <w:shd w:val="clear" w:color="auto" w:fill="auto"/>
            <w:noWrap/>
            <w:vAlign w:val="bottom"/>
            <w:hideMark/>
          </w:tcPr>
          <w:p w14:paraId="6EC339AD" w14:textId="77777777" w:rsidR="00D22857" w:rsidRDefault="00D22857">
            <w:pPr>
              <w:jc w:val="center"/>
              <w:rPr>
                <w:rFonts w:ascii="Calibri" w:hAnsi="Calibri" w:cs="Calibri"/>
                <w:color w:val="000000"/>
              </w:rPr>
            </w:pPr>
            <w:r>
              <w:rPr>
                <w:rFonts w:ascii="Calibri" w:hAnsi="Calibri" w:cs="Calibri"/>
                <w:color w:val="000000"/>
              </w:rPr>
              <w:t>0.947</w:t>
            </w:r>
          </w:p>
        </w:tc>
        <w:tc>
          <w:tcPr>
            <w:tcW w:w="0" w:type="auto"/>
            <w:tcBorders>
              <w:top w:val="nil"/>
              <w:left w:val="nil"/>
              <w:bottom w:val="single" w:sz="4" w:space="0" w:color="auto"/>
              <w:right w:val="single" w:sz="4" w:space="0" w:color="auto"/>
            </w:tcBorders>
            <w:shd w:val="clear" w:color="auto" w:fill="auto"/>
            <w:noWrap/>
            <w:vAlign w:val="bottom"/>
            <w:hideMark/>
          </w:tcPr>
          <w:p w14:paraId="52889815" w14:textId="77777777" w:rsidR="00D22857" w:rsidRDefault="00D22857">
            <w:pPr>
              <w:jc w:val="center"/>
              <w:rPr>
                <w:rFonts w:ascii="Calibri" w:hAnsi="Calibri" w:cs="Calibri"/>
                <w:color w:val="000000"/>
              </w:rPr>
            </w:pPr>
            <w:r>
              <w:rPr>
                <w:rFonts w:ascii="Calibri" w:hAnsi="Calibri" w:cs="Calibri"/>
                <w:color w:val="000000"/>
              </w:rPr>
              <w:t>0.001</w:t>
            </w:r>
          </w:p>
        </w:tc>
        <w:tc>
          <w:tcPr>
            <w:tcW w:w="0" w:type="auto"/>
            <w:tcBorders>
              <w:top w:val="nil"/>
              <w:left w:val="nil"/>
              <w:bottom w:val="single" w:sz="4" w:space="0" w:color="auto"/>
              <w:right w:val="single" w:sz="4" w:space="0" w:color="auto"/>
            </w:tcBorders>
            <w:shd w:val="clear" w:color="auto" w:fill="auto"/>
            <w:noWrap/>
            <w:vAlign w:val="bottom"/>
            <w:hideMark/>
          </w:tcPr>
          <w:p w14:paraId="5D3F4FBE" w14:textId="77777777" w:rsidR="00D22857" w:rsidRDefault="00D22857">
            <w:pPr>
              <w:jc w:val="center"/>
              <w:rPr>
                <w:rFonts w:ascii="Calibri" w:hAnsi="Calibri" w:cs="Calibri"/>
                <w:color w:val="000000"/>
              </w:rPr>
            </w:pPr>
            <w:r>
              <w:rPr>
                <w:rFonts w:ascii="Calibri" w:hAnsi="Calibri" w:cs="Calibri"/>
                <w:color w:val="000000"/>
              </w:rPr>
              <w:t>0.868</w:t>
            </w:r>
          </w:p>
        </w:tc>
        <w:tc>
          <w:tcPr>
            <w:tcW w:w="0" w:type="auto"/>
            <w:tcBorders>
              <w:top w:val="nil"/>
              <w:left w:val="nil"/>
              <w:bottom w:val="single" w:sz="4" w:space="0" w:color="auto"/>
              <w:right w:val="single" w:sz="4" w:space="0" w:color="auto"/>
            </w:tcBorders>
            <w:shd w:val="clear" w:color="auto" w:fill="auto"/>
            <w:noWrap/>
            <w:vAlign w:val="bottom"/>
            <w:hideMark/>
          </w:tcPr>
          <w:p w14:paraId="60E31E5D" w14:textId="77777777" w:rsidR="00D22857" w:rsidRDefault="00D22857">
            <w:pPr>
              <w:jc w:val="center"/>
              <w:rPr>
                <w:rFonts w:ascii="Calibri" w:hAnsi="Calibri" w:cs="Calibri"/>
                <w:color w:val="000000"/>
              </w:rPr>
            </w:pPr>
            <w:r>
              <w:rPr>
                <w:rFonts w:ascii="Calibri" w:hAnsi="Calibri" w:cs="Calibri"/>
                <w:color w:val="000000"/>
              </w:rPr>
              <w:t>0.001</w:t>
            </w:r>
          </w:p>
        </w:tc>
        <w:tc>
          <w:tcPr>
            <w:tcW w:w="0" w:type="auto"/>
            <w:tcBorders>
              <w:top w:val="nil"/>
              <w:left w:val="nil"/>
              <w:bottom w:val="single" w:sz="4" w:space="0" w:color="auto"/>
              <w:right w:val="single" w:sz="4" w:space="0" w:color="auto"/>
            </w:tcBorders>
            <w:shd w:val="clear" w:color="auto" w:fill="auto"/>
            <w:noWrap/>
            <w:vAlign w:val="bottom"/>
            <w:hideMark/>
          </w:tcPr>
          <w:p w14:paraId="0410B6AC" w14:textId="77777777" w:rsidR="00D22857" w:rsidRDefault="00D22857">
            <w:pPr>
              <w:jc w:val="center"/>
              <w:rPr>
                <w:rFonts w:ascii="Calibri" w:hAnsi="Calibri" w:cs="Calibri"/>
                <w:color w:val="000000"/>
              </w:rPr>
            </w:pPr>
            <w:r>
              <w:rPr>
                <w:rFonts w:ascii="Calibri" w:hAnsi="Calibri" w:cs="Calibri"/>
                <w:color w:val="000000"/>
              </w:rPr>
              <w:t>0.079</w:t>
            </w:r>
          </w:p>
        </w:tc>
        <w:tc>
          <w:tcPr>
            <w:tcW w:w="0" w:type="auto"/>
            <w:tcBorders>
              <w:top w:val="nil"/>
              <w:left w:val="nil"/>
              <w:bottom w:val="single" w:sz="4" w:space="0" w:color="auto"/>
              <w:right w:val="single" w:sz="4" w:space="0" w:color="auto"/>
            </w:tcBorders>
            <w:shd w:val="clear" w:color="auto" w:fill="auto"/>
            <w:noWrap/>
            <w:vAlign w:val="bottom"/>
            <w:hideMark/>
          </w:tcPr>
          <w:p w14:paraId="103C92A5" w14:textId="77777777" w:rsidR="00D22857" w:rsidRDefault="00D22857">
            <w:pPr>
              <w:jc w:val="center"/>
              <w:rPr>
                <w:rFonts w:ascii="Calibri" w:hAnsi="Calibri" w:cs="Calibri"/>
                <w:color w:val="000000"/>
              </w:rPr>
            </w:pPr>
            <w:r>
              <w:rPr>
                <w:rFonts w:ascii="Calibri" w:hAnsi="Calibri" w:cs="Calibri"/>
                <w:color w:val="000000"/>
              </w:rPr>
              <w:t>0.359</w:t>
            </w:r>
          </w:p>
        </w:tc>
      </w:tr>
      <w:tr w:rsidR="00D22857" w14:paraId="51C71C71" w14:textId="77777777" w:rsidTr="00C924B5">
        <w:trPr>
          <w:trHeight w:val="320"/>
        </w:trPr>
        <w:tc>
          <w:tcPr>
            <w:tcW w:w="0" w:type="auto"/>
            <w:tcBorders>
              <w:top w:val="nil"/>
              <w:left w:val="single" w:sz="4" w:space="0" w:color="auto"/>
              <w:bottom w:val="single" w:sz="4" w:space="0" w:color="auto"/>
              <w:right w:val="single" w:sz="4" w:space="0" w:color="auto"/>
            </w:tcBorders>
            <w:shd w:val="clear" w:color="000000" w:fill="FFFFFF"/>
            <w:noWrap/>
            <w:vAlign w:val="bottom"/>
            <w:hideMark/>
          </w:tcPr>
          <w:p w14:paraId="6A9B1CC8" w14:textId="77777777" w:rsidR="00D22857" w:rsidRDefault="00D22857">
            <w:pPr>
              <w:rPr>
                <w:rFonts w:ascii="Calibri" w:hAnsi="Calibri" w:cs="Calibri"/>
                <w:color w:val="000000"/>
              </w:rPr>
            </w:pPr>
            <w:r>
              <w:rPr>
                <w:rFonts w:ascii="Calibri" w:hAnsi="Calibri" w:cs="Calibri"/>
                <w:color w:val="000000"/>
              </w:rPr>
              <w:t>AJ 2017</w:t>
            </w:r>
          </w:p>
        </w:tc>
        <w:tc>
          <w:tcPr>
            <w:tcW w:w="0" w:type="auto"/>
            <w:tcBorders>
              <w:top w:val="nil"/>
              <w:left w:val="nil"/>
              <w:bottom w:val="single" w:sz="4" w:space="0" w:color="auto"/>
              <w:right w:val="single" w:sz="4" w:space="0" w:color="auto"/>
            </w:tcBorders>
            <w:shd w:val="clear" w:color="auto" w:fill="auto"/>
            <w:noWrap/>
            <w:vAlign w:val="bottom"/>
            <w:hideMark/>
          </w:tcPr>
          <w:p w14:paraId="5BAC2528" w14:textId="77777777" w:rsidR="00D22857" w:rsidRDefault="00D22857">
            <w:pPr>
              <w:jc w:val="center"/>
              <w:rPr>
                <w:rFonts w:ascii="Calibri" w:hAnsi="Calibri" w:cs="Calibri"/>
                <w:color w:val="000000"/>
              </w:rPr>
            </w:pPr>
            <w:r>
              <w:rPr>
                <w:rFonts w:ascii="Calibri" w:hAnsi="Calibri" w:cs="Calibri"/>
                <w:color w:val="000000"/>
              </w:rPr>
              <w:t>0.716</w:t>
            </w:r>
          </w:p>
        </w:tc>
        <w:tc>
          <w:tcPr>
            <w:tcW w:w="0" w:type="auto"/>
            <w:tcBorders>
              <w:top w:val="nil"/>
              <w:left w:val="nil"/>
              <w:bottom w:val="single" w:sz="4" w:space="0" w:color="auto"/>
              <w:right w:val="single" w:sz="4" w:space="0" w:color="auto"/>
            </w:tcBorders>
            <w:shd w:val="clear" w:color="auto" w:fill="auto"/>
            <w:noWrap/>
            <w:vAlign w:val="bottom"/>
            <w:hideMark/>
          </w:tcPr>
          <w:p w14:paraId="761A5D13" w14:textId="77777777" w:rsidR="00D22857" w:rsidRDefault="00D22857">
            <w:pPr>
              <w:jc w:val="center"/>
              <w:rPr>
                <w:rFonts w:ascii="Calibri" w:hAnsi="Calibri" w:cs="Calibri"/>
                <w:color w:val="000000"/>
              </w:rPr>
            </w:pPr>
            <w:r>
              <w:rPr>
                <w:rFonts w:ascii="Calibri" w:hAnsi="Calibri" w:cs="Calibri"/>
                <w:color w:val="000000"/>
              </w:rPr>
              <w:t>0.020</w:t>
            </w:r>
          </w:p>
        </w:tc>
        <w:tc>
          <w:tcPr>
            <w:tcW w:w="0" w:type="auto"/>
            <w:tcBorders>
              <w:top w:val="nil"/>
              <w:left w:val="nil"/>
              <w:bottom w:val="single" w:sz="4" w:space="0" w:color="auto"/>
              <w:right w:val="single" w:sz="4" w:space="0" w:color="auto"/>
            </w:tcBorders>
            <w:shd w:val="clear" w:color="auto" w:fill="auto"/>
            <w:noWrap/>
            <w:vAlign w:val="bottom"/>
            <w:hideMark/>
          </w:tcPr>
          <w:p w14:paraId="6C71912B" w14:textId="77777777" w:rsidR="00D22857" w:rsidRDefault="00D22857">
            <w:pPr>
              <w:jc w:val="center"/>
              <w:rPr>
                <w:rFonts w:ascii="Calibri" w:hAnsi="Calibri" w:cs="Calibri"/>
                <w:color w:val="000000"/>
              </w:rPr>
            </w:pPr>
            <w:r>
              <w:rPr>
                <w:rFonts w:ascii="Calibri" w:hAnsi="Calibri" w:cs="Calibri"/>
                <w:color w:val="000000"/>
              </w:rPr>
              <w:t>0.478</w:t>
            </w:r>
          </w:p>
        </w:tc>
        <w:tc>
          <w:tcPr>
            <w:tcW w:w="0" w:type="auto"/>
            <w:tcBorders>
              <w:top w:val="nil"/>
              <w:left w:val="nil"/>
              <w:bottom w:val="single" w:sz="4" w:space="0" w:color="auto"/>
              <w:right w:val="single" w:sz="4" w:space="0" w:color="auto"/>
            </w:tcBorders>
            <w:shd w:val="clear" w:color="auto" w:fill="auto"/>
            <w:noWrap/>
            <w:vAlign w:val="bottom"/>
            <w:hideMark/>
          </w:tcPr>
          <w:p w14:paraId="5BDB14C8" w14:textId="77777777" w:rsidR="00D22857" w:rsidRDefault="00D22857">
            <w:pPr>
              <w:jc w:val="center"/>
              <w:rPr>
                <w:rFonts w:ascii="Calibri" w:hAnsi="Calibri" w:cs="Calibri"/>
                <w:color w:val="000000"/>
              </w:rPr>
            </w:pPr>
            <w:r>
              <w:rPr>
                <w:rFonts w:ascii="Calibri" w:hAnsi="Calibri" w:cs="Calibri"/>
                <w:color w:val="000000"/>
              </w:rPr>
              <w:t>0.157</w:t>
            </w:r>
          </w:p>
        </w:tc>
        <w:tc>
          <w:tcPr>
            <w:tcW w:w="0" w:type="auto"/>
            <w:tcBorders>
              <w:top w:val="nil"/>
              <w:left w:val="nil"/>
              <w:bottom w:val="single" w:sz="4" w:space="0" w:color="auto"/>
              <w:right w:val="single" w:sz="4" w:space="0" w:color="auto"/>
            </w:tcBorders>
            <w:shd w:val="clear" w:color="auto" w:fill="auto"/>
            <w:noWrap/>
            <w:vAlign w:val="bottom"/>
            <w:hideMark/>
          </w:tcPr>
          <w:p w14:paraId="7EB927BA" w14:textId="77777777" w:rsidR="00D22857" w:rsidRDefault="00D22857">
            <w:pPr>
              <w:jc w:val="center"/>
              <w:rPr>
                <w:rFonts w:ascii="Calibri" w:hAnsi="Calibri" w:cs="Calibri"/>
                <w:color w:val="000000"/>
              </w:rPr>
            </w:pPr>
            <w:r>
              <w:rPr>
                <w:rFonts w:ascii="Calibri" w:hAnsi="Calibri" w:cs="Calibri"/>
                <w:color w:val="000000"/>
              </w:rPr>
              <w:t>0.238</w:t>
            </w:r>
          </w:p>
        </w:tc>
        <w:tc>
          <w:tcPr>
            <w:tcW w:w="0" w:type="auto"/>
            <w:tcBorders>
              <w:top w:val="nil"/>
              <w:left w:val="nil"/>
              <w:bottom w:val="single" w:sz="4" w:space="0" w:color="auto"/>
              <w:right w:val="single" w:sz="4" w:space="0" w:color="auto"/>
            </w:tcBorders>
            <w:shd w:val="clear" w:color="auto" w:fill="auto"/>
            <w:noWrap/>
            <w:vAlign w:val="bottom"/>
            <w:hideMark/>
          </w:tcPr>
          <w:p w14:paraId="2035FA11" w14:textId="77777777" w:rsidR="00D22857" w:rsidRDefault="00D22857">
            <w:pPr>
              <w:jc w:val="center"/>
              <w:rPr>
                <w:rFonts w:ascii="Calibri" w:hAnsi="Calibri" w:cs="Calibri"/>
                <w:color w:val="000000"/>
              </w:rPr>
            </w:pPr>
            <w:r>
              <w:rPr>
                <w:rFonts w:ascii="Calibri" w:hAnsi="Calibri" w:cs="Calibri"/>
                <w:color w:val="000000"/>
              </w:rPr>
              <w:t>0.323</w:t>
            </w:r>
          </w:p>
        </w:tc>
      </w:tr>
      <w:tr w:rsidR="00D22857" w14:paraId="795E443F" w14:textId="77777777" w:rsidTr="00C924B5">
        <w:trPr>
          <w:trHeight w:val="320"/>
        </w:trPr>
        <w:tc>
          <w:tcPr>
            <w:tcW w:w="0" w:type="auto"/>
            <w:gridSpan w:val="7"/>
            <w:tcBorders>
              <w:top w:val="single" w:sz="4" w:space="0" w:color="auto"/>
              <w:left w:val="single" w:sz="4" w:space="0" w:color="auto"/>
              <w:bottom w:val="single" w:sz="4" w:space="0" w:color="auto"/>
              <w:right w:val="single" w:sz="4" w:space="0" w:color="000000"/>
            </w:tcBorders>
            <w:shd w:val="clear" w:color="000000" w:fill="FFFFFF"/>
            <w:noWrap/>
            <w:vAlign w:val="bottom"/>
            <w:hideMark/>
          </w:tcPr>
          <w:p w14:paraId="5E9AF2B7" w14:textId="77777777" w:rsidR="00D22857" w:rsidRDefault="00D22857">
            <w:pPr>
              <w:jc w:val="center"/>
              <w:rPr>
                <w:rFonts w:ascii="Calibri" w:hAnsi="Calibri" w:cs="Calibri"/>
                <w:color w:val="000000"/>
              </w:rPr>
            </w:pPr>
            <w:r>
              <w:rPr>
                <w:rFonts w:ascii="Calibri" w:hAnsi="Calibri" w:cs="Calibri"/>
                <w:color w:val="000000"/>
              </w:rPr>
              <w:t> </w:t>
            </w:r>
          </w:p>
        </w:tc>
      </w:tr>
      <w:tr w:rsidR="00D22857" w14:paraId="46151E38" w14:textId="77777777" w:rsidTr="00C924B5">
        <w:trPr>
          <w:trHeight w:val="320"/>
        </w:trPr>
        <w:tc>
          <w:tcPr>
            <w:tcW w:w="0" w:type="auto"/>
            <w:tcBorders>
              <w:top w:val="nil"/>
              <w:left w:val="single" w:sz="4" w:space="0" w:color="auto"/>
              <w:bottom w:val="single" w:sz="4" w:space="0" w:color="auto"/>
              <w:right w:val="single" w:sz="4" w:space="0" w:color="auto"/>
            </w:tcBorders>
            <w:shd w:val="clear" w:color="000000" w:fill="FFFFFF"/>
            <w:noWrap/>
            <w:vAlign w:val="bottom"/>
            <w:hideMark/>
          </w:tcPr>
          <w:p w14:paraId="306D2910" w14:textId="77777777" w:rsidR="00D22857" w:rsidRDefault="00D22857">
            <w:pPr>
              <w:rPr>
                <w:rFonts w:ascii="Calibri" w:hAnsi="Calibri" w:cs="Calibri"/>
                <w:color w:val="000000"/>
              </w:rPr>
            </w:pPr>
            <w:r>
              <w:rPr>
                <w:rFonts w:ascii="Calibri" w:hAnsi="Calibri" w:cs="Calibri"/>
                <w:color w:val="000000"/>
              </w:rPr>
              <w:t>Dan 2010</w:t>
            </w:r>
          </w:p>
        </w:tc>
        <w:tc>
          <w:tcPr>
            <w:tcW w:w="0" w:type="auto"/>
            <w:tcBorders>
              <w:top w:val="nil"/>
              <w:left w:val="nil"/>
              <w:bottom w:val="single" w:sz="4" w:space="0" w:color="auto"/>
              <w:right w:val="single" w:sz="4" w:space="0" w:color="auto"/>
            </w:tcBorders>
            <w:shd w:val="clear" w:color="auto" w:fill="auto"/>
            <w:noWrap/>
            <w:vAlign w:val="bottom"/>
            <w:hideMark/>
          </w:tcPr>
          <w:p w14:paraId="66CD0E2C" w14:textId="77777777" w:rsidR="00D22857" w:rsidRDefault="00D22857">
            <w:pPr>
              <w:jc w:val="center"/>
              <w:rPr>
                <w:rFonts w:ascii="Calibri" w:hAnsi="Calibri" w:cs="Calibri"/>
                <w:color w:val="000000"/>
              </w:rPr>
            </w:pPr>
            <w:r>
              <w:rPr>
                <w:rFonts w:ascii="Calibri" w:hAnsi="Calibri" w:cs="Calibri"/>
                <w:color w:val="000000"/>
              </w:rPr>
              <w:t>0.870</w:t>
            </w:r>
          </w:p>
        </w:tc>
        <w:tc>
          <w:tcPr>
            <w:tcW w:w="0" w:type="auto"/>
            <w:tcBorders>
              <w:top w:val="nil"/>
              <w:left w:val="nil"/>
              <w:bottom w:val="single" w:sz="4" w:space="0" w:color="auto"/>
              <w:right w:val="single" w:sz="4" w:space="0" w:color="auto"/>
            </w:tcBorders>
            <w:shd w:val="clear" w:color="auto" w:fill="auto"/>
            <w:noWrap/>
            <w:vAlign w:val="bottom"/>
            <w:hideMark/>
          </w:tcPr>
          <w:p w14:paraId="63A59323" w14:textId="77777777" w:rsidR="00D22857" w:rsidRDefault="00D22857">
            <w:pPr>
              <w:jc w:val="center"/>
              <w:rPr>
                <w:rFonts w:ascii="Calibri" w:hAnsi="Calibri" w:cs="Calibri"/>
                <w:color w:val="000000"/>
              </w:rPr>
            </w:pPr>
            <w:r>
              <w:rPr>
                <w:rFonts w:ascii="Calibri" w:hAnsi="Calibri" w:cs="Calibri"/>
                <w:color w:val="000000"/>
              </w:rPr>
              <w:t>0.001</w:t>
            </w:r>
          </w:p>
        </w:tc>
        <w:tc>
          <w:tcPr>
            <w:tcW w:w="0" w:type="auto"/>
            <w:tcBorders>
              <w:top w:val="nil"/>
              <w:left w:val="nil"/>
              <w:bottom w:val="single" w:sz="4" w:space="0" w:color="auto"/>
              <w:right w:val="single" w:sz="4" w:space="0" w:color="auto"/>
            </w:tcBorders>
            <w:shd w:val="clear" w:color="auto" w:fill="auto"/>
            <w:noWrap/>
            <w:vAlign w:val="bottom"/>
            <w:hideMark/>
          </w:tcPr>
          <w:p w14:paraId="620A87CB" w14:textId="77777777" w:rsidR="00D22857" w:rsidRDefault="00D22857">
            <w:pPr>
              <w:jc w:val="center"/>
              <w:rPr>
                <w:rFonts w:ascii="Calibri" w:hAnsi="Calibri" w:cs="Calibri"/>
                <w:color w:val="000000"/>
              </w:rPr>
            </w:pPr>
            <w:r>
              <w:rPr>
                <w:rFonts w:ascii="Calibri" w:hAnsi="Calibri" w:cs="Calibri"/>
                <w:color w:val="000000"/>
              </w:rPr>
              <w:t>0.901</w:t>
            </w:r>
          </w:p>
        </w:tc>
        <w:tc>
          <w:tcPr>
            <w:tcW w:w="0" w:type="auto"/>
            <w:tcBorders>
              <w:top w:val="nil"/>
              <w:left w:val="nil"/>
              <w:bottom w:val="single" w:sz="4" w:space="0" w:color="auto"/>
              <w:right w:val="single" w:sz="4" w:space="0" w:color="auto"/>
            </w:tcBorders>
            <w:shd w:val="clear" w:color="auto" w:fill="auto"/>
            <w:noWrap/>
            <w:vAlign w:val="bottom"/>
            <w:hideMark/>
          </w:tcPr>
          <w:p w14:paraId="49086E08" w14:textId="77777777" w:rsidR="00D22857" w:rsidRDefault="00D22857">
            <w:pPr>
              <w:jc w:val="center"/>
              <w:rPr>
                <w:rFonts w:ascii="Calibri" w:hAnsi="Calibri" w:cs="Calibri"/>
                <w:color w:val="000000"/>
              </w:rPr>
            </w:pPr>
            <w:r>
              <w:rPr>
                <w:rFonts w:ascii="Calibri" w:hAnsi="Calibri" w:cs="Calibri"/>
                <w:color w:val="000000"/>
              </w:rPr>
              <w:t>0.001</w:t>
            </w:r>
          </w:p>
        </w:tc>
        <w:tc>
          <w:tcPr>
            <w:tcW w:w="0" w:type="auto"/>
            <w:tcBorders>
              <w:top w:val="nil"/>
              <w:left w:val="nil"/>
              <w:bottom w:val="single" w:sz="4" w:space="0" w:color="auto"/>
              <w:right w:val="single" w:sz="4" w:space="0" w:color="auto"/>
            </w:tcBorders>
            <w:shd w:val="clear" w:color="auto" w:fill="auto"/>
            <w:noWrap/>
            <w:vAlign w:val="bottom"/>
            <w:hideMark/>
          </w:tcPr>
          <w:p w14:paraId="63720956" w14:textId="77777777" w:rsidR="00D22857" w:rsidRDefault="00D22857">
            <w:pPr>
              <w:jc w:val="center"/>
              <w:rPr>
                <w:rFonts w:ascii="Calibri" w:hAnsi="Calibri" w:cs="Calibri"/>
                <w:color w:val="000000"/>
              </w:rPr>
            </w:pPr>
            <w:r>
              <w:rPr>
                <w:rFonts w:ascii="Calibri" w:hAnsi="Calibri" w:cs="Calibri"/>
                <w:color w:val="000000"/>
              </w:rPr>
              <w:t>-0.031</w:t>
            </w:r>
          </w:p>
        </w:tc>
        <w:tc>
          <w:tcPr>
            <w:tcW w:w="0" w:type="auto"/>
            <w:tcBorders>
              <w:top w:val="nil"/>
              <w:left w:val="nil"/>
              <w:bottom w:val="single" w:sz="4" w:space="0" w:color="auto"/>
              <w:right w:val="single" w:sz="4" w:space="0" w:color="auto"/>
            </w:tcBorders>
            <w:shd w:val="clear" w:color="auto" w:fill="auto"/>
            <w:noWrap/>
            <w:vAlign w:val="bottom"/>
            <w:hideMark/>
          </w:tcPr>
          <w:p w14:paraId="28DD1FAE" w14:textId="77777777" w:rsidR="00D22857" w:rsidRDefault="00D22857">
            <w:pPr>
              <w:jc w:val="center"/>
              <w:rPr>
                <w:rFonts w:ascii="Calibri" w:hAnsi="Calibri" w:cs="Calibri"/>
                <w:color w:val="000000"/>
              </w:rPr>
            </w:pPr>
            <w:r>
              <w:rPr>
                <w:rFonts w:ascii="Calibri" w:hAnsi="Calibri" w:cs="Calibri"/>
                <w:color w:val="000000"/>
              </w:rPr>
              <w:t>0.449</w:t>
            </w:r>
          </w:p>
        </w:tc>
      </w:tr>
      <w:tr w:rsidR="00D22857" w14:paraId="03133097" w14:textId="77777777" w:rsidTr="00C924B5">
        <w:trPr>
          <w:trHeight w:val="320"/>
        </w:trPr>
        <w:tc>
          <w:tcPr>
            <w:tcW w:w="0" w:type="auto"/>
            <w:tcBorders>
              <w:top w:val="nil"/>
              <w:left w:val="single" w:sz="4" w:space="0" w:color="auto"/>
              <w:bottom w:val="single" w:sz="4" w:space="0" w:color="auto"/>
              <w:right w:val="single" w:sz="4" w:space="0" w:color="auto"/>
            </w:tcBorders>
            <w:shd w:val="clear" w:color="000000" w:fill="FFFFFF"/>
            <w:noWrap/>
            <w:vAlign w:val="bottom"/>
            <w:hideMark/>
          </w:tcPr>
          <w:p w14:paraId="3335132D" w14:textId="77777777" w:rsidR="00D22857" w:rsidRDefault="00D22857">
            <w:pPr>
              <w:rPr>
                <w:rFonts w:ascii="Calibri" w:hAnsi="Calibri" w:cs="Calibri"/>
                <w:color w:val="000000"/>
              </w:rPr>
            </w:pPr>
            <w:r>
              <w:rPr>
                <w:rFonts w:ascii="Calibri" w:hAnsi="Calibri" w:cs="Calibri"/>
                <w:color w:val="000000"/>
              </w:rPr>
              <w:t>Dan 2013</w:t>
            </w:r>
          </w:p>
        </w:tc>
        <w:tc>
          <w:tcPr>
            <w:tcW w:w="0" w:type="auto"/>
            <w:tcBorders>
              <w:top w:val="nil"/>
              <w:left w:val="nil"/>
              <w:bottom w:val="single" w:sz="4" w:space="0" w:color="auto"/>
              <w:right w:val="single" w:sz="4" w:space="0" w:color="auto"/>
            </w:tcBorders>
            <w:shd w:val="clear" w:color="auto" w:fill="auto"/>
            <w:noWrap/>
            <w:vAlign w:val="bottom"/>
            <w:hideMark/>
          </w:tcPr>
          <w:p w14:paraId="162D6E1B" w14:textId="77777777" w:rsidR="00D22857" w:rsidRDefault="00D22857">
            <w:pPr>
              <w:jc w:val="center"/>
              <w:rPr>
                <w:rFonts w:ascii="Calibri" w:hAnsi="Calibri" w:cs="Calibri"/>
                <w:color w:val="000000"/>
              </w:rPr>
            </w:pPr>
            <w:r>
              <w:rPr>
                <w:rFonts w:ascii="Calibri" w:hAnsi="Calibri" w:cs="Calibri"/>
                <w:color w:val="000000"/>
              </w:rPr>
              <w:t>0.948</w:t>
            </w:r>
          </w:p>
        </w:tc>
        <w:tc>
          <w:tcPr>
            <w:tcW w:w="0" w:type="auto"/>
            <w:tcBorders>
              <w:top w:val="nil"/>
              <w:left w:val="nil"/>
              <w:bottom w:val="single" w:sz="4" w:space="0" w:color="auto"/>
              <w:right w:val="single" w:sz="4" w:space="0" w:color="auto"/>
            </w:tcBorders>
            <w:shd w:val="clear" w:color="auto" w:fill="auto"/>
            <w:noWrap/>
            <w:vAlign w:val="bottom"/>
            <w:hideMark/>
          </w:tcPr>
          <w:p w14:paraId="67E5C398" w14:textId="77777777" w:rsidR="00D22857" w:rsidRDefault="00D22857">
            <w:pPr>
              <w:jc w:val="center"/>
              <w:rPr>
                <w:rFonts w:ascii="Calibri" w:hAnsi="Calibri" w:cs="Calibri"/>
                <w:color w:val="000000"/>
              </w:rPr>
            </w:pPr>
            <w:r>
              <w:rPr>
                <w:rFonts w:ascii="Calibri" w:hAnsi="Calibri" w:cs="Calibri"/>
                <w:color w:val="000000"/>
              </w:rPr>
              <w:t>0.001</w:t>
            </w:r>
          </w:p>
        </w:tc>
        <w:tc>
          <w:tcPr>
            <w:tcW w:w="0" w:type="auto"/>
            <w:tcBorders>
              <w:top w:val="nil"/>
              <w:left w:val="nil"/>
              <w:bottom w:val="single" w:sz="4" w:space="0" w:color="auto"/>
              <w:right w:val="single" w:sz="4" w:space="0" w:color="auto"/>
            </w:tcBorders>
            <w:shd w:val="clear" w:color="auto" w:fill="auto"/>
            <w:noWrap/>
            <w:vAlign w:val="bottom"/>
            <w:hideMark/>
          </w:tcPr>
          <w:p w14:paraId="748D8A7D" w14:textId="77777777" w:rsidR="00D22857" w:rsidRDefault="00D22857">
            <w:pPr>
              <w:jc w:val="center"/>
              <w:rPr>
                <w:rFonts w:ascii="Calibri" w:hAnsi="Calibri" w:cs="Calibri"/>
                <w:color w:val="000000"/>
              </w:rPr>
            </w:pPr>
            <w:r>
              <w:rPr>
                <w:rFonts w:ascii="Calibri" w:hAnsi="Calibri" w:cs="Calibri"/>
                <w:color w:val="000000"/>
              </w:rPr>
              <w:t>0.907</w:t>
            </w:r>
          </w:p>
        </w:tc>
        <w:tc>
          <w:tcPr>
            <w:tcW w:w="0" w:type="auto"/>
            <w:tcBorders>
              <w:top w:val="nil"/>
              <w:left w:val="nil"/>
              <w:bottom w:val="single" w:sz="4" w:space="0" w:color="auto"/>
              <w:right w:val="single" w:sz="4" w:space="0" w:color="auto"/>
            </w:tcBorders>
            <w:shd w:val="clear" w:color="auto" w:fill="auto"/>
            <w:noWrap/>
            <w:vAlign w:val="bottom"/>
            <w:hideMark/>
          </w:tcPr>
          <w:p w14:paraId="7506C94E" w14:textId="77777777" w:rsidR="00D22857" w:rsidRDefault="00D22857">
            <w:pPr>
              <w:jc w:val="center"/>
              <w:rPr>
                <w:rFonts w:ascii="Calibri" w:hAnsi="Calibri" w:cs="Calibri"/>
                <w:color w:val="000000"/>
              </w:rPr>
            </w:pPr>
            <w:r>
              <w:rPr>
                <w:rFonts w:ascii="Calibri" w:hAnsi="Calibri" w:cs="Calibri"/>
                <w:color w:val="000000"/>
              </w:rPr>
              <w:t>0.001</w:t>
            </w:r>
          </w:p>
        </w:tc>
        <w:tc>
          <w:tcPr>
            <w:tcW w:w="0" w:type="auto"/>
            <w:tcBorders>
              <w:top w:val="nil"/>
              <w:left w:val="nil"/>
              <w:bottom w:val="single" w:sz="4" w:space="0" w:color="auto"/>
              <w:right w:val="single" w:sz="4" w:space="0" w:color="auto"/>
            </w:tcBorders>
            <w:shd w:val="clear" w:color="auto" w:fill="auto"/>
            <w:noWrap/>
            <w:vAlign w:val="bottom"/>
            <w:hideMark/>
          </w:tcPr>
          <w:p w14:paraId="2065A4C2" w14:textId="77777777" w:rsidR="00D22857" w:rsidRDefault="00D22857">
            <w:pPr>
              <w:jc w:val="center"/>
              <w:rPr>
                <w:rFonts w:ascii="Calibri" w:hAnsi="Calibri" w:cs="Calibri"/>
                <w:color w:val="000000"/>
              </w:rPr>
            </w:pPr>
            <w:r>
              <w:rPr>
                <w:rFonts w:ascii="Calibri" w:hAnsi="Calibri" w:cs="Calibri"/>
                <w:color w:val="000000"/>
              </w:rPr>
              <w:t>0.041</w:t>
            </w:r>
          </w:p>
        </w:tc>
        <w:tc>
          <w:tcPr>
            <w:tcW w:w="0" w:type="auto"/>
            <w:tcBorders>
              <w:top w:val="nil"/>
              <w:left w:val="nil"/>
              <w:bottom w:val="single" w:sz="4" w:space="0" w:color="auto"/>
              <w:right w:val="single" w:sz="4" w:space="0" w:color="auto"/>
            </w:tcBorders>
            <w:shd w:val="clear" w:color="auto" w:fill="auto"/>
            <w:noWrap/>
            <w:vAlign w:val="bottom"/>
            <w:hideMark/>
          </w:tcPr>
          <w:p w14:paraId="766E5DD8" w14:textId="77777777" w:rsidR="00D22857" w:rsidRDefault="00D22857">
            <w:pPr>
              <w:jc w:val="center"/>
              <w:rPr>
                <w:rFonts w:ascii="Calibri" w:hAnsi="Calibri" w:cs="Calibri"/>
                <w:color w:val="000000"/>
              </w:rPr>
            </w:pPr>
            <w:r>
              <w:rPr>
                <w:rFonts w:ascii="Calibri" w:hAnsi="Calibri" w:cs="Calibri"/>
                <w:color w:val="000000"/>
              </w:rPr>
              <w:t>0.387</w:t>
            </w:r>
          </w:p>
        </w:tc>
      </w:tr>
      <w:tr w:rsidR="00D22857" w14:paraId="614C3FA9" w14:textId="77777777" w:rsidTr="00C924B5">
        <w:trPr>
          <w:trHeight w:val="320"/>
        </w:trPr>
        <w:tc>
          <w:tcPr>
            <w:tcW w:w="0" w:type="auto"/>
            <w:tcBorders>
              <w:top w:val="nil"/>
              <w:left w:val="single" w:sz="4" w:space="0" w:color="auto"/>
              <w:bottom w:val="single" w:sz="4" w:space="0" w:color="auto"/>
              <w:right w:val="single" w:sz="4" w:space="0" w:color="auto"/>
            </w:tcBorders>
            <w:shd w:val="clear" w:color="000000" w:fill="FFFFFF"/>
            <w:noWrap/>
            <w:vAlign w:val="bottom"/>
            <w:hideMark/>
          </w:tcPr>
          <w:p w14:paraId="123BD3EB" w14:textId="77777777" w:rsidR="00D22857" w:rsidRDefault="00D22857">
            <w:pPr>
              <w:rPr>
                <w:rFonts w:ascii="Calibri" w:hAnsi="Calibri" w:cs="Calibri"/>
                <w:color w:val="000000"/>
              </w:rPr>
            </w:pPr>
            <w:r>
              <w:rPr>
                <w:rFonts w:ascii="Calibri" w:hAnsi="Calibri" w:cs="Calibri"/>
                <w:color w:val="000000"/>
              </w:rPr>
              <w:t>Dan 2015</w:t>
            </w:r>
          </w:p>
        </w:tc>
        <w:tc>
          <w:tcPr>
            <w:tcW w:w="0" w:type="auto"/>
            <w:tcBorders>
              <w:top w:val="nil"/>
              <w:left w:val="nil"/>
              <w:bottom w:val="single" w:sz="4" w:space="0" w:color="auto"/>
              <w:right w:val="single" w:sz="4" w:space="0" w:color="auto"/>
            </w:tcBorders>
            <w:shd w:val="clear" w:color="auto" w:fill="auto"/>
            <w:noWrap/>
            <w:vAlign w:val="bottom"/>
            <w:hideMark/>
          </w:tcPr>
          <w:p w14:paraId="1C3DA7A8" w14:textId="77777777" w:rsidR="00D22857" w:rsidRDefault="00D22857">
            <w:pPr>
              <w:jc w:val="center"/>
              <w:rPr>
                <w:rFonts w:ascii="Calibri" w:hAnsi="Calibri" w:cs="Calibri"/>
                <w:color w:val="000000"/>
              </w:rPr>
            </w:pPr>
            <w:r>
              <w:rPr>
                <w:rFonts w:ascii="Calibri" w:hAnsi="Calibri" w:cs="Calibri"/>
                <w:color w:val="000000"/>
              </w:rPr>
              <w:t>0.907</w:t>
            </w:r>
          </w:p>
        </w:tc>
        <w:tc>
          <w:tcPr>
            <w:tcW w:w="0" w:type="auto"/>
            <w:tcBorders>
              <w:top w:val="nil"/>
              <w:left w:val="nil"/>
              <w:bottom w:val="single" w:sz="4" w:space="0" w:color="auto"/>
              <w:right w:val="single" w:sz="4" w:space="0" w:color="auto"/>
            </w:tcBorders>
            <w:shd w:val="clear" w:color="auto" w:fill="auto"/>
            <w:noWrap/>
            <w:vAlign w:val="bottom"/>
            <w:hideMark/>
          </w:tcPr>
          <w:p w14:paraId="045594E1" w14:textId="77777777" w:rsidR="00D22857" w:rsidRDefault="00D22857">
            <w:pPr>
              <w:jc w:val="center"/>
              <w:rPr>
                <w:rFonts w:ascii="Calibri" w:hAnsi="Calibri" w:cs="Calibri"/>
                <w:color w:val="000000"/>
              </w:rPr>
            </w:pPr>
            <w:r>
              <w:rPr>
                <w:rFonts w:ascii="Calibri" w:hAnsi="Calibri" w:cs="Calibri"/>
                <w:color w:val="000000"/>
              </w:rPr>
              <w:t>0.001</w:t>
            </w:r>
          </w:p>
        </w:tc>
        <w:tc>
          <w:tcPr>
            <w:tcW w:w="0" w:type="auto"/>
            <w:tcBorders>
              <w:top w:val="nil"/>
              <w:left w:val="nil"/>
              <w:bottom w:val="single" w:sz="4" w:space="0" w:color="auto"/>
              <w:right w:val="single" w:sz="4" w:space="0" w:color="auto"/>
            </w:tcBorders>
            <w:shd w:val="clear" w:color="auto" w:fill="auto"/>
            <w:noWrap/>
            <w:vAlign w:val="bottom"/>
            <w:hideMark/>
          </w:tcPr>
          <w:p w14:paraId="623D1BBB" w14:textId="77777777" w:rsidR="00D22857" w:rsidRDefault="00D22857">
            <w:pPr>
              <w:jc w:val="center"/>
              <w:rPr>
                <w:rFonts w:ascii="Calibri" w:hAnsi="Calibri" w:cs="Calibri"/>
                <w:color w:val="000000"/>
              </w:rPr>
            </w:pPr>
            <w:r>
              <w:rPr>
                <w:rFonts w:ascii="Calibri" w:hAnsi="Calibri" w:cs="Calibri"/>
                <w:color w:val="000000"/>
              </w:rPr>
              <w:t>0.537</w:t>
            </w:r>
          </w:p>
        </w:tc>
        <w:tc>
          <w:tcPr>
            <w:tcW w:w="0" w:type="auto"/>
            <w:tcBorders>
              <w:top w:val="nil"/>
              <w:left w:val="nil"/>
              <w:bottom w:val="single" w:sz="4" w:space="0" w:color="auto"/>
              <w:right w:val="single" w:sz="4" w:space="0" w:color="auto"/>
            </w:tcBorders>
            <w:shd w:val="clear" w:color="auto" w:fill="auto"/>
            <w:noWrap/>
            <w:vAlign w:val="bottom"/>
            <w:hideMark/>
          </w:tcPr>
          <w:p w14:paraId="5D5DC447" w14:textId="77777777" w:rsidR="00D22857" w:rsidRDefault="00D22857">
            <w:pPr>
              <w:jc w:val="center"/>
              <w:rPr>
                <w:rFonts w:ascii="Calibri" w:hAnsi="Calibri" w:cs="Calibri"/>
                <w:color w:val="000000"/>
              </w:rPr>
            </w:pPr>
            <w:r>
              <w:rPr>
                <w:rFonts w:ascii="Calibri" w:hAnsi="Calibri" w:cs="Calibri"/>
                <w:color w:val="000000"/>
              </w:rPr>
              <w:t>0.02</w:t>
            </w:r>
          </w:p>
        </w:tc>
        <w:tc>
          <w:tcPr>
            <w:tcW w:w="0" w:type="auto"/>
            <w:tcBorders>
              <w:top w:val="nil"/>
              <w:left w:val="nil"/>
              <w:bottom w:val="single" w:sz="4" w:space="0" w:color="auto"/>
              <w:right w:val="single" w:sz="4" w:space="0" w:color="auto"/>
            </w:tcBorders>
            <w:shd w:val="clear" w:color="auto" w:fill="auto"/>
            <w:noWrap/>
            <w:vAlign w:val="bottom"/>
            <w:hideMark/>
          </w:tcPr>
          <w:p w14:paraId="713FAE7B" w14:textId="77777777" w:rsidR="00D22857" w:rsidRDefault="00D22857">
            <w:pPr>
              <w:jc w:val="center"/>
              <w:rPr>
                <w:rFonts w:ascii="Calibri" w:hAnsi="Calibri" w:cs="Calibri"/>
                <w:color w:val="000000"/>
              </w:rPr>
            </w:pPr>
            <w:r>
              <w:rPr>
                <w:rFonts w:ascii="Calibri" w:hAnsi="Calibri" w:cs="Calibri"/>
                <w:color w:val="000000"/>
              </w:rPr>
              <w:t>0.370</w:t>
            </w:r>
          </w:p>
        </w:tc>
        <w:tc>
          <w:tcPr>
            <w:tcW w:w="0" w:type="auto"/>
            <w:tcBorders>
              <w:top w:val="nil"/>
              <w:left w:val="nil"/>
              <w:bottom w:val="single" w:sz="4" w:space="0" w:color="auto"/>
              <w:right w:val="single" w:sz="4" w:space="0" w:color="auto"/>
            </w:tcBorders>
            <w:shd w:val="clear" w:color="auto" w:fill="auto"/>
            <w:noWrap/>
            <w:vAlign w:val="bottom"/>
            <w:hideMark/>
          </w:tcPr>
          <w:p w14:paraId="3315AAF5" w14:textId="77777777" w:rsidR="00D22857" w:rsidRDefault="00D22857">
            <w:pPr>
              <w:jc w:val="center"/>
              <w:rPr>
                <w:rFonts w:ascii="Calibri" w:hAnsi="Calibri" w:cs="Calibri"/>
                <w:color w:val="000000"/>
              </w:rPr>
            </w:pPr>
            <w:r>
              <w:rPr>
                <w:rFonts w:ascii="Calibri" w:hAnsi="Calibri" w:cs="Calibri"/>
                <w:color w:val="000000"/>
              </w:rPr>
              <w:t>0.155</w:t>
            </w:r>
          </w:p>
        </w:tc>
      </w:tr>
      <w:tr w:rsidR="00D22857" w14:paraId="54A92C75" w14:textId="77777777" w:rsidTr="00C924B5">
        <w:trPr>
          <w:trHeight w:val="320"/>
        </w:trPr>
        <w:tc>
          <w:tcPr>
            <w:tcW w:w="0" w:type="auto"/>
            <w:gridSpan w:val="7"/>
            <w:tcBorders>
              <w:top w:val="single" w:sz="4" w:space="0" w:color="auto"/>
              <w:left w:val="single" w:sz="4" w:space="0" w:color="auto"/>
              <w:bottom w:val="single" w:sz="4" w:space="0" w:color="auto"/>
              <w:right w:val="single" w:sz="4" w:space="0" w:color="000000"/>
            </w:tcBorders>
            <w:shd w:val="clear" w:color="000000" w:fill="FFFFFF"/>
            <w:noWrap/>
            <w:vAlign w:val="bottom"/>
            <w:hideMark/>
          </w:tcPr>
          <w:p w14:paraId="45331B3F" w14:textId="77777777" w:rsidR="00D22857" w:rsidRDefault="00D22857">
            <w:pPr>
              <w:jc w:val="center"/>
              <w:rPr>
                <w:rFonts w:ascii="Calibri" w:hAnsi="Calibri" w:cs="Calibri"/>
                <w:color w:val="000000"/>
              </w:rPr>
            </w:pPr>
            <w:r>
              <w:rPr>
                <w:rFonts w:ascii="Calibri" w:hAnsi="Calibri" w:cs="Calibri"/>
                <w:color w:val="000000"/>
              </w:rPr>
              <w:t> </w:t>
            </w:r>
          </w:p>
        </w:tc>
      </w:tr>
      <w:tr w:rsidR="00D22857" w14:paraId="64E18EC3" w14:textId="77777777" w:rsidTr="00C924B5">
        <w:trPr>
          <w:trHeight w:val="320"/>
        </w:trPr>
        <w:tc>
          <w:tcPr>
            <w:tcW w:w="0" w:type="auto"/>
            <w:tcBorders>
              <w:top w:val="nil"/>
              <w:left w:val="single" w:sz="4" w:space="0" w:color="auto"/>
              <w:bottom w:val="single" w:sz="4" w:space="0" w:color="auto"/>
              <w:right w:val="single" w:sz="4" w:space="0" w:color="auto"/>
            </w:tcBorders>
            <w:shd w:val="clear" w:color="000000" w:fill="FFFFFF"/>
            <w:noWrap/>
            <w:vAlign w:val="bottom"/>
            <w:hideMark/>
          </w:tcPr>
          <w:p w14:paraId="791B65E8" w14:textId="77777777" w:rsidR="00D22857" w:rsidRDefault="00D22857">
            <w:pPr>
              <w:rPr>
                <w:rFonts w:ascii="Calibri" w:hAnsi="Calibri" w:cs="Calibri"/>
                <w:color w:val="000000"/>
              </w:rPr>
            </w:pPr>
            <w:r>
              <w:rPr>
                <w:rFonts w:ascii="Calibri" w:hAnsi="Calibri" w:cs="Calibri"/>
                <w:color w:val="000000"/>
              </w:rPr>
              <w:t>Yuma 2013</w:t>
            </w:r>
          </w:p>
        </w:tc>
        <w:tc>
          <w:tcPr>
            <w:tcW w:w="0" w:type="auto"/>
            <w:tcBorders>
              <w:top w:val="nil"/>
              <w:left w:val="nil"/>
              <w:bottom w:val="single" w:sz="4" w:space="0" w:color="auto"/>
              <w:right w:val="single" w:sz="4" w:space="0" w:color="auto"/>
            </w:tcBorders>
            <w:shd w:val="clear" w:color="auto" w:fill="auto"/>
            <w:noWrap/>
            <w:vAlign w:val="bottom"/>
            <w:hideMark/>
          </w:tcPr>
          <w:p w14:paraId="2B217A95" w14:textId="77777777" w:rsidR="00D22857" w:rsidRDefault="00D22857">
            <w:pPr>
              <w:jc w:val="center"/>
              <w:rPr>
                <w:rFonts w:ascii="Calibri" w:hAnsi="Calibri" w:cs="Calibri"/>
                <w:color w:val="000000"/>
              </w:rPr>
            </w:pPr>
            <w:r>
              <w:rPr>
                <w:rFonts w:ascii="Calibri" w:hAnsi="Calibri" w:cs="Calibri"/>
                <w:color w:val="000000"/>
              </w:rPr>
              <w:t>0.976</w:t>
            </w:r>
          </w:p>
        </w:tc>
        <w:tc>
          <w:tcPr>
            <w:tcW w:w="0" w:type="auto"/>
            <w:tcBorders>
              <w:top w:val="nil"/>
              <w:left w:val="nil"/>
              <w:bottom w:val="single" w:sz="4" w:space="0" w:color="auto"/>
              <w:right w:val="single" w:sz="4" w:space="0" w:color="auto"/>
            </w:tcBorders>
            <w:shd w:val="clear" w:color="auto" w:fill="auto"/>
            <w:noWrap/>
            <w:vAlign w:val="bottom"/>
            <w:hideMark/>
          </w:tcPr>
          <w:p w14:paraId="3E685F00" w14:textId="77777777" w:rsidR="00D22857" w:rsidRDefault="00D22857">
            <w:pPr>
              <w:jc w:val="center"/>
              <w:rPr>
                <w:rFonts w:ascii="Calibri" w:hAnsi="Calibri" w:cs="Calibri"/>
                <w:color w:val="000000"/>
              </w:rPr>
            </w:pPr>
            <w:r>
              <w:rPr>
                <w:rFonts w:ascii="Calibri" w:hAnsi="Calibri" w:cs="Calibri"/>
                <w:color w:val="000000"/>
              </w:rPr>
              <w:t>0.001</w:t>
            </w:r>
          </w:p>
        </w:tc>
        <w:tc>
          <w:tcPr>
            <w:tcW w:w="0" w:type="auto"/>
            <w:tcBorders>
              <w:top w:val="nil"/>
              <w:left w:val="nil"/>
              <w:bottom w:val="single" w:sz="4" w:space="0" w:color="auto"/>
              <w:right w:val="single" w:sz="4" w:space="0" w:color="auto"/>
            </w:tcBorders>
            <w:shd w:val="clear" w:color="auto" w:fill="auto"/>
            <w:noWrap/>
            <w:vAlign w:val="bottom"/>
            <w:hideMark/>
          </w:tcPr>
          <w:p w14:paraId="451157AB" w14:textId="77777777" w:rsidR="00D22857" w:rsidRDefault="00D22857">
            <w:pPr>
              <w:jc w:val="center"/>
              <w:rPr>
                <w:rFonts w:ascii="Calibri" w:hAnsi="Calibri" w:cs="Calibri"/>
                <w:color w:val="000000"/>
              </w:rPr>
            </w:pPr>
            <w:r>
              <w:rPr>
                <w:rFonts w:ascii="Calibri" w:hAnsi="Calibri" w:cs="Calibri"/>
                <w:color w:val="000000"/>
              </w:rPr>
              <w:t>0.986</w:t>
            </w:r>
          </w:p>
        </w:tc>
        <w:tc>
          <w:tcPr>
            <w:tcW w:w="0" w:type="auto"/>
            <w:tcBorders>
              <w:top w:val="nil"/>
              <w:left w:val="nil"/>
              <w:bottom w:val="single" w:sz="4" w:space="0" w:color="auto"/>
              <w:right w:val="single" w:sz="4" w:space="0" w:color="auto"/>
            </w:tcBorders>
            <w:shd w:val="clear" w:color="auto" w:fill="auto"/>
            <w:noWrap/>
            <w:vAlign w:val="bottom"/>
            <w:hideMark/>
          </w:tcPr>
          <w:p w14:paraId="455D1EB3" w14:textId="77777777" w:rsidR="00D22857" w:rsidRDefault="00D22857">
            <w:pPr>
              <w:jc w:val="center"/>
              <w:rPr>
                <w:rFonts w:ascii="Calibri" w:hAnsi="Calibri" w:cs="Calibri"/>
                <w:color w:val="000000"/>
              </w:rPr>
            </w:pPr>
            <w:r>
              <w:rPr>
                <w:rFonts w:ascii="Calibri" w:hAnsi="Calibri" w:cs="Calibri"/>
                <w:color w:val="000000"/>
              </w:rPr>
              <w:t>0.001</w:t>
            </w:r>
          </w:p>
        </w:tc>
        <w:tc>
          <w:tcPr>
            <w:tcW w:w="0" w:type="auto"/>
            <w:tcBorders>
              <w:top w:val="nil"/>
              <w:left w:val="nil"/>
              <w:bottom w:val="single" w:sz="4" w:space="0" w:color="auto"/>
              <w:right w:val="single" w:sz="4" w:space="0" w:color="auto"/>
            </w:tcBorders>
            <w:shd w:val="clear" w:color="auto" w:fill="auto"/>
            <w:noWrap/>
            <w:vAlign w:val="bottom"/>
            <w:hideMark/>
          </w:tcPr>
          <w:p w14:paraId="206FA23B" w14:textId="77777777" w:rsidR="00D22857" w:rsidRDefault="00D22857">
            <w:pPr>
              <w:jc w:val="center"/>
              <w:rPr>
                <w:rFonts w:ascii="Calibri" w:hAnsi="Calibri" w:cs="Calibri"/>
                <w:color w:val="000000"/>
              </w:rPr>
            </w:pPr>
            <w:r>
              <w:rPr>
                <w:rFonts w:ascii="Calibri" w:hAnsi="Calibri" w:cs="Calibri"/>
                <w:color w:val="000000"/>
              </w:rPr>
              <w:t>0.010</w:t>
            </w:r>
          </w:p>
        </w:tc>
        <w:tc>
          <w:tcPr>
            <w:tcW w:w="0" w:type="auto"/>
            <w:tcBorders>
              <w:top w:val="nil"/>
              <w:left w:val="nil"/>
              <w:bottom w:val="single" w:sz="4" w:space="0" w:color="auto"/>
              <w:right w:val="single" w:sz="4" w:space="0" w:color="auto"/>
            </w:tcBorders>
            <w:shd w:val="clear" w:color="auto" w:fill="auto"/>
            <w:noWrap/>
            <w:vAlign w:val="bottom"/>
            <w:hideMark/>
          </w:tcPr>
          <w:p w14:paraId="75AF65CE" w14:textId="77777777" w:rsidR="00D22857" w:rsidRDefault="00D22857">
            <w:pPr>
              <w:jc w:val="center"/>
              <w:rPr>
                <w:rFonts w:ascii="Calibri" w:hAnsi="Calibri" w:cs="Calibri"/>
                <w:color w:val="000000"/>
              </w:rPr>
            </w:pPr>
            <w:r>
              <w:rPr>
                <w:rFonts w:ascii="Calibri" w:hAnsi="Calibri" w:cs="Calibri"/>
                <w:color w:val="000000"/>
              </w:rPr>
              <w:t>0.479</w:t>
            </w:r>
          </w:p>
        </w:tc>
      </w:tr>
      <w:tr w:rsidR="00D22857" w14:paraId="72DCE212" w14:textId="77777777" w:rsidTr="00C924B5">
        <w:trPr>
          <w:trHeight w:val="320"/>
        </w:trPr>
        <w:tc>
          <w:tcPr>
            <w:tcW w:w="0" w:type="auto"/>
            <w:tcBorders>
              <w:top w:val="nil"/>
              <w:left w:val="single" w:sz="4" w:space="0" w:color="auto"/>
              <w:bottom w:val="single" w:sz="4" w:space="0" w:color="auto"/>
              <w:right w:val="single" w:sz="4" w:space="0" w:color="auto"/>
            </w:tcBorders>
            <w:shd w:val="clear" w:color="000000" w:fill="FFFFFF"/>
            <w:noWrap/>
            <w:vAlign w:val="bottom"/>
            <w:hideMark/>
          </w:tcPr>
          <w:p w14:paraId="3C2EC3A7" w14:textId="77777777" w:rsidR="00D22857" w:rsidRDefault="00D22857">
            <w:pPr>
              <w:rPr>
                <w:rFonts w:ascii="Calibri" w:hAnsi="Calibri" w:cs="Calibri"/>
                <w:color w:val="000000"/>
              </w:rPr>
            </w:pPr>
            <w:r>
              <w:rPr>
                <w:rFonts w:ascii="Calibri" w:hAnsi="Calibri" w:cs="Calibri"/>
                <w:color w:val="000000"/>
              </w:rPr>
              <w:t>Yuma 2014</w:t>
            </w:r>
          </w:p>
        </w:tc>
        <w:tc>
          <w:tcPr>
            <w:tcW w:w="0" w:type="auto"/>
            <w:tcBorders>
              <w:top w:val="nil"/>
              <w:left w:val="nil"/>
              <w:bottom w:val="single" w:sz="4" w:space="0" w:color="auto"/>
              <w:right w:val="single" w:sz="4" w:space="0" w:color="auto"/>
            </w:tcBorders>
            <w:shd w:val="clear" w:color="auto" w:fill="auto"/>
            <w:noWrap/>
            <w:vAlign w:val="bottom"/>
            <w:hideMark/>
          </w:tcPr>
          <w:p w14:paraId="6914BE53" w14:textId="77777777" w:rsidR="00D22857" w:rsidRDefault="00D22857">
            <w:pPr>
              <w:jc w:val="center"/>
              <w:rPr>
                <w:rFonts w:ascii="Calibri" w:hAnsi="Calibri" w:cs="Calibri"/>
                <w:color w:val="000000"/>
              </w:rPr>
            </w:pPr>
            <w:r>
              <w:rPr>
                <w:rFonts w:ascii="Calibri" w:hAnsi="Calibri" w:cs="Calibri"/>
                <w:color w:val="000000"/>
              </w:rPr>
              <w:t>0.996</w:t>
            </w:r>
          </w:p>
        </w:tc>
        <w:tc>
          <w:tcPr>
            <w:tcW w:w="0" w:type="auto"/>
            <w:tcBorders>
              <w:top w:val="nil"/>
              <w:left w:val="nil"/>
              <w:bottom w:val="single" w:sz="4" w:space="0" w:color="auto"/>
              <w:right w:val="single" w:sz="4" w:space="0" w:color="auto"/>
            </w:tcBorders>
            <w:shd w:val="clear" w:color="auto" w:fill="auto"/>
            <w:noWrap/>
            <w:vAlign w:val="bottom"/>
            <w:hideMark/>
          </w:tcPr>
          <w:p w14:paraId="5BD65C21" w14:textId="77777777" w:rsidR="00D22857" w:rsidRDefault="00D22857">
            <w:pPr>
              <w:jc w:val="center"/>
              <w:rPr>
                <w:rFonts w:ascii="Calibri" w:hAnsi="Calibri" w:cs="Calibri"/>
                <w:color w:val="000000"/>
              </w:rPr>
            </w:pPr>
            <w:r>
              <w:rPr>
                <w:rFonts w:ascii="Calibri" w:hAnsi="Calibri" w:cs="Calibri"/>
                <w:color w:val="000000"/>
              </w:rPr>
              <w:t>0.001</w:t>
            </w:r>
          </w:p>
        </w:tc>
        <w:tc>
          <w:tcPr>
            <w:tcW w:w="0" w:type="auto"/>
            <w:tcBorders>
              <w:top w:val="nil"/>
              <w:left w:val="nil"/>
              <w:bottom w:val="single" w:sz="4" w:space="0" w:color="auto"/>
              <w:right w:val="single" w:sz="4" w:space="0" w:color="auto"/>
            </w:tcBorders>
            <w:shd w:val="clear" w:color="auto" w:fill="auto"/>
            <w:noWrap/>
            <w:vAlign w:val="bottom"/>
            <w:hideMark/>
          </w:tcPr>
          <w:p w14:paraId="49993FFF" w14:textId="77777777" w:rsidR="00D22857" w:rsidRDefault="00D22857">
            <w:pPr>
              <w:jc w:val="center"/>
              <w:rPr>
                <w:rFonts w:ascii="Calibri" w:hAnsi="Calibri" w:cs="Calibri"/>
                <w:color w:val="000000"/>
              </w:rPr>
            </w:pPr>
            <w:r>
              <w:rPr>
                <w:rFonts w:ascii="Calibri" w:hAnsi="Calibri" w:cs="Calibri"/>
                <w:color w:val="000000"/>
              </w:rPr>
              <w:t>0.987</w:t>
            </w:r>
          </w:p>
        </w:tc>
        <w:tc>
          <w:tcPr>
            <w:tcW w:w="0" w:type="auto"/>
            <w:tcBorders>
              <w:top w:val="nil"/>
              <w:left w:val="nil"/>
              <w:bottom w:val="single" w:sz="4" w:space="0" w:color="auto"/>
              <w:right w:val="single" w:sz="4" w:space="0" w:color="auto"/>
            </w:tcBorders>
            <w:shd w:val="clear" w:color="auto" w:fill="auto"/>
            <w:noWrap/>
            <w:vAlign w:val="bottom"/>
            <w:hideMark/>
          </w:tcPr>
          <w:p w14:paraId="1738E398" w14:textId="77777777" w:rsidR="00D22857" w:rsidRDefault="00D22857">
            <w:pPr>
              <w:jc w:val="center"/>
              <w:rPr>
                <w:rFonts w:ascii="Calibri" w:hAnsi="Calibri" w:cs="Calibri"/>
                <w:color w:val="000000"/>
              </w:rPr>
            </w:pPr>
            <w:r>
              <w:rPr>
                <w:rFonts w:ascii="Calibri" w:hAnsi="Calibri" w:cs="Calibri"/>
                <w:color w:val="000000"/>
              </w:rPr>
              <w:t>0.001</w:t>
            </w:r>
          </w:p>
        </w:tc>
        <w:tc>
          <w:tcPr>
            <w:tcW w:w="0" w:type="auto"/>
            <w:tcBorders>
              <w:top w:val="nil"/>
              <w:left w:val="nil"/>
              <w:bottom w:val="single" w:sz="4" w:space="0" w:color="auto"/>
              <w:right w:val="single" w:sz="4" w:space="0" w:color="auto"/>
            </w:tcBorders>
            <w:shd w:val="clear" w:color="auto" w:fill="auto"/>
            <w:noWrap/>
            <w:vAlign w:val="bottom"/>
            <w:hideMark/>
          </w:tcPr>
          <w:p w14:paraId="7C7FFC68" w14:textId="77777777" w:rsidR="00D22857" w:rsidRDefault="00D22857">
            <w:pPr>
              <w:jc w:val="center"/>
              <w:rPr>
                <w:rFonts w:ascii="Calibri" w:hAnsi="Calibri" w:cs="Calibri"/>
                <w:color w:val="000000"/>
              </w:rPr>
            </w:pPr>
            <w:r>
              <w:rPr>
                <w:rFonts w:ascii="Calibri" w:hAnsi="Calibri" w:cs="Calibri"/>
                <w:color w:val="000000"/>
              </w:rPr>
              <w:t>-0.009</w:t>
            </w:r>
          </w:p>
        </w:tc>
        <w:tc>
          <w:tcPr>
            <w:tcW w:w="0" w:type="auto"/>
            <w:tcBorders>
              <w:top w:val="nil"/>
              <w:left w:val="nil"/>
              <w:bottom w:val="single" w:sz="4" w:space="0" w:color="auto"/>
              <w:right w:val="single" w:sz="4" w:space="0" w:color="auto"/>
            </w:tcBorders>
            <w:shd w:val="clear" w:color="auto" w:fill="auto"/>
            <w:noWrap/>
            <w:vAlign w:val="bottom"/>
            <w:hideMark/>
          </w:tcPr>
          <w:p w14:paraId="550318D7" w14:textId="77777777" w:rsidR="00D22857" w:rsidRDefault="00D22857">
            <w:pPr>
              <w:jc w:val="center"/>
              <w:rPr>
                <w:rFonts w:ascii="Calibri" w:hAnsi="Calibri" w:cs="Calibri"/>
                <w:color w:val="000000"/>
              </w:rPr>
            </w:pPr>
            <w:r>
              <w:rPr>
                <w:rFonts w:ascii="Calibri" w:hAnsi="Calibri" w:cs="Calibri"/>
                <w:color w:val="000000"/>
              </w:rPr>
              <w:t>0.482</w:t>
            </w:r>
          </w:p>
        </w:tc>
      </w:tr>
      <w:tr w:rsidR="00D22857" w14:paraId="49FC66D8" w14:textId="77777777" w:rsidTr="00C924B5">
        <w:trPr>
          <w:trHeight w:val="320"/>
        </w:trPr>
        <w:tc>
          <w:tcPr>
            <w:tcW w:w="0" w:type="auto"/>
            <w:tcBorders>
              <w:top w:val="nil"/>
              <w:left w:val="single" w:sz="4" w:space="0" w:color="auto"/>
              <w:bottom w:val="single" w:sz="4" w:space="0" w:color="auto"/>
              <w:right w:val="single" w:sz="4" w:space="0" w:color="auto"/>
            </w:tcBorders>
            <w:shd w:val="clear" w:color="000000" w:fill="FFFFFF"/>
            <w:noWrap/>
            <w:vAlign w:val="bottom"/>
            <w:hideMark/>
          </w:tcPr>
          <w:p w14:paraId="1ED9B0F2" w14:textId="77777777" w:rsidR="00D22857" w:rsidRDefault="00D22857">
            <w:pPr>
              <w:rPr>
                <w:rFonts w:ascii="Calibri" w:hAnsi="Calibri" w:cs="Calibri"/>
                <w:color w:val="000000"/>
              </w:rPr>
            </w:pPr>
            <w:r>
              <w:rPr>
                <w:rFonts w:ascii="Calibri" w:hAnsi="Calibri" w:cs="Calibri"/>
                <w:color w:val="000000"/>
              </w:rPr>
              <w:t>Yuma 2015</w:t>
            </w:r>
          </w:p>
        </w:tc>
        <w:tc>
          <w:tcPr>
            <w:tcW w:w="0" w:type="auto"/>
            <w:tcBorders>
              <w:top w:val="nil"/>
              <w:left w:val="nil"/>
              <w:bottom w:val="single" w:sz="4" w:space="0" w:color="auto"/>
              <w:right w:val="single" w:sz="4" w:space="0" w:color="auto"/>
            </w:tcBorders>
            <w:shd w:val="clear" w:color="auto" w:fill="auto"/>
            <w:noWrap/>
            <w:vAlign w:val="bottom"/>
            <w:hideMark/>
          </w:tcPr>
          <w:p w14:paraId="2065F6AD" w14:textId="77777777" w:rsidR="00D22857" w:rsidRDefault="00D22857">
            <w:pPr>
              <w:jc w:val="center"/>
              <w:rPr>
                <w:rFonts w:ascii="Calibri" w:hAnsi="Calibri" w:cs="Calibri"/>
                <w:color w:val="000000"/>
              </w:rPr>
            </w:pPr>
            <w:r>
              <w:rPr>
                <w:rFonts w:ascii="Calibri" w:hAnsi="Calibri" w:cs="Calibri"/>
                <w:color w:val="000000"/>
              </w:rPr>
              <w:t>0.998</w:t>
            </w:r>
          </w:p>
        </w:tc>
        <w:tc>
          <w:tcPr>
            <w:tcW w:w="0" w:type="auto"/>
            <w:tcBorders>
              <w:top w:val="nil"/>
              <w:left w:val="nil"/>
              <w:bottom w:val="single" w:sz="4" w:space="0" w:color="auto"/>
              <w:right w:val="single" w:sz="4" w:space="0" w:color="auto"/>
            </w:tcBorders>
            <w:shd w:val="clear" w:color="auto" w:fill="auto"/>
            <w:noWrap/>
            <w:vAlign w:val="bottom"/>
            <w:hideMark/>
          </w:tcPr>
          <w:p w14:paraId="02B51E9F" w14:textId="77777777" w:rsidR="00D22857" w:rsidRDefault="00D22857">
            <w:pPr>
              <w:jc w:val="center"/>
              <w:rPr>
                <w:rFonts w:ascii="Calibri" w:hAnsi="Calibri" w:cs="Calibri"/>
                <w:color w:val="000000"/>
              </w:rPr>
            </w:pPr>
            <w:r>
              <w:rPr>
                <w:rFonts w:ascii="Calibri" w:hAnsi="Calibri" w:cs="Calibri"/>
                <w:color w:val="000000"/>
              </w:rPr>
              <w:t>0.001</w:t>
            </w:r>
          </w:p>
        </w:tc>
        <w:tc>
          <w:tcPr>
            <w:tcW w:w="0" w:type="auto"/>
            <w:tcBorders>
              <w:top w:val="nil"/>
              <w:left w:val="nil"/>
              <w:bottom w:val="single" w:sz="4" w:space="0" w:color="auto"/>
              <w:right w:val="single" w:sz="4" w:space="0" w:color="auto"/>
            </w:tcBorders>
            <w:shd w:val="clear" w:color="auto" w:fill="auto"/>
            <w:noWrap/>
            <w:vAlign w:val="bottom"/>
            <w:hideMark/>
          </w:tcPr>
          <w:p w14:paraId="79647015" w14:textId="77777777" w:rsidR="00D22857" w:rsidRDefault="00D22857">
            <w:pPr>
              <w:jc w:val="center"/>
              <w:rPr>
                <w:rFonts w:ascii="Calibri" w:hAnsi="Calibri" w:cs="Calibri"/>
                <w:color w:val="000000"/>
              </w:rPr>
            </w:pPr>
            <w:r>
              <w:rPr>
                <w:rFonts w:ascii="Calibri" w:hAnsi="Calibri" w:cs="Calibri"/>
                <w:color w:val="000000"/>
              </w:rPr>
              <w:t>0.946</w:t>
            </w:r>
          </w:p>
        </w:tc>
        <w:tc>
          <w:tcPr>
            <w:tcW w:w="0" w:type="auto"/>
            <w:tcBorders>
              <w:top w:val="nil"/>
              <w:left w:val="nil"/>
              <w:bottom w:val="single" w:sz="4" w:space="0" w:color="auto"/>
              <w:right w:val="single" w:sz="4" w:space="0" w:color="auto"/>
            </w:tcBorders>
            <w:shd w:val="clear" w:color="auto" w:fill="auto"/>
            <w:noWrap/>
            <w:vAlign w:val="bottom"/>
            <w:hideMark/>
          </w:tcPr>
          <w:p w14:paraId="1D2CC9EC" w14:textId="77777777" w:rsidR="00D22857" w:rsidRDefault="00D22857">
            <w:pPr>
              <w:jc w:val="center"/>
              <w:rPr>
                <w:rFonts w:ascii="Calibri" w:hAnsi="Calibri" w:cs="Calibri"/>
                <w:color w:val="000000"/>
              </w:rPr>
            </w:pPr>
            <w:r>
              <w:rPr>
                <w:rFonts w:ascii="Calibri" w:hAnsi="Calibri" w:cs="Calibri"/>
                <w:color w:val="000000"/>
              </w:rPr>
              <w:t>0.001</w:t>
            </w:r>
          </w:p>
        </w:tc>
        <w:tc>
          <w:tcPr>
            <w:tcW w:w="0" w:type="auto"/>
            <w:tcBorders>
              <w:top w:val="nil"/>
              <w:left w:val="nil"/>
              <w:bottom w:val="single" w:sz="4" w:space="0" w:color="auto"/>
              <w:right w:val="single" w:sz="4" w:space="0" w:color="auto"/>
            </w:tcBorders>
            <w:shd w:val="clear" w:color="auto" w:fill="auto"/>
            <w:noWrap/>
            <w:vAlign w:val="bottom"/>
            <w:hideMark/>
          </w:tcPr>
          <w:p w14:paraId="5A4B29B1" w14:textId="77777777" w:rsidR="00D22857" w:rsidRDefault="00D22857">
            <w:pPr>
              <w:jc w:val="center"/>
              <w:rPr>
                <w:rFonts w:ascii="Calibri" w:hAnsi="Calibri" w:cs="Calibri"/>
                <w:color w:val="000000"/>
              </w:rPr>
            </w:pPr>
            <w:r>
              <w:rPr>
                <w:rFonts w:ascii="Calibri" w:hAnsi="Calibri" w:cs="Calibri"/>
                <w:color w:val="000000"/>
              </w:rPr>
              <w:t>-0.052</w:t>
            </w:r>
          </w:p>
        </w:tc>
        <w:tc>
          <w:tcPr>
            <w:tcW w:w="0" w:type="auto"/>
            <w:tcBorders>
              <w:top w:val="nil"/>
              <w:left w:val="nil"/>
              <w:bottom w:val="single" w:sz="4" w:space="0" w:color="auto"/>
              <w:right w:val="single" w:sz="4" w:space="0" w:color="auto"/>
            </w:tcBorders>
            <w:shd w:val="clear" w:color="auto" w:fill="auto"/>
            <w:noWrap/>
            <w:vAlign w:val="bottom"/>
            <w:hideMark/>
          </w:tcPr>
          <w:p w14:paraId="108B45AB" w14:textId="77777777" w:rsidR="00D22857" w:rsidRDefault="00D22857">
            <w:pPr>
              <w:jc w:val="center"/>
              <w:rPr>
                <w:rFonts w:ascii="Calibri" w:hAnsi="Calibri" w:cs="Calibri"/>
                <w:color w:val="000000"/>
              </w:rPr>
            </w:pPr>
            <w:r>
              <w:rPr>
                <w:rFonts w:ascii="Calibri" w:hAnsi="Calibri" w:cs="Calibri"/>
                <w:color w:val="000000"/>
              </w:rPr>
              <w:t>0.313</w:t>
            </w:r>
          </w:p>
        </w:tc>
      </w:tr>
    </w:tbl>
    <w:p w14:paraId="20983551" w14:textId="20B945CD" w:rsidR="00657DA9" w:rsidRDefault="00657DA9" w:rsidP="00657DA9"/>
    <w:p w14:paraId="0A4227A4" w14:textId="77777777" w:rsidR="00657DA9" w:rsidRDefault="00657DA9" w:rsidP="00657DA9">
      <w:pPr>
        <w:autoSpaceDE w:val="0"/>
        <w:autoSpaceDN w:val="0"/>
        <w:adjustRightInd w:val="0"/>
      </w:pPr>
    </w:p>
    <w:p w14:paraId="6EB73820" w14:textId="5CDC3F69" w:rsidR="00F02F51" w:rsidRDefault="008419A0" w:rsidP="008419A0">
      <w:pPr>
        <w:pStyle w:val="NormalWeb"/>
        <w:shd w:val="clear" w:color="auto" w:fill="FFFFFF"/>
        <w:spacing w:before="0" w:beforeAutospacing="0" w:after="0" w:afterAutospacing="0"/>
      </w:pPr>
      <w:r>
        <w:t xml:space="preserve">Osborne et al. (2018) found a uniformly strong relationship between number of mates and the number of offspring in BTC (r &gt; 0.93). In BTC, there was high contribution of parents to reproduction with the only exception a sample where </w:t>
      </w:r>
      <w:r w:rsidR="00F02F51">
        <w:t xml:space="preserve">only 33% of males and 27% of females contributed at least one offspring. This is quite different from results for RASU; therefore, the few circumstances where there is no relationship between the number of mates and offspring produced </w:t>
      </w:r>
    </w:p>
    <w:p w14:paraId="05F128DA" w14:textId="77777777" w:rsidR="00F02F51" w:rsidRDefault="00F02F51" w:rsidP="00F02F51">
      <w:pPr>
        <w:pStyle w:val="NormalWeb"/>
        <w:shd w:val="clear" w:color="auto" w:fill="FFFFFF"/>
        <w:spacing w:before="0" w:beforeAutospacing="0" w:after="0" w:afterAutospacing="0"/>
      </w:pPr>
      <w:r>
        <w:t>likely reflects the small numbers of individuals contributing offspring in some years.</w:t>
      </w:r>
    </w:p>
    <w:p w14:paraId="24B1B213" w14:textId="77777777" w:rsidR="00F02F51" w:rsidRDefault="00F02F51" w:rsidP="00657DA9">
      <w:pPr>
        <w:pStyle w:val="NormalWeb"/>
        <w:shd w:val="clear" w:color="auto" w:fill="FFFFFF"/>
        <w:spacing w:before="0" w:beforeAutospacing="0" w:after="0" w:afterAutospacing="0"/>
        <w:rPr>
          <w:rFonts w:ascii="&amp;quot" w:hAnsi="&amp;quot"/>
          <w:color w:val="000000"/>
        </w:rPr>
      </w:pPr>
    </w:p>
    <w:p w14:paraId="32555F99" w14:textId="55C630F4" w:rsidR="00657DA9" w:rsidRDefault="00657DA9" w:rsidP="00657DA9">
      <w:pPr>
        <w:pStyle w:val="NormalWeb"/>
        <w:shd w:val="clear" w:color="auto" w:fill="FFFFFF"/>
        <w:spacing w:before="0" w:beforeAutospacing="0" w:after="0" w:afterAutospacing="0"/>
        <w:rPr>
          <w:rFonts w:ascii="&amp;quot" w:hAnsi="&amp;quot"/>
          <w:color w:val="000000"/>
        </w:rPr>
      </w:pPr>
      <w:r w:rsidRPr="001C35BE">
        <w:rPr>
          <w:rFonts w:ascii="&amp;quot" w:hAnsi="&amp;quot"/>
          <w:color w:val="000000"/>
        </w:rPr>
        <w:t xml:space="preserve">Adult size (as indicated here by </w:t>
      </w:r>
      <w:r>
        <w:rPr>
          <w:rFonts w:ascii="&amp;quot" w:hAnsi="&amp;quot"/>
          <w:color w:val="000000"/>
        </w:rPr>
        <w:t>TL</w:t>
      </w:r>
      <w:r w:rsidRPr="001C35BE">
        <w:rPr>
          <w:rFonts w:ascii="&amp;quot" w:hAnsi="&amp;quot"/>
          <w:color w:val="000000"/>
        </w:rPr>
        <w:t xml:space="preserve">) is often associated with reproductive success (e.g., number of offspring); </w:t>
      </w:r>
      <w:r>
        <w:rPr>
          <w:rFonts w:ascii="&amp;quot" w:hAnsi="&amp;quot"/>
          <w:color w:val="000000"/>
        </w:rPr>
        <w:t xml:space="preserve">however, Spearman’s rank correlation failed to </w:t>
      </w:r>
      <w:r w:rsidRPr="00CB159E">
        <w:rPr>
          <w:rFonts w:ascii="&amp;quot" w:hAnsi="&amp;quot"/>
          <w:color w:val="000000"/>
        </w:rPr>
        <w:t>identify linear correspondence between length and reproductive success for each sex</w:t>
      </w:r>
      <w:r w:rsidR="00D10026">
        <w:rPr>
          <w:rFonts w:ascii="&amp;quot" w:hAnsi="&amp;quot"/>
          <w:color w:val="000000"/>
        </w:rPr>
        <w:t xml:space="preserve"> (table 15)</w:t>
      </w:r>
      <w:r w:rsidRPr="00CB159E">
        <w:rPr>
          <w:rFonts w:ascii="&amp;quot" w:hAnsi="&amp;quot"/>
          <w:color w:val="000000"/>
        </w:rPr>
        <w:t>. Two samples from 2015, females from AJ and males from DAN, were significant (P &lt; 0</w:t>
      </w:r>
      <w:r>
        <w:rPr>
          <w:rFonts w:ascii="&amp;quot" w:hAnsi="&amp;quot"/>
          <w:color w:val="000000"/>
        </w:rPr>
        <w:t>.05), with only the former test significant after correction for multiple tests (</w:t>
      </w:r>
      <w:proofErr w:type="spellStart"/>
      <w:r>
        <w:rPr>
          <w:rFonts w:ascii="&amp;quot" w:hAnsi="&amp;quot"/>
          <w:color w:val="000000"/>
        </w:rPr>
        <w:t>Bonnferoni</w:t>
      </w:r>
      <w:proofErr w:type="spellEnd"/>
      <w:r>
        <w:rPr>
          <w:rFonts w:ascii="&amp;quot" w:hAnsi="&amp;quot"/>
          <w:color w:val="000000"/>
        </w:rPr>
        <w:t xml:space="preserve"> adjusted P = 0.003).</w:t>
      </w:r>
      <w:r>
        <w:rPr>
          <w:rFonts w:ascii="inherit" w:hAnsi="inherit"/>
          <w:color w:val="000000"/>
          <w:bdr w:val="none" w:sz="0" w:space="0" w:color="auto" w:frame="1"/>
        </w:rPr>
        <w:t>  </w:t>
      </w:r>
      <w:r>
        <w:rPr>
          <w:rFonts w:ascii="&amp;quot" w:hAnsi="&amp;quot"/>
          <w:color w:val="000000"/>
        </w:rPr>
        <w:t>Failure to detect a consistent linear relationship between these variables indicated that size at stocking appeared to have little influence on individual reproductive success in ephemeral ponds.</w:t>
      </w:r>
      <w:r>
        <w:rPr>
          <w:rFonts w:ascii="inherit" w:hAnsi="inherit"/>
          <w:color w:val="000000"/>
          <w:bdr w:val="none" w:sz="0" w:space="0" w:color="auto" w:frame="1"/>
        </w:rPr>
        <w:t>  </w:t>
      </w:r>
      <w:r>
        <w:rPr>
          <w:rFonts w:ascii="&amp;quot" w:hAnsi="&amp;quot"/>
          <w:color w:val="000000"/>
        </w:rPr>
        <w:t>This result was somewhat surprising as fecundity is generally related to size in RASU (Minckley and Marsh 2009). </w:t>
      </w:r>
    </w:p>
    <w:p w14:paraId="36D2A223" w14:textId="77777777" w:rsidR="00544B12" w:rsidRDefault="00544B12" w:rsidP="00544B12">
      <w:pPr>
        <w:pStyle w:val="NormalWeb"/>
        <w:shd w:val="clear" w:color="auto" w:fill="FFFFFF"/>
        <w:spacing w:before="0" w:beforeAutospacing="0" w:after="0" w:afterAutospacing="0"/>
        <w:rPr>
          <w:rFonts w:ascii="&amp;quot" w:hAnsi="&amp;quot"/>
          <w:color w:val="000000"/>
        </w:rPr>
      </w:pPr>
    </w:p>
    <w:p w14:paraId="03459120" w14:textId="02C298E4" w:rsidR="00000B6C" w:rsidRDefault="00000B6C">
      <w:pPr>
        <w:rPr>
          <w:rFonts w:ascii="Arial" w:hAnsi="Arial"/>
          <w:b/>
          <w:bCs/>
          <w:sz w:val="20"/>
          <w:szCs w:val="18"/>
        </w:rPr>
      </w:pPr>
    </w:p>
    <w:p w14:paraId="4E14B389" w14:textId="3F5A9450" w:rsidR="00C924B5" w:rsidRDefault="00C924B5" w:rsidP="00C924B5">
      <w:pPr>
        <w:pStyle w:val="Table-heading"/>
      </w:pPr>
      <w:bookmarkStart w:id="73" w:name="_Toc29994289"/>
      <w:r>
        <w:t xml:space="preserve">Table </w:t>
      </w:r>
      <w:r w:rsidR="00B94D3F">
        <w:fldChar w:fldCharType="begin"/>
      </w:r>
      <w:r w:rsidR="00B94D3F">
        <w:instrText xml:space="preserve"> SEQ Table \* ARABIC </w:instrText>
      </w:r>
      <w:r w:rsidR="00B94D3F">
        <w:fldChar w:fldCharType="separate"/>
      </w:r>
      <w:r w:rsidR="00D7436F">
        <w:rPr>
          <w:noProof/>
        </w:rPr>
        <w:t>15</w:t>
      </w:r>
      <w:r w:rsidR="00B94D3F">
        <w:rPr>
          <w:noProof/>
        </w:rPr>
        <w:fldChar w:fldCharType="end"/>
      </w:r>
      <w:r>
        <w:t>.—</w:t>
      </w:r>
      <w:r w:rsidRPr="00A6737B">
        <w:t>Results from linear regression analyses of length and number of offspring for females and males.</w:t>
      </w:r>
      <w:bookmarkEnd w:id="73"/>
      <w:r w:rsidRPr="00A6737B">
        <w:t xml:space="preserve"> </w:t>
      </w:r>
    </w:p>
    <w:p w14:paraId="37A9AD4F" w14:textId="6D1B2684" w:rsidR="00C924B5" w:rsidRDefault="00C924B5" w:rsidP="00C924B5">
      <w:pPr>
        <w:pStyle w:val="Caption"/>
        <w:rPr>
          <w:b w:val="0"/>
        </w:rPr>
      </w:pPr>
      <w:r w:rsidRPr="00C924B5">
        <w:rPr>
          <w:b w:val="0"/>
        </w:rPr>
        <w:t>“r” and “P” are the correlation coefficient and statistical significance. NA indicates samples with no TL. There were no lengths for adults sampled in 2010.”*” identifies samples that were significant (P &lt; 0.05).</w:t>
      </w:r>
    </w:p>
    <w:p w14:paraId="45A18FDD" w14:textId="77777777" w:rsidR="00C924B5" w:rsidRPr="00C924B5" w:rsidRDefault="00C924B5" w:rsidP="00C924B5"/>
    <w:tbl>
      <w:tblPr>
        <w:tblW w:w="0" w:type="auto"/>
        <w:tblInd w:w="-5" w:type="dxa"/>
        <w:tblLook w:val="04A0" w:firstRow="1" w:lastRow="0" w:firstColumn="1" w:lastColumn="0" w:noHBand="0" w:noVBand="1"/>
      </w:tblPr>
      <w:tblGrid>
        <w:gridCol w:w="1146"/>
        <w:gridCol w:w="764"/>
        <w:gridCol w:w="883"/>
        <w:gridCol w:w="764"/>
        <w:gridCol w:w="883"/>
      </w:tblGrid>
      <w:tr w:rsidR="00C924B5" w14:paraId="0176CB72" w14:textId="77777777" w:rsidTr="00C924B5">
        <w:trPr>
          <w:trHeight w:val="320"/>
        </w:trPr>
        <w:tc>
          <w:tcPr>
            <w:tcW w:w="0" w:type="auto"/>
            <w:vMerge w:val="restart"/>
            <w:tcBorders>
              <w:top w:val="single" w:sz="4" w:space="0" w:color="auto"/>
              <w:left w:val="single" w:sz="4" w:space="0" w:color="auto"/>
              <w:bottom w:val="single" w:sz="4" w:space="0" w:color="000000"/>
              <w:right w:val="single" w:sz="4" w:space="0" w:color="auto"/>
            </w:tcBorders>
            <w:shd w:val="clear" w:color="000000" w:fill="D9D9D9"/>
            <w:noWrap/>
            <w:vAlign w:val="bottom"/>
            <w:hideMark/>
          </w:tcPr>
          <w:p w14:paraId="0D41871E" w14:textId="77777777" w:rsidR="00C924B5" w:rsidRDefault="00C924B5">
            <w:pPr>
              <w:jc w:val="center"/>
              <w:rPr>
                <w:rFonts w:ascii="Calibri" w:hAnsi="Calibri" w:cs="Calibri"/>
                <w:b/>
                <w:bCs/>
                <w:color w:val="000000"/>
              </w:rPr>
            </w:pPr>
            <w:r>
              <w:rPr>
                <w:rFonts w:ascii="Calibri" w:hAnsi="Calibri" w:cs="Calibri"/>
                <w:b/>
                <w:bCs/>
                <w:color w:val="000000"/>
              </w:rPr>
              <w:t> </w:t>
            </w:r>
          </w:p>
        </w:tc>
        <w:tc>
          <w:tcPr>
            <w:tcW w:w="0" w:type="auto"/>
            <w:gridSpan w:val="4"/>
            <w:tcBorders>
              <w:top w:val="single" w:sz="4" w:space="0" w:color="auto"/>
              <w:left w:val="nil"/>
              <w:bottom w:val="single" w:sz="4" w:space="0" w:color="auto"/>
              <w:right w:val="single" w:sz="4" w:space="0" w:color="auto"/>
            </w:tcBorders>
            <w:shd w:val="clear" w:color="000000" w:fill="D9D9D9"/>
            <w:noWrap/>
            <w:vAlign w:val="bottom"/>
            <w:hideMark/>
          </w:tcPr>
          <w:p w14:paraId="25E947DE" w14:textId="77777777" w:rsidR="00C924B5" w:rsidRDefault="00C924B5">
            <w:pPr>
              <w:jc w:val="center"/>
              <w:rPr>
                <w:rFonts w:ascii="Calibri" w:hAnsi="Calibri" w:cs="Calibri"/>
                <w:b/>
                <w:bCs/>
                <w:color w:val="000000"/>
              </w:rPr>
            </w:pPr>
            <w:r>
              <w:rPr>
                <w:rFonts w:ascii="Calibri" w:hAnsi="Calibri" w:cs="Calibri"/>
                <w:b/>
                <w:bCs/>
                <w:color w:val="000000"/>
              </w:rPr>
              <w:t>length vs # offspring</w:t>
            </w:r>
          </w:p>
        </w:tc>
      </w:tr>
      <w:tr w:rsidR="00C924B5" w14:paraId="7040A9FE" w14:textId="77777777" w:rsidTr="00C924B5">
        <w:trPr>
          <w:trHeight w:val="320"/>
        </w:trPr>
        <w:tc>
          <w:tcPr>
            <w:tcW w:w="0" w:type="auto"/>
            <w:vMerge/>
            <w:tcBorders>
              <w:top w:val="single" w:sz="4" w:space="0" w:color="auto"/>
              <w:left w:val="single" w:sz="4" w:space="0" w:color="auto"/>
              <w:bottom w:val="single" w:sz="4" w:space="0" w:color="000000"/>
              <w:right w:val="single" w:sz="4" w:space="0" w:color="auto"/>
            </w:tcBorders>
            <w:vAlign w:val="center"/>
            <w:hideMark/>
          </w:tcPr>
          <w:p w14:paraId="456785F1" w14:textId="77777777" w:rsidR="00C924B5" w:rsidRDefault="00C924B5">
            <w:pPr>
              <w:rPr>
                <w:rFonts w:ascii="Calibri" w:hAnsi="Calibri" w:cs="Calibri"/>
                <w:b/>
                <w:bCs/>
                <w:color w:val="000000"/>
              </w:rPr>
            </w:pPr>
          </w:p>
        </w:tc>
        <w:tc>
          <w:tcPr>
            <w:tcW w:w="0" w:type="auto"/>
            <w:gridSpan w:val="2"/>
            <w:tcBorders>
              <w:top w:val="single" w:sz="4" w:space="0" w:color="auto"/>
              <w:left w:val="nil"/>
              <w:bottom w:val="single" w:sz="4" w:space="0" w:color="auto"/>
              <w:right w:val="single" w:sz="4" w:space="0" w:color="auto"/>
            </w:tcBorders>
            <w:shd w:val="clear" w:color="000000" w:fill="D9D9D9"/>
            <w:noWrap/>
            <w:vAlign w:val="bottom"/>
            <w:hideMark/>
          </w:tcPr>
          <w:p w14:paraId="2F8A4ADD" w14:textId="77777777" w:rsidR="00C924B5" w:rsidRDefault="00C924B5">
            <w:pPr>
              <w:jc w:val="center"/>
              <w:rPr>
                <w:rFonts w:ascii="Calibri" w:hAnsi="Calibri" w:cs="Calibri"/>
                <w:b/>
                <w:bCs/>
                <w:color w:val="000000"/>
              </w:rPr>
            </w:pPr>
            <w:r>
              <w:rPr>
                <w:rFonts w:ascii="Calibri" w:hAnsi="Calibri" w:cs="Calibri"/>
                <w:b/>
                <w:bCs/>
                <w:color w:val="000000"/>
              </w:rPr>
              <w:t>female</w:t>
            </w:r>
          </w:p>
        </w:tc>
        <w:tc>
          <w:tcPr>
            <w:tcW w:w="0" w:type="auto"/>
            <w:gridSpan w:val="2"/>
            <w:tcBorders>
              <w:top w:val="single" w:sz="4" w:space="0" w:color="auto"/>
              <w:left w:val="nil"/>
              <w:bottom w:val="single" w:sz="4" w:space="0" w:color="auto"/>
              <w:right w:val="single" w:sz="4" w:space="0" w:color="auto"/>
            </w:tcBorders>
            <w:shd w:val="clear" w:color="000000" w:fill="D9D9D9"/>
            <w:noWrap/>
            <w:vAlign w:val="bottom"/>
            <w:hideMark/>
          </w:tcPr>
          <w:p w14:paraId="6766DD32" w14:textId="77777777" w:rsidR="00C924B5" w:rsidRDefault="00C924B5">
            <w:pPr>
              <w:jc w:val="center"/>
              <w:rPr>
                <w:rFonts w:ascii="Calibri" w:hAnsi="Calibri" w:cs="Calibri"/>
                <w:b/>
                <w:bCs/>
                <w:color w:val="000000"/>
              </w:rPr>
            </w:pPr>
            <w:r>
              <w:rPr>
                <w:rFonts w:ascii="Calibri" w:hAnsi="Calibri" w:cs="Calibri"/>
                <w:b/>
                <w:bCs/>
                <w:color w:val="000000"/>
              </w:rPr>
              <w:t>male</w:t>
            </w:r>
          </w:p>
        </w:tc>
      </w:tr>
      <w:tr w:rsidR="00C924B5" w14:paraId="58C0A2E4" w14:textId="77777777" w:rsidTr="00C924B5">
        <w:trPr>
          <w:trHeight w:val="320"/>
        </w:trPr>
        <w:tc>
          <w:tcPr>
            <w:tcW w:w="0" w:type="auto"/>
            <w:tcBorders>
              <w:top w:val="nil"/>
              <w:left w:val="single" w:sz="4" w:space="0" w:color="auto"/>
              <w:bottom w:val="single" w:sz="4" w:space="0" w:color="auto"/>
              <w:right w:val="single" w:sz="4" w:space="0" w:color="auto"/>
            </w:tcBorders>
            <w:shd w:val="clear" w:color="000000" w:fill="D9D9D9"/>
            <w:noWrap/>
            <w:vAlign w:val="bottom"/>
            <w:hideMark/>
          </w:tcPr>
          <w:p w14:paraId="7BC66583" w14:textId="77777777" w:rsidR="00C924B5" w:rsidRDefault="00C924B5">
            <w:pPr>
              <w:rPr>
                <w:rFonts w:ascii="Calibri" w:hAnsi="Calibri" w:cs="Calibri"/>
                <w:b/>
                <w:bCs/>
                <w:color w:val="000000"/>
              </w:rPr>
            </w:pPr>
            <w:r>
              <w:rPr>
                <w:rFonts w:ascii="Calibri" w:hAnsi="Calibri" w:cs="Calibri"/>
                <w:b/>
                <w:bCs/>
                <w:color w:val="000000"/>
              </w:rPr>
              <w:t>location</w:t>
            </w:r>
          </w:p>
        </w:tc>
        <w:tc>
          <w:tcPr>
            <w:tcW w:w="0" w:type="auto"/>
            <w:tcBorders>
              <w:top w:val="nil"/>
              <w:left w:val="nil"/>
              <w:bottom w:val="single" w:sz="4" w:space="0" w:color="auto"/>
              <w:right w:val="single" w:sz="4" w:space="0" w:color="auto"/>
            </w:tcBorders>
            <w:shd w:val="clear" w:color="000000" w:fill="D9D9D9"/>
            <w:noWrap/>
            <w:vAlign w:val="bottom"/>
            <w:hideMark/>
          </w:tcPr>
          <w:p w14:paraId="053156B1" w14:textId="77777777" w:rsidR="00C924B5" w:rsidRDefault="00C924B5">
            <w:pPr>
              <w:jc w:val="center"/>
              <w:rPr>
                <w:rFonts w:ascii="Calibri" w:hAnsi="Calibri" w:cs="Calibri"/>
                <w:b/>
                <w:bCs/>
                <w:color w:val="000000"/>
              </w:rPr>
            </w:pPr>
            <w:r>
              <w:rPr>
                <w:rFonts w:ascii="Calibri" w:hAnsi="Calibri" w:cs="Calibri"/>
                <w:b/>
                <w:bCs/>
                <w:color w:val="000000"/>
              </w:rPr>
              <w:t>r</w:t>
            </w:r>
          </w:p>
        </w:tc>
        <w:tc>
          <w:tcPr>
            <w:tcW w:w="0" w:type="auto"/>
            <w:tcBorders>
              <w:top w:val="nil"/>
              <w:left w:val="nil"/>
              <w:bottom w:val="single" w:sz="4" w:space="0" w:color="auto"/>
              <w:right w:val="single" w:sz="4" w:space="0" w:color="auto"/>
            </w:tcBorders>
            <w:shd w:val="clear" w:color="000000" w:fill="D9D9D9"/>
            <w:noWrap/>
            <w:vAlign w:val="bottom"/>
            <w:hideMark/>
          </w:tcPr>
          <w:p w14:paraId="50D780C4" w14:textId="77777777" w:rsidR="00C924B5" w:rsidRDefault="00C924B5">
            <w:pPr>
              <w:jc w:val="center"/>
              <w:rPr>
                <w:rFonts w:ascii="Calibri" w:hAnsi="Calibri" w:cs="Calibri"/>
                <w:b/>
                <w:bCs/>
                <w:color w:val="000000"/>
              </w:rPr>
            </w:pPr>
            <w:r>
              <w:rPr>
                <w:rFonts w:ascii="Calibri" w:hAnsi="Calibri" w:cs="Calibri"/>
                <w:b/>
                <w:bCs/>
                <w:color w:val="000000"/>
              </w:rPr>
              <w:t>P</w:t>
            </w:r>
          </w:p>
        </w:tc>
        <w:tc>
          <w:tcPr>
            <w:tcW w:w="0" w:type="auto"/>
            <w:tcBorders>
              <w:top w:val="nil"/>
              <w:left w:val="nil"/>
              <w:bottom w:val="single" w:sz="4" w:space="0" w:color="auto"/>
              <w:right w:val="single" w:sz="4" w:space="0" w:color="auto"/>
            </w:tcBorders>
            <w:shd w:val="clear" w:color="000000" w:fill="D9D9D9"/>
            <w:noWrap/>
            <w:vAlign w:val="bottom"/>
            <w:hideMark/>
          </w:tcPr>
          <w:p w14:paraId="7673CF71" w14:textId="77777777" w:rsidR="00C924B5" w:rsidRDefault="00C924B5">
            <w:pPr>
              <w:jc w:val="center"/>
              <w:rPr>
                <w:rFonts w:ascii="Calibri" w:hAnsi="Calibri" w:cs="Calibri"/>
                <w:b/>
                <w:bCs/>
                <w:color w:val="000000"/>
              </w:rPr>
            </w:pPr>
            <w:r>
              <w:rPr>
                <w:rFonts w:ascii="Calibri" w:hAnsi="Calibri" w:cs="Calibri"/>
                <w:b/>
                <w:bCs/>
                <w:color w:val="000000"/>
              </w:rPr>
              <w:t>r</w:t>
            </w:r>
          </w:p>
        </w:tc>
        <w:tc>
          <w:tcPr>
            <w:tcW w:w="0" w:type="auto"/>
            <w:tcBorders>
              <w:top w:val="nil"/>
              <w:left w:val="nil"/>
              <w:bottom w:val="single" w:sz="4" w:space="0" w:color="auto"/>
              <w:right w:val="single" w:sz="4" w:space="0" w:color="auto"/>
            </w:tcBorders>
            <w:shd w:val="clear" w:color="000000" w:fill="D9D9D9"/>
            <w:noWrap/>
            <w:vAlign w:val="bottom"/>
            <w:hideMark/>
          </w:tcPr>
          <w:p w14:paraId="53EA2600" w14:textId="77777777" w:rsidR="00C924B5" w:rsidRDefault="00C924B5">
            <w:pPr>
              <w:jc w:val="center"/>
              <w:rPr>
                <w:rFonts w:ascii="Calibri" w:hAnsi="Calibri" w:cs="Calibri"/>
                <w:b/>
                <w:bCs/>
                <w:color w:val="000000"/>
              </w:rPr>
            </w:pPr>
            <w:r>
              <w:rPr>
                <w:rFonts w:ascii="Calibri" w:hAnsi="Calibri" w:cs="Calibri"/>
                <w:b/>
                <w:bCs/>
                <w:color w:val="000000"/>
              </w:rPr>
              <w:t>P</w:t>
            </w:r>
          </w:p>
        </w:tc>
      </w:tr>
      <w:tr w:rsidR="00C924B5" w14:paraId="72102FBD" w14:textId="77777777" w:rsidTr="00C924B5">
        <w:trPr>
          <w:trHeight w:val="32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7135FD4F" w14:textId="77777777" w:rsidR="00C924B5" w:rsidRDefault="00C924B5">
            <w:pPr>
              <w:rPr>
                <w:rFonts w:ascii="Calibri" w:hAnsi="Calibri" w:cs="Calibri"/>
                <w:color w:val="000000"/>
              </w:rPr>
            </w:pPr>
            <w:r>
              <w:rPr>
                <w:rFonts w:ascii="Calibri" w:hAnsi="Calibri" w:cs="Calibri"/>
                <w:color w:val="000000"/>
              </w:rPr>
              <w:t xml:space="preserve">AJ 2010 </w:t>
            </w:r>
          </w:p>
        </w:tc>
        <w:tc>
          <w:tcPr>
            <w:tcW w:w="0" w:type="auto"/>
            <w:gridSpan w:val="2"/>
            <w:tcBorders>
              <w:top w:val="single" w:sz="4" w:space="0" w:color="auto"/>
              <w:left w:val="nil"/>
              <w:bottom w:val="single" w:sz="4" w:space="0" w:color="auto"/>
              <w:right w:val="single" w:sz="4" w:space="0" w:color="auto"/>
            </w:tcBorders>
            <w:shd w:val="clear" w:color="auto" w:fill="auto"/>
            <w:noWrap/>
            <w:vAlign w:val="bottom"/>
            <w:hideMark/>
          </w:tcPr>
          <w:p w14:paraId="3F43C2E6" w14:textId="77777777" w:rsidR="00C924B5" w:rsidRDefault="00C924B5">
            <w:pPr>
              <w:jc w:val="center"/>
              <w:rPr>
                <w:rFonts w:ascii="Calibri" w:hAnsi="Calibri" w:cs="Calibri"/>
                <w:color w:val="000000"/>
              </w:rPr>
            </w:pPr>
            <w:r>
              <w:rPr>
                <w:rFonts w:ascii="Calibri" w:hAnsi="Calibri" w:cs="Calibri"/>
                <w:color w:val="000000"/>
              </w:rPr>
              <w:t>NA</w:t>
            </w:r>
          </w:p>
        </w:tc>
        <w:tc>
          <w:tcPr>
            <w:tcW w:w="0" w:type="auto"/>
            <w:gridSpan w:val="2"/>
            <w:tcBorders>
              <w:top w:val="single" w:sz="4" w:space="0" w:color="auto"/>
              <w:left w:val="nil"/>
              <w:bottom w:val="single" w:sz="4" w:space="0" w:color="auto"/>
              <w:right w:val="single" w:sz="4" w:space="0" w:color="auto"/>
            </w:tcBorders>
            <w:shd w:val="clear" w:color="auto" w:fill="auto"/>
            <w:noWrap/>
            <w:vAlign w:val="bottom"/>
            <w:hideMark/>
          </w:tcPr>
          <w:p w14:paraId="2598CD7E" w14:textId="77777777" w:rsidR="00C924B5" w:rsidRDefault="00C924B5">
            <w:pPr>
              <w:jc w:val="center"/>
              <w:rPr>
                <w:rFonts w:ascii="Calibri" w:hAnsi="Calibri" w:cs="Calibri"/>
                <w:color w:val="000000"/>
              </w:rPr>
            </w:pPr>
            <w:r>
              <w:rPr>
                <w:rFonts w:ascii="Calibri" w:hAnsi="Calibri" w:cs="Calibri"/>
                <w:color w:val="000000"/>
              </w:rPr>
              <w:t>NA</w:t>
            </w:r>
          </w:p>
        </w:tc>
      </w:tr>
      <w:tr w:rsidR="00C924B5" w14:paraId="3561191C" w14:textId="77777777" w:rsidTr="00C924B5">
        <w:trPr>
          <w:trHeight w:val="32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7204651C" w14:textId="77777777" w:rsidR="00C924B5" w:rsidRDefault="00C924B5">
            <w:pPr>
              <w:rPr>
                <w:rFonts w:ascii="Calibri" w:hAnsi="Calibri" w:cs="Calibri"/>
                <w:color w:val="000000"/>
              </w:rPr>
            </w:pPr>
            <w:r>
              <w:rPr>
                <w:rFonts w:ascii="Calibri" w:hAnsi="Calibri" w:cs="Calibri"/>
                <w:color w:val="000000"/>
              </w:rPr>
              <w:t>AJ 2011</w:t>
            </w:r>
          </w:p>
        </w:tc>
        <w:tc>
          <w:tcPr>
            <w:tcW w:w="0" w:type="auto"/>
            <w:tcBorders>
              <w:top w:val="nil"/>
              <w:left w:val="nil"/>
              <w:bottom w:val="single" w:sz="4" w:space="0" w:color="auto"/>
              <w:right w:val="single" w:sz="4" w:space="0" w:color="auto"/>
            </w:tcBorders>
            <w:shd w:val="clear" w:color="auto" w:fill="auto"/>
            <w:noWrap/>
            <w:vAlign w:val="bottom"/>
            <w:hideMark/>
          </w:tcPr>
          <w:p w14:paraId="2DA7E254" w14:textId="77777777" w:rsidR="00C924B5" w:rsidRDefault="00C924B5">
            <w:pPr>
              <w:jc w:val="center"/>
              <w:rPr>
                <w:rFonts w:ascii="Calibri" w:hAnsi="Calibri" w:cs="Calibri"/>
                <w:color w:val="000000"/>
              </w:rPr>
            </w:pPr>
            <w:r>
              <w:rPr>
                <w:rFonts w:ascii="Calibri" w:hAnsi="Calibri" w:cs="Calibri"/>
                <w:color w:val="000000"/>
              </w:rPr>
              <w:t>0.048</w:t>
            </w:r>
          </w:p>
        </w:tc>
        <w:tc>
          <w:tcPr>
            <w:tcW w:w="0" w:type="auto"/>
            <w:tcBorders>
              <w:top w:val="nil"/>
              <w:left w:val="nil"/>
              <w:bottom w:val="single" w:sz="4" w:space="0" w:color="auto"/>
              <w:right w:val="single" w:sz="4" w:space="0" w:color="auto"/>
            </w:tcBorders>
            <w:shd w:val="clear" w:color="auto" w:fill="auto"/>
            <w:noWrap/>
            <w:vAlign w:val="bottom"/>
            <w:hideMark/>
          </w:tcPr>
          <w:p w14:paraId="1CA26D6F" w14:textId="77777777" w:rsidR="00C924B5" w:rsidRDefault="00C924B5">
            <w:pPr>
              <w:jc w:val="center"/>
              <w:rPr>
                <w:rFonts w:ascii="Calibri" w:hAnsi="Calibri" w:cs="Calibri"/>
                <w:color w:val="000000"/>
              </w:rPr>
            </w:pPr>
            <w:r>
              <w:rPr>
                <w:rFonts w:ascii="Calibri" w:hAnsi="Calibri" w:cs="Calibri"/>
                <w:color w:val="000000"/>
              </w:rPr>
              <w:t>0.633</w:t>
            </w:r>
          </w:p>
        </w:tc>
        <w:tc>
          <w:tcPr>
            <w:tcW w:w="0" w:type="auto"/>
            <w:tcBorders>
              <w:top w:val="nil"/>
              <w:left w:val="nil"/>
              <w:bottom w:val="single" w:sz="4" w:space="0" w:color="auto"/>
              <w:right w:val="single" w:sz="4" w:space="0" w:color="auto"/>
            </w:tcBorders>
            <w:shd w:val="clear" w:color="auto" w:fill="auto"/>
            <w:noWrap/>
            <w:vAlign w:val="bottom"/>
            <w:hideMark/>
          </w:tcPr>
          <w:p w14:paraId="1E4D08A7" w14:textId="77777777" w:rsidR="00C924B5" w:rsidRDefault="00C924B5">
            <w:pPr>
              <w:jc w:val="center"/>
              <w:rPr>
                <w:rFonts w:ascii="Calibri" w:hAnsi="Calibri" w:cs="Calibri"/>
                <w:color w:val="000000"/>
              </w:rPr>
            </w:pPr>
            <w:r>
              <w:rPr>
                <w:rFonts w:ascii="Calibri" w:hAnsi="Calibri" w:cs="Calibri"/>
                <w:color w:val="000000"/>
              </w:rPr>
              <w:t>0.164</w:t>
            </w:r>
          </w:p>
        </w:tc>
        <w:tc>
          <w:tcPr>
            <w:tcW w:w="0" w:type="auto"/>
            <w:tcBorders>
              <w:top w:val="nil"/>
              <w:left w:val="nil"/>
              <w:bottom w:val="single" w:sz="4" w:space="0" w:color="auto"/>
              <w:right w:val="single" w:sz="4" w:space="0" w:color="auto"/>
            </w:tcBorders>
            <w:shd w:val="clear" w:color="auto" w:fill="auto"/>
            <w:noWrap/>
            <w:vAlign w:val="bottom"/>
            <w:hideMark/>
          </w:tcPr>
          <w:p w14:paraId="0C51B388" w14:textId="77777777" w:rsidR="00C924B5" w:rsidRDefault="00C924B5">
            <w:pPr>
              <w:jc w:val="center"/>
              <w:rPr>
                <w:rFonts w:ascii="Calibri" w:hAnsi="Calibri" w:cs="Calibri"/>
                <w:color w:val="000000"/>
              </w:rPr>
            </w:pPr>
            <w:r>
              <w:rPr>
                <w:rFonts w:ascii="Calibri" w:hAnsi="Calibri" w:cs="Calibri"/>
                <w:color w:val="000000"/>
              </w:rPr>
              <w:t>0.102</w:t>
            </w:r>
          </w:p>
        </w:tc>
      </w:tr>
      <w:tr w:rsidR="00C924B5" w14:paraId="13609BAE" w14:textId="77777777" w:rsidTr="00C924B5">
        <w:trPr>
          <w:trHeight w:val="32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690D238E" w14:textId="77777777" w:rsidR="00C924B5" w:rsidRDefault="00C924B5">
            <w:pPr>
              <w:rPr>
                <w:rFonts w:ascii="Calibri" w:hAnsi="Calibri" w:cs="Calibri"/>
                <w:color w:val="000000"/>
              </w:rPr>
            </w:pPr>
            <w:r>
              <w:rPr>
                <w:rFonts w:ascii="Calibri" w:hAnsi="Calibri" w:cs="Calibri"/>
                <w:color w:val="000000"/>
              </w:rPr>
              <w:t>AJ 2012</w:t>
            </w:r>
          </w:p>
        </w:tc>
        <w:tc>
          <w:tcPr>
            <w:tcW w:w="0" w:type="auto"/>
            <w:tcBorders>
              <w:top w:val="nil"/>
              <w:left w:val="nil"/>
              <w:bottom w:val="single" w:sz="4" w:space="0" w:color="auto"/>
              <w:right w:val="single" w:sz="4" w:space="0" w:color="auto"/>
            </w:tcBorders>
            <w:shd w:val="clear" w:color="auto" w:fill="auto"/>
            <w:noWrap/>
            <w:vAlign w:val="bottom"/>
            <w:hideMark/>
          </w:tcPr>
          <w:p w14:paraId="3819FD5E" w14:textId="77777777" w:rsidR="00C924B5" w:rsidRDefault="00C924B5">
            <w:pPr>
              <w:jc w:val="center"/>
              <w:rPr>
                <w:rFonts w:ascii="Calibri" w:hAnsi="Calibri" w:cs="Calibri"/>
                <w:color w:val="000000"/>
              </w:rPr>
            </w:pPr>
            <w:r>
              <w:rPr>
                <w:rFonts w:ascii="Calibri" w:hAnsi="Calibri" w:cs="Calibri"/>
                <w:color w:val="000000"/>
              </w:rPr>
              <w:t>0.031</w:t>
            </w:r>
          </w:p>
        </w:tc>
        <w:tc>
          <w:tcPr>
            <w:tcW w:w="0" w:type="auto"/>
            <w:tcBorders>
              <w:top w:val="nil"/>
              <w:left w:val="nil"/>
              <w:bottom w:val="single" w:sz="4" w:space="0" w:color="auto"/>
              <w:right w:val="single" w:sz="4" w:space="0" w:color="auto"/>
            </w:tcBorders>
            <w:shd w:val="clear" w:color="auto" w:fill="auto"/>
            <w:noWrap/>
            <w:vAlign w:val="bottom"/>
            <w:hideMark/>
          </w:tcPr>
          <w:p w14:paraId="5819BF83" w14:textId="77777777" w:rsidR="00C924B5" w:rsidRDefault="00C924B5">
            <w:pPr>
              <w:jc w:val="center"/>
              <w:rPr>
                <w:rFonts w:ascii="Calibri" w:hAnsi="Calibri" w:cs="Calibri"/>
                <w:color w:val="000000"/>
              </w:rPr>
            </w:pPr>
            <w:r>
              <w:rPr>
                <w:rFonts w:ascii="Calibri" w:hAnsi="Calibri" w:cs="Calibri"/>
                <w:color w:val="000000"/>
              </w:rPr>
              <w:t>0.757</w:t>
            </w:r>
          </w:p>
        </w:tc>
        <w:tc>
          <w:tcPr>
            <w:tcW w:w="0" w:type="auto"/>
            <w:tcBorders>
              <w:top w:val="nil"/>
              <w:left w:val="nil"/>
              <w:bottom w:val="single" w:sz="4" w:space="0" w:color="auto"/>
              <w:right w:val="single" w:sz="4" w:space="0" w:color="auto"/>
            </w:tcBorders>
            <w:shd w:val="clear" w:color="auto" w:fill="auto"/>
            <w:noWrap/>
            <w:vAlign w:val="bottom"/>
            <w:hideMark/>
          </w:tcPr>
          <w:p w14:paraId="6ED4DF8D" w14:textId="77777777" w:rsidR="00C924B5" w:rsidRDefault="00C924B5">
            <w:pPr>
              <w:jc w:val="center"/>
              <w:rPr>
                <w:rFonts w:ascii="Calibri" w:hAnsi="Calibri" w:cs="Calibri"/>
                <w:color w:val="000000"/>
              </w:rPr>
            </w:pPr>
            <w:r>
              <w:rPr>
                <w:rFonts w:ascii="Calibri" w:hAnsi="Calibri" w:cs="Calibri"/>
                <w:color w:val="000000"/>
              </w:rPr>
              <w:t>0.067</w:t>
            </w:r>
          </w:p>
        </w:tc>
        <w:tc>
          <w:tcPr>
            <w:tcW w:w="0" w:type="auto"/>
            <w:tcBorders>
              <w:top w:val="nil"/>
              <w:left w:val="nil"/>
              <w:bottom w:val="single" w:sz="4" w:space="0" w:color="auto"/>
              <w:right w:val="single" w:sz="4" w:space="0" w:color="auto"/>
            </w:tcBorders>
            <w:shd w:val="clear" w:color="auto" w:fill="auto"/>
            <w:noWrap/>
            <w:vAlign w:val="bottom"/>
            <w:hideMark/>
          </w:tcPr>
          <w:p w14:paraId="779111B1" w14:textId="77777777" w:rsidR="00C924B5" w:rsidRDefault="00C924B5">
            <w:pPr>
              <w:jc w:val="center"/>
              <w:rPr>
                <w:rFonts w:ascii="Calibri" w:hAnsi="Calibri" w:cs="Calibri"/>
                <w:color w:val="000000"/>
              </w:rPr>
            </w:pPr>
            <w:r>
              <w:rPr>
                <w:rFonts w:ascii="Calibri" w:hAnsi="Calibri" w:cs="Calibri"/>
                <w:color w:val="000000"/>
              </w:rPr>
              <w:t>0.507</w:t>
            </w:r>
          </w:p>
        </w:tc>
      </w:tr>
      <w:tr w:rsidR="00C924B5" w14:paraId="14C1F1A3" w14:textId="77777777" w:rsidTr="00C924B5">
        <w:trPr>
          <w:trHeight w:val="32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7C4116BB" w14:textId="77777777" w:rsidR="00C924B5" w:rsidRDefault="00C924B5">
            <w:pPr>
              <w:rPr>
                <w:rFonts w:ascii="Calibri" w:hAnsi="Calibri" w:cs="Calibri"/>
                <w:color w:val="000000"/>
              </w:rPr>
            </w:pPr>
            <w:r>
              <w:rPr>
                <w:rFonts w:ascii="Calibri" w:hAnsi="Calibri" w:cs="Calibri"/>
                <w:color w:val="000000"/>
              </w:rPr>
              <w:t>AJ 2013</w:t>
            </w:r>
          </w:p>
        </w:tc>
        <w:tc>
          <w:tcPr>
            <w:tcW w:w="0" w:type="auto"/>
            <w:tcBorders>
              <w:top w:val="nil"/>
              <w:left w:val="nil"/>
              <w:bottom w:val="single" w:sz="4" w:space="0" w:color="auto"/>
              <w:right w:val="single" w:sz="4" w:space="0" w:color="auto"/>
            </w:tcBorders>
            <w:shd w:val="clear" w:color="auto" w:fill="auto"/>
            <w:noWrap/>
            <w:vAlign w:val="bottom"/>
            <w:hideMark/>
          </w:tcPr>
          <w:p w14:paraId="681210CC" w14:textId="77777777" w:rsidR="00C924B5" w:rsidRDefault="00C924B5">
            <w:pPr>
              <w:jc w:val="center"/>
              <w:rPr>
                <w:rFonts w:ascii="Calibri" w:hAnsi="Calibri" w:cs="Calibri"/>
                <w:color w:val="000000"/>
              </w:rPr>
            </w:pPr>
            <w:r>
              <w:rPr>
                <w:rFonts w:ascii="Calibri" w:hAnsi="Calibri" w:cs="Calibri"/>
                <w:color w:val="000000"/>
              </w:rPr>
              <w:t>0.052</w:t>
            </w:r>
          </w:p>
        </w:tc>
        <w:tc>
          <w:tcPr>
            <w:tcW w:w="0" w:type="auto"/>
            <w:tcBorders>
              <w:top w:val="nil"/>
              <w:left w:val="nil"/>
              <w:bottom w:val="single" w:sz="4" w:space="0" w:color="auto"/>
              <w:right w:val="single" w:sz="4" w:space="0" w:color="auto"/>
            </w:tcBorders>
            <w:shd w:val="clear" w:color="auto" w:fill="auto"/>
            <w:noWrap/>
            <w:vAlign w:val="bottom"/>
            <w:hideMark/>
          </w:tcPr>
          <w:p w14:paraId="181B4E89" w14:textId="77777777" w:rsidR="00C924B5" w:rsidRDefault="00C924B5">
            <w:pPr>
              <w:jc w:val="center"/>
              <w:rPr>
                <w:rFonts w:ascii="Calibri" w:hAnsi="Calibri" w:cs="Calibri"/>
                <w:color w:val="000000"/>
              </w:rPr>
            </w:pPr>
            <w:r>
              <w:rPr>
                <w:rFonts w:ascii="Calibri" w:hAnsi="Calibri" w:cs="Calibri"/>
                <w:color w:val="000000"/>
              </w:rPr>
              <w:t>0.605</w:t>
            </w:r>
          </w:p>
        </w:tc>
        <w:tc>
          <w:tcPr>
            <w:tcW w:w="0" w:type="auto"/>
            <w:tcBorders>
              <w:top w:val="nil"/>
              <w:left w:val="nil"/>
              <w:bottom w:val="single" w:sz="4" w:space="0" w:color="auto"/>
              <w:right w:val="single" w:sz="4" w:space="0" w:color="auto"/>
            </w:tcBorders>
            <w:shd w:val="clear" w:color="auto" w:fill="auto"/>
            <w:noWrap/>
            <w:vAlign w:val="bottom"/>
            <w:hideMark/>
          </w:tcPr>
          <w:p w14:paraId="6AA08AE0" w14:textId="77777777" w:rsidR="00C924B5" w:rsidRDefault="00C924B5">
            <w:pPr>
              <w:jc w:val="center"/>
              <w:rPr>
                <w:rFonts w:ascii="Calibri" w:hAnsi="Calibri" w:cs="Calibri"/>
                <w:color w:val="000000"/>
              </w:rPr>
            </w:pPr>
            <w:r>
              <w:rPr>
                <w:rFonts w:ascii="Calibri" w:hAnsi="Calibri" w:cs="Calibri"/>
                <w:color w:val="000000"/>
              </w:rPr>
              <w:t>0.083</w:t>
            </w:r>
          </w:p>
        </w:tc>
        <w:tc>
          <w:tcPr>
            <w:tcW w:w="0" w:type="auto"/>
            <w:tcBorders>
              <w:top w:val="nil"/>
              <w:left w:val="nil"/>
              <w:bottom w:val="single" w:sz="4" w:space="0" w:color="auto"/>
              <w:right w:val="single" w:sz="4" w:space="0" w:color="auto"/>
            </w:tcBorders>
            <w:shd w:val="clear" w:color="auto" w:fill="auto"/>
            <w:noWrap/>
            <w:vAlign w:val="bottom"/>
            <w:hideMark/>
          </w:tcPr>
          <w:p w14:paraId="2BFC9A8E" w14:textId="77777777" w:rsidR="00C924B5" w:rsidRDefault="00C924B5">
            <w:pPr>
              <w:jc w:val="center"/>
              <w:rPr>
                <w:rFonts w:ascii="Calibri" w:hAnsi="Calibri" w:cs="Calibri"/>
                <w:color w:val="000000"/>
              </w:rPr>
            </w:pPr>
            <w:r>
              <w:rPr>
                <w:rFonts w:ascii="Calibri" w:hAnsi="Calibri" w:cs="Calibri"/>
                <w:color w:val="000000"/>
              </w:rPr>
              <w:t>0.415</w:t>
            </w:r>
          </w:p>
        </w:tc>
      </w:tr>
      <w:tr w:rsidR="00C924B5" w14:paraId="073A98A4" w14:textId="77777777" w:rsidTr="00C924B5">
        <w:trPr>
          <w:trHeight w:val="32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6F5FA898" w14:textId="77777777" w:rsidR="00C924B5" w:rsidRDefault="00C924B5">
            <w:pPr>
              <w:rPr>
                <w:rFonts w:ascii="Calibri" w:hAnsi="Calibri" w:cs="Calibri"/>
                <w:color w:val="000000"/>
              </w:rPr>
            </w:pPr>
            <w:r>
              <w:rPr>
                <w:rFonts w:ascii="Calibri" w:hAnsi="Calibri" w:cs="Calibri"/>
                <w:color w:val="000000"/>
              </w:rPr>
              <w:t>AJ 2014</w:t>
            </w:r>
          </w:p>
        </w:tc>
        <w:tc>
          <w:tcPr>
            <w:tcW w:w="0" w:type="auto"/>
            <w:tcBorders>
              <w:top w:val="nil"/>
              <w:left w:val="nil"/>
              <w:bottom w:val="single" w:sz="4" w:space="0" w:color="auto"/>
              <w:right w:val="single" w:sz="4" w:space="0" w:color="auto"/>
            </w:tcBorders>
            <w:shd w:val="clear" w:color="auto" w:fill="auto"/>
            <w:noWrap/>
            <w:vAlign w:val="bottom"/>
            <w:hideMark/>
          </w:tcPr>
          <w:p w14:paraId="43D3B9C4" w14:textId="77777777" w:rsidR="00C924B5" w:rsidRDefault="00C924B5">
            <w:pPr>
              <w:jc w:val="center"/>
              <w:rPr>
                <w:rFonts w:ascii="Calibri" w:hAnsi="Calibri" w:cs="Calibri"/>
                <w:color w:val="000000"/>
              </w:rPr>
            </w:pPr>
            <w:r>
              <w:rPr>
                <w:rFonts w:ascii="Calibri" w:hAnsi="Calibri" w:cs="Calibri"/>
                <w:color w:val="000000"/>
              </w:rPr>
              <w:t>0.041</w:t>
            </w:r>
          </w:p>
        </w:tc>
        <w:tc>
          <w:tcPr>
            <w:tcW w:w="0" w:type="auto"/>
            <w:tcBorders>
              <w:top w:val="nil"/>
              <w:left w:val="nil"/>
              <w:bottom w:val="single" w:sz="4" w:space="0" w:color="auto"/>
              <w:right w:val="single" w:sz="4" w:space="0" w:color="auto"/>
            </w:tcBorders>
            <w:shd w:val="clear" w:color="auto" w:fill="auto"/>
            <w:noWrap/>
            <w:vAlign w:val="bottom"/>
            <w:hideMark/>
          </w:tcPr>
          <w:p w14:paraId="2C8A796F" w14:textId="77777777" w:rsidR="00C924B5" w:rsidRDefault="00C924B5">
            <w:pPr>
              <w:jc w:val="center"/>
              <w:rPr>
                <w:rFonts w:ascii="Calibri" w:hAnsi="Calibri" w:cs="Calibri"/>
                <w:color w:val="000000"/>
              </w:rPr>
            </w:pPr>
            <w:r>
              <w:rPr>
                <w:rFonts w:ascii="Calibri" w:hAnsi="Calibri" w:cs="Calibri"/>
                <w:color w:val="000000"/>
              </w:rPr>
              <w:t>0.684</w:t>
            </w:r>
          </w:p>
        </w:tc>
        <w:tc>
          <w:tcPr>
            <w:tcW w:w="0" w:type="auto"/>
            <w:tcBorders>
              <w:top w:val="nil"/>
              <w:left w:val="nil"/>
              <w:bottom w:val="single" w:sz="4" w:space="0" w:color="auto"/>
              <w:right w:val="single" w:sz="4" w:space="0" w:color="auto"/>
            </w:tcBorders>
            <w:shd w:val="clear" w:color="auto" w:fill="auto"/>
            <w:noWrap/>
            <w:vAlign w:val="bottom"/>
            <w:hideMark/>
          </w:tcPr>
          <w:p w14:paraId="57615A02" w14:textId="77777777" w:rsidR="00C924B5" w:rsidRDefault="00C924B5">
            <w:pPr>
              <w:jc w:val="center"/>
              <w:rPr>
                <w:rFonts w:ascii="Calibri" w:hAnsi="Calibri" w:cs="Calibri"/>
                <w:color w:val="000000"/>
              </w:rPr>
            </w:pPr>
            <w:r>
              <w:rPr>
                <w:rFonts w:ascii="Calibri" w:hAnsi="Calibri" w:cs="Calibri"/>
                <w:color w:val="000000"/>
              </w:rPr>
              <w:t>0.073</w:t>
            </w:r>
          </w:p>
        </w:tc>
        <w:tc>
          <w:tcPr>
            <w:tcW w:w="0" w:type="auto"/>
            <w:tcBorders>
              <w:top w:val="nil"/>
              <w:left w:val="nil"/>
              <w:bottom w:val="single" w:sz="4" w:space="0" w:color="auto"/>
              <w:right w:val="single" w:sz="4" w:space="0" w:color="auto"/>
            </w:tcBorders>
            <w:shd w:val="clear" w:color="auto" w:fill="auto"/>
            <w:noWrap/>
            <w:vAlign w:val="bottom"/>
            <w:hideMark/>
          </w:tcPr>
          <w:p w14:paraId="4CC6F1E4" w14:textId="77777777" w:rsidR="00C924B5" w:rsidRDefault="00C924B5">
            <w:pPr>
              <w:jc w:val="center"/>
              <w:rPr>
                <w:rFonts w:ascii="Calibri" w:hAnsi="Calibri" w:cs="Calibri"/>
                <w:color w:val="000000"/>
              </w:rPr>
            </w:pPr>
            <w:r>
              <w:rPr>
                <w:rFonts w:ascii="Calibri" w:hAnsi="Calibri" w:cs="Calibri"/>
                <w:color w:val="000000"/>
              </w:rPr>
              <w:t>0.473</w:t>
            </w:r>
          </w:p>
        </w:tc>
      </w:tr>
      <w:tr w:rsidR="00C924B5" w14:paraId="25DFB7B8" w14:textId="77777777" w:rsidTr="00C924B5">
        <w:trPr>
          <w:trHeight w:val="32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6DFE72C3" w14:textId="77777777" w:rsidR="00C924B5" w:rsidRDefault="00C924B5">
            <w:pPr>
              <w:rPr>
                <w:rFonts w:ascii="Calibri" w:hAnsi="Calibri" w:cs="Calibri"/>
                <w:color w:val="000000"/>
              </w:rPr>
            </w:pPr>
            <w:r>
              <w:rPr>
                <w:rFonts w:ascii="Calibri" w:hAnsi="Calibri" w:cs="Calibri"/>
                <w:color w:val="000000"/>
              </w:rPr>
              <w:t>AJ 2015</w:t>
            </w:r>
          </w:p>
        </w:tc>
        <w:tc>
          <w:tcPr>
            <w:tcW w:w="0" w:type="auto"/>
            <w:tcBorders>
              <w:top w:val="nil"/>
              <w:left w:val="nil"/>
              <w:bottom w:val="single" w:sz="4" w:space="0" w:color="auto"/>
              <w:right w:val="single" w:sz="4" w:space="0" w:color="auto"/>
            </w:tcBorders>
            <w:shd w:val="clear" w:color="auto" w:fill="auto"/>
            <w:noWrap/>
            <w:vAlign w:val="bottom"/>
            <w:hideMark/>
          </w:tcPr>
          <w:p w14:paraId="5585A2F7" w14:textId="77777777" w:rsidR="00C924B5" w:rsidRDefault="00C924B5">
            <w:pPr>
              <w:jc w:val="center"/>
              <w:rPr>
                <w:rFonts w:ascii="Calibri" w:hAnsi="Calibri" w:cs="Calibri"/>
                <w:color w:val="000000"/>
              </w:rPr>
            </w:pPr>
            <w:r>
              <w:rPr>
                <w:rFonts w:ascii="Calibri" w:hAnsi="Calibri" w:cs="Calibri"/>
                <w:color w:val="000000"/>
              </w:rPr>
              <w:t>0.307</w:t>
            </w:r>
          </w:p>
        </w:tc>
        <w:tc>
          <w:tcPr>
            <w:tcW w:w="0" w:type="auto"/>
            <w:tcBorders>
              <w:top w:val="nil"/>
              <w:left w:val="nil"/>
              <w:bottom w:val="single" w:sz="4" w:space="0" w:color="auto"/>
              <w:right w:val="single" w:sz="4" w:space="0" w:color="auto"/>
            </w:tcBorders>
            <w:shd w:val="clear" w:color="auto" w:fill="auto"/>
            <w:noWrap/>
            <w:vAlign w:val="bottom"/>
            <w:hideMark/>
          </w:tcPr>
          <w:p w14:paraId="02C9CEF4" w14:textId="77777777" w:rsidR="00C924B5" w:rsidRDefault="00C924B5">
            <w:pPr>
              <w:jc w:val="center"/>
              <w:rPr>
                <w:rFonts w:ascii="Calibri" w:hAnsi="Calibri" w:cs="Calibri"/>
                <w:color w:val="000000"/>
              </w:rPr>
            </w:pPr>
            <w:r>
              <w:rPr>
                <w:rFonts w:ascii="Calibri" w:hAnsi="Calibri" w:cs="Calibri"/>
                <w:color w:val="000000"/>
              </w:rPr>
              <w:t>0.002*</w:t>
            </w:r>
          </w:p>
        </w:tc>
        <w:tc>
          <w:tcPr>
            <w:tcW w:w="0" w:type="auto"/>
            <w:tcBorders>
              <w:top w:val="nil"/>
              <w:left w:val="nil"/>
              <w:bottom w:val="single" w:sz="4" w:space="0" w:color="auto"/>
              <w:right w:val="single" w:sz="4" w:space="0" w:color="auto"/>
            </w:tcBorders>
            <w:shd w:val="clear" w:color="auto" w:fill="auto"/>
            <w:noWrap/>
            <w:vAlign w:val="bottom"/>
            <w:hideMark/>
          </w:tcPr>
          <w:p w14:paraId="1315055D" w14:textId="77777777" w:rsidR="00C924B5" w:rsidRDefault="00C924B5">
            <w:pPr>
              <w:jc w:val="center"/>
              <w:rPr>
                <w:rFonts w:ascii="Calibri" w:hAnsi="Calibri" w:cs="Calibri"/>
                <w:color w:val="000000"/>
              </w:rPr>
            </w:pPr>
            <w:r>
              <w:rPr>
                <w:rFonts w:ascii="Calibri" w:hAnsi="Calibri" w:cs="Calibri"/>
                <w:color w:val="000000"/>
              </w:rPr>
              <w:t>0.015</w:t>
            </w:r>
          </w:p>
        </w:tc>
        <w:tc>
          <w:tcPr>
            <w:tcW w:w="0" w:type="auto"/>
            <w:tcBorders>
              <w:top w:val="nil"/>
              <w:left w:val="nil"/>
              <w:bottom w:val="single" w:sz="4" w:space="0" w:color="auto"/>
              <w:right w:val="single" w:sz="4" w:space="0" w:color="auto"/>
            </w:tcBorders>
            <w:shd w:val="clear" w:color="auto" w:fill="auto"/>
            <w:noWrap/>
            <w:vAlign w:val="bottom"/>
            <w:hideMark/>
          </w:tcPr>
          <w:p w14:paraId="287B8666" w14:textId="77777777" w:rsidR="00C924B5" w:rsidRDefault="00C924B5">
            <w:pPr>
              <w:jc w:val="center"/>
              <w:rPr>
                <w:rFonts w:ascii="Calibri" w:hAnsi="Calibri" w:cs="Calibri"/>
                <w:color w:val="000000"/>
              </w:rPr>
            </w:pPr>
            <w:r>
              <w:rPr>
                <w:rFonts w:ascii="Calibri" w:hAnsi="Calibri" w:cs="Calibri"/>
                <w:color w:val="000000"/>
              </w:rPr>
              <w:t>0.884</w:t>
            </w:r>
          </w:p>
        </w:tc>
      </w:tr>
      <w:tr w:rsidR="00C924B5" w14:paraId="302561CA" w14:textId="77777777" w:rsidTr="00C924B5">
        <w:trPr>
          <w:trHeight w:val="32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1297DE52" w14:textId="77777777" w:rsidR="00C924B5" w:rsidRDefault="00C924B5">
            <w:pPr>
              <w:rPr>
                <w:rFonts w:ascii="Calibri" w:hAnsi="Calibri" w:cs="Calibri"/>
                <w:color w:val="000000"/>
              </w:rPr>
            </w:pPr>
            <w:r>
              <w:rPr>
                <w:rFonts w:ascii="Calibri" w:hAnsi="Calibri" w:cs="Calibri"/>
                <w:color w:val="000000"/>
              </w:rPr>
              <w:t>AJ 2017</w:t>
            </w:r>
          </w:p>
        </w:tc>
        <w:tc>
          <w:tcPr>
            <w:tcW w:w="0" w:type="auto"/>
            <w:tcBorders>
              <w:top w:val="nil"/>
              <w:left w:val="nil"/>
              <w:bottom w:val="single" w:sz="4" w:space="0" w:color="auto"/>
              <w:right w:val="single" w:sz="4" w:space="0" w:color="auto"/>
            </w:tcBorders>
            <w:shd w:val="clear" w:color="auto" w:fill="auto"/>
            <w:noWrap/>
            <w:vAlign w:val="bottom"/>
            <w:hideMark/>
          </w:tcPr>
          <w:p w14:paraId="6738A669" w14:textId="77777777" w:rsidR="00C924B5" w:rsidRDefault="00C924B5">
            <w:pPr>
              <w:jc w:val="center"/>
              <w:rPr>
                <w:rFonts w:ascii="Calibri" w:hAnsi="Calibri" w:cs="Calibri"/>
                <w:color w:val="000000"/>
              </w:rPr>
            </w:pPr>
            <w:r>
              <w:rPr>
                <w:rFonts w:ascii="Calibri" w:hAnsi="Calibri" w:cs="Calibri"/>
                <w:color w:val="000000"/>
              </w:rPr>
              <w:t>0.246</w:t>
            </w:r>
          </w:p>
        </w:tc>
        <w:tc>
          <w:tcPr>
            <w:tcW w:w="0" w:type="auto"/>
            <w:tcBorders>
              <w:top w:val="nil"/>
              <w:left w:val="nil"/>
              <w:bottom w:val="single" w:sz="4" w:space="0" w:color="auto"/>
              <w:right w:val="single" w:sz="4" w:space="0" w:color="auto"/>
            </w:tcBorders>
            <w:shd w:val="clear" w:color="auto" w:fill="auto"/>
            <w:noWrap/>
            <w:vAlign w:val="bottom"/>
            <w:hideMark/>
          </w:tcPr>
          <w:p w14:paraId="0354F3F3" w14:textId="77777777" w:rsidR="00C924B5" w:rsidRDefault="00C924B5">
            <w:pPr>
              <w:jc w:val="center"/>
              <w:rPr>
                <w:rFonts w:ascii="Calibri" w:hAnsi="Calibri" w:cs="Calibri"/>
                <w:color w:val="000000"/>
              </w:rPr>
            </w:pPr>
            <w:r>
              <w:rPr>
                <w:rFonts w:ascii="Calibri" w:hAnsi="Calibri" w:cs="Calibri"/>
                <w:color w:val="000000"/>
              </w:rPr>
              <w:t>0.085</w:t>
            </w:r>
          </w:p>
        </w:tc>
        <w:tc>
          <w:tcPr>
            <w:tcW w:w="0" w:type="auto"/>
            <w:tcBorders>
              <w:top w:val="nil"/>
              <w:left w:val="nil"/>
              <w:bottom w:val="single" w:sz="4" w:space="0" w:color="auto"/>
              <w:right w:val="single" w:sz="4" w:space="0" w:color="auto"/>
            </w:tcBorders>
            <w:shd w:val="clear" w:color="auto" w:fill="auto"/>
            <w:noWrap/>
            <w:vAlign w:val="bottom"/>
            <w:hideMark/>
          </w:tcPr>
          <w:p w14:paraId="6D1F50AB" w14:textId="77777777" w:rsidR="00C924B5" w:rsidRDefault="00C924B5">
            <w:pPr>
              <w:jc w:val="center"/>
              <w:rPr>
                <w:rFonts w:ascii="Calibri" w:hAnsi="Calibri" w:cs="Calibri"/>
                <w:color w:val="000000"/>
              </w:rPr>
            </w:pPr>
            <w:r>
              <w:rPr>
                <w:rFonts w:ascii="Calibri" w:hAnsi="Calibri" w:cs="Calibri"/>
                <w:color w:val="000000"/>
              </w:rPr>
              <w:t>0.184</w:t>
            </w:r>
          </w:p>
        </w:tc>
        <w:tc>
          <w:tcPr>
            <w:tcW w:w="0" w:type="auto"/>
            <w:tcBorders>
              <w:top w:val="nil"/>
              <w:left w:val="nil"/>
              <w:bottom w:val="single" w:sz="4" w:space="0" w:color="auto"/>
              <w:right w:val="single" w:sz="4" w:space="0" w:color="auto"/>
            </w:tcBorders>
            <w:shd w:val="clear" w:color="auto" w:fill="auto"/>
            <w:noWrap/>
            <w:vAlign w:val="bottom"/>
            <w:hideMark/>
          </w:tcPr>
          <w:p w14:paraId="6566B472" w14:textId="77777777" w:rsidR="00C924B5" w:rsidRDefault="00C924B5">
            <w:pPr>
              <w:jc w:val="center"/>
              <w:rPr>
                <w:rFonts w:ascii="Calibri" w:hAnsi="Calibri" w:cs="Calibri"/>
                <w:color w:val="000000"/>
              </w:rPr>
            </w:pPr>
            <w:r>
              <w:rPr>
                <w:rFonts w:ascii="Calibri" w:hAnsi="Calibri" w:cs="Calibri"/>
                <w:color w:val="000000"/>
              </w:rPr>
              <w:t>0.201</w:t>
            </w:r>
          </w:p>
        </w:tc>
      </w:tr>
      <w:tr w:rsidR="00C924B5" w14:paraId="257526B3" w14:textId="77777777" w:rsidTr="00C924B5">
        <w:trPr>
          <w:trHeight w:val="320"/>
        </w:trPr>
        <w:tc>
          <w:tcPr>
            <w:tcW w:w="0" w:type="auto"/>
            <w:gridSpan w:val="5"/>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25255D33" w14:textId="77777777" w:rsidR="00C924B5" w:rsidRDefault="00C924B5">
            <w:pPr>
              <w:jc w:val="center"/>
              <w:rPr>
                <w:rFonts w:ascii="Calibri" w:hAnsi="Calibri" w:cs="Calibri"/>
                <w:color w:val="000000"/>
              </w:rPr>
            </w:pPr>
            <w:r>
              <w:rPr>
                <w:rFonts w:ascii="Calibri" w:hAnsi="Calibri" w:cs="Calibri"/>
                <w:color w:val="000000"/>
              </w:rPr>
              <w:t> </w:t>
            </w:r>
          </w:p>
        </w:tc>
      </w:tr>
      <w:tr w:rsidR="00C924B5" w14:paraId="059B9790" w14:textId="77777777" w:rsidTr="00C924B5">
        <w:trPr>
          <w:trHeight w:val="32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1A5A6B35" w14:textId="77777777" w:rsidR="00C924B5" w:rsidRDefault="00C924B5">
            <w:pPr>
              <w:rPr>
                <w:rFonts w:ascii="Calibri" w:hAnsi="Calibri" w:cs="Calibri"/>
                <w:color w:val="000000"/>
              </w:rPr>
            </w:pPr>
            <w:r>
              <w:rPr>
                <w:rFonts w:ascii="Calibri" w:hAnsi="Calibri" w:cs="Calibri"/>
                <w:color w:val="000000"/>
              </w:rPr>
              <w:t>Dan 2010</w:t>
            </w:r>
          </w:p>
        </w:tc>
        <w:tc>
          <w:tcPr>
            <w:tcW w:w="0" w:type="auto"/>
            <w:gridSpan w:val="2"/>
            <w:tcBorders>
              <w:top w:val="single" w:sz="4" w:space="0" w:color="auto"/>
              <w:left w:val="nil"/>
              <w:bottom w:val="single" w:sz="4" w:space="0" w:color="auto"/>
              <w:right w:val="single" w:sz="4" w:space="0" w:color="auto"/>
            </w:tcBorders>
            <w:shd w:val="clear" w:color="auto" w:fill="auto"/>
            <w:noWrap/>
            <w:vAlign w:val="bottom"/>
            <w:hideMark/>
          </w:tcPr>
          <w:p w14:paraId="19CFA35A" w14:textId="77777777" w:rsidR="00C924B5" w:rsidRDefault="00C924B5">
            <w:pPr>
              <w:jc w:val="center"/>
              <w:rPr>
                <w:rFonts w:ascii="Calibri" w:hAnsi="Calibri" w:cs="Calibri"/>
                <w:color w:val="000000"/>
              </w:rPr>
            </w:pPr>
            <w:r>
              <w:rPr>
                <w:rFonts w:ascii="Calibri" w:hAnsi="Calibri" w:cs="Calibri"/>
                <w:color w:val="000000"/>
              </w:rPr>
              <w:t>NA</w:t>
            </w:r>
          </w:p>
        </w:tc>
        <w:tc>
          <w:tcPr>
            <w:tcW w:w="0" w:type="auto"/>
            <w:gridSpan w:val="2"/>
            <w:tcBorders>
              <w:top w:val="single" w:sz="4" w:space="0" w:color="auto"/>
              <w:left w:val="nil"/>
              <w:bottom w:val="single" w:sz="4" w:space="0" w:color="auto"/>
              <w:right w:val="single" w:sz="4" w:space="0" w:color="auto"/>
            </w:tcBorders>
            <w:shd w:val="clear" w:color="auto" w:fill="auto"/>
            <w:noWrap/>
            <w:vAlign w:val="bottom"/>
            <w:hideMark/>
          </w:tcPr>
          <w:p w14:paraId="4DBA7808" w14:textId="77777777" w:rsidR="00C924B5" w:rsidRDefault="00C924B5">
            <w:pPr>
              <w:jc w:val="center"/>
              <w:rPr>
                <w:rFonts w:ascii="Calibri" w:hAnsi="Calibri" w:cs="Calibri"/>
                <w:color w:val="000000"/>
              </w:rPr>
            </w:pPr>
            <w:r>
              <w:rPr>
                <w:rFonts w:ascii="Calibri" w:hAnsi="Calibri" w:cs="Calibri"/>
                <w:color w:val="000000"/>
              </w:rPr>
              <w:t>NA</w:t>
            </w:r>
          </w:p>
        </w:tc>
      </w:tr>
      <w:tr w:rsidR="00C924B5" w14:paraId="5AD833B6" w14:textId="77777777" w:rsidTr="00C924B5">
        <w:trPr>
          <w:trHeight w:val="32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3D121BD2" w14:textId="77777777" w:rsidR="00C924B5" w:rsidRDefault="00C924B5">
            <w:pPr>
              <w:rPr>
                <w:rFonts w:ascii="Calibri" w:hAnsi="Calibri" w:cs="Calibri"/>
                <w:color w:val="000000"/>
              </w:rPr>
            </w:pPr>
            <w:r>
              <w:rPr>
                <w:rFonts w:ascii="Calibri" w:hAnsi="Calibri" w:cs="Calibri"/>
                <w:color w:val="000000"/>
              </w:rPr>
              <w:t>Dan 2013</w:t>
            </w:r>
          </w:p>
        </w:tc>
        <w:tc>
          <w:tcPr>
            <w:tcW w:w="0" w:type="auto"/>
            <w:tcBorders>
              <w:top w:val="nil"/>
              <w:left w:val="nil"/>
              <w:bottom w:val="single" w:sz="4" w:space="0" w:color="auto"/>
              <w:right w:val="single" w:sz="4" w:space="0" w:color="auto"/>
            </w:tcBorders>
            <w:shd w:val="clear" w:color="auto" w:fill="auto"/>
            <w:noWrap/>
            <w:vAlign w:val="bottom"/>
            <w:hideMark/>
          </w:tcPr>
          <w:p w14:paraId="7AC21D14" w14:textId="77777777" w:rsidR="00C924B5" w:rsidRDefault="00C924B5">
            <w:pPr>
              <w:jc w:val="center"/>
              <w:rPr>
                <w:rFonts w:ascii="Calibri" w:hAnsi="Calibri" w:cs="Calibri"/>
                <w:color w:val="000000"/>
              </w:rPr>
            </w:pPr>
            <w:r>
              <w:rPr>
                <w:rFonts w:ascii="Calibri" w:hAnsi="Calibri" w:cs="Calibri"/>
                <w:color w:val="000000"/>
              </w:rPr>
              <w:t>0.038</w:t>
            </w:r>
          </w:p>
        </w:tc>
        <w:tc>
          <w:tcPr>
            <w:tcW w:w="0" w:type="auto"/>
            <w:tcBorders>
              <w:top w:val="nil"/>
              <w:left w:val="nil"/>
              <w:bottom w:val="single" w:sz="4" w:space="0" w:color="auto"/>
              <w:right w:val="single" w:sz="4" w:space="0" w:color="auto"/>
            </w:tcBorders>
            <w:shd w:val="clear" w:color="auto" w:fill="auto"/>
            <w:noWrap/>
            <w:vAlign w:val="bottom"/>
            <w:hideMark/>
          </w:tcPr>
          <w:p w14:paraId="03E287A6" w14:textId="77777777" w:rsidR="00C924B5" w:rsidRDefault="00C924B5">
            <w:pPr>
              <w:jc w:val="center"/>
              <w:rPr>
                <w:rFonts w:ascii="Calibri" w:hAnsi="Calibri" w:cs="Calibri"/>
                <w:color w:val="000000"/>
              </w:rPr>
            </w:pPr>
            <w:r>
              <w:rPr>
                <w:rFonts w:ascii="Calibri" w:hAnsi="Calibri" w:cs="Calibri"/>
                <w:color w:val="000000"/>
              </w:rPr>
              <w:t>0.705</w:t>
            </w:r>
          </w:p>
        </w:tc>
        <w:tc>
          <w:tcPr>
            <w:tcW w:w="0" w:type="auto"/>
            <w:tcBorders>
              <w:top w:val="nil"/>
              <w:left w:val="nil"/>
              <w:bottom w:val="single" w:sz="4" w:space="0" w:color="auto"/>
              <w:right w:val="single" w:sz="4" w:space="0" w:color="auto"/>
            </w:tcBorders>
            <w:shd w:val="clear" w:color="auto" w:fill="auto"/>
            <w:noWrap/>
            <w:vAlign w:val="bottom"/>
            <w:hideMark/>
          </w:tcPr>
          <w:p w14:paraId="247A96B1" w14:textId="77777777" w:rsidR="00C924B5" w:rsidRDefault="00C924B5">
            <w:pPr>
              <w:jc w:val="center"/>
              <w:rPr>
                <w:rFonts w:ascii="Calibri" w:hAnsi="Calibri" w:cs="Calibri"/>
                <w:color w:val="000000"/>
              </w:rPr>
            </w:pPr>
            <w:r>
              <w:rPr>
                <w:rFonts w:ascii="Calibri" w:hAnsi="Calibri" w:cs="Calibri"/>
                <w:color w:val="000000"/>
              </w:rPr>
              <w:t>0.143</w:t>
            </w:r>
          </w:p>
        </w:tc>
        <w:tc>
          <w:tcPr>
            <w:tcW w:w="0" w:type="auto"/>
            <w:tcBorders>
              <w:top w:val="nil"/>
              <w:left w:val="nil"/>
              <w:bottom w:val="single" w:sz="4" w:space="0" w:color="auto"/>
              <w:right w:val="single" w:sz="4" w:space="0" w:color="auto"/>
            </w:tcBorders>
            <w:shd w:val="clear" w:color="auto" w:fill="auto"/>
            <w:noWrap/>
            <w:vAlign w:val="bottom"/>
            <w:hideMark/>
          </w:tcPr>
          <w:p w14:paraId="0DF3BE4C" w14:textId="77777777" w:rsidR="00C924B5" w:rsidRDefault="00C924B5">
            <w:pPr>
              <w:jc w:val="center"/>
              <w:rPr>
                <w:rFonts w:ascii="Calibri" w:hAnsi="Calibri" w:cs="Calibri"/>
                <w:color w:val="000000"/>
              </w:rPr>
            </w:pPr>
            <w:r>
              <w:rPr>
                <w:rFonts w:ascii="Calibri" w:hAnsi="Calibri" w:cs="Calibri"/>
                <w:color w:val="000000"/>
              </w:rPr>
              <w:t>0.154</w:t>
            </w:r>
          </w:p>
        </w:tc>
      </w:tr>
      <w:tr w:rsidR="00C924B5" w14:paraId="560541D2" w14:textId="77777777" w:rsidTr="00C924B5">
        <w:trPr>
          <w:trHeight w:val="32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3344BF9C" w14:textId="77777777" w:rsidR="00C924B5" w:rsidRDefault="00C924B5">
            <w:pPr>
              <w:rPr>
                <w:rFonts w:ascii="Calibri" w:hAnsi="Calibri" w:cs="Calibri"/>
                <w:color w:val="000000"/>
              </w:rPr>
            </w:pPr>
            <w:r>
              <w:rPr>
                <w:rFonts w:ascii="Calibri" w:hAnsi="Calibri" w:cs="Calibri"/>
                <w:color w:val="000000"/>
              </w:rPr>
              <w:t>Dan 2015</w:t>
            </w:r>
          </w:p>
        </w:tc>
        <w:tc>
          <w:tcPr>
            <w:tcW w:w="0" w:type="auto"/>
            <w:tcBorders>
              <w:top w:val="nil"/>
              <w:left w:val="nil"/>
              <w:bottom w:val="single" w:sz="4" w:space="0" w:color="auto"/>
              <w:right w:val="single" w:sz="4" w:space="0" w:color="auto"/>
            </w:tcBorders>
            <w:shd w:val="clear" w:color="auto" w:fill="auto"/>
            <w:noWrap/>
            <w:vAlign w:val="bottom"/>
            <w:hideMark/>
          </w:tcPr>
          <w:p w14:paraId="6F778C20" w14:textId="77777777" w:rsidR="00C924B5" w:rsidRDefault="00C924B5">
            <w:pPr>
              <w:jc w:val="center"/>
              <w:rPr>
                <w:rFonts w:ascii="Calibri" w:hAnsi="Calibri" w:cs="Calibri"/>
                <w:color w:val="000000"/>
              </w:rPr>
            </w:pPr>
            <w:r>
              <w:rPr>
                <w:rFonts w:ascii="Calibri" w:hAnsi="Calibri" w:cs="Calibri"/>
                <w:color w:val="000000"/>
              </w:rPr>
              <w:t>0.139</w:t>
            </w:r>
          </w:p>
        </w:tc>
        <w:tc>
          <w:tcPr>
            <w:tcW w:w="0" w:type="auto"/>
            <w:tcBorders>
              <w:top w:val="nil"/>
              <w:left w:val="nil"/>
              <w:bottom w:val="single" w:sz="4" w:space="0" w:color="auto"/>
              <w:right w:val="single" w:sz="4" w:space="0" w:color="auto"/>
            </w:tcBorders>
            <w:shd w:val="clear" w:color="auto" w:fill="auto"/>
            <w:noWrap/>
            <w:vAlign w:val="bottom"/>
            <w:hideMark/>
          </w:tcPr>
          <w:p w14:paraId="58479A44" w14:textId="77777777" w:rsidR="00C924B5" w:rsidRDefault="00C924B5">
            <w:pPr>
              <w:jc w:val="center"/>
              <w:rPr>
                <w:rFonts w:ascii="Calibri" w:hAnsi="Calibri" w:cs="Calibri"/>
                <w:color w:val="000000"/>
              </w:rPr>
            </w:pPr>
            <w:r>
              <w:rPr>
                <w:rFonts w:ascii="Calibri" w:hAnsi="Calibri" w:cs="Calibri"/>
                <w:color w:val="000000"/>
              </w:rPr>
              <w:t>0.17</w:t>
            </w:r>
          </w:p>
        </w:tc>
        <w:tc>
          <w:tcPr>
            <w:tcW w:w="0" w:type="auto"/>
            <w:tcBorders>
              <w:top w:val="nil"/>
              <w:left w:val="nil"/>
              <w:bottom w:val="single" w:sz="4" w:space="0" w:color="auto"/>
              <w:right w:val="single" w:sz="4" w:space="0" w:color="auto"/>
            </w:tcBorders>
            <w:shd w:val="clear" w:color="auto" w:fill="auto"/>
            <w:noWrap/>
            <w:vAlign w:val="bottom"/>
            <w:hideMark/>
          </w:tcPr>
          <w:p w14:paraId="4DF5F93F" w14:textId="77777777" w:rsidR="00C924B5" w:rsidRDefault="00C924B5">
            <w:pPr>
              <w:jc w:val="center"/>
              <w:rPr>
                <w:rFonts w:ascii="Calibri" w:hAnsi="Calibri" w:cs="Calibri"/>
                <w:color w:val="000000"/>
              </w:rPr>
            </w:pPr>
            <w:r>
              <w:rPr>
                <w:rFonts w:ascii="Calibri" w:hAnsi="Calibri" w:cs="Calibri"/>
                <w:color w:val="000000"/>
              </w:rPr>
              <w:t>0.207</w:t>
            </w:r>
          </w:p>
        </w:tc>
        <w:tc>
          <w:tcPr>
            <w:tcW w:w="0" w:type="auto"/>
            <w:tcBorders>
              <w:top w:val="nil"/>
              <w:left w:val="nil"/>
              <w:bottom w:val="single" w:sz="4" w:space="0" w:color="auto"/>
              <w:right w:val="single" w:sz="4" w:space="0" w:color="auto"/>
            </w:tcBorders>
            <w:shd w:val="clear" w:color="auto" w:fill="auto"/>
            <w:noWrap/>
            <w:vAlign w:val="bottom"/>
            <w:hideMark/>
          </w:tcPr>
          <w:p w14:paraId="7067B7DB" w14:textId="77777777" w:rsidR="00C924B5" w:rsidRDefault="00C924B5">
            <w:pPr>
              <w:jc w:val="center"/>
              <w:rPr>
                <w:rFonts w:ascii="Calibri" w:hAnsi="Calibri" w:cs="Calibri"/>
                <w:color w:val="000000"/>
              </w:rPr>
            </w:pPr>
            <w:r>
              <w:rPr>
                <w:rFonts w:ascii="Calibri" w:hAnsi="Calibri" w:cs="Calibri"/>
                <w:color w:val="000000"/>
              </w:rPr>
              <w:t>0.037*</w:t>
            </w:r>
          </w:p>
        </w:tc>
      </w:tr>
    </w:tbl>
    <w:p w14:paraId="194A1401" w14:textId="5A72C348" w:rsidR="00C97033" w:rsidRDefault="00C97033">
      <w:pPr>
        <w:rPr>
          <w:color w:val="000000"/>
          <w:highlight w:val="yellow"/>
        </w:rPr>
      </w:pPr>
    </w:p>
    <w:p w14:paraId="102DD7AD" w14:textId="77777777" w:rsidR="00C97033" w:rsidRDefault="00C97033">
      <w:pPr>
        <w:rPr>
          <w:color w:val="000000"/>
          <w:highlight w:val="yellow"/>
        </w:rPr>
      </w:pPr>
    </w:p>
    <w:p w14:paraId="6B2DE82C" w14:textId="24CB4B27" w:rsidR="008419A0" w:rsidRPr="008E6B84" w:rsidRDefault="008419A0" w:rsidP="008419A0">
      <w:r>
        <w:rPr>
          <w:rFonts w:ascii="inherit" w:hAnsi="inherit"/>
          <w:bdr w:val="none" w:sz="0" w:space="0" w:color="auto" w:frame="1"/>
          <w:shd w:val="clear" w:color="auto" w:fill="FFFFFF"/>
        </w:rPr>
        <w:t xml:space="preserve">Scatter plots indicated a nonlinear relationship between the number of offspring </w:t>
      </w:r>
      <w:r w:rsidRPr="008E6B84">
        <w:rPr>
          <w:rFonts w:ascii="inherit" w:hAnsi="inherit"/>
          <w:bdr w:val="none" w:sz="0" w:space="0" w:color="auto" w:frame="1"/>
          <w:shd w:val="clear" w:color="auto" w:fill="FFFFFF"/>
        </w:rPr>
        <w:t>and TL, where intermediate-sized individuals often have the highest reproductive output (figure 2). This result could potentially be explained by the fact that these fish may be too young to exhibit the expected relationship between length and number of viable gametes. In addition, intermediate-sized individuals are more common in these ponds and, if reproductive success is random with respect to length, then individuals that contribute a disproportionate number of offspring are more likely to be intermediate in size.</w:t>
      </w:r>
      <w:r w:rsidRPr="008E6B84">
        <w:rPr>
          <w:rFonts w:ascii="&amp;quot" w:hAnsi="&amp;quot"/>
          <w:bdr w:val="none" w:sz="0" w:space="0" w:color="auto" w:frame="1"/>
          <w:shd w:val="clear" w:color="auto" w:fill="FFFFFF"/>
        </w:rPr>
        <w:t> While correlation coefficient analysis failed to detect a correspondence between offspring count and TL, such nonlinear distributions may not be appropriate for correlation coefficient analysis, since the relationship between offspring counts and length are neither linear nor monotonic. This phenomenon should be investigated further to provide better understanding of the relationship between TL and reproductive success.</w:t>
      </w:r>
      <w:r w:rsidRPr="008E6B84">
        <w:t xml:space="preserve"> </w:t>
      </w:r>
    </w:p>
    <w:p w14:paraId="5B30E26F" w14:textId="77777777" w:rsidR="008419A0" w:rsidRPr="008E6B84" w:rsidRDefault="008419A0" w:rsidP="008419A0"/>
    <w:p w14:paraId="1EE2545A" w14:textId="20FBE32C" w:rsidR="008419A0" w:rsidRDefault="008419A0" w:rsidP="008419A0">
      <w:pPr>
        <w:rPr>
          <w:rFonts w:ascii="Arial" w:hAnsi="Arial"/>
          <w:b/>
          <w:bCs/>
          <w:sz w:val="20"/>
          <w:szCs w:val="18"/>
        </w:rPr>
      </w:pPr>
      <w:r w:rsidRPr="008E6B84">
        <w:rPr>
          <w:color w:val="000000"/>
        </w:rPr>
        <w:t xml:space="preserve">Reproductive success of individual parents exhibited the expected distribution based on random contributions of individuals where most individuals produced few or no offspring and a few </w:t>
      </w:r>
      <w:proofErr w:type="spellStart"/>
      <w:r w:rsidRPr="008E6B84">
        <w:rPr>
          <w:color w:val="000000"/>
        </w:rPr>
        <w:t>aduts</w:t>
      </w:r>
      <w:proofErr w:type="spellEnd"/>
      <w:r w:rsidRPr="008E6B84">
        <w:rPr>
          <w:color w:val="000000"/>
        </w:rPr>
        <w:t xml:space="preserve"> contribution many progeny (see figure 3 for examples).  A large fraction of individuals failed to produce offspring on average; however, the number of individuals failing to contribute any given year at each location was highly variable.  For example, the majority of parents contributed</w:t>
      </w:r>
      <w:r>
        <w:rPr>
          <w:color w:val="000000"/>
        </w:rPr>
        <w:t xml:space="preserve"> </w:t>
      </w:r>
      <w:r>
        <w:rPr>
          <w:color w:val="000000"/>
        </w:rPr>
        <w:lastRenderedPageBreak/>
        <w:t>progeny in AJ 2011 (66 females, 72</w:t>
      </w:r>
      <w:r w:rsidRPr="001E223B">
        <w:rPr>
          <w:color w:val="000000"/>
        </w:rPr>
        <w:t xml:space="preserve"> males) </w:t>
      </w:r>
      <w:r>
        <w:rPr>
          <w:color w:val="000000"/>
        </w:rPr>
        <w:t>with individuals producing 1 to 28 progeny. R</w:t>
      </w:r>
      <w:r w:rsidRPr="001E223B">
        <w:rPr>
          <w:color w:val="000000"/>
        </w:rPr>
        <w:t>elativel</w:t>
      </w:r>
      <w:r>
        <w:rPr>
          <w:color w:val="000000"/>
        </w:rPr>
        <w:t>y few adults contributed to reproduction in AJ 2014 (12 females, 7</w:t>
      </w:r>
      <w:r w:rsidRPr="001E223B">
        <w:rPr>
          <w:color w:val="000000"/>
        </w:rPr>
        <w:t xml:space="preserve"> males)</w:t>
      </w:r>
      <w:r>
        <w:rPr>
          <w:color w:val="000000"/>
        </w:rPr>
        <w:t>, with a few of these contributing the majority of the offspring(e.g., 1 female and 1 male produced 75 and 78 progeny, respectively)</w:t>
      </w:r>
      <w:r w:rsidRPr="001E223B">
        <w:rPr>
          <w:color w:val="000000"/>
        </w:rPr>
        <w:t>.</w:t>
      </w:r>
    </w:p>
    <w:p w14:paraId="5DCF1146" w14:textId="3740E1F9" w:rsidR="009B05C9" w:rsidRDefault="009B05C9" w:rsidP="00E40215">
      <w:pPr>
        <w:autoSpaceDE w:val="0"/>
        <w:autoSpaceDN w:val="0"/>
        <w:adjustRightInd w:val="0"/>
        <w:rPr>
          <w:rFonts w:ascii="Arial" w:hAnsi="Arial"/>
          <w:b/>
          <w:bCs/>
          <w:sz w:val="20"/>
          <w:szCs w:val="18"/>
        </w:rPr>
      </w:pPr>
    </w:p>
    <w:p w14:paraId="60276693" w14:textId="77777777" w:rsidR="004C6B6E" w:rsidRDefault="004C6B6E" w:rsidP="004C6B6E">
      <w:pPr>
        <w:keepNext/>
      </w:pPr>
      <w:r>
        <w:rPr>
          <w:noProof/>
        </w:rPr>
        <w:drawing>
          <wp:inline distT="0" distB="0" distL="0" distR="0" wp14:anchorId="3B906CE3" wp14:editId="7E2785C6">
            <wp:extent cx="5029200" cy="5021580"/>
            <wp:effectExtent l="0" t="0" r="0" b="762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AJ DAN length vs # offspring .png"/>
                    <pic:cNvPicPr/>
                  </pic:nvPicPr>
                  <pic:blipFill>
                    <a:blip r:embed="rId46">
                      <a:extLst>
                        <a:ext uri="{28A0092B-C50C-407E-A947-70E740481C1C}">
                          <a14:useLocalDpi xmlns:a14="http://schemas.microsoft.com/office/drawing/2010/main" val="0"/>
                        </a:ext>
                      </a:extLst>
                    </a:blip>
                    <a:stretch>
                      <a:fillRect/>
                    </a:stretch>
                  </pic:blipFill>
                  <pic:spPr>
                    <a:xfrm>
                      <a:off x="0" y="0"/>
                      <a:ext cx="5029200" cy="5021580"/>
                    </a:xfrm>
                    <a:prstGeom prst="rect">
                      <a:avLst/>
                    </a:prstGeom>
                  </pic:spPr>
                </pic:pic>
              </a:graphicData>
            </a:graphic>
          </wp:inline>
        </w:drawing>
      </w:r>
    </w:p>
    <w:p w14:paraId="6296F502" w14:textId="14BF91F6" w:rsidR="004C6B6E" w:rsidRDefault="004C6B6E" w:rsidP="004C6B6E">
      <w:pPr>
        <w:pStyle w:val="Caption"/>
      </w:pPr>
      <w:bookmarkStart w:id="74" w:name="_Toc29994294"/>
      <w:r>
        <w:t xml:space="preserve">Figure </w:t>
      </w:r>
      <w:r w:rsidR="00B94D3F">
        <w:fldChar w:fldCharType="begin"/>
      </w:r>
      <w:r w:rsidR="00B94D3F">
        <w:instrText xml:space="preserve"> SEQ Figure \* ARABIC </w:instrText>
      </w:r>
      <w:r w:rsidR="00B94D3F">
        <w:fldChar w:fldCharType="separate"/>
      </w:r>
      <w:r w:rsidR="0054402B">
        <w:rPr>
          <w:noProof/>
        </w:rPr>
        <w:t>2</w:t>
      </w:r>
      <w:r w:rsidR="00B94D3F">
        <w:rPr>
          <w:noProof/>
        </w:rPr>
        <w:fldChar w:fldCharType="end"/>
      </w:r>
      <w:r>
        <w:t>.</w:t>
      </w:r>
      <w:r w:rsidR="00115D77">
        <w:rPr>
          <w:rFonts w:cs="Arial"/>
        </w:rPr>
        <w:t>—</w:t>
      </w:r>
      <w:r>
        <w:t>Scatterplots of individual length against number of offspring</w:t>
      </w:r>
      <w:r w:rsidR="00CB1CBB">
        <w:t xml:space="preserve"> for samples from AJ and DAN.</w:t>
      </w:r>
      <w:bookmarkEnd w:id="74"/>
    </w:p>
    <w:p w14:paraId="378B3B99" w14:textId="77777777" w:rsidR="003F4CFE" w:rsidRDefault="003F4CFE" w:rsidP="003F4CFE">
      <w:pPr>
        <w:autoSpaceDE w:val="0"/>
        <w:autoSpaceDN w:val="0"/>
        <w:adjustRightInd w:val="0"/>
        <w:rPr>
          <w:color w:val="000000"/>
        </w:rPr>
      </w:pPr>
    </w:p>
    <w:p w14:paraId="07D3EAE3" w14:textId="77777777" w:rsidR="008419A0" w:rsidRDefault="008419A0" w:rsidP="00F02F51">
      <w:pPr>
        <w:autoSpaceDE w:val="0"/>
        <w:autoSpaceDN w:val="0"/>
        <w:adjustRightInd w:val="0"/>
        <w:rPr>
          <w:color w:val="000000"/>
        </w:rPr>
      </w:pPr>
    </w:p>
    <w:p w14:paraId="47934476" w14:textId="164FA0AE" w:rsidR="003F4CFE" w:rsidRDefault="008419A0" w:rsidP="00F02F51">
      <w:pPr>
        <w:autoSpaceDE w:val="0"/>
        <w:autoSpaceDN w:val="0"/>
        <w:adjustRightInd w:val="0"/>
        <w:rPr>
          <w:color w:val="000000"/>
        </w:rPr>
      </w:pPr>
      <w:r w:rsidRPr="001E223B">
        <w:rPr>
          <w:color w:val="000000"/>
        </w:rPr>
        <w:t xml:space="preserve">The </w:t>
      </w:r>
      <w:r w:rsidR="00F02F51" w:rsidRPr="001E223B">
        <w:rPr>
          <w:color w:val="000000"/>
        </w:rPr>
        <w:t>number</w:t>
      </w:r>
      <w:r w:rsidR="00F02F51">
        <w:rPr>
          <w:color w:val="000000"/>
        </w:rPr>
        <w:t xml:space="preserve"> of adults contributing offspring and how many they produce</w:t>
      </w:r>
      <w:r w:rsidR="00F02F51" w:rsidRPr="001E223B">
        <w:rPr>
          <w:color w:val="000000"/>
        </w:rPr>
        <w:t xml:space="preserve"> may be influenced by </w:t>
      </w:r>
      <w:r w:rsidR="00F02F51">
        <w:rPr>
          <w:color w:val="000000"/>
        </w:rPr>
        <w:t>factors like the timing and</w:t>
      </w:r>
      <w:r w:rsidR="00F02F51" w:rsidRPr="001E223B">
        <w:rPr>
          <w:color w:val="000000"/>
        </w:rPr>
        <w:t xml:space="preserve"> number of progeny sampled and age of progeny (e.g., larvae, juveniles) considered. </w:t>
      </w:r>
      <w:r w:rsidR="00F02F51">
        <w:rPr>
          <w:color w:val="000000"/>
        </w:rPr>
        <w:t xml:space="preserve"> Perhaps most significantly</w:t>
      </w:r>
      <w:r w:rsidR="00F02F51" w:rsidRPr="001E223B">
        <w:rPr>
          <w:color w:val="000000"/>
        </w:rPr>
        <w:t xml:space="preserve">, </w:t>
      </w:r>
      <w:r w:rsidR="00F02F51">
        <w:rPr>
          <w:color w:val="000000"/>
        </w:rPr>
        <w:t xml:space="preserve">variation in levels of mortality </w:t>
      </w:r>
      <w:r w:rsidR="00F02F51" w:rsidRPr="001E223B">
        <w:rPr>
          <w:color w:val="000000"/>
        </w:rPr>
        <w:t>among years and locations</w:t>
      </w:r>
      <w:r w:rsidR="00F02F51">
        <w:rPr>
          <w:color w:val="000000"/>
        </w:rPr>
        <w:t xml:space="preserve"> will have a dramatic impact on the number and sex of adults that </w:t>
      </w:r>
      <w:r w:rsidR="00F02F51" w:rsidRPr="001E223B">
        <w:rPr>
          <w:color w:val="000000"/>
        </w:rPr>
        <w:t>contribut</w:t>
      </w:r>
      <w:r w:rsidR="00F02F51">
        <w:rPr>
          <w:color w:val="000000"/>
        </w:rPr>
        <w:t>e</w:t>
      </w:r>
      <w:r w:rsidR="00F02F51" w:rsidRPr="001E223B">
        <w:rPr>
          <w:color w:val="000000"/>
        </w:rPr>
        <w:t xml:space="preserve"> offspring and</w:t>
      </w:r>
      <w:r w:rsidR="00F02F51">
        <w:rPr>
          <w:color w:val="000000"/>
        </w:rPr>
        <w:t xml:space="preserve"> their </w:t>
      </w:r>
      <w:r w:rsidR="00F02F51" w:rsidRPr="001E223B">
        <w:rPr>
          <w:color w:val="000000"/>
        </w:rPr>
        <w:t xml:space="preserve">reproductive </w:t>
      </w:r>
      <w:r w:rsidR="003F4CFE" w:rsidRPr="001E223B">
        <w:rPr>
          <w:color w:val="000000"/>
        </w:rPr>
        <w:t>success</w:t>
      </w:r>
      <w:r w:rsidR="003F4CFE">
        <w:rPr>
          <w:color w:val="000000"/>
        </w:rPr>
        <w:t xml:space="preserve"> (see below). This mortality is a significant factor that needs to be addressed in the design of refugial backwater populations</w:t>
      </w:r>
      <w:r w:rsidR="003F4CFE" w:rsidRPr="001E223B">
        <w:rPr>
          <w:color w:val="000000"/>
        </w:rPr>
        <w:t>.</w:t>
      </w:r>
    </w:p>
    <w:p w14:paraId="29DE89D2" w14:textId="77777777" w:rsidR="003F4CFE" w:rsidRDefault="003F4CFE"/>
    <w:p w14:paraId="401B1572" w14:textId="77777777" w:rsidR="00D71B03" w:rsidRDefault="00D71B03" w:rsidP="00AC02DF">
      <w:pPr>
        <w:autoSpaceDE w:val="0"/>
        <w:autoSpaceDN w:val="0"/>
        <w:adjustRightInd w:val="0"/>
        <w:rPr>
          <w:color w:val="000000"/>
        </w:rPr>
        <w:sectPr w:rsidR="00D71B03" w:rsidSect="004C279A">
          <w:pgSz w:w="12240" w:h="15840" w:code="1"/>
          <w:pgMar w:top="1440" w:right="2160" w:bottom="1440" w:left="2160" w:header="720" w:footer="720" w:gutter="0"/>
          <w:cols w:space="720"/>
          <w:titlePg/>
          <w:docGrid w:linePitch="360"/>
        </w:sectPr>
      </w:pPr>
    </w:p>
    <w:p w14:paraId="09295B3A" w14:textId="5F0898F0" w:rsidR="00AC02DF" w:rsidRDefault="00AC02DF" w:rsidP="002C2251">
      <w:pPr>
        <w:autoSpaceDE w:val="0"/>
        <w:autoSpaceDN w:val="0"/>
        <w:adjustRightInd w:val="0"/>
        <w:rPr>
          <w:color w:val="000000"/>
        </w:rPr>
      </w:pPr>
    </w:p>
    <w:p w14:paraId="34EB9871" w14:textId="65FDF433" w:rsidR="0054620D" w:rsidRDefault="00DA3629">
      <w:pPr>
        <w:rPr>
          <w:color w:val="000000"/>
        </w:rPr>
        <w:sectPr w:rsidR="0054620D" w:rsidSect="0054620D">
          <w:pgSz w:w="15840" w:h="12240" w:orient="landscape" w:code="1"/>
          <w:pgMar w:top="2160" w:right="1440" w:bottom="2160" w:left="1440" w:header="720" w:footer="720" w:gutter="0"/>
          <w:cols w:space="720"/>
          <w:titlePg/>
          <w:docGrid w:linePitch="360"/>
        </w:sectPr>
      </w:pPr>
      <w:r>
        <w:rPr>
          <w:noProof/>
          <w:color w:val="000000"/>
        </w:rPr>
        <w:drawing>
          <wp:inline distT="0" distB="0" distL="0" distR="0" wp14:anchorId="5A8E41D6" wp14:editId="01ADCD4A">
            <wp:extent cx="7004419" cy="4421981"/>
            <wp:effectExtent l="0" t="0" r="635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rep success aj 11_14.jpg"/>
                    <pic:cNvPicPr/>
                  </pic:nvPicPr>
                  <pic:blipFill>
                    <a:blip r:embed="rId47" cstate="print">
                      <a:extLst>
                        <a:ext uri="{BEBA8EAE-BF5A-486C-A8C5-ECC9F3942E4B}">
                          <a14:imgProps xmlns:a14="http://schemas.microsoft.com/office/drawing/2010/main">
                            <a14:imgLayer r:embed="rId48">
                              <a14:imgEffect>
                                <a14:brightnessContrast bright="1000"/>
                              </a14:imgEffect>
                            </a14:imgLayer>
                          </a14:imgProps>
                        </a:ext>
                        <a:ext uri="{28A0092B-C50C-407E-A947-70E740481C1C}">
                          <a14:useLocalDpi xmlns:a14="http://schemas.microsoft.com/office/drawing/2010/main" val="0"/>
                        </a:ext>
                      </a:extLst>
                    </a:blip>
                    <a:stretch>
                      <a:fillRect/>
                    </a:stretch>
                  </pic:blipFill>
                  <pic:spPr>
                    <a:xfrm>
                      <a:off x="0" y="0"/>
                      <a:ext cx="7017973" cy="4430538"/>
                    </a:xfrm>
                    <a:prstGeom prst="rect">
                      <a:avLst/>
                    </a:prstGeom>
                  </pic:spPr>
                </pic:pic>
              </a:graphicData>
            </a:graphic>
          </wp:inline>
        </w:drawing>
      </w:r>
      <w:r w:rsidR="000802B2">
        <w:rPr>
          <w:noProof/>
        </w:rPr>
        <mc:AlternateContent>
          <mc:Choice Requires="wps">
            <w:drawing>
              <wp:anchor distT="0" distB="0" distL="114300" distR="114300" simplePos="0" relativeHeight="251660288" behindDoc="0" locked="0" layoutInCell="1" allowOverlap="1" wp14:anchorId="4BA72E2E" wp14:editId="09352E29">
                <wp:simplePos x="0" y="0"/>
                <wp:positionH relativeFrom="margin">
                  <wp:align>left</wp:align>
                </wp:positionH>
                <wp:positionV relativeFrom="paragraph">
                  <wp:posOffset>4465320</wp:posOffset>
                </wp:positionV>
                <wp:extent cx="7200900" cy="635"/>
                <wp:effectExtent l="0" t="0" r="0" b="0"/>
                <wp:wrapSquare wrapText="bothSides"/>
                <wp:docPr id="25" name="Text Box 25"/>
                <wp:cNvGraphicFramePr/>
                <a:graphic xmlns:a="http://schemas.openxmlformats.org/drawingml/2006/main">
                  <a:graphicData uri="http://schemas.microsoft.com/office/word/2010/wordprocessingShape">
                    <wps:wsp>
                      <wps:cNvSpPr txBox="1"/>
                      <wps:spPr>
                        <a:xfrm>
                          <a:off x="0" y="0"/>
                          <a:ext cx="7200900" cy="635"/>
                        </a:xfrm>
                        <a:prstGeom prst="rect">
                          <a:avLst/>
                        </a:prstGeom>
                        <a:solidFill>
                          <a:prstClr val="white"/>
                        </a:solidFill>
                        <a:ln>
                          <a:noFill/>
                        </a:ln>
                      </wps:spPr>
                      <wps:txbx>
                        <w:txbxContent>
                          <w:p w14:paraId="7C80BA38" w14:textId="6124E95A" w:rsidR="00E06A59" w:rsidRPr="0057710F" w:rsidRDefault="00E06A59" w:rsidP="000802B2">
                            <w:pPr>
                              <w:pStyle w:val="Caption"/>
                              <w:rPr>
                                <w:rFonts w:ascii="Times New Roman" w:hAnsi="Times New Roman"/>
                                <w:noProof/>
                                <w:color w:val="000000"/>
                                <w:sz w:val="24"/>
                                <w:szCs w:val="24"/>
                              </w:rPr>
                            </w:pPr>
                            <w:bookmarkStart w:id="75" w:name="_Toc29994295"/>
                            <w:r>
                              <w:t xml:space="preserve">Figure </w:t>
                            </w:r>
                            <w:r w:rsidR="00B94D3F">
                              <w:fldChar w:fldCharType="begin"/>
                            </w:r>
                            <w:r w:rsidR="00B94D3F">
                              <w:instrText xml:space="preserve"> SEQ Figure \* ARABIC </w:instrText>
                            </w:r>
                            <w:r w:rsidR="00B94D3F">
                              <w:fldChar w:fldCharType="separate"/>
                            </w:r>
                            <w:r>
                              <w:rPr>
                                <w:noProof/>
                              </w:rPr>
                              <w:t>3</w:t>
                            </w:r>
                            <w:r w:rsidR="00B94D3F">
                              <w:rPr>
                                <w:noProof/>
                              </w:rPr>
                              <w:fldChar w:fldCharType="end"/>
                            </w:r>
                            <w:r>
                              <w:t>.</w:t>
                            </w:r>
                            <w:r>
                              <w:rPr>
                                <w:rFonts w:cs="Arial"/>
                              </w:rPr>
                              <w:t>—</w:t>
                            </w:r>
                            <w:r>
                              <w:t xml:space="preserve">Examples of reproductive success in RASU backwater populations. </w:t>
                            </w:r>
                            <w:r w:rsidRPr="000802B2">
                              <w:rPr>
                                <w:b w:val="0"/>
                              </w:rPr>
                              <w:t>Number of offspring contributed by individual females and males are indicated by open and shaded bars, respectively.</w:t>
                            </w:r>
                            <w:bookmarkEnd w:id="7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4BA72E2E" id="_x0000_t202" coordsize="21600,21600" o:spt="202" path="m,l,21600r21600,l21600,xe">
                <v:stroke joinstyle="miter"/>
                <v:path gradientshapeok="t" o:connecttype="rect"/>
              </v:shapetype>
              <v:shape id="Text Box 25" o:spid="_x0000_s1026" type="#_x0000_t202" style="position:absolute;margin-left:0;margin-top:351.6pt;width:567pt;height:.05pt;z-index:251660288;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" stroked="f">
                <v:textbox style="mso-fit-shape-to-text:t" inset="0,0,0,0">
                  <w:txbxContent>
                    <w:p w14:paraId="7C80BA38" w14:textId="6124E95A" w:rsidR="00E06A59" w:rsidRPr="0057710F" w:rsidRDefault="00E06A59" w:rsidP="000802B2">
                      <w:pPr>
                        <w:pStyle w:val="Caption"/>
                        <w:rPr>
                          <w:rFonts w:ascii="Times New Roman" w:hAnsi="Times New Roman"/>
                          <w:noProof/>
                          <w:color w:val="000000"/>
                          <w:sz w:val="24"/>
                          <w:szCs w:val="24"/>
                        </w:rPr>
                      </w:pPr>
                      <w:bookmarkStart w:id="69" w:name="_Toc29994295"/>
                      <w:r>
                        <w:t xml:space="preserve">Figure </w:t>
                      </w:r>
                      <w:r w:rsidR="006877AE">
                        <w:fldChar w:fldCharType="begin"/>
                      </w:r>
                      <w:r w:rsidR="006877AE">
                        <w:instrText xml:space="preserve"> SEQ Figure \* ARABIC </w:instrText>
                      </w:r>
                      <w:r w:rsidR="006877AE">
                        <w:fldChar w:fldCharType="separate"/>
                      </w:r>
                      <w:r>
                        <w:rPr>
                          <w:noProof/>
                        </w:rPr>
                        <w:t>3</w:t>
                      </w:r>
                      <w:r w:rsidR="006877AE">
                        <w:rPr>
                          <w:noProof/>
                        </w:rPr>
                        <w:fldChar w:fldCharType="end"/>
                      </w:r>
                      <w:r>
                        <w:t>.</w:t>
                      </w:r>
                      <w:r>
                        <w:rPr>
                          <w:rFonts w:cs="Arial"/>
                        </w:rPr>
                        <w:t>—</w:t>
                      </w:r>
                      <w:r>
                        <w:t xml:space="preserve">Examples of reproductive success in RASU backwater populations. </w:t>
                      </w:r>
                      <w:r w:rsidRPr="000802B2">
                        <w:rPr>
                          <w:b w:val="0"/>
                        </w:rPr>
                        <w:t>Number of offspring contributed by individual females and males are indicated by open and shaded bars, respectively.</w:t>
                      </w:r>
                      <w:bookmarkEnd w:id="69"/>
                    </w:p>
                  </w:txbxContent>
                </v:textbox>
                <w10:wrap type="square" anchorx="margin"/>
              </v:shape>
            </w:pict>
          </mc:Fallback>
        </mc:AlternateContent>
      </w:r>
    </w:p>
    <w:p w14:paraId="660B52AC" w14:textId="7A0D9494" w:rsidR="008419A0" w:rsidRDefault="008E6B84" w:rsidP="008E6B84">
      <w:pPr>
        <w:rPr>
          <w:color w:val="000000"/>
        </w:rPr>
      </w:pPr>
      <w:r>
        <w:rPr>
          <w:color w:val="000000"/>
        </w:rPr>
        <w:lastRenderedPageBreak/>
        <w:t>Conditions in the ponds can be highly variable throughout the year, therefore, w</w:t>
      </w:r>
      <w:r w:rsidRPr="001E223B">
        <w:rPr>
          <w:color w:val="000000"/>
        </w:rPr>
        <w:t>e also investigated survivorship of larvae to juveniles</w:t>
      </w:r>
      <w:r>
        <w:rPr>
          <w:color w:val="000000"/>
        </w:rPr>
        <w:t xml:space="preserve"> produced by specific males and females</w:t>
      </w:r>
      <w:r w:rsidRPr="001E223B">
        <w:rPr>
          <w:color w:val="000000"/>
        </w:rPr>
        <w:t xml:space="preserve">. </w:t>
      </w:r>
      <w:r>
        <w:rPr>
          <w:color w:val="000000"/>
        </w:rPr>
        <w:t xml:space="preserve">Small sample sizes, empty cells and ties makes analysis of this data difficult; nevertheless, we used a Wilcoxon signed-rank test for heuristic purposes where males, females, and sexes combined for each sample were examined, </w:t>
      </w:r>
      <w:r w:rsidRPr="008E6B84">
        <w:rPr>
          <w:color w:val="000000"/>
        </w:rPr>
        <w:t xml:space="preserve">considering only those individuals that had produced at least one offspring </w:t>
      </w:r>
      <w:r w:rsidR="008419A0" w:rsidRPr="008E6B84">
        <w:rPr>
          <w:color w:val="000000"/>
        </w:rPr>
        <w:t>(table 16).</w:t>
      </w:r>
      <w:r w:rsidR="008419A0">
        <w:rPr>
          <w:color w:val="000000"/>
        </w:rPr>
        <w:t xml:space="preserve">  For AJ, the rank distribution of juveniles was not significantly different from those of larvae (P &gt; 0.05) for all female samples and progeny of males sampled in 2015 and 2017. When combined, all samples exhibited significant differences between ranked distributions of larvae and juveniles with the exception the AJ sample from 2017. For DAN, all comparisons were significant with the exception of male and female samples from 2015. </w:t>
      </w:r>
    </w:p>
    <w:p w14:paraId="5B6F7AE2" w14:textId="77777777" w:rsidR="008419A0" w:rsidRDefault="008419A0" w:rsidP="008419A0"/>
    <w:p w14:paraId="5ECA073E" w14:textId="77777777" w:rsidR="008419A0" w:rsidRDefault="008419A0" w:rsidP="008419A0">
      <w:pPr>
        <w:autoSpaceDE w:val="0"/>
        <w:autoSpaceDN w:val="0"/>
        <w:adjustRightInd w:val="0"/>
        <w:rPr>
          <w:color w:val="000000"/>
        </w:rPr>
      </w:pPr>
      <w:r>
        <w:rPr>
          <w:color w:val="000000"/>
        </w:rPr>
        <w:t>Significance of some but not all tests indicates that there is a difference in the contribution of adults to larvae and juveniles. This pattern could result from insufficient statistical power for some tests. For example, the larger number of significant tests for males than females may reflect greater impacts of increased male mortality in these ponds (see below).  Significance of all combined tests except for AJ 2017 (a small sample) may reflect differential survival of larvae over summer months. Potential differences among the sexes may reflect variable conditions in these ponds from year to year and their influence on demographics of local backwater populations.</w:t>
      </w:r>
    </w:p>
    <w:p w14:paraId="0784B8E2" w14:textId="77777777" w:rsidR="008419A0" w:rsidRDefault="008419A0" w:rsidP="008419A0">
      <w:pPr>
        <w:autoSpaceDE w:val="0"/>
        <w:autoSpaceDN w:val="0"/>
        <w:adjustRightInd w:val="0"/>
        <w:rPr>
          <w:color w:val="000000"/>
        </w:rPr>
      </w:pPr>
    </w:p>
    <w:p w14:paraId="0E8F962C" w14:textId="77777777" w:rsidR="008419A0" w:rsidRDefault="008419A0" w:rsidP="007C4F9F">
      <w:pPr>
        <w:pStyle w:val="Caption"/>
        <w:keepNext/>
      </w:pPr>
    </w:p>
    <w:p w14:paraId="41EBA45F" w14:textId="77777777" w:rsidR="00D7436F" w:rsidRDefault="00D7436F" w:rsidP="00D7436F">
      <w:pPr>
        <w:pStyle w:val="Table-heading"/>
      </w:pPr>
      <w:bookmarkStart w:id="76" w:name="_Toc29994290"/>
      <w:r>
        <w:t xml:space="preserve">Table </w:t>
      </w:r>
      <w:r w:rsidR="00B94D3F">
        <w:fldChar w:fldCharType="begin"/>
      </w:r>
      <w:r w:rsidR="00B94D3F">
        <w:instrText xml:space="preserve"> SEQ Table \* ARABIC </w:instrText>
      </w:r>
      <w:r w:rsidR="00B94D3F">
        <w:fldChar w:fldCharType="separate"/>
      </w:r>
      <w:r>
        <w:rPr>
          <w:noProof/>
        </w:rPr>
        <w:t>16</w:t>
      </w:r>
      <w:r w:rsidR="00B94D3F">
        <w:rPr>
          <w:noProof/>
        </w:rPr>
        <w:fldChar w:fldCharType="end"/>
      </w:r>
      <w:r w:rsidRPr="00E53845">
        <w:t>.</w:t>
      </w:r>
      <w:r>
        <w:t>—</w:t>
      </w:r>
      <w:r w:rsidRPr="00E53845">
        <w:t>Test of difference of contribution of females, males, and both combined to larvae and juveniles for each ephemeral pond sample.</w:t>
      </w:r>
      <w:bookmarkEnd w:id="76"/>
      <w:r w:rsidRPr="00E53845">
        <w:t xml:space="preserve"> </w:t>
      </w:r>
    </w:p>
    <w:p w14:paraId="0D229C89" w14:textId="1E2A29C0" w:rsidR="00D7436F" w:rsidRPr="00D7436F" w:rsidRDefault="00D7436F" w:rsidP="00D7436F">
      <w:pPr>
        <w:pStyle w:val="Caption"/>
        <w:keepNext/>
        <w:rPr>
          <w:b w:val="0"/>
        </w:rPr>
      </w:pPr>
      <w:r w:rsidRPr="00D7436F">
        <w:rPr>
          <w:b w:val="0"/>
        </w:rPr>
        <w:t>“*” identifies samples that were statistically significant using Wilcoxon signed-rank tests. V and P are the test statistic and P values.</w:t>
      </w:r>
    </w:p>
    <w:p w14:paraId="5290674B" w14:textId="77777777" w:rsidR="00D7436F" w:rsidRPr="00D7436F" w:rsidRDefault="00D7436F" w:rsidP="00D7436F"/>
    <w:tbl>
      <w:tblPr>
        <w:tblW w:w="0" w:type="auto"/>
        <w:tblInd w:w="-5" w:type="dxa"/>
        <w:tblLook w:val="04A0" w:firstRow="1" w:lastRow="0" w:firstColumn="1" w:lastColumn="0" w:noHBand="0" w:noVBand="1"/>
      </w:tblPr>
      <w:tblGrid>
        <w:gridCol w:w="1146"/>
        <w:gridCol w:w="885"/>
        <w:gridCol w:w="883"/>
        <w:gridCol w:w="764"/>
        <w:gridCol w:w="883"/>
        <w:gridCol w:w="885"/>
        <w:gridCol w:w="883"/>
      </w:tblGrid>
      <w:tr w:rsidR="00D7436F" w14:paraId="59CACAA6" w14:textId="77777777" w:rsidTr="00D7436F">
        <w:trPr>
          <w:trHeight w:val="320"/>
        </w:trPr>
        <w:tc>
          <w:tcPr>
            <w:tcW w:w="0" w:type="auto"/>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57384E30" w14:textId="77777777" w:rsidR="00D7436F" w:rsidRDefault="00D7436F">
            <w:pPr>
              <w:rPr>
                <w:rFonts w:ascii="Calibri" w:hAnsi="Calibri" w:cs="Calibri"/>
                <w:b/>
                <w:bCs/>
                <w:color w:val="000000"/>
              </w:rPr>
            </w:pPr>
            <w:r>
              <w:rPr>
                <w:rFonts w:ascii="Calibri" w:hAnsi="Calibri" w:cs="Calibri"/>
                <w:b/>
                <w:bCs/>
                <w:color w:val="000000"/>
              </w:rPr>
              <w:t> </w:t>
            </w:r>
          </w:p>
        </w:tc>
        <w:tc>
          <w:tcPr>
            <w:tcW w:w="0" w:type="auto"/>
            <w:gridSpan w:val="2"/>
            <w:tcBorders>
              <w:top w:val="single" w:sz="4" w:space="0" w:color="auto"/>
              <w:left w:val="nil"/>
              <w:bottom w:val="single" w:sz="4" w:space="0" w:color="auto"/>
              <w:right w:val="single" w:sz="4" w:space="0" w:color="auto"/>
            </w:tcBorders>
            <w:shd w:val="clear" w:color="000000" w:fill="D9D9D9"/>
            <w:noWrap/>
            <w:vAlign w:val="bottom"/>
            <w:hideMark/>
          </w:tcPr>
          <w:p w14:paraId="261C7343" w14:textId="77777777" w:rsidR="00D7436F" w:rsidRDefault="00D7436F">
            <w:pPr>
              <w:jc w:val="center"/>
              <w:rPr>
                <w:rFonts w:ascii="Calibri" w:hAnsi="Calibri" w:cs="Calibri"/>
                <w:b/>
                <w:bCs/>
                <w:color w:val="000000"/>
              </w:rPr>
            </w:pPr>
            <w:r>
              <w:rPr>
                <w:rFonts w:ascii="Calibri" w:hAnsi="Calibri" w:cs="Calibri"/>
                <w:b/>
                <w:bCs/>
                <w:color w:val="000000"/>
              </w:rPr>
              <w:t>female</w:t>
            </w:r>
          </w:p>
        </w:tc>
        <w:tc>
          <w:tcPr>
            <w:tcW w:w="0" w:type="auto"/>
            <w:gridSpan w:val="2"/>
            <w:tcBorders>
              <w:top w:val="single" w:sz="4" w:space="0" w:color="auto"/>
              <w:left w:val="nil"/>
              <w:bottom w:val="single" w:sz="4" w:space="0" w:color="auto"/>
              <w:right w:val="single" w:sz="4" w:space="0" w:color="auto"/>
            </w:tcBorders>
            <w:shd w:val="clear" w:color="000000" w:fill="D9D9D9"/>
            <w:noWrap/>
            <w:vAlign w:val="bottom"/>
            <w:hideMark/>
          </w:tcPr>
          <w:p w14:paraId="2C7E936E" w14:textId="77777777" w:rsidR="00D7436F" w:rsidRDefault="00D7436F">
            <w:pPr>
              <w:jc w:val="center"/>
              <w:rPr>
                <w:rFonts w:ascii="Calibri" w:hAnsi="Calibri" w:cs="Calibri"/>
                <w:b/>
                <w:bCs/>
                <w:color w:val="000000"/>
              </w:rPr>
            </w:pPr>
            <w:r>
              <w:rPr>
                <w:rFonts w:ascii="Calibri" w:hAnsi="Calibri" w:cs="Calibri"/>
                <w:b/>
                <w:bCs/>
                <w:color w:val="000000"/>
              </w:rPr>
              <w:t>male</w:t>
            </w:r>
          </w:p>
        </w:tc>
        <w:tc>
          <w:tcPr>
            <w:tcW w:w="0" w:type="auto"/>
            <w:gridSpan w:val="2"/>
            <w:tcBorders>
              <w:top w:val="single" w:sz="4" w:space="0" w:color="auto"/>
              <w:left w:val="nil"/>
              <w:bottom w:val="single" w:sz="4" w:space="0" w:color="auto"/>
              <w:right w:val="single" w:sz="4" w:space="0" w:color="auto"/>
            </w:tcBorders>
            <w:shd w:val="clear" w:color="000000" w:fill="D9D9D9"/>
            <w:noWrap/>
            <w:vAlign w:val="bottom"/>
            <w:hideMark/>
          </w:tcPr>
          <w:p w14:paraId="0EEA9E62" w14:textId="77777777" w:rsidR="00D7436F" w:rsidRDefault="00D7436F">
            <w:pPr>
              <w:jc w:val="center"/>
              <w:rPr>
                <w:rFonts w:ascii="Calibri" w:hAnsi="Calibri" w:cs="Calibri"/>
                <w:b/>
                <w:bCs/>
                <w:color w:val="000000"/>
              </w:rPr>
            </w:pPr>
            <w:r>
              <w:rPr>
                <w:rFonts w:ascii="Calibri" w:hAnsi="Calibri" w:cs="Calibri"/>
                <w:b/>
                <w:bCs/>
                <w:color w:val="000000"/>
              </w:rPr>
              <w:t>combined</w:t>
            </w:r>
          </w:p>
        </w:tc>
      </w:tr>
      <w:tr w:rsidR="00D7436F" w14:paraId="4B9F7235" w14:textId="77777777" w:rsidTr="00D7436F">
        <w:trPr>
          <w:trHeight w:val="320"/>
        </w:trPr>
        <w:tc>
          <w:tcPr>
            <w:tcW w:w="0" w:type="auto"/>
            <w:tcBorders>
              <w:top w:val="nil"/>
              <w:left w:val="single" w:sz="4" w:space="0" w:color="auto"/>
              <w:bottom w:val="single" w:sz="4" w:space="0" w:color="auto"/>
              <w:right w:val="single" w:sz="4" w:space="0" w:color="auto"/>
            </w:tcBorders>
            <w:shd w:val="clear" w:color="000000" w:fill="D9D9D9"/>
            <w:noWrap/>
            <w:vAlign w:val="bottom"/>
            <w:hideMark/>
          </w:tcPr>
          <w:p w14:paraId="53CD3339" w14:textId="77777777" w:rsidR="00D7436F" w:rsidRDefault="00D7436F">
            <w:pPr>
              <w:rPr>
                <w:rFonts w:ascii="Calibri" w:hAnsi="Calibri" w:cs="Calibri"/>
                <w:b/>
                <w:bCs/>
                <w:color w:val="000000"/>
              </w:rPr>
            </w:pPr>
            <w:r>
              <w:rPr>
                <w:rFonts w:ascii="Calibri" w:hAnsi="Calibri" w:cs="Calibri"/>
                <w:b/>
                <w:bCs/>
                <w:color w:val="000000"/>
              </w:rPr>
              <w:t>location</w:t>
            </w:r>
          </w:p>
        </w:tc>
        <w:tc>
          <w:tcPr>
            <w:tcW w:w="0" w:type="auto"/>
            <w:tcBorders>
              <w:top w:val="nil"/>
              <w:left w:val="nil"/>
              <w:bottom w:val="single" w:sz="4" w:space="0" w:color="auto"/>
              <w:right w:val="single" w:sz="4" w:space="0" w:color="auto"/>
            </w:tcBorders>
            <w:shd w:val="clear" w:color="000000" w:fill="D9D9D9"/>
            <w:noWrap/>
            <w:vAlign w:val="bottom"/>
            <w:hideMark/>
          </w:tcPr>
          <w:p w14:paraId="0232E149" w14:textId="77777777" w:rsidR="00D7436F" w:rsidRDefault="00D7436F">
            <w:pPr>
              <w:jc w:val="center"/>
              <w:rPr>
                <w:rFonts w:ascii="Calibri" w:hAnsi="Calibri" w:cs="Calibri"/>
                <w:b/>
                <w:bCs/>
                <w:color w:val="000000"/>
              </w:rPr>
            </w:pPr>
            <w:r>
              <w:rPr>
                <w:rFonts w:ascii="Calibri" w:hAnsi="Calibri" w:cs="Calibri"/>
                <w:b/>
                <w:bCs/>
                <w:color w:val="000000"/>
              </w:rPr>
              <w:t>V</w:t>
            </w:r>
          </w:p>
        </w:tc>
        <w:tc>
          <w:tcPr>
            <w:tcW w:w="0" w:type="auto"/>
            <w:tcBorders>
              <w:top w:val="nil"/>
              <w:left w:val="nil"/>
              <w:bottom w:val="single" w:sz="4" w:space="0" w:color="auto"/>
              <w:right w:val="single" w:sz="4" w:space="0" w:color="auto"/>
            </w:tcBorders>
            <w:shd w:val="clear" w:color="000000" w:fill="D9D9D9"/>
            <w:noWrap/>
            <w:vAlign w:val="bottom"/>
            <w:hideMark/>
          </w:tcPr>
          <w:p w14:paraId="74F95D3F" w14:textId="77777777" w:rsidR="00D7436F" w:rsidRDefault="00D7436F">
            <w:pPr>
              <w:jc w:val="center"/>
              <w:rPr>
                <w:rFonts w:ascii="Calibri" w:hAnsi="Calibri" w:cs="Calibri"/>
                <w:b/>
                <w:bCs/>
                <w:color w:val="000000"/>
              </w:rPr>
            </w:pPr>
            <w:r>
              <w:rPr>
                <w:rFonts w:ascii="Calibri" w:hAnsi="Calibri" w:cs="Calibri"/>
                <w:b/>
                <w:bCs/>
                <w:color w:val="000000"/>
              </w:rPr>
              <w:t>P</w:t>
            </w:r>
          </w:p>
        </w:tc>
        <w:tc>
          <w:tcPr>
            <w:tcW w:w="0" w:type="auto"/>
            <w:tcBorders>
              <w:top w:val="nil"/>
              <w:left w:val="nil"/>
              <w:bottom w:val="single" w:sz="4" w:space="0" w:color="auto"/>
              <w:right w:val="single" w:sz="4" w:space="0" w:color="auto"/>
            </w:tcBorders>
            <w:shd w:val="clear" w:color="000000" w:fill="D9D9D9"/>
            <w:noWrap/>
            <w:vAlign w:val="bottom"/>
            <w:hideMark/>
          </w:tcPr>
          <w:p w14:paraId="1D7B2EC8" w14:textId="77777777" w:rsidR="00D7436F" w:rsidRDefault="00D7436F">
            <w:pPr>
              <w:jc w:val="center"/>
              <w:rPr>
                <w:rFonts w:ascii="Calibri" w:hAnsi="Calibri" w:cs="Calibri"/>
                <w:b/>
                <w:bCs/>
                <w:color w:val="000000"/>
              </w:rPr>
            </w:pPr>
            <w:r>
              <w:rPr>
                <w:rFonts w:ascii="Calibri" w:hAnsi="Calibri" w:cs="Calibri"/>
                <w:b/>
                <w:bCs/>
                <w:color w:val="000000"/>
              </w:rPr>
              <w:t>V</w:t>
            </w:r>
          </w:p>
        </w:tc>
        <w:tc>
          <w:tcPr>
            <w:tcW w:w="0" w:type="auto"/>
            <w:tcBorders>
              <w:top w:val="nil"/>
              <w:left w:val="nil"/>
              <w:bottom w:val="single" w:sz="4" w:space="0" w:color="auto"/>
              <w:right w:val="single" w:sz="4" w:space="0" w:color="auto"/>
            </w:tcBorders>
            <w:shd w:val="clear" w:color="000000" w:fill="D9D9D9"/>
            <w:noWrap/>
            <w:vAlign w:val="bottom"/>
            <w:hideMark/>
          </w:tcPr>
          <w:p w14:paraId="19BE60A3" w14:textId="77777777" w:rsidR="00D7436F" w:rsidRDefault="00D7436F">
            <w:pPr>
              <w:jc w:val="center"/>
              <w:rPr>
                <w:rFonts w:ascii="Calibri" w:hAnsi="Calibri" w:cs="Calibri"/>
                <w:b/>
                <w:bCs/>
                <w:color w:val="000000"/>
              </w:rPr>
            </w:pPr>
            <w:r>
              <w:rPr>
                <w:rFonts w:ascii="Calibri" w:hAnsi="Calibri" w:cs="Calibri"/>
                <w:b/>
                <w:bCs/>
                <w:color w:val="000000"/>
              </w:rPr>
              <w:t>P</w:t>
            </w:r>
          </w:p>
        </w:tc>
        <w:tc>
          <w:tcPr>
            <w:tcW w:w="0" w:type="auto"/>
            <w:tcBorders>
              <w:top w:val="nil"/>
              <w:left w:val="nil"/>
              <w:bottom w:val="single" w:sz="4" w:space="0" w:color="auto"/>
              <w:right w:val="single" w:sz="4" w:space="0" w:color="auto"/>
            </w:tcBorders>
            <w:shd w:val="clear" w:color="000000" w:fill="D9D9D9"/>
            <w:noWrap/>
            <w:vAlign w:val="bottom"/>
            <w:hideMark/>
          </w:tcPr>
          <w:p w14:paraId="378E069C" w14:textId="77777777" w:rsidR="00D7436F" w:rsidRDefault="00D7436F">
            <w:pPr>
              <w:jc w:val="center"/>
              <w:rPr>
                <w:rFonts w:ascii="Calibri" w:hAnsi="Calibri" w:cs="Calibri"/>
                <w:b/>
                <w:bCs/>
                <w:color w:val="000000"/>
              </w:rPr>
            </w:pPr>
            <w:r>
              <w:rPr>
                <w:rFonts w:ascii="Calibri" w:hAnsi="Calibri" w:cs="Calibri"/>
                <w:b/>
                <w:bCs/>
                <w:color w:val="000000"/>
              </w:rPr>
              <w:t>V</w:t>
            </w:r>
          </w:p>
        </w:tc>
        <w:tc>
          <w:tcPr>
            <w:tcW w:w="0" w:type="auto"/>
            <w:tcBorders>
              <w:top w:val="nil"/>
              <w:left w:val="nil"/>
              <w:bottom w:val="single" w:sz="4" w:space="0" w:color="auto"/>
              <w:right w:val="single" w:sz="4" w:space="0" w:color="auto"/>
            </w:tcBorders>
            <w:shd w:val="clear" w:color="000000" w:fill="D9D9D9"/>
            <w:noWrap/>
            <w:vAlign w:val="bottom"/>
            <w:hideMark/>
          </w:tcPr>
          <w:p w14:paraId="5EA06DC1" w14:textId="77777777" w:rsidR="00D7436F" w:rsidRDefault="00D7436F">
            <w:pPr>
              <w:jc w:val="center"/>
              <w:rPr>
                <w:rFonts w:ascii="Calibri" w:hAnsi="Calibri" w:cs="Calibri"/>
                <w:b/>
                <w:bCs/>
                <w:color w:val="000000"/>
              </w:rPr>
            </w:pPr>
            <w:r>
              <w:rPr>
                <w:rFonts w:ascii="Calibri" w:hAnsi="Calibri" w:cs="Calibri"/>
                <w:b/>
                <w:bCs/>
                <w:color w:val="000000"/>
              </w:rPr>
              <w:t>P</w:t>
            </w:r>
          </w:p>
        </w:tc>
      </w:tr>
      <w:tr w:rsidR="00D7436F" w14:paraId="797A0DEB" w14:textId="77777777" w:rsidTr="00D7436F">
        <w:trPr>
          <w:trHeight w:val="32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3EED4713" w14:textId="77777777" w:rsidR="00D7436F" w:rsidRDefault="00D7436F">
            <w:pPr>
              <w:rPr>
                <w:rFonts w:ascii="Calibri" w:hAnsi="Calibri" w:cs="Calibri"/>
                <w:color w:val="000000"/>
              </w:rPr>
            </w:pPr>
            <w:r>
              <w:rPr>
                <w:rFonts w:ascii="Calibri" w:hAnsi="Calibri" w:cs="Calibri"/>
                <w:color w:val="000000"/>
              </w:rPr>
              <w:t>AJ 2011</w:t>
            </w:r>
          </w:p>
        </w:tc>
        <w:tc>
          <w:tcPr>
            <w:tcW w:w="0" w:type="auto"/>
            <w:tcBorders>
              <w:top w:val="nil"/>
              <w:left w:val="nil"/>
              <w:bottom w:val="single" w:sz="4" w:space="0" w:color="auto"/>
              <w:right w:val="single" w:sz="4" w:space="0" w:color="auto"/>
            </w:tcBorders>
            <w:shd w:val="clear" w:color="auto" w:fill="auto"/>
            <w:noWrap/>
            <w:vAlign w:val="bottom"/>
            <w:hideMark/>
          </w:tcPr>
          <w:p w14:paraId="2FCC8C5B" w14:textId="77777777" w:rsidR="00D7436F" w:rsidRDefault="00D7436F">
            <w:pPr>
              <w:jc w:val="center"/>
              <w:rPr>
                <w:rFonts w:ascii="Calibri" w:hAnsi="Calibri" w:cs="Calibri"/>
                <w:color w:val="000000"/>
              </w:rPr>
            </w:pPr>
            <w:r>
              <w:rPr>
                <w:rFonts w:ascii="Calibri" w:hAnsi="Calibri" w:cs="Calibri"/>
                <w:color w:val="000000"/>
              </w:rPr>
              <w:t>1302.0</w:t>
            </w:r>
          </w:p>
        </w:tc>
        <w:tc>
          <w:tcPr>
            <w:tcW w:w="0" w:type="auto"/>
            <w:tcBorders>
              <w:top w:val="nil"/>
              <w:left w:val="nil"/>
              <w:bottom w:val="single" w:sz="4" w:space="0" w:color="auto"/>
              <w:right w:val="single" w:sz="4" w:space="0" w:color="auto"/>
            </w:tcBorders>
            <w:shd w:val="clear" w:color="auto" w:fill="auto"/>
            <w:noWrap/>
            <w:vAlign w:val="bottom"/>
            <w:hideMark/>
          </w:tcPr>
          <w:p w14:paraId="55313A7A" w14:textId="77777777" w:rsidR="00D7436F" w:rsidRDefault="00D7436F">
            <w:pPr>
              <w:jc w:val="center"/>
              <w:rPr>
                <w:rFonts w:ascii="Calibri" w:hAnsi="Calibri" w:cs="Calibri"/>
                <w:color w:val="000000"/>
              </w:rPr>
            </w:pPr>
            <w:r>
              <w:rPr>
                <w:rFonts w:ascii="Calibri" w:hAnsi="Calibri" w:cs="Calibri"/>
                <w:color w:val="000000"/>
              </w:rPr>
              <w:t>0.079</w:t>
            </w:r>
          </w:p>
        </w:tc>
        <w:tc>
          <w:tcPr>
            <w:tcW w:w="0" w:type="auto"/>
            <w:tcBorders>
              <w:top w:val="nil"/>
              <w:left w:val="nil"/>
              <w:bottom w:val="single" w:sz="4" w:space="0" w:color="auto"/>
              <w:right w:val="single" w:sz="4" w:space="0" w:color="auto"/>
            </w:tcBorders>
            <w:shd w:val="clear" w:color="auto" w:fill="auto"/>
            <w:noWrap/>
            <w:vAlign w:val="bottom"/>
            <w:hideMark/>
          </w:tcPr>
          <w:p w14:paraId="5C9D35BB" w14:textId="77777777" w:rsidR="00D7436F" w:rsidRDefault="00D7436F">
            <w:pPr>
              <w:jc w:val="center"/>
              <w:rPr>
                <w:rFonts w:ascii="Calibri" w:hAnsi="Calibri" w:cs="Calibri"/>
                <w:color w:val="000000"/>
              </w:rPr>
            </w:pPr>
            <w:r>
              <w:rPr>
                <w:rFonts w:ascii="Calibri" w:hAnsi="Calibri" w:cs="Calibri"/>
                <w:color w:val="000000"/>
              </w:rPr>
              <w:t>423.5</w:t>
            </w:r>
          </w:p>
        </w:tc>
        <w:tc>
          <w:tcPr>
            <w:tcW w:w="0" w:type="auto"/>
            <w:tcBorders>
              <w:top w:val="nil"/>
              <w:left w:val="nil"/>
              <w:bottom w:val="single" w:sz="4" w:space="0" w:color="auto"/>
              <w:right w:val="single" w:sz="4" w:space="0" w:color="auto"/>
            </w:tcBorders>
            <w:shd w:val="clear" w:color="auto" w:fill="auto"/>
            <w:noWrap/>
            <w:vAlign w:val="bottom"/>
            <w:hideMark/>
          </w:tcPr>
          <w:p w14:paraId="162337DA" w14:textId="77777777" w:rsidR="00D7436F" w:rsidRDefault="00D7436F">
            <w:pPr>
              <w:jc w:val="center"/>
              <w:rPr>
                <w:rFonts w:ascii="Calibri" w:hAnsi="Calibri" w:cs="Calibri"/>
                <w:color w:val="000000"/>
              </w:rPr>
            </w:pPr>
            <w:r>
              <w:rPr>
                <w:rFonts w:ascii="Calibri" w:hAnsi="Calibri" w:cs="Calibri"/>
                <w:color w:val="000000"/>
              </w:rPr>
              <w:t>0.031*</w:t>
            </w:r>
          </w:p>
        </w:tc>
        <w:tc>
          <w:tcPr>
            <w:tcW w:w="0" w:type="auto"/>
            <w:tcBorders>
              <w:top w:val="nil"/>
              <w:left w:val="nil"/>
              <w:bottom w:val="single" w:sz="4" w:space="0" w:color="auto"/>
              <w:right w:val="single" w:sz="4" w:space="0" w:color="auto"/>
            </w:tcBorders>
            <w:shd w:val="clear" w:color="auto" w:fill="auto"/>
            <w:noWrap/>
            <w:vAlign w:val="bottom"/>
            <w:hideMark/>
          </w:tcPr>
          <w:p w14:paraId="602275C4" w14:textId="77777777" w:rsidR="00D7436F" w:rsidRDefault="00D7436F">
            <w:pPr>
              <w:jc w:val="center"/>
              <w:rPr>
                <w:rFonts w:ascii="Calibri" w:hAnsi="Calibri" w:cs="Calibri"/>
                <w:color w:val="000000"/>
              </w:rPr>
            </w:pPr>
            <w:r>
              <w:rPr>
                <w:rFonts w:ascii="Calibri" w:hAnsi="Calibri" w:cs="Calibri"/>
                <w:color w:val="000000"/>
              </w:rPr>
              <w:t>3207.5</w:t>
            </w:r>
          </w:p>
        </w:tc>
        <w:tc>
          <w:tcPr>
            <w:tcW w:w="0" w:type="auto"/>
            <w:tcBorders>
              <w:top w:val="nil"/>
              <w:left w:val="nil"/>
              <w:bottom w:val="single" w:sz="4" w:space="0" w:color="auto"/>
              <w:right w:val="single" w:sz="4" w:space="0" w:color="auto"/>
            </w:tcBorders>
            <w:shd w:val="clear" w:color="auto" w:fill="auto"/>
            <w:noWrap/>
            <w:vAlign w:val="bottom"/>
            <w:hideMark/>
          </w:tcPr>
          <w:p w14:paraId="250CDCA9" w14:textId="77777777" w:rsidR="00D7436F" w:rsidRDefault="00D7436F">
            <w:pPr>
              <w:jc w:val="center"/>
              <w:rPr>
                <w:rFonts w:ascii="Calibri" w:hAnsi="Calibri" w:cs="Calibri"/>
                <w:color w:val="000000"/>
              </w:rPr>
            </w:pPr>
            <w:r>
              <w:rPr>
                <w:rFonts w:ascii="Calibri" w:hAnsi="Calibri" w:cs="Calibri"/>
                <w:color w:val="000000"/>
              </w:rPr>
              <w:t>0.005*</w:t>
            </w:r>
          </w:p>
        </w:tc>
      </w:tr>
      <w:tr w:rsidR="00D7436F" w14:paraId="7F4477D6" w14:textId="77777777" w:rsidTr="00D7436F">
        <w:trPr>
          <w:trHeight w:val="32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5A74D7FF" w14:textId="77777777" w:rsidR="00D7436F" w:rsidRDefault="00D7436F">
            <w:pPr>
              <w:rPr>
                <w:rFonts w:ascii="Calibri" w:hAnsi="Calibri" w:cs="Calibri"/>
                <w:color w:val="000000"/>
              </w:rPr>
            </w:pPr>
            <w:r>
              <w:rPr>
                <w:rFonts w:ascii="Calibri" w:hAnsi="Calibri" w:cs="Calibri"/>
                <w:color w:val="000000"/>
              </w:rPr>
              <w:t>AJ 2012</w:t>
            </w:r>
          </w:p>
        </w:tc>
        <w:tc>
          <w:tcPr>
            <w:tcW w:w="0" w:type="auto"/>
            <w:tcBorders>
              <w:top w:val="nil"/>
              <w:left w:val="nil"/>
              <w:bottom w:val="single" w:sz="4" w:space="0" w:color="auto"/>
              <w:right w:val="single" w:sz="4" w:space="0" w:color="auto"/>
            </w:tcBorders>
            <w:shd w:val="clear" w:color="auto" w:fill="auto"/>
            <w:noWrap/>
            <w:vAlign w:val="bottom"/>
            <w:hideMark/>
          </w:tcPr>
          <w:p w14:paraId="4F8F3391" w14:textId="77777777" w:rsidR="00D7436F" w:rsidRDefault="00D7436F">
            <w:pPr>
              <w:jc w:val="center"/>
              <w:rPr>
                <w:rFonts w:ascii="Calibri" w:hAnsi="Calibri" w:cs="Calibri"/>
                <w:color w:val="000000"/>
              </w:rPr>
            </w:pPr>
            <w:r>
              <w:rPr>
                <w:rFonts w:ascii="Calibri" w:hAnsi="Calibri" w:cs="Calibri"/>
                <w:color w:val="000000"/>
              </w:rPr>
              <w:t>43.0</w:t>
            </w:r>
          </w:p>
        </w:tc>
        <w:tc>
          <w:tcPr>
            <w:tcW w:w="0" w:type="auto"/>
            <w:tcBorders>
              <w:top w:val="nil"/>
              <w:left w:val="nil"/>
              <w:bottom w:val="single" w:sz="4" w:space="0" w:color="auto"/>
              <w:right w:val="single" w:sz="4" w:space="0" w:color="auto"/>
            </w:tcBorders>
            <w:shd w:val="clear" w:color="auto" w:fill="auto"/>
            <w:noWrap/>
            <w:vAlign w:val="bottom"/>
            <w:hideMark/>
          </w:tcPr>
          <w:p w14:paraId="43BA2B06" w14:textId="77777777" w:rsidR="00D7436F" w:rsidRDefault="00D7436F">
            <w:pPr>
              <w:jc w:val="center"/>
              <w:rPr>
                <w:rFonts w:ascii="Calibri" w:hAnsi="Calibri" w:cs="Calibri"/>
                <w:color w:val="000000"/>
              </w:rPr>
            </w:pPr>
            <w:r>
              <w:rPr>
                <w:rFonts w:ascii="Calibri" w:hAnsi="Calibri" w:cs="Calibri"/>
                <w:color w:val="000000"/>
              </w:rPr>
              <w:t>0.571</w:t>
            </w:r>
          </w:p>
        </w:tc>
        <w:tc>
          <w:tcPr>
            <w:tcW w:w="0" w:type="auto"/>
            <w:tcBorders>
              <w:top w:val="nil"/>
              <w:left w:val="nil"/>
              <w:bottom w:val="single" w:sz="4" w:space="0" w:color="auto"/>
              <w:right w:val="single" w:sz="4" w:space="0" w:color="auto"/>
            </w:tcBorders>
            <w:shd w:val="clear" w:color="auto" w:fill="auto"/>
            <w:noWrap/>
            <w:vAlign w:val="bottom"/>
            <w:hideMark/>
          </w:tcPr>
          <w:p w14:paraId="58116DDA" w14:textId="77777777" w:rsidR="00D7436F" w:rsidRDefault="00D7436F">
            <w:pPr>
              <w:jc w:val="center"/>
              <w:rPr>
                <w:rFonts w:ascii="Calibri" w:hAnsi="Calibri" w:cs="Calibri"/>
                <w:color w:val="000000"/>
              </w:rPr>
            </w:pPr>
            <w:r>
              <w:rPr>
                <w:rFonts w:ascii="Calibri" w:hAnsi="Calibri" w:cs="Calibri"/>
                <w:color w:val="000000"/>
              </w:rPr>
              <w:t>37.0</w:t>
            </w:r>
          </w:p>
        </w:tc>
        <w:tc>
          <w:tcPr>
            <w:tcW w:w="0" w:type="auto"/>
            <w:tcBorders>
              <w:top w:val="nil"/>
              <w:left w:val="nil"/>
              <w:bottom w:val="single" w:sz="4" w:space="0" w:color="auto"/>
              <w:right w:val="single" w:sz="4" w:space="0" w:color="auto"/>
            </w:tcBorders>
            <w:shd w:val="clear" w:color="auto" w:fill="auto"/>
            <w:noWrap/>
            <w:vAlign w:val="bottom"/>
            <w:hideMark/>
          </w:tcPr>
          <w:p w14:paraId="2FB03AE2" w14:textId="77777777" w:rsidR="00D7436F" w:rsidRDefault="00D7436F">
            <w:pPr>
              <w:jc w:val="center"/>
              <w:rPr>
                <w:rFonts w:ascii="Calibri" w:hAnsi="Calibri" w:cs="Calibri"/>
                <w:color w:val="000000"/>
              </w:rPr>
            </w:pPr>
            <w:r>
              <w:rPr>
                <w:rFonts w:ascii="Calibri" w:hAnsi="Calibri" w:cs="Calibri"/>
                <w:color w:val="000000"/>
              </w:rPr>
              <w:t>0.002*</w:t>
            </w:r>
          </w:p>
        </w:tc>
        <w:tc>
          <w:tcPr>
            <w:tcW w:w="0" w:type="auto"/>
            <w:tcBorders>
              <w:top w:val="nil"/>
              <w:left w:val="nil"/>
              <w:bottom w:val="single" w:sz="4" w:space="0" w:color="auto"/>
              <w:right w:val="single" w:sz="4" w:space="0" w:color="auto"/>
            </w:tcBorders>
            <w:shd w:val="clear" w:color="auto" w:fill="auto"/>
            <w:noWrap/>
            <w:vAlign w:val="bottom"/>
            <w:hideMark/>
          </w:tcPr>
          <w:p w14:paraId="16CFBF27" w14:textId="77777777" w:rsidR="00D7436F" w:rsidRDefault="00D7436F">
            <w:pPr>
              <w:jc w:val="center"/>
              <w:rPr>
                <w:rFonts w:ascii="Calibri" w:hAnsi="Calibri" w:cs="Calibri"/>
                <w:color w:val="000000"/>
              </w:rPr>
            </w:pPr>
            <w:r>
              <w:rPr>
                <w:rFonts w:ascii="Calibri" w:hAnsi="Calibri" w:cs="Calibri"/>
                <w:color w:val="000000"/>
              </w:rPr>
              <w:t>162.0</w:t>
            </w:r>
          </w:p>
        </w:tc>
        <w:tc>
          <w:tcPr>
            <w:tcW w:w="0" w:type="auto"/>
            <w:tcBorders>
              <w:top w:val="nil"/>
              <w:left w:val="nil"/>
              <w:bottom w:val="single" w:sz="4" w:space="0" w:color="auto"/>
              <w:right w:val="single" w:sz="4" w:space="0" w:color="auto"/>
            </w:tcBorders>
            <w:shd w:val="clear" w:color="auto" w:fill="auto"/>
            <w:noWrap/>
            <w:vAlign w:val="bottom"/>
            <w:hideMark/>
          </w:tcPr>
          <w:p w14:paraId="3AE506D9" w14:textId="77777777" w:rsidR="00D7436F" w:rsidRDefault="00D7436F">
            <w:pPr>
              <w:jc w:val="center"/>
              <w:rPr>
                <w:rFonts w:ascii="Calibri" w:hAnsi="Calibri" w:cs="Calibri"/>
                <w:color w:val="000000"/>
              </w:rPr>
            </w:pPr>
            <w:r>
              <w:rPr>
                <w:rFonts w:ascii="Calibri" w:hAnsi="Calibri" w:cs="Calibri"/>
                <w:color w:val="000000"/>
              </w:rPr>
              <w:t>0.004*</w:t>
            </w:r>
          </w:p>
        </w:tc>
      </w:tr>
      <w:tr w:rsidR="00D7436F" w14:paraId="6F113367" w14:textId="77777777" w:rsidTr="00D7436F">
        <w:trPr>
          <w:trHeight w:val="32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00B6581D" w14:textId="77777777" w:rsidR="00D7436F" w:rsidRDefault="00D7436F">
            <w:pPr>
              <w:rPr>
                <w:rFonts w:ascii="Calibri" w:hAnsi="Calibri" w:cs="Calibri"/>
                <w:color w:val="000000"/>
              </w:rPr>
            </w:pPr>
            <w:r>
              <w:rPr>
                <w:rFonts w:ascii="Calibri" w:hAnsi="Calibri" w:cs="Calibri"/>
                <w:color w:val="000000"/>
              </w:rPr>
              <w:t>AJ 2013</w:t>
            </w:r>
          </w:p>
        </w:tc>
        <w:tc>
          <w:tcPr>
            <w:tcW w:w="0" w:type="auto"/>
            <w:tcBorders>
              <w:top w:val="nil"/>
              <w:left w:val="nil"/>
              <w:bottom w:val="single" w:sz="4" w:space="0" w:color="auto"/>
              <w:right w:val="single" w:sz="4" w:space="0" w:color="auto"/>
            </w:tcBorders>
            <w:shd w:val="clear" w:color="auto" w:fill="auto"/>
            <w:noWrap/>
            <w:vAlign w:val="bottom"/>
            <w:hideMark/>
          </w:tcPr>
          <w:p w14:paraId="6E5EFE50" w14:textId="77777777" w:rsidR="00D7436F" w:rsidRDefault="00D7436F">
            <w:pPr>
              <w:jc w:val="center"/>
              <w:rPr>
                <w:rFonts w:ascii="Calibri" w:hAnsi="Calibri" w:cs="Calibri"/>
                <w:color w:val="000000"/>
              </w:rPr>
            </w:pPr>
            <w:r>
              <w:rPr>
                <w:rFonts w:ascii="Calibri" w:hAnsi="Calibri" w:cs="Calibri"/>
                <w:color w:val="000000"/>
              </w:rPr>
              <w:t>38.0</w:t>
            </w:r>
          </w:p>
        </w:tc>
        <w:tc>
          <w:tcPr>
            <w:tcW w:w="0" w:type="auto"/>
            <w:tcBorders>
              <w:top w:val="nil"/>
              <w:left w:val="nil"/>
              <w:bottom w:val="single" w:sz="4" w:space="0" w:color="auto"/>
              <w:right w:val="single" w:sz="4" w:space="0" w:color="auto"/>
            </w:tcBorders>
            <w:shd w:val="clear" w:color="auto" w:fill="auto"/>
            <w:noWrap/>
            <w:vAlign w:val="bottom"/>
            <w:hideMark/>
          </w:tcPr>
          <w:p w14:paraId="4D4F4297" w14:textId="77777777" w:rsidR="00D7436F" w:rsidRDefault="00D7436F">
            <w:pPr>
              <w:jc w:val="center"/>
              <w:rPr>
                <w:rFonts w:ascii="Calibri" w:hAnsi="Calibri" w:cs="Calibri"/>
                <w:color w:val="000000"/>
              </w:rPr>
            </w:pPr>
            <w:r>
              <w:rPr>
                <w:rFonts w:ascii="Calibri" w:hAnsi="Calibri" w:cs="Calibri"/>
                <w:color w:val="000000"/>
              </w:rPr>
              <w:t>0.073</w:t>
            </w:r>
          </w:p>
        </w:tc>
        <w:tc>
          <w:tcPr>
            <w:tcW w:w="0" w:type="auto"/>
            <w:tcBorders>
              <w:top w:val="nil"/>
              <w:left w:val="nil"/>
              <w:bottom w:val="single" w:sz="4" w:space="0" w:color="auto"/>
              <w:right w:val="single" w:sz="4" w:space="0" w:color="auto"/>
            </w:tcBorders>
            <w:shd w:val="clear" w:color="auto" w:fill="auto"/>
            <w:noWrap/>
            <w:vAlign w:val="bottom"/>
            <w:hideMark/>
          </w:tcPr>
          <w:p w14:paraId="74BA8613" w14:textId="77777777" w:rsidR="00D7436F" w:rsidRDefault="00D7436F">
            <w:pPr>
              <w:jc w:val="center"/>
              <w:rPr>
                <w:rFonts w:ascii="Calibri" w:hAnsi="Calibri" w:cs="Calibri"/>
                <w:color w:val="000000"/>
              </w:rPr>
            </w:pPr>
            <w:r>
              <w:rPr>
                <w:rFonts w:ascii="Calibri" w:hAnsi="Calibri" w:cs="Calibri"/>
                <w:color w:val="000000"/>
              </w:rPr>
              <w:t>79.5</w:t>
            </w:r>
          </w:p>
        </w:tc>
        <w:tc>
          <w:tcPr>
            <w:tcW w:w="0" w:type="auto"/>
            <w:tcBorders>
              <w:top w:val="nil"/>
              <w:left w:val="nil"/>
              <w:bottom w:val="single" w:sz="4" w:space="0" w:color="auto"/>
              <w:right w:val="single" w:sz="4" w:space="0" w:color="auto"/>
            </w:tcBorders>
            <w:shd w:val="clear" w:color="auto" w:fill="auto"/>
            <w:noWrap/>
            <w:vAlign w:val="bottom"/>
            <w:hideMark/>
          </w:tcPr>
          <w:p w14:paraId="32B68455" w14:textId="77777777" w:rsidR="00D7436F" w:rsidRDefault="00D7436F">
            <w:pPr>
              <w:jc w:val="center"/>
              <w:rPr>
                <w:rFonts w:ascii="Calibri" w:hAnsi="Calibri" w:cs="Calibri"/>
                <w:color w:val="000000"/>
              </w:rPr>
            </w:pPr>
            <w:r>
              <w:rPr>
                <w:rFonts w:ascii="Calibri" w:hAnsi="Calibri" w:cs="Calibri"/>
                <w:color w:val="000000"/>
              </w:rPr>
              <w:t>0.018*</w:t>
            </w:r>
          </w:p>
        </w:tc>
        <w:tc>
          <w:tcPr>
            <w:tcW w:w="0" w:type="auto"/>
            <w:tcBorders>
              <w:top w:val="nil"/>
              <w:left w:val="nil"/>
              <w:bottom w:val="single" w:sz="4" w:space="0" w:color="auto"/>
              <w:right w:val="single" w:sz="4" w:space="0" w:color="auto"/>
            </w:tcBorders>
            <w:shd w:val="clear" w:color="auto" w:fill="auto"/>
            <w:noWrap/>
            <w:vAlign w:val="bottom"/>
            <w:hideMark/>
          </w:tcPr>
          <w:p w14:paraId="1EFF8D6B" w14:textId="77777777" w:rsidR="00D7436F" w:rsidRDefault="00D7436F">
            <w:pPr>
              <w:jc w:val="center"/>
              <w:rPr>
                <w:rFonts w:ascii="Calibri" w:hAnsi="Calibri" w:cs="Calibri"/>
                <w:color w:val="000000"/>
              </w:rPr>
            </w:pPr>
            <w:r>
              <w:rPr>
                <w:rFonts w:ascii="Calibri" w:hAnsi="Calibri" w:cs="Calibri"/>
                <w:color w:val="000000"/>
              </w:rPr>
              <w:t>219.5</w:t>
            </w:r>
          </w:p>
        </w:tc>
        <w:tc>
          <w:tcPr>
            <w:tcW w:w="0" w:type="auto"/>
            <w:tcBorders>
              <w:top w:val="nil"/>
              <w:left w:val="nil"/>
              <w:bottom w:val="single" w:sz="4" w:space="0" w:color="auto"/>
              <w:right w:val="single" w:sz="4" w:space="0" w:color="auto"/>
            </w:tcBorders>
            <w:shd w:val="clear" w:color="auto" w:fill="auto"/>
            <w:noWrap/>
            <w:vAlign w:val="bottom"/>
            <w:hideMark/>
          </w:tcPr>
          <w:p w14:paraId="4CE101DC" w14:textId="77777777" w:rsidR="00D7436F" w:rsidRDefault="00D7436F">
            <w:pPr>
              <w:jc w:val="center"/>
              <w:rPr>
                <w:rFonts w:ascii="Calibri" w:hAnsi="Calibri" w:cs="Calibri"/>
                <w:color w:val="000000"/>
              </w:rPr>
            </w:pPr>
            <w:r>
              <w:rPr>
                <w:rFonts w:ascii="Calibri" w:hAnsi="Calibri" w:cs="Calibri"/>
                <w:color w:val="000000"/>
              </w:rPr>
              <w:t>0.003*</w:t>
            </w:r>
          </w:p>
        </w:tc>
      </w:tr>
      <w:tr w:rsidR="00D7436F" w14:paraId="7F7AA2CE" w14:textId="77777777" w:rsidTr="00D7436F">
        <w:trPr>
          <w:trHeight w:val="32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01EDF87F" w14:textId="77777777" w:rsidR="00D7436F" w:rsidRDefault="00D7436F">
            <w:pPr>
              <w:rPr>
                <w:rFonts w:ascii="Calibri" w:hAnsi="Calibri" w:cs="Calibri"/>
                <w:color w:val="000000"/>
              </w:rPr>
            </w:pPr>
            <w:r>
              <w:rPr>
                <w:rFonts w:ascii="Calibri" w:hAnsi="Calibri" w:cs="Calibri"/>
                <w:color w:val="000000"/>
              </w:rPr>
              <w:t>AJ 2014</w:t>
            </w:r>
          </w:p>
        </w:tc>
        <w:tc>
          <w:tcPr>
            <w:tcW w:w="0" w:type="auto"/>
            <w:tcBorders>
              <w:top w:val="nil"/>
              <w:left w:val="nil"/>
              <w:bottom w:val="single" w:sz="4" w:space="0" w:color="auto"/>
              <w:right w:val="single" w:sz="4" w:space="0" w:color="auto"/>
            </w:tcBorders>
            <w:shd w:val="clear" w:color="auto" w:fill="auto"/>
            <w:noWrap/>
            <w:vAlign w:val="bottom"/>
            <w:hideMark/>
          </w:tcPr>
          <w:p w14:paraId="2162E034" w14:textId="77777777" w:rsidR="00D7436F" w:rsidRDefault="00D7436F">
            <w:pPr>
              <w:jc w:val="center"/>
              <w:rPr>
                <w:rFonts w:ascii="Calibri" w:hAnsi="Calibri" w:cs="Calibri"/>
                <w:color w:val="000000"/>
              </w:rPr>
            </w:pPr>
            <w:r>
              <w:rPr>
                <w:rFonts w:ascii="Calibri" w:hAnsi="Calibri" w:cs="Calibri"/>
                <w:color w:val="000000"/>
              </w:rPr>
              <w:t>15.0</w:t>
            </w:r>
          </w:p>
        </w:tc>
        <w:tc>
          <w:tcPr>
            <w:tcW w:w="0" w:type="auto"/>
            <w:tcBorders>
              <w:top w:val="nil"/>
              <w:left w:val="nil"/>
              <w:bottom w:val="single" w:sz="4" w:space="0" w:color="auto"/>
              <w:right w:val="single" w:sz="4" w:space="0" w:color="auto"/>
            </w:tcBorders>
            <w:shd w:val="clear" w:color="auto" w:fill="auto"/>
            <w:noWrap/>
            <w:vAlign w:val="bottom"/>
            <w:hideMark/>
          </w:tcPr>
          <w:p w14:paraId="693FE9FB" w14:textId="77777777" w:rsidR="00D7436F" w:rsidRDefault="00D7436F">
            <w:pPr>
              <w:jc w:val="center"/>
              <w:rPr>
                <w:rFonts w:ascii="Calibri" w:hAnsi="Calibri" w:cs="Calibri"/>
                <w:color w:val="000000"/>
              </w:rPr>
            </w:pPr>
            <w:r>
              <w:rPr>
                <w:rFonts w:ascii="Calibri" w:hAnsi="Calibri" w:cs="Calibri"/>
                <w:color w:val="000000"/>
              </w:rPr>
              <w:t>0.059</w:t>
            </w:r>
          </w:p>
        </w:tc>
        <w:tc>
          <w:tcPr>
            <w:tcW w:w="0" w:type="auto"/>
            <w:tcBorders>
              <w:top w:val="nil"/>
              <w:left w:val="nil"/>
              <w:bottom w:val="single" w:sz="4" w:space="0" w:color="auto"/>
              <w:right w:val="single" w:sz="4" w:space="0" w:color="auto"/>
            </w:tcBorders>
            <w:shd w:val="clear" w:color="auto" w:fill="auto"/>
            <w:noWrap/>
            <w:vAlign w:val="bottom"/>
            <w:hideMark/>
          </w:tcPr>
          <w:p w14:paraId="540030C7" w14:textId="77777777" w:rsidR="00D7436F" w:rsidRDefault="00D7436F">
            <w:pPr>
              <w:jc w:val="center"/>
              <w:rPr>
                <w:rFonts w:ascii="Calibri" w:hAnsi="Calibri" w:cs="Calibri"/>
                <w:color w:val="000000"/>
              </w:rPr>
            </w:pPr>
            <w:r>
              <w:rPr>
                <w:rFonts w:ascii="Calibri" w:hAnsi="Calibri" w:cs="Calibri"/>
                <w:color w:val="000000"/>
              </w:rPr>
              <w:t>21.0</w:t>
            </w:r>
          </w:p>
        </w:tc>
        <w:tc>
          <w:tcPr>
            <w:tcW w:w="0" w:type="auto"/>
            <w:tcBorders>
              <w:top w:val="nil"/>
              <w:left w:val="nil"/>
              <w:bottom w:val="single" w:sz="4" w:space="0" w:color="auto"/>
              <w:right w:val="single" w:sz="4" w:space="0" w:color="auto"/>
            </w:tcBorders>
            <w:shd w:val="clear" w:color="auto" w:fill="auto"/>
            <w:noWrap/>
            <w:vAlign w:val="bottom"/>
            <w:hideMark/>
          </w:tcPr>
          <w:p w14:paraId="265C2008" w14:textId="77777777" w:rsidR="00D7436F" w:rsidRDefault="00D7436F">
            <w:pPr>
              <w:jc w:val="center"/>
              <w:rPr>
                <w:rFonts w:ascii="Calibri" w:hAnsi="Calibri" w:cs="Calibri"/>
                <w:color w:val="000000"/>
              </w:rPr>
            </w:pPr>
            <w:r>
              <w:rPr>
                <w:rFonts w:ascii="Calibri" w:hAnsi="Calibri" w:cs="Calibri"/>
                <w:color w:val="000000"/>
              </w:rPr>
              <w:t>0.036*</w:t>
            </w:r>
          </w:p>
        </w:tc>
        <w:tc>
          <w:tcPr>
            <w:tcW w:w="0" w:type="auto"/>
            <w:tcBorders>
              <w:top w:val="nil"/>
              <w:left w:val="nil"/>
              <w:bottom w:val="single" w:sz="4" w:space="0" w:color="auto"/>
              <w:right w:val="single" w:sz="4" w:space="0" w:color="auto"/>
            </w:tcBorders>
            <w:shd w:val="clear" w:color="auto" w:fill="auto"/>
            <w:noWrap/>
            <w:vAlign w:val="bottom"/>
            <w:hideMark/>
          </w:tcPr>
          <w:p w14:paraId="37458F4D" w14:textId="77777777" w:rsidR="00D7436F" w:rsidRDefault="00D7436F">
            <w:pPr>
              <w:jc w:val="center"/>
              <w:rPr>
                <w:rFonts w:ascii="Calibri" w:hAnsi="Calibri" w:cs="Calibri"/>
                <w:color w:val="000000"/>
              </w:rPr>
            </w:pPr>
            <w:r>
              <w:rPr>
                <w:rFonts w:ascii="Calibri" w:hAnsi="Calibri" w:cs="Calibri"/>
                <w:color w:val="000000"/>
              </w:rPr>
              <w:t>66.0</w:t>
            </w:r>
          </w:p>
        </w:tc>
        <w:tc>
          <w:tcPr>
            <w:tcW w:w="0" w:type="auto"/>
            <w:tcBorders>
              <w:top w:val="nil"/>
              <w:left w:val="nil"/>
              <w:bottom w:val="single" w:sz="4" w:space="0" w:color="auto"/>
              <w:right w:val="single" w:sz="4" w:space="0" w:color="auto"/>
            </w:tcBorders>
            <w:shd w:val="clear" w:color="auto" w:fill="auto"/>
            <w:noWrap/>
            <w:vAlign w:val="bottom"/>
            <w:hideMark/>
          </w:tcPr>
          <w:p w14:paraId="02973FE3" w14:textId="77777777" w:rsidR="00D7436F" w:rsidRDefault="00D7436F">
            <w:pPr>
              <w:jc w:val="center"/>
              <w:rPr>
                <w:rFonts w:ascii="Calibri" w:hAnsi="Calibri" w:cs="Calibri"/>
                <w:color w:val="000000"/>
              </w:rPr>
            </w:pPr>
            <w:r>
              <w:rPr>
                <w:rFonts w:ascii="Calibri" w:hAnsi="Calibri" w:cs="Calibri"/>
                <w:color w:val="000000"/>
              </w:rPr>
              <w:t>0.004*</w:t>
            </w:r>
          </w:p>
        </w:tc>
      </w:tr>
      <w:tr w:rsidR="00D7436F" w14:paraId="2339F847" w14:textId="77777777" w:rsidTr="00D7436F">
        <w:trPr>
          <w:trHeight w:val="32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1EC4B3A6" w14:textId="77777777" w:rsidR="00D7436F" w:rsidRDefault="00D7436F">
            <w:pPr>
              <w:rPr>
                <w:rFonts w:ascii="Calibri" w:hAnsi="Calibri" w:cs="Calibri"/>
                <w:color w:val="000000"/>
              </w:rPr>
            </w:pPr>
            <w:r>
              <w:rPr>
                <w:rFonts w:ascii="Calibri" w:hAnsi="Calibri" w:cs="Calibri"/>
                <w:color w:val="000000"/>
              </w:rPr>
              <w:t>AJ 2015</w:t>
            </w:r>
          </w:p>
        </w:tc>
        <w:tc>
          <w:tcPr>
            <w:tcW w:w="0" w:type="auto"/>
            <w:tcBorders>
              <w:top w:val="nil"/>
              <w:left w:val="nil"/>
              <w:bottom w:val="single" w:sz="4" w:space="0" w:color="auto"/>
              <w:right w:val="single" w:sz="4" w:space="0" w:color="auto"/>
            </w:tcBorders>
            <w:shd w:val="clear" w:color="auto" w:fill="auto"/>
            <w:noWrap/>
            <w:vAlign w:val="bottom"/>
            <w:hideMark/>
          </w:tcPr>
          <w:p w14:paraId="7B2CA69E" w14:textId="77777777" w:rsidR="00D7436F" w:rsidRDefault="00D7436F">
            <w:pPr>
              <w:jc w:val="center"/>
              <w:rPr>
                <w:rFonts w:ascii="Calibri" w:hAnsi="Calibri" w:cs="Calibri"/>
                <w:color w:val="000000"/>
              </w:rPr>
            </w:pPr>
            <w:r>
              <w:rPr>
                <w:rFonts w:ascii="Calibri" w:hAnsi="Calibri" w:cs="Calibri"/>
                <w:color w:val="000000"/>
              </w:rPr>
              <w:t>303.0</w:t>
            </w:r>
          </w:p>
        </w:tc>
        <w:tc>
          <w:tcPr>
            <w:tcW w:w="0" w:type="auto"/>
            <w:tcBorders>
              <w:top w:val="nil"/>
              <w:left w:val="nil"/>
              <w:bottom w:val="single" w:sz="4" w:space="0" w:color="auto"/>
              <w:right w:val="single" w:sz="4" w:space="0" w:color="auto"/>
            </w:tcBorders>
            <w:shd w:val="clear" w:color="auto" w:fill="auto"/>
            <w:noWrap/>
            <w:vAlign w:val="bottom"/>
            <w:hideMark/>
          </w:tcPr>
          <w:p w14:paraId="7B00E7E4" w14:textId="77777777" w:rsidR="00D7436F" w:rsidRDefault="00D7436F">
            <w:pPr>
              <w:jc w:val="center"/>
              <w:rPr>
                <w:rFonts w:ascii="Calibri" w:hAnsi="Calibri" w:cs="Calibri"/>
                <w:color w:val="000000"/>
              </w:rPr>
            </w:pPr>
            <w:r>
              <w:rPr>
                <w:rFonts w:ascii="Calibri" w:hAnsi="Calibri" w:cs="Calibri"/>
                <w:color w:val="000000"/>
              </w:rPr>
              <w:t>0.283</w:t>
            </w:r>
          </w:p>
        </w:tc>
        <w:tc>
          <w:tcPr>
            <w:tcW w:w="0" w:type="auto"/>
            <w:tcBorders>
              <w:top w:val="nil"/>
              <w:left w:val="nil"/>
              <w:bottom w:val="single" w:sz="4" w:space="0" w:color="auto"/>
              <w:right w:val="single" w:sz="4" w:space="0" w:color="auto"/>
            </w:tcBorders>
            <w:shd w:val="clear" w:color="auto" w:fill="auto"/>
            <w:noWrap/>
            <w:vAlign w:val="bottom"/>
            <w:hideMark/>
          </w:tcPr>
          <w:p w14:paraId="6CCD16A1" w14:textId="77777777" w:rsidR="00D7436F" w:rsidRDefault="00D7436F">
            <w:pPr>
              <w:jc w:val="center"/>
              <w:rPr>
                <w:rFonts w:ascii="Calibri" w:hAnsi="Calibri" w:cs="Calibri"/>
                <w:color w:val="000000"/>
              </w:rPr>
            </w:pPr>
            <w:r>
              <w:rPr>
                <w:rFonts w:ascii="Calibri" w:hAnsi="Calibri" w:cs="Calibri"/>
                <w:color w:val="000000"/>
              </w:rPr>
              <w:t>469.5</w:t>
            </w:r>
          </w:p>
        </w:tc>
        <w:tc>
          <w:tcPr>
            <w:tcW w:w="0" w:type="auto"/>
            <w:tcBorders>
              <w:top w:val="nil"/>
              <w:left w:val="nil"/>
              <w:bottom w:val="single" w:sz="4" w:space="0" w:color="auto"/>
              <w:right w:val="single" w:sz="4" w:space="0" w:color="auto"/>
            </w:tcBorders>
            <w:shd w:val="clear" w:color="auto" w:fill="auto"/>
            <w:noWrap/>
            <w:vAlign w:val="bottom"/>
            <w:hideMark/>
          </w:tcPr>
          <w:p w14:paraId="12EA019F" w14:textId="77777777" w:rsidR="00D7436F" w:rsidRDefault="00D7436F">
            <w:pPr>
              <w:jc w:val="center"/>
              <w:rPr>
                <w:rFonts w:ascii="Calibri" w:hAnsi="Calibri" w:cs="Calibri"/>
                <w:color w:val="000000"/>
              </w:rPr>
            </w:pPr>
            <w:r>
              <w:rPr>
                <w:rFonts w:ascii="Calibri" w:hAnsi="Calibri" w:cs="Calibri"/>
                <w:color w:val="000000"/>
              </w:rPr>
              <w:t>0.076</w:t>
            </w:r>
          </w:p>
        </w:tc>
        <w:tc>
          <w:tcPr>
            <w:tcW w:w="0" w:type="auto"/>
            <w:tcBorders>
              <w:top w:val="nil"/>
              <w:left w:val="nil"/>
              <w:bottom w:val="single" w:sz="4" w:space="0" w:color="auto"/>
              <w:right w:val="single" w:sz="4" w:space="0" w:color="auto"/>
            </w:tcBorders>
            <w:shd w:val="clear" w:color="auto" w:fill="auto"/>
            <w:noWrap/>
            <w:vAlign w:val="bottom"/>
            <w:hideMark/>
          </w:tcPr>
          <w:p w14:paraId="364CF03A" w14:textId="77777777" w:rsidR="00D7436F" w:rsidRDefault="00D7436F">
            <w:pPr>
              <w:jc w:val="center"/>
              <w:rPr>
                <w:rFonts w:ascii="Calibri" w:hAnsi="Calibri" w:cs="Calibri"/>
                <w:color w:val="000000"/>
              </w:rPr>
            </w:pPr>
            <w:r>
              <w:rPr>
                <w:rFonts w:ascii="Calibri" w:hAnsi="Calibri" w:cs="Calibri"/>
                <w:color w:val="000000"/>
              </w:rPr>
              <w:t>1511.0</w:t>
            </w:r>
          </w:p>
        </w:tc>
        <w:tc>
          <w:tcPr>
            <w:tcW w:w="0" w:type="auto"/>
            <w:tcBorders>
              <w:top w:val="nil"/>
              <w:left w:val="nil"/>
              <w:bottom w:val="single" w:sz="4" w:space="0" w:color="auto"/>
              <w:right w:val="single" w:sz="4" w:space="0" w:color="auto"/>
            </w:tcBorders>
            <w:shd w:val="clear" w:color="auto" w:fill="auto"/>
            <w:noWrap/>
            <w:vAlign w:val="bottom"/>
            <w:hideMark/>
          </w:tcPr>
          <w:p w14:paraId="40A8B524" w14:textId="77777777" w:rsidR="00D7436F" w:rsidRDefault="00D7436F">
            <w:pPr>
              <w:jc w:val="center"/>
              <w:rPr>
                <w:rFonts w:ascii="Calibri" w:hAnsi="Calibri" w:cs="Calibri"/>
                <w:color w:val="000000"/>
              </w:rPr>
            </w:pPr>
            <w:r>
              <w:rPr>
                <w:rFonts w:ascii="Calibri" w:hAnsi="Calibri" w:cs="Calibri"/>
                <w:color w:val="000000"/>
              </w:rPr>
              <w:t>0.039*</w:t>
            </w:r>
          </w:p>
        </w:tc>
      </w:tr>
      <w:tr w:rsidR="00D7436F" w14:paraId="3104B61F" w14:textId="77777777" w:rsidTr="00D7436F">
        <w:trPr>
          <w:trHeight w:val="32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01F6793D" w14:textId="77777777" w:rsidR="00D7436F" w:rsidRDefault="00D7436F">
            <w:pPr>
              <w:rPr>
                <w:rFonts w:ascii="Calibri" w:hAnsi="Calibri" w:cs="Calibri"/>
                <w:color w:val="000000"/>
              </w:rPr>
            </w:pPr>
            <w:r>
              <w:rPr>
                <w:rFonts w:ascii="Calibri" w:hAnsi="Calibri" w:cs="Calibri"/>
                <w:color w:val="000000"/>
              </w:rPr>
              <w:t>AJ 2017</w:t>
            </w:r>
          </w:p>
        </w:tc>
        <w:tc>
          <w:tcPr>
            <w:tcW w:w="0" w:type="auto"/>
            <w:tcBorders>
              <w:top w:val="nil"/>
              <w:left w:val="nil"/>
              <w:bottom w:val="single" w:sz="4" w:space="0" w:color="auto"/>
              <w:right w:val="single" w:sz="4" w:space="0" w:color="auto"/>
            </w:tcBorders>
            <w:shd w:val="clear" w:color="auto" w:fill="auto"/>
            <w:noWrap/>
            <w:vAlign w:val="bottom"/>
            <w:hideMark/>
          </w:tcPr>
          <w:p w14:paraId="6795CA89" w14:textId="77777777" w:rsidR="00D7436F" w:rsidRDefault="00D7436F">
            <w:pPr>
              <w:jc w:val="center"/>
              <w:rPr>
                <w:rFonts w:ascii="Calibri" w:hAnsi="Calibri" w:cs="Calibri"/>
                <w:color w:val="000000"/>
              </w:rPr>
            </w:pPr>
            <w:r>
              <w:rPr>
                <w:rFonts w:ascii="Calibri" w:hAnsi="Calibri" w:cs="Calibri"/>
                <w:color w:val="000000"/>
              </w:rPr>
              <w:t>1.0</w:t>
            </w:r>
          </w:p>
        </w:tc>
        <w:tc>
          <w:tcPr>
            <w:tcW w:w="0" w:type="auto"/>
            <w:tcBorders>
              <w:top w:val="nil"/>
              <w:left w:val="nil"/>
              <w:bottom w:val="single" w:sz="4" w:space="0" w:color="auto"/>
              <w:right w:val="single" w:sz="4" w:space="0" w:color="auto"/>
            </w:tcBorders>
            <w:shd w:val="clear" w:color="auto" w:fill="auto"/>
            <w:noWrap/>
            <w:vAlign w:val="bottom"/>
            <w:hideMark/>
          </w:tcPr>
          <w:p w14:paraId="7887DE82" w14:textId="77777777" w:rsidR="00D7436F" w:rsidRDefault="00D7436F">
            <w:pPr>
              <w:jc w:val="center"/>
              <w:rPr>
                <w:rFonts w:ascii="Calibri" w:hAnsi="Calibri" w:cs="Calibri"/>
                <w:color w:val="000000"/>
              </w:rPr>
            </w:pPr>
            <w:r>
              <w:rPr>
                <w:rFonts w:ascii="Calibri" w:hAnsi="Calibri" w:cs="Calibri"/>
                <w:color w:val="000000"/>
              </w:rPr>
              <w:t>0.125</w:t>
            </w:r>
          </w:p>
        </w:tc>
        <w:tc>
          <w:tcPr>
            <w:tcW w:w="0" w:type="auto"/>
            <w:tcBorders>
              <w:top w:val="nil"/>
              <w:left w:val="nil"/>
              <w:bottom w:val="single" w:sz="4" w:space="0" w:color="auto"/>
              <w:right w:val="single" w:sz="4" w:space="0" w:color="auto"/>
            </w:tcBorders>
            <w:shd w:val="clear" w:color="auto" w:fill="auto"/>
            <w:noWrap/>
            <w:vAlign w:val="bottom"/>
            <w:hideMark/>
          </w:tcPr>
          <w:p w14:paraId="0F7011EC" w14:textId="77777777" w:rsidR="00D7436F" w:rsidRDefault="00D7436F">
            <w:pPr>
              <w:jc w:val="center"/>
              <w:rPr>
                <w:rFonts w:ascii="Calibri" w:hAnsi="Calibri" w:cs="Calibri"/>
                <w:color w:val="000000"/>
              </w:rPr>
            </w:pPr>
            <w:r>
              <w:rPr>
                <w:rFonts w:ascii="Calibri" w:hAnsi="Calibri" w:cs="Calibri"/>
                <w:color w:val="000000"/>
              </w:rPr>
              <w:t>7.0</w:t>
            </w:r>
          </w:p>
        </w:tc>
        <w:tc>
          <w:tcPr>
            <w:tcW w:w="0" w:type="auto"/>
            <w:tcBorders>
              <w:top w:val="nil"/>
              <w:left w:val="nil"/>
              <w:bottom w:val="single" w:sz="4" w:space="0" w:color="auto"/>
              <w:right w:val="single" w:sz="4" w:space="0" w:color="auto"/>
            </w:tcBorders>
            <w:shd w:val="clear" w:color="auto" w:fill="auto"/>
            <w:noWrap/>
            <w:vAlign w:val="bottom"/>
            <w:hideMark/>
          </w:tcPr>
          <w:p w14:paraId="596C4567" w14:textId="77777777" w:rsidR="00D7436F" w:rsidRDefault="00D7436F">
            <w:pPr>
              <w:jc w:val="center"/>
              <w:rPr>
                <w:rFonts w:ascii="Calibri" w:hAnsi="Calibri" w:cs="Calibri"/>
                <w:color w:val="000000"/>
              </w:rPr>
            </w:pPr>
            <w:r>
              <w:rPr>
                <w:rFonts w:ascii="Calibri" w:hAnsi="Calibri" w:cs="Calibri"/>
                <w:color w:val="000000"/>
              </w:rPr>
              <w:t>1.000</w:t>
            </w:r>
          </w:p>
        </w:tc>
        <w:tc>
          <w:tcPr>
            <w:tcW w:w="0" w:type="auto"/>
            <w:tcBorders>
              <w:top w:val="nil"/>
              <w:left w:val="nil"/>
              <w:bottom w:val="single" w:sz="4" w:space="0" w:color="auto"/>
              <w:right w:val="single" w:sz="4" w:space="0" w:color="auto"/>
            </w:tcBorders>
            <w:shd w:val="clear" w:color="auto" w:fill="auto"/>
            <w:noWrap/>
            <w:vAlign w:val="bottom"/>
            <w:hideMark/>
          </w:tcPr>
          <w:p w14:paraId="29AF62E0" w14:textId="77777777" w:rsidR="00D7436F" w:rsidRDefault="00D7436F">
            <w:pPr>
              <w:jc w:val="center"/>
              <w:rPr>
                <w:rFonts w:ascii="Calibri" w:hAnsi="Calibri" w:cs="Calibri"/>
                <w:color w:val="000000"/>
              </w:rPr>
            </w:pPr>
            <w:r>
              <w:rPr>
                <w:rFonts w:ascii="Calibri" w:hAnsi="Calibri" w:cs="Calibri"/>
                <w:color w:val="000000"/>
              </w:rPr>
              <w:t>12.0</w:t>
            </w:r>
          </w:p>
        </w:tc>
        <w:tc>
          <w:tcPr>
            <w:tcW w:w="0" w:type="auto"/>
            <w:tcBorders>
              <w:top w:val="nil"/>
              <w:left w:val="nil"/>
              <w:bottom w:val="single" w:sz="4" w:space="0" w:color="auto"/>
              <w:right w:val="single" w:sz="4" w:space="0" w:color="auto"/>
            </w:tcBorders>
            <w:shd w:val="clear" w:color="auto" w:fill="auto"/>
            <w:noWrap/>
            <w:vAlign w:val="bottom"/>
            <w:hideMark/>
          </w:tcPr>
          <w:p w14:paraId="4870F8C7" w14:textId="77777777" w:rsidR="00D7436F" w:rsidRDefault="00D7436F">
            <w:pPr>
              <w:jc w:val="center"/>
              <w:rPr>
                <w:rFonts w:ascii="Calibri" w:hAnsi="Calibri" w:cs="Calibri"/>
                <w:color w:val="000000"/>
              </w:rPr>
            </w:pPr>
            <w:r>
              <w:rPr>
                <w:rFonts w:ascii="Calibri" w:hAnsi="Calibri" w:cs="Calibri"/>
                <w:color w:val="000000"/>
              </w:rPr>
              <w:t>0.126</w:t>
            </w:r>
          </w:p>
        </w:tc>
      </w:tr>
      <w:tr w:rsidR="00D7436F" w14:paraId="494E4C04" w14:textId="77777777" w:rsidTr="00D7436F">
        <w:trPr>
          <w:trHeight w:val="320"/>
        </w:trPr>
        <w:tc>
          <w:tcPr>
            <w:tcW w:w="0" w:type="auto"/>
            <w:gridSpan w:val="7"/>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1CCB9636" w14:textId="77777777" w:rsidR="00D7436F" w:rsidRDefault="00D7436F">
            <w:pPr>
              <w:jc w:val="center"/>
              <w:rPr>
                <w:rFonts w:ascii="Calibri" w:hAnsi="Calibri" w:cs="Calibri"/>
                <w:color w:val="000000"/>
              </w:rPr>
            </w:pPr>
            <w:r>
              <w:rPr>
                <w:rFonts w:ascii="Calibri" w:hAnsi="Calibri" w:cs="Calibri"/>
                <w:color w:val="000000"/>
              </w:rPr>
              <w:t> </w:t>
            </w:r>
          </w:p>
        </w:tc>
      </w:tr>
      <w:tr w:rsidR="00D7436F" w14:paraId="2412D601" w14:textId="77777777" w:rsidTr="00D7436F">
        <w:trPr>
          <w:trHeight w:val="32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5BC70A58" w14:textId="77777777" w:rsidR="00D7436F" w:rsidRDefault="00D7436F">
            <w:pPr>
              <w:rPr>
                <w:rFonts w:ascii="Calibri" w:hAnsi="Calibri" w:cs="Calibri"/>
                <w:color w:val="000000"/>
              </w:rPr>
            </w:pPr>
            <w:r>
              <w:rPr>
                <w:rFonts w:ascii="Calibri" w:hAnsi="Calibri" w:cs="Calibri"/>
                <w:color w:val="000000"/>
              </w:rPr>
              <w:t>Dan 2010</w:t>
            </w:r>
          </w:p>
        </w:tc>
        <w:tc>
          <w:tcPr>
            <w:tcW w:w="0" w:type="auto"/>
            <w:tcBorders>
              <w:top w:val="nil"/>
              <w:left w:val="nil"/>
              <w:bottom w:val="single" w:sz="4" w:space="0" w:color="auto"/>
              <w:right w:val="single" w:sz="4" w:space="0" w:color="auto"/>
            </w:tcBorders>
            <w:shd w:val="clear" w:color="auto" w:fill="auto"/>
            <w:noWrap/>
            <w:vAlign w:val="bottom"/>
            <w:hideMark/>
          </w:tcPr>
          <w:p w14:paraId="7DE4CA73" w14:textId="77777777" w:rsidR="00D7436F" w:rsidRDefault="00D7436F">
            <w:pPr>
              <w:jc w:val="center"/>
              <w:rPr>
                <w:rFonts w:ascii="Calibri" w:hAnsi="Calibri" w:cs="Calibri"/>
                <w:color w:val="000000"/>
              </w:rPr>
            </w:pPr>
            <w:r>
              <w:rPr>
                <w:rFonts w:ascii="Calibri" w:hAnsi="Calibri" w:cs="Calibri"/>
                <w:color w:val="000000"/>
              </w:rPr>
              <w:t>45.0</w:t>
            </w:r>
          </w:p>
        </w:tc>
        <w:tc>
          <w:tcPr>
            <w:tcW w:w="0" w:type="auto"/>
            <w:tcBorders>
              <w:top w:val="nil"/>
              <w:left w:val="nil"/>
              <w:bottom w:val="single" w:sz="4" w:space="0" w:color="auto"/>
              <w:right w:val="single" w:sz="4" w:space="0" w:color="auto"/>
            </w:tcBorders>
            <w:shd w:val="clear" w:color="auto" w:fill="auto"/>
            <w:noWrap/>
            <w:vAlign w:val="bottom"/>
            <w:hideMark/>
          </w:tcPr>
          <w:p w14:paraId="4D37A0FA" w14:textId="77777777" w:rsidR="00D7436F" w:rsidRDefault="00D7436F">
            <w:pPr>
              <w:jc w:val="center"/>
              <w:rPr>
                <w:rFonts w:ascii="Calibri" w:hAnsi="Calibri" w:cs="Calibri"/>
                <w:color w:val="000000"/>
              </w:rPr>
            </w:pPr>
            <w:r>
              <w:rPr>
                <w:rFonts w:ascii="Calibri" w:hAnsi="Calibri" w:cs="Calibri"/>
                <w:color w:val="000000"/>
              </w:rPr>
              <w:t>0.009*</w:t>
            </w:r>
          </w:p>
        </w:tc>
        <w:tc>
          <w:tcPr>
            <w:tcW w:w="0" w:type="auto"/>
            <w:tcBorders>
              <w:top w:val="nil"/>
              <w:left w:val="nil"/>
              <w:bottom w:val="single" w:sz="4" w:space="0" w:color="auto"/>
              <w:right w:val="single" w:sz="4" w:space="0" w:color="auto"/>
            </w:tcBorders>
            <w:shd w:val="clear" w:color="auto" w:fill="auto"/>
            <w:noWrap/>
            <w:vAlign w:val="bottom"/>
            <w:hideMark/>
          </w:tcPr>
          <w:p w14:paraId="6A2772C1" w14:textId="77777777" w:rsidR="00D7436F" w:rsidRDefault="00D7436F">
            <w:pPr>
              <w:jc w:val="center"/>
              <w:rPr>
                <w:rFonts w:ascii="Calibri" w:hAnsi="Calibri" w:cs="Calibri"/>
                <w:color w:val="000000"/>
              </w:rPr>
            </w:pPr>
            <w:r>
              <w:rPr>
                <w:rFonts w:ascii="Calibri" w:hAnsi="Calibri" w:cs="Calibri"/>
                <w:color w:val="000000"/>
              </w:rPr>
              <w:t>55.0</w:t>
            </w:r>
          </w:p>
        </w:tc>
        <w:tc>
          <w:tcPr>
            <w:tcW w:w="0" w:type="auto"/>
            <w:tcBorders>
              <w:top w:val="nil"/>
              <w:left w:val="nil"/>
              <w:bottom w:val="single" w:sz="4" w:space="0" w:color="auto"/>
              <w:right w:val="single" w:sz="4" w:space="0" w:color="auto"/>
            </w:tcBorders>
            <w:shd w:val="clear" w:color="auto" w:fill="auto"/>
            <w:noWrap/>
            <w:vAlign w:val="bottom"/>
            <w:hideMark/>
          </w:tcPr>
          <w:p w14:paraId="066A5173" w14:textId="77777777" w:rsidR="00D7436F" w:rsidRDefault="00D7436F">
            <w:pPr>
              <w:jc w:val="center"/>
              <w:rPr>
                <w:rFonts w:ascii="Calibri" w:hAnsi="Calibri" w:cs="Calibri"/>
                <w:color w:val="000000"/>
              </w:rPr>
            </w:pPr>
            <w:r>
              <w:rPr>
                <w:rFonts w:ascii="Calibri" w:hAnsi="Calibri" w:cs="Calibri"/>
                <w:color w:val="000000"/>
              </w:rPr>
              <w:t>0.006*</w:t>
            </w:r>
          </w:p>
        </w:tc>
        <w:tc>
          <w:tcPr>
            <w:tcW w:w="0" w:type="auto"/>
            <w:tcBorders>
              <w:top w:val="nil"/>
              <w:left w:val="nil"/>
              <w:bottom w:val="single" w:sz="4" w:space="0" w:color="auto"/>
              <w:right w:val="single" w:sz="4" w:space="0" w:color="auto"/>
            </w:tcBorders>
            <w:shd w:val="clear" w:color="auto" w:fill="auto"/>
            <w:noWrap/>
            <w:vAlign w:val="bottom"/>
            <w:hideMark/>
          </w:tcPr>
          <w:p w14:paraId="37C35B81" w14:textId="77777777" w:rsidR="00D7436F" w:rsidRDefault="00D7436F">
            <w:pPr>
              <w:jc w:val="center"/>
              <w:rPr>
                <w:rFonts w:ascii="Calibri" w:hAnsi="Calibri" w:cs="Calibri"/>
                <w:color w:val="000000"/>
              </w:rPr>
            </w:pPr>
            <w:r>
              <w:rPr>
                <w:rFonts w:ascii="Calibri" w:hAnsi="Calibri" w:cs="Calibri"/>
                <w:color w:val="000000"/>
              </w:rPr>
              <w:t>190.0</w:t>
            </w:r>
          </w:p>
        </w:tc>
        <w:tc>
          <w:tcPr>
            <w:tcW w:w="0" w:type="auto"/>
            <w:tcBorders>
              <w:top w:val="nil"/>
              <w:left w:val="nil"/>
              <w:bottom w:val="single" w:sz="4" w:space="0" w:color="auto"/>
              <w:right w:val="single" w:sz="4" w:space="0" w:color="auto"/>
            </w:tcBorders>
            <w:shd w:val="clear" w:color="auto" w:fill="auto"/>
            <w:noWrap/>
            <w:vAlign w:val="bottom"/>
            <w:hideMark/>
          </w:tcPr>
          <w:p w14:paraId="5C9A3C94" w14:textId="77777777" w:rsidR="00D7436F" w:rsidRDefault="00D7436F">
            <w:pPr>
              <w:jc w:val="center"/>
              <w:rPr>
                <w:rFonts w:ascii="Calibri" w:hAnsi="Calibri" w:cs="Calibri"/>
                <w:color w:val="000000"/>
              </w:rPr>
            </w:pPr>
            <w:r>
              <w:rPr>
                <w:rFonts w:ascii="Calibri" w:hAnsi="Calibri" w:cs="Calibri"/>
                <w:color w:val="000000"/>
              </w:rPr>
              <w:t>0.000*</w:t>
            </w:r>
          </w:p>
        </w:tc>
      </w:tr>
      <w:tr w:rsidR="00D7436F" w14:paraId="580D11E4" w14:textId="77777777" w:rsidTr="00D7436F">
        <w:trPr>
          <w:trHeight w:val="32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01A8AED9" w14:textId="77777777" w:rsidR="00D7436F" w:rsidRDefault="00D7436F">
            <w:pPr>
              <w:rPr>
                <w:rFonts w:ascii="Calibri" w:hAnsi="Calibri" w:cs="Calibri"/>
                <w:color w:val="000000"/>
              </w:rPr>
            </w:pPr>
            <w:r>
              <w:rPr>
                <w:rFonts w:ascii="Calibri" w:hAnsi="Calibri" w:cs="Calibri"/>
                <w:color w:val="000000"/>
              </w:rPr>
              <w:t>Dan 2013</w:t>
            </w:r>
          </w:p>
        </w:tc>
        <w:tc>
          <w:tcPr>
            <w:tcW w:w="0" w:type="auto"/>
            <w:tcBorders>
              <w:top w:val="nil"/>
              <w:left w:val="nil"/>
              <w:bottom w:val="single" w:sz="4" w:space="0" w:color="auto"/>
              <w:right w:val="single" w:sz="4" w:space="0" w:color="auto"/>
            </w:tcBorders>
            <w:shd w:val="clear" w:color="auto" w:fill="auto"/>
            <w:noWrap/>
            <w:vAlign w:val="bottom"/>
            <w:hideMark/>
          </w:tcPr>
          <w:p w14:paraId="3F485D13" w14:textId="77777777" w:rsidR="00D7436F" w:rsidRDefault="00D7436F">
            <w:pPr>
              <w:jc w:val="center"/>
              <w:rPr>
                <w:rFonts w:ascii="Calibri" w:hAnsi="Calibri" w:cs="Calibri"/>
                <w:color w:val="000000"/>
              </w:rPr>
            </w:pPr>
            <w:r>
              <w:rPr>
                <w:rFonts w:ascii="Calibri" w:hAnsi="Calibri" w:cs="Calibri"/>
                <w:color w:val="000000"/>
              </w:rPr>
              <w:t>29.0</w:t>
            </w:r>
          </w:p>
        </w:tc>
        <w:tc>
          <w:tcPr>
            <w:tcW w:w="0" w:type="auto"/>
            <w:tcBorders>
              <w:top w:val="nil"/>
              <w:left w:val="nil"/>
              <w:bottom w:val="single" w:sz="4" w:space="0" w:color="auto"/>
              <w:right w:val="single" w:sz="4" w:space="0" w:color="auto"/>
            </w:tcBorders>
            <w:shd w:val="clear" w:color="auto" w:fill="auto"/>
            <w:noWrap/>
            <w:vAlign w:val="bottom"/>
            <w:hideMark/>
          </w:tcPr>
          <w:p w14:paraId="56277C1E" w14:textId="77777777" w:rsidR="00D7436F" w:rsidRDefault="00D7436F">
            <w:pPr>
              <w:jc w:val="center"/>
              <w:rPr>
                <w:rFonts w:ascii="Calibri" w:hAnsi="Calibri" w:cs="Calibri"/>
                <w:color w:val="000000"/>
              </w:rPr>
            </w:pPr>
            <w:r>
              <w:rPr>
                <w:rFonts w:ascii="Calibri" w:hAnsi="Calibri" w:cs="Calibri"/>
                <w:color w:val="000000"/>
              </w:rPr>
              <w:t>0.008*</w:t>
            </w:r>
          </w:p>
        </w:tc>
        <w:tc>
          <w:tcPr>
            <w:tcW w:w="0" w:type="auto"/>
            <w:tcBorders>
              <w:top w:val="nil"/>
              <w:left w:val="nil"/>
              <w:bottom w:val="single" w:sz="4" w:space="0" w:color="auto"/>
              <w:right w:val="single" w:sz="4" w:space="0" w:color="auto"/>
            </w:tcBorders>
            <w:shd w:val="clear" w:color="auto" w:fill="auto"/>
            <w:noWrap/>
            <w:vAlign w:val="bottom"/>
            <w:hideMark/>
          </w:tcPr>
          <w:p w14:paraId="43D16483" w14:textId="77777777" w:rsidR="00D7436F" w:rsidRDefault="00D7436F">
            <w:pPr>
              <w:jc w:val="center"/>
              <w:rPr>
                <w:rFonts w:ascii="Calibri" w:hAnsi="Calibri" w:cs="Calibri"/>
                <w:color w:val="000000"/>
              </w:rPr>
            </w:pPr>
            <w:r>
              <w:rPr>
                <w:rFonts w:ascii="Calibri" w:hAnsi="Calibri" w:cs="Calibri"/>
                <w:color w:val="000000"/>
              </w:rPr>
              <w:t>3.5</w:t>
            </w:r>
          </w:p>
        </w:tc>
        <w:tc>
          <w:tcPr>
            <w:tcW w:w="0" w:type="auto"/>
            <w:tcBorders>
              <w:top w:val="nil"/>
              <w:left w:val="nil"/>
              <w:bottom w:val="single" w:sz="4" w:space="0" w:color="auto"/>
              <w:right w:val="single" w:sz="4" w:space="0" w:color="auto"/>
            </w:tcBorders>
            <w:shd w:val="clear" w:color="auto" w:fill="auto"/>
            <w:noWrap/>
            <w:vAlign w:val="bottom"/>
            <w:hideMark/>
          </w:tcPr>
          <w:p w14:paraId="5309D8B8" w14:textId="77777777" w:rsidR="00D7436F" w:rsidRDefault="00D7436F">
            <w:pPr>
              <w:jc w:val="center"/>
              <w:rPr>
                <w:rFonts w:ascii="Calibri" w:hAnsi="Calibri" w:cs="Calibri"/>
                <w:color w:val="000000"/>
              </w:rPr>
            </w:pPr>
            <w:r>
              <w:rPr>
                <w:rFonts w:ascii="Calibri" w:hAnsi="Calibri" w:cs="Calibri"/>
                <w:color w:val="000000"/>
              </w:rPr>
              <w:t>0.000*</w:t>
            </w:r>
          </w:p>
        </w:tc>
        <w:tc>
          <w:tcPr>
            <w:tcW w:w="0" w:type="auto"/>
            <w:tcBorders>
              <w:top w:val="nil"/>
              <w:left w:val="nil"/>
              <w:bottom w:val="single" w:sz="4" w:space="0" w:color="auto"/>
              <w:right w:val="single" w:sz="4" w:space="0" w:color="auto"/>
            </w:tcBorders>
            <w:shd w:val="clear" w:color="auto" w:fill="auto"/>
            <w:noWrap/>
            <w:vAlign w:val="bottom"/>
            <w:hideMark/>
          </w:tcPr>
          <w:p w14:paraId="3BCBF099" w14:textId="77777777" w:rsidR="00D7436F" w:rsidRDefault="00D7436F">
            <w:pPr>
              <w:jc w:val="center"/>
              <w:rPr>
                <w:rFonts w:ascii="Calibri" w:hAnsi="Calibri" w:cs="Calibri"/>
                <w:color w:val="000000"/>
              </w:rPr>
            </w:pPr>
            <w:r>
              <w:rPr>
                <w:rFonts w:ascii="Calibri" w:hAnsi="Calibri" w:cs="Calibri"/>
                <w:color w:val="000000"/>
              </w:rPr>
              <w:t>68.0</w:t>
            </w:r>
          </w:p>
        </w:tc>
        <w:tc>
          <w:tcPr>
            <w:tcW w:w="0" w:type="auto"/>
            <w:tcBorders>
              <w:top w:val="nil"/>
              <w:left w:val="nil"/>
              <w:bottom w:val="single" w:sz="4" w:space="0" w:color="auto"/>
              <w:right w:val="single" w:sz="4" w:space="0" w:color="auto"/>
            </w:tcBorders>
            <w:shd w:val="clear" w:color="auto" w:fill="auto"/>
            <w:noWrap/>
            <w:vAlign w:val="bottom"/>
            <w:hideMark/>
          </w:tcPr>
          <w:p w14:paraId="19D9EAB0" w14:textId="77777777" w:rsidR="00D7436F" w:rsidRDefault="00D7436F">
            <w:pPr>
              <w:jc w:val="center"/>
              <w:rPr>
                <w:rFonts w:ascii="Calibri" w:hAnsi="Calibri" w:cs="Calibri"/>
                <w:color w:val="000000"/>
              </w:rPr>
            </w:pPr>
            <w:r>
              <w:rPr>
                <w:rFonts w:ascii="Calibri" w:hAnsi="Calibri" w:cs="Calibri"/>
                <w:color w:val="000000"/>
              </w:rPr>
              <w:t>0.000*</w:t>
            </w:r>
          </w:p>
        </w:tc>
      </w:tr>
      <w:tr w:rsidR="00D7436F" w14:paraId="2DC352F6" w14:textId="77777777" w:rsidTr="00D7436F">
        <w:trPr>
          <w:trHeight w:val="32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08743B43" w14:textId="77777777" w:rsidR="00D7436F" w:rsidRDefault="00D7436F">
            <w:pPr>
              <w:rPr>
                <w:rFonts w:ascii="Calibri" w:hAnsi="Calibri" w:cs="Calibri"/>
                <w:color w:val="000000"/>
              </w:rPr>
            </w:pPr>
            <w:r>
              <w:rPr>
                <w:rFonts w:ascii="Calibri" w:hAnsi="Calibri" w:cs="Calibri"/>
                <w:color w:val="000000"/>
              </w:rPr>
              <w:t>Dan 2015</w:t>
            </w:r>
          </w:p>
        </w:tc>
        <w:tc>
          <w:tcPr>
            <w:tcW w:w="0" w:type="auto"/>
            <w:tcBorders>
              <w:top w:val="nil"/>
              <w:left w:val="nil"/>
              <w:bottom w:val="single" w:sz="4" w:space="0" w:color="auto"/>
              <w:right w:val="single" w:sz="4" w:space="0" w:color="auto"/>
            </w:tcBorders>
            <w:shd w:val="clear" w:color="auto" w:fill="auto"/>
            <w:noWrap/>
            <w:vAlign w:val="bottom"/>
            <w:hideMark/>
          </w:tcPr>
          <w:p w14:paraId="6E122E3D" w14:textId="77777777" w:rsidR="00D7436F" w:rsidRDefault="00D7436F">
            <w:pPr>
              <w:jc w:val="center"/>
              <w:rPr>
                <w:rFonts w:ascii="Calibri" w:hAnsi="Calibri" w:cs="Calibri"/>
                <w:color w:val="000000"/>
              </w:rPr>
            </w:pPr>
            <w:r>
              <w:rPr>
                <w:rFonts w:ascii="Calibri" w:hAnsi="Calibri" w:cs="Calibri"/>
                <w:color w:val="000000"/>
              </w:rPr>
              <w:t>3.0</w:t>
            </w:r>
          </w:p>
        </w:tc>
        <w:tc>
          <w:tcPr>
            <w:tcW w:w="0" w:type="auto"/>
            <w:tcBorders>
              <w:top w:val="nil"/>
              <w:left w:val="nil"/>
              <w:bottom w:val="single" w:sz="4" w:space="0" w:color="auto"/>
              <w:right w:val="single" w:sz="4" w:space="0" w:color="auto"/>
            </w:tcBorders>
            <w:shd w:val="clear" w:color="auto" w:fill="auto"/>
            <w:noWrap/>
            <w:vAlign w:val="bottom"/>
            <w:hideMark/>
          </w:tcPr>
          <w:p w14:paraId="4A84BD24" w14:textId="77777777" w:rsidR="00D7436F" w:rsidRDefault="00D7436F">
            <w:pPr>
              <w:jc w:val="center"/>
              <w:rPr>
                <w:rFonts w:ascii="Calibri" w:hAnsi="Calibri" w:cs="Calibri"/>
                <w:color w:val="000000"/>
              </w:rPr>
            </w:pPr>
            <w:r>
              <w:rPr>
                <w:rFonts w:ascii="Calibri" w:hAnsi="Calibri" w:cs="Calibri"/>
                <w:color w:val="000000"/>
              </w:rPr>
              <w:t>0.371</w:t>
            </w:r>
          </w:p>
        </w:tc>
        <w:tc>
          <w:tcPr>
            <w:tcW w:w="0" w:type="auto"/>
            <w:tcBorders>
              <w:top w:val="nil"/>
              <w:left w:val="nil"/>
              <w:bottom w:val="single" w:sz="4" w:space="0" w:color="auto"/>
              <w:right w:val="single" w:sz="4" w:space="0" w:color="auto"/>
            </w:tcBorders>
            <w:shd w:val="clear" w:color="auto" w:fill="auto"/>
            <w:noWrap/>
            <w:vAlign w:val="bottom"/>
            <w:hideMark/>
          </w:tcPr>
          <w:p w14:paraId="6158E5F8" w14:textId="77777777" w:rsidR="00D7436F" w:rsidRDefault="00D7436F">
            <w:pPr>
              <w:jc w:val="center"/>
              <w:rPr>
                <w:rFonts w:ascii="Calibri" w:hAnsi="Calibri" w:cs="Calibri"/>
                <w:color w:val="000000"/>
              </w:rPr>
            </w:pPr>
            <w:r>
              <w:rPr>
                <w:rFonts w:ascii="Calibri" w:hAnsi="Calibri" w:cs="Calibri"/>
                <w:color w:val="000000"/>
              </w:rPr>
              <w:t>10.0</w:t>
            </w:r>
          </w:p>
        </w:tc>
        <w:tc>
          <w:tcPr>
            <w:tcW w:w="0" w:type="auto"/>
            <w:tcBorders>
              <w:top w:val="nil"/>
              <w:left w:val="nil"/>
              <w:bottom w:val="single" w:sz="4" w:space="0" w:color="auto"/>
              <w:right w:val="single" w:sz="4" w:space="0" w:color="auto"/>
            </w:tcBorders>
            <w:shd w:val="clear" w:color="auto" w:fill="auto"/>
            <w:noWrap/>
            <w:vAlign w:val="bottom"/>
            <w:hideMark/>
          </w:tcPr>
          <w:p w14:paraId="2A7B3768" w14:textId="77777777" w:rsidR="00D7436F" w:rsidRDefault="00D7436F">
            <w:pPr>
              <w:jc w:val="center"/>
              <w:rPr>
                <w:rFonts w:ascii="Calibri" w:hAnsi="Calibri" w:cs="Calibri"/>
                <w:color w:val="000000"/>
              </w:rPr>
            </w:pPr>
            <w:r>
              <w:rPr>
                <w:rFonts w:ascii="Calibri" w:hAnsi="Calibri" w:cs="Calibri"/>
                <w:color w:val="000000"/>
              </w:rPr>
              <w:t>0.097</w:t>
            </w:r>
          </w:p>
        </w:tc>
        <w:tc>
          <w:tcPr>
            <w:tcW w:w="0" w:type="auto"/>
            <w:tcBorders>
              <w:top w:val="nil"/>
              <w:left w:val="nil"/>
              <w:bottom w:val="single" w:sz="4" w:space="0" w:color="auto"/>
              <w:right w:val="single" w:sz="4" w:space="0" w:color="auto"/>
            </w:tcBorders>
            <w:shd w:val="clear" w:color="auto" w:fill="auto"/>
            <w:noWrap/>
            <w:vAlign w:val="bottom"/>
            <w:hideMark/>
          </w:tcPr>
          <w:p w14:paraId="5409623A" w14:textId="77777777" w:rsidR="00D7436F" w:rsidRDefault="00D7436F">
            <w:pPr>
              <w:jc w:val="center"/>
              <w:rPr>
                <w:rFonts w:ascii="Calibri" w:hAnsi="Calibri" w:cs="Calibri"/>
                <w:color w:val="000000"/>
              </w:rPr>
            </w:pPr>
            <w:r>
              <w:rPr>
                <w:rFonts w:ascii="Calibri" w:hAnsi="Calibri" w:cs="Calibri"/>
                <w:color w:val="000000"/>
              </w:rPr>
              <w:t>21.0</w:t>
            </w:r>
          </w:p>
        </w:tc>
        <w:tc>
          <w:tcPr>
            <w:tcW w:w="0" w:type="auto"/>
            <w:tcBorders>
              <w:top w:val="nil"/>
              <w:left w:val="nil"/>
              <w:bottom w:val="single" w:sz="4" w:space="0" w:color="auto"/>
              <w:right w:val="single" w:sz="4" w:space="0" w:color="auto"/>
            </w:tcBorders>
            <w:shd w:val="clear" w:color="auto" w:fill="auto"/>
            <w:noWrap/>
            <w:vAlign w:val="bottom"/>
            <w:hideMark/>
          </w:tcPr>
          <w:p w14:paraId="070A35EC" w14:textId="77777777" w:rsidR="00D7436F" w:rsidRDefault="00D7436F">
            <w:pPr>
              <w:jc w:val="center"/>
              <w:rPr>
                <w:rFonts w:ascii="Calibri" w:hAnsi="Calibri" w:cs="Calibri"/>
                <w:color w:val="000000"/>
              </w:rPr>
            </w:pPr>
            <w:r>
              <w:rPr>
                <w:rFonts w:ascii="Calibri" w:hAnsi="Calibri" w:cs="Calibri"/>
                <w:color w:val="000000"/>
              </w:rPr>
              <w:t>0.035*</w:t>
            </w:r>
          </w:p>
        </w:tc>
      </w:tr>
    </w:tbl>
    <w:p w14:paraId="773173B4" w14:textId="488A55AA" w:rsidR="00D02E88" w:rsidRDefault="00D02E88" w:rsidP="00D02E88"/>
    <w:p w14:paraId="75E84218" w14:textId="77777777" w:rsidR="009B05C9" w:rsidRDefault="009B05C9" w:rsidP="00C907FD">
      <w:pPr>
        <w:autoSpaceDE w:val="0"/>
        <w:autoSpaceDN w:val="0"/>
        <w:adjustRightInd w:val="0"/>
        <w:rPr>
          <w:color w:val="000000"/>
        </w:rPr>
      </w:pPr>
    </w:p>
    <w:p w14:paraId="4560971C" w14:textId="77777777" w:rsidR="008E6B84" w:rsidRDefault="008E6B84">
      <w:pPr>
        <w:rPr>
          <w:rFonts w:ascii="Arial" w:eastAsia="Calibri" w:hAnsi="Arial" w:cs="Arial"/>
          <w:b/>
          <w:bCs/>
          <w:iCs/>
          <w:sz w:val="32"/>
          <w:szCs w:val="30"/>
        </w:rPr>
      </w:pPr>
      <w:r>
        <w:br w:type="page"/>
      </w:r>
    </w:p>
    <w:p w14:paraId="1E20E937" w14:textId="47593C06" w:rsidR="002A033B" w:rsidRDefault="002A033B" w:rsidP="00176628">
      <w:pPr>
        <w:pStyle w:val="Heading2"/>
      </w:pPr>
      <w:bookmarkStart w:id="77" w:name="_Toc29994270"/>
      <w:r w:rsidRPr="00463DB2">
        <w:lastRenderedPageBreak/>
        <w:t>Yuma Backwater</w:t>
      </w:r>
      <w:bookmarkEnd w:id="77"/>
    </w:p>
    <w:p w14:paraId="6F9FA19F" w14:textId="77777777" w:rsidR="002A033B" w:rsidRPr="007F13EB" w:rsidRDefault="002A033B" w:rsidP="00176628"/>
    <w:p w14:paraId="0F808A66" w14:textId="7C231D79" w:rsidR="003912AC" w:rsidRDefault="00437A2E" w:rsidP="003912AC">
      <w:pPr>
        <w:pStyle w:val="ListParagraph"/>
        <w:spacing w:after="160"/>
        <w:ind w:left="0"/>
      </w:pPr>
      <w:r>
        <w:t xml:space="preserve">YUMA was initially used as a grow out pond for RASU, with individuals stocked directly into the lake.  Attempts were made to remove all RASU from the pond prior to start of this experiment; however, there may have been holdovers from the previous use. </w:t>
      </w:r>
      <w:r w:rsidR="003912AC">
        <w:t xml:space="preserve">The experimental set up at YUMA was different because this backwater is permanent, and progeny of stocked adults were allowed to recruit into this pond. </w:t>
      </w:r>
      <w:r>
        <w:t xml:space="preserve">In addition, </w:t>
      </w:r>
      <w:r w:rsidR="00DA1D52">
        <w:t>s</w:t>
      </w:r>
      <w:r w:rsidR="003912AC">
        <w:t xml:space="preserve">ignificant mortality in 2013 (especially of males) led to stocking of an additional 100 individuals (50 females and 50 males) in both 2014 and 2015 which also experienced high mortality (discussed in more detail later). </w:t>
      </w:r>
    </w:p>
    <w:p w14:paraId="40EC9125" w14:textId="77777777" w:rsidR="003912AC" w:rsidRDefault="003912AC" w:rsidP="003912AC">
      <w:pPr>
        <w:pStyle w:val="Heading3"/>
      </w:pPr>
      <w:bookmarkStart w:id="78" w:name="_Toc29994271"/>
      <w:r>
        <w:t>Remote sensing</w:t>
      </w:r>
      <w:bookmarkEnd w:id="78"/>
    </w:p>
    <w:p w14:paraId="4E891A86" w14:textId="77777777" w:rsidR="003912AC" w:rsidRPr="00BC7115" w:rsidRDefault="003912AC" w:rsidP="003912AC"/>
    <w:p w14:paraId="7CCB5799" w14:textId="64FD2110" w:rsidR="003912AC" w:rsidRDefault="003912AC" w:rsidP="003912AC">
      <w:r>
        <w:t xml:space="preserve">In YUMA, losses observed through PIT scanning were high immediately after stocking in 2013, especially for males (figure 4).  Nearly all RASU stocked in 2014 and 2015 were lost to PIT scanning within a few months; </w:t>
      </w:r>
      <w:r w:rsidR="00FE3FB3">
        <w:t>within t</w:t>
      </w:r>
      <w:r w:rsidR="004B5C6F">
        <w:t>hree</w:t>
      </w:r>
      <w:r w:rsidR="00FE3FB3">
        <w:t xml:space="preserve"> months of e</w:t>
      </w:r>
      <w:r w:rsidR="00E6558C">
        <w:t>ach</w:t>
      </w:r>
      <w:r w:rsidR="00FE3FB3">
        <w:t xml:space="preserve"> stocking </w:t>
      </w:r>
      <w:r w:rsidR="00F55B8A">
        <w:t xml:space="preserve">only </w:t>
      </w:r>
      <w:r w:rsidR="004B5C6F">
        <w:t>one</w:t>
      </w:r>
      <w:r>
        <w:t xml:space="preserve"> </w:t>
      </w:r>
      <w:r w:rsidR="00DF400C">
        <w:t>male and</w:t>
      </w:r>
      <w:del w:id="79" w:author="Kurtis Shollenberger" w:date="2020-01-16T13:59:00Z">
        <w:r w:rsidR="00DF400C" w:rsidDel="00E430D7">
          <w:delText xml:space="preserve"> </w:delText>
        </w:r>
      </w:del>
      <w:r>
        <w:t xml:space="preserve"> </w:t>
      </w:r>
      <w:r w:rsidR="00D01C0A">
        <w:t xml:space="preserve">few </w:t>
      </w:r>
      <w:r>
        <w:t>females</w:t>
      </w:r>
      <w:r w:rsidR="00D01C0A">
        <w:t xml:space="preserve"> (five in 2014 and ten in 2015)</w:t>
      </w:r>
      <w:r>
        <w:t xml:space="preserve"> were contacted.  The majority of individuals contacted more than t</w:t>
      </w:r>
      <w:r w:rsidR="00D01C0A">
        <w:t>hree</w:t>
      </w:r>
      <w:r>
        <w:t xml:space="preserve"> months post-stocking regardless of stocking year continued to be contacted for the remainder of the study indicating survival of established adults was high.  For example, approximately 80 females from the 2013 stocking were contacted after initial losses and more than 50 were contacted in 2019; 62.5% survival over six years equating to 92.4% average annual survival.  RASU lost to PIT scanning includes tag loss, which was not estimated.  </w:t>
      </w:r>
    </w:p>
    <w:p w14:paraId="1FEC8F61" w14:textId="1B01222C" w:rsidR="003912AC" w:rsidRDefault="003912AC" w:rsidP="003912AC"/>
    <w:p w14:paraId="4379ABE6" w14:textId="77777777" w:rsidR="008E6B84" w:rsidRDefault="008E6B84" w:rsidP="008E6B84">
      <w:r>
        <w:t xml:space="preserve">The capture of small (less than 350 mm TL) untagged RASU in YUMA within a year of initial stocking (2013) provided evidence of spawning and recruitment (table 17).  Evidence of ongoing recruitment in subsequent years was provided by the continued capture of small untagged RASU, and the number of untagged RASU in each capture event outnumbered the recaptures in all capture events after 2014.  However, the number of RASU tagged at capture in YUMA and </w:t>
      </w:r>
    </w:p>
    <w:p w14:paraId="2DC46694" w14:textId="77777777" w:rsidR="008E6B84" w:rsidRDefault="008E6B84" w:rsidP="008E6B84">
      <w:r>
        <w:t>tracked by PIT scanners did not remain substantially greater than zero until the tagging event in May 2015 (figure 5).  Subsequent tagging events continued to add to the total surviving potential recruits resulting in a sustainable population approaching 200 RASU.  Most RASU that were PIT tagged in YUMA during the largest tagging event in October 2018 (498 individuals) were lost to PIT scanners within a couple months of being tagged.  The losses may be due to overcrowding in YUMA as there may be over 400 RASU adults in the backwater, including PIT tagged and untagged recruits as well as surviving stocked RASU.  The capture of large (565 mm TL) untagged RASU in the first November after initial stocking (table 17) indicates tag loss or that at least one RASU was not removed from YUMA prior to stocking in 2013.</w:t>
      </w:r>
    </w:p>
    <w:p w14:paraId="4811D9F3" w14:textId="77777777" w:rsidR="008E6B84" w:rsidRDefault="008E6B84" w:rsidP="008E6B84"/>
    <w:p w14:paraId="1588A038" w14:textId="77777777" w:rsidR="008E6B84" w:rsidRDefault="008E6B84" w:rsidP="003912AC"/>
    <w:p w14:paraId="16434A5D" w14:textId="77777777" w:rsidR="00E519E4" w:rsidRDefault="003912AC" w:rsidP="00E519E4">
      <w:pPr>
        <w:keepNext/>
      </w:pPr>
      <w:r>
        <w:rPr>
          <w:noProof/>
        </w:rPr>
        <w:lastRenderedPageBreak/>
        <w:drawing>
          <wp:inline distT="0" distB="0" distL="0" distR="0" wp14:anchorId="2C86999E" wp14:editId="42C01A4A">
            <wp:extent cx="5029200" cy="3648075"/>
            <wp:effectExtent l="0" t="0" r="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029200" cy="3648075"/>
                    </a:xfrm>
                    <a:prstGeom prst="rect">
                      <a:avLst/>
                    </a:prstGeom>
                  </pic:spPr>
                </pic:pic>
              </a:graphicData>
            </a:graphic>
          </wp:inline>
        </w:drawing>
      </w:r>
    </w:p>
    <w:p w14:paraId="51454D63" w14:textId="4A13205F" w:rsidR="003912AC" w:rsidRDefault="00E519E4" w:rsidP="00E519E4">
      <w:pPr>
        <w:pStyle w:val="Caption"/>
      </w:pPr>
      <w:bookmarkStart w:id="80" w:name="_Toc29994296"/>
      <w:r>
        <w:t xml:space="preserve">Figure </w:t>
      </w:r>
      <w:r w:rsidR="00B94D3F">
        <w:fldChar w:fldCharType="begin"/>
      </w:r>
      <w:r w:rsidR="00B94D3F">
        <w:instrText xml:space="preserve"> SEQ Figure \* ARABIC </w:instrText>
      </w:r>
      <w:r w:rsidR="00B94D3F">
        <w:fldChar w:fldCharType="separate"/>
      </w:r>
      <w:r w:rsidR="0054402B">
        <w:rPr>
          <w:noProof/>
        </w:rPr>
        <w:t>4</w:t>
      </w:r>
      <w:r w:rsidR="00B94D3F">
        <w:rPr>
          <w:noProof/>
        </w:rPr>
        <w:fldChar w:fldCharType="end"/>
      </w:r>
      <w:r>
        <w:t>.</w:t>
      </w:r>
      <w:r w:rsidR="00115D77">
        <w:rPr>
          <w:rFonts w:cs="Arial"/>
        </w:rPr>
        <w:t>—</w:t>
      </w:r>
      <w:r w:rsidRPr="00D53EE3">
        <w:t>PIT tagged and released RASU tracked in YUMA from February 2013 through March 2019.</w:t>
      </w:r>
      <w:bookmarkEnd w:id="80"/>
    </w:p>
    <w:p w14:paraId="7AD5EB42" w14:textId="77777777" w:rsidR="003912AC" w:rsidRDefault="003912AC" w:rsidP="003912AC"/>
    <w:p w14:paraId="7B4FAFCD" w14:textId="77777777" w:rsidR="00C70216" w:rsidRDefault="00C70216" w:rsidP="00C70216">
      <w:pPr>
        <w:sectPr w:rsidR="00C70216" w:rsidSect="00B20E8B">
          <w:pgSz w:w="12240" w:h="15840" w:code="1"/>
          <w:pgMar w:top="1440" w:right="2160" w:bottom="1440" w:left="2160" w:header="720" w:footer="720" w:gutter="0"/>
          <w:cols w:space="720"/>
          <w:titlePg/>
          <w:docGrid w:linePitch="360"/>
        </w:sectPr>
      </w:pPr>
    </w:p>
    <w:p w14:paraId="3B1849BA" w14:textId="77777777" w:rsidR="00C70216" w:rsidRDefault="00C70216" w:rsidP="00C70216"/>
    <w:tbl>
      <w:tblPr>
        <w:tblW w:w="11280" w:type="dxa"/>
        <w:tblLook w:val="04A0" w:firstRow="1" w:lastRow="0" w:firstColumn="1" w:lastColumn="0" w:noHBand="0" w:noVBand="1"/>
      </w:tblPr>
      <w:tblGrid>
        <w:gridCol w:w="1380"/>
        <w:gridCol w:w="757"/>
        <w:gridCol w:w="757"/>
        <w:gridCol w:w="1040"/>
        <w:gridCol w:w="1560"/>
        <w:gridCol w:w="1040"/>
        <w:gridCol w:w="1560"/>
        <w:gridCol w:w="1040"/>
        <w:gridCol w:w="1560"/>
        <w:gridCol w:w="700"/>
      </w:tblGrid>
      <w:tr w:rsidR="00C70216" w:rsidRPr="00B81109" w14:paraId="0CE3229A" w14:textId="77777777" w:rsidTr="00290E61">
        <w:trPr>
          <w:trHeight w:val="287"/>
        </w:trPr>
        <w:tc>
          <w:tcPr>
            <w:tcW w:w="11280" w:type="dxa"/>
            <w:gridSpan w:val="10"/>
            <w:tcBorders>
              <w:top w:val="nil"/>
              <w:left w:val="nil"/>
              <w:bottom w:val="single" w:sz="4" w:space="0" w:color="auto"/>
              <w:right w:val="nil"/>
            </w:tcBorders>
            <w:shd w:val="clear" w:color="auto" w:fill="auto"/>
            <w:noWrap/>
            <w:vAlign w:val="bottom"/>
            <w:hideMark/>
          </w:tcPr>
          <w:p w14:paraId="2DD140F5" w14:textId="77777777" w:rsidR="00C70216" w:rsidRPr="00287114" w:rsidRDefault="00C70216" w:rsidP="00287114">
            <w:pPr>
              <w:pStyle w:val="Table-heading"/>
            </w:pPr>
            <w:bookmarkStart w:id="81" w:name="_Toc29994291"/>
            <w:r w:rsidRPr="00287114">
              <w:t>Table 17.  RASU captures from routine monitoring efforts in YUMA.</w:t>
            </w:r>
            <w:bookmarkEnd w:id="81"/>
          </w:p>
          <w:p w14:paraId="4FB5CF6B" w14:textId="77777777" w:rsidR="00C70216" w:rsidRPr="00AD7398" w:rsidRDefault="00C70216" w:rsidP="00290E61">
            <w:pPr>
              <w:rPr>
                <w:rFonts w:ascii="Arial" w:hAnsi="Arial" w:cs="Arial"/>
                <w:color w:val="000000"/>
                <w:sz w:val="18"/>
                <w:szCs w:val="18"/>
              </w:rPr>
            </w:pPr>
            <w:r w:rsidRPr="00AD7398">
              <w:rPr>
                <w:rFonts w:ascii="Arial" w:hAnsi="Arial" w:cs="Arial"/>
                <w:color w:val="000000"/>
                <w:sz w:val="18"/>
                <w:szCs w:val="18"/>
              </w:rPr>
              <w:t>TL is in mm.</w:t>
            </w:r>
          </w:p>
        </w:tc>
      </w:tr>
      <w:tr w:rsidR="00C70216" w:rsidRPr="00B81109" w14:paraId="149EEFF1" w14:textId="77777777" w:rsidTr="00290E61">
        <w:trPr>
          <w:trHeight w:val="263"/>
        </w:trPr>
        <w:tc>
          <w:tcPr>
            <w:tcW w:w="1380" w:type="dxa"/>
            <w:tcBorders>
              <w:top w:val="nil"/>
              <w:left w:val="single" w:sz="4" w:space="0" w:color="auto"/>
              <w:bottom w:val="single" w:sz="4" w:space="0" w:color="auto"/>
              <w:right w:val="nil"/>
            </w:tcBorders>
            <w:shd w:val="clear" w:color="000000" w:fill="BFBFBF"/>
            <w:noWrap/>
            <w:vAlign w:val="bottom"/>
            <w:hideMark/>
          </w:tcPr>
          <w:p w14:paraId="00B3228D" w14:textId="77777777" w:rsidR="00C70216" w:rsidRPr="00AD7398" w:rsidRDefault="00C70216" w:rsidP="00290E61">
            <w:pPr>
              <w:jc w:val="center"/>
              <w:rPr>
                <w:rFonts w:ascii="Arial" w:hAnsi="Arial" w:cs="Arial"/>
                <w:b/>
                <w:bCs/>
                <w:color w:val="000000"/>
                <w:sz w:val="18"/>
                <w:szCs w:val="18"/>
              </w:rPr>
            </w:pPr>
            <w:r w:rsidRPr="00AD7398">
              <w:rPr>
                <w:rFonts w:ascii="Arial" w:hAnsi="Arial" w:cs="Arial"/>
                <w:b/>
                <w:bCs/>
                <w:color w:val="000000"/>
                <w:sz w:val="18"/>
                <w:szCs w:val="18"/>
              </w:rPr>
              <w:t> </w:t>
            </w:r>
          </w:p>
        </w:tc>
        <w:tc>
          <w:tcPr>
            <w:tcW w:w="700" w:type="dxa"/>
            <w:tcBorders>
              <w:top w:val="nil"/>
              <w:left w:val="nil"/>
              <w:bottom w:val="single" w:sz="4" w:space="0" w:color="auto"/>
              <w:right w:val="nil"/>
            </w:tcBorders>
            <w:shd w:val="clear" w:color="000000" w:fill="BFBFBF"/>
            <w:noWrap/>
            <w:vAlign w:val="bottom"/>
            <w:hideMark/>
          </w:tcPr>
          <w:p w14:paraId="73411BF7" w14:textId="77777777" w:rsidR="00C70216" w:rsidRPr="00AD7398" w:rsidRDefault="00C70216" w:rsidP="00290E61">
            <w:pPr>
              <w:jc w:val="center"/>
              <w:rPr>
                <w:rFonts w:ascii="Arial" w:hAnsi="Arial" w:cs="Arial"/>
                <w:b/>
                <w:bCs/>
                <w:color w:val="000000"/>
                <w:sz w:val="18"/>
                <w:szCs w:val="18"/>
              </w:rPr>
            </w:pPr>
            <w:r w:rsidRPr="00AD7398">
              <w:rPr>
                <w:rFonts w:ascii="Arial" w:hAnsi="Arial" w:cs="Arial"/>
                <w:b/>
                <w:bCs/>
                <w:color w:val="000000"/>
                <w:sz w:val="18"/>
                <w:szCs w:val="18"/>
              </w:rPr>
              <w:t> </w:t>
            </w:r>
          </w:p>
        </w:tc>
        <w:tc>
          <w:tcPr>
            <w:tcW w:w="700" w:type="dxa"/>
            <w:tcBorders>
              <w:top w:val="nil"/>
              <w:left w:val="nil"/>
              <w:bottom w:val="single" w:sz="4" w:space="0" w:color="auto"/>
              <w:right w:val="single" w:sz="4" w:space="0" w:color="auto"/>
            </w:tcBorders>
            <w:shd w:val="clear" w:color="000000" w:fill="BFBFBF"/>
            <w:noWrap/>
            <w:vAlign w:val="bottom"/>
            <w:hideMark/>
          </w:tcPr>
          <w:p w14:paraId="23DABB09" w14:textId="77777777" w:rsidR="00C70216" w:rsidRPr="00AD7398" w:rsidRDefault="00C70216" w:rsidP="00290E61">
            <w:pPr>
              <w:jc w:val="center"/>
              <w:rPr>
                <w:rFonts w:ascii="Arial" w:hAnsi="Arial" w:cs="Arial"/>
                <w:b/>
                <w:bCs/>
                <w:color w:val="000000"/>
                <w:sz w:val="18"/>
                <w:szCs w:val="18"/>
              </w:rPr>
            </w:pPr>
            <w:r w:rsidRPr="00AD7398">
              <w:rPr>
                <w:rFonts w:ascii="Arial" w:hAnsi="Arial" w:cs="Arial"/>
                <w:b/>
                <w:bCs/>
                <w:color w:val="000000"/>
                <w:sz w:val="18"/>
                <w:szCs w:val="18"/>
              </w:rPr>
              <w:t> </w:t>
            </w:r>
          </w:p>
        </w:tc>
        <w:tc>
          <w:tcPr>
            <w:tcW w:w="2600" w:type="dxa"/>
            <w:gridSpan w:val="2"/>
            <w:tcBorders>
              <w:top w:val="single" w:sz="4" w:space="0" w:color="auto"/>
              <w:left w:val="nil"/>
              <w:bottom w:val="single" w:sz="4" w:space="0" w:color="auto"/>
              <w:right w:val="single" w:sz="4" w:space="0" w:color="auto"/>
            </w:tcBorders>
            <w:shd w:val="clear" w:color="000000" w:fill="BFBFBF"/>
            <w:noWrap/>
            <w:vAlign w:val="bottom"/>
            <w:hideMark/>
          </w:tcPr>
          <w:p w14:paraId="1946014B" w14:textId="77777777" w:rsidR="00C70216" w:rsidRPr="00AD7398" w:rsidRDefault="00C70216" w:rsidP="00290E61">
            <w:pPr>
              <w:jc w:val="center"/>
              <w:rPr>
                <w:rFonts w:ascii="Arial" w:hAnsi="Arial" w:cs="Arial"/>
                <w:b/>
                <w:bCs/>
                <w:color w:val="000000"/>
                <w:sz w:val="18"/>
                <w:szCs w:val="18"/>
              </w:rPr>
            </w:pPr>
            <w:r w:rsidRPr="00AD7398">
              <w:rPr>
                <w:rFonts w:ascii="Arial" w:hAnsi="Arial" w:cs="Arial"/>
                <w:b/>
                <w:bCs/>
                <w:color w:val="000000"/>
                <w:sz w:val="18"/>
                <w:szCs w:val="18"/>
              </w:rPr>
              <w:t>Males</w:t>
            </w:r>
          </w:p>
        </w:tc>
        <w:tc>
          <w:tcPr>
            <w:tcW w:w="2600" w:type="dxa"/>
            <w:gridSpan w:val="2"/>
            <w:tcBorders>
              <w:top w:val="single" w:sz="4" w:space="0" w:color="auto"/>
              <w:left w:val="nil"/>
              <w:bottom w:val="single" w:sz="4" w:space="0" w:color="auto"/>
              <w:right w:val="single" w:sz="4" w:space="0" w:color="auto"/>
            </w:tcBorders>
            <w:shd w:val="clear" w:color="000000" w:fill="BFBFBF"/>
            <w:noWrap/>
            <w:vAlign w:val="bottom"/>
            <w:hideMark/>
          </w:tcPr>
          <w:p w14:paraId="2DAC567D" w14:textId="77777777" w:rsidR="00C70216" w:rsidRPr="00AD7398" w:rsidRDefault="00C70216" w:rsidP="00290E61">
            <w:pPr>
              <w:jc w:val="center"/>
              <w:rPr>
                <w:rFonts w:ascii="Arial" w:hAnsi="Arial" w:cs="Arial"/>
                <w:b/>
                <w:bCs/>
                <w:color w:val="000000"/>
                <w:sz w:val="18"/>
                <w:szCs w:val="18"/>
              </w:rPr>
            </w:pPr>
            <w:r w:rsidRPr="00AD7398">
              <w:rPr>
                <w:rFonts w:ascii="Arial" w:hAnsi="Arial" w:cs="Arial"/>
                <w:b/>
                <w:bCs/>
                <w:color w:val="000000"/>
                <w:sz w:val="18"/>
                <w:szCs w:val="18"/>
              </w:rPr>
              <w:t>Females</w:t>
            </w:r>
          </w:p>
        </w:tc>
        <w:tc>
          <w:tcPr>
            <w:tcW w:w="2600" w:type="dxa"/>
            <w:gridSpan w:val="2"/>
            <w:tcBorders>
              <w:top w:val="single" w:sz="4" w:space="0" w:color="auto"/>
              <w:left w:val="nil"/>
              <w:bottom w:val="single" w:sz="4" w:space="0" w:color="auto"/>
              <w:right w:val="single" w:sz="4" w:space="0" w:color="auto"/>
            </w:tcBorders>
            <w:shd w:val="clear" w:color="000000" w:fill="BFBFBF"/>
            <w:noWrap/>
            <w:vAlign w:val="bottom"/>
            <w:hideMark/>
          </w:tcPr>
          <w:p w14:paraId="477ED4BF" w14:textId="77777777" w:rsidR="00C70216" w:rsidRPr="00AD7398" w:rsidRDefault="00C70216" w:rsidP="00290E61">
            <w:pPr>
              <w:jc w:val="center"/>
              <w:rPr>
                <w:rFonts w:ascii="Arial" w:hAnsi="Arial" w:cs="Arial"/>
                <w:b/>
                <w:bCs/>
                <w:color w:val="000000"/>
                <w:sz w:val="18"/>
                <w:szCs w:val="18"/>
              </w:rPr>
            </w:pPr>
            <w:r w:rsidRPr="00AD7398">
              <w:rPr>
                <w:rFonts w:ascii="Arial" w:hAnsi="Arial" w:cs="Arial"/>
                <w:b/>
                <w:bCs/>
                <w:color w:val="000000"/>
                <w:sz w:val="18"/>
                <w:szCs w:val="18"/>
              </w:rPr>
              <w:t>Unknown</w:t>
            </w:r>
          </w:p>
        </w:tc>
        <w:tc>
          <w:tcPr>
            <w:tcW w:w="700" w:type="dxa"/>
            <w:tcBorders>
              <w:top w:val="nil"/>
              <w:left w:val="nil"/>
              <w:bottom w:val="single" w:sz="4" w:space="0" w:color="auto"/>
              <w:right w:val="single" w:sz="4" w:space="0" w:color="auto"/>
            </w:tcBorders>
            <w:shd w:val="clear" w:color="000000" w:fill="BFBFBF"/>
            <w:noWrap/>
            <w:vAlign w:val="bottom"/>
            <w:hideMark/>
          </w:tcPr>
          <w:p w14:paraId="67B48D55" w14:textId="77777777" w:rsidR="00C70216" w:rsidRPr="00AD7398" w:rsidRDefault="00C70216" w:rsidP="00290E61">
            <w:pPr>
              <w:jc w:val="center"/>
              <w:rPr>
                <w:rFonts w:ascii="Arial" w:hAnsi="Arial" w:cs="Arial"/>
                <w:b/>
                <w:bCs/>
                <w:color w:val="000000"/>
                <w:sz w:val="18"/>
                <w:szCs w:val="18"/>
              </w:rPr>
            </w:pPr>
            <w:r w:rsidRPr="00AD7398">
              <w:rPr>
                <w:rFonts w:ascii="Arial" w:hAnsi="Arial" w:cs="Arial"/>
                <w:b/>
                <w:bCs/>
                <w:color w:val="000000"/>
                <w:sz w:val="18"/>
                <w:szCs w:val="18"/>
              </w:rPr>
              <w:t> </w:t>
            </w:r>
          </w:p>
        </w:tc>
      </w:tr>
      <w:tr w:rsidR="00C70216" w:rsidRPr="00B81109" w14:paraId="05D721D2" w14:textId="77777777" w:rsidTr="00290E61">
        <w:trPr>
          <w:trHeight w:val="690"/>
        </w:trPr>
        <w:tc>
          <w:tcPr>
            <w:tcW w:w="1380" w:type="dxa"/>
            <w:tcBorders>
              <w:top w:val="nil"/>
              <w:left w:val="single" w:sz="4" w:space="0" w:color="auto"/>
              <w:bottom w:val="single" w:sz="8" w:space="0" w:color="auto"/>
              <w:right w:val="single" w:sz="4" w:space="0" w:color="auto"/>
            </w:tcBorders>
            <w:shd w:val="clear" w:color="000000" w:fill="BFBFBF"/>
            <w:vAlign w:val="bottom"/>
            <w:hideMark/>
          </w:tcPr>
          <w:p w14:paraId="30679FE8" w14:textId="77777777" w:rsidR="00C70216" w:rsidRPr="00AD7398" w:rsidRDefault="00C70216" w:rsidP="00290E61">
            <w:pPr>
              <w:jc w:val="center"/>
              <w:rPr>
                <w:rFonts w:ascii="Arial" w:hAnsi="Arial" w:cs="Arial"/>
                <w:b/>
                <w:bCs/>
                <w:color w:val="000000"/>
                <w:sz w:val="18"/>
                <w:szCs w:val="18"/>
              </w:rPr>
            </w:pPr>
            <w:r w:rsidRPr="00AD7398">
              <w:rPr>
                <w:rFonts w:ascii="Arial" w:hAnsi="Arial" w:cs="Arial"/>
                <w:b/>
                <w:bCs/>
                <w:color w:val="000000"/>
                <w:sz w:val="18"/>
                <w:szCs w:val="18"/>
              </w:rPr>
              <w:t>Month - Year</w:t>
            </w:r>
          </w:p>
        </w:tc>
        <w:tc>
          <w:tcPr>
            <w:tcW w:w="700" w:type="dxa"/>
            <w:tcBorders>
              <w:top w:val="nil"/>
              <w:left w:val="nil"/>
              <w:bottom w:val="single" w:sz="8" w:space="0" w:color="auto"/>
              <w:right w:val="single" w:sz="4" w:space="0" w:color="auto"/>
            </w:tcBorders>
            <w:shd w:val="clear" w:color="000000" w:fill="BFBFBF"/>
            <w:vAlign w:val="bottom"/>
            <w:hideMark/>
          </w:tcPr>
          <w:p w14:paraId="126E5955" w14:textId="77777777" w:rsidR="00C70216" w:rsidRPr="00AD7398" w:rsidRDefault="00C70216" w:rsidP="00290E61">
            <w:pPr>
              <w:jc w:val="center"/>
              <w:rPr>
                <w:rFonts w:ascii="Arial" w:hAnsi="Arial" w:cs="Arial"/>
                <w:b/>
                <w:bCs/>
                <w:color w:val="000000"/>
                <w:sz w:val="18"/>
                <w:szCs w:val="18"/>
              </w:rPr>
            </w:pPr>
            <w:r w:rsidRPr="00AD7398">
              <w:rPr>
                <w:rFonts w:ascii="Arial" w:hAnsi="Arial" w:cs="Arial"/>
                <w:b/>
                <w:bCs/>
                <w:color w:val="000000"/>
                <w:sz w:val="18"/>
                <w:szCs w:val="18"/>
              </w:rPr>
              <w:t>Recap (N)</w:t>
            </w:r>
          </w:p>
        </w:tc>
        <w:tc>
          <w:tcPr>
            <w:tcW w:w="700" w:type="dxa"/>
            <w:tcBorders>
              <w:top w:val="nil"/>
              <w:left w:val="nil"/>
              <w:bottom w:val="single" w:sz="8" w:space="0" w:color="auto"/>
              <w:right w:val="nil"/>
            </w:tcBorders>
            <w:shd w:val="clear" w:color="000000" w:fill="BFBFBF"/>
            <w:vAlign w:val="bottom"/>
            <w:hideMark/>
          </w:tcPr>
          <w:p w14:paraId="2E65C163" w14:textId="77777777" w:rsidR="00C70216" w:rsidRPr="00AD7398" w:rsidRDefault="00C70216" w:rsidP="00290E61">
            <w:pPr>
              <w:jc w:val="center"/>
              <w:rPr>
                <w:rFonts w:ascii="Arial" w:hAnsi="Arial" w:cs="Arial"/>
                <w:b/>
                <w:bCs/>
                <w:color w:val="000000"/>
                <w:sz w:val="18"/>
                <w:szCs w:val="18"/>
              </w:rPr>
            </w:pPr>
            <w:r w:rsidRPr="00AD7398">
              <w:rPr>
                <w:rFonts w:ascii="Arial" w:hAnsi="Arial" w:cs="Arial"/>
                <w:b/>
                <w:bCs/>
                <w:color w:val="000000"/>
                <w:sz w:val="18"/>
                <w:szCs w:val="18"/>
              </w:rPr>
              <w:t>Recap (Y)</w:t>
            </w:r>
          </w:p>
        </w:tc>
        <w:tc>
          <w:tcPr>
            <w:tcW w:w="1040" w:type="dxa"/>
            <w:tcBorders>
              <w:top w:val="nil"/>
              <w:left w:val="single" w:sz="4" w:space="0" w:color="auto"/>
              <w:bottom w:val="single" w:sz="8" w:space="0" w:color="auto"/>
              <w:right w:val="single" w:sz="4" w:space="0" w:color="auto"/>
            </w:tcBorders>
            <w:shd w:val="clear" w:color="000000" w:fill="BFBFBF"/>
            <w:vAlign w:val="bottom"/>
            <w:hideMark/>
          </w:tcPr>
          <w:p w14:paraId="10B8AC97" w14:textId="77777777" w:rsidR="00C70216" w:rsidRPr="00AD7398" w:rsidRDefault="00C70216" w:rsidP="00290E61">
            <w:pPr>
              <w:jc w:val="center"/>
              <w:rPr>
                <w:rFonts w:ascii="Arial" w:hAnsi="Arial" w:cs="Arial"/>
                <w:b/>
                <w:bCs/>
                <w:color w:val="000000"/>
                <w:sz w:val="18"/>
                <w:szCs w:val="18"/>
              </w:rPr>
            </w:pPr>
            <w:r w:rsidRPr="00AD7398">
              <w:rPr>
                <w:rFonts w:ascii="Arial" w:hAnsi="Arial" w:cs="Arial"/>
                <w:b/>
                <w:bCs/>
                <w:color w:val="000000"/>
                <w:sz w:val="18"/>
                <w:szCs w:val="18"/>
              </w:rPr>
              <w:t>Captures</w:t>
            </w:r>
          </w:p>
        </w:tc>
        <w:tc>
          <w:tcPr>
            <w:tcW w:w="1560" w:type="dxa"/>
            <w:tcBorders>
              <w:top w:val="nil"/>
              <w:left w:val="nil"/>
              <w:bottom w:val="single" w:sz="8" w:space="0" w:color="auto"/>
              <w:right w:val="single" w:sz="4" w:space="0" w:color="auto"/>
            </w:tcBorders>
            <w:shd w:val="clear" w:color="000000" w:fill="BFBFBF"/>
            <w:vAlign w:val="bottom"/>
            <w:hideMark/>
          </w:tcPr>
          <w:p w14:paraId="17C1C41F" w14:textId="77777777" w:rsidR="00C70216" w:rsidRPr="00AD7398" w:rsidRDefault="00C70216" w:rsidP="00290E61">
            <w:pPr>
              <w:jc w:val="center"/>
              <w:rPr>
                <w:rFonts w:ascii="Arial" w:hAnsi="Arial" w:cs="Arial"/>
                <w:b/>
                <w:bCs/>
                <w:color w:val="000000"/>
                <w:sz w:val="18"/>
                <w:szCs w:val="18"/>
              </w:rPr>
            </w:pPr>
            <w:r w:rsidRPr="00AD7398">
              <w:rPr>
                <w:rFonts w:ascii="Arial" w:hAnsi="Arial" w:cs="Arial"/>
                <w:b/>
                <w:bCs/>
                <w:color w:val="000000"/>
                <w:sz w:val="18"/>
                <w:szCs w:val="18"/>
              </w:rPr>
              <w:t>Mean TL (Range)</w:t>
            </w:r>
          </w:p>
        </w:tc>
        <w:tc>
          <w:tcPr>
            <w:tcW w:w="1040" w:type="dxa"/>
            <w:tcBorders>
              <w:top w:val="nil"/>
              <w:left w:val="nil"/>
              <w:bottom w:val="single" w:sz="8" w:space="0" w:color="auto"/>
              <w:right w:val="single" w:sz="4" w:space="0" w:color="auto"/>
            </w:tcBorders>
            <w:shd w:val="clear" w:color="000000" w:fill="BFBFBF"/>
            <w:vAlign w:val="bottom"/>
            <w:hideMark/>
          </w:tcPr>
          <w:p w14:paraId="7F8D93A1" w14:textId="77777777" w:rsidR="00C70216" w:rsidRPr="00AD7398" w:rsidRDefault="00C70216" w:rsidP="00290E61">
            <w:pPr>
              <w:jc w:val="center"/>
              <w:rPr>
                <w:rFonts w:ascii="Arial" w:hAnsi="Arial" w:cs="Arial"/>
                <w:b/>
                <w:bCs/>
                <w:color w:val="000000"/>
                <w:sz w:val="18"/>
                <w:szCs w:val="18"/>
              </w:rPr>
            </w:pPr>
            <w:r w:rsidRPr="00AD7398">
              <w:rPr>
                <w:rFonts w:ascii="Arial" w:hAnsi="Arial" w:cs="Arial"/>
                <w:b/>
                <w:bCs/>
                <w:color w:val="000000"/>
                <w:sz w:val="18"/>
                <w:szCs w:val="18"/>
              </w:rPr>
              <w:t>Captures</w:t>
            </w:r>
          </w:p>
        </w:tc>
        <w:tc>
          <w:tcPr>
            <w:tcW w:w="1560" w:type="dxa"/>
            <w:tcBorders>
              <w:top w:val="nil"/>
              <w:left w:val="nil"/>
              <w:bottom w:val="single" w:sz="8" w:space="0" w:color="auto"/>
              <w:right w:val="single" w:sz="4" w:space="0" w:color="auto"/>
            </w:tcBorders>
            <w:shd w:val="clear" w:color="000000" w:fill="BFBFBF"/>
            <w:vAlign w:val="bottom"/>
            <w:hideMark/>
          </w:tcPr>
          <w:p w14:paraId="7565746E" w14:textId="77777777" w:rsidR="00C70216" w:rsidRPr="00AD7398" w:rsidRDefault="00C70216" w:rsidP="00290E61">
            <w:pPr>
              <w:jc w:val="center"/>
              <w:rPr>
                <w:rFonts w:ascii="Arial" w:hAnsi="Arial" w:cs="Arial"/>
                <w:b/>
                <w:bCs/>
                <w:color w:val="000000"/>
                <w:sz w:val="18"/>
                <w:szCs w:val="18"/>
              </w:rPr>
            </w:pPr>
            <w:r w:rsidRPr="00AD7398">
              <w:rPr>
                <w:rFonts w:ascii="Arial" w:hAnsi="Arial" w:cs="Arial"/>
                <w:b/>
                <w:bCs/>
                <w:color w:val="000000"/>
                <w:sz w:val="18"/>
                <w:szCs w:val="18"/>
              </w:rPr>
              <w:t>Mean TL (Range)</w:t>
            </w:r>
          </w:p>
        </w:tc>
        <w:tc>
          <w:tcPr>
            <w:tcW w:w="1040" w:type="dxa"/>
            <w:tcBorders>
              <w:top w:val="nil"/>
              <w:left w:val="nil"/>
              <w:bottom w:val="single" w:sz="8" w:space="0" w:color="auto"/>
              <w:right w:val="single" w:sz="4" w:space="0" w:color="auto"/>
            </w:tcBorders>
            <w:shd w:val="clear" w:color="000000" w:fill="BFBFBF"/>
            <w:vAlign w:val="bottom"/>
            <w:hideMark/>
          </w:tcPr>
          <w:p w14:paraId="5030A45C" w14:textId="77777777" w:rsidR="00C70216" w:rsidRPr="00AD7398" w:rsidRDefault="00C70216" w:rsidP="00290E61">
            <w:pPr>
              <w:jc w:val="center"/>
              <w:rPr>
                <w:rFonts w:ascii="Arial" w:hAnsi="Arial" w:cs="Arial"/>
                <w:b/>
                <w:bCs/>
                <w:color w:val="000000"/>
                <w:sz w:val="18"/>
                <w:szCs w:val="18"/>
              </w:rPr>
            </w:pPr>
            <w:r w:rsidRPr="00AD7398">
              <w:rPr>
                <w:rFonts w:ascii="Arial" w:hAnsi="Arial" w:cs="Arial"/>
                <w:b/>
                <w:bCs/>
                <w:color w:val="000000"/>
                <w:sz w:val="18"/>
                <w:szCs w:val="18"/>
              </w:rPr>
              <w:t>Captures</w:t>
            </w:r>
          </w:p>
        </w:tc>
        <w:tc>
          <w:tcPr>
            <w:tcW w:w="1560" w:type="dxa"/>
            <w:tcBorders>
              <w:top w:val="nil"/>
              <w:left w:val="nil"/>
              <w:bottom w:val="single" w:sz="8" w:space="0" w:color="auto"/>
              <w:right w:val="single" w:sz="4" w:space="0" w:color="auto"/>
            </w:tcBorders>
            <w:shd w:val="clear" w:color="000000" w:fill="BFBFBF"/>
            <w:vAlign w:val="bottom"/>
            <w:hideMark/>
          </w:tcPr>
          <w:p w14:paraId="751E35C2" w14:textId="77777777" w:rsidR="00C70216" w:rsidRPr="00AD7398" w:rsidRDefault="00C70216" w:rsidP="00290E61">
            <w:pPr>
              <w:jc w:val="center"/>
              <w:rPr>
                <w:rFonts w:ascii="Arial" w:hAnsi="Arial" w:cs="Arial"/>
                <w:b/>
                <w:bCs/>
                <w:color w:val="000000"/>
                <w:sz w:val="18"/>
                <w:szCs w:val="18"/>
              </w:rPr>
            </w:pPr>
            <w:r w:rsidRPr="00AD7398">
              <w:rPr>
                <w:rFonts w:ascii="Arial" w:hAnsi="Arial" w:cs="Arial"/>
                <w:b/>
                <w:bCs/>
                <w:color w:val="000000"/>
                <w:sz w:val="18"/>
                <w:szCs w:val="18"/>
              </w:rPr>
              <w:t>Mean TL (Range)</w:t>
            </w:r>
          </w:p>
        </w:tc>
        <w:tc>
          <w:tcPr>
            <w:tcW w:w="700" w:type="dxa"/>
            <w:tcBorders>
              <w:top w:val="nil"/>
              <w:left w:val="nil"/>
              <w:bottom w:val="single" w:sz="8" w:space="0" w:color="auto"/>
              <w:right w:val="single" w:sz="4" w:space="0" w:color="auto"/>
            </w:tcBorders>
            <w:shd w:val="clear" w:color="000000" w:fill="BFBFBF"/>
            <w:vAlign w:val="bottom"/>
            <w:hideMark/>
          </w:tcPr>
          <w:p w14:paraId="2301599A" w14:textId="77777777" w:rsidR="00C70216" w:rsidRPr="00AD7398" w:rsidRDefault="00C70216" w:rsidP="00290E61">
            <w:pPr>
              <w:jc w:val="center"/>
              <w:rPr>
                <w:rFonts w:ascii="Arial" w:hAnsi="Arial" w:cs="Arial"/>
                <w:b/>
                <w:bCs/>
                <w:color w:val="000000"/>
                <w:sz w:val="18"/>
                <w:szCs w:val="18"/>
              </w:rPr>
            </w:pPr>
            <w:r w:rsidRPr="00AD7398">
              <w:rPr>
                <w:rFonts w:ascii="Arial" w:hAnsi="Arial" w:cs="Arial"/>
                <w:b/>
                <w:bCs/>
                <w:color w:val="000000"/>
                <w:sz w:val="18"/>
                <w:szCs w:val="18"/>
              </w:rPr>
              <w:t>Total</w:t>
            </w:r>
          </w:p>
        </w:tc>
      </w:tr>
      <w:tr w:rsidR="00C70216" w:rsidRPr="00B81109" w14:paraId="44B1223C" w14:textId="77777777" w:rsidTr="00290E61">
        <w:trPr>
          <w:trHeight w:val="287"/>
        </w:trPr>
        <w:tc>
          <w:tcPr>
            <w:tcW w:w="1380" w:type="dxa"/>
            <w:tcBorders>
              <w:top w:val="nil"/>
              <w:left w:val="single" w:sz="4" w:space="0" w:color="auto"/>
              <w:bottom w:val="nil"/>
              <w:right w:val="nil"/>
            </w:tcBorders>
            <w:shd w:val="clear" w:color="auto" w:fill="auto"/>
            <w:noWrap/>
            <w:vAlign w:val="bottom"/>
            <w:hideMark/>
          </w:tcPr>
          <w:p w14:paraId="29392399" w14:textId="77777777" w:rsidR="00C70216" w:rsidRPr="00AD7398" w:rsidRDefault="00C70216" w:rsidP="00290E61">
            <w:pPr>
              <w:jc w:val="center"/>
              <w:rPr>
                <w:rFonts w:ascii="Arial" w:hAnsi="Arial" w:cs="Arial"/>
                <w:color w:val="000000"/>
                <w:sz w:val="18"/>
                <w:szCs w:val="18"/>
              </w:rPr>
            </w:pPr>
            <w:r w:rsidRPr="00AD7398">
              <w:rPr>
                <w:rFonts w:ascii="Arial" w:hAnsi="Arial" w:cs="Arial"/>
                <w:color w:val="000000"/>
                <w:sz w:val="18"/>
                <w:szCs w:val="18"/>
              </w:rPr>
              <w:t>Nov-13</w:t>
            </w:r>
          </w:p>
        </w:tc>
        <w:tc>
          <w:tcPr>
            <w:tcW w:w="700" w:type="dxa"/>
            <w:tcBorders>
              <w:top w:val="nil"/>
              <w:left w:val="nil"/>
              <w:bottom w:val="nil"/>
              <w:right w:val="nil"/>
            </w:tcBorders>
            <w:shd w:val="clear" w:color="auto" w:fill="auto"/>
            <w:noWrap/>
            <w:vAlign w:val="bottom"/>
            <w:hideMark/>
          </w:tcPr>
          <w:p w14:paraId="101761CD" w14:textId="77777777" w:rsidR="00C70216" w:rsidRPr="00AD7398" w:rsidRDefault="00C70216" w:rsidP="00290E61">
            <w:pPr>
              <w:jc w:val="center"/>
              <w:rPr>
                <w:rFonts w:ascii="Arial" w:hAnsi="Arial" w:cs="Arial"/>
                <w:color w:val="000000"/>
                <w:sz w:val="18"/>
                <w:szCs w:val="18"/>
              </w:rPr>
            </w:pPr>
            <w:r w:rsidRPr="00AD7398">
              <w:rPr>
                <w:rFonts w:ascii="Arial" w:hAnsi="Arial" w:cs="Arial"/>
                <w:color w:val="000000"/>
                <w:sz w:val="18"/>
                <w:szCs w:val="18"/>
              </w:rPr>
              <w:t>57</w:t>
            </w:r>
          </w:p>
        </w:tc>
        <w:tc>
          <w:tcPr>
            <w:tcW w:w="700" w:type="dxa"/>
            <w:tcBorders>
              <w:top w:val="nil"/>
              <w:left w:val="nil"/>
              <w:bottom w:val="nil"/>
              <w:right w:val="nil"/>
            </w:tcBorders>
            <w:shd w:val="clear" w:color="auto" w:fill="auto"/>
            <w:noWrap/>
            <w:vAlign w:val="bottom"/>
            <w:hideMark/>
          </w:tcPr>
          <w:p w14:paraId="6C0FB84E" w14:textId="77777777" w:rsidR="00C70216" w:rsidRPr="00AD7398" w:rsidRDefault="00C70216" w:rsidP="00290E61">
            <w:pPr>
              <w:jc w:val="center"/>
              <w:rPr>
                <w:rFonts w:ascii="Arial" w:hAnsi="Arial" w:cs="Arial"/>
                <w:color w:val="000000"/>
                <w:sz w:val="18"/>
                <w:szCs w:val="18"/>
              </w:rPr>
            </w:pPr>
            <w:r w:rsidRPr="00AD7398">
              <w:rPr>
                <w:rFonts w:ascii="Arial" w:hAnsi="Arial" w:cs="Arial"/>
                <w:color w:val="000000"/>
                <w:sz w:val="18"/>
                <w:szCs w:val="18"/>
              </w:rPr>
              <w:t>80</w:t>
            </w:r>
          </w:p>
        </w:tc>
        <w:tc>
          <w:tcPr>
            <w:tcW w:w="1040" w:type="dxa"/>
            <w:tcBorders>
              <w:top w:val="nil"/>
              <w:left w:val="single" w:sz="4" w:space="0" w:color="auto"/>
              <w:bottom w:val="nil"/>
              <w:right w:val="nil"/>
            </w:tcBorders>
            <w:shd w:val="clear" w:color="auto" w:fill="auto"/>
            <w:noWrap/>
            <w:vAlign w:val="bottom"/>
            <w:hideMark/>
          </w:tcPr>
          <w:p w14:paraId="321E8970" w14:textId="77777777" w:rsidR="00C70216" w:rsidRPr="00AD7398" w:rsidRDefault="00C70216" w:rsidP="00290E61">
            <w:pPr>
              <w:jc w:val="center"/>
              <w:rPr>
                <w:rFonts w:ascii="Arial" w:hAnsi="Arial" w:cs="Arial"/>
                <w:color w:val="000000"/>
                <w:sz w:val="18"/>
                <w:szCs w:val="18"/>
              </w:rPr>
            </w:pPr>
            <w:r w:rsidRPr="00AD7398">
              <w:rPr>
                <w:rFonts w:ascii="Arial" w:hAnsi="Arial" w:cs="Arial"/>
                <w:color w:val="000000"/>
                <w:sz w:val="18"/>
                <w:szCs w:val="18"/>
              </w:rPr>
              <w:t>4</w:t>
            </w:r>
          </w:p>
        </w:tc>
        <w:tc>
          <w:tcPr>
            <w:tcW w:w="1560" w:type="dxa"/>
            <w:tcBorders>
              <w:top w:val="nil"/>
              <w:left w:val="nil"/>
              <w:bottom w:val="nil"/>
              <w:right w:val="single" w:sz="4" w:space="0" w:color="auto"/>
            </w:tcBorders>
            <w:shd w:val="clear" w:color="auto" w:fill="auto"/>
            <w:noWrap/>
            <w:vAlign w:val="bottom"/>
            <w:hideMark/>
          </w:tcPr>
          <w:p w14:paraId="588B6654" w14:textId="77777777" w:rsidR="00C70216" w:rsidRPr="00AD7398" w:rsidRDefault="00C70216" w:rsidP="00290E61">
            <w:pPr>
              <w:jc w:val="center"/>
              <w:rPr>
                <w:rFonts w:ascii="Arial" w:hAnsi="Arial" w:cs="Arial"/>
                <w:color w:val="000000"/>
                <w:sz w:val="18"/>
                <w:szCs w:val="18"/>
              </w:rPr>
            </w:pPr>
            <w:r w:rsidRPr="00AD7398">
              <w:rPr>
                <w:rFonts w:ascii="Arial" w:hAnsi="Arial" w:cs="Arial"/>
                <w:color w:val="000000"/>
                <w:sz w:val="18"/>
                <w:szCs w:val="18"/>
              </w:rPr>
              <w:t>454 (439-475)</w:t>
            </w:r>
          </w:p>
        </w:tc>
        <w:tc>
          <w:tcPr>
            <w:tcW w:w="1040" w:type="dxa"/>
            <w:tcBorders>
              <w:top w:val="nil"/>
              <w:left w:val="nil"/>
              <w:bottom w:val="nil"/>
              <w:right w:val="nil"/>
            </w:tcBorders>
            <w:shd w:val="clear" w:color="auto" w:fill="auto"/>
            <w:noWrap/>
            <w:vAlign w:val="bottom"/>
            <w:hideMark/>
          </w:tcPr>
          <w:p w14:paraId="76E179C8" w14:textId="77777777" w:rsidR="00C70216" w:rsidRPr="00AD7398" w:rsidRDefault="00C70216" w:rsidP="00290E61">
            <w:pPr>
              <w:jc w:val="center"/>
              <w:rPr>
                <w:rFonts w:ascii="Arial" w:hAnsi="Arial" w:cs="Arial"/>
                <w:color w:val="000000"/>
                <w:sz w:val="18"/>
                <w:szCs w:val="18"/>
              </w:rPr>
            </w:pPr>
            <w:r w:rsidRPr="00AD7398">
              <w:rPr>
                <w:rFonts w:ascii="Arial" w:hAnsi="Arial" w:cs="Arial"/>
                <w:color w:val="000000"/>
                <w:sz w:val="18"/>
                <w:szCs w:val="18"/>
              </w:rPr>
              <w:t>4</w:t>
            </w:r>
          </w:p>
        </w:tc>
        <w:tc>
          <w:tcPr>
            <w:tcW w:w="1560" w:type="dxa"/>
            <w:tcBorders>
              <w:top w:val="nil"/>
              <w:left w:val="nil"/>
              <w:bottom w:val="nil"/>
              <w:right w:val="single" w:sz="4" w:space="0" w:color="auto"/>
            </w:tcBorders>
            <w:shd w:val="clear" w:color="auto" w:fill="auto"/>
            <w:noWrap/>
            <w:vAlign w:val="bottom"/>
            <w:hideMark/>
          </w:tcPr>
          <w:p w14:paraId="4309E29F" w14:textId="77777777" w:rsidR="00C70216" w:rsidRPr="00AD7398" w:rsidRDefault="00C70216" w:rsidP="00290E61">
            <w:pPr>
              <w:jc w:val="center"/>
              <w:rPr>
                <w:rFonts w:ascii="Arial" w:hAnsi="Arial" w:cs="Arial"/>
                <w:color w:val="000000"/>
                <w:sz w:val="18"/>
                <w:szCs w:val="18"/>
              </w:rPr>
            </w:pPr>
            <w:r w:rsidRPr="00AD7398">
              <w:rPr>
                <w:rFonts w:ascii="Arial" w:hAnsi="Arial" w:cs="Arial"/>
                <w:color w:val="000000"/>
                <w:sz w:val="18"/>
                <w:szCs w:val="18"/>
              </w:rPr>
              <w:t>463 (416-495)</w:t>
            </w:r>
          </w:p>
        </w:tc>
        <w:tc>
          <w:tcPr>
            <w:tcW w:w="1040" w:type="dxa"/>
            <w:tcBorders>
              <w:top w:val="nil"/>
              <w:left w:val="nil"/>
              <w:bottom w:val="nil"/>
              <w:right w:val="nil"/>
            </w:tcBorders>
            <w:shd w:val="clear" w:color="auto" w:fill="auto"/>
            <w:noWrap/>
            <w:vAlign w:val="bottom"/>
            <w:hideMark/>
          </w:tcPr>
          <w:p w14:paraId="6D47B611" w14:textId="77777777" w:rsidR="00C70216" w:rsidRPr="00AD7398" w:rsidRDefault="00C70216" w:rsidP="00290E61">
            <w:pPr>
              <w:jc w:val="center"/>
              <w:rPr>
                <w:rFonts w:ascii="Arial" w:hAnsi="Arial" w:cs="Arial"/>
                <w:color w:val="000000"/>
                <w:sz w:val="18"/>
                <w:szCs w:val="18"/>
              </w:rPr>
            </w:pPr>
            <w:r w:rsidRPr="00AD7398">
              <w:rPr>
                <w:rFonts w:ascii="Arial" w:hAnsi="Arial" w:cs="Arial"/>
                <w:color w:val="000000"/>
                <w:sz w:val="18"/>
                <w:szCs w:val="18"/>
              </w:rPr>
              <w:t>129</w:t>
            </w:r>
          </w:p>
        </w:tc>
        <w:tc>
          <w:tcPr>
            <w:tcW w:w="1560" w:type="dxa"/>
            <w:tcBorders>
              <w:top w:val="nil"/>
              <w:left w:val="nil"/>
              <w:bottom w:val="nil"/>
              <w:right w:val="single" w:sz="4" w:space="0" w:color="auto"/>
            </w:tcBorders>
            <w:shd w:val="clear" w:color="auto" w:fill="auto"/>
            <w:noWrap/>
            <w:vAlign w:val="bottom"/>
            <w:hideMark/>
          </w:tcPr>
          <w:p w14:paraId="73208EE0" w14:textId="77777777" w:rsidR="00C70216" w:rsidRPr="00AD7398" w:rsidRDefault="00C70216" w:rsidP="00290E61">
            <w:pPr>
              <w:jc w:val="center"/>
              <w:rPr>
                <w:rFonts w:ascii="Arial" w:hAnsi="Arial" w:cs="Arial"/>
                <w:color w:val="000000"/>
                <w:sz w:val="18"/>
                <w:szCs w:val="18"/>
              </w:rPr>
            </w:pPr>
            <w:r w:rsidRPr="00AD7398">
              <w:rPr>
                <w:rFonts w:ascii="Arial" w:hAnsi="Arial" w:cs="Arial"/>
                <w:color w:val="000000"/>
                <w:sz w:val="18"/>
                <w:szCs w:val="18"/>
              </w:rPr>
              <w:t>441 (286-565)</w:t>
            </w:r>
          </w:p>
        </w:tc>
        <w:tc>
          <w:tcPr>
            <w:tcW w:w="700" w:type="dxa"/>
            <w:tcBorders>
              <w:top w:val="nil"/>
              <w:left w:val="nil"/>
              <w:bottom w:val="nil"/>
              <w:right w:val="single" w:sz="4" w:space="0" w:color="auto"/>
            </w:tcBorders>
            <w:shd w:val="clear" w:color="auto" w:fill="auto"/>
            <w:noWrap/>
            <w:vAlign w:val="bottom"/>
            <w:hideMark/>
          </w:tcPr>
          <w:p w14:paraId="43162C5F" w14:textId="77777777" w:rsidR="00C70216" w:rsidRPr="00AD7398" w:rsidRDefault="00C70216" w:rsidP="00290E61">
            <w:pPr>
              <w:jc w:val="center"/>
              <w:rPr>
                <w:rFonts w:ascii="Arial" w:hAnsi="Arial" w:cs="Arial"/>
                <w:color w:val="000000"/>
                <w:sz w:val="18"/>
                <w:szCs w:val="18"/>
              </w:rPr>
            </w:pPr>
            <w:r w:rsidRPr="00AD7398">
              <w:rPr>
                <w:rFonts w:ascii="Arial" w:hAnsi="Arial" w:cs="Arial"/>
                <w:color w:val="000000"/>
                <w:sz w:val="18"/>
                <w:szCs w:val="18"/>
              </w:rPr>
              <w:t>137</w:t>
            </w:r>
          </w:p>
        </w:tc>
      </w:tr>
      <w:tr w:rsidR="00C70216" w:rsidRPr="00B81109" w14:paraId="065F9F5D" w14:textId="77777777" w:rsidTr="00290E61">
        <w:trPr>
          <w:trHeight w:val="287"/>
        </w:trPr>
        <w:tc>
          <w:tcPr>
            <w:tcW w:w="1380" w:type="dxa"/>
            <w:tcBorders>
              <w:top w:val="nil"/>
              <w:left w:val="single" w:sz="4" w:space="0" w:color="auto"/>
              <w:bottom w:val="nil"/>
              <w:right w:val="nil"/>
            </w:tcBorders>
            <w:shd w:val="clear" w:color="auto" w:fill="auto"/>
            <w:noWrap/>
            <w:vAlign w:val="bottom"/>
            <w:hideMark/>
          </w:tcPr>
          <w:p w14:paraId="5A7B3CF3" w14:textId="77777777" w:rsidR="00C70216" w:rsidRPr="00AD7398" w:rsidRDefault="00C70216" w:rsidP="00290E61">
            <w:pPr>
              <w:jc w:val="center"/>
              <w:rPr>
                <w:rFonts w:ascii="Arial" w:hAnsi="Arial" w:cs="Arial"/>
                <w:color w:val="000000"/>
                <w:sz w:val="18"/>
                <w:szCs w:val="18"/>
              </w:rPr>
            </w:pPr>
            <w:r w:rsidRPr="00AD7398">
              <w:rPr>
                <w:rFonts w:ascii="Arial" w:hAnsi="Arial" w:cs="Arial"/>
                <w:color w:val="000000"/>
                <w:sz w:val="18"/>
                <w:szCs w:val="18"/>
              </w:rPr>
              <w:t>Jan-14</w:t>
            </w:r>
          </w:p>
        </w:tc>
        <w:tc>
          <w:tcPr>
            <w:tcW w:w="700" w:type="dxa"/>
            <w:tcBorders>
              <w:top w:val="nil"/>
              <w:left w:val="nil"/>
              <w:bottom w:val="nil"/>
              <w:right w:val="nil"/>
            </w:tcBorders>
            <w:shd w:val="clear" w:color="auto" w:fill="auto"/>
            <w:noWrap/>
            <w:vAlign w:val="bottom"/>
            <w:hideMark/>
          </w:tcPr>
          <w:p w14:paraId="44DE185C" w14:textId="77777777" w:rsidR="00C70216" w:rsidRPr="00AD7398" w:rsidRDefault="00C70216" w:rsidP="00290E61">
            <w:pPr>
              <w:jc w:val="center"/>
              <w:rPr>
                <w:rFonts w:ascii="Arial" w:hAnsi="Arial" w:cs="Arial"/>
                <w:color w:val="000000"/>
                <w:sz w:val="18"/>
                <w:szCs w:val="18"/>
              </w:rPr>
            </w:pPr>
            <w:r w:rsidRPr="00AD7398">
              <w:rPr>
                <w:rFonts w:ascii="Arial" w:hAnsi="Arial" w:cs="Arial"/>
                <w:color w:val="000000"/>
                <w:sz w:val="18"/>
                <w:szCs w:val="18"/>
              </w:rPr>
              <w:t>1</w:t>
            </w:r>
          </w:p>
        </w:tc>
        <w:tc>
          <w:tcPr>
            <w:tcW w:w="700" w:type="dxa"/>
            <w:tcBorders>
              <w:top w:val="nil"/>
              <w:left w:val="nil"/>
              <w:bottom w:val="nil"/>
              <w:right w:val="nil"/>
            </w:tcBorders>
            <w:shd w:val="clear" w:color="auto" w:fill="auto"/>
            <w:noWrap/>
            <w:vAlign w:val="bottom"/>
            <w:hideMark/>
          </w:tcPr>
          <w:p w14:paraId="17595259" w14:textId="77777777" w:rsidR="00C70216" w:rsidRPr="00AD7398" w:rsidRDefault="00C70216" w:rsidP="00290E61">
            <w:pPr>
              <w:jc w:val="center"/>
              <w:rPr>
                <w:rFonts w:ascii="Arial" w:hAnsi="Arial" w:cs="Arial"/>
                <w:color w:val="000000"/>
                <w:sz w:val="18"/>
                <w:szCs w:val="18"/>
              </w:rPr>
            </w:pPr>
            <w:r w:rsidRPr="00AD7398">
              <w:rPr>
                <w:rFonts w:ascii="Arial" w:hAnsi="Arial" w:cs="Arial"/>
                <w:color w:val="000000"/>
                <w:sz w:val="18"/>
                <w:szCs w:val="18"/>
              </w:rPr>
              <w:t>12</w:t>
            </w:r>
          </w:p>
        </w:tc>
        <w:tc>
          <w:tcPr>
            <w:tcW w:w="1040" w:type="dxa"/>
            <w:tcBorders>
              <w:top w:val="nil"/>
              <w:left w:val="single" w:sz="4" w:space="0" w:color="auto"/>
              <w:bottom w:val="nil"/>
              <w:right w:val="nil"/>
            </w:tcBorders>
            <w:shd w:val="clear" w:color="auto" w:fill="auto"/>
            <w:noWrap/>
            <w:vAlign w:val="bottom"/>
            <w:hideMark/>
          </w:tcPr>
          <w:p w14:paraId="58B8DA66" w14:textId="77777777" w:rsidR="00C70216" w:rsidRPr="00AD7398" w:rsidRDefault="00C70216" w:rsidP="00290E61">
            <w:pPr>
              <w:jc w:val="center"/>
              <w:rPr>
                <w:rFonts w:ascii="Arial" w:hAnsi="Arial" w:cs="Arial"/>
                <w:color w:val="000000"/>
                <w:sz w:val="18"/>
                <w:szCs w:val="18"/>
              </w:rPr>
            </w:pPr>
            <w:r w:rsidRPr="00AD7398">
              <w:rPr>
                <w:rFonts w:ascii="Arial" w:hAnsi="Arial" w:cs="Arial"/>
                <w:color w:val="000000"/>
                <w:sz w:val="18"/>
                <w:szCs w:val="18"/>
              </w:rPr>
              <w:t>4</w:t>
            </w:r>
          </w:p>
        </w:tc>
        <w:tc>
          <w:tcPr>
            <w:tcW w:w="1560" w:type="dxa"/>
            <w:tcBorders>
              <w:top w:val="nil"/>
              <w:left w:val="nil"/>
              <w:bottom w:val="nil"/>
              <w:right w:val="single" w:sz="4" w:space="0" w:color="auto"/>
            </w:tcBorders>
            <w:shd w:val="clear" w:color="auto" w:fill="auto"/>
            <w:noWrap/>
            <w:vAlign w:val="bottom"/>
            <w:hideMark/>
          </w:tcPr>
          <w:p w14:paraId="469F727E" w14:textId="77777777" w:rsidR="00C70216" w:rsidRPr="00AD7398" w:rsidRDefault="00C70216" w:rsidP="00290E61">
            <w:pPr>
              <w:jc w:val="center"/>
              <w:rPr>
                <w:rFonts w:ascii="Arial" w:hAnsi="Arial" w:cs="Arial"/>
                <w:color w:val="000000"/>
                <w:sz w:val="18"/>
                <w:szCs w:val="18"/>
              </w:rPr>
            </w:pPr>
            <w:r w:rsidRPr="00AD7398">
              <w:rPr>
                <w:rFonts w:ascii="Arial" w:hAnsi="Arial" w:cs="Arial"/>
                <w:color w:val="000000"/>
                <w:sz w:val="18"/>
                <w:szCs w:val="18"/>
              </w:rPr>
              <w:t>501 (482-515)</w:t>
            </w:r>
          </w:p>
        </w:tc>
        <w:tc>
          <w:tcPr>
            <w:tcW w:w="1040" w:type="dxa"/>
            <w:tcBorders>
              <w:top w:val="nil"/>
              <w:left w:val="nil"/>
              <w:bottom w:val="nil"/>
              <w:right w:val="nil"/>
            </w:tcBorders>
            <w:shd w:val="clear" w:color="auto" w:fill="auto"/>
            <w:noWrap/>
            <w:vAlign w:val="bottom"/>
            <w:hideMark/>
          </w:tcPr>
          <w:p w14:paraId="6DF813C7" w14:textId="77777777" w:rsidR="00C70216" w:rsidRPr="00AD7398" w:rsidRDefault="00C70216" w:rsidP="00290E61">
            <w:pPr>
              <w:jc w:val="center"/>
              <w:rPr>
                <w:rFonts w:ascii="Arial" w:hAnsi="Arial" w:cs="Arial"/>
                <w:color w:val="000000"/>
                <w:sz w:val="18"/>
                <w:szCs w:val="18"/>
              </w:rPr>
            </w:pPr>
            <w:r w:rsidRPr="00AD7398">
              <w:rPr>
                <w:rFonts w:ascii="Arial" w:hAnsi="Arial" w:cs="Arial"/>
                <w:color w:val="000000"/>
                <w:sz w:val="18"/>
                <w:szCs w:val="18"/>
              </w:rPr>
              <w:t>4</w:t>
            </w:r>
          </w:p>
        </w:tc>
        <w:tc>
          <w:tcPr>
            <w:tcW w:w="1560" w:type="dxa"/>
            <w:tcBorders>
              <w:top w:val="nil"/>
              <w:left w:val="nil"/>
              <w:bottom w:val="nil"/>
              <w:right w:val="single" w:sz="4" w:space="0" w:color="auto"/>
            </w:tcBorders>
            <w:shd w:val="clear" w:color="auto" w:fill="auto"/>
            <w:noWrap/>
            <w:vAlign w:val="bottom"/>
            <w:hideMark/>
          </w:tcPr>
          <w:p w14:paraId="611BA87C" w14:textId="77777777" w:rsidR="00C70216" w:rsidRPr="00AD7398" w:rsidRDefault="00C70216" w:rsidP="00290E61">
            <w:pPr>
              <w:jc w:val="center"/>
              <w:rPr>
                <w:rFonts w:ascii="Arial" w:hAnsi="Arial" w:cs="Arial"/>
                <w:color w:val="000000"/>
                <w:sz w:val="18"/>
                <w:szCs w:val="18"/>
              </w:rPr>
            </w:pPr>
            <w:r w:rsidRPr="00AD7398">
              <w:rPr>
                <w:rFonts w:ascii="Arial" w:hAnsi="Arial" w:cs="Arial"/>
                <w:color w:val="000000"/>
                <w:sz w:val="18"/>
                <w:szCs w:val="18"/>
              </w:rPr>
              <w:t>529 (480-565)</w:t>
            </w:r>
          </w:p>
        </w:tc>
        <w:tc>
          <w:tcPr>
            <w:tcW w:w="1040" w:type="dxa"/>
            <w:tcBorders>
              <w:top w:val="nil"/>
              <w:left w:val="nil"/>
              <w:bottom w:val="nil"/>
              <w:right w:val="nil"/>
            </w:tcBorders>
            <w:shd w:val="clear" w:color="auto" w:fill="auto"/>
            <w:noWrap/>
            <w:vAlign w:val="bottom"/>
            <w:hideMark/>
          </w:tcPr>
          <w:p w14:paraId="7D1B8C2A" w14:textId="77777777" w:rsidR="00C70216" w:rsidRPr="00AD7398" w:rsidRDefault="00C70216" w:rsidP="00290E61">
            <w:pPr>
              <w:jc w:val="center"/>
              <w:rPr>
                <w:rFonts w:ascii="Arial" w:hAnsi="Arial" w:cs="Arial"/>
                <w:color w:val="000000"/>
                <w:sz w:val="18"/>
                <w:szCs w:val="18"/>
              </w:rPr>
            </w:pPr>
            <w:r w:rsidRPr="00AD7398">
              <w:rPr>
                <w:rFonts w:ascii="Arial" w:hAnsi="Arial" w:cs="Arial"/>
                <w:color w:val="000000"/>
                <w:sz w:val="18"/>
                <w:szCs w:val="18"/>
              </w:rPr>
              <w:t>5</w:t>
            </w:r>
          </w:p>
        </w:tc>
        <w:tc>
          <w:tcPr>
            <w:tcW w:w="1560" w:type="dxa"/>
            <w:tcBorders>
              <w:top w:val="nil"/>
              <w:left w:val="nil"/>
              <w:bottom w:val="nil"/>
              <w:right w:val="single" w:sz="4" w:space="0" w:color="auto"/>
            </w:tcBorders>
            <w:shd w:val="clear" w:color="auto" w:fill="auto"/>
            <w:noWrap/>
            <w:vAlign w:val="bottom"/>
            <w:hideMark/>
          </w:tcPr>
          <w:p w14:paraId="24DD0F69" w14:textId="77777777" w:rsidR="00C70216" w:rsidRPr="00AD7398" w:rsidRDefault="00C70216" w:rsidP="00290E61">
            <w:pPr>
              <w:jc w:val="center"/>
              <w:rPr>
                <w:rFonts w:ascii="Arial" w:hAnsi="Arial" w:cs="Arial"/>
                <w:color w:val="000000"/>
                <w:sz w:val="18"/>
                <w:szCs w:val="18"/>
              </w:rPr>
            </w:pPr>
            <w:r w:rsidRPr="00AD7398">
              <w:rPr>
                <w:rFonts w:ascii="Arial" w:hAnsi="Arial" w:cs="Arial"/>
                <w:color w:val="000000"/>
                <w:sz w:val="18"/>
                <w:szCs w:val="18"/>
              </w:rPr>
              <w:t>345 (330-360)</w:t>
            </w:r>
          </w:p>
        </w:tc>
        <w:tc>
          <w:tcPr>
            <w:tcW w:w="700" w:type="dxa"/>
            <w:tcBorders>
              <w:top w:val="nil"/>
              <w:left w:val="nil"/>
              <w:bottom w:val="nil"/>
              <w:right w:val="single" w:sz="4" w:space="0" w:color="auto"/>
            </w:tcBorders>
            <w:shd w:val="clear" w:color="auto" w:fill="auto"/>
            <w:noWrap/>
            <w:vAlign w:val="bottom"/>
            <w:hideMark/>
          </w:tcPr>
          <w:p w14:paraId="4FA4F534" w14:textId="77777777" w:rsidR="00C70216" w:rsidRPr="00AD7398" w:rsidRDefault="00C70216" w:rsidP="00290E61">
            <w:pPr>
              <w:jc w:val="center"/>
              <w:rPr>
                <w:rFonts w:ascii="Arial" w:hAnsi="Arial" w:cs="Arial"/>
                <w:color w:val="000000"/>
                <w:sz w:val="18"/>
                <w:szCs w:val="18"/>
              </w:rPr>
            </w:pPr>
            <w:r w:rsidRPr="00AD7398">
              <w:rPr>
                <w:rFonts w:ascii="Arial" w:hAnsi="Arial" w:cs="Arial"/>
                <w:color w:val="000000"/>
                <w:sz w:val="18"/>
                <w:szCs w:val="18"/>
              </w:rPr>
              <w:t>13</w:t>
            </w:r>
          </w:p>
        </w:tc>
      </w:tr>
      <w:tr w:rsidR="00C70216" w:rsidRPr="00B81109" w14:paraId="68DD38B8" w14:textId="77777777" w:rsidTr="00290E61">
        <w:trPr>
          <w:trHeight w:val="287"/>
        </w:trPr>
        <w:tc>
          <w:tcPr>
            <w:tcW w:w="1380" w:type="dxa"/>
            <w:tcBorders>
              <w:top w:val="nil"/>
              <w:left w:val="single" w:sz="4" w:space="0" w:color="auto"/>
              <w:bottom w:val="nil"/>
              <w:right w:val="nil"/>
            </w:tcBorders>
            <w:shd w:val="clear" w:color="auto" w:fill="auto"/>
            <w:noWrap/>
            <w:vAlign w:val="bottom"/>
            <w:hideMark/>
          </w:tcPr>
          <w:p w14:paraId="1D71739A" w14:textId="77777777" w:rsidR="00C70216" w:rsidRPr="00AD7398" w:rsidRDefault="00C70216" w:rsidP="00290E61">
            <w:pPr>
              <w:jc w:val="center"/>
              <w:rPr>
                <w:rFonts w:ascii="Arial" w:hAnsi="Arial" w:cs="Arial"/>
                <w:color w:val="000000"/>
                <w:sz w:val="18"/>
                <w:szCs w:val="18"/>
              </w:rPr>
            </w:pPr>
            <w:r w:rsidRPr="00AD7398">
              <w:rPr>
                <w:rFonts w:ascii="Arial" w:hAnsi="Arial" w:cs="Arial"/>
                <w:color w:val="000000"/>
                <w:sz w:val="18"/>
                <w:szCs w:val="18"/>
              </w:rPr>
              <w:t>May-14</w:t>
            </w:r>
          </w:p>
        </w:tc>
        <w:tc>
          <w:tcPr>
            <w:tcW w:w="700" w:type="dxa"/>
            <w:tcBorders>
              <w:top w:val="nil"/>
              <w:left w:val="nil"/>
              <w:bottom w:val="nil"/>
              <w:right w:val="nil"/>
            </w:tcBorders>
            <w:shd w:val="clear" w:color="auto" w:fill="auto"/>
            <w:noWrap/>
            <w:vAlign w:val="bottom"/>
            <w:hideMark/>
          </w:tcPr>
          <w:p w14:paraId="246C92FE" w14:textId="77777777" w:rsidR="00C70216" w:rsidRPr="00AD7398" w:rsidRDefault="00C70216" w:rsidP="00290E61">
            <w:pPr>
              <w:jc w:val="center"/>
              <w:rPr>
                <w:rFonts w:ascii="Arial" w:hAnsi="Arial" w:cs="Arial"/>
                <w:color w:val="000000"/>
                <w:sz w:val="18"/>
                <w:szCs w:val="18"/>
              </w:rPr>
            </w:pPr>
            <w:r w:rsidRPr="00AD7398">
              <w:rPr>
                <w:rFonts w:ascii="Arial" w:hAnsi="Arial" w:cs="Arial"/>
                <w:color w:val="000000"/>
                <w:sz w:val="18"/>
                <w:szCs w:val="18"/>
              </w:rPr>
              <w:t>0</w:t>
            </w:r>
          </w:p>
        </w:tc>
        <w:tc>
          <w:tcPr>
            <w:tcW w:w="700" w:type="dxa"/>
            <w:tcBorders>
              <w:top w:val="nil"/>
              <w:left w:val="nil"/>
              <w:bottom w:val="nil"/>
              <w:right w:val="nil"/>
            </w:tcBorders>
            <w:shd w:val="clear" w:color="auto" w:fill="auto"/>
            <w:noWrap/>
            <w:vAlign w:val="bottom"/>
            <w:hideMark/>
          </w:tcPr>
          <w:p w14:paraId="744FEF04" w14:textId="77777777" w:rsidR="00C70216" w:rsidRPr="00AD7398" w:rsidRDefault="00C70216" w:rsidP="00290E61">
            <w:pPr>
              <w:jc w:val="center"/>
              <w:rPr>
                <w:rFonts w:ascii="Arial" w:hAnsi="Arial" w:cs="Arial"/>
                <w:color w:val="000000"/>
                <w:sz w:val="18"/>
                <w:szCs w:val="18"/>
              </w:rPr>
            </w:pPr>
            <w:r w:rsidRPr="00AD7398">
              <w:rPr>
                <w:rFonts w:ascii="Arial" w:hAnsi="Arial" w:cs="Arial"/>
                <w:color w:val="000000"/>
                <w:sz w:val="18"/>
                <w:szCs w:val="18"/>
              </w:rPr>
              <w:t>74</w:t>
            </w:r>
          </w:p>
        </w:tc>
        <w:tc>
          <w:tcPr>
            <w:tcW w:w="1040" w:type="dxa"/>
            <w:tcBorders>
              <w:top w:val="nil"/>
              <w:left w:val="single" w:sz="4" w:space="0" w:color="auto"/>
              <w:bottom w:val="nil"/>
              <w:right w:val="nil"/>
            </w:tcBorders>
            <w:shd w:val="clear" w:color="auto" w:fill="auto"/>
            <w:noWrap/>
            <w:vAlign w:val="bottom"/>
            <w:hideMark/>
          </w:tcPr>
          <w:p w14:paraId="39915700" w14:textId="77777777" w:rsidR="00C70216" w:rsidRPr="00AD7398" w:rsidRDefault="00C70216" w:rsidP="00290E61">
            <w:pPr>
              <w:jc w:val="center"/>
              <w:rPr>
                <w:rFonts w:ascii="Arial" w:hAnsi="Arial" w:cs="Arial"/>
                <w:color w:val="000000"/>
                <w:sz w:val="18"/>
                <w:szCs w:val="18"/>
              </w:rPr>
            </w:pPr>
            <w:r w:rsidRPr="00AD7398">
              <w:rPr>
                <w:rFonts w:ascii="Arial" w:hAnsi="Arial" w:cs="Arial"/>
                <w:color w:val="000000"/>
                <w:sz w:val="18"/>
                <w:szCs w:val="18"/>
              </w:rPr>
              <w:t>11</w:t>
            </w:r>
          </w:p>
        </w:tc>
        <w:tc>
          <w:tcPr>
            <w:tcW w:w="1560" w:type="dxa"/>
            <w:tcBorders>
              <w:top w:val="nil"/>
              <w:left w:val="nil"/>
              <w:bottom w:val="nil"/>
              <w:right w:val="single" w:sz="4" w:space="0" w:color="auto"/>
            </w:tcBorders>
            <w:shd w:val="clear" w:color="auto" w:fill="auto"/>
            <w:noWrap/>
            <w:vAlign w:val="bottom"/>
            <w:hideMark/>
          </w:tcPr>
          <w:p w14:paraId="17C3803B" w14:textId="77777777" w:rsidR="00C70216" w:rsidRPr="00AD7398" w:rsidRDefault="00C70216" w:rsidP="00290E61">
            <w:pPr>
              <w:jc w:val="center"/>
              <w:rPr>
                <w:rFonts w:ascii="Arial" w:hAnsi="Arial" w:cs="Arial"/>
                <w:color w:val="000000"/>
                <w:sz w:val="18"/>
                <w:szCs w:val="18"/>
              </w:rPr>
            </w:pPr>
            <w:r w:rsidRPr="00AD7398">
              <w:rPr>
                <w:rFonts w:ascii="Arial" w:hAnsi="Arial" w:cs="Arial"/>
                <w:color w:val="000000"/>
                <w:sz w:val="18"/>
                <w:szCs w:val="18"/>
              </w:rPr>
              <w:t>488 (405-530)</w:t>
            </w:r>
          </w:p>
        </w:tc>
        <w:tc>
          <w:tcPr>
            <w:tcW w:w="1040" w:type="dxa"/>
            <w:tcBorders>
              <w:top w:val="nil"/>
              <w:left w:val="nil"/>
              <w:bottom w:val="nil"/>
              <w:right w:val="nil"/>
            </w:tcBorders>
            <w:shd w:val="clear" w:color="auto" w:fill="auto"/>
            <w:noWrap/>
            <w:vAlign w:val="bottom"/>
            <w:hideMark/>
          </w:tcPr>
          <w:p w14:paraId="421B1A1F" w14:textId="77777777" w:rsidR="00C70216" w:rsidRPr="00AD7398" w:rsidRDefault="00C70216" w:rsidP="00290E61">
            <w:pPr>
              <w:jc w:val="center"/>
              <w:rPr>
                <w:rFonts w:ascii="Arial" w:hAnsi="Arial" w:cs="Arial"/>
                <w:color w:val="000000"/>
                <w:sz w:val="18"/>
                <w:szCs w:val="18"/>
              </w:rPr>
            </w:pPr>
            <w:r w:rsidRPr="00AD7398">
              <w:rPr>
                <w:rFonts w:ascii="Arial" w:hAnsi="Arial" w:cs="Arial"/>
                <w:color w:val="000000"/>
                <w:sz w:val="18"/>
                <w:szCs w:val="18"/>
              </w:rPr>
              <w:t>59</w:t>
            </w:r>
          </w:p>
        </w:tc>
        <w:tc>
          <w:tcPr>
            <w:tcW w:w="1560" w:type="dxa"/>
            <w:tcBorders>
              <w:top w:val="nil"/>
              <w:left w:val="nil"/>
              <w:bottom w:val="nil"/>
              <w:right w:val="single" w:sz="4" w:space="0" w:color="auto"/>
            </w:tcBorders>
            <w:shd w:val="clear" w:color="auto" w:fill="auto"/>
            <w:noWrap/>
            <w:vAlign w:val="bottom"/>
            <w:hideMark/>
          </w:tcPr>
          <w:p w14:paraId="24C5E411" w14:textId="77777777" w:rsidR="00C70216" w:rsidRPr="00AD7398" w:rsidRDefault="00C70216" w:rsidP="00290E61">
            <w:pPr>
              <w:jc w:val="center"/>
              <w:rPr>
                <w:rFonts w:ascii="Arial" w:hAnsi="Arial" w:cs="Arial"/>
                <w:color w:val="000000"/>
                <w:sz w:val="18"/>
                <w:szCs w:val="18"/>
              </w:rPr>
            </w:pPr>
            <w:r w:rsidRPr="00AD7398">
              <w:rPr>
                <w:rFonts w:ascii="Arial" w:hAnsi="Arial" w:cs="Arial"/>
                <w:color w:val="000000"/>
                <w:sz w:val="18"/>
                <w:szCs w:val="18"/>
              </w:rPr>
              <w:t>524 (430-565)</w:t>
            </w:r>
          </w:p>
        </w:tc>
        <w:tc>
          <w:tcPr>
            <w:tcW w:w="1040" w:type="dxa"/>
            <w:tcBorders>
              <w:top w:val="nil"/>
              <w:left w:val="nil"/>
              <w:bottom w:val="nil"/>
              <w:right w:val="nil"/>
            </w:tcBorders>
            <w:shd w:val="clear" w:color="auto" w:fill="auto"/>
            <w:noWrap/>
            <w:vAlign w:val="bottom"/>
            <w:hideMark/>
          </w:tcPr>
          <w:p w14:paraId="56CB1A9E" w14:textId="77777777" w:rsidR="00C70216" w:rsidRPr="00AD7398" w:rsidRDefault="00C70216" w:rsidP="00290E61">
            <w:pPr>
              <w:jc w:val="center"/>
              <w:rPr>
                <w:rFonts w:ascii="Arial" w:hAnsi="Arial" w:cs="Arial"/>
                <w:color w:val="000000"/>
                <w:sz w:val="18"/>
                <w:szCs w:val="18"/>
              </w:rPr>
            </w:pPr>
            <w:r w:rsidRPr="00AD7398">
              <w:rPr>
                <w:rFonts w:ascii="Arial" w:hAnsi="Arial" w:cs="Arial"/>
                <w:color w:val="000000"/>
                <w:sz w:val="18"/>
                <w:szCs w:val="18"/>
              </w:rPr>
              <w:t>4</w:t>
            </w:r>
          </w:p>
        </w:tc>
        <w:tc>
          <w:tcPr>
            <w:tcW w:w="1560" w:type="dxa"/>
            <w:tcBorders>
              <w:top w:val="nil"/>
              <w:left w:val="nil"/>
              <w:bottom w:val="nil"/>
              <w:right w:val="single" w:sz="4" w:space="0" w:color="auto"/>
            </w:tcBorders>
            <w:shd w:val="clear" w:color="auto" w:fill="auto"/>
            <w:noWrap/>
            <w:vAlign w:val="bottom"/>
            <w:hideMark/>
          </w:tcPr>
          <w:p w14:paraId="48C91350" w14:textId="77777777" w:rsidR="00C70216" w:rsidRPr="00AD7398" w:rsidRDefault="00C70216" w:rsidP="00290E61">
            <w:pPr>
              <w:jc w:val="center"/>
              <w:rPr>
                <w:rFonts w:ascii="Arial" w:hAnsi="Arial" w:cs="Arial"/>
                <w:color w:val="000000"/>
                <w:sz w:val="18"/>
                <w:szCs w:val="18"/>
              </w:rPr>
            </w:pPr>
            <w:r w:rsidRPr="00AD7398">
              <w:rPr>
                <w:rFonts w:ascii="Arial" w:hAnsi="Arial" w:cs="Arial"/>
                <w:color w:val="000000"/>
                <w:sz w:val="18"/>
                <w:szCs w:val="18"/>
              </w:rPr>
              <w:t>427 (390-481)</w:t>
            </w:r>
          </w:p>
        </w:tc>
        <w:tc>
          <w:tcPr>
            <w:tcW w:w="700" w:type="dxa"/>
            <w:tcBorders>
              <w:top w:val="nil"/>
              <w:left w:val="nil"/>
              <w:bottom w:val="nil"/>
              <w:right w:val="single" w:sz="4" w:space="0" w:color="auto"/>
            </w:tcBorders>
            <w:shd w:val="clear" w:color="auto" w:fill="auto"/>
            <w:noWrap/>
            <w:vAlign w:val="bottom"/>
            <w:hideMark/>
          </w:tcPr>
          <w:p w14:paraId="64F6BDD3" w14:textId="77777777" w:rsidR="00C70216" w:rsidRPr="00AD7398" w:rsidRDefault="00C70216" w:rsidP="00290E61">
            <w:pPr>
              <w:jc w:val="center"/>
              <w:rPr>
                <w:rFonts w:ascii="Arial" w:hAnsi="Arial" w:cs="Arial"/>
                <w:color w:val="000000"/>
                <w:sz w:val="18"/>
                <w:szCs w:val="18"/>
              </w:rPr>
            </w:pPr>
            <w:r w:rsidRPr="00AD7398">
              <w:rPr>
                <w:rFonts w:ascii="Arial" w:hAnsi="Arial" w:cs="Arial"/>
                <w:color w:val="000000"/>
                <w:sz w:val="18"/>
                <w:szCs w:val="18"/>
              </w:rPr>
              <w:t>74</w:t>
            </w:r>
          </w:p>
        </w:tc>
      </w:tr>
      <w:tr w:rsidR="00C70216" w:rsidRPr="00B81109" w14:paraId="3757BD52" w14:textId="77777777" w:rsidTr="00290E61">
        <w:trPr>
          <w:trHeight w:val="287"/>
        </w:trPr>
        <w:tc>
          <w:tcPr>
            <w:tcW w:w="1380" w:type="dxa"/>
            <w:tcBorders>
              <w:top w:val="nil"/>
              <w:left w:val="single" w:sz="4" w:space="0" w:color="auto"/>
              <w:bottom w:val="nil"/>
              <w:right w:val="nil"/>
            </w:tcBorders>
            <w:shd w:val="clear" w:color="auto" w:fill="auto"/>
            <w:noWrap/>
            <w:vAlign w:val="bottom"/>
            <w:hideMark/>
          </w:tcPr>
          <w:p w14:paraId="09D5C85C" w14:textId="77777777" w:rsidR="00C70216" w:rsidRPr="00AD7398" w:rsidRDefault="00C70216" w:rsidP="00290E61">
            <w:pPr>
              <w:jc w:val="center"/>
              <w:rPr>
                <w:rFonts w:ascii="Arial" w:hAnsi="Arial" w:cs="Arial"/>
                <w:color w:val="000000"/>
                <w:sz w:val="18"/>
                <w:szCs w:val="18"/>
              </w:rPr>
            </w:pPr>
            <w:r w:rsidRPr="00AD7398">
              <w:rPr>
                <w:rFonts w:ascii="Arial" w:hAnsi="Arial" w:cs="Arial"/>
                <w:color w:val="000000"/>
                <w:sz w:val="18"/>
                <w:szCs w:val="18"/>
              </w:rPr>
              <w:t>May-15</w:t>
            </w:r>
          </w:p>
        </w:tc>
        <w:tc>
          <w:tcPr>
            <w:tcW w:w="700" w:type="dxa"/>
            <w:tcBorders>
              <w:top w:val="nil"/>
              <w:left w:val="nil"/>
              <w:bottom w:val="nil"/>
              <w:right w:val="nil"/>
            </w:tcBorders>
            <w:shd w:val="clear" w:color="auto" w:fill="auto"/>
            <w:noWrap/>
            <w:vAlign w:val="bottom"/>
            <w:hideMark/>
          </w:tcPr>
          <w:p w14:paraId="697418E8" w14:textId="77777777" w:rsidR="00C70216" w:rsidRPr="00AD7398" w:rsidRDefault="00C70216" w:rsidP="00290E61">
            <w:pPr>
              <w:jc w:val="center"/>
              <w:rPr>
                <w:rFonts w:ascii="Arial" w:hAnsi="Arial" w:cs="Arial"/>
                <w:color w:val="000000"/>
                <w:sz w:val="18"/>
                <w:szCs w:val="18"/>
              </w:rPr>
            </w:pPr>
            <w:r w:rsidRPr="00AD7398">
              <w:rPr>
                <w:rFonts w:ascii="Arial" w:hAnsi="Arial" w:cs="Arial"/>
                <w:color w:val="000000"/>
                <w:sz w:val="18"/>
                <w:szCs w:val="18"/>
              </w:rPr>
              <w:t>124</w:t>
            </w:r>
          </w:p>
        </w:tc>
        <w:tc>
          <w:tcPr>
            <w:tcW w:w="700" w:type="dxa"/>
            <w:tcBorders>
              <w:top w:val="nil"/>
              <w:left w:val="nil"/>
              <w:bottom w:val="nil"/>
              <w:right w:val="nil"/>
            </w:tcBorders>
            <w:shd w:val="clear" w:color="auto" w:fill="auto"/>
            <w:noWrap/>
            <w:vAlign w:val="bottom"/>
            <w:hideMark/>
          </w:tcPr>
          <w:p w14:paraId="25EC71EC" w14:textId="77777777" w:rsidR="00C70216" w:rsidRPr="00AD7398" w:rsidRDefault="00C70216" w:rsidP="00290E61">
            <w:pPr>
              <w:jc w:val="center"/>
              <w:rPr>
                <w:rFonts w:ascii="Arial" w:hAnsi="Arial" w:cs="Arial"/>
                <w:color w:val="000000"/>
                <w:sz w:val="18"/>
                <w:szCs w:val="18"/>
              </w:rPr>
            </w:pPr>
            <w:r w:rsidRPr="00AD7398">
              <w:rPr>
                <w:rFonts w:ascii="Arial" w:hAnsi="Arial" w:cs="Arial"/>
                <w:color w:val="000000"/>
                <w:sz w:val="18"/>
                <w:szCs w:val="18"/>
              </w:rPr>
              <w:t>42</w:t>
            </w:r>
          </w:p>
        </w:tc>
        <w:tc>
          <w:tcPr>
            <w:tcW w:w="1040" w:type="dxa"/>
            <w:tcBorders>
              <w:top w:val="nil"/>
              <w:left w:val="single" w:sz="4" w:space="0" w:color="auto"/>
              <w:bottom w:val="nil"/>
              <w:right w:val="nil"/>
            </w:tcBorders>
            <w:shd w:val="clear" w:color="auto" w:fill="auto"/>
            <w:noWrap/>
            <w:vAlign w:val="bottom"/>
            <w:hideMark/>
          </w:tcPr>
          <w:p w14:paraId="7ADB24F3" w14:textId="77777777" w:rsidR="00C70216" w:rsidRPr="00AD7398" w:rsidRDefault="00C70216" w:rsidP="00290E61">
            <w:pPr>
              <w:jc w:val="center"/>
              <w:rPr>
                <w:rFonts w:ascii="Arial" w:hAnsi="Arial" w:cs="Arial"/>
                <w:color w:val="000000"/>
                <w:sz w:val="18"/>
                <w:szCs w:val="18"/>
              </w:rPr>
            </w:pPr>
            <w:r w:rsidRPr="00AD7398">
              <w:rPr>
                <w:rFonts w:ascii="Arial" w:hAnsi="Arial" w:cs="Arial"/>
                <w:color w:val="000000"/>
                <w:sz w:val="18"/>
                <w:szCs w:val="18"/>
              </w:rPr>
              <w:t>0</w:t>
            </w:r>
          </w:p>
        </w:tc>
        <w:tc>
          <w:tcPr>
            <w:tcW w:w="1560" w:type="dxa"/>
            <w:tcBorders>
              <w:top w:val="nil"/>
              <w:left w:val="nil"/>
              <w:bottom w:val="nil"/>
              <w:right w:val="single" w:sz="4" w:space="0" w:color="auto"/>
            </w:tcBorders>
            <w:shd w:val="clear" w:color="auto" w:fill="auto"/>
            <w:noWrap/>
            <w:vAlign w:val="bottom"/>
            <w:hideMark/>
          </w:tcPr>
          <w:p w14:paraId="442583A6" w14:textId="77777777" w:rsidR="00C70216" w:rsidRPr="00AD7398" w:rsidRDefault="00C70216" w:rsidP="00290E61">
            <w:pPr>
              <w:jc w:val="center"/>
              <w:rPr>
                <w:rFonts w:ascii="Arial" w:hAnsi="Arial" w:cs="Arial"/>
                <w:color w:val="000000"/>
                <w:sz w:val="18"/>
                <w:szCs w:val="18"/>
              </w:rPr>
            </w:pPr>
            <w:r w:rsidRPr="00AD7398">
              <w:rPr>
                <w:rFonts w:ascii="Arial" w:hAnsi="Arial" w:cs="Arial"/>
                <w:color w:val="000000"/>
                <w:sz w:val="18"/>
                <w:szCs w:val="18"/>
              </w:rPr>
              <w:t>-</w:t>
            </w:r>
          </w:p>
        </w:tc>
        <w:tc>
          <w:tcPr>
            <w:tcW w:w="1040" w:type="dxa"/>
            <w:tcBorders>
              <w:top w:val="nil"/>
              <w:left w:val="nil"/>
              <w:bottom w:val="nil"/>
              <w:right w:val="nil"/>
            </w:tcBorders>
            <w:shd w:val="clear" w:color="auto" w:fill="auto"/>
            <w:noWrap/>
            <w:vAlign w:val="bottom"/>
            <w:hideMark/>
          </w:tcPr>
          <w:p w14:paraId="6E385D6E" w14:textId="77777777" w:rsidR="00C70216" w:rsidRPr="00AD7398" w:rsidRDefault="00C70216" w:rsidP="00290E61">
            <w:pPr>
              <w:jc w:val="center"/>
              <w:rPr>
                <w:rFonts w:ascii="Arial" w:hAnsi="Arial" w:cs="Arial"/>
                <w:color w:val="000000"/>
                <w:sz w:val="18"/>
                <w:szCs w:val="18"/>
              </w:rPr>
            </w:pPr>
            <w:r w:rsidRPr="00AD7398">
              <w:rPr>
                <w:rFonts w:ascii="Arial" w:hAnsi="Arial" w:cs="Arial"/>
                <w:color w:val="000000"/>
                <w:sz w:val="18"/>
                <w:szCs w:val="18"/>
              </w:rPr>
              <w:t>0</w:t>
            </w:r>
          </w:p>
        </w:tc>
        <w:tc>
          <w:tcPr>
            <w:tcW w:w="1560" w:type="dxa"/>
            <w:tcBorders>
              <w:top w:val="nil"/>
              <w:left w:val="nil"/>
              <w:bottom w:val="nil"/>
              <w:right w:val="single" w:sz="4" w:space="0" w:color="auto"/>
            </w:tcBorders>
            <w:shd w:val="clear" w:color="auto" w:fill="auto"/>
            <w:noWrap/>
            <w:vAlign w:val="bottom"/>
            <w:hideMark/>
          </w:tcPr>
          <w:p w14:paraId="036534E8" w14:textId="77777777" w:rsidR="00C70216" w:rsidRPr="00AD7398" w:rsidRDefault="00C70216" w:rsidP="00290E61">
            <w:pPr>
              <w:jc w:val="center"/>
              <w:rPr>
                <w:rFonts w:ascii="Arial" w:hAnsi="Arial" w:cs="Arial"/>
                <w:color w:val="000000"/>
                <w:sz w:val="18"/>
                <w:szCs w:val="18"/>
              </w:rPr>
            </w:pPr>
            <w:r w:rsidRPr="00AD7398">
              <w:rPr>
                <w:rFonts w:ascii="Arial" w:hAnsi="Arial" w:cs="Arial"/>
                <w:color w:val="000000"/>
                <w:sz w:val="18"/>
                <w:szCs w:val="18"/>
              </w:rPr>
              <w:t>-</w:t>
            </w:r>
          </w:p>
        </w:tc>
        <w:tc>
          <w:tcPr>
            <w:tcW w:w="1040" w:type="dxa"/>
            <w:tcBorders>
              <w:top w:val="nil"/>
              <w:left w:val="nil"/>
              <w:bottom w:val="nil"/>
              <w:right w:val="nil"/>
            </w:tcBorders>
            <w:shd w:val="clear" w:color="auto" w:fill="auto"/>
            <w:noWrap/>
            <w:vAlign w:val="bottom"/>
            <w:hideMark/>
          </w:tcPr>
          <w:p w14:paraId="5CAB6A24" w14:textId="77777777" w:rsidR="00C70216" w:rsidRPr="00AD7398" w:rsidRDefault="00C70216" w:rsidP="00290E61">
            <w:pPr>
              <w:jc w:val="center"/>
              <w:rPr>
                <w:rFonts w:ascii="Arial" w:hAnsi="Arial" w:cs="Arial"/>
                <w:color w:val="000000"/>
                <w:sz w:val="18"/>
                <w:szCs w:val="18"/>
              </w:rPr>
            </w:pPr>
            <w:r w:rsidRPr="00AD7398">
              <w:rPr>
                <w:rFonts w:ascii="Arial" w:hAnsi="Arial" w:cs="Arial"/>
                <w:color w:val="000000"/>
                <w:sz w:val="18"/>
                <w:szCs w:val="18"/>
              </w:rPr>
              <w:t>166</w:t>
            </w:r>
          </w:p>
        </w:tc>
        <w:tc>
          <w:tcPr>
            <w:tcW w:w="1560" w:type="dxa"/>
            <w:tcBorders>
              <w:top w:val="nil"/>
              <w:left w:val="nil"/>
              <w:bottom w:val="nil"/>
              <w:right w:val="single" w:sz="4" w:space="0" w:color="auto"/>
            </w:tcBorders>
            <w:shd w:val="clear" w:color="auto" w:fill="auto"/>
            <w:noWrap/>
            <w:vAlign w:val="bottom"/>
            <w:hideMark/>
          </w:tcPr>
          <w:p w14:paraId="3713DA52" w14:textId="77777777" w:rsidR="00C70216" w:rsidRPr="00AD7398" w:rsidRDefault="00C70216" w:rsidP="00290E61">
            <w:pPr>
              <w:jc w:val="center"/>
              <w:rPr>
                <w:rFonts w:ascii="Arial" w:hAnsi="Arial" w:cs="Arial"/>
                <w:color w:val="000000"/>
                <w:sz w:val="18"/>
                <w:szCs w:val="18"/>
              </w:rPr>
            </w:pPr>
            <w:r w:rsidRPr="00AD7398">
              <w:rPr>
                <w:rFonts w:ascii="Arial" w:hAnsi="Arial" w:cs="Arial"/>
                <w:color w:val="000000"/>
                <w:sz w:val="18"/>
                <w:szCs w:val="18"/>
              </w:rPr>
              <w:t>432 (354-585)</w:t>
            </w:r>
          </w:p>
        </w:tc>
        <w:tc>
          <w:tcPr>
            <w:tcW w:w="700" w:type="dxa"/>
            <w:tcBorders>
              <w:top w:val="nil"/>
              <w:left w:val="nil"/>
              <w:bottom w:val="nil"/>
              <w:right w:val="single" w:sz="4" w:space="0" w:color="auto"/>
            </w:tcBorders>
            <w:shd w:val="clear" w:color="auto" w:fill="auto"/>
            <w:noWrap/>
            <w:vAlign w:val="bottom"/>
            <w:hideMark/>
          </w:tcPr>
          <w:p w14:paraId="0FAB3D34" w14:textId="77777777" w:rsidR="00C70216" w:rsidRPr="00AD7398" w:rsidRDefault="00C70216" w:rsidP="00290E61">
            <w:pPr>
              <w:jc w:val="center"/>
              <w:rPr>
                <w:rFonts w:ascii="Arial" w:hAnsi="Arial" w:cs="Arial"/>
                <w:color w:val="000000"/>
                <w:sz w:val="18"/>
                <w:szCs w:val="18"/>
              </w:rPr>
            </w:pPr>
            <w:r w:rsidRPr="00AD7398">
              <w:rPr>
                <w:rFonts w:ascii="Arial" w:hAnsi="Arial" w:cs="Arial"/>
                <w:color w:val="000000"/>
                <w:sz w:val="18"/>
                <w:szCs w:val="18"/>
              </w:rPr>
              <w:t>166</w:t>
            </w:r>
          </w:p>
        </w:tc>
      </w:tr>
      <w:tr w:rsidR="00C70216" w:rsidRPr="00B81109" w14:paraId="780C4463" w14:textId="77777777" w:rsidTr="00290E61">
        <w:trPr>
          <w:trHeight w:val="287"/>
        </w:trPr>
        <w:tc>
          <w:tcPr>
            <w:tcW w:w="1380" w:type="dxa"/>
            <w:tcBorders>
              <w:top w:val="nil"/>
              <w:left w:val="single" w:sz="4" w:space="0" w:color="auto"/>
              <w:bottom w:val="nil"/>
              <w:right w:val="nil"/>
            </w:tcBorders>
            <w:shd w:val="clear" w:color="auto" w:fill="auto"/>
            <w:noWrap/>
            <w:vAlign w:val="bottom"/>
            <w:hideMark/>
          </w:tcPr>
          <w:p w14:paraId="3C06CCEE" w14:textId="77777777" w:rsidR="00C70216" w:rsidRPr="00AD7398" w:rsidRDefault="00C70216" w:rsidP="00290E61">
            <w:pPr>
              <w:jc w:val="center"/>
              <w:rPr>
                <w:rFonts w:ascii="Arial" w:hAnsi="Arial" w:cs="Arial"/>
                <w:color w:val="000000"/>
                <w:sz w:val="18"/>
                <w:szCs w:val="18"/>
              </w:rPr>
            </w:pPr>
            <w:r w:rsidRPr="00AD7398">
              <w:rPr>
                <w:rFonts w:ascii="Arial" w:hAnsi="Arial" w:cs="Arial"/>
                <w:color w:val="000000"/>
                <w:sz w:val="18"/>
                <w:szCs w:val="18"/>
              </w:rPr>
              <w:t>May-16</w:t>
            </w:r>
          </w:p>
        </w:tc>
        <w:tc>
          <w:tcPr>
            <w:tcW w:w="700" w:type="dxa"/>
            <w:tcBorders>
              <w:top w:val="nil"/>
              <w:left w:val="nil"/>
              <w:bottom w:val="nil"/>
              <w:right w:val="nil"/>
            </w:tcBorders>
            <w:shd w:val="clear" w:color="auto" w:fill="auto"/>
            <w:noWrap/>
            <w:vAlign w:val="bottom"/>
            <w:hideMark/>
          </w:tcPr>
          <w:p w14:paraId="6BF08DA4" w14:textId="77777777" w:rsidR="00C70216" w:rsidRPr="00AD7398" w:rsidRDefault="00C70216" w:rsidP="00290E61">
            <w:pPr>
              <w:jc w:val="center"/>
              <w:rPr>
                <w:rFonts w:ascii="Arial" w:hAnsi="Arial" w:cs="Arial"/>
                <w:color w:val="000000"/>
                <w:sz w:val="18"/>
                <w:szCs w:val="18"/>
              </w:rPr>
            </w:pPr>
            <w:r w:rsidRPr="00AD7398">
              <w:rPr>
                <w:rFonts w:ascii="Arial" w:hAnsi="Arial" w:cs="Arial"/>
                <w:color w:val="000000"/>
                <w:sz w:val="18"/>
                <w:szCs w:val="18"/>
              </w:rPr>
              <w:t>56</w:t>
            </w:r>
          </w:p>
        </w:tc>
        <w:tc>
          <w:tcPr>
            <w:tcW w:w="700" w:type="dxa"/>
            <w:tcBorders>
              <w:top w:val="nil"/>
              <w:left w:val="nil"/>
              <w:bottom w:val="nil"/>
              <w:right w:val="nil"/>
            </w:tcBorders>
            <w:shd w:val="clear" w:color="auto" w:fill="auto"/>
            <w:noWrap/>
            <w:vAlign w:val="bottom"/>
            <w:hideMark/>
          </w:tcPr>
          <w:p w14:paraId="0676BBDA" w14:textId="77777777" w:rsidR="00C70216" w:rsidRPr="00AD7398" w:rsidRDefault="00C70216" w:rsidP="00290E61">
            <w:pPr>
              <w:jc w:val="center"/>
              <w:rPr>
                <w:rFonts w:ascii="Arial" w:hAnsi="Arial" w:cs="Arial"/>
                <w:color w:val="000000"/>
                <w:sz w:val="18"/>
                <w:szCs w:val="18"/>
              </w:rPr>
            </w:pPr>
            <w:r w:rsidRPr="00AD7398">
              <w:rPr>
                <w:rFonts w:ascii="Arial" w:hAnsi="Arial" w:cs="Arial"/>
                <w:color w:val="000000"/>
                <w:sz w:val="18"/>
                <w:szCs w:val="18"/>
              </w:rPr>
              <w:t>44</w:t>
            </w:r>
          </w:p>
        </w:tc>
        <w:tc>
          <w:tcPr>
            <w:tcW w:w="1040" w:type="dxa"/>
            <w:tcBorders>
              <w:top w:val="nil"/>
              <w:left w:val="single" w:sz="4" w:space="0" w:color="auto"/>
              <w:bottom w:val="nil"/>
              <w:right w:val="nil"/>
            </w:tcBorders>
            <w:shd w:val="clear" w:color="auto" w:fill="auto"/>
            <w:noWrap/>
            <w:vAlign w:val="bottom"/>
            <w:hideMark/>
          </w:tcPr>
          <w:p w14:paraId="141143A2" w14:textId="77777777" w:rsidR="00C70216" w:rsidRPr="00AD7398" w:rsidRDefault="00C70216" w:rsidP="00290E61">
            <w:pPr>
              <w:jc w:val="center"/>
              <w:rPr>
                <w:rFonts w:ascii="Arial" w:hAnsi="Arial" w:cs="Arial"/>
                <w:color w:val="000000"/>
                <w:sz w:val="18"/>
                <w:szCs w:val="18"/>
              </w:rPr>
            </w:pPr>
            <w:r w:rsidRPr="00AD7398">
              <w:rPr>
                <w:rFonts w:ascii="Arial" w:hAnsi="Arial" w:cs="Arial"/>
                <w:color w:val="000000"/>
                <w:sz w:val="18"/>
                <w:szCs w:val="18"/>
              </w:rPr>
              <w:t>27</w:t>
            </w:r>
          </w:p>
        </w:tc>
        <w:tc>
          <w:tcPr>
            <w:tcW w:w="1560" w:type="dxa"/>
            <w:tcBorders>
              <w:top w:val="nil"/>
              <w:left w:val="nil"/>
              <w:bottom w:val="nil"/>
              <w:right w:val="single" w:sz="4" w:space="0" w:color="auto"/>
            </w:tcBorders>
            <w:shd w:val="clear" w:color="auto" w:fill="auto"/>
            <w:noWrap/>
            <w:vAlign w:val="bottom"/>
            <w:hideMark/>
          </w:tcPr>
          <w:p w14:paraId="755C627C" w14:textId="77777777" w:rsidR="00C70216" w:rsidRPr="00AD7398" w:rsidRDefault="00C70216" w:rsidP="00290E61">
            <w:pPr>
              <w:jc w:val="center"/>
              <w:rPr>
                <w:rFonts w:ascii="Arial" w:hAnsi="Arial" w:cs="Arial"/>
                <w:color w:val="000000"/>
                <w:sz w:val="18"/>
                <w:szCs w:val="18"/>
              </w:rPr>
            </w:pPr>
            <w:r w:rsidRPr="00AD7398">
              <w:rPr>
                <w:rFonts w:ascii="Arial" w:hAnsi="Arial" w:cs="Arial"/>
                <w:color w:val="000000"/>
                <w:sz w:val="18"/>
                <w:szCs w:val="18"/>
              </w:rPr>
              <w:t>446 (400-520)</w:t>
            </w:r>
          </w:p>
        </w:tc>
        <w:tc>
          <w:tcPr>
            <w:tcW w:w="1040" w:type="dxa"/>
            <w:tcBorders>
              <w:top w:val="nil"/>
              <w:left w:val="nil"/>
              <w:bottom w:val="nil"/>
              <w:right w:val="nil"/>
            </w:tcBorders>
            <w:shd w:val="clear" w:color="auto" w:fill="auto"/>
            <w:noWrap/>
            <w:vAlign w:val="bottom"/>
            <w:hideMark/>
          </w:tcPr>
          <w:p w14:paraId="743B1792" w14:textId="77777777" w:rsidR="00C70216" w:rsidRPr="00AD7398" w:rsidRDefault="00C70216" w:rsidP="00290E61">
            <w:pPr>
              <w:jc w:val="center"/>
              <w:rPr>
                <w:rFonts w:ascii="Arial" w:hAnsi="Arial" w:cs="Arial"/>
                <w:color w:val="000000"/>
                <w:sz w:val="18"/>
                <w:szCs w:val="18"/>
              </w:rPr>
            </w:pPr>
            <w:r w:rsidRPr="00AD7398">
              <w:rPr>
                <w:rFonts w:ascii="Arial" w:hAnsi="Arial" w:cs="Arial"/>
                <w:color w:val="000000"/>
                <w:sz w:val="18"/>
                <w:szCs w:val="18"/>
              </w:rPr>
              <w:t>64</w:t>
            </w:r>
          </w:p>
        </w:tc>
        <w:tc>
          <w:tcPr>
            <w:tcW w:w="1560" w:type="dxa"/>
            <w:tcBorders>
              <w:top w:val="nil"/>
              <w:left w:val="nil"/>
              <w:bottom w:val="nil"/>
              <w:right w:val="single" w:sz="4" w:space="0" w:color="auto"/>
            </w:tcBorders>
            <w:shd w:val="clear" w:color="auto" w:fill="auto"/>
            <w:noWrap/>
            <w:vAlign w:val="bottom"/>
            <w:hideMark/>
          </w:tcPr>
          <w:p w14:paraId="1A0424DE" w14:textId="77777777" w:rsidR="00C70216" w:rsidRPr="00AD7398" w:rsidRDefault="00C70216" w:rsidP="00290E61">
            <w:pPr>
              <w:jc w:val="center"/>
              <w:rPr>
                <w:rFonts w:ascii="Arial" w:hAnsi="Arial" w:cs="Arial"/>
                <w:color w:val="000000"/>
                <w:sz w:val="18"/>
                <w:szCs w:val="18"/>
              </w:rPr>
            </w:pPr>
            <w:r w:rsidRPr="00AD7398">
              <w:rPr>
                <w:rFonts w:ascii="Arial" w:hAnsi="Arial" w:cs="Arial"/>
                <w:color w:val="000000"/>
                <w:sz w:val="18"/>
                <w:szCs w:val="18"/>
              </w:rPr>
              <w:t>477 (380-600)</w:t>
            </w:r>
          </w:p>
        </w:tc>
        <w:tc>
          <w:tcPr>
            <w:tcW w:w="1040" w:type="dxa"/>
            <w:tcBorders>
              <w:top w:val="nil"/>
              <w:left w:val="nil"/>
              <w:bottom w:val="nil"/>
              <w:right w:val="nil"/>
            </w:tcBorders>
            <w:shd w:val="clear" w:color="auto" w:fill="auto"/>
            <w:noWrap/>
            <w:vAlign w:val="bottom"/>
            <w:hideMark/>
          </w:tcPr>
          <w:p w14:paraId="2C07109F" w14:textId="77777777" w:rsidR="00C70216" w:rsidRPr="00AD7398" w:rsidRDefault="00C70216" w:rsidP="00290E61">
            <w:pPr>
              <w:jc w:val="center"/>
              <w:rPr>
                <w:rFonts w:ascii="Arial" w:hAnsi="Arial" w:cs="Arial"/>
                <w:color w:val="000000"/>
                <w:sz w:val="18"/>
                <w:szCs w:val="18"/>
              </w:rPr>
            </w:pPr>
            <w:r w:rsidRPr="00AD7398">
              <w:rPr>
                <w:rFonts w:ascii="Arial" w:hAnsi="Arial" w:cs="Arial"/>
                <w:color w:val="000000"/>
                <w:sz w:val="18"/>
                <w:szCs w:val="18"/>
              </w:rPr>
              <w:t>9</w:t>
            </w:r>
          </w:p>
        </w:tc>
        <w:tc>
          <w:tcPr>
            <w:tcW w:w="1560" w:type="dxa"/>
            <w:tcBorders>
              <w:top w:val="nil"/>
              <w:left w:val="nil"/>
              <w:bottom w:val="nil"/>
              <w:right w:val="single" w:sz="4" w:space="0" w:color="auto"/>
            </w:tcBorders>
            <w:shd w:val="clear" w:color="auto" w:fill="auto"/>
            <w:noWrap/>
            <w:vAlign w:val="bottom"/>
            <w:hideMark/>
          </w:tcPr>
          <w:p w14:paraId="2615718A" w14:textId="77777777" w:rsidR="00C70216" w:rsidRPr="00AD7398" w:rsidRDefault="00C70216" w:rsidP="00290E61">
            <w:pPr>
              <w:jc w:val="center"/>
              <w:rPr>
                <w:rFonts w:ascii="Arial" w:hAnsi="Arial" w:cs="Arial"/>
                <w:color w:val="000000"/>
                <w:sz w:val="18"/>
                <w:szCs w:val="18"/>
              </w:rPr>
            </w:pPr>
            <w:r w:rsidRPr="00AD7398">
              <w:rPr>
                <w:rFonts w:ascii="Arial" w:hAnsi="Arial" w:cs="Arial"/>
                <w:color w:val="000000"/>
                <w:sz w:val="18"/>
                <w:szCs w:val="18"/>
              </w:rPr>
              <w:t>444 (415-480)</w:t>
            </w:r>
          </w:p>
        </w:tc>
        <w:tc>
          <w:tcPr>
            <w:tcW w:w="700" w:type="dxa"/>
            <w:tcBorders>
              <w:top w:val="nil"/>
              <w:left w:val="nil"/>
              <w:bottom w:val="nil"/>
              <w:right w:val="single" w:sz="4" w:space="0" w:color="auto"/>
            </w:tcBorders>
            <w:shd w:val="clear" w:color="auto" w:fill="auto"/>
            <w:noWrap/>
            <w:vAlign w:val="bottom"/>
            <w:hideMark/>
          </w:tcPr>
          <w:p w14:paraId="1FB18371" w14:textId="77777777" w:rsidR="00C70216" w:rsidRPr="00AD7398" w:rsidRDefault="00C70216" w:rsidP="00290E61">
            <w:pPr>
              <w:jc w:val="center"/>
              <w:rPr>
                <w:rFonts w:ascii="Arial" w:hAnsi="Arial" w:cs="Arial"/>
                <w:color w:val="000000"/>
                <w:sz w:val="18"/>
                <w:szCs w:val="18"/>
              </w:rPr>
            </w:pPr>
            <w:r w:rsidRPr="00AD7398">
              <w:rPr>
                <w:rFonts w:ascii="Arial" w:hAnsi="Arial" w:cs="Arial"/>
                <w:color w:val="000000"/>
                <w:sz w:val="18"/>
                <w:szCs w:val="18"/>
              </w:rPr>
              <w:t>100</w:t>
            </w:r>
          </w:p>
        </w:tc>
      </w:tr>
      <w:tr w:rsidR="00C70216" w:rsidRPr="00B81109" w14:paraId="0524D458" w14:textId="77777777" w:rsidTr="00290E61">
        <w:trPr>
          <w:trHeight w:val="287"/>
        </w:trPr>
        <w:tc>
          <w:tcPr>
            <w:tcW w:w="1380" w:type="dxa"/>
            <w:tcBorders>
              <w:top w:val="nil"/>
              <w:left w:val="single" w:sz="4" w:space="0" w:color="auto"/>
              <w:bottom w:val="nil"/>
              <w:right w:val="nil"/>
            </w:tcBorders>
            <w:shd w:val="clear" w:color="auto" w:fill="auto"/>
            <w:noWrap/>
            <w:vAlign w:val="bottom"/>
            <w:hideMark/>
          </w:tcPr>
          <w:p w14:paraId="09A88EF7" w14:textId="77777777" w:rsidR="00C70216" w:rsidRPr="00AD7398" w:rsidRDefault="00C70216" w:rsidP="00290E61">
            <w:pPr>
              <w:jc w:val="center"/>
              <w:rPr>
                <w:rFonts w:ascii="Arial" w:hAnsi="Arial" w:cs="Arial"/>
                <w:color w:val="000000"/>
                <w:sz w:val="18"/>
                <w:szCs w:val="18"/>
              </w:rPr>
            </w:pPr>
            <w:r w:rsidRPr="00AD7398">
              <w:rPr>
                <w:rFonts w:ascii="Arial" w:hAnsi="Arial" w:cs="Arial"/>
                <w:color w:val="000000"/>
                <w:sz w:val="18"/>
                <w:szCs w:val="18"/>
              </w:rPr>
              <w:t>Oct-16</w:t>
            </w:r>
          </w:p>
        </w:tc>
        <w:tc>
          <w:tcPr>
            <w:tcW w:w="700" w:type="dxa"/>
            <w:tcBorders>
              <w:top w:val="nil"/>
              <w:left w:val="nil"/>
              <w:bottom w:val="nil"/>
              <w:right w:val="nil"/>
            </w:tcBorders>
            <w:shd w:val="clear" w:color="auto" w:fill="auto"/>
            <w:noWrap/>
            <w:vAlign w:val="bottom"/>
            <w:hideMark/>
          </w:tcPr>
          <w:p w14:paraId="22815D18" w14:textId="77777777" w:rsidR="00C70216" w:rsidRPr="00AD7398" w:rsidRDefault="00C70216" w:rsidP="00290E61">
            <w:pPr>
              <w:jc w:val="center"/>
              <w:rPr>
                <w:rFonts w:ascii="Arial" w:hAnsi="Arial" w:cs="Arial"/>
                <w:color w:val="000000"/>
                <w:sz w:val="18"/>
                <w:szCs w:val="18"/>
              </w:rPr>
            </w:pPr>
            <w:r w:rsidRPr="00AD7398">
              <w:rPr>
                <w:rFonts w:ascii="Arial" w:hAnsi="Arial" w:cs="Arial"/>
                <w:color w:val="000000"/>
                <w:sz w:val="18"/>
                <w:szCs w:val="18"/>
              </w:rPr>
              <w:t>126</w:t>
            </w:r>
          </w:p>
        </w:tc>
        <w:tc>
          <w:tcPr>
            <w:tcW w:w="700" w:type="dxa"/>
            <w:tcBorders>
              <w:top w:val="nil"/>
              <w:left w:val="nil"/>
              <w:bottom w:val="nil"/>
              <w:right w:val="nil"/>
            </w:tcBorders>
            <w:shd w:val="clear" w:color="auto" w:fill="auto"/>
            <w:noWrap/>
            <w:vAlign w:val="bottom"/>
            <w:hideMark/>
          </w:tcPr>
          <w:p w14:paraId="57DD2082" w14:textId="77777777" w:rsidR="00C70216" w:rsidRPr="00AD7398" w:rsidRDefault="00C70216" w:rsidP="00290E61">
            <w:pPr>
              <w:jc w:val="center"/>
              <w:rPr>
                <w:rFonts w:ascii="Arial" w:hAnsi="Arial" w:cs="Arial"/>
                <w:color w:val="000000"/>
                <w:sz w:val="18"/>
                <w:szCs w:val="18"/>
              </w:rPr>
            </w:pPr>
            <w:r w:rsidRPr="00AD7398">
              <w:rPr>
                <w:rFonts w:ascii="Arial" w:hAnsi="Arial" w:cs="Arial"/>
                <w:color w:val="000000"/>
                <w:sz w:val="18"/>
                <w:szCs w:val="18"/>
              </w:rPr>
              <w:t>14</w:t>
            </w:r>
          </w:p>
        </w:tc>
        <w:tc>
          <w:tcPr>
            <w:tcW w:w="1040" w:type="dxa"/>
            <w:tcBorders>
              <w:top w:val="nil"/>
              <w:left w:val="single" w:sz="4" w:space="0" w:color="auto"/>
              <w:bottom w:val="nil"/>
              <w:right w:val="nil"/>
            </w:tcBorders>
            <w:shd w:val="clear" w:color="auto" w:fill="auto"/>
            <w:noWrap/>
            <w:vAlign w:val="bottom"/>
            <w:hideMark/>
          </w:tcPr>
          <w:p w14:paraId="5934FD4E" w14:textId="77777777" w:rsidR="00C70216" w:rsidRPr="00AD7398" w:rsidRDefault="00C70216" w:rsidP="00290E61">
            <w:pPr>
              <w:jc w:val="center"/>
              <w:rPr>
                <w:rFonts w:ascii="Arial" w:hAnsi="Arial" w:cs="Arial"/>
                <w:color w:val="000000"/>
                <w:sz w:val="18"/>
                <w:szCs w:val="18"/>
              </w:rPr>
            </w:pPr>
            <w:r w:rsidRPr="00AD7398">
              <w:rPr>
                <w:rFonts w:ascii="Arial" w:hAnsi="Arial" w:cs="Arial"/>
                <w:color w:val="000000"/>
                <w:sz w:val="18"/>
                <w:szCs w:val="18"/>
              </w:rPr>
              <w:t>7</w:t>
            </w:r>
          </w:p>
        </w:tc>
        <w:tc>
          <w:tcPr>
            <w:tcW w:w="1560" w:type="dxa"/>
            <w:tcBorders>
              <w:top w:val="nil"/>
              <w:left w:val="nil"/>
              <w:bottom w:val="nil"/>
              <w:right w:val="single" w:sz="4" w:space="0" w:color="auto"/>
            </w:tcBorders>
            <w:shd w:val="clear" w:color="auto" w:fill="auto"/>
            <w:noWrap/>
            <w:vAlign w:val="bottom"/>
            <w:hideMark/>
          </w:tcPr>
          <w:p w14:paraId="60E6909F" w14:textId="77777777" w:rsidR="00C70216" w:rsidRPr="00AD7398" w:rsidRDefault="00C70216" w:rsidP="00290E61">
            <w:pPr>
              <w:jc w:val="center"/>
              <w:rPr>
                <w:rFonts w:ascii="Arial" w:hAnsi="Arial" w:cs="Arial"/>
                <w:color w:val="000000"/>
                <w:sz w:val="18"/>
                <w:szCs w:val="18"/>
              </w:rPr>
            </w:pPr>
            <w:r w:rsidRPr="00AD7398">
              <w:rPr>
                <w:rFonts w:ascii="Arial" w:hAnsi="Arial" w:cs="Arial"/>
                <w:color w:val="000000"/>
                <w:sz w:val="18"/>
                <w:szCs w:val="18"/>
              </w:rPr>
              <w:t>446 (430-476)</w:t>
            </w:r>
          </w:p>
        </w:tc>
        <w:tc>
          <w:tcPr>
            <w:tcW w:w="1040" w:type="dxa"/>
            <w:tcBorders>
              <w:top w:val="nil"/>
              <w:left w:val="nil"/>
              <w:bottom w:val="nil"/>
              <w:right w:val="nil"/>
            </w:tcBorders>
            <w:shd w:val="clear" w:color="auto" w:fill="auto"/>
            <w:noWrap/>
            <w:vAlign w:val="bottom"/>
            <w:hideMark/>
          </w:tcPr>
          <w:p w14:paraId="08470433" w14:textId="77777777" w:rsidR="00C70216" w:rsidRPr="00AD7398" w:rsidRDefault="00C70216" w:rsidP="00290E61">
            <w:pPr>
              <w:jc w:val="center"/>
              <w:rPr>
                <w:rFonts w:ascii="Arial" w:hAnsi="Arial" w:cs="Arial"/>
                <w:color w:val="000000"/>
                <w:sz w:val="18"/>
                <w:szCs w:val="18"/>
              </w:rPr>
            </w:pPr>
            <w:r w:rsidRPr="00AD7398">
              <w:rPr>
                <w:rFonts w:ascii="Arial" w:hAnsi="Arial" w:cs="Arial"/>
                <w:color w:val="000000"/>
                <w:sz w:val="18"/>
                <w:szCs w:val="18"/>
              </w:rPr>
              <w:t>1</w:t>
            </w:r>
          </w:p>
        </w:tc>
        <w:tc>
          <w:tcPr>
            <w:tcW w:w="1560" w:type="dxa"/>
            <w:tcBorders>
              <w:top w:val="nil"/>
              <w:left w:val="nil"/>
              <w:bottom w:val="nil"/>
              <w:right w:val="single" w:sz="4" w:space="0" w:color="auto"/>
            </w:tcBorders>
            <w:shd w:val="clear" w:color="auto" w:fill="auto"/>
            <w:noWrap/>
            <w:vAlign w:val="bottom"/>
            <w:hideMark/>
          </w:tcPr>
          <w:p w14:paraId="2778C33D" w14:textId="77777777" w:rsidR="00C70216" w:rsidRPr="00AD7398" w:rsidRDefault="00C70216" w:rsidP="00290E61">
            <w:pPr>
              <w:jc w:val="center"/>
              <w:rPr>
                <w:rFonts w:ascii="Arial" w:hAnsi="Arial" w:cs="Arial"/>
                <w:color w:val="000000"/>
                <w:sz w:val="18"/>
                <w:szCs w:val="18"/>
              </w:rPr>
            </w:pPr>
            <w:r w:rsidRPr="00AD7398">
              <w:rPr>
                <w:rFonts w:ascii="Arial" w:hAnsi="Arial" w:cs="Arial"/>
                <w:color w:val="000000"/>
                <w:sz w:val="18"/>
                <w:szCs w:val="18"/>
              </w:rPr>
              <w:t>585 (585-585)</w:t>
            </w:r>
          </w:p>
        </w:tc>
        <w:tc>
          <w:tcPr>
            <w:tcW w:w="1040" w:type="dxa"/>
            <w:tcBorders>
              <w:top w:val="nil"/>
              <w:left w:val="nil"/>
              <w:bottom w:val="nil"/>
              <w:right w:val="nil"/>
            </w:tcBorders>
            <w:shd w:val="clear" w:color="auto" w:fill="auto"/>
            <w:noWrap/>
            <w:vAlign w:val="bottom"/>
            <w:hideMark/>
          </w:tcPr>
          <w:p w14:paraId="5EE6C32A" w14:textId="77777777" w:rsidR="00C70216" w:rsidRPr="00AD7398" w:rsidRDefault="00C70216" w:rsidP="00290E61">
            <w:pPr>
              <w:jc w:val="center"/>
              <w:rPr>
                <w:rFonts w:ascii="Arial" w:hAnsi="Arial" w:cs="Arial"/>
                <w:color w:val="000000"/>
                <w:sz w:val="18"/>
                <w:szCs w:val="18"/>
              </w:rPr>
            </w:pPr>
            <w:r w:rsidRPr="00AD7398">
              <w:rPr>
                <w:rFonts w:ascii="Arial" w:hAnsi="Arial" w:cs="Arial"/>
                <w:color w:val="000000"/>
                <w:sz w:val="18"/>
                <w:szCs w:val="18"/>
              </w:rPr>
              <w:t>132</w:t>
            </w:r>
          </w:p>
        </w:tc>
        <w:tc>
          <w:tcPr>
            <w:tcW w:w="1560" w:type="dxa"/>
            <w:tcBorders>
              <w:top w:val="nil"/>
              <w:left w:val="nil"/>
              <w:bottom w:val="nil"/>
              <w:right w:val="single" w:sz="4" w:space="0" w:color="auto"/>
            </w:tcBorders>
            <w:shd w:val="clear" w:color="auto" w:fill="auto"/>
            <w:noWrap/>
            <w:vAlign w:val="bottom"/>
            <w:hideMark/>
          </w:tcPr>
          <w:p w14:paraId="55DA1173" w14:textId="77777777" w:rsidR="00C70216" w:rsidRPr="00AD7398" w:rsidRDefault="00C70216" w:rsidP="00290E61">
            <w:pPr>
              <w:jc w:val="center"/>
              <w:rPr>
                <w:rFonts w:ascii="Arial" w:hAnsi="Arial" w:cs="Arial"/>
                <w:color w:val="000000"/>
                <w:sz w:val="18"/>
                <w:szCs w:val="18"/>
              </w:rPr>
            </w:pPr>
            <w:r w:rsidRPr="00AD7398">
              <w:rPr>
                <w:rFonts w:ascii="Arial" w:hAnsi="Arial" w:cs="Arial"/>
                <w:color w:val="000000"/>
                <w:sz w:val="18"/>
                <w:szCs w:val="18"/>
              </w:rPr>
              <w:t>318 (227-586)</w:t>
            </w:r>
          </w:p>
        </w:tc>
        <w:tc>
          <w:tcPr>
            <w:tcW w:w="700" w:type="dxa"/>
            <w:tcBorders>
              <w:top w:val="nil"/>
              <w:left w:val="nil"/>
              <w:bottom w:val="nil"/>
              <w:right w:val="single" w:sz="4" w:space="0" w:color="auto"/>
            </w:tcBorders>
            <w:shd w:val="clear" w:color="auto" w:fill="auto"/>
            <w:noWrap/>
            <w:vAlign w:val="bottom"/>
            <w:hideMark/>
          </w:tcPr>
          <w:p w14:paraId="29DC57E6" w14:textId="77777777" w:rsidR="00C70216" w:rsidRPr="00AD7398" w:rsidRDefault="00C70216" w:rsidP="00290E61">
            <w:pPr>
              <w:jc w:val="center"/>
              <w:rPr>
                <w:rFonts w:ascii="Arial" w:hAnsi="Arial" w:cs="Arial"/>
                <w:color w:val="000000"/>
                <w:sz w:val="18"/>
                <w:szCs w:val="18"/>
              </w:rPr>
            </w:pPr>
            <w:r w:rsidRPr="00AD7398">
              <w:rPr>
                <w:rFonts w:ascii="Arial" w:hAnsi="Arial" w:cs="Arial"/>
                <w:color w:val="000000"/>
                <w:sz w:val="18"/>
                <w:szCs w:val="18"/>
              </w:rPr>
              <w:t>140</w:t>
            </w:r>
          </w:p>
        </w:tc>
      </w:tr>
      <w:tr w:rsidR="00C70216" w:rsidRPr="00B81109" w14:paraId="3389C9E3" w14:textId="77777777" w:rsidTr="00290E61">
        <w:trPr>
          <w:trHeight w:val="287"/>
        </w:trPr>
        <w:tc>
          <w:tcPr>
            <w:tcW w:w="1380" w:type="dxa"/>
            <w:tcBorders>
              <w:top w:val="nil"/>
              <w:left w:val="single" w:sz="4" w:space="0" w:color="auto"/>
              <w:bottom w:val="nil"/>
              <w:right w:val="nil"/>
            </w:tcBorders>
            <w:shd w:val="clear" w:color="auto" w:fill="auto"/>
            <w:noWrap/>
            <w:vAlign w:val="bottom"/>
            <w:hideMark/>
          </w:tcPr>
          <w:p w14:paraId="70F2F9E0" w14:textId="77777777" w:rsidR="00C70216" w:rsidRPr="00AD7398" w:rsidRDefault="00C70216" w:rsidP="00290E61">
            <w:pPr>
              <w:jc w:val="center"/>
              <w:rPr>
                <w:rFonts w:ascii="Arial" w:hAnsi="Arial" w:cs="Arial"/>
                <w:color w:val="000000"/>
                <w:sz w:val="18"/>
                <w:szCs w:val="18"/>
              </w:rPr>
            </w:pPr>
            <w:r w:rsidRPr="00AD7398">
              <w:rPr>
                <w:rFonts w:ascii="Arial" w:hAnsi="Arial" w:cs="Arial"/>
                <w:color w:val="000000"/>
                <w:sz w:val="18"/>
                <w:szCs w:val="18"/>
              </w:rPr>
              <w:t>May-17</w:t>
            </w:r>
          </w:p>
        </w:tc>
        <w:tc>
          <w:tcPr>
            <w:tcW w:w="700" w:type="dxa"/>
            <w:tcBorders>
              <w:top w:val="nil"/>
              <w:left w:val="nil"/>
              <w:bottom w:val="nil"/>
              <w:right w:val="nil"/>
            </w:tcBorders>
            <w:shd w:val="clear" w:color="auto" w:fill="auto"/>
            <w:noWrap/>
            <w:vAlign w:val="bottom"/>
            <w:hideMark/>
          </w:tcPr>
          <w:p w14:paraId="3468F246" w14:textId="77777777" w:rsidR="00C70216" w:rsidRPr="00AD7398" w:rsidRDefault="00C70216" w:rsidP="00290E61">
            <w:pPr>
              <w:jc w:val="center"/>
              <w:rPr>
                <w:rFonts w:ascii="Arial" w:hAnsi="Arial" w:cs="Arial"/>
                <w:color w:val="000000"/>
                <w:sz w:val="18"/>
                <w:szCs w:val="18"/>
              </w:rPr>
            </w:pPr>
            <w:r w:rsidRPr="00AD7398">
              <w:rPr>
                <w:rFonts w:ascii="Arial" w:hAnsi="Arial" w:cs="Arial"/>
                <w:color w:val="000000"/>
                <w:sz w:val="18"/>
                <w:szCs w:val="18"/>
              </w:rPr>
              <w:t>10</w:t>
            </w:r>
          </w:p>
        </w:tc>
        <w:tc>
          <w:tcPr>
            <w:tcW w:w="700" w:type="dxa"/>
            <w:tcBorders>
              <w:top w:val="nil"/>
              <w:left w:val="nil"/>
              <w:bottom w:val="nil"/>
              <w:right w:val="nil"/>
            </w:tcBorders>
            <w:shd w:val="clear" w:color="auto" w:fill="auto"/>
            <w:noWrap/>
            <w:vAlign w:val="bottom"/>
            <w:hideMark/>
          </w:tcPr>
          <w:p w14:paraId="3923307C" w14:textId="77777777" w:rsidR="00C70216" w:rsidRPr="00AD7398" w:rsidRDefault="00C70216" w:rsidP="00290E61">
            <w:pPr>
              <w:jc w:val="center"/>
              <w:rPr>
                <w:rFonts w:ascii="Arial" w:hAnsi="Arial" w:cs="Arial"/>
                <w:color w:val="000000"/>
                <w:sz w:val="18"/>
                <w:szCs w:val="18"/>
              </w:rPr>
            </w:pPr>
            <w:r w:rsidRPr="00AD7398">
              <w:rPr>
                <w:rFonts w:ascii="Arial" w:hAnsi="Arial" w:cs="Arial"/>
                <w:color w:val="000000"/>
                <w:sz w:val="18"/>
                <w:szCs w:val="18"/>
              </w:rPr>
              <w:t>9</w:t>
            </w:r>
          </w:p>
        </w:tc>
        <w:tc>
          <w:tcPr>
            <w:tcW w:w="1040" w:type="dxa"/>
            <w:tcBorders>
              <w:top w:val="nil"/>
              <w:left w:val="single" w:sz="4" w:space="0" w:color="auto"/>
              <w:bottom w:val="nil"/>
              <w:right w:val="nil"/>
            </w:tcBorders>
            <w:shd w:val="clear" w:color="auto" w:fill="auto"/>
            <w:noWrap/>
            <w:vAlign w:val="bottom"/>
            <w:hideMark/>
          </w:tcPr>
          <w:p w14:paraId="1607E2B6" w14:textId="77777777" w:rsidR="00C70216" w:rsidRPr="00AD7398" w:rsidRDefault="00C70216" w:rsidP="00290E61">
            <w:pPr>
              <w:jc w:val="center"/>
              <w:rPr>
                <w:rFonts w:ascii="Arial" w:hAnsi="Arial" w:cs="Arial"/>
                <w:color w:val="000000"/>
                <w:sz w:val="18"/>
                <w:szCs w:val="18"/>
              </w:rPr>
            </w:pPr>
            <w:r w:rsidRPr="00AD7398">
              <w:rPr>
                <w:rFonts w:ascii="Arial" w:hAnsi="Arial" w:cs="Arial"/>
                <w:color w:val="000000"/>
                <w:sz w:val="18"/>
                <w:szCs w:val="18"/>
              </w:rPr>
              <w:t>11</w:t>
            </w:r>
          </w:p>
        </w:tc>
        <w:tc>
          <w:tcPr>
            <w:tcW w:w="1560" w:type="dxa"/>
            <w:tcBorders>
              <w:top w:val="nil"/>
              <w:left w:val="nil"/>
              <w:bottom w:val="nil"/>
              <w:right w:val="single" w:sz="4" w:space="0" w:color="auto"/>
            </w:tcBorders>
            <w:shd w:val="clear" w:color="auto" w:fill="auto"/>
            <w:noWrap/>
            <w:vAlign w:val="bottom"/>
            <w:hideMark/>
          </w:tcPr>
          <w:p w14:paraId="4791158A" w14:textId="77777777" w:rsidR="00C70216" w:rsidRPr="00AD7398" w:rsidRDefault="00C70216" w:rsidP="00290E61">
            <w:pPr>
              <w:jc w:val="center"/>
              <w:rPr>
                <w:rFonts w:ascii="Arial" w:hAnsi="Arial" w:cs="Arial"/>
                <w:color w:val="000000"/>
                <w:sz w:val="18"/>
                <w:szCs w:val="18"/>
              </w:rPr>
            </w:pPr>
            <w:r w:rsidRPr="00AD7398">
              <w:rPr>
                <w:rFonts w:ascii="Arial" w:hAnsi="Arial" w:cs="Arial"/>
                <w:color w:val="000000"/>
                <w:sz w:val="18"/>
                <w:szCs w:val="18"/>
              </w:rPr>
              <w:t>470 (446-501)</w:t>
            </w:r>
          </w:p>
        </w:tc>
        <w:tc>
          <w:tcPr>
            <w:tcW w:w="1040" w:type="dxa"/>
            <w:tcBorders>
              <w:top w:val="nil"/>
              <w:left w:val="nil"/>
              <w:bottom w:val="nil"/>
              <w:right w:val="nil"/>
            </w:tcBorders>
            <w:shd w:val="clear" w:color="auto" w:fill="auto"/>
            <w:noWrap/>
            <w:vAlign w:val="bottom"/>
            <w:hideMark/>
          </w:tcPr>
          <w:p w14:paraId="23F43C88" w14:textId="77777777" w:rsidR="00C70216" w:rsidRPr="00AD7398" w:rsidRDefault="00C70216" w:rsidP="00290E61">
            <w:pPr>
              <w:jc w:val="center"/>
              <w:rPr>
                <w:rFonts w:ascii="Arial" w:hAnsi="Arial" w:cs="Arial"/>
                <w:color w:val="000000"/>
                <w:sz w:val="18"/>
                <w:szCs w:val="18"/>
              </w:rPr>
            </w:pPr>
            <w:r w:rsidRPr="00AD7398">
              <w:rPr>
                <w:rFonts w:ascii="Arial" w:hAnsi="Arial" w:cs="Arial"/>
                <w:color w:val="000000"/>
                <w:sz w:val="18"/>
                <w:szCs w:val="18"/>
              </w:rPr>
              <w:t>5</w:t>
            </w:r>
          </w:p>
        </w:tc>
        <w:tc>
          <w:tcPr>
            <w:tcW w:w="1560" w:type="dxa"/>
            <w:tcBorders>
              <w:top w:val="nil"/>
              <w:left w:val="nil"/>
              <w:bottom w:val="nil"/>
              <w:right w:val="single" w:sz="4" w:space="0" w:color="auto"/>
            </w:tcBorders>
            <w:shd w:val="clear" w:color="auto" w:fill="auto"/>
            <w:noWrap/>
            <w:vAlign w:val="bottom"/>
            <w:hideMark/>
          </w:tcPr>
          <w:p w14:paraId="6BC2E85F" w14:textId="77777777" w:rsidR="00C70216" w:rsidRPr="00AD7398" w:rsidRDefault="00C70216" w:rsidP="00290E61">
            <w:pPr>
              <w:jc w:val="center"/>
              <w:rPr>
                <w:rFonts w:ascii="Arial" w:hAnsi="Arial" w:cs="Arial"/>
                <w:color w:val="000000"/>
                <w:sz w:val="18"/>
                <w:szCs w:val="18"/>
              </w:rPr>
            </w:pPr>
            <w:r w:rsidRPr="00AD7398">
              <w:rPr>
                <w:rFonts w:ascii="Arial" w:hAnsi="Arial" w:cs="Arial"/>
                <w:color w:val="000000"/>
                <w:sz w:val="18"/>
                <w:szCs w:val="18"/>
              </w:rPr>
              <w:t>484 (446-557)</w:t>
            </w:r>
          </w:p>
        </w:tc>
        <w:tc>
          <w:tcPr>
            <w:tcW w:w="1040" w:type="dxa"/>
            <w:tcBorders>
              <w:top w:val="nil"/>
              <w:left w:val="nil"/>
              <w:bottom w:val="nil"/>
              <w:right w:val="nil"/>
            </w:tcBorders>
            <w:shd w:val="clear" w:color="auto" w:fill="auto"/>
            <w:noWrap/>
            <w:vAlign w:val="bottom"/>
            <w:hideMark/>
          </w:tcPr>
          <w:p w14:paraId="2F5982D8" w14:textId="77777777" w:rsidR="00C70216" w:rsidRPr="00AD7398" w:rsidRDefault="00C70216" w:rsidP="00290E61">
            <w:pPr>
              <w:jc w:val="center"/>
              <w:rPr>
                <w:rFonts w:ascii="Arial" w:hAnsi="Arial" w:cs="Arial"/>
                <w:color w:val="000000"/>
                <w:sz w:val="18"/>
                <w:szCs w:val="18"/>
              </w:rPr>
            </w:pPr>
            <w:r w:rsidRPr="00AD7398">
              <w:rPr>
                <w:rFonts w:ascii="Arial" w:hAnsi="Arial" w:cs="Arial"/>
                <w:color w:val="000000"/>
                <w:sz w:val="18"/>
                <w:szCs w:val="18"/>
              </w:rPr>
              <w:t>3</w:t>
            </w:r>
          </w:p>
        </w:tc>
        <w:tc>
          <w:tcPr>
            <w:tcW w:w="1560" w:type="dxa"/>
            <w:tcBorders>
              <w:top w:val="nil"/>
              <w:left w:val="nil"/>
              <w:bottom w:val="nil"/>
              <w:right w:val="single" w:sz="4" w:space="0" w:color="auto"/>
            </w:tcBorders>
            <w:shd w:val="clear" w:color="auto" w:fill="auto"/>
            <w:noWrap/>
            <w:vAlign w:val="bottom"/>
            <w:hideMark/>
          </w:tcPr>
          <w:p w14:paraId="17FD558A" w14:textId="77777777" w:rsidR="00C70216" w:rsidRPr="00AD7398" w:rsidRDefault="00C70216" w:rsidP="00290E61">
            <w:pPr>
              <w:jc w:val="center"/>
              <w:rPr>
                <w:rFonts w:ascii="Arial" w:hAnsi="Arial" w:cs="Arial"/>
                <w:color w:val="000000"/>
                <w:sz w:val="18"/>
                <w:szCs w:val="18"/>
              </w:rPr>
            </w:pPr>
            <w:r w:rsidRPr="00AD7398">
              <w:rPr>
                <w:rFonts w:ascii="Arial" w:hAnsi="Arial" w:cs="Arial"/>
                <w:color w:val="000000"/>
                <w:sz w:val="18"/>
                <w:szCs w:val="18"/>
              </w:rPr>
              <w:t>274 (266-285)</w:t>
            </w:r>
          </w:p>
        </w:tc>
        <w:tc>
          <w:tcPr>
            <w:tcW w:w="700" w:type="dxa"/>
            <w:tcBorders>
              <w:top w:val="nil"/>
              <w:left w:val="nil"/>
              <w:bottom w:val="nil"/>
              <w:right w:val="single" w:sz="4" w:space="0" w:color="auto"/>
            </w:tcBorders>
            <w:shd w:val="clear" w:color="auto" w:fill="auto"/>
            <w:noWrap/>
            <w:vAlign w:val="bottom"/>
            <w:hideMark/>
          </w:tcPr>
          <w:p w14:paraId="6CC74408" w14:textId="77777777" w:rsidR="00C70216" w:rsidRPr="00AD7398" w:rsidRDefault="00C70216" w:rsidP="00290E61">
            <w:pPr>
              <w:jc w:val="center"/>
              <w:rPr>
                <w:rFonts w:ascii="Arial" w:hAnsi="Arial" w:cs="Arial"/>
                <w:color w:val="000000"/>
                <w:sz w:val="18"/>
                <w:szCs w:val="18"/>
              </w:rPr>
            </w:pPr>
            <w:r w:rsidRPr="00AD7398">
              <w:rPr>
                <w:rFonts w:ascii="Arial" w:hAnsi="Arial" w:cs="Arial"/>
                <w:color w:val="000000"/>
                <w:sz w:val="18"/>
                <w:szCs w:val="18"/>
              </w:rPr>
              <w:t>19</w:t>
            </w:r>
          </w:p>
        </w:tc>
      </w:tr>
      <w:tr w:rsidR="00C70216" w:rsidRPr="00B81109" w14:paraId="173E85AC" w14:textId="77777777" w:rsidTr="00290E61">
        <w:trPr>
          <w:trHeight w:val="287"/>
        </w:trPr>
        <w:tc>
          <w:tcPr>
            <w:tcW w:w="1380" w:type="dxa"/>
            <w:tcBorders>
              <w:top w:val="nil"/>
              <w:left w:val="single" w:sz="4" w:space="0" w:color="auto"/>
              <w:bottom w:val="nil"/>
              <w:right w:val="nil"/>
            </w:tcBorders>
            <w:shd w:val="clear" w:color="auto" w:fill="auto"/>
            <w:noWrap/>
            <w:vAlign w:val="bottom"/>
            <w:hideMark/>
          </w:tcPr>
          <w:p w14:paraId="4812E15B" w14:textId="77777777" w:rsidR="00C70216" w:rsidRPr="00AD7398" w:rsidRDefault="00C70216" w:rsidP="00290E61">
            <w:pPr>
              <w:jc w:val="center"/>
              <w:rPr>
                <w:rFonts w:ascii="Arial" w:hAnsi="Arial" w:cs="Arial"/>
                <w:color w:val="000000"/>
                <w:sz w:val="18"/>
                <w:szCs w:val="18"/>
              </w:rPr>
            </w:pPr>
            <w:r w:rsidRPr="00AD7398">
              <w:rPr>
                <w:rFonts w:ascii="Arial" w:hAnsi="Arial" w:cs="Arial"/>
                <w:color w:val="000000"/>
                <w:sz w:val="18"/>
                <w:szCs w:val="18"/>
              </w:rPr>
              <w:t>Oct-17</w:t>
            </w:r>
          </w:p>
        </w:tc>
        <w:tc>
          <w:tcPr>
            <w:tcW w:w="700" w:type="dxa"/>
            <w:tcBorders>
              <w:top w:val="nil"/>
              <w:left w:val="nil"/>
              <w:bottom w:val="nil"/>
              <w:right w:val="nil"/>
            </w:tcBorders>
            <w:shd w:val="clear" w:color="auto" w:fill="auto"/>
            <w:noWrap/>
            <w:vAlign w:val="bottom"/>
            <w:hideMark/>
          </w:tcPr>
          <w:p w14:paraId="175C3C60" w14:textId="77777777" w:rsidR="00C70216" w:rsidRPr="00AD7398" w:rsidRDefault="00C70216" w:rsidP="00290E61">
            <w:pPr>
              <w:jc w:val="center"/>
              <w:rPr>
                <w:rFonts w:ascii="Arial" w:hAnsi="Arial" w:cs="Arial"/>
                <w:color w:val="000000"/>
                <w:sz w:val="18"/>
                <w:szCs w:val="18"/>
              </w:rPr>
            </w:pPr>
            <w:r w:rsidRPr="00AD7398">
              <w:rPr>
                <w:rFonts w:ascii="Arial" w:hAnsi="Arial" w:cs="Arial"/>
                <w:color w:val="000000"/>
                <w:sz w:val="18"/>
                <w:szCs w:val="18"/>
              </w:rPr>
              <w:t>95</w:t>
            </w:r>
          </w:p>
        </w:tc>
        <w:tc>
          <w:tcPr>
            <w:tcW w:w="700" w:type="dxa"/>
            <w:tcBorders>
              <w:top w:val="nil"/>
              <w:left w:val="nil"/>
              <w:bottom w:val="nil"/>
              <w:right w:val="nil"/>
            </w:tcBorders>
            <w:shd w:val="clear" w:color="auto" w:fill="auto"/>
            <w:noWrap/>
            <w:vAlign w:val="bottom"/>
            <w:hideMark/>
          </w:tcPr>
          <w:p w14:paraId="4884D9F5" w14:textId="77777777" w:rsidR="00C70216" w:rsidRPr="00AD7398" w:rsidRDefault="00C70216" w:rsidP="00290E61">
            <w:pPr>
              <w:jc w:val="center"/>
              <w:rPr>
                <w:rFonts w:ascii="Arial" w:hAnsi="Arial" w:cs="Arial"/>
                <w:color w:val="000000"/>
                <w:sz w:val="18"/>
                <w:szCs w:val="18"/>
              </w:rPr>
            </w:pPr>
            <w:r w:rsidRPr="00AD7398">
              <w:rPr>
                <w:rFonts w:ascii="Arial" w:hAnsi="Arial" w:cs="Arial"/>
                <w:color w:val="000000"/>
                <w:sz w:val="18"/>
                <w:szCs w:val="18"/>
              </w:rPr>
              <w:t>36</w:t>
            </w:r>
          </w:p>
        </w:tc>
        <w:tc>
          <w:tcPr>
            <w:tcW w:w="1040" w:type="dxa"/>
            <w:tcBorders>
              <w:top w:val="nil"/>
              <w:left w:val="single" w:sz="4" w:space="0" w:color="auto"/>
              <w:bottom w:val="nil"/>
              <w:right w:val="nil"/>
            </w:tcBorders>
            <w:shd w:val="clear" w:color="auto" w:fill="auto"/>
            <w:noWrap/>
            <w:vAlign w:val="bottom"/>
            <w:hideMark/>
          </w:tcPr>
          <w:p w14:paraId="2BAA76DA" w14:textId="77777777" w:rsidR="00C70216" w:rsidRPr="00AD7398" w:rsidRDefault="00C70216" w:rsidP="00290E61">
            <w:pPr>
              <w:jc w:val="center"/>
              <w:rPr>
                <w:rFonts w:ascii="Arial" w:hAnsi="Arial" w:cs="Arial"/>
                <w:color w:val="000000"/>
                <w:sz w:val="18"/>
                <w:szCs w:val="18"/>
              </w:rPr>
            </w:pPr>
            <w:r w:rsidRPr="00AD7398">
              <w:rPr>
                <w:rFonts w:ascii="Arial" w:hAnsi="Arial" w:cs="Arial"/>
                <w:color w:val="000000"/>
                <w:sz w:val="18"/>
                <w:szCs w:val="18"/>
              </w:rPr>
              <w:t>25</w:t>
            </w:r>
          </w:p>
        </w:tc>
        <w:tc>
          <w:tcPr>
            <w:tcW w:w="1560" w:type="dxa"/>
            <w:tcBorders>
              <w:top w:val="nil"/>
              <w:left w:val="nil"/>
              <w:bottom w:val="nil"/>
              <w:right w:val="single" w:sz="4" w:space="0" w:color="auto"/>
            </w:tcBorders>
            <w:shd w:val="clear" w:color="auto" w:fill="auto"/>
            <w:noWrap/>
            <w:vAlign w:val="bottom"/>
            <w:hideMark/>
          </w:tcPr>
          <w:p w14:paraId="459E63C9" w14:textId="77777777" w:rsidR="00C70216" w:rsidRPr="00AD7398" w:rsidRDefault="00C70216" w:rsidP="00290E61">
            <w:pPr>
              <w:jc w:val="center"/>
              <w:rPr>
                <w:rFonts w:ascii="Arial" w:hAnsi="Arial" w:cs="Arial"/>
                <w:color w:val="000000"/>
                <w:sz w:val="18"/>
                <w:szCs w:val="18"/>
              </w:rPr>
            </w:pPr>
            <w:r w:rsidRPr="00AD7398">
              <w:rPr>
                <w:rFonts w:ascii="Arial" w:hAnsi="Arial" w:cs="Arial"/>
                <w:color w:val="000000"/>
                <w:sz w:val="18"/>
                <w:szCs w:val="18"/>
              </w:rPr>
              <w:t>471 (365-610)</w:t>
            </w:r>
          </w:p>
        </w:tc>
        <w:tc>
          <w:tcPr>
            <w:tcW w:w="1040" w:type="dxa"/>
            <w:tcBorders>
              <w:top w:val="nil"/>
              <w:left w:val="nil"/>
              <w:bottom w:val="nil"/>
              <w:right w:val="nil"/>
            </w:tcBorders>
            <w:shd w:val="clear" w:color="auto" w:fill="auto"/>
            <w:noWrap/>
            <w:vAlign w:val="bottom"/>
            <w:hideMark/>
          </w:tcPr>
          <w:p w14:paraId="6866E0A5" w14:textId="77777777" w:rsidR="00C70216" w:rsidRPr="00AD7398" w:rsidRDefault="00C70216" w:rsidP="00290E61">
            <w:pPr>
              <w:jc w:val="center"/>
              <w:rPr>
                <w:rFonts w:ascii="Arial" w:hAnsi="Arial" w:cs="Arial"/>
                <w:color w:val="000000"/>
                <w:sz w:val="18"/>
                <w:szCs w:val="18"/>
              </w:rPr>
            </w:pPr>
            <w:r w:rsidRPr="00AD7398">
              <w:rPr>
                <w:rFonts w:ascii="Arial" w:hAnsi="Arial" w:cs="Arial"/>
                <w:color w:val="000000"/>
                <w:sz w:val="18"/>
                <w:szCs w:val="18"/>
              </w:rPr>
              <w:t>35</w:t>
            </w:r>
          </w:p>
        </w:tc>
        <w:tc>
          <w:tcPr>
            <w:tcW w:w="1560" w:type="dxa"/>
            <w:tcBorders>
              <w:top w:val="nil"/>
              <w:left w:val="nil"/>
              <w:bottom w:val="nil"/>
              <w:right w:val="single" w:sz="4" w:space="0" w:color="auto"/>
            </w:tcBorders>
            <w:shd w:val="clear" w:color="auto" w:fill="auto"/>
            <w:noWrap/>
            <w:vAlign w:val="bottom"/>
            <w:hideMark/>
          </w:tcPr>
          <w:p w14:paraId="4DC516D9" w14:textId="77777777" w:rsidR="00C70216" w:rsidRPr="00AD7398" w:rsidRDefault="00C70216" w:rsidP="00290E61">
            <w:pPr>
              <w:jc w:val="center"/>
              <w:rPr>
                <w:rFonts w:ascii="Arial" w:hAnsi="Arial" w:cs="Arial"/>
                <w:color w:val="000000"/>
                <w:sz w:val="18"/>
                <w:szCs w:val="18"/>
              </w:rPr>
            </w:pPr>
            <w:r w:rsidRPr="00AD7398">
              <w:rPr>
                <w:rFonts w:ascii="Arial" w:hAnsi="Arial" w:cs="Arial"/>
                <w:color w:val="000000"/>
                <w:sz w:val="18"/>
                <w:szCs w:val="18"/>
              </w:rPr>
              <w:t>526 (410-595)</w:t>
            </w:r>
          </w:p>
        </w:tc>
        <w:tc>
          <w:tcPr>
            <w:tcW w:w="1040" w:type="dxa"/>
            <w:tcBorders>
              <w:top w:val="nil"/>
              <w:left w:val="nil"/>
              <w:bottom w:val="nil"/>
              <w:right w:val="nil"/>
            </w:tcBorders>
            <w:shd w:val="clear" w:color="auto" w:fill="auto"/>
            <w:noWrap/>
            <w:vAlign w:val="bottom"/>
            <w:hideMark/>
          </w:tcPr>
          <w:p w14:paraId="1D0A54CE" w14:textId="77777777" w:rsidR="00C70216" w:rsidRPr="00AD7398" w:rsidRDefault="00C70216" w:rsidP="00290E61">
            <w:pPr>
              <w:jc w:val="center"/>
              <w:rPr>
                <w:rFonts w:ascii="Arial" w:hAnsi="Arial" w:cs="Arial"/>
                <w:color w:val="000000"/>
                <w:sz w:val="18"/>
                <w:szCs w:val="18"/>
              </w:rPr>
            </w:pPr>
            <w:r w:rsidRPr="00AD7398">
              <w:rPr>
                <w:rFonts w:ascii="Arial" w:hAnsi="Arial" w:cs="Arial"/>
                <w:color w:val="000000"/>
                <w:sz w:val="18"/>
                <w:szCs w:val="18"/>
              </w:rPr>
              <w:t>71</w:t>
            </w:r>
          </w:p>
        </w:tc>
        <w:tc>
          <w:tcPr>
            <w:tcW w:w="1560" w:type="dxa"/>
            <w:tcBorders>
              <w:top w:val="nil"/>
              <w:left w:val="nil"/>
              <w:bottom w:val="nil"/>
              <w:right w:val="single" w:sz="4" w:space="0" w:color="auto"/>
            </w:tcBorders>
            <w:shd w:val="clear" w:color="auto" w:fill="auto"/>
            <w:noWrap/>
            <w:vAlign w:val="bottom"/>
            <w:hideMark/>
          </w:tcPr>
          <w:p w14:paraId="306431BD" w14:textId="77777777" w:rsidR="00C70216" w:rsidRPr="00AD7398" w:rsidRDefault="00C70216" w:rsidP="00290E61">
            <w:pPr>
              <w:jc w:val="center"/>
              <w:rPr>
                <w:rFonts w:ascii="Arial" w:hAnsi="Arial" w:cs="Arial"/>
                <w:color w:val="000000"/>
                <w:sz w:val="18"/>
                <w:szCs w:val="18"/>
              </w:rPr>
            </w:pPr>
            <w:r w:rsidRPr="00AD7398">
              <w:rPr>
                <w:rFonts w:ascii="Arial" w:hAnsi="Arial" w:cs="Arial"/>
                <w:color w:val="000000"/>
                <w:sz w:val="18"/>
                <w:szCs w:val="18"/>
              </w:rPr>
              <w:t>340 (255-495)</w:t>
            </w:r>
          </w:p>
        </w:tc>
        <w:tc>
          <w:tcPr>
            <w:tcW w:w="700" w:type="dxa"/>
            <w:tcBorders>
              <w:top w:val="nil"/>
              <w:left w:val="nil"/>
              <w:bottom w:val="nil"/>
              <w:right w:val="single" w:sz="4" w:space="0" w:color="auto"/>
            </w:tcBorders>
            <w:shd w:val="clear" w:color="auto" w:fill="auto"/>
            <w:noWrap/>
            <w:vAlign w:val="bottom"/>
            <w:hideMark/>
          </w:tcPr>
          <w:p w14:paraId="0ED4DD68" w14:textId="77777777" w:rsidR="00C70216" w:rsidRPr="00AD7398" w:rsidRDefault="00C70216" w:rsidP="00290E61">
            <w:pPr>
              <w:jc w:val="center"/>
              <w:rPr>
                <w:rFonts w:ascii="Arial" w:hAnsi="Arial" w:cs="Arial"/>
                <w:color w:val="000000"/>
                <w:sz w:val="18"/>
                <w:szCs w:val="18"/>
              </w:rPr>
            </w:pPr>
            <w:r w:rsidRPr="00AD7398">
              <w:rPr>
                <w:rFonts w:ascii="Arial" w:hAnsi="Arial" w:cs="Arial"/>
                <w:color w:val="000000"/>
                <w:sz w:val="18"/>
                <w:szCs w:val="18"/>
              </w:rPr>
              <w:t>131</w:t>
            </w:r>
          </w:p>
        </w:tc>
      </w:tr>
      <w:tr w:rsidR="00C70216" w:rsidRPr="00B81109" w14:paraId="2DCCAF42" w14:textId="77777777" w:rsidTr="00290E61">
        <w:trPr>
          <w:trHeight w:val="287"/>
        </w:trPr>
        <w:tc>
          <w:tcPr>
            <w:tcW w:w="1380" w:type="dxa"/>
            <w:tcBorders>
              <w:top w:val="nil"/>
              <w:left w:val="single" w:sz="4" w:space="0" w:color="auto"/>
              <w:bottom w:val="nil"/>
              <w:right w:val="nil"/>
            </w:tcBorders>
            <w:shd w:val="clear" w:color="auto" w:fill="auto"/>
            <w:noWrap/>
            <w:vAlign w:val="bottom"/>
            <w:hideMark/>
          </w:tcPr>
          <w:p w14:paraId="549AD560" w14:textId="77777777" w:rsidR="00C70216" w:rsidRPr="00AD7398" w:rsidRDefault="00C70216" w:rsidP="00290E61">
            <w:pPr>
              <w:jc w:val="center"/>
              <w:rPr>
                <w:rFonts w:ascii="Arial" w:hAnsi="Arial" w:cs="Arial"/>
                <w:color w:val="000000"/>
                <w:sz w:val="18"/>
                <w:szCs w:val="18"/>
              </w:rPr>
            </w:pPr>
            <w:r w:rsidRPr="00AD7398">
              <w:rPr>
                <w:rFonts w:ascii="Arial" w:hAnsi="Arial" w:cs="Arial"/>
                <w:color w:val="000000"/>
                <w:sz w:val="18"/>
                <w:szCs w:val="18"/>
              </w:rPr>
              <w:t>Oct-18</w:t>
            </w:r>
          </w:p>
        </w:tc>
        <w:tc>
          <w:tcPr>
            <w:tcW w:w="700" w:type="dxa"/>
            <w:tcBorders>
              <w:top w:val="nil"/>
              <w:left w:val="nil"/>
              <w:bottom w:val="nil"/>
              <w:right w:val="nil"/>
            </w:tcBorders>
            <w:shd w:val="clear" w:color="auto" w:fill="auto"/>
            <w:noWrap/>
            <w:vAlign w:val="bottom"/>
            <w:hideMark/>
          </w:tcPr>
          <w:p w14:paraId="52F89F10" w14:textId="77777777" w:rsidR="00C70216" w:rsidRPr="00AD7398" w:rsidRDefault="00C70216" w:rsidP="00290E61">
            <w:pPr>
              <w:jc w:val="center"/>
              <w:rPr>
                <w:rFonts w:ascii="Arial" w:hAnsi="Arial" w:cs="Arial"/>
                <w:color w:val="000000"/>
                <w:sz w:val="18"/>
                <w:szCs w:val="18"/>
              </w:rPr>
            </w:pPr>
            <w:r w:rsidRPr="00AD7398">
              <w:rPr>
                <w:rFonts w:ascii="Arial" w:hAnsi="Arial" w:cs="Arial"/>
                <w:color w:val="000000"/>
                <w:sz w:val="18"/>
                <w:szCs w:val="18"/>
              </w:rPr>
              <w:t>498</w:t>
            </w:r>
          </w:p>
        </w:tc>
        <w:tc>
          <w:tcPr>
            <w:tcW w:w="700" w:type="dxa"/>
            <w:tcBorders>
              <w:top w:val="nil"/>
              <w:left w:val="nil"/>
              <w:bottom w:val="nil"/>
              <w:right w:val="nil"/>
            </w:tcBorders>
            <w:shd w:val="clear" w:color="auto" w:fill="auto"/>
            <w:noWrap/>
            <w:vAlign w:val="bottom"/>
            <w:hideMark/>
          </w:tcPr>
          <w:p w14:paraId="26FB04D4" w14:textId="77777777" w:rsidR="00C70216" w:rsidRPr="00AD7398" w:rsidRDefault="00C70216" w:rsidP="00290E61">
            <w:pPr>
              <w:jc w:val="center"/>
              <w:rPr>
                <w:rFonts w:ascii="Arial" w:hAnsi="Arial" w:cs="Arial"/>
                <w:color w:val="000000"/>
                <w:sz w:val="18"/>
                <w:szCs w:val="18"/>
              </w:rPr>
            </w:pPr>
            <w:r w:rsidRPr="00AD7398">
              <w:rPr>
                <w:rFonts w:ascii="Arial" w:hAnsi="Arial" w:cs="Arial"/>
                <w:color w:val="000000"/>
                <w:sz w:val="18"/>
                <w:szCs w:val="18"/>
              </w:rPr>
              <w:t>24</w:t>
            </w:r>
          </w:p>
        </w:tc>
        <w:tc>
          <w:tcPr>
            <w:tcW w:w="1040" w:type="dxa"/>
            <w:tcBorders>
              <w:top w:val="nil"/>
              <w:left w:val="single" w:sz="4" w:space="0" w:color="auto"/>
              <w:bottom w:val="nil"/>
              <w:right w:val="nil"/>
            </w:tcBorders>
            <w:shd w:val="clear" w:color="auto" w:fill="auto"/>
            <w:noWrap/>
            <w:vAlign w:val="bottom"/>
            <w:hideMark/>
          </w:tcPr>
          <w:p w14:paraId="06F4EE98" w14:textId="77777777" w:rsidR="00C70216" w:rsidRPr="00AD7398" w:rsidRDefault="00C70216" w:rsidP="00290E61">
            <w:pPr>
              <w:jc w:val="center"/>
              <w:rPr>
                <w:rFonts w:ascii="Arial" w:hAnsi="Arial" w:cs="Arial"/>
                <w:color w:val="000000"/>
                <w:sz w:val="18"/>
                <w:szCs w:val="18"/>
              </w:rPr>
            </w:pPr>
            <w:r w:rsidRPr="00AD7398">
              <w:rPr>
                <w:rFonts w:ascii="Arial" w:hAnsi="Arial" w:cs="Arial"/>
                <w:color w:val="000000"/>
                <w:sz w:val="18"/>
                <w:szCs w:val="18"/>
              </w:rPr>
              <w:t>12</w:t>
            </w:r>
          </w:p>
        </w:tc>
        <w:tc>
          <w:tcPr>
            <w:tcW w:w="1560" w:type="dxa"/>
            <w:tcBorders>
              <w:top w:val="nil"/>
              <w:left w:val="nil"/>
              <w:bottom w:val="nil"/>
              <w:right w:val="single" w:sz="4" w:space="0" w:color="auto"/>
            </w:tcBorders>
            <w:shd w:val="clear" w:color="auto" w:fill="auto"/>
            <w:noWrap/>
            <w:vAlign w:val="bottom"/>
            <w:hideMark/>
          </w:tcPr>
          <w:p w14:paraId="7D71EBD2" w14:textId="77777777" w:rsidR="00C70216" w:rsidRPr="00AD7398" w:rsidRDefault="00C70216" w:rsidP="00290E61">
            <w:pPr>
              <w:jc w:val="center"/>
              <w:rPr>
                <w:rFonts w:ascii="Arial" w:hAnsi="Arial" w:cs="Arial"/>
                <w:color w:val="000000"/>
                <w:sz w:val="18"/>
                <w:szCs w:val="18"/>
              </w:rPr>
            </w:pPr>
            <w:r w:rsidRPr="00AD7398">
              <w:rPr>
                <w:rFonts w:ascii="Arial" w:hAnsi="Arial" w:cs="Arial"/>
                <w:color w:val="000000"/>
                <w:sz w:val="18"/>
                <w:szCs w:val="18"/>
              </w:rPr>
              <w:t>458 (400-515)</w:t>
            </w:r>
          </w:p>
        </w:tc>
        <w:tc>
          <w:tcPr>
            <w:tcW w:w="1040" w:type="dxa"/>
            <w:tcBorders>
              <w:top w:val="nil"/>
              <w:left w:val="nil"/>
              <w:bottom w:val="nil"/>
              <w:right w:val="nil"/>
            </w:tcBorders>
            <w:shd w:val="clear" w:color="auto" w:fill="auto"/>
            <w:noWrap/>
            <w:vAlign w:val="bottom"/>
            <w:hideMark/>
          </w:tcPr>
          <w:p w14:paraId="1670D6BF" w14:textId="77777777" w:rsidR="00C70216" w:rsidRPr="00AD7398" w:rsidRDefault="00C70216" w:rsidP="00290E61">
            <w:pPr>
              <w:jc w:val="center"/>
              <w:rPr>
                <w:rFonts w:ascii="Arial" w:hAnsi="Arial" w:cs="Arial"/>
                <w:color w:val="000000"/>
                <w:sz w:val="18"/>
                <w:szCs w:val="18"/>
              </w:rPr>
            </w:pPr>
            <w:r w:rsidRPr="00AD7398">
              <w:rPr>
                <w:rFonts w:ascii="Arial" w:hAnsi="Arial" w:cs="Arial"/>
                <w:color w:val="000000"/>
                <w:sz w:val="18"/>
                <w:szCs w:val="18"/>
              </w:rPr>
              <w:t>25</w:t>
            </w:r>
          </w:p>
        </w:tc>
        <w:tc>
          <w:tcPr>
            <w:tcW w:w="1560" w:type="dxa"/>
            <w:tcBorders>
              <w:top w:val="nil"/>
              <w:left w:val="nil"/>
              <w:bottom w:val="nil"/>
              <w:right w:val="single" w:sz="4" w:space="0" w:color="auto"/>
            </w:tcBorders>
            <w:shd w:val="clear" w:color="auto" w:fill="auto"/>
            <w:noWrap/>
            <w:vAlign w:val="bottom"/>
            <w:hideMark/>
          </w:tcPr>
          <w:p w14:paraId="01EB0FD1" w14:textId="77777777" w:rsidR="00C70216" w:rsidRPr="00AD7398" w:rsidRDefault="00C70216" w:rsidP="00290E61">
            <w:pPr>
              <w:jc w:val="center"/>
              <w:rPr>
                <w:rFonts w:ascii="Arial" w:hAnsi="Arial" w:cs="Arial"/>
                <w:color w:val="000000"/>
                <w:sz w:val="18"/>
                <w:szCs w:val="18"/>
              </w:rPr>
            </w:pPr>
            <w:r w:rsidRPr="00AD7398">
              <w:rPr>
                <w:rFonts w:ascii="Arial" w:hAnsi="Arial" w:cs="Arial"/>
                <w:color w:val="000000"/>
                <w:sz w:val="18"/>
                <w:szCs w:val="18"/>
              </w:rPr>
              <w:t>501 (390-596</w:t>
            </w:r>
          </w:p>
        </w:tc>
        <w:tc>
          <w:tcPr>
            <w:tcW w:w="1040" w:type="dxa"/>
            <w:tcBorders>
              <w:top w:val="nil"/>
              <w:left w:val="nil"/>
              <w:bottom w:val="nil"/>
              <w:right w:val="nil"/>
            </w:tcBorders>
            <w:shd w:val="clear" w:color="auto" w:fill="auto"/>
            <w:noWrap/>
            <w:vAlign w:val="bottom"/>
            <w:hideMark/>
          </w:tcPr>
          <w:p w14:paraId="31CA81C5" w14:textId="77777777" w:rsidR="00C70216" w:rsidRPr="00AD7398" w:rsidRDefault="00C70216" w:rsidP="00290E61">
            <w:pPr>
              <w:jc w:val="center"/>
              <w:rPr>
                <w:rFonts w:ascii="Arial" w:hAnsi="Arial" w:cs="Arial"/>
                <w:color w:val="000000"/>
                <w:sz w:val="18"/>
                <w:szCs w:val="18"/>
              </w:rPr>
            </w:pPr>
            <w:r w:rsidRPr="00AD7398">
              <w:rPr>
                <w:rFonts w:ascii="Arial" w:hAnsi="Arial" w:cs="Arial"/>
                <w:color w:val="000000"/>
                <w:sz w:val="18"/>
                <w:szCs w:val="18"/>
              </w:rPr>
              <w:t>485</w:t>
            </w:r>
          </w:p>
        </w:tc>
        <w:tc>
          <w:tcPr>
            <w:tcW w:w="1560" w:type="dxa"/>
            <w:tcBorders>
              <w:top w:val="nil"/>
              <w:left w:val="nil"/>
              <w:bottom w:val="nil"/>
              <w:right w:val="single" w:sz="4" w:space="0" w:color="auto"/>
            </w:tcBorders>
            <w:shd w:val="clear" w:color="auto" w:fill="auto"/>
            <w:noWrap/>
            <w:vAlign w:val="bottom"/>
            <w:hideMark/>
          </w:tcPr>
          <w:p w14:paraId="40E128ED" w14:textId="77777777" w:rsidR="00C70216" w:rsidRPr="00AD7398" w:rsidRDefault="00C70216" w:rsidP="00290E61">
            <w:pPr>
              <w:jc w:val="center"/>
              <w:rPr>
                <w:rFonts w:ascii="Arial" w:hAnsi="Arial" w:cs="Arial"/>
                <w:color w:val="000000"/>
                <w:sz w:val="18"/>
                <w:szCs w:val="18"/>
              </w:rPr>
            </w:pPr>
            <w:r w:rsidRPr="00AD7398">
              <w:rPr>
                <w:rFonts w:ascii="Arial" w:hAnsi="Arial" w:cs="Arial"/>
                <w:color w:val="000000"/>
                <w:sz w:val="18"/>
                <w:szCs w:val="18"/>
              </w:rPr>
              <w:t>177 (130-439)</w:t>
            </w:r>
          </w:p>
        </w:tc>
        <w:tc>
          <w:tcPr>
            <w:tcW w:w="700" w:type="dxa"/>
            <w:tcBorders>
              <w:top w:val="nil"/>
              <w:left w:val="nil"/>
              <w:bottom w:val="nil"/>
              <w:right w:val="single" w:sz="4" w:space="0" w:color="auto"/>
            </w:tcBorders>
            <w:shd w:val="clear" w:color="auto" w:fill="auto"/>
            <w:noWrap/>
            <w:vAlign w:val="bottom"/>
            <w:hideMark/>
          </w:tcPr>
          <w:p w14:paraId="18EBEC15" w14:textId="77777777" w:rsidR="00C70216" w:rsidRPr="00AD7398" w:rsidRDefault="00C70216" w:rsidP="00290E61">
            <w:pPr>
              <w:jc w:val="center"/>
              <w:rPr>
                <w:rFonts w:ascii="Arial" w:hAnsi="Arial" w:cs="Arial"/>
                <w:color w:val="000000"/>
                <w:sz w:val="18"/>
                <w:szCs w:val="18"/>
              </w:rPr>
            </w:pPr>
            <w:r w:rsidRPr="00AD7398">
              <w:rPr>
                <w:rFonts w:ascii="Arial" w:hAnsi="Arial" w:cs="Arial"/>
                <w:color w:val="000000"/>
                <w:sz w:val="18"/>
                <w:szCs w:val="18"/>
              </w:rPr>
              <w:t>522</w:t>
            </w:r>
          </w:p>
        </w:tc>
      </w:tr>
      <w:tr w:rsidR="00C70216" w:rsidRPr="00B81109" w14:paraId="45F6E3CB" w14:textId="77777777" w:rsidTr="00290E61">
        <w:trPr>
          <w:trHeight w:val="287"/>
        </w:trPr>
        <w:tc>
          <w:tcPr>
            <w:tcW w:w="1380" w:type="dxa"/>
            <w:tcBorders>
              <w:top w:val="nil"/>
              <w:left w:val="single" w:sz="4" w:space="0" w:color="auto"/>
              <w:bottom w:val="double" w:sz="6" w:space="0" w:color="auto"/>
              <w:right w:val="nil"/>
            </w:tcBorders>
            <w:shd w:val="clear" w:color="auto" w:fill="auto"/>
            <w:noWrap/>
            <w:vAlign w:val="bottom"/>
            <w:hideMark/>
          </w:tcPr>
          <w:p w14:paraId="206C3159" w14:textId="77777777" w:rsidR="00C70216" w:rsidRPr="00AD7398" w:rsidRDefault="00C70216" w:rsidP="00290E61">
            <w:pPr>
              <w:jc w:val="center"/>
              <w:rPr>
                <w:rFonts w:ascii="Arial" w:hAnsi="Arial" w:cs="Arial"/>
                <w:color w:val="000000"/>
                <w:sz w:val="18"/>
                <w:szCs w:val="18"/>
              </w:rPr>
            </w:pPr>
            <w:r w:rsidRPr="00AD7398">
              <w:rPr>
                <w:rFonts w:ascii="Arial" w:hAnsi="Arial" w:cs="Arial"/>
                <w:color w:val="000000"/>
                <w:sz w:val="18"/>
                <w:szCs w:val="18"/>
              </w:rPr>
              <w:t>Nov-19</w:t>
            </w:r>
          </w:p>
        </w:tc>
        <w:tc>
          <w:tcPr>
            <w:tcW w:w="700" w:type="dxa"/>
            <w:tcBorders>
              <w:top w:val="nil"/>
              <w:left w:val="nil"/>
              <w:bottom w:val="double" w:sz="6" w:space="0" w:color="auto"/>
              <w:right w:val="nil"/>
            </w:tcBorders>
            <w:shd w:val="clear" w:color="auto" w:fill="auto"/>
            <w:noWrap/>
            <w:vAlign w:val="bottom"/>
            <w:hideMark/>
          </w:tcPr>
          <w:p w14:paraId="71ADE9E9" w14:textId="77777777" w:rsidR="00C70216" w:rsidRPr="00AD7398" w:rsidRDefault="00C70216" w:rsidP="00290E61">
            <w:pPr>
              <w:jc w:val="center"/>
              <w:rPr>
                <w:rFonts w:ascii="Arial" w:hAnsi="Arial" w:cs="Arial"/>
                <w:color w:val="000000"/>
                <w:sz w:val="18"/>
                <w:szCs w:val="18"/>
              </w:rPr>
            </w:pPr>
            <w:r w:rsidRPr="00AD7398">
              <w:rPr>
                <w:rFonts w:ascii="Arial" w:hAnsi="Arial" w:cs="Arial"/>
                <w:color w:val="000000"/>
                <w:sz w:val="18"/>
                <w:szCs w:val="18"/>
              </w:rPr>
              <w:t>52</w:t>
            </w:r>
          </w:p>
        </w:tc>
        <w:tc>
          <w:tcPr>
            <w:tcW w:w="700" w:type="dxa"/>
            <w:tcBorders>
              <w:top w:val="nil"/>
              <w:left w:val="nil"/>
              <w:bottom w:val="double" w:sz="6" w:space="0" w:color="auto"/>
              <w:right w:val="nil"/>
            </w:tcBorders>
            <w:shd w:val="clear" w:color="auto" w:fill="auto"/>
            <w:noWrap/>
            <w:vAlign w:val="bottom"/>
            <w:hideMark/>
          </w:tcPr>
          <w:p w14:paraId="37F393E5" w14:textId="77777777" w:rsidR="00C70216" w:rsidRPr="00AD7398" w:rsidRDefault="00C70216" w:rsidP="00290E61">
            <w:pPr>
              <w:jc w:val="center"/>
              <w:rPr>
                <w:rFonts w:ascii="Arial" w:hAnsi="Arial" w:cs="Arial"/>
                <w:color w:val="000000"/>
                <w:sz w:val="18"/>
                <w:szCs w:val="18"/>
              </w:rPr>
            </w:pPr>
            <w:r w:rsidRPr="00AD7398">
              <w:rPr>
                <w:rFonts w:ascii="Arial" w:hAnsi="Arial" w:cs="Arial"/>
                <w:color w:val="000000"/>
                <w:sz w:val="18"/>
                <w:szCs w:val="18"/>
              </w:rPr>
              <w:t>37</w:t>
            </w:r>
          </w:p>
        </w:tc>
        <w:tc>
          <w:tcPr>
            <w:tcW w:w="1040" w:type="dxa"/>
            <w:tcBorders>
              <w:top w:val="nil"/>
              <w:left w:val="single" w:sz="4" w:space="0" w:color="auto"/>
              <w:bottom w:val="double" w:sz="6" w:space="0" w:color="auto"/>
              <w:right w:val="nil"/>
            </w:tcBorders>
            <w:shd w:val="clear" w:color="auto" w:fill="auto"/>
            <w:noWrap/>
            <w:vAlign w:val="bottom"/>
            <w:hideMark/>
          </w:tcPr>
          <w:p w14:paraId="167D8299" w14:textId="77777777" w:rsidR="00C70216" w:rsidRPr="00AD7398" w:rsidRDefault="00C70216" w:rsidP="00290E61">
            <w:pPr>
              <w:jc w:val="center"/>
              <w:rPr>
                <w:rFonts w:ascii="Arial" w:hAnsi="Arial" w:cs="Arial"/>
                <w:color w:val="000000"/>
                <w:sz w:val="18"/>
                <w:szCs w:val="18"/>
              </w:rPr>
            </w:pPr>
            <w:r w:rsidRPr="00AD7398">
              <w:rPr>
                <w:rFonts w:ascii="Arial" w:hAnsi="Arial" w:cs="Arial"/>
                <w:color w:val="000000"/>
                <w:sz w:val="18"/>
                <w:szCs w:val="18"/>
              </w:rPr>
              <w:t>44</w:t>
            </w:r>
          </w:p>
        </w:tc>
        <w:tc>
          <w:tcPr>
            <w:tcW w:w="1560" w:type="dxa"/>
            <w:tcBorders>
              <w:top w:val="nil"/>
              <w:left w:val="nil"/>
              <w:bottom w:val="double" w:sz="6" w:space="0" w:color="auto"/>
              <w:right w:val="single" w:sz="4" w:space="0" w:color="auto"/>
            </w:tcBorders>
            <w:shd w:val="clear" w:color="auto" w:fill="auto"/>
            <w:noWrap/>
            <w:vAlign w:val="bottom"/>
            <w:hideMark/>
          </w:tcPr>
          <w:p w14:paraId="6807E938" w14:textId="77777777" w:rsidR="00C70216" w:rsidRPr="00AD7398" w:rsidRDefault="00C70216" w:rsidP="00290E61">
            <w:pPr>
              <w:jc w:val="center"/>
              <w:rPr>
                <w:rFonts w:ascii="Arial" w:hAnsi="Arial" w:cs="Arial"/>
                <w:color w:val="000000"/>
                <w:sz w:val="18"/>
                <w:szCs w:val="18"/>
              </w:rPr>
            </w:pPr>
            <w:r w:rsidRPr="00AD7398">
              <w:rPr>
                <w:rFonts w:ascii="Arial" w:hAnsi="Arial" w:cs="Arial"/>
                <w:color w:val="000000"/>
                <w:sz w:val="18"/>
                <w:szCs w:val="18"/>
              </w:rPr>
              <w:t>434 (330-535)</w:t>
            </w:r>
          </w:p>
        </w:tc>
        <w:tc>
          <w:tcPr>
            <w:tcW w:w="1040" w:type="dxa"/>
            <w:tcBorders>
              <w:top w:val="nil"/>
              <w:left w:val="nil"/>
              <w:bottom w:val="double" w:sz="6" w:space="0" w:color="auto"/>
              <w:right w:val="nil"/>
            </w:tcBorders>
            <w:shd w:val="clear" w:color="auto" w:fill="auto"/>
            <w:noWrap/>
            <w:vAlign w:val="bottom"/>
            <w:hideMark/>
          </w:tcPr>
          <w:p w14:paraId="128AE7AE" w14:textId="77777777" w:rsidR="00C70216" w:rsidRPr="00AD7398" w:rsidRDefault="00C70216" w:rsidP="00290E61">
            <w:pPr>
              <w:jc w:val="center"/>
              <w:rPr>
                <w:rFonts w:ascii="Arial" w:hAnsi="Arial" w:cs="Arial"/>
                <w:color w:val="000000"/>
                <w:sz w:val="18"/>
                <w:szCs w:val="18"/>
              </w:rPr>
            </w:pPr>
            <w:r w:rsidRPr="00AD7398">
              <w:rPr>
                <w:rFonts w:ascii="Arial" w:hAnsi="Arial" w:cs="Arial"/>
                <w:color w:val="000000"/>
                <w:sz w:val="18"/>
                <w:szCs w:val="18"/>
              </w:rPr>
              <w:t>42</w:t>
            </w:r>
          </w:p>
        </w:tc>
        <w:tc>
          <w:tcPr>
            <w:tcW w:w="1560" w:type="dxa"/>
            <w:tcBorders>
              <w:top w:val="nil"/>
              <w:left w:val="nil"/>
              <w:bottom w:val="double" w:sz="6" w:space="0" w:color="auto"/>
              <w:right w:val="single" w:sz="4" w:space="0" w:color="auto"/>
            </w:tcBorders>
            <w:shd w:val="clear" w:color="auto" w:fill="auto"/>
            <w:noWrap/>
            <w:vAlign w:val="bottom"/>
            <w:hideMark/>
          </w:tcPr>
          <w:p w14:paraId="75E6CBFC" w14:textId="77777777" w:rsidR="00C70216" w:rsidRPr="00AD7398" w:rsidRDefault="00C70216" w:rsidP="00290E61">
            <w:pPr>
              <w:jc w:val="center"/>
              <w:rPr>
                <w:rFonts w:ascii="Arial" w:hAnsi="Arial" w:cs="Arial"/>
                <w:color w:val="000000"/>
                <w:sz w:val="18"/>
                <w:szCs w:val="18"/>
              </w:rPr>
            </w:pPr>
            <w:r w:rsidRPr="00AD7398">
              <w:rPr>
                <w:rFonts w:ascii="Arial" w:hAnsi="Arial" w:cs="Arial"/>
                <w:color w:val="000000"/>
                <w:sz w:val="18"/>
                <w:szCs w:val="18"/>
              </w:rPr>
              <w:t>510 (345-592)</w:t>
            </w:r>
          </w:p>
        </w:tc>
        <w:tc>
          <w:tcPr>
            <w:tcW w:w="1040" w:type="dxa"/>
            <w:tcBorders>
              <w:top w:val="nil"/>
              <w:left w:val="nil"/>
              <w:bottom w:val="double" w:sz="6" w:space="0" w:color="auto"/>
              <w:right w:val="nil"/>
            </w:tcBorders>
            <w:shd w:val="clear" w:color="auto" w:fill="auto"/>
            <w:noWrap/>
            <w:vAlign w:val="bottom"/>
            <w:hideMark/>
          </w:tcPr>
          <w:p w14:paraId="322C7138" w14:textId="77777777" w:rsidR="00C70216" w:rsidRPr="00AD7398" w:rsidRDefault="00C70216" w:rsidP="00290E61">
            <w:pPr>
              <w:jc w:val="center"/>
              <w:rPr>
                <w:rFonts w:ascii="Arial" w:hAnsi="Arial" w:cs="Arial"/>
                <w:color w:val="000000"/>
                <w:sz w:val="18"/>
                <w:szCs w:val="18"/>
              </w:rPr>
            </w:pPr>
            <w:r w:rsidRPr="00AD7398">
              <w:rPr>
                <w:rFonts w:ascii="Arial" w:hAnsi="Arial" w:cs="Arial"/>
                <w:color w:val="000000"/>
                <w:sz w:val="18"/>
                <w:szCs w:val="18"/>
              </w:rPr>
              <w:t>3</w:t>
            </w:r>
          </w:p>
        </w:tc>
        <w:tc>
          <w:tcPr>
            <w:tcW w:w="1560" w:type="dxa"/>
            <w:tcBorders>
              <w:top w:val="nil"/>
              <w:left w:val="nil"/>
              <w:bottom w:val="double" w:sz="6" w:space="0" w:color="auto"/>
              <w:right w:val="single" w:sz="4" w:space="0" w:color="auto"/>
            </w:tcBorders>
            <w:shd w:val="clear" w:color="auto" w:fill="auto"/>
            <w:noWrap/>
            <w:vAlign w:val="bottom"/>
            <w:hideMark/>
          </w:tcPr>
          <w:p w14:paraId="6E002FC2" w14:textId="77777777" w:rsidR="00C70216" w:rsidRPr="00AD7398" w:rsidRDefault="00C70216" w:rsidP="00290E61">
            <w:pPr>
              <w:jc w:val="center"/>
              <w:rPr>
                <w:rFonts w:ascii="Arial" w:hAnsi="Arial" w:cs="Arial"/>
                <w:color w:val="000000"/>
                <w:sz w:val="18"/>
                <w:szCs w:val="18"/>
              </w:rPr>
            </w:pPr>
            <w:r w:rsidRPr="00AD7398">
              <w:rPr>
                <w:rFonts w:ascii="Arial" w:hAnsi="Arial" w:cs="Arial"/>
                <w:color w:val="000000"/>
                <w:sz w:val="18"/>
                <w:szCs w:val="18"/>
              </w:rPr>
              <w:t>361 (340-386)</w:t>
            </w:r>
          </w:p>
        </w:tc>
        <w:tc>
          <w:tcPr>
            <w:tcW w:w="700" w:type="dxa"/>
            <w:tcBorders>
              <w:top w:val="nil"/>
              <w:left w:val="nil"/>
              <w:bottom w:val="double" w:sz="6" w:space="0" w:color="auto"/>
              <w:right w:val="single" w:sz="4" w:space="0" w:color="auto"/>
            </w:tcBorders>
            <w:shd w:val="clear" w:color="auto" w:fill="auto"/>
            <w:noWrap/>
            <w:vAlign w:val="bottom"/>
            <w:hideMark/>
          </w:tcPr>
          <w:p w14:paraId="18350B15" w14:textId="77777777" w:rsidR="00C70216" w:rsidRPr="00AD7398" w:rsidRDefault="00C70216" w:rsidP="00290E61">
            <w:pPr>
              <w:jc w:val="center"/>
              <w:rPr>
                <w:rFonts w:ascii="Arial" w:hAnsi="Arial" w:cs="Arial"/>
                <w:color w:val="000000"/>
                <w:sz w:val="18"/>
                <w:szCs w:val="18"/>
              </w:rPr>
            </w:pPr>
            <w:r w:rsidRPr="00AD7398">
              <w:rPr>
                <w:rFonts w:ascii="Arial" w:hAnsi="Arial" w:cs="Arial"/>
                <w:color w:val="000000"/>
                <w:sz w:val="18"/>
                <w:szCs w:val="18"/>
              </w:rPr>
              <w:t>89</w:t>
            </w:r>
          </w:p>
        </w:tc>
      </w:tr>
      <w:tr w:rsidR="00C70216" w:rsidRPr="00B81109" w14:paraId="17928DC6" w14:textId="77777777" w:rsidTr="00290E61">
        <w:trPr>
          <w:trHeight w:val="287"/>
        </w:trPr>
        <w:tc>
          <w:tcPr>
            <w:tcW w:w="1380" w:type="dxa"/>
            <w:tcBorders>
              <w:top w:val="nil"/>
              <w:left w:val="single" w:sz="4" w:space="0" w:color="auto"/>
              <w:bottom w:val="single" w:sz="4" w:space="0" w:color="auto"/>
              <w:right w:val="single" w:sz="4" w:space="0" w:color="auto"/>
            </w:tcBorders>
            <w:shd w:val="clear" w:color="auto" w:fill="auto"/>
            <w:noWrap/>
            <w:vAlign w:val="bottom"/>
            <w:hideMark/>
          </w:tcPr>
          <w:p w14:paraId="2B8DC14F" w14:textId="77777777" w:rsidR="00C70216" w:rsidRPr="00AD7398" w:rsidRDefault="00C70216" w:rsidP="00290E61">
            <w:pPr>
              <w:jc w:val="center"/>
              <w:rPr>
                <w:rFonts w:ascii="Arial" w:hAnsi="Arial" w:cs="Arial"/>
                <w:b/>
                <w:bCs/>
                <w:color w:val="000000"/>
                <w:sz w:val="18"/>
                <w:szCs w:val="18"/>
              </w:rPr>
            </w:pPr>
            <w:r w:rsidRPr="00AD7398">
              <w:rPr>
                <w:rFonts w:ascii="Arial" w:hAnsi="Arial" w:cs="Arial"/>
                <w:b/>
                <w:bCs/>
                <w:color w:val="000000"/>
                <w:sz w:val="18"/>
                <w:szCs w:val="18"/>
              </w:rPr>
              <w:t>Total</w:t>
            </w:r>
          </w:p>
        </w:tc>
        <w:tc>
          <w:tcPr>
            <w:tcW w:w="700" w:type="dxa"/>
            <w:tcBorders>
              <w:top w:val="nil"/>
              <w:left w:val="nil"/>
              <w:bottom w:val="single" w:sz="4" w:space="0" w:color="auto"/>
              <w:right w:val="single" w:sz="4" w:space="0" w:color="auto"/>
            </w:tcBorders>
            <w:shd w:val="clear" w:color="auto" w:fill="auto"/>
            <w:noWrap/>
            <w:vAlign w:val="bottom"/>
            <w:hideMark/>
          </w:tcPr>
          <w:p w14:paraId="783DB003" w14:textId="77777777" w:rsidR="00C70216" w:rsidRPr="00AD7398" w:rsidRDefault="00C70216" w:rsidP="00290E61">
            <w:pPr>
              <w:jc w:val="center"/>
              <w:rPr>
                <w:rFonts w:ascii="Arial" w:hAnsi="Arial" w:cs="Arial"/>
                <w:b/>
                <w:bCs/>
                <w:color w:val="000000"/>
                <w:sz w:val="18"/>
                <w:szCs w:val="18"/>
              </w:rPr>
            </w:pPr>
            <w:r w:rsidRPr="00AD7398">
              <w:rPr>
                <w:rFonts w:ascii="Arial" w:hAnsi="Arial" w:cs="Arial"/>
                <w:b/>
                <w:bCs/>
                <w:color w:val="000000"/>
                <w:sz w:val="18"/>
                <w:szCs w:val="18"/>
              </w:rPr>
              <w:t>1021</w:t>
            </w:r>
          </w:p>
        </w:tc>
        <w:tc>
          <w:tcPr>
            <w:tcW w:w="700" w:type="dxa"/>
            <w:tcBorders>
              <w:top w:val="nil"/>
              <w:left w:val="nil"/>
              <w:bottom w:val="single" w:sz="4" w:space="0" w:color="auto"/>
              <w:right w:val="nil"/>
            </w:tcBorders>
            <w:shd w:val="clear" w:color="auto" w:fill="auto"/>
            <w:noWrap/>
            <w:vAlign w:val="bottom"/>
            <w:hideMark/>
          </w:tcPr>
          <w:p w14:paraId="71966BC2" w14:textId="77777777" w:rsidR="00C70216" w:rsidRPr="00AD7398" w:rsidRDefault="00C70216" w:rsidP="00290E61">
            <w:pPr>
              <w:jc w:val="center"/>
              <w:rPr>
                <w:rFonts w:ascii="Arial" w:hAnsi="Arial" w:cs="Arial"/>
                <w:b/>
                <w:bCs/>
                <w:color w:val="000000"/>
                <w:sz w:val="18"/>
                <w:szCs w:val="18"/>
              </w:rPr>
            </w:pPr>
            <w:r w:rsidRPr="00AD7398">
              <w:rPr>
                <w:rFonts w:ascii="Arial" w:hAnsi="Arial" w:cs="Arial"/>
                <w:b/>
                <w:bCs/>
                <w:color w:val="000000"/>
                <w:sz w:val="18"/>
                <w:szCs w:val="18"/>
              </w:rPr>
              <w:t>418</w:t>
            </w:r>
          </w:p>
        </w:tc>
        <w:tc>
          <w:tcPr>
            <w:tcW w:w="1040" w:type="dxa"/>
            <w:tcBorders>
              <w:top w:val="nil"/>
              <w:left w:val="single" w:sz="4" w:space="0" w:color="auto"/>
              <w:bottom w:val="single" w:sz="4" w:space="0" w:color="auto"/>
              <w:right w:val="single" w:sz="4" w:space="0" w:color="auto"/>
            </w:tcBorders>
            <w:shd w:val="clear" w:color="auto" w:fill="auto"/>
            <w:noWrap/>
            <w:vAlign w:val="bottom"/>
            <w:hideMark/>
          </w:tcPr>
          <w:p w14:paraId="32B0D74E" w14:textId="77777777" w:rsidR="00C70216" w:rsidRPr="00AD7398" w:rsidRDefault="00C70216" w:rsidP="00290E61">
            <w:pPr>
              <w:jc w:val="center"/>
              <w:rPr>
                <w:rFonts w:ascii="Arial" w:hAnsi="Arial" w:cs="Arial"/>
                <w:b/>
                <w:bCs/>
                <w:color w:val="000000"/>
                <w:sz w:val="18"/>
                <w:szCs w:val="18"/>
              </w:rPr>
            </w:pPr>
            <w:r w:rsidRPr="00AD7398">
              <w:rPr>
                <w:rFonts w:ascii="Arial" w:hAnsi="Arial" w:cs="Arial"/>
                <w:b/>
                <w:bCs/>
                <w:color w:val="000000"/>
                <w:sz w:val="18"/>
                <w:szCs w:val="18"/>
              </w:rPr>
              <w:t>145</w:t>
            </w:r>
          </w:p>
        </w:tc>
        <w:tc>
          <w:tcPr>
            <w:tcW w:w="1560" w:type="dxa"/>
            <w:tcBorders>
              <w:top w:val="nil"/>
              <w:left w:val="nil"/>
              <w:bottom w:val="single" w:sz="4" w:space="0" w:color="auto"/>
              <w:right w:val="single" w:sz="4" w:space="0" w:color="auto"/>
            </w:tcBorders>
            <w:shd w:val="clear" w:color="auto" w:fill="auto"/>
            <w:noWrap/>
            <w:vAlign w:val="bottom"/>
            <w:hideMark/>
          </w:tcPr>
          <w:p w14:paraId="45409F7B" w14:textId="77777777" w:rsidR="00C70216" w:rsidRPr="00AD7398" w:rsidRDefault="00C70216" w:rsidP="00290E61">
            <w:pPr>
              <w:jc w:val="center"/>
              <w:rPr>
                <w:rFonts w:ascii="Arial" w:hAnsi="Arial" w:cs="Arial"/>
                <w:color w:val="000000"/>
                <w:sz w:val="18"/>
                <w:szCs w:val="18"/>
              </w:rPr>
            </w:pPr>
            <w:r w:rsidRPr="00AD7398">
              <w:rPr>
                <w:rFonts w:ascii="Arial" w:hAnsi="Arial" w:cs="Arial"/>
                <w:color w:val="000000"/>
                <w:sz w:val="18"/>
                <w:szCs w:val="18"/>
              </w:rPr>
              <w:t> </w:t>
            </w:r>
          </w:p>
        </w:tc>
        <w:tc>
          <w:tcPr>
            <w:tcW w:w="1040" w:type="dxa"/>
            <w:tcBorders>
              <w:top w:val="nil"/>
              <w:left w:val="nil"/>
              <w:bottom w:val="single" w:sz="4" w:space="0" w:color="auto"/>
              <w:right w:val="single" w:sz="4" w:space="0" w:color="auto"/>
            </w:tcBorders>
            <w:shd w:val="clear" w:color="auto" w:fill="auto"/>
            <w:noWrap/>
            <w:vAlign w:val="bottom"/>
            <w:hideMark/>
          </w:tcPr>
          <w:p w14:paraId="5B330AD9" w14:textId="77777777" w:rsidR="00C70216" w:rsidRPr="00AD7398" w:rsidRDefault="00C70216" w:rsidP="00290E61">
            <w:pPr>
              <w:jc w:val="center"/>
              <w:rPr>
                <w:rFonts w:ascii="Arial" w:hAnsi="Arial" w:cs="Arial"/>
                <w:b/>
                <w:bCs/>
                <w:color w:val="000000"/>
                <w:sz w:val="18"/>
                <w:szCs w:val="18"/>
              </w:rPr>
            </w:pPr>
            <w:r w:rsidRPr="00AD7398">
              <w:rPr>
                <w:rFonts w:ascii="Arial" w:hAnsi="Arial" w:cs="Arial"/>
                <w:b/>
                <w:bCs/>
                <w:color w:val="000000"/>
                <w:sz w:val="18"/>
                <w:szCs w:val="18"/>
              </w:rPr>
              <w:t>239</w:t>
            </w:r>
          </w:p>
        </w:tc>
        <w:tc>
          <w:tcPr>
            <w:tcW w:w="1560" w:type="dxa"/>
            <w:tcBorders>
              <w:top w:val="nil"/>
              <w:left w:val="nil"/>
              <w:bottom w:val="single" w:sz="4" w:space="0" w:color="auto"/>
              <w:right w:val="single" w:sz="4" w:space="0" w:color="auto"/>
            </w:tcBorders>
            <w:shd w:val="clear" w:color="auto" w:fill="auto"/>
            <w:noWrap/>
            <w:vAlign w:val="bottom"/>
            <w:hideMark/>
          </w:tcPr>
          <w:p w14:paraId="50340684" w14:textId="77777777" w:rsidR="00C70216" w:rsidRPr="00AD7398" w:rsidRDefault="00C70216" w:rsidP="00290E61">
            <w:pPr>
              <w:jc w:val="center"/>
              <w:rPr>
                <w:rFonts w:ascii="Arial" w:hAnsi="Arial" w:cs="Arial"/>
                <w:b/>
                <w:bCs/>
                <w:color w:val="000000"/>
                <w:sz w:val="18"/>
                <w:szCs w:val="18"/>
              </w:rPr>
            </w:pPr>
            <w:r w:rsidRPr="00AD7398">
              <w:rPr>
                <w:rFonts w:ascii="Arial" w:hAnsi="Arial" w:cs="Arial"/>
                <w:b/>
                <w:bCs/>
                <w:color w:val="000000"/>
                <w:sz w:val="18"/>
                <w:szCs w:val="18"/>
              </w:rPr>
              <w:t> </w:t>
            </w:r>
          </w:p>
        </w:tc>
        <w:tc>
          <w:tcPr>
            <w:tcW w:w="1040" w:type="dxa"/>
            <w:tcBorders>
              <w:top w:val="nil"/>
              <w:left w:val="nil"/>
              <w:bottom w:val="single" w:sz="4" w:space="0" w:color="auto"/>
              <w:right w:val="single" w:sz="4" w:space="0" w:color="auto"/>
            </w:tcBorders>
            <w:shd w:val="clear" w:color="auto" w:fill="auto"/>
            <w:noWrap/>
            <w:vAlign w:val="bottom"/>
            <w:hideMark/>
          </w:tcPr>
          <w:p w14:paraId="76EACE11" w14:textId="77777777" w:rsidR="00C70216" w:rsidRPr="00AD7398" w:rsidRDefault="00C70216" w:rsidP="00290E61">
            <w:pPr>
              <w:jc w:val="center"/>
              <w:rPr>
                <w:rFonts w:ascii="Arial" w:hAnsi="Arial" w:cs="Arial"/>
                <w:b/>
                <w:bCs/>
                <w:color w:val="000000"/>
                <w:sz w:val="18"/>
                <w:szCs w:val="18"/>
              </w:rPr>
            </w:pPr>
            <w:r w:rsidRPr="00AD7398">
              <w:rPr>
                <w:rFonts w:ascii="Arial" w:hAnsi="Arial" w:cs="Arial"/>
                <w:b/>
                <w:bCs/>
                <w:color w:val="000000"/>
                <w:sz w:val="18"/>
                <w:szCs w:val="18"/>
              </w:rPr>
              <w:t>1007</w:t>
            </w:r>
          </w:p>
        </w:tc>
        <w:tc>
          <w:tcPr>
            <w:tcW w:w="1560" w:type="dxa"/>
            <w:tcBorders>
              <w:top w:val="nil"/>
              <w:left w:val="nil"/>
              <w:bottom w:val="single" w:sz="4" w:space="0" w:color="auto"/>
              <w:right w:val="single" w:sz="4" w:space="0" w:color="auto"/>
            </w:tcBorders>
            <w:shd w:val="clear" w:color="auto" w:fill="auto"/>
            <w:noWrap/>
            <w:vAlign w:val="bottom"/>
            <w:hideMark/>
          </w:tcPr>
          <w:p w14:paraId="28F05365" w14:textId="77777777" w:rsidR="00C70216" w:rsidRPr="00AD7398" w:rsidRDefault="00C70216" w:rsidP="00290E61">
            <w:pPr>
              <w:jc w:val="center"/>
              <w:rPr>
                <w:rFonts w:ascii="Arial" w:hAnsi="Arial" w:cs="Arial"/>
                <w:b/>
                <w:bCs/>
                <w:color w:val="000000"/>
                <w:sz w:val="18"/>
                <w:szCs w:val="18"/>
              </w:rPr>
            </w:pPr>
            <w:r w:rsidRPr="00AD7398">
              <w:rPr>
                <w:rFonts w:ascii="Arial" w:hAnsi="Arial" w:cs="Arial"/>
                <w:b/>
                <w:bCs/>
                <w:color w:val="000000"/>
                <w:sz w:val="18"/>
                <w:szCs w:val="18"/>
              </w:rPr>
              <w:t> </w:t>
            </w:r>
          </w:p>
        </w:tc>
        <w:tc>
          <w:tcPr>
            <w:tcW w:w="700" w:type="dxa"/>
            <w:tcBorders>
              <w:top w:val="nil"/>
              <w:left w:val="nil"/>
              <w:bottom w:val="single" w:sz="4" w:space="0" w:color="auto"/>
              <w:right w:val="single" w:sz="4" w:space="0" w:color="auto"/>
            </w:tcBorders>
            <w:shd w:val="clear" w:color="auto" w:fill="auto"/>
            <w:noWrap/>
            <w:vAlign w:val="bottom"/>
            <w:hideMark/>
          </w:tcPr>
          <w:p w14:paraId="26BC0EDA" w14:textId="77777777" w:rsidR="00C70216" w:rsidRPr="00AD7398" w:rsidRDefault="00C70216" w:rsidP="00290E61">
            <w:pPr>
              <w:jc w:val="center"/>
              <w:rPr>
                <w:rFonts w:ascii="Arial" w:hAnsi="Arial" w:cs="Arial"/>
                <w:b/>
                <w:bCs/>
                <w:color w:val="000000"/>
                <w:sz w:val="18"/>
                <w:szCs w:val="18"/>
              </w:rPr>
            </w:pPr>
            <w:r w:rsidRPr="00AD7398">
              <w:rPr>
                <w:rFonts w:ascii="Arial" w:hAnsi="Arial" w:cs="Arial"/>
                <w:b/>
                <w:bCs/>
                <w:color w:val="000000"/>
                <w:sz w:val="18"/>
                <w:szCs w:val="18"/>
              </w:rPr>
              <w:t>1391</w:t>
            </w:r>
          </w:p>
        </w:tc>
      </w:tr>
    </w:tbl>
    <w:p w14:paraId="6C55B0D4" w14:textId="77777777" w:rsidR="00C70216" w:rsidRDefault="00C70216" w:rsidP="00C70216">
      <w:pPr>
        <w:sectPr w:rsidR="00C70216" w:rsidSect="00AD7398">
          <w:pgSz w:w="15840" w:h="12240" w:orient="landscape" w:code="1"/>
          <w:pgMar w:top="2160" w:right="1440" w:bottom="2160" w:left="1440" w:header="720" w:footer="720" w:gutter="0"/>
          <w:cols w:space="720"/>
          <w:titlePg/>
          <w:docGrid w:linePitch="360"/>
        </w:sectPr>
      </w:pPr>
    </w:p>
    <w:p w14:paraId="1413469D" w14:textId="4F3C6D90" w:rsidR="00B10E95" w:rsidRDefault="008419A0" w:rsidP="00B10E95">
      <w:r>
        <w:lastRenderedPageBreak/>
        <w:t xml:space="preserve">Of the original 200 RASU stocked into YUMA, </w:t>
      </w:r>
      <w:r w:rsidR="004C69B4">
        <w:t xml:space="preserve">94 </w:t>
      </w:r>
      <w:r w:rsidR="000F524E">
        <w:t>(75 females and 19 males)</w:t>
      </w:r>
      <w:r w:rsidR="004C69B4">
        <w:t xml:space="preserve"> </w:t>
      </w:r>
      <w:r w:rsidR="00294447">
        <w:t xml:space="preserve">were </w:t>
      </w:r>
      <w:r w:rsidR="00924B1C">
        <w:t xml:space="preserve">known to be </w:t>
      </w:r>
      <w:r w:rsidR="00294447">
        <w:t>available during all three spawning seasons with parental assignment data</w:t>
      </w:r>
      <w:r w:rsidR="003943BD">
        <w:t>;</w:t>
      </w:r>
      <w:r w:rsidR="00924B1C">
        <w:t xml:space="preserve"> they were </w:t>
      </w:r>
      <w:r w:rsidR="003943BD">
        <w:t>PIT scanned</w:t>
      </w:r>
      <w:r w:rsidR="004C69B4">
        <w:t xml:space="preserve"> at least once after </w:t>
      </w:r>
      <w:r w:rsidR="00F53622">
        <w:t>May 1, 2015</w:t>
      </w:r>
      <w:r w:rsidR="00845353">
        <w:t xml:space="preserve">.  </w:t>
      </w:r>
      <w:r w:rsidR="007C34AB">
        <w:t xml:space="preserve">Out of that </w:t>
      </w:r>
      <w:r w:rsidR="003943BD">
        <w:t>total</w:t>
      </w:r>
      <w:r w:rsidR="007C34AB">
        <w:t xml:space="preserve">, 86 </w:t>
      </w:r>
      <w:r w:rsidR="0049669B">
        <w:t xml:space="preserve">(69 female and 17 male) </w:t>
      </w:r>
      <w:r w:rsidR="007C34AB">
        <w:t xml:space="preserve">were identified as the parents of at least one </w:t>
      </w:r>
      <w:r w:rsidR="00F55EAB">
        <w:t>larvae or juvenile in those three years</w:t>
      </w:r>
      <w:r>
        <w:t>..</w:t>
      </w:r>
      <w:r w:rsidR="00B10E95">
        <w:t xml:space="preserve"> </w:t>
      </w:r>
      <w:r>
        <w:t xml:space="preserve"> </w:t>
      </w:r>
      <w:r w:rsidR="00CB2090">
        <w:t xml:space="preserve">Broken down </w:t>
      </w:r>
      <w:r w:rsidR="006F5E48">
        <w:t>by year</w:t>
      </w:r>
      <w:r w:rsidR="00EF0165">
        <w:t>, 60 contributed in 2013 (</w:t>
      </w:r>
      <w:r w:rsidR="00D62DDA">
        <w:t>48 females and 12 males), 65 in 2014 (</w:t>
      </w:r>
      <w:r w:rsidR="00791652">
        <w:t>53 females and 12 males), and 71 in 2015 (</w:t>
      </w:r>
      <w:r w:rsidR="00246834">
        <w:t xml:space="preserve">59 females and 12 males).  </w:t>
      </w:r>
      <w:r w:rsidR="00E52596">
        <w:t>Although 12 males contributed each year, they weren’t the same males</w:t>
      </w:r>
      <w:r w:rsidR="00DB67E2">
        <w:t>;</w:t>
      </w:r>
      <w:r w:rsidR="00E52596">
        <w:t xml:space="preserve"> 7 males contribut</w:t>
      </w:r>
      <w:r w:rsidR="00DB67E2">
        <w:t>ed in</w:t>
      </w:r>
      <w:r w:rsidR="00E52596">
        <w:t xml:space="preserve"> all three years a</w:t>
      </w:r>
      <w:r w:rsidR="00DB67E2">
        <w:t>long with</w:t>
      </w:r>
      <w:r w:rsidR="00E52596">
        <w:t xml:space="preserve"> </w:t>
      </w:r>
      <w:r w:rsidR="007341D1">
        <w:t xml:space="preserve">28 females.  </w:t>
      </w:r>
      <w:r w:rsidR="00EC498B">
        <w:t>E</w:t>
      </w:r>
      <w:r w:rsidR="00B10E95">
        <w:t xml:space="preserve">stimates of reproductive contribution for RASU may be similar to BTC when correcting for mortality of breeders. This illustrates the need to take into this mortality into account when estimating reproductive success. Unfortunately, it is not possible to make such corrections for the ephemeral ponds as the long term perspective is not available to provide this estimate. </w:t>
      </w:r>
    </w:p>
    <w:p w14:paraId="27AB105C" w14:textId="77777777" w:rsidR="00C51709" w:rsidRDefault="00C51709" w:rsidP="00C51709"/>
    <w:p w14:paraId="3B724914" w14:textId="77777777" w:rsidR="00E519E4" w:rsidRDefault="00C51709" w:rsidP="00E519E4">
      <w:pPr>
        <w:keepNext/>
      </w:pPr>
      <w:r>
        <w:rPr>
          <w:noProof/>
        </w:rPr>
        <w:drawing>
          <wp:inline distT="0" distB="0" distL="0" distR="0" wp14:anchorId="151954FA" wp14:editId="102C6E57">
            <wp:extent cx="4572000" cy="3319272"/>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4572000" cy="3319272"/>
                    </a:xfrm>
                    <a:prstGeom prst="rect">
                      <a:avLst/>
                    </a:prstGeom>
                  </pic:spPr>
                </pic:pic>
              </a:graphicData>
            </a:graphic>
          </wp:inline>
        </w:drawing>
      </w:r>
    </w:p>
    <w:p w14:paraId="689F6745" w14:textId="0403FA2E" w:rsidR="00C51709" w:rsidRDefault="00E519E4" w:rsidP="00E519E4">
      <w:pPr>
        <w:pStyle w:val="Caption"/>
      </w:pPr>
      <w:bookmarkStart w:id="82" w:name="_Toc29994297"/>
      <w:r>
        <w:t xml:space="preserve">Figure </w:t>
      </w:r>
      <w:r w:rsidR="00B94D3F">
        <w:fldChar w:fldCharType="begin"/>
      </w:r>
      <w:r w:rsidR="00B94D3F">
        <w:instrText xml:space="preserve"> SEQ Figure \* ARABIC </w:instrText>
      </w:r>
      <w:r w:rsidR="00B94D3F">
        <w:fldChar w:fldCharType="separate"/>
      </w:r>
      <w:r w:rsidR="0054402B">
        <w:rPr>
          <w:noProof/>
        </w:rPr>
        <w:t>5</w:t>
      </w:r>
      <w:r w:rsidR="00B94D3F">
        <w:rPr>
          <w:noProof/>
        </w:rPr>
        <w:fldChar w:fldCharType="end"/>
      </w:r>
      <w:r w:rsidRPr="00D4236E">
        <w:t>.</w:t>
      </w:r>
      <w:r w:rsidR="00115D77">
        <w:rPr>
          <w:rFonts w:cs="Arial"/>
        </w:rPr>
        <w:t>—</w:t>
      </w:r>
      <w:r w:rsidRPr="00D4236E">
        <w:t>Captured and PIT tagged RASU tracked in YUMA from February 2013 through March 2019.</w:t>
      </w:r>
      <w:bookmarkEnd w:id="82"/>
    </w:p>
    <w:p w14:paraId="0B300A3A" w14:textId="77777777" w:rsidR="003912AC" w:rsidRDefault="003912AC" w:rsidP="003912AC"/>
    <w:p w14:paraId="4D050473" w14:textId="5BBCB95C" w:rsidR="003912AC" w:rsidRDefault="003912AC" w:rsidP="003912AC">
      <w:pPr>
        <w:sectPr w:rsidR="003912AC" w:rsidSect="00B20E8B">
          <w:pgSz w:w="12240" w:h="15840" w:code="1"/>
          <w:pgMar w:top="1440" w:right="2160" w:bottom="1440" w:left="2160" w:header="720" w:footer="720" w:gutter="0"/>
          <w:cols w:space="720"/>
          <w:titlePg/>
          <w:docGrid w:linePitch="360"/>
        </w:sectPr>
      </w:pPr>
    </w:p>
    <w:p w14:paraId="436CFFF2" w14:textId="77777777" w:rsidR="0023797B" w:rsidRDefault="0023797B">
      <w:pPr>
        <w:rPr>
          <w:rFonts w:ascii="Arial" w:hAnsi="Arial"/>
          <w:b/>
          <w:bCs/>
          <w:sz w:val="20"/>
          <w:szCs w:val="18"/>
        </w:rPr>
      </w:pPr>
    </w:p>
    <w:tbl>
      <w:tblPr>
        <w:tblW w:w="0" w:type="auto"/>
        <w:tblLook w:val="04A0" w:firstRow="1" w:lastRow="0" w:firstColumn="1" w:lastColumn="0" w:noHBand="0" w:noVBand="1"/>
      </w:tblPr>
      <w:tblGrid>
        <w:gridCol w:w="799"/>
        <w:gridCol w:w="2341"/>
        <w:gridCol w:w="1758"/>
        <w:gridCol w:w="1693"/>
        <w:gridCol w:w="1329"/>
      </w:tblGrid>
      <w:tr w:rsidR="002A5B87" w14:paraId="7362FDE1" w14:textId="77777777" w:rsidTr="0023797B">
        <w:trPr>
          <w:trHeight w:val="936"/>
        </w:trPr>
        <w:tc>
          <w:tcPr>
            <w:tcW w:w="0" w:type="auto"/>
            <w:gridSpan w:val="5"/>
            <w:tcBorders>
              <w:top w:val="nil"/>
              <w:left w:val="nil"/>
              <w:bottom w:val="single" w:sz="4" w:space="0" w:color="auto"/>
              <w:right w:val="nil"/>
            </w:tcBorders>
            <w:shd w:val="clear" w:color="auto" w:fill="auto"/>
            <w:vAlign w:val="bottom"/>
            <w:hideMark/>
          </w:tcPr>
          <w:p w14:paraId="497A4983" w14:textId="19F08EAD" w:rsidR="002A5B87" w:rsidRPr="00287114" w:rsidRDefault="002A5B87" w:rsidP="00287114">
            <w:pPr>
              <w:pStyle w:val="Table-heading"/>
            </w:pPr>
            <w:bookmarkStart w:id="83" w:name="_Toc29994292"/>
            <w:r w:rsidRPr="00287114">
              <w:t>Table 1</w:t>
            </w:r>
            <w:r w:rsidR="00C70216" w:rsidRPr="00287114">
              <w:t>8</w:t>
            </w:r>
            <w:r w:rsidRPr="00287114">
              <w:t>.  Data for RASU stocked in YUMA in 2013 for which offspring (larvae or juvenile) were collected in 2014 or 2015 and were not scanned after 2013.</w:t>
            </w:r>
            <w:bookmarkEnd w:id="83"/>
          </w:p>
        </w:tc>
      </w:tr>
      <w:tr w:rsidR="002A5B87" w14:paraId="693C04BD" w14:textId="77777777" w:rsidTr="0023797B">
        <w:trPr>
          <w:trHeight w:val="312"/>
        </w:trPr>
        <w:tc>
          <w:tcPr>
            <w:tcW w:w="0" w:type="auto"/>
            <w:tcBorders>
              <w:top w:val="nil"/>
              <w:left w:val="single" w:sz="4" w:space="0" w:color="auto"/>
              <w:bottom w:val="nil"/>
              <w:right w:val="single" w:sz="4" w:space="0" w:color="auto"/>
            </w:tcBorders>
            <w:shd w:val="clear" w:color="auto" w:fill="BFBFBF" w:themeFill="background1" w:themeFillShade="BF"/>
            <w:noWrap/>
            <w:vAlign w:val="bottom"/>
            <w:hideMark/>
          </w:tcPr>
          <w:p w14:paraId="37B29208" w14:textId="77777777" w:rsidR="002A5B87" w:rsidRDefault="002A5B87" w:rsidP="0023797B">
            <w:pPr>
              <w:jc w:val="center"/>
              <w:rPr>
                <w:rFonts w:ascii="Arial" w:hAnsi="Arial" w:cs="Arial"/>
                <w:b/>
                <w:bCs/>
                <w:color w:val="000000"/>
                <w:sz w:val="18"/>
                <w:szCs w:val="18"/>
              </w:rPr>
            </w:pPr>
            <w:r>
              <w:rPr>
                <w:rFonts w:ascii="Arial" w:hAnsi="Arial" w:cs="Arial"/>
                <w:b/>
                <w:bCs/>
                <w:color w:val="000000"/>
                <w:sz w:val="18"/>
                <w:szCs w:val="18"/>
              </w:rPr>
              <w:t>Sex</w:t>
            </w:r>
          </w:p>
        </w:tc>
        <w:tc>
          <w:tcPr>
            <w:tcW w:w="0" w:type="auto"/>
            <w:tcBorders>
              <w:top w:val="nil"/>
              <w:left w:val="nil"/>
              <w:bottom w:val="nil"/>
              <w:right w:val="single" w:sz="4" w:space="0" w:color="auto"/>
            </w:tcBorders>
            <w:shd w:val="clear" w:color="auto" w:fill="BFBFBF" w:themeFill="background1" w:themeFillShade="BF"/>
            <w:noWrap/>
            <w:vAlign w:val="bottom"/>
            <w:hideMark/>
          </w:tcPr>
          <w:p w14:paraId="589908F5" w14:textId="77777777" w:rsidR="002A5B87" w:rsidRDefault="002A5B87" w:rsidP="0023797B">
            <w:pPr>
              <w:jc w:val="center"/>
              <w:rPr>
                <w:rFonts w:ascii="Arial" w:hAnsi="Arial" w:cs="Arial"/>
                <w:b/>
                <w:bCs/>
                <w:color w:val="000000"/>
                <w:sz w:val="18"/>
                <w:szCs w:val="18"/>
              </w:rPr>
            </w:pPr>
            <w:r>
              <w:rPr>
                <w:rFonts w:ascii="Arial" w:hAnsi="Arial" w:cs="Arial"/>
                <w:b/>
                <w:bCs/>
                <w:color w:val="000000"/>
                <w:sz w:val="18"/>
                <w:szCs w:val="18"/>
              </w:rPr>
              <w:t>TL at release (mm)</w:t>
            </w:r>
          </w:p>
        </w:tc>
        <w:tc>
          <w:tcPr>
            <w:tcW w:w="0" w:type="auto"/>
            <w:tcBorders>
              <w:top w:val="nil"/>
              <w:left w:val="nil"/>
              <w:bottom w:val="nil"/>
              <w:right w:val="single" w:sz="4" w:space="0" w:color="auto"/>
            </w:tcBorders>
            <w:shd w:val="clear" w:color="auto" w:fill="BFBFBF" w:themeFill="background1" w:themeFillShade="BF"/>
            <w:noWrap/>
            <w:vAlign w:val="bottom"/>
            <w:hideMark/>
          </w:tcPr>
          <w:p w14:paraId="01F986DC" w14:textId="77777777" w:rsidR="002A5B87" w:rsidRDefault="002A5B87" w:rsidP="0023797B">
            <w:pPr>
              <w:jc w:val="center"/>
              <w:rPr>
                <w:rFonts w:ascii="Arial" w:hAnsi="Arial" w:cs="Arial"/>
                <w:b/>
                <w:bCs/>
                <w:color w:val="000000"/>
                <w:sz w:val="18"/>
                <w:szCs w:val="18"/>
              </w:rPr>
            </w:pPr>
            <w:r>
              <w:rPr>
                <w:rFonts w:ascii="Arial" w:hAnsi="Arial" w:cs="Arial"/>
                <w:b/>
                <w:bCs/>
                <w:color w:val="000000"/>
                <w:sz w:val="18"/>
                <w:szCs w:val="18"/>
              </w:rPr>
              <w:t>PIT</w:t>
            </w:r>
          </w:p>
        </w:tc>
        <w:tc>
          <w:tcPr>
            <w:tcW w:w="0" w:type="auto"/>
            <w:tcBorders>
              <w:top w:val="nil"/>
              <w:left w:val="nil"/>
              <w:bottom w:val="nil"/>
              <w:right w:val="single" w:sz="4" w:space="0" w:color="auto"/>
            </w:tcBorders>
            <w:shd w:val="clear" w:color="auto" w:fill="BFBFBF" w:themeFill="background1" w:themeFillShade="BF"/>
            <w:noWrap/>
            <w:vAlign w:val="bottom"/>
            <w:hideMark/>
          </w:tcPr>
          <w:p w14:paraId="5CB74FF5" w14:textId="77777777" w:rsidR="002A5B87" w:rsidRDefault="002A5B87" w:rsidP="0023797B">
            <w:pPr>
              <w:jc w:val="center"/>
              <w:rPr>
                <w:rFonts w:ascii="Arial" w:hAnsi="Arial" w:cs="Arial"/>
                <w:b/>
                <w:bCs/>
                <w:color w:val="000000"/>
                <w:sz w:val="18"/>
                <w:szCs w:val="18"/>
              </w:rPr>
            </w:pPr>
            <w:r>
              <w:rPr>
                <w:rFonts w:ascii="Arial" w:hAnsi="Arial" w:cs="Arial"/>
                <w:b/>
                <w:bCs/>
                <w:color w:val="000000"/>
                <w:sz w:val="18"/>
                <w:szCs w:val="18"/>
              </w:rPr>
              <w:t>Last Contact</w:t>
            </w:r>
          </w:p>
        </w:tc>
        <w:tc>
          <w:tcPr>
            <w:tcW w:w="0" w:type="auto"/>
            <w:tcBorders>
              <w:top w:val="nil"/>
              <w:left w:val="nil"/>
              <w:bottom w:val="nil"/>
              <w:right w:val="single" w:sz="4" w:space="0" w:color="auto"/>
            </w:tcBorders>
            <w:shd w:val="clear" w:color="auto" w:fill="BFBFBF" w:themeFill="background1" w:themeFillShade="BF"/>
            <w:noWrap/>
            <w:vAlign w:val="bottom"/>
            <w:hideMark/>
          </w:tcPr>
          <w:p w14:paraId="7F834005" w14:textId="77777777" w:rsidR="002A5B87" w:rsidRDefault="002A5B87" w:rsidP="0023797B">
            <w:pPr>
              <w:jc w:val="center"/>
              <w:rPr>
                <w:rFonts w:ascii="Arial" w:hAnsi="Arial" w:cs="Arial"/>
                <w:b/>
                <w:bCs/>
                <w:color w:val="000000"/>
                <w:sz w:val="18"/>
                <w:szCs w:val="18"/>
              </w:rPr>
            </w:pPr>
            <w:r>
              <w:rPr>
                <w:rFonts w:ascii="Arial" w:hAnsi="Arial" w:cs="Arial"/>
                <w:b/>
                <w:bCs/>
                <w:color w:val="000000"/>
                <w:sz w:val="18"/>
                <w:szCs w:val="18"/>
              </w:rPr>
              <w:t>Offspring</w:t>
            </w:r>
          </w:p>
        </w:tc>
      </w:tr>
      <w:tr w:rsidR="002A5B87" w14:paraId="0FA66094" w14:textId="77777777" w:rsidTr="0023797B">
        <w:trPr>
          <w:trHeight w:val="312"/>
        </w:trPr>
        <w:tc>
          <w:tcPr>
            <w:tcW w:w="0" w:type="auto"/>
            <w:tcBorders>
              <w:top w:val="single" w:sz="4" w:space="0" w:color="auto"/>
              <w:left w:val="single" w:sz="4" w:space="0" w:color="auto"/>
              <w:bottom w:val="single" w:sz="4" w:space="0" w:color="auto"/>
              <w:right w:val="nil"/>
            </w:tcBorders>
            <w:shd w:val="clear" w:color="auto" w:fill="auto"/>
            <w:noWrap/>
            <w:vAlign w:val="bottom"/>
            <w:hideMark/>
          </w:tcPr>
          <w:p w14:paraId="3E8EA97E" w14:textId="77777777" w:rsidR="002A5B87" w:rsidRDefault="002A5B87" w:rsidP="0023797B">
            <w:pPr>
              <w:jc w:val="center"/>
              <w:rPr>
                <w:rFonts w:ascii="Arial" w:hAnsi="Arial" w:cs="Arial"/>
                <w:b/>
                <w:bCs/>
                <w:color w:val="000000"/>
                <w:sz w:val="18"/>
                <w:szCs w:val="18"/>
              </w:rPr>
            </w:pPr>
            <w:r>
              <w:rPr>
                <w:rFonts w:ascii="Arial" w:hAnsi="Arial" w:cs="Arial"/>
                <w:b/>
                <w:bCs/>
                <w:color w:val="000000"/>
                <w:sz w:val="18"/>
                <w:szCs w:val="18"/>
              </w:rPr>
              <w:t>2014</w:t>
            </w:r>
          </w:p>
        </w:tc>
        <w:tc>
          <w:tcPr>
            <w:tcW w:w="0" w:type="auto"/>
            <w:tcBorders>
              <w:top w:val="single" w:sz="4" w:space="0" w:color="auto"/>
              <w:left w:val="nil"/>
              <w:bottom w:val="single" w:sz="4" w:space="0" w:color="auto"/>
              <w:right w:val="nil"/>
            </w:tcBorders>
            <w:shd w:val="clear" w:color="auto" w:fill="auto"/>
            <w:noWrap/>
            <w:vAlign w:val="bottom"/>
            <w:hideMark/>
          </w:tcPr>
          <w:p w14:paraId="020910A8" w14:textId="77777777" w:rsidR="002A5B87" w:rsidRDefault="002A5B87" w:rsidP="0023797B">
            <w:pPr>
              <w:jc w:val="center"/>
              <w:rPr>
                <w:rFonts w:ascii="Arial" w:hAnsi="Arial" w:cs="Arial"/>
                <w:b/>
                <w:bCs/>
                <w:color w:val="000000"/>
                <w:sz w:val="18"/>
                <w:szCs w:val="18"/>
              </w:rPr>
            </w:pPr>
            <w:r>
              <w:rPr>
                <w:rFonts w:ascii="Arial" w:hAnsi="Arial" w:cs="Arial"/>
                <w:b/>
                <w:bCs/>
                <w:color w:val="000000"/>
                <w:sz w:val="18"/>
                <w:szCs w:val="18"/>
              </w:rPr>
              <w:t> </w:t>
            </w:r>
          </w:p>
        </w:tc>
        <w:tc>
          <w:tcPr>
            <w:tcW w:w="0" w:type="auto"/>
            <w:tcBorders>
              <w:top w:val="single" w:sz="4" w:space="0" w:color="auto"/>
              <w:left w:val="nil"/>
              <w:bottom w:val="single" w:sz="4" w:space="0" w:color="auto"/>
              <w:right w:val="nil"/>
            </w:tcBorders>
            <w:shd w:val="clear" w:color="auto" w:fill="auto"/>
            <w:noWrap/>
            <w:vAlign w:val="bottom"/>
            <w:hideMark/>
          </w:tcPr>
          <w:p w14:paraId="30D0B441" w14:textId="77777777" w:rsidR="002A5B87" w:rsidRDefault="002A5B87" w:rsidP="0023797B">
            <w:pPr>
              <w:jc w:val="center"/>
              <w:rPr>
                <w:rFonts w:ascii="Arial" w:hAnsi="Arial" w:cs="Arial"/>
                <w:b/>
                <w:bCs/>
                <w:color w:val="000000"/>
                <w:sz w:val="18"/>
                <w:szCs w:val="18"/>
              </w:rPr>
            </w:pPr>
            <w:r>
              <w:rPr>
                <w:rFonts w:ascii="Arial" w:hAnsi="Arial" w:cs="Arial"/>
                <w:b/>
                <w:bCs/>
                <w:color w:val="000000"/>
                <w:sz w:val="18"/>
                <w:szCs w:val="18"/>
              </w:rPr>
              <w:t> </w:t>
            </w:r>
          </w:p>
        </w:tc>
        <w:tc>
          <w:tcPr>
            <w:tcW w:w="0" w:type="auto"/>
            <w:tcBorders>
              <w:top w:val="single" w:sz="4" w:space="0" w:color="auto"/>
              <w:left w:val="nil"/>
              <w:bottom w:val="single" w:sz="4" w:space="0" w:color="auto"/>
              <w:right w:val="nil"/>
            </w:tcBorders>
            <w:shd w:val="clear" w:color="auto" w:fill="auto"/>
            <w:noWrap/>
            <w:vAlign w:val="bottom"/>
            <w:hideMark/>
          </w:tcPr>
          <w:p w14:paraId="519FF66F" w14:textId="77777777" w:rsidR="002A5B87" w:rsidRDefault="002A5B87" w:rsidP="0023797B">
            <w:pPr>
              <w:jc w:val="center"/>
              <w:rPr>
                <w:rFonts w:ascii="Arial" w:hAnsi="Arial" w:cs="Arial"/>
                <w:b/>
                <w:bCs/>
                <w:color w:val="000000"/>
                <w:sz w:val="18"/>
                <w:szCs w:val="18"/>
              </w:rPr>
            </w:pPr>
            <w:r>
              <w:rPr>
                <w:rFonts w:ascii="Arial" w:hAnsi="Arial" w:cs="Arial"/>
                <w:b/>
                <w:bCs/>
                <w:color w:val="000000"/>
                <w:sz w:val="18"/>
                <w:szCs w:val="18"/>
              </w:rPr>
              <w:t> </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00BDE27C" w14:textId="77777777" w:rsidR="002A5B87" w:rsidRDefault="002A5B87" w:rsidP="0023797B">
            <w:pPr>
              <w:jc w:val="center"/>
              <w:rPr>
                <w:rFonts w:ascii="Arial" w:hAnsi="Arial" w:cs="Arial"/>
                <w:b/>
                <w:bCs/>
                <w:color w:val="000000"/>
                <w:sz w:val="18"/>
                <w:szCs w:val="18"/>
              </w:rPr>
            </w:pPr>
            <w:r>
              <w:rPr>
                <w:rFonts w:ascii="Arial" w:hAnsi="Arial" w:cs="Arial"/>
                <w:b/>
                <w:bCs/>
                <w:color w:val="000000"/>
                <w:sz w:val="18"/>
                <w:szCs w:val="18"/>
              </w:rPr>
              <w:t> </w:t>
            </w:r>
          </w:p>
        </w:tc>
      </w:tr>
      <w:tr w:rsidR="002A5B87" w14:paraId="19059ED7" w14:textId="77777777" w:rsidTr="0023797B">
        <w:trPr>
          <w:trHeight w:val="312"/>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7CD3C3B6" w14:textId="77777777" w:rsidR="002A5B87" w:rsidRDefault="002A5B87" w:rsidP="0023797B">
            <w:pPr>
              <w:jc w:val="center"/>
              <w:rPr>
                <w:rFonts w:ascii="Arial" w:hAnsi="Arial" w:cs="Arial"/>
                <w:color w:val="000000"/>
                <w:sz w:val="18"/>
                <w:szCs w:val="18"/>
              </w:rPr>
            </w:pPr>
            <w:r>
              <w:rPr>
                <w:rFonts w:ascii="Arial" w:hAnsi="Arial" w:cs="Arial"/>
                <w:color w:val="000000"/>
                <w:sz w:val="18"/>
                <w:szCs w:val="18"/>
              </w:rPr>
              <w:t>M</w:t>
            </w:r>
          </w:p>
        </w:tc>
        <w:tc>
          <w:tcPr>
            <w:tcW w:w="0" w:type="auto"/>
            <w:tcBorders>
              <w:top w:val="nil"/>
              <w:left w:val="nil"/>
              <w:bottom w:val="single" w:sz="4" w:space="0" w:color="auto"/>
              <w:right w:val="single" w:sz="4" w:space="0" w:color="auto"/>
            </w:tcBorders>
            <w:shd w:val="clear" w:color="auto" w:fill="auto"/>
            <w:noWrap/>
            <w:vAlign w:val="bottom"/>
            <w:hideMark/>
          </w:tcPr>
          <w:p w14:paraId="6308206D" w14:textId="77777777" w:rsidR="002A5B87" w:rsidRDefault="002A5B87" w:rsidP="0023797B">
            <w:pPr>
              <w:jc w:val="center"/>
              <w:rPr>
                <w:rFonts w:ascii="Arial" w:hAnsi="Arial" w:cs="Arial"/>
                <w:color w:val="000000"/>
                <w:sz w:val="18"/>
                <w:szCs w:val="18"/>
              </w:rPr>
            </w:pPr>
            <w:r>
              <w:rPr>
                <w:rFonts w:ascii="Arial" w:hAnsi="Arial" w:cs="Arial"/>
                <w:color w:val="000000"/>
                <w:sz w:val="18"/>
                <w:szCs w:val="18"/>
              </w:rPr>
              <w:t>377</w:t>
            </w:r>
          </w:p>
        </w:tc>
        <w:tc>
          <w:tcPr>
            <w:tcW w:w="0" w:type="auto"/>
            <w:tcBorders>
              <w:top w:val="nil"/>
              <w:left w:val="nil"/>
              <w:bottom w:val="single" w:sz="4" w:space="0" w:color="auto"/>
              <w:right w:val="single" w:sz="4" w:space="0" w:color="auto"/>
            </w:tcBorders>
            <w:shd w:val="clear" w:color="auto" w:fill="auto"/>
            <w:noWrap/>
            <w:vAlign w:val="bottom"/>
            <w:hideMark/>
          </w:tcPr>
          <w:p w14:paraId="49D0EF35" w14:textId="77777777" w:rsidR="002A5B87" w:rsidRDefault="002A5B87" w:rsidP="0023797B">
            <w:pPr>
              <w:jc w:val="center"/>
              <w:rPr>
                <w:rFonts w:ascii="Arial" w:hAnsi="Arial" w:cs="Arial"/>
                <w:color w:val="000000"/>
                <w:sz w:val="18"/>
                <w:szCs w:val="18"/>
              </w:rPr>
            </w:pPr>
            <w:r>
              <w:rPr>
                <w:rFonts w:ascii="Arial" w:hAnsi="Arial" w:cs="Arial"/>
                <w:color w:val="000000"/>
                <w:sz w:val="18"/>
                <w:szCs w:val="18"/>
              </w:rPr>
              <w:t>1B796EEB8F</w:t>
            </w:r>
          </w:p>
        </w:tc>
        <w:tc>
          <w:tcPr>
            <w:tcW w:w="0" w:type="auto"/>
            <w:tcBorders>
              <w:top w:val="nil"/>
              <w:left w:val="nil"/>
              <w:bottom w:val="single" w:sz="4" w:space="0" w:color="auto"/>
              <w:right w:val="single" w:sz="4" w:space="0" w:color="auto"/>
            </w:tcBorders>
            <w:shd w:val="clear" w:color="auto" w:fill="auto"/>
            <w:noWrap/>
            <w:vAlign w:val="bottom"/>
            <w:hideMark/>
          </w:tcPr>
          <w:p w14:paraId="6F759686" w14:textId="77777777" w:rsidR="002A5B87" w:rsidRDefault="002A5B87" w:rsidP="0023797B">
            <w:pPr>
              <w:jc w:val="center"/>
              <w:rPr>
                <w:rFonts w:ascii="Arial" w:hAnsi="Arial" w:cs="Arial"/>
                <w:color w:val="000000"/>
                <w:sz w:val="18"/>
                <w:szCs w:val="18"/>
              </w:rPr>
            </w:pPr>
            <w:r>
              <w:rPr>
                <w:rFonts w:ascii="Arial" w:hAnsi="Arial" w:cs="Arial"/>
                <w:color w:val="000000"/>
                <w:sz w:val="18"/>
                <w:szCs w:val="18"/>
              </w:rPr>
              <w:t>10/24/2013</w:t>
            </w:r>
          </w:p>
        </w:tc>
        <w:tc>
          <w:tcPr>
            <w:tcW w:w="0" w:type="auto"/>
            <w:tcBorders>
              <w:top w:val="nil"/>
              <w:left w:val="nil"/>
              <w:bottom w:val="single" w:sz="4" w:space="0" w:color="auto"/>
              <w:right w:val="single" w:sz="4" w:space="0" w:color="auto"/>
            </w:tcBorders>
            <w:shd w:val="clear" w:color="auto" w:fill="auto"/>
            <w:noWrap/>
            <w:vAlign w:val="bottom"/>
            <w:hideMark/>
          </w:tcPr>
          <w:p w14:paraId="0D1C7D75" w14:textId="77777777" w:rsidR="002A5B87" w:rsidRDefault="002A5B87" w:rsidP="0023797B">
            <w:pPr>
              <w:jc w:val="center"/>
              <w:rPr>
                <w:rFonts w:ascii="Arial" w:hAnsi="Arial" w:cs="Arial"/>
                <w:color w:val="000000"/>
                <w:sz w:val="18"/>
                <w:szCs w:val="18"/>
              </w:rPr>
            </w:pPr>
            <w:r>
              <w:rPr>
                <w:rFonts w:ascii="Arial" w:hAnsi="Arial" w:cs="Arial"/>
                <w:color w:val="000000"/>
                <w:sz w:val="18"/>
                <w:szCs w:val="18"/>
              </w:rPr>
              <w:t>4</w:t>
            </w:r>
          </w:p>
        </w:tc>
      </w:tr>
      <w:tr w:rsidR="002A5B87" w14:paraId="013067F7" w14:textId="77777777" w:rsidTr="0023797B">
        <w:trPr>
          <w:trHeight w:val="312"/>
        </w:trPr>
        <w:tc>
          <w:tcPr>
            <w:tcW w:w="0" w:type="auto"/>
            <w:tcBorders>
              <w:top w:val="nil"/>
              <w:left w:val="single" w:sz="4" w:space="0" w:color="auto"/>
              <w:bottom w:val="single" w:sz="4" w:space="0" w:color="auto"/>
              <w:right w:val="single" w:sz="4" w:space="0" w:color="auto"/>
            </w:tcBorders>
            <w:shd w:val="clear" w:color="000000" w:fill="BDD7EE"/>
            <w:noWrap/>
            <w:vAlign w:val="bottom"/>
            <w:hideMark/>
          </w:tcPr>
          <w:p w14:paraId="07AB4D77" w14:textId="77777777" w:rsidR="002A5B87" w:rsidRDefault="002A5B87" w:rsidP="0023797B">
            <w:pPr>
              <w:jc w:val="center"/>
              <w:rPr>
                <w:rFonts w:ascii="Arial" w:hAnsi="Arial" w:cs="Arial"/>
                <w:color w:val="000000"/>
                <w:sz w:val="18"/>
                <w:szCs w:val="18"/>
              </w:rPr>
            </w:pPr>
            <w:r>
              <w:rPr>
                <w:rFonts w:ascii="Arial" w:hAnsi="Arial" w:cs="Arial"/>
                <w:color w:val="000000"/>
                <w:sz w:val="18"/>
                <w:szCs w:val="18"/>
              </w:rPr>
              <w:t>M</w:t>
            </w:r>
          </w:p>
        </w:tc>
        <w:tc>
          <w:tcPr>
            <w:tcW w:w="0" w:type="auto"/>
            <w:tcBorders>
              <w:top w:val="nil"/>
              <w:left w:val="nil"/>
              <w:bottom w:val="single" w:sz="4" w:space="0" w:color="auto"/>
              <w:right w:val="single" w:sz="4" w:space="0" w:color="auto"/>
            </w:tcBorders>
            <w:shd w:val="clear" w:color="000000" w:fill="BDD7EE"/>
            <w:noWrap/>
            <w:vAlign w:val="bottom"/>
            <w:hideMark/>
          </w:tcPr>
          <w:p w14:paraId="51C779EA" w14:textId="77777777" w:rsidR="002A5B87" w:rsidRDefault="002A5B87" w:rsidP="0023797B">
            <w:pPr>
              <w:jc w:val="center"/>
              <w:rPr>
                <w:rFonts w:ascii="Arial" w:hAnsi="Arial" w:cs="Arial"/>
                <w:color w:val="000000"/>
                <w:sz w:val="18"/>
                <w:szCs w:val="18"/>
              </w:rPr>
            </w:pPr>
            <w:r>
              <w:rPr>
                <w:rFonts w:ascii="Arial" w:hAnsi="Arial" w:cs="Arial"/>
                <w:color w:val="000000"/>
                <w:sz w:val="18"/>
                <w:szCs w:val="18"/>
              </w:rPr>
              <w:t>408</w:t>
            </w:r>
          </w:p>
        </w:tc>
        <w:tc>
          <w:tcPr>
            <w:tcW w:w="0" w:type="auto"/>
            <w:tcBorders>
              <w:top w:val="nil"/>
              <w:left w:val="nil"/>
              <w:bottom w:val="single" w:sz="4" w:space="0" w:color="auto"/>
              <w:right w:val="single" w:sz="4" w:space="0" w:color="auto"/>
            </w:tcBorders>
            <w:shd w:val="clear" w:color="000000" w:fill="BDD7EE"/>
            <w:noWrap/>
            <w:vAlign w:val="bottom"/>
            <w:hideMark/>
          </w:tcPr>
          <w:p w14:paraId="6C9CDBE0" w14:textId="77777777" w:rsidR="002A5B87" w:rsidRDefault="002A5B87" w:rsidP="0023797B">
            <w:pPr>
              <w:jc w:val="center"/>
              <w:rPr>
                <w:rFonts w:ascii="Arial" w:hAnsi="Arial" w:cs="Arial"/>
                <w:color w:val="000000"/>
                <w:sz w:val="18"/>
                <w:szCs w:val="18"/>
              </w:rPr>
            </w:pPr>
            <w:r>
              <w:rPr>
                <w:rFonts w:ascii="Arial" w:hAnsi="Arial" w:cs="Arial"/>
                <w:color w:val="000000"/>
                <w:sz w:val="18"/>
                <w:szCs w:val="18"/>
              </w:rPr>
              <w:t>1B796EDFDC</w:t>
            </w:r>
          </w:p>
        </w:tc>
        <w:tc>
          <w:tcPr>
            <w:tcW w:w="0" w:type="auto"/>
            <w:tcBorders>
              <w:top w:val="nil"/>
              <w:left w:val="nil"/>
              <w:bottom w:val="single" w:sz="4" w:space="0" w:color="auto"/>
              <w:right w:val="single" w:sz="4" w:space="0" w:color="auto"/>
            </w:tcBorders>
            <w:shd w:val="clear" w:color="000000" w:fill="BDD7EE"/>
            <w:noWrap/>
            <w:vAlign w:val="bottom"/>
            <w:hideMark/>
          </w:tcPr>
          <w:p w14:paraId="58AC005B" w14:textId="77777777" w:rsidR="002A5B87" w:rsidRDefault="002A5B87" w:rsidP="0023797B">
            <w:pPr>
              <w:jc w:val="center"/>
              <w:rPr>
                <w:rFonts w:ascii="Arial" w:hAnsi="Arial" w:cs="Arial"/>
                <w:color w:val="000000"/>
                <w:sz w:val="18"/>
                <w:szCs w:val="18"/>
              </w:rPr>
            </w:pPr>
            <w:r>
              <w:rPr>
                <w:rFonts w:ascii="Arial" w:hAnsi="Arial" w:cs="Arial"/>
                <w:color w:val="000000"/>
                <w:sz w:val="18"/>
                <w:szCs w:val="18"/>
              </w:rPr>
              <w:t>7/20/2013</w:t>
            </w:r>
          </w:p>
        </w:tc>
        <w:tc>
          <w:tcPr>
            <w:tcW w:w="0" w:type="auto"/>
            <w:tcBorders>
              <w:top w:val="nil"/>
              <w:left w:val="nil"/>
              <w:bottom w:val="single" w:sz="4" w:space="0" w:color="auto"/>
              <w:right w:val="single" w:sz="4" w:space="0" w:color="auto"/>
            </w:tcBorders>
            <w:shd w:val="clear" w:color="000000" w:fill="BDD7EE"/>
            <w:noWrap/>
            <w:vAlign w:val="bottom"/>
            <w:hideMark/>
          </w:tcPr>
          <w:p w14:paraId="5996971F" w14:textId="77777777" w:rsidR="002A5B87" w:rsidRDefault="002A5B87" w:rsidP="0023797B">
            <w:pPr>
              <w:jc w:val="center"/>
              <w:rPr>
                <w:rFonts w:ascii="Arial" w:hAnsi="Arial" w:cs="Arial"/>
                <w:color w:val="000000"/>
                <w:sz w:val="18"/>
                <w:szCs w:val="18"/>
              </w:rPr>
            </w:pPr>
            <w:r>
              <w:rPr>
                <w:rFonts w:ascii="Arial" w:hAnsi="Arial" w:cs="Arial"/>
                <w:color w:val="000000"/>
                <w:sz w:val="18"/>
                <w:szCs w:val="18"/>
              </w:rPr>
              <w:t>19</w:t>
            </w:r>
          </w:p>
        </w:tc>
      </w:tr>
      <w:tr w:rsidR="002A5B87" w14:paraId="04DDCE0B" w14:textId="77777777" w:rsidTr="0023797B">
        <w:trPr>
          <w:trHeight w:val="312"/>
        </w:trPr>
        <w:tc>
          <w:tcPr>
            <w:tcW w:w="0" w:type="auto"/>
            <w:tcBorders>
              <w:top w:val="nil"/>
              <w:left w:val="single" w:sz="4" w:space="0" w:color="auto"/>
              <w:bottom w:val="single" w:sz="4" w:space="0" w:color="auto"/>
              <w:right w:val="single" w:sz="4" w:space="0" w:color="auto"/>
            </w:tcBorders>
            <w:shd w:val="clear" w:color="000000" w:fill="BDD7EE"/>
            <w:noWrap/>
            <w:vAlign w:val="bottom"/>
            <w:hideMark/>
          </w:tcPr>
          <w:p w14:paraId="39113131" w14:textId="77777777" w:rsidR="002A5B87" w:rsidRDefault="002A5B87" w:rsidP="0023797B">
            <w:pPr>
              <w:jc w:val="center"/>
              <w:rPr>
                <w:rFonts w:ascii="Arial" w:hAnsi="Arial" w:cs="Arial"/>
                <w:color w:val="000000"/>
                <w:sz w:val="18"/>
                <w:szCs w:val="18"/>
              </w:rPr>
            </w:pPr>
            <w:r>
              <w:rPr>
                <w:rFonts w:ascii="Arial" w:hAnsi="Arial" w:cs="Arial"/>
                <w:color w:val="000000"/>
                <w:sz w:val="18"/>
                <w:szCs w:val="18"/>
              </w:rPr>
              <w:t>M</w:t>
            </w:r>
          </w:p>
        </w:tc>
        <w:tc>
          <w:tcPr>
            <w:tcW w:w="0" w:type="auto"/>
            <w:tcBorders>
              <w:top w:val="nil"/>
              <w:left w:val="nil"/>
              <w:bottom w:val="single" w:sz="4" w:space="0" w:color="auto"/>
              <w:right w:val="single" w:sz="4" w:space="0" w:color="auto"/>
            </w:tcBorders>
            <w:shd w:val="clear" w:color="000000" w:fill="BDD7EE"/>
            <w:noWrap/>
            <w:vAlign w:val="bottom"/>
            <w:hideMark/>
          </w:tcPr>
          <w:p w14:paraId="6399030F" w14:textId="77777777" w:rsidR="002A5B87" w:rsidRDefault="002A5B87" w:rsidP="0023797B">
            <w:pPr>
              <w:jc w:val="center"/>
              <w:rPr>
                <w:rFonts w:ascii="Arial" w:hAnsi="Arial" w:cs="Arial"/>
                <w:color w:val="000000"/>
                <w:sz w:val="18"/>
                <w:szCs w:val="18"/>
              </w:rPr>
            </w:pPr>
            <w:r>
              <w:rPr>
                <w:rFonts w:ascii="Arial" w:hAnsi="Arial" w:cs="Arial"/>
                <w:color w:val="000000"/>
                <w:sz w:val="18"/>
                <w:szCs w:val="18"/>
              </w:rPr>
              <w:t>414</w:t>
            </w:r>
          </w:p>
        </w:tc>
        <w:tc>
          <w:tcPr>
            <w:tcW w:w="0" w:type="auto"/>
            <w:tcBorders>
              <w:top w:val="nil"/>
              <w:left w:val="nil"/>
              <w:bottom w:val="single" w:sz="4" w:space="0" w:color="auto"/>
              <w:right w:val="single" w:sz="4" w:space="0" w:color="auto"/>
            </w:tcBorders>
            <w:shd w:val="clear" w:color="000000" w:fill="BDD7EE"/>
            <w:noWrap/>
            <w:vAlign w:val="bottom"/>
            <w:hideMark/>
          </w:tcPr>
          <w:p w14:paraId="00174F17" w14:textId="77777777" w:rsidR="002A5B87" w:rsidRDefault="002A5B87" w:rsidP="0023797B">
            <w:pPr>
              <w:jc w:val="center"/>
              <w:rPr>
                <w:rFonts w:ascii="Arial" w:hAnsi="Arial" w:cs="Arial"/>
                <w:color w:val="000000"/>
                <w:sz w:val="18"/>
                <w:szCs w:val="18"/>
              </w:rPr>
            </w:pPr>
            <w:r>
              <w:rPr>
                <w:rFonts w:ascii="Arial" w:hAnsi="Arial" w:cs="Arial"/>
                <w:color w:val="000000"/>
                <w:sz w:val="18"/>
                <w:szCs w:val="18"/>
              </w:rPr>
              <w:t>1B796EE3DE</w:t>
            </w:r>
          </w:p>
        </w:tc>
        <w:tc>
          <w:tcPr>
            <w:tcW w:w="0" w:type="auto"/>
            <w:tcBorders>
              <w:top w:val="nil"/>
              <w:left w:val="nil"/>
              <w:bottom w:val="single" w:sz="4" w:space="0" w:color="auto"/>
              <w:right w:val="single" w:sz="4" w:space="0" w:color="auto"/>
            </w:tcBorders>
            <w:shd w:val="clear" w:color="000000" w:fill="BDD7EE"/>
            <w:noWrap/>
            <w:vAlign w:val="bottom"/>
            <w:hideMark/>
          </w:tcPr>
          <w:p w14:paraId="1941C368" w14:textId="77777777" w:rsidR="002A5B87" w:rsidRDefault="002A5B87" w:rsidP="0023797B">
            <w:pPr>
              <w:jc w:val="center"/>
              <w:rPr>
                <w:rFonts w:ascii="Arial" w:hAnsi="Arial" w:cs="Arial"/>
                <w:color w:val="000000"/>
                <w:sz w:val="18"/>
                <w:szCs w:val="18"/>
              </w:rPr>
            </w:pPr>
            <w:r>
              <w:rPr>
                <w:rFonts w:ascii="Arial" w:hAnsi="Arial" w:cs="Arial"/>
                <w:color w:val="000000"/>
                <w:sz w:val="18"/>
                <w:szCs w:val="18"/>
              </w:rPr>
              <w:t>3/21/2013</w:t>
            </w:r>
          </w:p>
        </w:tc>
        <w:tc>
          <w:tcPr>
            <w:tcW w:w="0" w:type="auto"/>
            <w:tcBorders>
              <w:top w:val="nil"/>
              <w:left w:val="nil"/>
              <w:bottom w:val="single" w:sz="4" w:space="0" w:color="auto"/>
              <w:right w:val="single" w:sz="4" w:space="0" w:color="auto"/>
            </w:tcBorders>
            <w:shd w:val="clear" w:color="000000" w:fill="BDD7EE"/>
            <w:noWrap/>
            <w:vAlign w:val="bottom"/>
            <w:hideMark/>
          </w:tcPr>
          <w:p w14:paraId="0AF21A0B" w14:textId="77777777" w:rsidR="002A5B87" w:rsidRDefault="002A5B87" w:rsidP="0023797B">
            <w:pPr>
              <w:jc w:val="center"/>
              <w:rPr>
                <w:rFonts w:ascii="Arial" w:hAnsi="Arial" w:cs="Arial"/>
                <w:color w:val="000000"/>
                <w:sz w:val="18"/>
                <w:szCs w:val="18"/>
              </w:rPr>
            </w:pPr>
            <w:r>
              <w:rPr>
                <w:rFonts w:ascii="Arial" w:hAnsi="Arial" w:cs="Arial"/>
                <w:color w:val="000000"/>
                <w:sz w:val="18"/>
                <w:szCs w:val="18"/>
              </w:rPr>
              <w:t>8</w:t>
            </w:r>
          </w:p>
        </w:tc>
      </w:tr>
      <w:tr w:rsidR="002A5B87" w14:paraId="535ED860" w14:textId="77777777" w:rsidTr="0023797B">
        <w:trPr>
          <w:trHeight w:val="312"/>
        </w:trPr>
        <w:tc>
          <w:tcPr>
            <w:tcW w:w="0" w:type="auto"/>
            <w:tcBorders>
              <w:top w:val="nil"/>
              <w:left w:val="single" w:sz="4" w:space="0" w:color="auto"/>
              <w:bottom w:val="single" w:sz="4" w:space="0" w:color="auto"/>
              <w:right w:val="single" w:sz="4" w:space="0" w:color="auto"/>
            </w:tcBorders>
            <w:shd w:val="clear" w:color="000000" w:fill="BDD7EE"/>
            <w:noWrap/>
            <w:vAlign w:val="bottom"/>
            <w:hideMark/>
          </w:tcPr>
          <w:p w14:paraId="4C362633" w14:textId="77777777" w:rsidR="002A5B87" w:rsidRDefault="002A5B87" w:rsidP="0023797B">
            <w:pPr>
              <w:jc w:val="center"/>
              <w:rPr>
                <w:rFonts w:ascii="Arial" w:hAnsi="Arial" w:cs="Arial"/>
                <w:color w:val="000000"/>
                <w:sz w:val="18"/>
                <w:szCs w:val="18"/>
              </w:rPr>
            </w:pPr>
            <w:r>
              <w:rPr>
                <w:rFonts w:ascii="Arial" w:hAnsi="Arial" w:cs="Arial"/>
                <w:color w:val="000000"/>
                <w:sz w:val="18"/>
                <w:szCs w:val="18"/>
              </w:rPr>
              <w:t>M</w:t>
            </w:r>
          </w:p>
        </w:tc>
        <w:tc>
          <w:tcPr>
            <w:tcW w:w="0" w:type="auto"/>
            <w:tcBorders>
              <w:top w:val="nil"/>
              <w:left w:val="nil"/>
              <w:bottom w:val="single" w:sz="4" w:space="0" w:color="auto"/>
              <w:right w:val="single" w:sz="4" w:space="0" w:color="auto"/>
            </w:tcBorders>
            <w:shd w:val="clear" w:color="000000" w:fill="BDD7EE"/>
            <w:noWrap/>
            <w:vAlign w:val="bottom"/>
            <w:hideMark/>
          </w:tcPr>
          <w:p w14:paraId="54644EA2" w14:textId="77777777" w:rsidR="002A5B87" w:rsidRDefault="002A5B87" w:rsidP="0023797B">
            <w:pPr>
              <w:jc w:val="center"/>
              <w:rPr>
                <w:rFonts w:ascii="Arial" w:hAnsi="Arial" w:cs="Arial"/>
                <w:color w:val="000000"/>
                <w:sz w:val="18"/>
                <w:szCs w:val="18"/>
              </w:rPr>
            </w:pPr>
            <w:r>
              <w:rPr>
                <w:rFonts w:ascii="Arial" w:hAnsi="Arial" w:cs="Arial"/>
                <w:color w:val="000000"/>
                <w:sz w:val="18"/>
                <w:szCs w:val="18"/>
              </w:rPr>
              <w:t>396</w:t>
            </w:r>
          </w:p>
        </w:tc>
        <w:tc>
          <w:tcPr>
            <w:tcW w:w="0" w:type="auto"/>
            <w:tcBorders>
              <w:top w:val="nil"/>
              <w:left w:val="nil"/>
              <w:bottom w:val="single" w:sz="4" w:space="0" w:color="auto"/>
              <w:right w:val="single" w:sz="4" w:space="0" w:color="auto"/>
            </w:tcBorders>
            <w:shd w:val="clear" w:color="000000" w:fill="BDD7EE"/>
            <w:noWrap/>
            <w:vAlign w:val="bottom"/>
            <w:hideMark/>
          </w:tcPr>
          <w:p w14:paraId="272977E4" w14:textId="77777777" w:rsidR="002A5B87" w:rsidRDefault="002A5B87" w:rsidP="0023797B">
            <w:pPr>
              <w:jc w:val="center"/>
              <w:rPr>
                <w:rFonts w:ascii="Arial" w:hAnsi="Arial" w:cs="Arial"/>
                <w:color w:val="000000"/>
                <w:sz w:val="18"/>
                <w:szCs w:val="18"/>
              </w:rPr>
            </w:pPr>
            <w:r>
              <w:rPr>
                <w:rFonts w:ascii="Arial" w:hAnsi="Arial" w:cs="Arial"/>
                <w:color w:val="000000"/>
                <w:sz w:val="18"/>
                <w:szCs w:val="18"/>
              </w:rPr>
              <w:t>1B796EE161</w:t>
            </w:r>
          </w:p>
        </w:tc>
        <w:tc>
          <w:tcPr>
            <w:tcW w:w="0" w:type="auto"/>
            <w:tcBorders>
              <w:top w:val="nil"/>
              <w:left w:val="nil"/>
              <w:bottom w:val="single" w:sz="4" w:space="0" w:color="auto"/>
              <w:right w:val="single" w:sz="4" w:space="0" w:color="auto"/>
            </w:tcBorders>
            <w:shd w:val="clear" w:color="000000" w:fill="BDD7EE"/>
            <w:noWrap/>
            <w:vAlign w:val="bottom"/>
            <w:hideMark/>
          </w:tcPr>
          <w:p w14:paraId="7CE933E6" w14:textId="77777777" w:rsidR="002A5B87" w:rsidRDefault="002A5B87" w:rsidP="0023797B">
            <w:pPr>
              <w:jc w:val="center"/>
              <w:rPr>
                <w:rFonts w:ascii="Arial" w:hAnsi="Arial" w:cs="Arial"/>
                <w:color w:val="000000"/>
                <w:sz w:val="18"/>
                <w:szCs w:val="18"/>
              </w:rPr>
            </w:pPr>
            <w:r>
              <w:rPr>
                <w:rFonts w:ascii="Arial" w:hAnsi="Arial" w:cs="Arial"/>
                <w:color w:val="000000"/>
                <w:sz w:val="18"/>
                <w:szCs w:val="18"/>
              </w:rPr>
              <w:t>3/18/2013</w:t>
            </w:r>
          </w:p>
        </w:tc>
        <w:tc>
          <w:tcPr>
            <w:tcW w:w="0" w:type="auto"/>
            <w:tcBorders>
              <w:top w:val="nil"/>
              <w:left w:val="nil"/>
              <w:bottom w:val="single" w:sz="4" w:space="0" w:color="auto"/>
              <w:right w:val="single" w:sz="4" w:space="0" w:color="auto"/>
            </w:tcBorders>
            <w:shd w:val="clear" w:color="000000" w:fill="BDD7EE"/>
            <w:noWrap/>
            <w:vAlign w:val="bottom"/>
            <w:hideMark/>
          </w:tcPr>
          <w:p w14:paraId="1979091A" w14:textId="77777777" w:rsidR="002A5B87" w:rsidRDefault="002A5B87" w:rsidP="0023797B">
            <w:pPr>
              <w:jc w:val="center"/>
              <w:rPr>
                <w:rFonts w:ascii="Arial" w:hAnsi="Arial" w:cs="Arial"/>
                <w:color w:val="000000"/>
                <w:sz w:val="18"/>
                <w:szCs w:val="18"/>
              </w:rPr>
            </w:pPr>
            <w:r>
              <w:rPr>
                <w:rFonts w:ascii="Arial" w:hAnsi="Arial" w:cs="Arial"/>
                <w:color w:val="000000"/>
                <w:sz w:val="18"/>
                <w:szCs w:val="18"/>
              </w:rPr>
              <w:t>34</w:t>
            </w:r>
          </w:p>
        </w:tc>
      </w:tr>
      <w:tr w:rsidR="002A5B87" w14:paraId="2F4F3911" w14:textId="77777777" w:rsidTr="0023797B">
        <w:trPr>
          <w:trHeight w:val="312"/>
        </w:trPr>
        <w:tc>
          <w:tcPr>
            <w:tcW w:w="0" w:type="auto"/>
            <w:tcBorders>
              <w:top w:val="nil"/>
              <w:left w:val="single" w:sz="4" w:space="0" w:color="auto"/>
              <w:bottom w:val="single" w:sz="4" w:space="0" w:color="auto"/>
              <w:right w:val="single" w:sz="4" w:space="0" w:color="auto"/>
            </w:tcBorders>
            <w:shd w:val="clear" w:color="000000" w:fill="BDD7EE"/>
            <w:noWrap/>
            <w:vAlign w:val="bottom"/>
            <w:hideMark/>
          </w:tcPr>
          <w:p w14:paraId="789FC1F9" w14:textId="77777777" w:rsidR="002A5B87" w:rsidRDefault="002A5B87" w:rsidP="0023797B">
            <w:pPr>
              <w:jc w:val="center"/>
              <w:rPr>
                <w:rFonts w:ascii="Arial" w:hAnsi="Arial" w:cs="Arial"/>
                <w:color w:val="000000"/>
                <w:sz w:val="18"/>
                <w:szCs w:val="18"/>
              </w:rPr>
            </w:pPr>
            <w:r>
              <w:rPr>
                <w:rFonts w:ascii="Arial" w:hAnsi="Arial" w:cs="Arial"/>
                <w:color w:val="000000"/>
                <w:sz w:val="18"/>
                <w:szCs w:val="18"/>
              </w:rPr>
              <w:t>M</w:t>
            </w:r>
          </w:p>
        </w:tc>
        <w:tc>
          <w:tcPr>
            <w:tcW w:w="0" w:type="auto"/>
            <w:tcBorders>
              <w:top w:val="nil"/>
              <w:left w:val="nil"/>
              <w:bottom w:val="single" w:sz="4" w:space="0" w:color="auto"/>
              <w:right w:val="single" w:sz="4" w:space="0" w:color="auto"/>
            </w:tcBorders>
            <w:shd w:val="clear" w:color="000000" w:fill="BDD7EE"/>
            <w:noWrap/>
            <w:vAlign w:val="bottom"/>
            <w:hideMark/>
          </w:tcPr>
          <w:p w14:paraId="23E16B44" w14:textId="77777777" w:rsidR="002A5B87" w:rsidRDefault="002A5B87" w:rsidP="0023797B">
            <w:pPr>
              <w:jc w:val="center"/>
              <w:rPr>
                <w:rFonts w:ascii="Arial" w:hAnsi="Arial" w:cs="Arial"/>
                <w:color w:val="000000"/>
                <w:sz w:val="18"/>
                <w:szCs w:val="18"/>
              </w:rPr>
            </w:pPr>
            <w:r>
              <w:rPr>
                <w:rFonts w:ascii="Arial" w:hAnsi="Arial" w:cs="Arial"/>
                <w:color w:val="000000"/>
                <w:sz w:val="18"/>
                <w:szCs w:val="18"/>
              </w:rPr>
              <w:t>381</w:t>
            </w:r>
          </w:p>
        </w:tc>
        <w:tc>
          <w:tcPr>
            <w:tcW w:w="0" w:type="auto"/>
            <w:tcBorders>
              <w:top w:val="nil"/>
              <w:left w:val="nil"/>
              <w:bottom w:val="single" w:sz="4" w:space="0" w:color="auto"/>
              <w:right w:val="single" w:sz="4" w:space="0" w:color="auto"/>
            </w:tcBorders>
            <w:shd w:val="clear" w:color="000000" w:fill="BDD7EE"/>
            <w:noWrap/>
            <w:vAlign w:val="bottom"/>
            <w:hideMark/>
          </w:tcPr>
          <w:p w14:paraId="19DCC248" w14:textId="77777777" w:rsidR="002A5B87" w:rsidRDefault="002A5B87" w:rsidP="0023797B">
            <w:pPr>
              <w:jc w:val="center"/>
              <w:rPr>
                <w:rFonts w:ascii="Arial" w:hAnsi="Arial" w:cs="Arial"/>
                <w:color w:val="000000"/>
                <w:sz w:val="18"/>
                <w:szCs w:val="18"/>
              </w:rPr>
            </w:pPr>
            <w:r>
              <w:rPr>
                <w:rFonts w:ascii="Arial" w:hAnsi="Arial" w:cs="Arial"/>
                <w:color w:val="000000"/>
                <w:sz w:val="18"/>
                <w:szCs w:val="18"/>
              </w:rPr>
              <w:t>1B796ED7E8</w:t>
            </w:r>
          </w:p>
        </w:tc>
        <w:tc>
          <w:tcPr>
            <w:tcW w:w="0" w:type="auto"/>
            <w:tcBorders>
              <w:top w:val="nil"/>
              <w:left w:val="nil"/>
              <w:bottom w:val="single" w:sz="4" w:space="0" w:color="auto"/>
              <w:right w:val="single" w:sz="4" w:space="0" w:color="auto"/>
            </w:tcBorders>
            <w:shd w:val="clear" w:color="000000" w:fill="BDD7EE"/>
            <w:noWrap/>
            <w:vAlign w:val="bottom"/>
            <w:hideMark/>
          </w:tcPr>
          <w:p w14:paraId="45160EEF" w14:textId="77777777" w:rsidR="002A5B87" w:rsidRDefault="002A5B87" w:rsidP="0023797B">
            <w:pPr>
              <w:jc w:val="center"/>
              <w:rPr>
                <w:rFonts w:ascii="Arial" w:hAnsi="Arial" w:cs="Arial"/>
                <w:color w:val="000000"/>
                <w:sz w:val="18"/>
                <w:szCs w:val="18"/>
              </w:rPr>
            </w:pPr>
            <w:r>
              <w:rPr>
                <w:rFonts w:ascii="Arial" w:hAnsi="Arial" w:cs="Arial"/>
                <w:color w:val="000000"/>
                <w:sz w:val="18"/>
                <w:szCs w:val="18"/>
              </w:rPr>
              <w:t>3/11/2013</w:t>
            </w:r>
          </w:p>
        </w:tc>
        <w:tc>
          <w:tcPr>
            <w:tcW w:w="0" w:type="auto"/>
            <w:tcBorders>
              <w:top w:val="nil"/>
              <w:left w:val="nil"/>
              <w:bottom w:val="single" w:sz="4" w:space="0" w:color="auto"/>
              <w:right w:val="single" w:sz="4" w:space="0" w:color="auto"/>
            </w:tcBorders>
            <w:shd w:val="clear" w:color="000000" w:fill="BDD7EE"/>
            <w:noWrap/>
            <w:vAlign w:val="bottom"/>
            <w:hideMark/>
          </w:tcPr>
          <w:p w14:paraId="7A47CB4D" w14:textId="77777777" w:rsidR="002A5B87" w:rsidRDefault="002A5B87" w:rsidP="0023797B">
            <w:pPr>
              <w:jc w:val="center"/>
              <w:rPr>
                <w:rFonts w:ascii="Arial" w:hAnsi="Arial" w:cs="Arial"/>
                <w:color w:val="000000"/>
                <w:sz w:val="18"/>
                <w:szCs w:val="18"/>
              </w:rPr>
            </w:pPr>
            <w:r>
              <w:rPr>
                <w:rFonts w:ascii="Arial" w:hAnsi="Arial" w:cs="Arial"/>
                <w:color w:val="000000"/>
                <w:sz w:val="18"/>
                <w:szCs w:val="18"/>
              </w:rPr>
              <w:t>1</w:t>
            </w:r>
          </w:p>
        </w:tc>
      </w:tr>
      <w:tr w:rsidR="002A5B87" w14:paraId="37F95C6F" w14:textId="77777777" w:rsidTr="0023797B">
        <w:trPr>
          <w:trHeight w:val="312"/>
        </w:trPr>
        <w:tc>
          <w:tcPr>
            <w:tcW w:w="0" w:type="auto"/>
            <w:tcBorders>
              <w:top w:val="nil"/>
              <w:left w:val="single" w:sz="4" w:space="0" w:color="auto"/>
              <w:bottom w:val="single" w:sz="4" w:space="0" w:color="auto"/>
              <w:right w:val="single" w:sz="4" w:space="0" w:color="auto"/>
            </w:tcBorders>
            <w:shd w:val="clear" w:color="000000" w:fill="BDD7EE"/>
            <w:noWrap/>
            <w:vAlign w:val="bottom"/>
            <w:hideMark/>
          </w:tcPr>
          <w:p w14:paraId="0D4D10D4" w14:textId="77777777" w:rsidR="002A5B87" w:rsidRDefault="002A5B87" w:rsidP="0023797B">
            <w:pPr>
              <w:jc w:val="center"/>
              <w:rPr>
                <w:rFonts w:ascii="Arial" w:hAnsi="Arial" w:cs="Arial"/>
                <w:color w:val="000000"/>
                <w:sz w:val="18"/>
                <w:szCs w:val="18"/>
              </w:rPr>
            </w:pPr>
            <w:r>
              <w:rPr>
                <w:rFonts w:ascii="Arial" w:hAnsi="Arial" w:cs="Arial"/>
                <w:color w:val="000000"/>
                <w:sz w:val="18"/>
                <w:szCs w:val="18"/>
              </w:rPr>
              <w:t>M</w:t>
            </w:r>
          </w:p>
        </w:tc>
        <w:tc>
          <w:tcPr>
            <w:tcW w:w="0" w:type="auto"/>
            <w:tcBorders>
              <w:top w:val="nil"/>
              <w:left w:val="nil"/>
              <w:bottom w:val="single" w:sz="4" w:space="0" w:color="auto"/>
              <w:right w:val="single" w:sz="4" w:space="0" w:color="auto"/>
            </w:tcBorders>
            <w:shd w:val="clear" w:color="000000" w:fill="BDD7EE"/>
            <w:noWrap/>
            <w:vAlign w:val="bottom"/>
            <w:hideMark/>
          </w:tcPr>
          <w:p w14:paraId="608B4BB6" w14:textId="77777777" w:rsidR="002A5B87" w:rsidRDefault="002A5B87" w:rsidP="0023797B">
            <w:pPr>
              <w:jc w:val="center"/>
              <w:rPr>
                <w:rFonts w:ascii="Arial" w:hAnsi="Arial" w:cs="Arial"/>
                <w:color w:val="000000"/>
                <w:sz w:val="18"/>
                <w:szCs w:val="18"/>
              </w:rPr>
            </w:pPr>
            <w:r>
              <w:rPr>
                <w:rFonts w:ascii="Arial" w:hAnsi="Arial" w:cs="Arial"/>
                <w:color w:val="000000"/>
                <w:sz w:val="18"/>
                <w:szCs w:val="18"/>
              </w:rPr>
              <w:t>393</w:t>
            </w:r>
          </w:p>
        </w:tc>
        <w:tc>
          <w:tcPr>
            <w:tcW w:w="0" w:type="auto"/>
            <w:tcBorders>
              <w:top w:val="nil"/>
              <w:left w:val="nil"/>
              <w:bottom w:val="single" w:sz="4" w:space="0" w:color="auto"/>
              <w:right w:val="single" w:sz="4" w:space="0" w:color="auto"/>
            </w:tcBorders>
            <w:shd w:val="clear" w:color="000000" w:fill="BDD7EE"/>
            <w:noWrap/>
            <w:vAlign w:val="bottom"/>
            <w:hideMark/>
          </w:tcPr>
          <w:p w14:paraId="5AE475E2" w14:textId="77777777" w:rsidR="002A5B87" w:rsidRDefault="002A5B87" w:rsidP="0023797B">
            <w:pPr>
              <w:jc w:val="center"/>
              <w:rPr>
                <w:rFonts w:ascii="Arial" w:hAnsi="Arial" w:cs="Arial"/>
                <w:color w:val="000000"/>
                <w:sz w:val="18"/>
                <w:szCs w:val="18"/>
              </w:rPr>
            </w:pPr>
            <w:r>
              <w:rPr>
                <w:rFonts w:ascii="Arial" w:hAnsi="Arial" w:cs="Arial"/>
                <w:color w:val="000000"/>
                <w:sz w:val="18"/>
                <w:szCs w:val="18"/>
              </w:rPr>
              <w:t>1B796EEAE7</w:t>
            </w:r>
          </w:p>
        </w:tc>
        <w:tc>
          <w:tcPr>
            <w:tcW w:w="0" w:type="auto"/>
            <w:tcBorders>
              <w:top w:val="nil"/>
              <w:left w:val="nil"/>
              <w:bottom w:val="single" w:sz="4" w:space="0" w:color="auto"/>
              <w:right w:val="single" w:sz="4" w:space="0" w:color="auto"/>
            </w:tcBorders>
            <w:shd w:val="clear" w:color="000000" w:fill="BDD7EE"/>
            <w:noWrap/>
            <w:vAlign w:val="bottom"/>
            <w:hideMark/>
          </w:tcPr>
          <w:p w14:paraId="098B471B" w14:textId="77777777" w:rsidR="002A5B87" w:rsidRDefault="002A5B87" w:rsidP="0023797B">
            <w:pPr>
              <w:jc w:val="center"/>
              <w:rPr>
                <w:rFonts w:ascii="Arial" w:hAnsi="Arial" w:cs="Arial"/>
                <w:color w:val="000000"/>
                <w:sz w:val="18"/>
                <w:szCs w:val="18"/>
              </w:rPr>
            </w:pPr>
            <w:r>
              <w:rPr>
                <w:rFonts w:ascii="Arial" w:hAnsi="Arial" w:cs="Arial"/>
                <w:color w:val="000000"/>
                <w:sz w:val="18"/>
                <w:szCs w:val="18"/>
              </w:rPr>
              <w:t>2/28/2013</w:t>
            </w:r>
          </w:p>
        </w:tc>
        <w:tc>
          <w:tcPr>
            <w:tcW w:w="0" w:type="auto"/>
            <w:tcBorders>
              <w:top w:val="nil"/>
              <w:left w:val="nil"/>
              <w:bottom w:val="single" w:sz="4" w:space="0" w:color="auto"/>
              <w:right w:val="single" w:sz="4" w:space="0" w:color="auto"/>
            </w:tcBorders>
            <w:shd w:val="clear" w:color="000000" w:fill="BDD7EE"/>
            <w:noWrap/>
            <w:vAlign w:val="bottom"/>
            <w:hideMark/>
          </w:tcPr>
          <w:p w14:paraId="3F338EC8" w14:textId="77777777" w:rsidR="002A5B87" w:rsidRDefault="002A5B87" w:rsidP="0023797B">
            <w:pPr>
              <w:jc w:val="center"/>
              <w:rPr>
                <w:rFonts w:ascii="Arial" w:hAnsi="Arial" w:cs="Arial"/>
                <w:color w:val="000000"/>
                <w:sz w:val="18"/>
                <w:szCs w:val="18"/>
              </w:rPr>
            </w:pPr>
            <w:r>
              <w:rPr>
                <w:rFonts w:ascii="Arial" w:hAnsi="Arial" w:cs="Arial"/>
                <w:color w:val="000000"/>
                <w:sz w:val="18"/>
                <w:szCs w:val="18"/>
              </w:rPr>
              <w:t>6</w:t>
            </w:r>
          </w:p>
        </w:tc>
      </w:tr>
      <w:tr w:rsidR="002A5B87" w14:paraId="61760C13" w14:textId="77777777" w:rsidTr="0023797B">
        <w:trPr>
          <w:trHeight w:val="312"/>
        </w:trPr>
        <w:tc>
          <w:tcPr>
            <w:tcW w:w="0" w:type="auto"/>
            <w:tcBorders>
              <w:top w:val="nil"/>
              <w:left w:val="single" w:sz="4" w:space="0" w:color="auto"/>
              <w:bottom w:val="nil"/>
              <w:right w:val="single" w:sz="4" w:space="0" w:color="auto"/>
            </w:tcBorders>
            <w:shd w:val="clear" w:color="000000" w:fill="BDD7EE"/>
            <w:noWrap/>
            <w:vAlign w:val="bottom"/>
            <w:hideMark/>
          </w:tcPr>
          <w:p w14:paraId="745BD6A1" w14:textId="77777777" w:rsidR="002A5B87" w:rsidRDefault="002A5B87" w:rsidP="0023797B">
            <w:pPr>
              <w:jc w:val="center"/>
              <w:rPr>
                <w:rFonts w:ascii="Arial" w:hAnsi="Arial" w:cs="Arial"/>
                <w:color w:val="000000"/>
                <w:sz w:val="18"/>
                <w:szCs w:val="18"/>
              </w:rPr>
            </w:pPr>
            <w:r>
              <w:rPr>
                <w:rFonts w:ascii="Arial" w:hAnsi="Arial" w:cs="Arial"/>
                <w:color w:val="000000"/>
                <w:sz w:val="18"/>
                <w:szCs w:val="18"/>
              </w:rPr>
              <w:t>F</w:t>
            </w:r>
          </w:p>
        </w:tc>
        <w:tc>
          <w:tcPr>
            <w:tcW w:w="0" w:type="auto"/>
            <w:tcBorders>
              <w:top w:val="nil"/>
              <w:left w:val="nil"/>
              <w:bottom w:val="nil"/>
              <w:right w:val="single" w:sz="4" w:space="0" w:color="auto"/>
            </w:tcBorders>
            <w:shd w:val="clear" w:color="000000" w:fill="BDD7EE"/>
            <w:noWrap/>
            <w:vAlign w:val="bottom"/>
            <w:hideMark/>
          </w:tcPr>
          <w:p w14:paraId="0245C332" w14:textId="77777777" w:rsidR="002A5B87" w:rsidRDefault="002A5B87" w:rsidP="0023797B">
            <w:pPr>
              <w:jc w:val="center"/>
              <w:rPr>
                <w:rFonts w:ascii="Arial" w:hAnsi="Arial" w:cs="Arial"/>
                <w:color w:val="000000"/>
                <w:sz w:val="18"/>
                <w:szCs w:val="18"/>
              </w:rPr>
            </w:pPr>
            <w:r>
              <w:rPr>
                <w:rFonts w:ascii="Arial" w:hAnsi="Arial" w:cs="Arial"/>
                <w:color w:val="000000"/>
                <w:sz w:val="18"/>
                <w:szCs w:val="18"/>
              </w:rPr>
              <w:t>404</w:t>
            </w:r>
          </w:p>
        </w:tc>
        <w:tc>
          <w:tcPr>
            <w:tcW w:w="0" w:type="auto"/>
            <w:tcBorders>
              <w:top w:val="nil"/>
              <w:left w:val="nil"/>
              <w:bottom w:val="nil"/>
              <w:right w:val="single" w:sz="4" w:space="0" w:color="auto"/>
            </w:tcBorders>
            <w:shd w:val="clear" w:color="000000" w:fill="BDD7EE"/>
            <w:noWrap/>
            <w:vAlign w:val="bottom"/>
            <w:hideMark/>
          </w:tcPr>
          <w:p w14:paraId="495E0D6F" w14:textId="77777777" w:rsidR="002A5B87" w:rsidRDefault="002A5B87" w:rsidP="0023797B">
            <w:pPr>
              <w:jc w:val="center"/>
              <w:rPr>
                <w:rFonts w:ascii="Arial" w:hAnsi="Arial" w:cs="Arial"/>
                <w:color w:val="000000"/>
                <w:sz w:val="18"/>
                <w:szCs w:val="18"/>
              </w:rPr>
            </w:pPr>
            <w:r>
              <w:rPr>
                <w:rFonts w:ascii="Arial" w:hAnsi="Arial" w:cs="Arial"/>
                <w:color w:val="000000"/>
                <w:sz w:val="18"/>
                <w:szCs w:val="18"/>
              </w:rPr>
              <w:t>1B796EE4E6</w:t>
            </w:r>
          </w:p>
        </w:tc>
        <w:tc>
          <w:tcPr>
            <w:tcW w:w="0" w:type="auto"/>
            <w:tcBorders>
              <w:top w:val="nil"/>
              <w:left w:val="nil"/>
              <w:bottom w:val="nil"/>
              <w:right w:val="single" w:sz="4" w:space="0" w:color="auto"/>
            </w:tcBorders>
            <w:shd w:val="clear" w:color="000000" w:fill="BDD7EE"/>
            <w:noWrap/>
            <w:vAlign w:val="bottom"/>
            <w:hideMark/>
          </w:tcPr>
          <w:p w14:paraId="383644FA" w14:textId="77777777" w:rsidR="002A5B87" w:rsidRDefault="002A5B87" w:rsidP="0023797B">
            <w:pPr>
              <w:jc w:val="center"/>
              <w:rPr>
                <w:rFonts w:ascii="Arial" w:hAnsi="Arial" w:cs="Arial"/>
                <w:color w:val="000000"/>
                <w:sz w:val="18"/>
                <w:szCs w:val="18"/>
              </w:rPr>
            </w:pPr>
            <w:r>
              <w:rPr>
                <w:rFonts w:ascii="Arial" w:hAnsi="Arial" w:cs="Arial"/>
                <w:color w:val="000000"/>
                <w:sz w:val="18"/>
                <w:szCs w:val="18"/>
              </w:rPr>
              <w:t>3/21/2013</w:t>
            </w:r>
          </w:p>
        </w:tc>
        <w:tc>
          <w:tcPr>
            <w:tcW w:w="0" w:type="auto"/>
            <w:tcBorders>
              <w:top w:val="nil"/>
              <w:left w:val="nil"/>
              <w:bottom w:val="nil"/>
              <w:right w:val="single" w:sz="4" w:space="0" w:color="auto"/>
            </w:tcBorders>
            <w:shd w:val="clear" w:color="000000" w:fill="BDD7EE"/>
            <w:noWrap/>
            <w:vAlign w:val="bottom"/>
            <w:hideMark/>
          </w:tcPr>
          <w:p w14:paraId="1500F9A6" w14:textId="77777777" w:rsidR="002A5B87" w:rsidRDefault="002A5B87" w:rsidP="0023797B">
            <w:pPr>
              <w:jc w:val="center"/>
              <w:rPr>
                <w:rFonts w:ascii="Arial" w:hAnsi="Arial" w:cs="Arial"/>
                <w:color w:val="000000"/>
                <w:sz w:val="18"/>
                <w:szCs w:val="18"/>
              </w:rPr>
            </w:pPr>
            <w:r>
              <w:rPr>
                <w:rFonts w:ascii="Arial" w:hAnsi="Arial" w:cs="Arial"/>
                <w:color w:val="000000"/>
                <w:sz w:val="18"/>
                <w:szCs w:val="18"/>
              </w:rPr>
              <w:t>19</w:t>
            </w:r>
          </w:p>
        </w:tc>
      </w:tr>
      <w:tr w:rsidR="002A5B87" w14:paraId="2EF56A93" w14:textId="77777777" w:rsidTr="0023797B">
        <w:trPr>
          <w:trHeight w:val="312"/>
        </w:trPr>
        <w:tc>
          <w:tcPr>
            <w:tcW w:w="0" w:type="auto"/>
            <w:tcBorders>
              <w:top w:val="single" w:sz="4" w:space="0" w:color="auto"/>
              <w:left w:val="single" w:sz="4" w:space="0" w:color="auto"/>
              <w:bottom w:val="single" w:sz="4" w:space="0" w:color="auto"/>
              <w:right w:val="nil"/>
            </w:tcBorders>
            <w:shd w:val="clear" w:color="auto" w:fill="auto"/>
            <w:noWrap/>
            <w:vAlign w:val="bottom"/>
            <w:hideMark/>
          </w:tcPr>
          <w:p w14:paraId="08BA2CA4" w14:textId="77777777" w:rsidR="002A5B87" w:rsidRDefault="002A5B87" w:rsidP="0023797B">
            <w:pPr>
              <w:jc w:val="center"/>
              <w:rPr>
                <w:rFonts w:ascii="Arial" w:hAnsi="Arial" w:cs="Arial"/>
                <w:b/>
                <w:bCs/>
                <w:color w:val="000000"/>
                <w:sz w:val="18"/>
                <w:szCs w:val="18"/>
              </w:rPr>
            </w:pPr>
            <w:r>
              <w:rPr>
                <w:rFonts w:ascii="Arial" w:hAnsi="Arial" w:cs="Arial"/>
                <w:b/>
                <w:bCs/>
                <w:color w:val="000000"/>
                <w:sz w:val="18"/>
                <w:szCs w:val="18"/>
              </w:rPr>
              <w:t>2015</w:t>
            </w:r>
          </w:p>
        </w:tc>
        <w:tc>
          <w:tcPr>
            <w:tcW w:w="0" w:type="auto"/>
            <w:tcBorders>
              <w:top w:val="single" w:sz="4" w:space="0" w:color="auto"/>
              <w:left w:val="nil"/>
              <w:bottom w:val="single" w:sz="4" w:space="0" w:color="auto"/>
              <w:right w:val="nil"/>
            </w:tcBorders>
            <w:shd w:val="clear" w:color="auto" w:fill="auto"/>
            <w:noWrap/>
            <w:vAlign w:val="bottom"/>
            <w:hideMark/>
          </w:tcPr>
          <w:p w14:paraId="694F4D18" w14:textId="77777777" w:rsidR="002A5B87" w:rsidRDefault="002A5B87" w:rsidP="0023797B">
            <w:pPr>
              <w:jc w:val="center"/>
              <w:rPr>
                <w:rFonts w:ascii="Arial" w:hAnsi="Arial" w:cs="Arial"/>
                <w:color w:val="000000"/>
                <w:sz w:val="18"/>
                <w:szCs w:val="18"/>
              </w:rPr>
            </w:pPr>
            <w:r>
              <w:rPr>
                <w:rFonts w:ascii="Arial" w:hAnsi="Arial" w:cs="Arial"/>
                <w:color w:val="000000"/>
                <w:sz w:val="18"/>
                <w:szCs w:val="18"/>
              </w:rPr>
              <w:t> </w:t>
            </w:r>
          </w:p>
        </w:tc>
        <w:tc>
          <w:tcPr>
            <w:tcW w:w="0" w:type="auto"/>
            <w:tcBorders>
              <w:top w:val="single" w:sz="4" w:space="0" w:color="auto"/>
              <w:left w:val="nil"/>
              <w:bottom w:val="single" w:sz="4" w:space="0" w:color="auto"/>
              <w:right w:val="nil"/>
            </w:tcBorders>
            <w:shd w:val="clear" w:color="auto" w:fill="auto"/>
            <w:noWrap/>
            <w:vAlign w:val="bottom"/>
            <w:hideMark/>
          </w:tcPr>
          <w:p w14:paraId="224D706E" w14:textId="77777777" w:rsidR="002A5B87" w:rsidRDefault="002A5B87" w:rsidP="0023797B">
            <w:pPr>
              <w:jc w:val="center"/>
              <w:rPr>
                <w:rFonts w:ascii="Arial" w:hAnsi="Arial" w:cs="Arial"/>
                <w:color w:val="000000"/>
                <w:sz w:val="18"/>
                <w:szCs w:val="18"/>
              </w:rPr>
            </w:pPr>
            <w:r>
              <w:rPr>
                <w:rFonts w:ascii="Arial" w:hAnsi="Arial" w:cs="Arial"/>
                <w:color w:val="000000"/>
                <w:sz w:val="18"/>
                <w:szCs w:val="18"/>
              </w:rPr>
              <w:t> </w:t>
            </w:r>
          </w:p>
        </w:tc>
        <w:tc>
          <w:tcPr>
            <w:tcW w:w="0" w:type="auto"/>
            <w:tcBorders>
              <w:top w:val="single" w:sz="4" w:space="0" w:color="auto"/>
              <w:left w:val="nil"/>
              <w:bottom w:val="single" w:sz="4" w:space="0" w:color="auto"/>
              <w:right w:val="nil"/>
            </w:tcBorders>
            <w:shd w:val="clear" w:color="auto" w:fill="auto"/>
            <w:noWrap/>
            <w:vAlign w:val="bottom"/>
            <w:hideMark/>
          </w:tcPr>
          <w:p w14:paraId="0FDEF638" w14:textId="77777777" w:rsidR="002A5B87" w:rsidRDefault="002A5B87" w:rsidP="0023797B">
            <w:pPr>
              <w:jc w:val="center"/>
              <w:rPr>
                <w:rFonts w:ascii="Arial" w:hAnsi="Arial" w:cs="Arial"/>
                <w:color w:val="000000"/>
                <w:sz w:val="18"/>
                <w:szCs w:val="18"/>
              </w:rPr>
            </w:pPr>
            <w:r>
              <w:rPr>
                <w:rFonts w:ascii="Arial" w:hAnsi="Arial" w:cs="Arial"/>
                <w:color w:val="000000"/>
                <w:sz w:val="18"/>
                <w:szCs w:val="18"/>
              </w:rPr>
              <w:t> </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7798760B" w14:textId="77777777" w:rsidR="002A5B87" w:rsidRDefault="002A5B87" w:rsidP="0023797B">
            <w:pPr>
              <w:jc w:val="center"/>
              <w:rPr>
                <w:rFonts w:ascii="Arial" w:hAnsi="Arial" w:cs="Arial"/>
                <w:color w:val="000000"/>
                <w:sz w:val="18"/>
                <w:szCs w:val="18"/>
              </w:rPr>
            </w:pPr>
            <w:r>
              <w:rPr>
                <w:rFonts w:ascii="Arial" w:hAnsi="Arial" w:cs="Arial"/>
                <w:color w:val="000000"/>
                <w:sz w:val="18"/>
                <w:szCs w:val="18"/>
              </w:rPr>
              <w:t> </w:t>
            </w:r>
          </w:p>
        </w:tc>
      </w:tr>
      <w:tr w:rsidR="002A5B87" w14:paraId="6A68AF0C" w14:textId="77777777" w:rsidTr="0023797B">
        <w:trPr>
          <w:trHeight w:val="312"/>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18065682" w14:textId="77777777" w:rsidR="002A5B87" w:rsidRDefault="002A5B87" w:rsidP="0023797B">
            <w:pPr>
              <w:jc w:val="center"/>
              <w:rPr>
                <w:rFonts w:ascii="Arial" w:hAnsi="Arial" w:cs="Arial"/>
                <w:color w:val="000000"/>
                <w:sz w:val="18"/>
                <w:szCs w:val="18"/>
              </w:rPr>
            </w:pPr>
            <w:r>
              <w:rPr>
                <w:rFonts w:ascii="Arial" w:hAnsi="Arial" w:cs="Arial"/>
                <w:color w:val="000000"/>
                <w:sz w:val="18"/>
                <w:szCs w:val="18"/>
              </w:rPr>
              <w:t>F</w:t>
            </w:r>
          </w:p>
        </w:tc>
        <w:tc>
          <w:tcPr>
            <w:tcW w:w="0" w:type="auto"/>
            <w:tcBorders>
              <w:top w:val="nil"/>
              <w:left w:val="nil"/>
              <w:bottom w:val="single" w:sz="4" w:space="0" w:color="auto"/>
              <w:right w:val="single" w:sz="4" w:space="0" w:color="auto"/>
            </w:tcBorders>
            <w:shd w:val="clear" w:color="auto" w:fill="auto"/>
            <w:noWrap/>
            <w:vAlign w:val="bottom"/>
            <w:hideMark/>
          </w:tcPr>
          <w:p w14:paraId="4631692E" w14:textId="77777777" w:rsidR="002A5B87" w:rsidRDefault="002A5B87" w:rsidP="0023797B">
            <w:pPr>
              <w:jc w:val="center"/>
              <w:rPr>
                <w:rFonts w:ascii="Arial" w:hAnsi="Arial" w:cs="Arial"/>
                <w:color w:val="000000"/>
                <w:sz w:val="18"/>
                <w:szCs w:val="18"/>
              </w:rPr>
            </w:pPr>
            <w:r>
              <w:rPr>
                <w:rFonts w:ascii="Arial" w:hAnsi="Arial" w:cs="Arial"/>
                <w:color w:val="000000"/>
                <w:sz w:val="18"/>
                <w:szCs w:val="18"/>
              </w:rPr>
              <w:t>426</w:t>
            </w:r>
          </w:p>
        </w:tc>
        <w:tc>
          <w:tcPr>
            <w:tcW w:w="0" w:type="auto"/>
            <w:tcBorders>
              <w:top w:val="nil"/>
              <w:left w:val="nil"/>
              <w:bottom w:val="single" w:sz="4" w:space="0" w:color="auto"/>
              <w:right w:val="single" w:sz="4" w:space="0" w:color="auto"/>
            </w:tcBorders>
            <w:shd w:val="clear" w:color="auto" w:fill="auto"/>
            <w:noWrap/>
            <w:vAlign w:val="bottom"/>
            <w:hideMark/>
          </w:tcPr>
          <w:p w14:paraId="709CED23" w14:textId="77777777" w:rsidR="002A5B87" w:rsidRDefault="002A5B87" w:rsidP="0023797B">
            <w:pPr>
              <w:jc w:val="center"/>
              <w:rPr>
                <w:rFonts w:ascii="Arial" w:hAnsi="Arial" w:cs="Arial"/>
                <w:color w:val="000000"/>
                <w:sz w:val="18"/>
                <w:szCs w:val="18"/>
              </w:rPr>
            </w:pPr>
            <w:r>
              <w:rPr>
                <w:rFonts w:ascii="Arial" w:hAnsi="Arial" w:cs="Arial"/>
                <w:color w:val="000000"/>
                <w:sz w:val="18"/>
                <w:szCs w:val="18"/>
              </w:rPr>
              <w:t>1B796EDEED</w:t>
            </w:r>
          </w:p>
        </w:tc>
        <w:tc>
          <w:tcPr>
            <w:tcW w:w="0" w:type="auto"/>
            <w:tcBorders>
              <w:top w:val="nil"/>
              <w:left w:val="nil"/>
              <w:bottom w:val="single" w:sz="4" w:space="0" w:color="auto"/>
              <w:right w:val="single" w:sz="4" w:space="0" w:color="auto"/>
            </w:tcBorders>
            <w:shd w:val="clear" w:color="auto" w:fill="auto"/>
            <w:noWrap/>
            <w:vAlign w:val="bottom"/>
            <w:hideMark/>
          </w:tcPr>
          <w:p w14:paraId="4F425957" w14:textId="77777777" w:rsidR="002A5B87" w:rsidRDefault="002A5B87" w:rsidP="0023797B">
            <w:pPr>
              <w:jc w:val="center"/>
              <w:rPr>
                <w:rFonts w:ascii="Arial" w:hAnsi="Arial" w:cs="Arial"/>
                <w:color w:val="000000"/>
                <w:sz w:val="18"/>
                <w:szCs w:val="18"/>
              </w:rPr>
            </w:pPr>
            <w:r>
              <w:rPr>
                <w:rFonts w:ascii="Arial" w:hAnsi="Arial" w:cs="Arial"/>
                <w:color w:val="000000"/>
                <w:sz w:val="18"/>
                <w:szCs w:val="18"/>
              </w:rPr>
              <w:t>4/5/2013</w:t>
            </w:r>
          </w:p>
        </w:tc>
        <w:tc>
          <w:tcPr>
            <w:tcW w:w="0" w:type="auto"/>
            <w:tcBorders>
              <w:top w:val="nil"/>
              <w:left w:val="nil"/>
              <w:bottom w:val="single" w:sz="4" w:space="0" w:color="auto"/>
              <w:right w:val="single" w:sz="4" w:space="0" w:color="auto"/>
            </w:tcBorders>
            <w:shd w:val="clear" w:color="auto" w:fill="auto"/>
            <w:noWrap/>
            <w:vAlign w:val="bottom"/>
            <w:hideMark/>
          </w:tcPr>
          <w:p w14:paraId="3F6A41BC" w14:textId="77777777" w:rsidR="002A5B87" w:rsidRDefault="002A5B87" w:rsidP="0023797B">
            <w:pPr>
              <w:jc w:val="center"/>
              <w:rPr>
                <w:rFonts w:ascii="Arial" w:hAnsi="Arial" w:cs="Arial"/>
                <w:color w:val="000000"/>
                <w:sz w:val="18"/>
                <w:szCs w:val="18"/>
              </w:rPr>
            </w:pPr>
            <w:r>
              <w:rPr>
                <w:rFonts w:ascii="Arial" w:hAnsi="Arial" w:cs="Arial"/>
                <w:color w:val="000000"/>
                <w:sz w:val="18"/>
                <w:szCs w:val="18"/>
              </w:rPr>
              <w:t>6</w:t>
            </w:r>
          </w:p>
        </w:tc>
      </w:tr>
      <w:tr w:rsidR="002A5B87" w14:paraId="2BA9BF4C" w14:textId="77777777" w:rsidTr="0023797B">
        <w:trPr>
          <w:trHeight w:val="312"/>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4D1052D3" w14:textId="77777777" w:rsidR="002A5B87" w:rsidRDefault="002A5B87" w:rsidP="0023797B">
            <w:pPr>
              <w:jc w:val="center"/>
              <w:rPr>
                <w:rFonts w:ascii="Arial" w:hAnsi="Arial" w:cs="Arial"/>
                <w:color w:val="000000"/>
                <w:sz w:val="18"/>
                <w:szCs w:val="18"/>
              </w:rPr>
            </w:pPr>
            <w:r>
              <w:rPr>
                <w:rFonts w:ascii="Arial" w:hAnsi="Arial" w:cs="Arial"/>
                <w:color w:val="000000"/>
                <w:sz w:val="18"/>
                <w:szCs w:val="18"/>
              </w:rPr>
              <w:t>F</w:t>
            </w:r>
          </w:p>
        </w:tc>
        <w:tc>
          <w:tcPr>
            <w:tcW w:w="0" w:type="auto"/>
            <w:tcBorders>
              <w:top w:val="nil"/>
              <w:left w:val="nil"/>
              <w:bottom w:val="single" w:sz="4" w:space="0" w:color="auto"/>
              <w:right w:val="single" w:sz="4" w:space="0" w:color="auto"/>
            </w:tcBorders>
            <w:shd w:val="clear" w:color="auto" w:fill="auto"/>
            <w:noWrap/>
            <w:vAlign w:val="bottom"/>
            <w:hideMark/>
          </w:tcPr>
          <w:p w14:paraId="06463EF9" w14:textId="77777777" w:rsidR="002A5B87" w:rsidRDefault="002A5B87" w:rsidP="0023797B">
            <w:pPr>
              <w:jc w:val="center"/>
              <w:rPr>
                <w:rFonts w:ascii="Arial" w:hAnsi="Arial" w:cs="Arial"/>
                <w:color w:val="000000"/>
                <w:sz w:val="18"/>
                <w:szCs w:val="18"/>
              </w:rPr>
            </w:pPr>
            <w:r>
              <w:rPr>
                <w:rFonts w:ascii="Arial" w:hAnsi="Arial" w:cs="Arial"/>
                <w:color w:val="000000"/>
                <w:sz w:val="18"/>
                <w:szCs w:val="18"/>
              </w:rPr>
              <w:t>395</w:t>
            </w:r>
          </w:p>
        </w:tc>
        <w:tc>
          <w:tcPr>
            <w:tcW w:w="0" w:type="auto"/>
            <w:tcBorders>
              <w:top w:val="nil"/>
              <w:left w:val="nil"/>
              <w:bottom w:val="single" w:sz="4" w:space="0" w:color="auto"/>
              <w:right w:val="single" w:sz="4" w:space="0" w:color="auto"/>
            </w:tcBorders>
            <w:shd w:val="clear" w:color="auto" w:fill="auto"/>
            <w:noWrap/>
            <w:vAlign w:val="bottom"/>
            <w:hideMark/>
          </w:tcPr>
          <w:p w14:paraId="4FEA9386" w14:textId="77777777" w:rsidR="002A5B87" w:rsidRDefault="002A5B87" w:rsidP="0023797B">
            <w:pPr>
              <w:jc w:val="center"/>
              <w:rPr>
                <w:rFonts w:ascii="Arial" w:hAnsi="Arial" w:cs="Arial"/>
                <w:color w:val="000000"/>
                <w:sz w:val="18"/>
                <w:szCs w:val="18"/>
              </w:rPr>
            </w:pPr>
            <w:r>
              <w:rPr>
                <w:rFonts w:ascii="Arial" w:hAnsi="Arial" w:cs="Arial"/>
                <w:color w:val="000000"/>
                <w:sz w:val="18"/>
                <w:szCs w:val="18"/>
              </w:rPr>
              <w:t>1B796EE0B9</w:t>
            </w:r>
          </w:p>
        </w:tc>
        <w:tc>
          <w:tcPr>
            <w:tcW w:w="0" w:type="auto"/>
            <w:tcBorders>
              <w:top w:val="nil"/>
              <w:left w:val="nil"/>
              <w:bottom w:val="single" w:sz="4" w:space="0" w:color="auto"/>
              <w:right w:val="single" w:sz="4" w:space="0" w:color="auto"/>
            </w:tcBorders>
            <w:shd w:val="clear" w:color="auto" w:fill="auto"/>
            <w:noWrap/>
            <w:vAlign w:val="bottom"/>
            <w:hideMark/>
          </w:tcPr>
          <w:p w14:paraId="752A56F0" w14:textId="77777777" w:rsidR="002A5B87" w:rsidRDefault="002A5B87" w:rsidP="0023797B">
            <w:pPr>
              <w:jc w:val="center"/>
              <w:rPr>
                <w:rFonts w:ascii="Arial" w:hAnsi="Arial" w:cs="Arial"/>
                <w:color w:val="000000"/>
                <w:sz w:val="18"/>
                <w:szCs w:val="18"/>
              </w:rPr>
            </w:pPr>
            <w:r>
              <w:rPr>
                <w:rFonts w:ascii="Arial" w:hAnsi="Arial" w:cs="Arial"/>
                <w:color w:val="000000"/>
                <w:sz w:val="18"/>
                <w:szCs w:val="18"/>
              </w:rPr>
              <w:t>3/23/2013</w:t>
            </w:r>
          </w:p>
        </w:tc>
        <w:tc>
          <w:tcPr>
            <w:tcW w:w="0" w:type="auto"/>
            <w:tcBorders>
              <w:top w:val="nil"/>
              <w:left w:val="nil"/>
              <w:bottom w:val="single" w:sz="4" w:space="0" w:color="auto"/>
              <w:right w:val="single" w:sz="4" w:space="0" w:color="auto"/>
            </w:tcBorders>
            <w:shd w:val="clear" w:color="auto" w:fill="auto"/>
            <w:noWrap/>
            <w:vAlign w:val="bottom"/>
            <w:hideMark/>
          </w:tcPr>
          <w:p w14:paraId="74563E87" w14:textId="77777777" w:rsidR="002A5B87" w:rsidRDefault="002A5B87" w:rsidP="0023797B">
            <w:pPr>
              <w:jc w:val="center"/>
              <w:rPr>
                <w:rFonts w:ascii="Arial" w:hAnsi="Arial" w:cs="Arial"/>
                <w:color w:val="000000"/>
                <w:sz w:val="18"/>
                <w:szCs w:val="18"/>
              </w:rPr>
            </w:pPr>
            <w:r>
              <w:rPr>
                <w:rFonts w:ascii="Arial" w:hAnsi="Arial" w:cs="Arial"/>
                <w:color w:val="000000"/>
                <w:sz w:val="18"/>
                <w:szCs w:val="18"/>
              </w:rPr>
              <w:t>4</w:t>
            </w:r>
          </w:p>
        </w:tc>
      </w:tr>
      <w:tr w:rsidR="002A5B87" w14:paraId="3E6FD64A" w14:textId="77777777" w:rsidTr="0023797B">
        <w:trPr>
          <w:trHeight w:val="312"/>
        </w:trPr>
        <w:tc>
          <w:tcPr>
            <w:tcW w:w="0" w:type="auto"/>
            <w:tcBorders>
              <w:top w:val="nil"/>
              <w:left w:val="single" w:sz="4" w:space="0" w:color="auto"/>
              <w:bottom w:val="single" w:sz="4" w:space="0" w:color="auto"/>
              <w:right w:val="single" w:sz="4" w:space="0" w:color="auto"/>
            </w:tcBorders>
            <w:shd w:val="clear" w:color="000000" w:fill="BDD7EE"/>
            <w:noWrap/>
            <w:vAlign w:val="bottom"/>
            <w:hideMark/>
          </w:tcPr>
          <w:p w14:paraId="2A1CA2FF" w14:textId="77777777" w:rsidR="002A5B87" w:rsidRDefault="002A5B87" w:rsidP="0023797B">
            <w:pPr>
              <w:jc w:val="center"/>
              <w:rPr>
                <w:rFonts w:ascii="Arial" w:hAnsi="Arial" w:cs="Arial"/>
                <w:color w:val="000000"/>
                <w:sz w:val="18"/>
                <w:szCs w:val="18"/>
              </w:rPr>
            </w:pPr>
            <w:r>
              <w:rPr>
                <w:rFonts w:ascii="Arial" w:hAnsi="Arial" w:cs="Arial"/>
                <w:color w:val="000000"/>
                <w:sz w:val="18"/>
                <w:szCs w:val="18"/>
              </w:rPr>
              <w:t>F</w:t>
            </w:r>
          </w:p>
        </w:tc>
        <w:tc>
          <w:tcPr>
            <w:tcW w:w="0" w:type="auto"/>
            <w:tcBorders>
              <w:top w:val="nil"/>
              <w:left w:val="nil"/>
              <w:bottom w:val="single" w:sz="4" w:space="0" w:color="auto"/>
              <w:right w:val="single" w:sz="4" w:space="0" w:color="auto"/>
            </w:tcBorders>
            <w:shd w:val="clear" w:color="000000" w:fill="BDD7EE"/>
            <w:noWrap/>
            <w:vAlign w:val="bottom"/>
            <w:hideMark/>
          </w:tcPr>
          <w:p w14:paraId="27A5E90E" w14:textId="77777777" w:rsidR="002A5B87" w:rsidRDefault="002A5B87" w:rsidP="0023797B">
            <w:pPr>
              <w:jc w:val="center"/>
              <w:rPr>
                <w:rFonts w:ascii="Arial" w:hAnsi="Arial" w:cs="Arial"/>
                <w:color w:val="000000"/>
                <w:sz w:val="18"/>
                <w:szCs w:val="18"/>
              </w:rPr>
            </w:pPr>
            <w:r>
              <w:rPr>
                <w:rFonts w:ascii="Arial" w:hAnsi="Arial" w:cs="Arial"/>
                <w:color w:val="000000"/>
                <w:sz w:val="18"/>
                <w:szCs w:val="18"/>
              </w:rPr>
              <w:t>404</w:t>
            </w:r>
          </w:p>
        </w:tc>
        <w:tc>
          <w:tcPr>
            <w:tcW w:w="0" w:type="auto"/>
            <w:tcBorders>
              <w:top w:val="nil"/>
              <w:left w:val="nil"/>
              <w:bottom w:val="single" w:sz="4" w:space="0" w:color="auto"/>
              <w:right w:val="single" w:sz="4" w:space="0" w:color="auto"/>
            </w:tcBorders>
            <w:shd w:val="clear" w:color="000000" w:fill="BDD7EE"/>
            <w:noWrap/>
            <w:vAlign w:val="bottom"/>
            <w:hideMark/>
          </w:tcPr>
          <w:p w14:paraId="22EA7E74" w14:textId="77777777" w:rsidR="002A5B87" w:rsidRDefault="002A5B87" w:rsidP="0023797B">
            <w:pPr>
              <w:jc w:val="center"/>
              <w:rPr>
                <w:rFonts w:ascii="Arial" w:hAnsi="Arial" w:cs="Arial"/>
                <w:color w:val="000000"/>
                <w:sz w:val="18"/>
                <w:szCs w:val="18"/>
              </w:rPr>
            </w:pPr>
            <w:r>
              <w:rPr>
                <w:rFonts w:ascii="Arial" w:hAnsi="Arial" w:cs="Arial"/>
                <w:color w:val="000000"/>
                <w:sz w:val="18"/>
                <w:szCs w:val="18"/>
              </w:rPr>
              <w:t>1B796EE4E6</w:t>
            </w:r>
          </w:p>
        </w:tc>
        <w:tc>
          <w:tcPr>
            <w:tcW w:w="0" w:type="auto"/>
            <w:tcBorders>
              <w:top w:val="nil"/>
              <w:left w:val="nil"/>
              <w:bottom w:val="single" w:sz="4" w:space="0" w:color="auto"/>
              <w:right w:val="single" w:sz="4" w:space="0" w:color="auto"/>
            </w:tcBorders>
            <w:shd w:val="clear" w:color="000000" w:fill="BDD7EE"/>
            <w:noWrap/>
            <w:vAlign w:val="bottom"/>
            <w:hideMark/>
          </w:tcPr>
          <w:p w14:paraId="1901DCBE" w14:textId="77777777" w:rsidR="002A5B87" w:rsidRDefault="002A5B87" w:rsidP="0023797B">
            <w:pPr>
              <w:jc w:val="center"/>
              <w:rPr>
                <w:rFonts w:ascii="Arial" w:hAnsi="Arial" w:cs="Arial"/>
                <w:color w:val="000000"/>
                <w:sz w:val="18"/>
                <w:szCs w:val="18"/>
              </w:rPr>
            </w:pPr>
            <w:r>
              <w:rPr>
                <w:rFonts w:ascii="Arial" w:hAnsi="Arial" w:cs="Arial"/>
                <w:color w:val="000000"/>
                <w:sz w:val="18"/>
                <w:szCs w:val="18"/>
              </w:rPr>
              <w:t>3/21/2013</w:t>
            </w:r>
          </w:p>
        </w:tc>
        <w:tc>
          <w:tcPr>
            <w:tcW w:w="0" w:type="auto"/>
            <w:tcBorders>
              <w:top w:val="nil"/>
              <w:left w:val="nil"/>
              <w:bottom w:val="single" w:sz="4" w:space="0" w:color="auto"/>
              <w:right w:val="single" w:sz="4" w:space="0" w:color="auto"/>
            </w:tcBorders>
            <w:shd w:val="clear" w:color="000000" w:fill="BDD7EE"/>
            <w:noWrap/>
            <w:vAlign w:val="bottom"/>
            <w:hideMark/>
          </w:tcPr>
          <w:p w14:paraId="777E2C21" w14:textId="77777777" w:rsidR="002A5B87" w:rsidRDefault="002A5B87" w:rsidP="0023797B">
            <w:pPr>
              <w:jc w:val="center"/>
              <w:rPr>
                <w:rFonts w:ascii="Arial" w:hAnsi="Arial" w:cs="Arial"/>
                <w:color w:val="000000"/>
                <w:sz w:val="18"/>
                <w:szCs w:val="18"/>
              </w:rPr>
            </w:pPr>
            <w:r>
              <w:rPr>
                <w:rFonts w:ascii="Arial" w:hAnsi="Arial" w:cs="Arial"/>
                <w:color w:val="000000"/>
                <w:sz w:val="18"/>
                <w:szCs w:val="18"/>
              </w:rPr>
              <w:t>21</w:t>
            </w:r>
          </w:p>
        </w:tc>
      </w:tr>
      <w:tr w:rsidR="002A5B87" w14:paraId="22E2C0C4" w14:textId="77777777" w:rsidTr="0023797B">
        <w:trPr>
          <w:trHeight w:val="312"/>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637CA8BA" w14:textId="77777777" w:rsidR="002A5B87" w:rsidRDefault="002A5B87" w:rsidP="0023797B">
            <w:pPr>
              <w:jc w:val="center"/>
              <w:rPr>
                <w:rFonts w:ascii="Arial" w:hAnsi="Arial" w:cs="Arial"/>
                <w:color w:val="000000"/>
                <w:sz w:val="18"/>
                <w:szCs w:val="18"/>
              </w:rPr>
            </w:pPr>
            <w:r>
              <w:rPr>
                <w:rFonts w:ascii="Arial" w:hAnsi="Arial" w:cs="Arial"/>
                <w:color w:val="000000"/>
                <w:sz w:val="18"/>
                <w:szCs w:val="18"/>
              </w:rPr>
              <w:t>F</w:t>
            </w:r>
          </w:p>
        </w:tc>
        <w:tc>
          <w:tcPr>
            <w:tcW w:w="0" w:type="auto"/>
            <w:tcBorders>
              <w:top w:val="nil"/>
              <w:left w:val="nil"/>
              <w:bottom w:val="single" w:sz="4" w:space="0" w:color="auto"/>
              <w:right w:val="single" w:sz="4" w:space="0" w:color="auto"/>
            </w:tcBorders>
            <w:shd w:val="clear" w:color="auto" w:fill="auto"/>
            <w:noWrap/>
            <w:vAlign w:val="bottom"/>
            <w:hideMark/>
          </w:tcPr>
          <w:p w14:paraId="4061CB3A" w14:textId="77777777" w:rsidR="002A5B87" w:rsidRDefault="002A5B87" w:rsidP="0023797B">
            <w:pPr>
              <w:jc w:val="center"/>
              <w:rPr>
                <w:rFonts w:ascii="Arial" w:hAnsi="Arial" w:cs="Arial"/>
                <w:color w:val="000000"/>
                <w:sz w:val="18"/>
                <w:szCs w:val="18"/>
              </w:rPr>
            </w:pPr>
            <w:r>
              <w:rPr>
                <w:rFonts w:ascii="Arial" w:hAnsi="Arial" w:cs="Arial"/>
                <w:color w:val="000000"/>
                <w:sz w:val="18"/>
                <w:szCs w:val="18"/>
              </w:rPr>
              <w:t>400</w:t>
            </w:r>
          </w:p>
        </w:tc>
        <w:tc>
          <w:tcPr>
            <w:tcW w:w="0" w:type="auto"/>
            <w:tcBorders>
              <w:top w:val="nil"/>
              <w:left w:val="nil"/>
              <w:bottom w:val="single" w:sz="4" w:space="0" w:color="auto"/>
              <w:right w:val="single" w:sz="4" w:space="0" w:color="auto"/>
            </w:tcBorders>
            <w:shd w:val="clear" w:color="auto" w:fill="auto"/>
            <w:noWrap/>
            <w:vAlign w:val="bottom"/>
            <w:hideMark/>
          </w:tcPr>
          <w:p w14:paraId="02BE39E1" w14:textId="77777777" w:rsidR="002A5B87" w:rsidRDefault="002A5B87" w:rsidP="0023797B">
            <w:pPr>
              <w:jc w:val="center"/>
              <w:rPr>
                <w:rFonts w:ascii="Arial" w:hAnsi="Arial" w:cs="Arial"/>
                <w:color w:val="000000"/>
                <w:sz w:val="18"/>
                <w:szCs w:val="18"/>
              </w:rPr>
            </w:pPr>
            <w:r>
              <w:rPr>
                <w:rFonts w:ascii="Arial" w:hAnsi="Arial" w:cs="Arial"/>
                <w:color w:val="000000"/>
                <w:sz w:val="18"/>
                <w:szCs w:val="18"/>
              </w:rPr>
              <w:t>1B796EFB70</w:t>
            </w:r>
          </w:p>
        </w:tc>
        <w:tc>
          <w:tcPr>
            <w:tcW w:w="0" w:type="auto"/>
            <w:tcBorders>
              <w:top w:val="nil"/>
              <w:left w:val="nil"/>
              <w:bottom w:val="single" w:sz="4" w:space="0" w:color="auto"/>
              <w:right w:val="single" w:sz="4" w:space="0" w:color="auto"/>
            </w:tcBorders>
            <w:shd w:val="clear" w:color="auto" w:fill="auto"/>
            <w:noWrap/>
            <w:vAlign w:val="bottom"/>
            <w:hideMark/>
          </w:tcPr>
          <w:p w14:paraId="56BF1CFE" w14:textId="77777777" w:rsidR="002A5B87" w:rsidRDefault="002A5B87" w:rsidP="0023797B">
            <w:pPr>
              <w:jc w:val="center"/>
              <w:rPr>
                <w:rFonts w:ascii="Arial" w:hAnsi="Arial" w:cs="Arial"/>
                <w:color w:val="000000"/>
                <w:sz w:val="18"/>
                <w:szCs w:val="18"/>
              </w:rPr>
            </w:pPr>
            <w:r>
              <w:rPr>
                <w:rFonts w:ascii="Arial" w:hAnsi="Arial" w:cs="Arial"/>
                <w:color w:val="000000"/>
                <w:sz w:val="18"/>
                <w:szCs w:val="18"/>
              </w:rPr>
              <w:t>3/16/2013</w:t>
            </w:r>
          </w:p>
        </w:tc>
        <w:tc>
          <w:tcPr>
            <w:tcW w:w="0" w:type="auto"/>
            <w:tcBorders>
              <w:top w:val="nil"/>
              <w:left w:val="nil"/>
              <w:bottom w:val="single" w:sz="4" w:space="0" w:color="auto"/>
              <w:right w:val="single" w:sz="4" w:space="0" w:color="auto"/>
            </w:tcBorders>
            <w:shd w:val="clear" w:color="auto" w:fill="auto"/>
            <w:noWrap/>
            <w:vAlign w:val="bottom"/>
            <w:hideMark/>
          </w:tcPr>
          <w:p w14:paraId="7CC81536" w14:textId="77777777" w:rsidR="002A5B87" w:rsidRDefault="002A5B87" w:rsidP="0023797B">
            <w:pPr>
              <w:jc w:val="center"/>
              <w:rPr>
                <w:rFonts w:ascii="Arial" w:hAnsi="Arial" w:cs="Arial"/>
                <w:color w:val="000000"/>
                <w:sz w:val="18"/>
                <w:szCs w:val="18"/>
              </w:rPr>
            </w:pPr>
            <w:r>
              <w:rPr>
                <w:rFonts w:ascii="Arial" w:hAnsi="Arial" w:cs="Arial"/>
                <w:color w:val="000000"/>
                <w:sz w:val="18"/>
                <w:szCs w:val="18"/>
              </w:rPr>
              <w:t>6</w:t>
            </w:r>
          </w:p>
        </w:tc>
      </w:tr>
      <w:tr w:rsidR="002A5B87" w14:paraId="66398808" w14:textId="77777777" w:rsidTr="0023797B">
        <w:trPr>
          <w:trHeight w:val="312"/>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7009D453" w14:textId="77777777" w:rsidR="002A5B87" w:rsidRDefault="002A5B87" w:rsidP="0023797B">
            <w:pPr>
              <w:jc w:val="center"/>
              <w:rPr>
                <w:rFonts w:ascii="Arial" w:hAnsi="Arial" w:cs="Arial"/>
                <w:color w:val="000000"/>
                <w:sz w:val="18"/>
                <w:szCs w:val="18"/>
              </w:rPr>
            </w:pPr>
            <w:r>
              <w:rPr>
                <w:rFonts w:ascii="Arial" w:hAnsi="Arial" w:cs="Arial"/>
                <w:color w:val="000000"/>
                <w:sz w:val="18"/>
                <w:szCs w:val="18"/>
              </w:rPr>
              <w:t>F</w:t>
            </w:r>
          </w:p>
        </w:tc>
        <w:tc>
          <w:tcPr>
            <w:tcW w:w="0" w:type="auto"/>
            <w:tcBorders>
              <w:top w:val="nil"/>
              <w:left w:val="nil"/>
              <w:bottom w:val="single" w:sz="4" w:space="0" w:color="auto"/>
              <w:right w:val="single" w:sz="4" w:space="0" w:color="auto"/>
            </w:tcBorders>
            <w:shd w:val="clear" w:color="auto" w:fill="auto"/>
            <w:noWrap/>
            <w:vAlign w:val="bottom"/>
            <w:hideMark/>
          </w:tcPr>
          <w:p w14:paraId="44236C0A" w14:textId="77777777" w:rsidR="002A5B87" w:rsidRDefault="002A5B87" w:rsidP="0023797B">
            <w:pPr>
              <w:jc w:val="center"/>
              <w:rPr>
                <w:rFonts w:ascii="Arial" w:hAnsi="Arial" w:cs="Arial"/>
                <w:color w:val="000000"/>
                <w:sz w:val="18"/>
                <w:szCs w:val="18"/>
              </w:rPr>
            </w:pPr>
            <w:r>
              <w:rPr>
                <w:rFonts w:ascii="Arial" w:hAnsi="Arial" w:cs="Arial"/>
                <w:color w:val="000000"/>
                <w:sz w:val="18"/>
                <w:szCs w:val="18"/>
              </w:rPr>
              <w:t>353</w:t>
            </w:r>
          </w:p>
        </w:tc>
        <w:tc>
          <w:tcPr>
            <w:tcW w:w="0" w:type="auto"/>
            <w:tcBorders>
              <w:top w:val="nil"/>
              <w:left w:val="nil"/>
              <w:bottom w:val="single" w:sz="4" w:space="0" w:color="auto"/>
              <w:right w:val="single" w:sz="4" w:space="0" w:color="auto"/>
            </w:tcBorders>
            <w:shd w:val="clear" w:color="auto" w:fill="auto"/>
            <w:noWrap/>
            <w:vAlign w:val="bottom"/>
            <w:hideMark/>
          </w:tcPr>
          <w:p w14:paraId="1DF48717" w14:textId="77777777" w:rsidR="002A5B87" w:rsidRDefault="002A5B87" w:rsidP="0023797B">
            <w:pPr>
              <w:jc w:val="center"/>
              <w:rPr>
                <w:rFonts w:ascii="Arial" w:hAnsi="Arial" w:cs="Arial"/>
                <w:color w:val="000000"/>
                <w:sz w:val="18"/>
                <w:szCs w:val="18"/>
              </w:rPr>
            </w:pPr>
            <w:r>
              <w:rPr>
                <w:rFonts w:ascii="Arial" w:hAnsi="Arial" w:cs="Arial"/>
                <w:color w:val="000000"/>
                <w:sz w:val="18"/>
                <w:szCs w:val="18"/>
              </w:rPr>
              <w:t>1B796EE6EB</w:t>
            </w:r>
          </w:p>
        </w:tc>
        <w:tc>
          <w:tcPr>
            <w:tcW w:w="0" w:type="auto"/>
            <w:tcBorders>
              <w:top w:val="nil"/>
              <w:left w:val="nil"/>
              <w:bottom w:val="single" w:sz="4" w:space="0" w:color="auto"/>
              <w:right w:val="single" w:sz="4" w:space="0" w:color="auto"/>
            </w:tcBorders>
            <w:shd w:val="clear" w:color="auto" w:fill="auto"/>
            <w:noWrap/>
            <w:vAlign w:val="bottom"/>
            <w:hideMark/>
          </w:tcPr>
          <w:p w14:paraId="48EF2D76" w14:textId="77777777" w:rsidR="002A5B87" w:rsidRDefault="002A5B87" w:rsidP="0023797B">
            <w:pPr>
              <w:jc w:val="center"/>
              <w:rPr>
                <w:rFonts w:ascii="Arial" w:hAnsi="Arial" w:cs="Arial"/>
                <w:color w:val="000000"/>
                <w:sz w:val="18"/>
                <w:szCs w:val="18"/>
              </w:rPr>
            </w:pPr>
            <w:r>
              <w:rPr>
                <w:rFonts w:ascii="Arial" w:hAnsi="Arial" w:cs="Arial"/>
                <w:color w:val="000000"/>
                <w:sz w:val="18"/>
                <w:szCs w:val="18"/>
              </w:rPr>
              <w:t>2/27/2013</w:t>
            </w:r>
          </w:p>
        </w:tc>
        <w:tc>
          <w:tcPr>
            <w:tcW w:w="0" w:type="auto"/>
            <w:tcBorders>
              <w:top w:val="nil"/>
              <w:left w:val="nil"/>
              <w:bottom w:val="single" w:sz="4" w:space="0" w:color="auto"/>
              <w:right w:val="single" w:sz="4" w:space="0" w:color="auto"/>
            </w:tcBorders>
            <w:shd w:val="clear" w:color="auto" w:fill="auto"/>
            <w:noWrap/>
            <w:vAlign w:val="bottom"/>
            <w:hideMark/>
          </w:tcPr>
          <w:p w14:paraId="1AAFD2DF" w14:textId="77777777" w:rsidR="002A5B87" w:rsidRDefault="002A5B87" w:rsidP="0023797B">
            <w:pPr>
              <w:jc w:val="center"/>
              <w:rPr>
                <w:rFonts w:ascii="Arial" w:hAnsi="Arial" w:cs="Arial"/>
                <w:color w:val="000000"/>
                <w:sz w:val="18"/>
                <w:szCs w:val="18"/>
              </w:rPr>
            </w:pPr>
            <w:r>
              <w:rPr>
                <w:rFonts w:ascii="Arial" w:hAnsi="Arial" w:cs="Arial"/>
                <w:color w:val="000000"/>
                <w:sz w:val="18"/>
                <w:szCs w:val="18"/>
              </w:rPr>
              <w:t>1</w:t>
            </w:r>
          </w:p>
        </w:tc>
      </w:tr>
      <w:tr w:rsidR="002A5B87" w14:paraId="1A64CD7B" w14:textId="77777777" w:rsidTr="0023797B">
        <w:trPr>
          <w:trHeight w:val="312"/>
        </w:trPr>
        <w:tc>
          <w:tcPr>
            <w:tcW w:w="0" w:type="auto"/>
            <w:tcBorders>
              <w:top w:val="nil"/>
              <w:left w:val="single" w:sz="4" w:space="0" w:color="auto"/>
              <w:bottom w:val="single" w:sz="4" w:space="0" w:color="auto"/>
              <w:right w:val="single" w:sz="4" w:space="0" w:color="auto"/>
            </w:tcBorders>
            <w:shd w:val="clear" w:color="000000" w:fill="BDD7EE"/>
            <w:noWrap/>
            <w:vAlign w:val="bottom"/>
            <w:hideMark/>
          </w:tcPr>
          <w:p w14:paraId="48247EA3" w14:textId="77777777" w:rsidR="002A5B87" w:rsidRDefault="002A5B87" w:rsidP="0023797B">
            <w:pPr>
              <w:jc w:val="center"/>
              <w:rPr>
                <w:rFonts w:ascii="Arial" w:hAnsi="Arial" w:cs="Arial"/>
                <w:color w:val="000000"/>
                <w:sz w:val="18"/>
                <w:szCs w:val="18"/>
              </w:rPr>
            </w:pPr>
            <w:r>
              <w:rPr>
                <w:rFonts w:ascii="Arial" w:hAnsi="Arial" w:cs="Arial"/>
                <w:color w:val="000000"/>
                <w:sz w:val="18"/>
                <w:szCs w:val="18"/>
              </w:rPr>
              <w:t>M</w:t>
            </w:r>
          </w:p>
        </w:tc>
        <w:tc>
          <w:tcPr>
            <w:tcW w:w="0" w:type="auto"/>
            <w:tcBorders>
              <w:top w:val="nil"/>
              <w:left w:val="nil"/>
              <w:bottom w:val="single" w:sz="4" w:space="0" w:color="auto"/>
              <w:right w:val="single" w:sz="4" w:space="0" w:color="auto"/>
            </w:tcBorders>
            <w:shd w:val="clear" w:color="000000" w:fill="BDD7EE"/>
            <w:noWrap/>
            <w:vAlign w:val="bottom"/>
            <w:hideMark/>
          </w:tcPr>
          <w:p w14:paraId="3B1B03FD" w14:textId="77777777" w:rsidR="002A5B87" w:rsidRDefault="002A5B87" w:rsidP="0023797B">
            <w:pPr>
              <w:jc w:val="center"/>
              <w:rPr>
                <w:rFonts w:ascii="Arial" w:hAnsi="Arial" w:cs="Arial"/>
                <w:color w:val="000000"/>
                <w:sz w:val="18"/>
                <w:szCs w:val="18"/>
              </w:rPr>
            </w:pPr>
            <w:r>
              <w:rPr>
                <w:rFonts w:ascii="Arial" w:hAnsi="Arial" w:cs="Arial"/>
                <w:color w:val="000000"/>
                <w:sz w:val="18"/>
                <w:szCs w:val="18"/>
              </w:rPr>
              <w:t>408</w:t>
            </w:r>
          </w:p>
        </w:tc>
        <w:tc>
          <w:tcPr>
            <w:tcW w:w="0" w:type="auto"/>
            <w:tcBorders>
              <w:top w:val="nil"/>
              <w:left w:val="nil"/>
              <w:bottom w:val="single" w:sz="4" w:space="0" w:color="auto"/>
              <w:right w:val="single" w:sz="4" w:space="0" w:color="auto"/>
            </w:tcBorders>
            <w:shd w:val="clear" w:color="000000" w:fill="BDD7EE"/>
            <w:noWrap/>
            <w:vAlign w:val="bottom"/>
            <w:hideMark/>
          </w:tcPr>
          <w:p w14:paraId="1674D369" w14:textId="77777777" w:rsidR="002A5B87" w:rsidRDefault="002A5B87" w:rsidP="0023797B">
            <w:pPr>
              <w:jc w:val="center"/>
              <w:rPr>
                <w:rFonts w:ascii="Arial" w:hAnsi="Arial" w:cs="Arial"/>
                <w:color w:val="000000"/>
                <w:sz w:val="18"/>
                <w:szCs w:val="18"/>
              </w:rPr>
            </w:pPr>
            <w:r>
              <w:rPr>
                <w:rFonts w:ascii="Arial" w:hAnsi="Arial" w:cs="Arial"/>
                <w:color w:val="000000"/>
                <w:sz w:val="18"/>
                <w:szCs w:val="18"/>
              </w:rPr>
              <w:t>1B796EDFDC</w:t>
            </w:r>
          </w:p>
        </w:tc>
        <w:tc>
          <w:tcPr>
            <w:tcW w:w="0" w:type="auto"/>
            <w:tcBorders>
              <w:top w:val="nil"/>
              <w:left w:val="nil"/>
              <w:bottom w:val="single" w:sz="4" w:space="0" w:color="auto"/>
              <w:right w:val="single" w:sz="4" w:space="0" w:color="auto"/>
            </w:tcBorders>
            <w:shd w:val="clear" w:color="000000" w:fill="BDD7EE"/>
            <w:noWrap/>
            <w:vAlign w:val="bottom"/>
            <w:hideMark/>
          </w:tcPr>
          <w:p w14:paraId="1ADF1619" w14:textId="77777777" w:rsidR="002A5B87" w:rsidRDefault="002A5B87" w:rsidP="0023797B">
            <w:pPr>
              <w:jc w:val="center"/>
              <w:rPr>
                <w:rFonts w:ascii="Arial" w:hAnsi="Arial" w:cs="Arial"/>
                <w:color w:val="000000"/>
                <w:sz w:val="18"/>
                <w:szCs w:val="18"/>
              </w:rPr>
            </w:pPr>
            <w:r>
              <w:rPr>
                <w:rFonts w:ascii="Arial" w:hAnsi="Arial" w:cs="Arial"/>
                <w:color w:val="000000"/>
                <w:sz w:val="18"/>
                <w:szCs w:val="18"/>
              </w:rPr>
              <w:t>7/20/2013</w:t>
            </w:r>
          </w:p>
        </w:tc>
        <w:tc>
          <w:tcPr>
            <w:tcW w:w="0" w:type="auto"/>
            <w:tcBorders>
              <w:top w:val="nil"/>
              <w:left w:val="nil"/>
              <w:bottom w:val="single" w:sz="4" w:space="0" w:color="auto"/>
              <w:right w:val="single" w:sz="4" w:space="0" w:color="auto"/>
            </w:tcBorders>
            <w:shd w:val="clear" w:color="000000" w:fill="BDD7EE"/>
            <w:noWrap/>
            <w:vAlign w:val="bottom"/>
            <w:hideMark/>
          </w:tcPr>
          <w:p w14:paraId="7B5F8456" w14:textId="77777777" w:rsidR="002A5B87" w:rsidRDefault="002A5B87" w:rsidP="0023797B">
            <w:pPr>
              <w:jc w:val="center"/>
              <w:rPr>
                <w:rFonts w:ascii="Arial" w:hAnsi="Arial" w:cs="Arial"/>
                <w:color w:val="000000"/>
                <w:sz w:val="18"/>
                <w:szCs w:val="18"/>
              </w:rPr>
            </w:pPr>
            <w:r>
              <w:rPr>
                <w:rFonts w:ascii="Arial" w:hAnsi="Arial" w:cs="Arial"/>
                <w:color w:val="000000"/>
                <w:sz w:val="18"/>
                <w:szCs w:val="18"/>
              </w:rPr>
              <w:t>21</w:t>
            </w:r>
          </w:p>
        </w:tc>
      </w:tr>
      <w:tr w:rsidR="002A5B87" w14:paraId="13F763A7" w14:textId="77777777" w:rsidTr="0023797B">
        <w:trPr>
          <w:trHeight w:val="312"/>
        </w:trPr>
        <w:tc>
          <w:tcPr>
            <w:tcW w:w="0" w:type="auto"/>
            <w:tcBorders>
              <w:top w:val="nil"/>
              <w:left w:val="single" w:sz="4" w:space="0" w:color="auto"/>
              <w:bottom w:val="single" w:sz="4" w:space="0" w:color="auto"/>
              <w:right w:val="single" w:sz="4" w:space="0" w:color="auto"/>
            </w:tcBorders>
            <w:shd w:val="clear" w:color="000000" w:fill="BDD7EE"/>
            <w:noWrap/>
            <w:vAlign w:val="bottom"/>
            <w:hideMark/>
          </w:tcPr>
          <w:p w14:paraId="282BB370" w14:textId="77777777" w:rsidR="002A5B87" w:rsidRDefault="002A5B87" w:rsidP="0023797B">
            <w:pPr>
              <w:jc w:val="center"/>
              <w:rPr>
                <w:rFonts w:ascii="Arial" w:hAnsi="Arial" w:cs="Arial"/>
                <w:color w:val="000000"/>
                <w:sz w:val="18"/>
                <w:szCs w:val="18"/>
              </w:rPr>
            </w:pPr>
            <w:r>
              <w:rPr>
                <w:rFonts w:ascii="Arial" w:hAnsi="Arial" w:cs="Arial"/>
                <w:color w:val="000000"/>
                <w:sz w:val="18"/>
                <w:szCs w:val="18"/>
              </w:rPr>
              <w:t>M</w:t>
            </w:r>
          </w:p>
        </w:tc>
        <w:tc>
          <w:tcPr>
            <w:tcW w:w="0" w:type="auto"/>
            <w:tcBorders>
              <w:top w:val="nil"/>
              <w:left w:val="nil"/>
              <w:bottom w:val="single" w:sz="4" w:space="0" w:color="auto"/>
              <w:right w:val="single" w:sz="4" w:space="0" w:color="auto"/>
            </w:tcBorders>
            <w:shd w:val="clear" w:color="000000" w:fill="BDD7EE"/>
            <w:noWrap/>
            <w:vAlign w:val="bottom"/>
            <w:hideMark/>
          </w:tcPr>
          <w:p w14:paraId="2F8F9BAB" w14:textId="77777777" w:rsidR="002A5B87" w:rsidRDefault="002A5B87" w:rsidP="0023797B">
            <w:pPr>
              <w:jc w:val="center"/>
              <w:rPr>
                <w:rFonts w:ascii="Arial" w:hAnsi="Arial" w:cs="Arial"/>
                <w:color w:val="000000"/>
                <w:sz w:val="18"/>
                <w:szCs w:val="18"/>
              </w:rPr>
            </w:pPr>
            <w:r>
              <w:rPr>
                <w:rFonts w:ascii="Arial" w:hAnsi="Arial" w:cs="Arial"/>
                <w:color w:val="000000"/>
                <w:sz w:val="18"/>
                <w:szCs w:val="18"/>
              </w:rPr>
              <w:t>414</w:t>
            </w:r>
          </w:p>
        </w:tc>
        <w:tc>
          <w:tcPr>
            <w:tcW w:w="0" w:type="auto"/>
            <w:tcBorders>
              <w:top w:val="nil"/>
              <w:left w:val="nil"/>
              <w:bottom w:val="single" w:sz="4" w:space="0" w:color="auto"/>
              <w:right w:val="single" w:sz="4" w:space="0" w:color="auto"/>
            </w:tcBorders>
            <w:shd w:val="clear" w:color="000000" w:fill="BDD7EE"/>
            <w:noWrap/>
            <w:vAlign w:val="bottom"/>
            <w:hideMark/>
          </w:tcPr>
          <w:p w14:paraId="3353A9A4" w14:textId="77777777" w:rsidR="002A5B87" w:rsidRDefault="002A5B87" w:rsidP="0023797B">
            <w:pPr>
              <w:jc w:val="center"/>
              <w:rPr>
                <w:rFonts w:ascii="Arial" w:hAnsi="Arial" w:cs="Arial"/>
                <w:color w:val="000000"/>
                <w:sz w:val="18"/>
                <w:szCs w:val="18"/>
              </w:rPr>
            </w:pPr>
            <w:r>
              <w:rPr>
                <w:rFonts w:ascii="Arial" w:hAnsi="Arial" w:cs="Arial"/>
                <w:color w:val="000000"/>
                <w:sz w:val="18"/>
                <w:szCs w:val="18"/>
              </w:rPr>
              <w:t>1B796EE3DE</w:t>
            </w:r>
          </w:p>
        </w:tc>
        <w:tc>
          <w:tcPr>
            <w:tcW w:w="0" w:type="auto"/>
            <w:tcBorders>
              <w:top w:val="nil"/>
              <w:left w:val="nil"/>
              <w:bottom w:val="single" w:sz="4" w:space="0" w:color="auto"/>
              <w:right w:val="single" w:sz="4" w:space="0" w:color="auto"/>
            </w:tcBorders>
            <w:shd w:val="clear" w:color="000000" w:fill="BDD7EE"/>
            <w:noWrap/>
            <w:vAlign w:val="bottom"/>
            <w:hideMark/>
          </w:tcPr>
          <w:p w14:paraId="2B9FCD19" w14:textId="77777777" w:rsidR="002A5B87" w:rsidRDefault="002A5B87" w:rsidP="0023797B">
            <w:pPr>
              <w:jc w:val="center"/>
              <w:rPr>
                <w:rFonts w:ascii="Arial" w:hAnsi="Arial" w:cs="Arial"/>
                <w:color w:val="000000"/>
                <w:sz w:val="18"/>
                <w:szCs w:val="18"/>
              </w:rPr>
            </w:pPr>
            <w:r>
              <w:rPr>
                <w:rFonts w:ascii="Arial" w:hAnsi="Arial" w:cs="Arial"/>
                <w:color w:val="000000"/>
                <w:sz w:val="18"/>
                <w:szCs w:val="18"/>
              </w:rPr>
              <w:t>3/21/2013</w:t>
            </w:r>
          </w:p>
        </w:tc>
        <w:tc>
          <w:tcPr>
            <w:tcW w:w="0" w:type="auto"/>
            <w:tcBorders>
              <w:top w:val="nil"/>
              <w:left w:val="nil"/>
              <w:bottom w:val="single" w:sz="4" w:space="0" w:color="auto"/>
              <w:right w:val="single" w:sz="4" w:space="0" w:color="auto"/>
            </w:tcBorders>
            <w:shd w:val="clear" w:color="000000" w:fill="BDD7EE"/>
            <w:noWrap/>
            <w:vAlign w:val="bottom"/>
            <w:hideMark/>
          </w:tcPr>
          <w:p w14:paraId="2C8C0DBA" w14:textId="77777777" w:rsidR="002A5B87" w:rsidRDefault="002A5B87" w:rsidP="0023797B">
            <w:pPr>
              <w:jc w:val="center"/>
              <w:rPr>
                <w:rFonts w:ascii="Arial" w:hAnsi="Arial" w:cs="Arial"/>
                <w:color w:val="000000"/>
                <w:sz w:val="18"/>
                <w:szCs w:val="18"/>
              </w:rPr>
            </w:pPr>
            <w:r>
              <w:rPr>
                <w:rFonts w:ascii="Arial" w:hAnsi="Arial" w:cs="Arial"/>
                <w:color w:val="000000"/>
                <w:sz w:val="18"/>
                <w:szCs w:val="18"/>
              </w:rPr>
              <w:t>29</w:t>
            </w:r>
          </w:p>
        </w:tc>
      </w:tr>
      <w:tr w:rsidR="002A5B87" w14:paraId="1187A613" w14:textId="77777777" w:rsidTr="0023797B">
        <w:trPr>
          <w:trHeight w:val="312"/>
        </w:trPr>
        <w:tc>
          <w:tcPr>
            <w:tcW w:w="0" w:type="auto"/>
            <w:tcBorders>
              <w:top w:val="nil"/>
              <w:left w:val="single" w:sz="4" w:space="0" w:color="auto"/>
              <w:bottom w:val="single" w:sz="4" w:space="0" w:color="auto"/>
              <w:right w:val="single" w:sz="4" w:space="0" w:color="auto"/>
            </w:tcBorders>
            <w:shd w:val="clear" w:color="000000" w:fill="BDD7EE"/>
            <w:noWrap/>
            <w:vAlign w:val="bottom"/>
            <w:hideMark/>
          </w:tcPr>
          <w:p w14:paraId="14B6B14C" w14:textId="77777777" w:rsidR="002A5B87" w:rsidRDefault="002A5B87" w:rsidP="0023797B">
            <w:pPr>
              <w:jc w:val="center"/>
              <w:rPr>
                <w:rFonts w:ascii="Arial" w:hAnsi="Arial" w:cs="Arial"/>
                <w:color w:val="000000"/>
                <w:sz w:val="18"/>
                <w:szCs w:val="18"/>
              </w:rPr>
            </w:pPr>
            <w:r>
              <w:rPr>
                <w:rFonts w:ascii="Arial" w:hAnsi="Arial" w:cs="Arial"/>
                <w:color w:val="000000"/>
                <w:sz w:val="18"/>
                <w:szCs w:val="18"/>
              </w:rPr>
              <w:t>M</w:t>
            </w:r>
          </w:p>
        </w:tc>
        <w:tc>
          <w:tcPr>
            <w:tcW w:w="0" w:type="auto"/>
            <w:tcBorders>
              <w:top w:val="nil"/>
              <w:left w:val="nil"/>
              <w:bottom w:val="single" w:sz="4" w:space="0" w:color="auto"/>
              <w:right w:val="single" w:sz="4" w:space="0" w:color="auto"/>
            </w:tcBorders>
            <w:shd w:val="clear" w:color="000000" w:fill="BDD7EE"/>
            <w:noWrap/>
            <w:vAlign w:val="bottom"/>
            <w:hideMark/>
          </w:tcPr>
          <w:p w14:paraId="3FBC69DB" w14:textId="77777777" w:rsidR="002A5B87" w:rsidRDefault="002A5B87" w:rsidP="0023797B">
            <w:pPr>
              <w:jc w:val="center"/>
              <w:rPr>
                <w:rFonts w:ascii="Arial" w:hAnsi="Arial" w:cs="Arial"/>
                <w:color w:val="000000"/>
                <w:sz w:val="18"/>
                <w:szCs w:val="18"/>
              </w:rPr>
            </w:pPr>
            <w:r>
              <w:rPr>
                <w:rFonts w:ascii="Arial" w:hAnsi="Arial" w:cs="Arial"/>
                <w:color w:val="000000"/>
                <w:sz w:val="18"/>
                <w:szCs w:val="18"/>
              </w:rPr>
              <w:t>396</w:t>
            </w:r>
          </w:p>
        </w:tc>
        <w:tc>
          <w:tcPr>
            <w:tcW w:w="0" w:type="auto"/>
            <w:tcBorders>
              <w:top w:val="nil"/>
              <w:left w:val="nil"/>
              <w:bottom w:val="single" w:sz="4" w:space="0" w:color="auto"/>
              <w:right w:val="single" w:sz="4" w:space="0" w:color="auto"/>
            </w:tcBorders>
            <w:shd w:val="clear" w:color="000000" w:fill="BDD7EE"/>
            <w:noWrap/>
            <w:vAlign w:val="bottom"/>
            <w:hideMark/>
          </w:tcPr>
          <w:p w14:paraId="3A35C7B5" w14:textId="77777777" w:rsidR="002A5B87" w:rsidRDefault="002A5B87" w:rsidP="0023797B">
            <w:pPr>
              <w:jc w:val="center"/>
              <w:rPr>
                <w:rFonts w:ascii="Arial" w:hAnsi="Arial" w:cs="Arial"/>
                <w:color w:val="000000"/>
                <w:sz w:val="18"/>
                <w:szCs w:val="18"/>
              </w:rPr>
            </w:pPr>
            <w:r>
              <w:rPr>
                <w:rFonts w:ascii="Arial" w:hAnsi="Arial" w:cs="Arial"/>
                <w:color w:val="000000"/>
                <w:sz w:val="18"/>
                <w:szCs w:val="18"/>
              </w:rPr>
              <w:t>1B796EE161</w:t>
            </w:r>
          </w:p>
        </w:tc>
        <w:tc>
          <w:tcPr>
            <w:tcW w:w="0" w:type="auto"/>
            <w:tcBorders>
              <w:top w:val="nil"/>
              <w:left w:val="nil"/>
              <w:bottom w:val="single" w:sz="4" w:space="0" w:color="auto"/>
              <w:right w:val="single" w:sz="4" w:space="0" w:color="auto"/>
            </w:tcBorders>
            <w:shd w:val="clear" w:color="000000" w:fill="BDD7EE"/>
            <w:noWrap/>
            <w:vAlign w:val="bottom"/>
            <w:hideMark/>
          </w:tcPr>
          <w:p w14:paraId="3C3B39BB" w14:textId="77777777" w:rsidR="002A5B87" w:rsidRDefault="002A5B87" w:rsidP="0023797B">
            <w:pPr>
              <w:jc w:val="center"/>
              <w:rPr>
                <w:rFonts w:ascii="Arial" w:hAnsi="Arial" w:cs="Arial"/>
                <w:color w:val="000000"/>
                <w:sz w:val="18"/>
                <w:szCs w:val="18"/>
              </w:rPr>
            </w:pPr>
            <w:r>
              <w:rPr>
                <w:rFonts w:ascii="Arial" w:hAnsi="Arial" w:cs="Arial"/>
                <w:color w:val="000000"/>
                <w:sz w:val="18"/>
                <w:szCs w:val="18"/>
              </w:rPr>
              <w:t>3/18/2013</w:t>
            </w:r>
          </w:p>
        </w:tc>
        <w:tc>
          <w:tcPr>
            <w:tcW w:w="0" w:type="auto"/>
            <w:tcBorders>
              <w:top w:val="nil"/>
              <w:left w:val="nil"/>
              <w:bottom w:val="single" w:sz="4" w:space="0" w:color="auto"/>
              <w:right w:val="single" w:sz="4" w:space="0" w:color="auto"/>
            </w:tcBorders>
            <w:shd w:val="clear" w:color="000000" w:fill="BDD7EE"/>
            <w:noWrap/>
            <w:vAlign w:val="bottom"/>
            <w:hideMark/>
          </w:tcPr>
          <w:p w14:paraId="47227FA5" w14:textId="77777777" w:rsidR="002A5B87" w:rsidRDefault="002A5B87" w:rsidP="0023797B">
            <w:pPr>
              <w:jc w:val="center"/>
              <w:rPr>
                <w:rFonts w:ascii="Arial" w:hAnsi="Arial" w:cs="Arial"/>
                <w:color w:val="000000"/>
                <w:sz w:val="18"/>
                <w:szCs w:val="18"/>
              </w:rPr>
            </w:pPr>
            <w:r>
              <w:rPr>
                <w:rFonts w:ascii="Arial" w:hAnsi="Arial" w:cs="Arial"/>
                <w:color w:val="000000"/>
                <w:sz w:val="18"/>
                <w:szCs w:val="18"/>
              </w:rPr>
              <w:t>32</w:t>
            </w:r>
          </w:p>
        </w:tc>
      </w:tr>
      <w:tr w:rsidR="002A5B87" w14:paraId="48DD77A1" w14:textId="77777777" w:rsidTr="0023797B">
        <w:trPr>
          <w:trHeight w:val="312"/>
        </w:trPr>
        <w:tc>
          <w:tcPr>
            <w:tcW w:w="0" w:type="auto"/>
            <w:tcBorders>
              <w:top w:val="nil"/>
              <w:left w:val="single" w:sz="4" w:space="0" w:color="auto"/>
              <w:bottom w:val="single" w:sz="4" w:space="0" w:color="auto"/>
              <w:right w:val="single" w:sz="4" w:space="0" w:color="auto"/>
            </w:tcBorders>
            <w:shd w:val="clear" w:color="000000" w:fill="BDD7EE"/>
            <w:noWrap/>
            <w:vAlign w:val="bottom"/>
            <w:hideMark/>
          </w:tcPr>
          <w:p w14:paraId="1BFAE52C" w14:textId="77777777" w:rsidR="002A5B87" w:rsidRDefault="002A5B87" w:rsidP="0023797B">
            <w:pPr>
              <w:jc w:val="center"/>
              <w:rPr>
                <w:rFonts w:ascii="Arial" w:hAnsi="Arial" w:cs="Arial"/>
                <w:color w:val="000000"/>
                <w:sz w:val="18"/>
                <w:szCs w:val="18"/>
              </w:rPr>
            </w:pPr>
            <w:r>
              <w:rPr>
                <w:rFonts w:ascii="Arial" w:hAnsi="Arial" w:cs="Arial"/>
                <w:color w:val="000000"/>
                <w:sz w:val="18"/>
                <w:szCs w:val="18"/>
              </w:rPr>
              <w:t>M</w:t>
            </w:r>
          </w:p>
        </w:tc>
        <w:tc>
          <w:tcPr>
            <w:tcW w:w="0" w:type="auto"/>
            <w:tcBorders>
              <w:top w:val="nil"/>
              <w:left w:val="nil"/>
              <w:bottom w:val="single" w:sz="4" w:space="0" w:color="auto"/>
              <w:right w:val="single" w:sz="4" w:space="0" w:color="auto"/>
            </w:tcBorders>
            <w:shd w:val="clear" w:color="000000" w:fill="BDD7EE"/>
            <w:noWrap/>
            <w:vAlign w:val="bottom"/>
            <w:hideMark/>
          </w:tcPr>
          <w:p w14:paraId="03367A4B" w14:textId="77777777" w:rsidR="002A5B87" w:rsidRDefault="002A5B87" w:rsidP="0023797B">
            <w:pPr>
              <w:jc w:val="center"/>
              <w:rPr>
                <w:rFonts w:ascii="Arial" w:hAnsi="Arial" w:cs="Arial"/>
                <w:color w:val="000000"/>
                <w:sz w:val="18"/>
                <w:szCs w:val="18"/>
              </w:rPr>
            </w:pPr>
            <w:r>
              <w:rPr>
                <w:rFonts w:ascii="Arial" w:hAnsi="Arial" w:cs="Arial"/>
                <w:color w:val="000000"/>
                <w:sz w:val="18"/>
                <w:szCs w:val="18"/>
              </w:rPr>
              <w:t>381</w:t>
            </w:r>
          </w:p>
        </w:tc>
        <w:tc>
          <w:tcPr>
            <w:tcW w:w="0" w:type="auto"/>
            <w:tcBorders>
              <w:top w:val="nil"/>
              <w:left w:val="nil"/>
              <w:bottom w:val="single" w:sz="4" w:space="0" w:color="auto"/>
              <w:right w:val="single" w:sz="4" w:space="0" w:color="auto"/>
            </w:tcBorders>
            <w:shd w:val="clear" w:color="000000" w:fill="BDD7EE"/>
            <w:noWrap/>
            <w:vAlign w:val="bottom"/>
            <w:hideMark/>
          </w:tcPr>
          <w:p w14:paraId="5BFE304A" w14:textId="77777777" w:rsidR="002A5B87" w:rsidRDefault="002A5B87" w:rsidP="0023797B">
            <w:pPr>
              <w:jc w:val="center"/>
              <w:rPr>
                <w:rFonts w:ascii="Arial" w:hAnsi="Arial" w:cs="Arial"/>
                <w:color w:val="000000"/>
                <w:sz w:val="18"/>
                <w:szCs w:val="18"/>
              </w:rPr>
            </w:pPr>
            <w:r>
              <w:rPr>
                <w:rFonts w:ascii="Arial" w:hAnsi="Arial" w:cs="Arial"/>
                <w:color w:val="000000"/>
                <w:sz w:val="18"/>
                <w:szCs w:val="18"/>
              </w:rPr>
              <w:t>1B796ED7E8</w:t>
            </w:r>
          </w:p>
        </w:tc>
        <w:tc>
          <w:tcPr>
            <w:tcW w:w="0" w:type="auto"/>
            <w:tcBorders>
              <w:top w:val="nil"/>
              <w:left w:val="nil"/>
              <w:bottom w:val="single" w:sz="4" w:space="0" w:color="auto"/>
              <w:right w:val="single" w:sz="4" w:space="0" w:color="auto"/>
            </w:tcBorders>
            <w:shd w:val="clear" w:color="000000" w:fill="BDD7EE"/>
            <w:noWrap/>
            <w:vAlign w:val="bottom"/>
            <w:hideMark/>
          </w:tcPr>
          <w:p w14:paraId="418F64B2" w14:textId="77777777" w:rsidR="002A5B87" w:rsidRDefault="002A5B87" w:rsidP="0023797B">
            <w:pPr>
              <w:jc w:val="center"/>
              <w:rPr>
                <w:rFonts w:ascii="Arial" w:hAnsi="Arial" w:cs="Arial"/>
                <w:color w:val="000000"/>
                <w:sz w:val="18"/>
                <w:szCs w:val="18"/>
              </w:rPr>
            </w:pPr>
            <w:r>
              <w:rPr>
                <w:rFonts w:ascii="Arial" w:hAnsi="Arial" w:cs="Arial"/>
                <w:color w:val="000000"/>
                <w:sz w:val="18"/>
                <w:szCs w:val="18"/>
              </w:rPr>
              <w:t>3/11/2013</w:t>
            </w:r>
          </w:p>
        </w:tc>
        <w:tc>
          <w:tcPr>
            <w:tcW w:w="0" w:type="auto"/>
            <w:tcBorders>
              <w:top w:val="nil"/>
              <w:left w:val="nil"/>
              <w:bottom w:val="single" w:sz="4" w:space="0" w:color="auto"/>
              <w:right w:val="single" w:sz="4" w:space="0" w:color="auto"/>
            </w:tcBorders>
            <w:shd w:val="clear" w:color="000000" w:fill="BDD7EE"/>
            <w:noWrap/>
            <w:vAlign w:val="bottom"/>
            <w:hideMark/>
          </w:tcPr>
          <w:p w14:paraId="3516DB07" w14:textId="77777777" w:rsidR="002A5B87" w:rsidRDefault="002A5B87" w:rsidP="0023797B">
            <w:pPr>
              <w:jc w:val="center"/>
              <w:rPr>
                <w:rFonts w:ascii="Arial" w:hAnsi="Arial" w:cs="Arial"/>
                <w:color w:val="000000"/>
                <w:sz w:val="18"/>
                <w:szCs w:val="18"/>
              </w:rPr>
            </w:pPr>
            <w:r>
              <w:rPr>
                <w:rFonts w:ascii="Arial" w:hAnsi="Arial" w:cs="Arial"/>
                <w:color w:val="000000"/>
                <w:sz w:val="18"/>
                <w:szCs w:val="18"/>
              </w:rPr>
              <w:t>4</w:t>
            </w:r>
          </w:p>
        </w:tc>
      </w:tr>
      <w:tr w:rsidR="002A5B87" w14:paraId="2ABE690C" w14:textId="77777777" w:rsidTr="0023797B">
        <w:trPr>
          <w:trHeight w:val="312"/>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73433E64" w14:textId="77777777" w:rsidR="002A5B87" w:rsidRDefault="002A5B87" w:rsidP="0023797B">
            <w:pPr>
              <w:jc w:val="center"/>
              <w:rPr>
                <w:rFonts w:ascii="Arial" w:hAnsi="Arial" w:cs="Arial"/>
                <w:color w:val="000000"/>
                <w:sz w:val="18"/>
                <w:szCs w:val="18"/>
              </w:rPr>
            </w:pPr>
            <w:r>
              <w:rPr>
                <w:rFonts w:ascii="Arial" w:hAnsi="Arial" w:cs="Arial"/>
                <w:color w:val="000000"/>
                <w:sz w:val="18"/>
                <w:szCs w:val="18"/>
              </w:rPr>
              <w:t>M</w:t>
            </w:r>
          </w:p>
        </w:tc>
        <w:tc>
          <w:tcPr>
            <w:tcW w:w="0" w:type="auto"/>
            <w:tcBorders>
              <w:top w:val="nil"/>
              <w:left w:val="nil"/>
              <w:bottom w:val="single" w:sz="4" w:space="0" w:color="auto"/>
              <w:right w:val="single" w:sz="4" w:space="0" w:color="auto"/>
            </w:tcBorders>
            <w:shd w:val="clear" w:color="auto" w:fill="auto"/>
            <w:noWrap/>
            <w:vAlign w:val="bottom"/>
            <w:hideMark/>
          </w:tcPr>
          <w:p w14:paraId="75BD7989" w14:textId="77777777" w:rsidR="002A5B87" w:rsidRDefault="002A5B87" w:rsidP="0023797B">
            <w:pPr>
              <w:jc w:val="center"/>
              <w:rPr>
                <w:rFonts w:ascii="Arial" w:hAnsi="Arial" w:cs="Arial"/>
                <w:color w:val="000000"/>
                <w:sz w:val="18"/>
                <w:szCs w:val="18"/>
              </w:rPr>
            </w:pPr>
            <w:r>
              <w:rPr>
                <w:rFonts w:ascii="Arial" w:hAnsi="Arial" w:cs="Arial"/>
                <w:color w:val="000000"/>
                <w:sz w:val="18"/>
                <w:szCs w:val="18"/>
              </w:rPr>
              <w:t>405</w:t>
            </w:r>
          </w:p>
        </w:tc>
        <w:tc>
          <w:tcPr>
            <w:tcW w:w="0" w:type="auto"/>
            <w:tcBorders>
              <w:top w:val="nil"/>
              <w:left w:val="nil"/>
              <w:bottom w:val="single" w:sz="4" w:space="0" w:color="auto"/>
              <w:right w:val="single" w:sz="4" w:space="0" w:color="auto"/>
            </w:tcBorders>
            <w:shd w:val="clear" w:color="auto" w:fill="auto"/>
            <w:noWrap/>
            <w:vAlign w:val="bottom"/>
            <w:hideMark/>
          </w:tcPr>
          <w:p w14:paraId="00EC7CAD" w14:textId="77777777" w:rsidR="002A5B87" w:rsidRDefault="002A5B87" w:rsidP="0023797B">
            <w:pPr>
              <w:jc w:val="center"/>
              <w:rPr>
                <w:rFonts w:ascii="Arial" w:hAnsi="Arial" w:cs="Arial"/>
                <w:color w:val="000000"/>
                <w:sz w:val="18"/>
                <w:szCs w:val="18"/>
              </w:rPr>
            </w:pPr>
            <w:r>
              <w:rPr>
                <w:rFonts w:ascii="Arial" w:hAnsi="Arial" w:cs="Arial"/>
                <w:color w:val="000000"/>
                <w:sz w:val="18"/>
                <w:szCs w:val="18"/>
              </w:rPr>
              <w:t>1B796EEB36</w:t>
            </w:r>
          </w:p>
        </w:tc>
        <w:tc>
          <w:tcPr>
            <w:tcW w:w="0" w:type="auto"/>
            <w:tcBorders>
              <w:top w:val="nil"/>
              <w:left w:val="nil"/>
              <w:bottom w:val="single" w:sz="4" w:space="0" w:color="auto"/>
              <w:right w:val="single" w:sz="4" w:space="0" w:color="auto"/>
            </w:tcBorders>
            <w:shd w:val="clear" w:color="auto" w:fill="auto"/>
            <w:noWrap/>
            <w:vAlign w:val="bottom"/>
            <w:hideMark/>
          </w:tcPr>
          <w:p w14:paraId="0B77AEBA" w14:textId="77777777" w:rsidR="002A5B87" w:rsidRDefault="002A5B87" w:rsidP="0023797B">
            <w:pPr>
              <w:jc w:val="center"/>
              <w:rPr>
                <w:rFonts w:ascii="Arial" w:hAnsi="Arial" w:cs="Arial"/>
                <w:color w:val="000000"/>
                <w:sz w:val="18"/>
                <w:szCs w:val="18"/>
              </w:rPr>
            </w:pPr>
            <w:r>
              <w:rPr>
                <w:rFonts w:ascii="Arial" w:hAnsi="Arial" w:cs="Arial"/>
                <w:color w:val="000000"/>
                <w:sz w:val="18"/>
                <w:szCs w:val="18"/>
              </w:rPr>
              <w:t>3/4/2013</w:t>
            </w:r>
          </w:p>
        </w:tc>
        <w:tc>
          <w:tcPr>
            <w:tcW w:w="0" w:type="auto"/>
            <w:tcBorders>
              <w:top w:val="nil"/>
              <w:left w:val="nil"/>
              <w:bottom w:val="single" w:sz="4" w:space="0" w:color="auto"/>
              <w:right w:val="single" w:sz="4" w:space="0" w:color="auto"/>
            </w:tcBorders>
            <w:shd w:val="clear" w:color="auto" w:fill="auto"/>
            <w:noWrap/>
            <w:vAlign w:val="bottom"/>
            <w:hideMark/>
          </w:tcPr>
          <w:p w14:paraId="0976B9B1" w14:textId="77777777" w:rsidR="002A5B87" w:rsidRDefault="002A5B87" w:rsidP="0023797B">
            <w:pPr>
              <w:jc w:val="center"/>
              <w:rPr>
                <w:rFonts w:ascii="Arial" w:hAnsi="Arial" w:cs="Arial"/>
                <w:color w:val="000000"/>
                <w:sz w:val="18"/>
                <w:szCs w:val="18"/>
              </w:rPr>
            </w:pPr>
            <w:r>
              <w:rPr>
                <w:rFonts w:ascii="Arial" w:hAnsi="Arial" w:cs="Arial"/>
                <w:color w:val="000000"/>
                <w:sz w:val="18"/>
                <w:szCs w:val="18"/>
              </w:rPr>
              <w:t>1</w:t>
            </w:r>
          </w:p>
        </w:tc>
      </w:tr>
      <w:tr w:rsidR="002A5B87" w14:paraId="2DC345F7" w14:textId="77777777" w:rsidTr="0023797B">
        <w:trPr>
          <w:trHeight w:val="312"/>
        </w:trPr>
        <w:tc>
          <w:tcPr>
            <w:tcW w:w="0" w:type="auto"/>
            <w:tcBorders>
              <w:top w:val="nil"/>
              <w:left w:val="single" w:sz="4" w:space="0" w:color="auto"/>
              <w:bottom w:val="single" w:sz="4" w:space="0" w:color="auto"/>
              <w:right w:val="single" w:sz="4" w:space="0" w:color="auto"/>
            </w:tcBorders>
            <w:shd w:val="clear" w:color="000000" w:fill="BDD7EE"/>
            <w:noWrap/>
            <w:vAlign w:val="bottom"/>
            <w:hideMark/>
          </w:tcPr>
          <w:p w14:paraId="65D0B3DB" w14:textId="77777777" w:rsidR="002A5B87" w:rsidRDefault="002A5B87" w:rsidP="0023797B">
            <w:pPr>
              <w:jc w:val="center"/>
              <w:rPr>
                <w:rFonts w:ascii="Arial" w:hAnsi="Arial" w:cs="Arial"/>
                <w:color w:val="000000"/>
                <w:sz w:val="18"/>
                <w:szCs w:val="18"/>
              </w:rPr>
            </w:pPr>
            <w:r>
              <w:rPr>
                <w:rFonts w:ascii="Arial" w:hAnsi="Arial" w:cs="Arial"/>
                <w:color w:val="000000"/>
                <w:sz w:val="18"/>
                <w:szCs w:val="18"/>
              </w:rPr>
              <w:t>M</w:t>
            </w:r>
          </w:p>
        </w:tc>
        <w:tc>
          <w:tcPr>
            <w:tcW w:w="0" w:type="auto"/>
            <w:tcBorders>
              <w:top w:val="nil"/>
              <w:left w:val="nil"/>
              <w:bottom w:val="single" w:sz="4" w:space="0" w:color="auto"/>
              <w:right w:val="single" w:sz="4" w:space="0" w:color="auto"/>
            </w:tcBorders>
            <w:shd w:val="clear" w:color="000000" w:fill="BDD7EE"/>
            <w:noWrap/>
            <w:vAlign w:val="bottom"/>
            <w:hideMark/>
          </w:tcPr>
          <w:p w14:paraId="1290CD7D" w14:textId="77777777" w:rsidR="002A5B87" w:rsidRDefault="002A5B87" w:rsidP="0023797B">
            <w:pPr>
              <w:jc w:val="center"/>
              <w:rPr>
                <w:rFonts w:ascii="Arial" w:hAnsi="Arial" w:cs="Arial"/>
                <w:color w:val="000000"/>
                <w:sz w:val="18"/>
                <w:szCs w:val="18"/>
              </w:rPr>
            </w:pPr>
            <w:r>
              <w:rPr>
                <w:rFonts w:ascii="Arial" w:hAnsi="Arial" w:cs="Arial"/>
                <w:color w:val="000000"/>
                <w:sz w:val="18"/>
                <w:szCs w:val="18"/>
              </w:rPr>
              <w:t>393</w:t>
            </w:r>
          </w:p>
        </w:tc>
        <w:tc>
          <w:tcPr>
            <w:tcW w:w="0" w:type="auto"/>
            <w:tcBorders>
              <w:top w:val="nil"/>
              <w:left w:val="nil"/>
              <w:bottom w:val="single" w:sz="4" w:space="0" w:color="auto"/>
              <w:right w:val="single" w:sz="4" w:space="0" w:color="auto"/>
            </w:tcBorders>
            <w:shd w:val="clear" w:color="000000" w:fill="BDD7EE"/>
            <w:noWrap/>
            <w:vAlign w:val="bottom"/>
            <w:hideMark/>
          </w:tcPr>
          <w:p w14:paraId="5827E603" w14:textId="77777777" w:rsidR="002A5B87" w:rsidRDefault="002A5B87" w:rsidP="0023797B">
            <w:pPr>
              <w:jc w:val="center"/>
              <w:rPr>
                <w:rFonts w:ascii="Arial" w:hAnsi="Arial" w:cs="Arial"/>
                <w:color w:val="000000"/>
                <w:sz w:val="18"/>
                <w:szCs w:val="18"/>
              </w:rPr>
            </w:pPr>
            <w:r>
              <w:rPr>
                <w:rFonts w:ascii="Arial" w:hAnsi="Arial" w:cs="Arial"/>
                <w:color w:val="000000"/>
                <w:sz w:val="18"/>
                <w:szCs w:val="18"/>
              </w:rPr>
              <w:t>1B796EEAE7</w:t>
            </w:r>
          </w:p>
        </w:tc>
        <w:tc>
          <w:tcPr>
            <w:tcW w:w="0" w:type="auto"/>
            <w:tcBorders>
              <w:top w:val="nil"/>
              <w:left w:val="nil"/>
              <w:bottom w:val="single" w:sz="4" w:space="0" w:color="auto"/>
              <w:right w:val="single" w:sz="4" w:space="0" w:color="auto"/>
            </w:tcBorders>
            <w:shd w:val="clear" w:color="000000" w:fill="BDD7EE"/>
            <w:noWrap/>
            <w:vAlign w:val="bottom"/>
            <w:hideMark/>
          </w:tcPr>
          <w:p w14:paraId="0DAFE460" w14:textId="77777777" w:rsidR="002A5B87" w:rsidRDefault="002A5B87" w:rsidP="0023797B">
            <w:pPr>
              <w:jc w:val="center"/>
              <w:rPr>
                <w:rFonts w:ascii="Arial" w:hAnsi="Arial" w:cs="Arial"/>
                <w:color w:val="000000"/>
                <w:sz w:val="18"/>
                <w:szCs w:val="18"/>
              </w:rPr>
            </w:pPr>
            <w:r>
              <w:rPr>
                <w:rFonts w:ascii="Arial" w:hAnsi="Arial" w:cs="Arial"/>
                <w:color w:val="000000"/>
                <w:sz w:val="18"/>
                <w:szCs w:val="18"/>
              </w:rPr>
              <w:t>2/28/2013</w:t>
            </w:r>
          </w:p>
        </w:tc>
        <w:tc>
          <w:tcPr>
            <w:tcW w:w="0" w:type="auto"/>
            <w:tcBorders>
              <w:top w:val="nil"/>
              <w:left w:val="nil"/>
              <w:bottom w:val="single" w:sz="4" w:space="0" w:color="auto"/>
              <w:right w:val="single" w:sz="4" w:space="0" w:color="auto"/>
            </w:tcBorders>
            <w:shd w:val="clear" w:color="000000" w:fill="BDD7EE"/>
            <w:noWrap/>
            <w:vAlign w:val="bottom"/>
            <w:hideMark/>
          </w:tcPr>
          <w:p w14:paraId="2FD8DDD7" w14:textId="77777777" w:rsidR="002A5B87" w:rsidRDefault="002A5B87" w:rsidP="0023797B">
            <w:pPr>
              <w:jc w:val="center"/>
              <w:rPr>
                <w:rFonts w:ascii="Arial" w:hAnsi="Arial" w:cs="Arial"/>
                <w:color w:val="000000"/>
                <w:sz w:val="18"/>
                <w:szCs w:val="18"/>
              </w:rPr>
            </w:pPr>
            <w:r>
              <w:rPr>
                <w:rFonts w:ascii="Arial" w:hAnsi="Arial" w:cs="Arial"/>
                <w:color w:val="000000"/>
                <w:sz w:val="18"/>
                <w:szCs w:val="18"/>
              </w:rPr>
              <w:t>37</w:t>
            </w:r>
          </w:p>
        </w:tc>
      </w:tr>
    </w:tbl>
    <w:p w14:paraId="7C6F00B0" w14:textId="77777777" w:rsidR="002A5B87" w:rsidRPr="002A5B87" w:rsidRDefault="002A5B87" w:rsidP="0023797B"/>
    <w:p w14:paraId="61226455" w14:textId="77777777" w:rsidR="00B10E95" w:rsidRDefault="00B10E95" w:rsidP="00B10E95"/>
    <w:p w14:paraId="7F6FFC19" w14:textId="09C93C99" w:rsidR="00B10E95" w:rsidRDefault="000763FA" w:rsidP="00B10E95">
      <w:r>
        <w:t xml:space="preserve">Some offspring were assigned to parents that were not verified through PIT scanning.  </w:t>
      </w:r>
      <w:r w:rsidR="00B10E95">
        <w:t xml:space="preserve">Seven larvae or juveniles collected in 2014 and 11 in 2015 were assigned to RASU stocked in 2013 that lacked PIT scanning records after 2013 (table 18).  The majority of these adults were lost to PIT scanning within three months of stocking, and most had multiple offspring assigned to them indicating that the assignment </w:t>
      </w:r>
      <w:r w:rsidR="004C78D1">
        <w:t xml:space="preserve">was </w:t>
      </w:r>
      <w:r w:rsidR="00E06A59">
        <w:t xml:space="preserve">likely </w:t>
      </w:r>
      <w:r w:rsidR="00E75951">
        <w:t>correct</w:t>
      </w:r>
      <w:r w:rsidR="00B10E95">
        <w:t xml:space="preserve">.  Six of the seven from 2014 were also part of the 11 in 2015.  It is unlikely that these six RASU evaded PIT scanners for more than two years while contributing to reproduction.  Therefore, PIT tag loss or failure is the most likely cause. </w:t>
      </w:r>
    </w:p>
    <w:p w14:paraId="24500039" w14:textId="77777777" w:rsidR="00B10E95" w:rsidRDefault="00B10E95" w:rsidP="00BC7115">
      <w:pPr>
        <w:pStyle w:val="Heading3"/>
      </w:pPr>
    </w:p>
    <w:p w14:paraId="67173859" w14:textId="7F20B1C0" w:rsidR="00BC7115" w:rsidRDefault="00BC7115" w:rsidP="00BC7115">
      <w:pPr>
        <w:pStyle w:val="Heading3"/>
      </w:pPr>
      <w:bookmarkStart w:id="84" w:name="_Toc29994272"/>
      <w:r>
        <w:t>Genetic characterization</w:t>
      </w:r>
      <w:bookmarkEnd w:id="84"/>
    </w:p>
    <w:p w14:paraId="7D8A7968" w14:textId="77777777" w:rsidR="00BC7115" w:rsidRPr="00BC7115" w:rsidRDefault="00BC7115" w:rsidP="00BC7115"/>
    <w:p w14:paraId="5F878505" w14:textId="5B96F264" w:rsidR="00543AAD" w:rsidRDefault="00030A33" w:rsidP="00176628">
      <w:pPr>
        <w:pStyle w:val="ListParagraph"/>
        <w:spacing w:after="160"/>
        <w:ind w:left="0"/>
      </w:pPr>
      <w:r>
        <w:t>Surviving stocked</w:t>
      </w:r>
      <w:r w:rsidR="000F2B43">
        <w:t xml:space="preserve"> adults produced larvae</w:t>
      </w:r>
      <w:r>
        <w:t xml:space="preserve"> annually</w:t>
      </w:r>
      <w:r w:rsidR="000F2B43">
        <w:t xml:space="preserve"> that grew into juveniles</w:t>
      </w:r>
      <w:r w:rsidR="00574B82">
        <w:t xml:space="preserve"> (see cover photo)</w:t>
      </w:r>
      <w:r>
        <w:t xml:space="preserve">, and these individuals likely contributed offspring in later years (hereafter “recruits”). </w:t>
      </w:r>
      <w:r w:rsidR="00574B82">
        <w:t xml:space="preserve">Not all recruits could be captured and sampled, and </w:t>
      </w:r>
      <w:r w:rsidR="00574B82">
        <w:lastRenderedPageBreak/>
        <w:t>reproduction of these individuals would</w:t>
      </w:r>
      <w:r>
        <w:t xml:space="preserve"> likely confound parentage assignment</w:t>
      </w:r>
      <w:r w:rsidR="00574B82">
        <w:t xml:space="preserve">, </w:t>
      </w:r>
      <w:r>
        <w:t>making it difficult to assess their contribution of offspring. Charac</w:t>
      </w:r>
      <w:r w:rsidR="00574B82">
        <w:t>t</w:t>
      </w:r>
      <w:r>
        <w:t xml:space="preserve">erization of these samples with markers based on </w:t>
      </w:r>
      <w:r w:rsidR="003C60EE" w:rsidRPr="003D5261">
        <w:t>hundreds</w:t>
      </w:r>
      <w:r w:rsidRPr="003D5261">
        <w:t xml:space="preserve"> of </w:t>
      </w:r>
      <w:r w:rsidRPr="0023797B">
        <w:t>SNPs</w:t>
      </w:r>
      <w:r w:rsidRPr="003D5261">
        <w:t xml:space="preserve"> will provide</w:t>
      </w:r>
      <w:r>
        <w:t xml:space="preserve"> additional power to address this issue.</w:t>
      </w:r>
    </w:p>
    <w:p w14:paraId="3F730909" w14:textId="77777777" w:rsidR="00543AAD" w:rsidRDefault="00543AAD" w:rsidP="00176628">
      <w:pPr>
        <w:pStyle w:val="ListParagraph"/>
        <w:spacing w:after="160"/>
        <w:ind w:left="0"/>
      </w:pPr>
    </w:p>
    <w:p w14:paraId="657B3FE8" w14:textId="4CA50D9C" w:rsidR="00BF4A35" w:rsidRPr="008E6B84" w:rsidRDefault="00574B82" w:rsidP="00176628">
      <w:pPr>
        <w:pStyle w:val="ListParagraph"/>
        <w:spacing w:after="160"/>
        <w:ind w:left="0"/>
      </w:pPr>
      <w:r>
        <w:t xml:space="preserve">Proportional contribution of females and males from 2013 were comparable to each other and samples from AJ and DAN as </w:t>
      </w:r>
      <w:r w:rsidR="00543AAD">
        <w:t xml:space="preserve">55.0% of stocked males and females contributed </w:t>
      </w:r>
      <w:r w:rsidR="00543AAD" w:rsidRPr="008E6B84">
        <w:t xml:space="preserve">offspring, with 51.8% of these individuals being produced by </w:t>
      </w:r>
      <w:proofErr w:type="spellStart"/>
      <w:r w:rsidR="00543AAD" w:rsidRPr="008E6B84">
        <w:t>uniques</w:t>
      </w:r>
      <w:proofErr w:type="spellEnd"/>
      <w:r w:rsidR="00543AAD" w:rsidRPr="008E6B84">
        <w:t xml:space="preserve"> pairs of parents (</w:t>
      </w:r>
      <w:r w:rsidR="00A549B5" w:rsidRPr="008E6B84">
        <w:t>see t</w:t>
      </w:r>
      <w:r w:rsidR="00543AAD" w:rsidRPr="008E6B84">
        <w:t xml:space="preserve">able </w:t>
      </w:r>
      <w:r w:rsidR="003912AC" w:rsidRPr="008E6B84">
        <w:t>1</w:t>
      </w:r>
      <w:r w:rsidR="00D55EA1" w:rsidRPr="008E6B84">
        <w:t>3</w:t>
      </w:r>
      <w:r w:rsidR="00543AAD" w:rsidRPr="008E6B84">
        <w:t>). The proportional contribution of stocked adults declined in 2014 and 2015, especially in males (14.7% and 9.0% for 2014 and 2015, respectively) relative to females (36.7%% and 32.5% for 2014 and 2015, respectively). The fraction of offspring produced unique combinations of females and males also declined to 43.9% in 2014 and 40.1% in 2015.</w:t>
      </w:r>
      <w:r w:rsidR="0031497A" w:rsidRPr="008E6B84">
        <w:t xml:space="preserve"> These declines reflect the high mortality in newly stocked fish in the latter two years.</w:t>
      </w:r>
    </w:p>
    <w:p w14:paraId="3AE81F1D" w14:textId="77777777" w:rsidR="00BF4A35" w:rsidRPr="008E6B84" w:rsidRDefault="00BF4A35" w:rsidP="00176628">
      <w:pPr>
        <w:pStyle w:val="ListParagraph"/>
        <w:spacing w:after="160"/>
        <w:ind w:left="0"/>
      </w:pPr>
    </w:p>
    <w:p w14:paraId="043F51B7" w14:textId="3E0AFCDB" w:rsidR="00AF6C65" w:rsidRPr="008E6B84" w:rsidRDefault="00AF6C65" w:rsidP="00176628">
      <w:pPr>
        <w:pStyle w:val="ListParagraph"/>
        <w:spacing w:after="160"/>
        <w:ind w:left="0"/>
      </w:pPr>
      <w:r w:rsidRPr="008E6B84">
        <w:t>As with AJ and DAN, there was a highly significant relationship between the number of mates an individual had and the number of offspring they produced for both males and females (</w:t>
      </w:r>
      <w:r w:rsidR="00A549B5" w:rsidRPr="008E6B84">
        <w:t xml:space="preserve">see </w:t>
      </w:r>
      <w:r w:rsidR="0023797B" w:rsidRPr="008E6B84">
        <w:t>t</w:t>
      </w:r>
      <w:r w:rsidRPr="008E6B84">
        <w:t xml:space="preserve">able </w:t>
      </w:r>
      <w:r w:rsidR="00372296" w:rsidRPr="008E6B84">
        <w:t>1</w:t>
      </w:r>
      <w:r w:rsidR="00D55EA1" w:rsidRPr="008E6B84">
        <w:t>4</w:t>
      </w:r>
      <w:r w:rsidRPr="008E6B84">
        <w:t>). Comparison of this relationship between males and females by permutation</w:t>
      </w:r>
      <w:r w:rsidR="00A82ACF" w:rsidRPr="008E6B84">
        <w:t xml:space="preserve"> testing</w:t>
      </w:r>
      <w:r w:rsidRPr="008E6B84">
        <w:t xml:space="preserve"> failed</w:t>
      </w:r>
      <w:r w:rsidR="00A82ACF" w:rsidRPr="008E6B84">
        <w:t xml:space="preserve"> to</w:t>
      </w:r>
      <w:r w:rsidRPr="008E6B84">
        <w:t xml:space="preserve"> find differences between males and females for each sample; therefore, the sexes have similar </w:t>
      </w:r>
      <w:r w:rsidR="009D6BD8" w:rsidRPr="008E6B84">
        <w:t>numbers of offspring</w:t>
      </w:r>
      <w:r w:rsidRPr="008E6B84">
        <w:t xml:space="preserve"> per number of mates.</w:t>
      </w:r>
    </w:p>
    <w:p w14:paraId="4E8CA268" w14:textId="1145EA33" w:rsidR="00AF6C65" w:rsidRDefault="00F30A38" w:rsidP="00176628">
      <w:pPr>
        <w:spacing w:after="160"/>
      </w:pPr>
      <w:r w:rsidRPr="008E6B84">
        <w:t>Patterns of reproductive success for males and females from over time from YUMA exhibited similar variation to that observed in AJ and DAN (</w:t>
      </w:r>
      <w:r w:rsidR="0023797B" w:rsidRPr="008E6B84">
        <w:t>f</w:t>
      </w:r>
      <w:r w:rsidRPr="008E6B84">
        <w:t xml:space="preserve">igure </w:t>
      </w:r>
      <w:r w:rsidR="003912AC" w:rsidRPr="008E6B84">
        <w:t>6</w:t>
      </w:r>
      <w:r w:rsidRPr="008E6B84">
        <w:t>).</w:t>
      </w:r>
      <w:r w:rsidR="00176628" w:rsidRPr="008E6B84">
        <w:t xml:space="preserve"> The number of individuals not contributing progeny increases from 2013 to 2015, due to the addition of males and females in 2014 and 2015 that did not contribute progeny. </w:t>
      </w:r>
      <w:r w:rsidR="001C5661" w:rsidRPr="008E6B84">
        <w:t>The number of females and males contributing progeny is the same in 2013; however, proportionally fewer males contribute progeny in later years due to differential mortality between the sexes (see below). Number of offspring</w:t>
      </w:r>
      <w:r w:rsidR="001C5661">
        <w:t xml:space="preserve"> contributed by individuals exhibits a relatively even decline in 2013; however, there are two females that make large contributions, one contributing 31 and another 71. </w:t>
      </w:r>
      <w:r w:rsidR="00A549B5">
        <w:t>Patterns are similar for 2014 (see f</w:t>
      </w:r>
      <w:r w:rsidR="00902176">
        <w:t xml:space="preserve">igure 4) and 2015 (not shown). </w:t>
      </w:r>
      <w:r w:rsidR="001C5661">
        <w:t>This distribution is less even in later years due to</w:t>
      </w:r>
      <w:r w:rsidR="00902176">
        <w:t xml:space="preserve"> the</w:t>
      </w:r>
      <w:r w:rsidR="001C5661">
        <w:t xml:space="preserve"> higher fraction of individuals</w:t>
      </w:r>
      <w:r w:rsidR="00902176">
        <w:t xml:space="preserve"> (especially males)</w:t>
      </w:r>
      <w:r w:rsidR="001C5661">
        <w:t xml:space="preserve"> not contributing</w:t>
      </w:r>
      <w:r w:rsidR="00902176">
        <w:t xml:space="preserve"> offspring, with individual males contributing more offspring (</w:t>
      </w:r>
      <w:r w:rsidR="00A74948">
        <w:t>34 and 85 for 2014 and 2015, respectively).</w:t>
      </w:r>
    </w:p>
    <w:p w14:paraId="4A36C2B1" w14:textId="2F750F2A" w:rsidR="005A65F4" w:rsidRDefault="00A74948" w:rsidP="00176628">
      <w:pPr>
        <w:spacing w:after="160"/>
      </w:pPr>
      <w:r>
        <w:t>Because Y</w:t>
      </w:r>
      <w:r w:rsidR="00D11129">
        <w:t>UMA</w:t>
      </w:r>
      <w:r>
        <w:t xml:space="preserve"> is a permanent pond, it was possible to </w:t>
      </w:r>
      <w:r w:rsidR="00BE6FA7">
        <w:t xml:space="preserve">follow specific adults over time and to assess their reproductive contribution </w:t>
      </w:r>
      <w:r w:rsidR="00BE6FA7" w:rsidRPr="008E6B84">
        <w:t>each year</w:t>
      </w:r>
      <w:r w:rsidR="00D11129" w:rsidRPr="008E6B84">
        <w:t xml:space="preserve"> (</w:t>
      </w:r>
      <w:r w:rsidR="0023797B" w:rsidRPr="008E6B84">
        <w:t>f</w:t>
      </w:r>
      <w:r w:rsidR="00D11129" w:rsidRPr="008E6B84">
        <w:t xml:space="preserve">igure </w:t>
      </w:r>
      <w:r w:rsidR="003912AC" w:rsidRPr="008E6B84">
        <w:t>7</w:t>
      </w:r>
      <w:r w:rsidR="00D11129" w:rsidRPr="008E6B84">
        <w:t>)</w:t>
      </w:r>
      <w:r w:rsidR="00BE6FA7" w:rsidRPr="008E6B84">
        <w:t xml:space="preserve">. </w:t>
      </w:r>
      <w:r w:rsidR="00845F91" w:rsidRPr="008E6B84">
        <w:t>Of the 100 males</w:t>
      </w:r>
      <w:r w:rsidR="00577186" w:rsidRPr="008E6B84">
        <w:t xml:space="preserve"> stocked in 2013</w:t>
      </w:r>
      <w:r w:rsidR="00680E6F" w:rsidRPr="008E6B84">
        <w:t>, 55 produced offspring in 2013, with 42 of these</w:t>
      </w:r>
      <w:r w:rsidR="00680E6F">
        <w:t xml:space="preserve"> reproducing only in that year</w:t>
      </w:r>
      <w:r w:rsidR="00EB533C">
        <w:t>;</w:t>
      </w:r>
      <w:r w:rsidR="009D3B45">
        <w:t xml:space="preserve"> </w:t>
      </w:r>
      <w:r w:rsidR="00EB533C">
        <w:t>o</w:t>
      </w:r>
      <w:r w:rsidR="00093269">
        <w:t xml:space="preserve">nly 17 and 16 of the original 100 males reproduced in 2014 and 2015, respectively. </w:t>
      </w:r>
      <w:r w:rsidR="009D3B45">
        <w:t>One individual spawned only in 2014, and none spawned only in 2015.</w:t>
      </w:r>
      <w:r w:rsidR="00680E6F">
        <w:t xml:space="preserve"> </w:t>
      </w:r>
    </w:p>
    <w:p w14:paraId="5430FE66" w14:textId="7F170CCD" w:rsidR="00EB533C" w:rsidRDefault="00680E6F" w:rsidP="00EB533C">
      <w:pPr>
        <w:spacing w:after="160"/>
      </w:pPr>
      <w:r w:rsidRPr="000244D1">
        <w:t>Seventeen males produce</w:t>
      </w:r>
      <w:r w:rsidR="00093269" w:rsidRPr="000244D1">
        <w:t>d</w:t>
      </w:r>
      <w:r w:rsidRPr="000244D1">
        <w:t xml:space="preserve"> </w:t>
      </w:r>
      <w:r w:rsidR="00093269" w:rsidRPr="000244D1">
        <w:t>offspring</w:t>
      </w:r>
      <w:r w:rsidRPr="000244D1">
        <w:t xml:space="preserve"> in multiple years, with 11 reproducing in all three years</w:t>
      </w:r>
      <w:r w:rsidR="009D3B45" w:rsidRPr="000244D1">
        <w:t xml:space="preserve"> and</w:t>
      </w:r>
      <w:r w:rsidRPr="000244D1">
        <w:t xml:space="preserve"> 5 reproducing in 2014 and 2015. Only one</w:t>
      </w:r>
      <w:r w:rsidR="00093269" w:rsidRPr="000244D1">
        <w:t xml:space="preserve"> male</w:t>
      </w:r>
      <w:r w:rsidRPr="000244D1">
        <w:t xml:space="preserve"> skipped spawning, reproducing in 2013 and 2015; however, it may have spawned </w:t>
      </w:r>
      <w:r w:rsidR="00093269" w:rsidRPr="000244D1">
        <w:t xml:space="preserve">in 2014 </w:t>
      </w:r>
      <w:r w:rsidRPr="000244D1">
        <w:t>but its progeny</w:t>
      </w:r>
      <w:r w:rsidR="00EB533C" w:rsidRPr="000244D1">
        <w:t xml:space="preserve"> were</w:t>
      </w:r>
      <w:r w:rsidRPr="000244D1">
        <w:t xml:space="preserve"> not sampled. </w:t>
      </w:r>
      <w:r w:rsidR="007452A6" w:rsidRPr="000244D1">
        <w:t>For</w:t>
      </w:r>
      <w:r w:rsidR="00577186" w:rsidRPr="000244D1">
        <w:t xml:space="preserve"> the 17</w:t>
      </w:r>
      <w:r w:rsidR="007452A6" w:rsidRPr="000244D1">
        <w:t xml:space="preserve"> individuals that spawned in multiple years, reproductive output increased over time, with mean # offspring increasing </w:t>
      </w:r>
      <w:r w:rsidR="004F4078" w:rsidRPr="000244D1">
        <w:lastRenderedPageBreak/>
        <w:t>across the three years examined</w:t>
      </w:r>
      <w:r w:rsidR="007452A6" w:rsidRPr="000244D1">
        <w:t xml:space="preserve"> (mean # of offspring/individual: 2013 - 4.7; 2014 – 12.0, and 2015 - 23.3).</w:t>
      </w:r>
      <w:r w:rsidR="009156F7">
        <w:t xml:space="preserve"> Examination of the variance in reproductive success for individuals among years by GLMM was highly significant (ID = 1.69, SE = 0.31, z-score = 5.42, P &lt; 0.0001).</w:t>
      </w:r>
      <w:r w:rsidR="009D3B45" w:rsidRPr="000244D1">
        <w:t xml:space="preserve"> </w:t>
      </w:r>
      <w:r w:rsidR="00EB533C" w:rsidRPr="000244D1">
        <w:t>Therefore, high mortality likely reduced the number of spawning males after 2013; however, those that survived contributed more progeny. This could reflect increased fecundity with age; however, it is not possible to separate this result from their increased probability of contributing due to the smaller number of males in later years.</w:t>
      </w:r>
    </w:p>
    <w:p w14:paraId="26CDD5DC" w14:textId="77777777" w:rsidR="00587F88" w:rsidRDefault="00587F88" w:rsidP="00176628">
      <w:pPr>
        <w:spacing w:after="160"/>
      </w:pPr>
    </w:p>
    <w:p w14:paraId="21E61D22" w14:textId="77777777" w:rsidR="00E519E4" w:rsidRDefault="008C15B4" w:rsidP="00E519E4">
      <w:pPr>
        <w:keepNext/>
      </w:pPr>
      <w:r>
        <w:rPr>
          <w:noProof/>
        </w:rPr>
        <w:drawing>
          <wp:inline distT="0" distB="0" distL="0" distR="0" wp14:anchorId="694161E8" wp14:editId="51880E53">
            <wp:extent cx="5486400" cy="5596128"/>
            <wp:effectExtent l="0" t="0" r="0" b="508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Yuma reproductive success annual plots.jpg"/>
                    <pic:cNvPicPr/>
                  </pic:nvPicPr>
                  <pic:blipFill>
                    <a:blip r:embed="rId51" cstate="print">
                      <a:extLst>
                        <a:ext uri="{BEBA8EAE-BF5A-486C-A8C5-ECC9F3942E4B}">
                          <a14:imgProps xmlns:a14="http://schemas.microsoft.com/office/drawing/2010/main">
                            <a14:imgLayer r:embed="rId52">
                              <a14:imgEffect>
                                <a14:brightnessContrast bright="1000"/>
                              </a14:imgEffect>
                            </a14:imgLayer>
                          </a14:imgProps>
                        </a:ext>
                        <a:ext uri="{28A0092B-C50C-407E-A947-70E740481C1C}">
                          <a14:useLocalDpi xmlns:a14="http://schemas.microsoft.com/office/drawing/2010/main" val="0"/>
                        </a:ext>
                      </a:extLst>
                    </a:blip>
                    <a:stretch>
                      <a:fillRect/>
                    </a:stretch>
                  </pic:blipFill>
                  <pic:spPr>
                    <a:xfrm>
                      <a:off x="0" y="0"/>
                      <a:ext cx="5486400" cy="5596128"/>
                    </a:xfrm>
                    <a:prstGeom prst="rect">
                      <a:avLst/>
                    </a:prstGeom>
                  </pic:spPr>
                </pic:pic>
              </a:graphicData>
            </a:graphic>
          </wp:inline>
        </w:drawing>
      </w:r>
    </w:p>
    <w:p w14:paraId="58D3E510" w14:textId="05E9E103" w:rsidR="00E519E4" w:rsidRDefault="00E519E4" w:rsidP="00E519E4">
      <w:pPr>
        <w:pStyle w:val="Caption"/>
      </w:pPr>
      <w:bookmarkStart w:id="85" w:name="_Toc29994298"/>
      <w:r>
        <w:t xml:space="preserve">Figure </w:t>
      </w:r>
      <w:r w:rsidR="00B94D3F">
        <w:fldChar w:fldCharType="begin"/>
      </w:r>
      <w:r w:rsidR="00B94D3F">
        <w:instrText xml:space="preserve"> SEQ Figure \* ARABIC </w:instrText>
      </w:r>
      <w:r w:rsidR="00B94D3F">
        <w:fldChar w:fldCharType="separate"/>
      </w:r>
      <w:r w:rsidR="0054402B">
        <w:rPr>
          <w:noProof/>
        </w:rPr>
        <w:t>6</w:t>
      </w:r>
      <w:r w:rsidR="00B94D3F">
        <w:rPr>
          <w:noProof/>
        </w:rPr>
        <w:fldChar w:fldCharType="end"/>
      </w:r>
      <w:r w:rsidRPr="00EC43AE">
        <w:t>.</w:t>
      </w:r>
      <w:r w:rsidR="00115D77">
        <w:rPr>
          <w:rFonts w:cs="Arial"/>
        </w:rPr>
        <w:t>—</w:t>
      </w:r>
      <w:r w:rsidRPr="00EC43AE">
        <w:t>Patterns of reproductive success for females and males from YUMA 2013 and 2014.</w:t>
      </w:r>
      <w:bookmarkEnd w:id="85"/>
      <w:r>
        <w:t xml:space="preserve"> </w:t>
      </w:r>
    </w:p>
    <w:p w14:paraId="14E48F3B" w14:textId="296D1539" w:rsidR="00176628" w:rsidRDefault="00E519E4" w:rsidP="00E519E4">
      <w:pPr>
        <w:pStyle w:val="Caption"/>
      </w:pPr>
      <w:r w:rsidRPr="000802B2">
        <w:rPr>
          <w:b w:val="0"/>
        </w:rPr>
        <w:t>Number of offspring contributed by individual females and males are indicated by open and shaded bars, respectively</w:t>
      </w:r>
      <w:r>
        <w:rPr>
          <w:b w:val="0"/>
        </w:rPr>
        <w:t>.</w:t>
      </w:r>
    </w:p>
    <w:p w14:paraId="1D1BC733" w14:textId="77777777" w:rsidR="00176628" w:rsidRDefault="00176628" w:rsidP="00176628">
      <w:pPr>
        <w:pStyle w:val="Caption"/>
      </w:pPr>
    </w:p>
    <w:p w14:paraId="62C11904" w14:textId="105EEDF3" w:rsidR="008C15B4" w:rsidRDefault="008C15B4">
      <w:r>
        <w:lastRenderedPageBreak/>
        <w:br w:type="page"/>
      </w:r>
    </w:p>
    <w:p w14:paraId="769BDE65" w14:textId="68A8CF1D" w:rsidR="00507871" w:rsidRDefault="00507871">
      <w:r>
        <w:rPr>
          <w:noProof/>
        </w:rPr>
        <w:lastRenderedPageBreak/>
        <mc:AlternateContent>
          <mc:Choice Requires="wps">
            <w:drawing>
              <wp:anchor distT="0" distB="0" distL="114300" distR="114300" simplePos="0" relativeHeight="251667456" behindDoc="0" locked="0" layoutInCell="1" allowOverlap="1" wp14:anchorId="71D53060" wp14:editId="3FE0CC50">
                <wp:simplePos x="0" y="0"/>
                <wp:positionH relativeFrom="column">
                  <wp:posOffset>29845</wp:posOffset>
                </wp:positionH>
                <wp:positionV relativeFrom="paragraph">
                  <wp:posOffset>4892675</wp:posOffset>
                </wp:positionV>
                <wp:extent cx="5685790" cy="635"/>
                <wp:effectExtent l="0" t="0" r="0" b="0"/>
                <wp:wrapSquare wrapText="bothSides"/>
                <wp:docPr id="13" name="Text Box 13"/>
                <wp:cNvGraphicFramePr/>
                <a:graphic xmlns:a="http://schemas.openxmlformats.org/drawingml/2006/main">
                  <a:graphicData uri="http://schemas.microsoft.com/office/word/2010/wordprocessingShape">
                    <wps:wsp>
                      <wps:cNvSpPr txBox="1"/>
                      <wps:spPr>
                        <a:xfrm>
                          <a:off x="0" y="0"/>
                          <a:ext cx="5685790" cy="635"/>
                        </a:xfrm>
                        <a:prstGeom prst="rect">
                          <a:avLst/>
                        </a:prstGeom>
                        <a:solidFill>
                          <a:prstClr val="white"/>
                        </a:solidFill>
                        <a:ln>
                          <a:noFill/>
                        </a:ln>
                      </wps:spPr>
                      <wps:txbx>
                        <w:txbxContent>
                          <w:p w14:paraId="340633E2" w14:textId="6489020C" w:rsidR="00E06A59" w:rsidRDefault="00E06A59" w:rsidP="00E519E4">
                            <w:pPr>
                              <w:pStyle w:val="Caption"/>
                              <w:rPr>
                                <w:b w:val="0"/>
                              </w:rPr>
                            </w:pPr>
                            <w:bookmarkStart w:id="86" w:name="_Toc29994299"/>
                            <w:r>
                              <w:t xml:space="preserve">Figure </w:t>
                            </w:r>
                            <w:r w:rsidR="00B94D3F">
                              <w:fldChar w:fldCharType="begin"/>
                            </w:r>
                            <w:r w:rsidR="00B94D3F">
                              <w:instrText xml:space="preserve"> SEQ Figure \* ARABIC </w:instrText>
                            </w:r>
                            <w:r w:rsidR="00B94D3F">
                              <w:fldChar w:fldCharType="separate"/>
                            </w:r>
                            <w:r>
                              <w:rPr>
                                <w:noProof/>
                              </w:rPr>
                              <w:t>7</w:t>
                            </w:r>
                            <w:r w:rsidR="00B94D3F">
                              <w:rPr>
                                <w:noProof/>
                              </w:rPr>
                              <w:fldChar w:fldCharType="end"/>
                            </w:r>
                            <w:r w:rsidRPr="00A8479B">
                              <w:t>.</w:t>
                            </w:r>
                            <w:r>
                              <w:rPr>
                                <w:rFonts w:cs="Arial"/>
                              </w:rPr>
                              <w:t>—</w:t>
                            </w:r>
                            <w:r w:rsidRPr="00A8479B">
                              <w:t>Proportional contribution of individual females (top panel) and males (bottom panel) from YUMA 2013 for all three years (2013 – 2015).</w:t>
                            </w:r>
                            <w:bookmarkEnd w:id="86"/>
                            <w:r w:rsidRPr="00E519E4">
                              <w:rPr>
                                <w:b w:val="0"/>
                              </w:rPr>
                              <w:t xml:space="preserve"> </w:t>
                            </w:r>
                          </w:p>
                          <w:p w14:paraId="7AEACB7C" w14:textId="5417E703" w:rsidR="00E06A59" w:rsidRPr="000A5DE0" w:rsidRDefault="00E06A59" w:rsidP="00E519E4">
                            <w:pPr>
                              <w:pStyle w:val="Caption"/>
                              <w:rPr>
                                <w:rFonts w:ascii="Times New Roman" w:hAnsi="Times New Roman"/>
                                <w:noProof/>
                                <w:sz w:val="24"/>
                                <w:szCs w:val="24"/>
                              </w:rPr>
                            </w:pPr>
                            <w:r>
                              <w:rPr>
                                <w:b w:val="0"/>
                              </w:rPr>
                              <w:t>Each bar represents the percentage of offspring attributable specific individuals for all three years, with individual samples on the x-axis ranked by number of offspring they contributed in 2013.</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1D53060" id="Text Box 13" o:spid="_x0000_s1027" type="#_x0000_t202" style="position:absolute;margin-left:2.35pt;margin-top:385.25pt;width:447.7pt;height:.0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" stroked="f">
                <v:textbox style="mso-fit-shape-to-text:t" inset="0,0,0,0">
                  <w:txbxContent>
                    <w:p w14:paraId="340633E2" w14:textId="6489020C" w:rsidR="00E06A59" w:rsidRDefault="00E06A59" w:rsidP="00E519E4">
                      <w:pPr>
                        <w:pStyle w:val="Caption"/>
                        <w:rPr>
                          <w:b w:val="0"/>
                        </w:rPr>
                      </w:pPr>
                      <w:bookmarkStart w:id="80" w:name="_Toc29994299"/>
                      <w:r>
                        <w:t xml:space="preserve">Figure </w:t>
                      </w:r>
                      <w:r w:rsidR="006877AE">
                        <w:fldChar w:fldCharType="begin"/>
                      </w:r>
                      <w:r w:rsidR="006877AE">
                        <w:instrText xml:space="preserve"> SEQ Figure \* ARABIC </w:instrText>
                      </w:r>
                      <w:r w:rsidR="006877AE">
                        <w:fldChar w:fldCharType="separate"/>
                      </w:r>
                      <w:r>
                        <w:rPr>
                          <w:noProof/>
                        </w:rPr>
                        <w:t>7</w:t>
                      </w:r>
                      <w:r w:rsidR="006877AE">
                        <w:rPr>
                          <w:noProof/>
                        </w:rPr>
                        <w:fldChar w:fldCharType="end"/>
                      </w:r>
                      <w:r w:rsidRPr="00A8479B">
                        <w:t>.</w:t>
                      </w:r>
                      <w:r>
                        <w:rPr>
                          <w:rFonts w:cs="Arial"/>
                        </w:rPr>
                        <w:t>—</w:t>
                      </w:r>
                      <w:r w:rsidRPr="00A8479B">
                        <w:t>Proportional contribution of individual females (top panel) and males (bottom panel) from YUMA 2013 for all three years (2013 – 2015).</w:t>
                      </w:r>
                      <w:bookmarkEnd w:id="80"/>
                      <w:r w:rsidRPr="00E519E4">
                        <w:rPr>
                          <w:b w:val="0"/>
                        </w:rPr>
                        <w:t xml:space="preserve"> </w:t>
                      </w:r>
                    </w:p>
                    <w:p w14:paraId="7AEACB7C" w14:textId="5417E703" w:rsidR="00E06A59" w:rsidRPr="000A5DE0" w:rsidRDefault="00E06A59" w:rsidP="00E519E4">
                      <w:pPr>
                        <w:pStyle w:val="Caption"/>
                        <w:rPr>
                          <w:rFonts w:ascii="Times New Roman" w:hAnsi="Times New Roman"/>
                          <w:noProof/>
                          <w:sz w:val="24"/>
                          <w:szCs w:val="24"/>
                        </w:rPr>
                      </w:pPr>
                      <w:r>
                        <w:rPr>
                          <w:b w:val="0"/>
                        </w:rPr>
                        <w:t>Each bar represents the percentage of offspring attributable specific individuals for all three years, with individual samples on the x-axis ranked by number of offspring they contributed in 2013.</w:t>
                      </w:r>
                    </w:p>
                  </w:txbxContent>
                </v:textbox>
                <w10:wrap type="square"/>
              </v:shape>
            </w:pict>
          </mc:Fallback>
        </mc:AlternateContent>
      </w:r>
      <w:r>
        <w:rPr>
          <w:noProof/>
        </w:rPr>
        <w:drawing>
          <wp:anchor distT="0" distB="0" distL="114300" distR="114300" simplePos="0" relativeHeight="251663360" behindDoc="0" locked="0" layoutInCell="1" allowOverlap="1" wp14:anchorId="553B42A5" wp14:editId="2D7799BB">
            <wp:simplePos x="0" y="0"/>
            <wp:positionH relativeFrom="margin">
              <wp:posOffset>55245</wp:posOffset>
            </wp:positionH>
            <wp:positionV relativeFrom="paragraph">
              <wp:posOffset>0</wp:posOffset>
            </wp:positionV>
            <wp:extent cx="5686326" cy="4770408"/>
            <wp:effectExtent l="0" t="0" r="0" b="0"/>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Yuma reproductive success.jpg"/>
                    <pic:cNvPicPr/>
                  </pic:nvPicPr>
                  <pic:blipFill>
                    <a:blip r:embed="rId53" cstate="print">
                      <a:extLst>
                        <a:ext uri="{BEBA8EAE-BF5A-486C-A8C5-ECC9F3942E4B}">
                          <a14:imgProps xmlns:a14="http://schemas.microsoft.com/office/drawing/2010/main">
                            <a14:imgLayer r:embed="rId54">
                              <a14:imgEffect>
                                <a14:brightnessContrast bright="1000"/>
                              </a14:imgEffect>
                            </a14:imgLayer>
                          </a14:imgProps>
                        </a:ext>
                        <a:ext uri="{28A0092B-C50C-407E-A947-70E740481C1C}">
                          <a14:useLocalDpi xmlns:a14="http://schemas.microsoft.com/office/drawing/2010/main" val="0"/>
                        </a:ext>
                      </a:extLst>
                    </a:blip>
                    <a:stretch>
                      <a:fillRect/>
                    </a:stretch>
                  </pic:blipFill>
                  <pic:spPr>
                    <a:xfrm>
                      <a:off x="0" y="0"/>
                      <a:ext cx="5686326" cy="4770408"/>
                    </a:xfrm>
                    <a:prstGeom prst="rect">
                      <a:avLst/>
                    </a:prstGeom>
                  </pic:spPr>
                </pic:pic>
              </a:graphicData>
            </a:graphic>
            <wp14:sizeRelH relativeFrom="margin">
              <wp14:pctWidth>0</wp14:pctWidth>
            </wp14:sizeRelH>
            <wp14:sizeRelV relativeFrom="margin">
              <wp14:pctHeight>0</wp14:pctHeight>
            </wp14:sizeRelV>
          </wp:anchor>
        </w:drawing>
      </w:r>
    </w:p>
    <w:p w14:paraId="1061B8EF" w14:textId="1183724F" w:rsidR="00507871" w:rsidRDefault="00B10E95" w:rsidP="00B10E95">
      <w:pPr>
        <w:spacing w:after="160"/>
      </w:pPr>
      <w:r>
        <w:t>Females persisted longer in YUMA and reproduced more often. Of the 100 females stocked in 2013, 55 produced offspring in 2013, while 50 and 60  r</w:t>
      </w:r>
      <w:r w:rsidR="00507871">
        <w:t xml:space="preserve">eproduced in 2014 and 2015, respectively. Of these females, 9, 3, and 9 fish produced only in the years 2013, 2014, and 2015, respectively. </w:t>
      </w:r>
      <w:r w:rsidR="00507871" w:rsidRPr="009156F7">
        <w:t>Fifty</w:t>
      </w:r>
      <w:r w:rsidR="00507871">
        <w:t>-</w:t>
      </w:r>
      <w:r w:rsidR="00507871" w:rsidRPr="009156F7">
        <w:t xml:space="preserve">seven females produced offspring in multiple years, with 11 reproducing in all three years and 5 reproducing in 2014 and 2015. Ten females skipped spawning, reproducing in 2013 and 2015. They may have spawned in 2014 and their progeny </w:t>
      </w:r>
      <w:r w:rsidR="00507871">
        <w:t xml:space="preserve">were </w:t>
      </w:r>
      <w:r w:rsidR="00507871" w:rsidRPr="009156F7">
        <w:t>not sampled but that seems unlikely for so many individuals. For the 57 females that spawned in multiple years, reproductive output was significantly different across years (mean # of offspring/individual: 2013 – 4.7; 2014 – 3.5, and 2015 – 5.9</w:t>
      </w:r>
      <w:r w:rsidR="00507871">
        <w:t>) as indicated by GLMM (ID = 0.69, SE = 0.14, z-score = 5.12, P &lt; 0.0001</w:t>
      </w:r>
      <w:r w:rsidR="00507871" w:rsidRPr="008E6B84">
        <w:t>). Therefore, reproductive contribution of individual females varied among years (figure 7), with individuals that produced many offspring in some years producing few in others</w:t>
      </w:r>
      <w:r w:rsidR="00507871">
        <w:t xml:space="preserve">. This variation could be real, with </w:t>
      </w:r>
      <w:r w:rsidR="00507871">
        <w:lastRenderedPageBreak/>
        <w:t>reproductive effort varying among years or may be an artifact due to sampling or differential survival.  Understanding variation in reproductive success is critical as this leads to the contribution of progeny by more individuals over time, resulting in increased levels of genetic variation relative to situations where reproductive contribution of individuals was less variable.</w:t>
      </w:r>
    </w:p>
    <w:p w14:paraId="0ADFAD41" w14:textId="77777777" w:rsidR="00507871" w:rsidRDefault="00507871" w:rsidP="002F0154"/>
    <w:p w14:paraId="44888F3B" w14:textId="0FE3D367" w:rsidR="00F03E62" w:rsidRDefault="00B46FDD" w:rsidP="00B46FDD">
      <w:pPr>
        <w:pStyle w:val="Heading2"/>
      </w:pPr>
      <w:bookmarkStart w:id="87" w:name="_Toc29994273"/>
      <w:r>
        <w:t>Imperial Ponds</w:t>
      </w:r>
      <w:bookmarkEnd w:id="87"/>
    </w:p>
    <w:p w14:paraId="3231BECE" w14:textId="4D30C664" w:rsidR="00B46FDD" w:rsidRDefault="00B46FDD" w:rsidP="00B46FDD"/>
    <w:p w14:paraId="6337CAAF" w14:textId="36CA9D25" w:rsidR="001F0AA0" w:rsidRDefault="00336966" w:rsidP="00B46FDD">
      <w:r>
        <w:t>Post-stocking trends in</w:t>
      </w:r>
      <w:r w:rsidR="002B5706">
        <w:t xml:space="preserve"> RASU </w:t>
      </w:r>
      <w:r>
        <w:t xml:space="preserve">PIT scanning </w:t>
      </w:r>
      <w:r w:rsidR="00EA7857">
        <w:t xml:space="preserve">in all three IP ponds </w:t>
      </w:r>
      <w:r w:rsidR="00900721">
        <w:t xml:space="preserve">(IP1, IP3, and IP4) </w:t>
      </w:r>
      <w:r w:rsidR="004B7A46">
        <w:t>were similar to the trend in YUMA (figure</w:t>
      </w:r>
      <w:r w:rsidR="00900721">
        <w:t xml:space="preserve"> 8</w:t>
      </w:r>
      <w:r w:rsidR="004B7A46">
        <w:t xml:space="preserve">).  Immediate losses were </w:t>
      </w:r>
      <w:r w:rsidR="00232C82">
        <w:t xml:space="preserve">disparate between the sexes with more males lost to PIT scanners than females.  </w:t>
      </w:r>
      <w:r w:rsidR="00664465">
        <w:t>I</w:t>
      </w:r>
      <w:r w:rsidR="00DC2C1A">
        <w:t xml:space="preserve">nitial post-stocking </w:t>
      </w:r>
      <w:r w:rsidR="001F7E35">
        <w:t xml:space="preserve">losses for </w:t>
      </w:r>
      <w:r w:rsidR="00FE7BB4">
        <w:t xml:space="preserve">both sexes were </w:t>
      </w:r>
      <w:r w:rsidR="00DC2C1A">
        <w:t xml:space="preserve">proportionally fewer than for </w:t>
      </w:r>
      <w:r w:rsidR="006E379E">
        <w:t>losses at YUMA</w:t>
      </w:r>
      <w:r w:rsidR="00960B7F">
        <w:t xml:space="preserve">; </w:t>
      </w:r>
      <w:r w:rsidR="00D22C08">
        <w:t>90% of stocked females</w:t>
      </w:r>
      <w:r w:rsidR="00960B7F">
        <w:t xml:space="preserve"> were contacted more than two months after release and </w:t>
      </w:r>
      <w:r w:rsidR="00074CBE">
        <w:t>60% of males in I</w:t>
      </w:r>
      <w:r w:rsidR="00C31169">
        <w:t xml:space="preserve">P ponds whereas YUMA </w:t>
      </w:r>
      <w:r w:rsidR="00EE5387">
        <w:t>had fewer than 80% of females and 30% of males.</w:t>
      </w:r>
      <w:r w:rsidR="0078680D">
        <w:t xml:space="preserve"> </w:t>
      </w:r>
    </w:p>
    <w:p w14:paraId="5B1FEADB" w14:textId="086525A8" w:rsidR="00B46FDD" w:rsidRDefault="00B46FDD" w:rsidP="00B46FDD"/>
    <w:p w14:paraId="26C5138D" w14:textId="77777777" w:rsidR="0054402B" w:rsidRDefault="00D126BC" w:rsidP="0054402B">
      <w:pPr>
        <w:keepNext/>
      </w:pPr>
      <w:r w:rsidRPr="00D126BC">
        <w:rPr>
          <w:noProof/>
        </w:rPr>
        <w:drawing>
          <wp:inline distT="0" distB="0" distL="0" distR="0" wp14:anchorId="6E9A9763" wp14:editId="02C56E55">
            <wp:extent cx="5029200" cy="3652520"/>
            <wp:effectExtent l="0" t="0" r="0" b="508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029200" cy="3652520"/>
                    </a:xfrm>
                    <a:prstGeom prst="rect">
                      <a:avLst/>
                    </a:prstGeom>
                  </pic:spPr>
                </pic:pic>
              </a:graphicData>
            </a:graphic>
          </wp:inline>
        </w:drawing>
      </w:r>
    </w:p>
    <w:p w14:paraId="2B626152" w14:textId="3FE1FAB1" w:rsidR="00B9652F" w:rsidRDefault="0054402B" w:rsidP="0054402B">
      <w:pPr>
        <w:pStyle w:val="Caption"/>
      </w:pPr>
      <w:bookmarkStart w:id="88" w:name="_Toc29994300"/>
      <w:r>
        <w:t xml:space="preserve">Figure </w:t>
      </w:r>
      <w:r w:rsidR="00B94D3F">
        <w:fldChar w:fldCharType="begin"/>
      </w:r>
      <w:r w:rsidR="00B94D3F">
        <w:instrText xml:space="preserve"> SEQ Figure \* ARABIC </w:instrText>
      </w:r>
      <w:r w:rsidR="00B94D3F">
        <w:fldChar w:fldCharType="separate"/>
      </w:r>
      <w:r>
        <w:rPr>
          <w:noProof/>
        </w:rPr>
        <w:t>8</w:t>
      </w:r>
      <w:r w:rsidR="00B94D3F">
        <w:rPr>
          <w:noProof/>
        </w:rPr>
        <w:fldChar w:fldCharType="end"/>
      </w:r>
      <w:r w:rsidRPr="00A13E63">
        <w:t>.</w:t>
      </w:r>
      <w:r w:rsidR="00115D77">
        <w:rPr>
          <w:rFonts w:cs="Arial"/>
        </w:rPr>
        <w:t>—</w:t>
      </w:r>
      <w:r w:rsidRPr="00A13E63">
        <w:t>PIT tagged and released RASU tracked in three ponds at Imperial National Wildlife Refuge from December 2016 through April 2019.</w:t>
      </w:r>
      <w:bookmarkEnd w:id="88"/>
    </w:p>
    <w:p w14:paraId="7DF52F37" w14:textId="60E79FB2" w:rsidR="00900721" w:rsidRDefault="00900721" w:rsidP="00900721"/>
    <w:p w14:paraId="30E65E69" w14:textId="77777777" w:rsidR="008C13BB" w:rsidRPr="00900721" w:rsidRDefault="008C13BB" w:rsidP="00AD7398"/>
    <w:p w14:paraId="5BE00AB9" w14:textId="77777777" w:rsidR="00CB2333" w:rsidRDefault="00CB2333">
      <w:pPr>
        <w:rPr>
          <w:rFonts w:ascii="Arial" w:eastAsia="Calibri" w:hAnsi="Arial" w:cs="Arial"/>
          <w:b/>
          <w:bCs/>
          <w:smallCaps/>
          <w:kern w:val="32"/>
          <w:sz w:val="40"/>
          <w:szCs w:val="42"/>
        </w:rPr>
      </w:pPr>
      <w:r>
        <w:br w:type="page"/>
      </w:r>
    </w:p>
    <w:p w14:paraId="344748BA" w14:textId="3E644992" w:rsidR="00453CE5" w:rsidRPr="00453CE5" w:rsidRDefault="00453CE5" w:rsidP="00453CE5">
      <w:pPr>
        <w:sectPr w:rsidR="00453CE5" w:rsidRPr="00453CE5" w:rsidSect="00B20E8B">
          <w:pgSz w:w="12240" w:h="15840" w:code="1"/>
          <w:pgMar w:top="1440" w:right="2160" w:bottom="1440" w:left="2160" w:header="720" w:footer="720" w:gutter="0"/>
          <w:cols w:space="720"/>
          <w:titlePg/>
          <w:docGrid w:linePitch="360"/>
        </w:sectPr>
      </w:pPr>
    </w:p>
    <w:p w14:paraId="344748BB" w14:textId="5DB1465A" w:rsidR="00453CE5" w:rsidRPr="00DD67B8" w:rsidRDefault="00453CE5" w:rsidP="00FF0188">
      <w:pPr>
        <w:pStyle w:val="Heading1"/>
      </w:pPr>
      <w:bookmarkStart w:id="89" w:name="_Toc338050402"/>
      <w:bookmarkStart w:id="90" w:name="_Toc29994274"/>
      <w:r>
        <w:lastRenderedPageBreak/>
        <w:t>Literature C</w:t>
      </w:r>
      <w:r w:rsidRPr="00DD67B8">
        <w:t>ited</w:t>
      </w:r>
      <w:bookmarkEnd w:id="89"/>
      <w:bookmarkEnd w:id="90"/>
    </w:p>
    <w:p w14:paraId="344748BC" w14:textId="77777777" w:rsidR="00453CE5" w:rsidRDefault="00453CE5" w:rsidP="00FF0188"/>
    <w:p w14:paraId="63F91D1F" w14:textId="77777777" w:rsidR="00380C92" w:rsidRPr="00380C92" w:rsidRDefault="00380C92" w:rsidP="00380C92">
      <w:pPr>
        <w:pStyle w:val="Reference"/>
      </w:pPr>
      <w:r w:rsidRPr="00380C92">
        <w:t xml:space="preserve">Burgad, A. A., J. J. Rennert, B. R. Kesner, C. A. Pacey, and P. C. Marsh.  2019.  Demographics and monitoring of repatriated razorback suckers in Lake Mohave, 2018 annual report submitted to </w:t>
      </w:r>
      <w:bookmarkStart w:id="91" w:name="_Hlk532280264"/>
      <w:r w:rsidRPr="00380C92">
        <w:t>the Lower Colorado River Multi-Species Conservation Program,</w:t>
      </w:r>
      <w:bookmarkEnd w:id="91"/>
      <w:r w:rsidRPr="00380C92">
        <w:t xml:space="preserve"> Bureau of Reclamation, Boulder City, Nevada, by Marsh &amp; Associates, LLC, Tempe, Arizona, under contract No. R15PD00130.  </w:t>
      </w:r>
    </w:p>
    <w:p w14:paraId="66DF27CB" w14:textId="77777777" w:rsidR="00380C92" w:rsidRPr="00380C92" w:rsidRDefault="00380C92" w:rsidP="00380C92">
      <w:pPr>
        <w:pStyle w:val="Reference"/>
      </w:pPr>
      <w:r w:rsidRPr="00380C92">
        <w:t>Carson, E. W., T. F. Turner, M. J. Saltzgiver, D. Adams, B. R. Kesner, P. C. Marsh, T. J. Pilger, and T. E. Dowling.  2016.  Retention of ancestral genetic variation across life-stages of an endangered, long-lived iteroparous fish</w:t>
      </w:r>
      <w:r w:rsidRPr="00380C92">
        <w:rPr>
          <w:bCs/>
          <w:color w:val="2B2B2B"/>
        </w:rPr>
        <w:t>. Journal of Heredity 107:567-572.</w:t>
      </w:r>
    </w:p>
    <w:p w14:paraId="1A06886A" w14:textId="77777777" w:rsidR="00380C92" w:rsidRPr="00380C92" w:rsidRDefault="00380C92" w:rsidP="00380C92">
      <w:pPr>
        <w:pStyle w:val="Reference"/>
        <w:rPr>
          <w:b/>
        </w:rPr>
      </w:pPr>
      <w:r w:rsidRPr="00380C92">
        <w:t>Dowling, T. E., B. R. Kesner, P. C. Marsh, and T. F. Turner.  2017.  Genetic and demographic studies to guide conservation management of razorback sucker in off-channel habitats: 2010 - 2015 Annual Report.  Annual report submitted to the U. S. Bureau of Reclamation, Boulder City, Nevada.  42 p.</w:t>
      </w:r>
    </w:p>
    <w:p w14:paraId="07AC130B" w14:textId="77777777" w:rsidR="00380C92" w:rsidRPr="00380C92" w:rsidRDefault="00380C92" w:rsidP="00380C92">
      <w:pPr>
        <w:pStyle w:val="Reference"/>
      </w:pPr>
      <w:r w:rsidRPr="00380C92">
        <w:t>Dowling, T. E., W. L. Minckley, P. C. Marsh, and E. Goldstein.  1996a. Mitochondrial DNA diversity in the endangered razorback sucker (</w:t>
      </w:r>
      <w:r w:rsidRPr="00380C92">
        <w:rPr>
          <w:i/>
        </w:rPr>
        <w:t>Xyrauchen texanus</w:t>
      </w:r>
      <w:r w:rsidRPr="00380C92">
        <w:t>): analysis of hatchery stocks and implications for captive propagation.  Conservation Biology 10:120-127.</w:t>
      </w:r>
    </w:p>
    <w:p w14:paraId="6F6339E0" w14:textId="77777777" w:rsidR="00380C92" w:rsidRPr="00380C92" w:rsidRDefault="00380C92" w:rsidP="00380C92">
      <w:pPr>
        <w:pStyle w:val="Reference"/>
      </w:pPr>
      <w:r w:rsidRPr="00380C92">
        <w:t>Dowling, T. E., W. L. Minckley, and P. C. Marsh.  1996b.  Mitochondrial DNA diversity within and among populations of razorback sucker (</w:t>
      </w:r>
      <w:r w:rsidRPr="00380C92">
        <w:rPr>
          <w:i/>
        </w:rPr>
        <w:t>Xyrauchen texanus</w:t>
      </w:r>
      <w:r w:rsidRPr="00380C92">
        <w:t>) as determined by restriction endonuclease analysis.  Copeia 1996:542-550.</w:t>
      </w:r>
    </w:p>
    <w:p w14:paraId="4CB03F02" w14:textId="77777777" w:rsidR="00380C92" w:rsidRPr="00380C92" w:rsidRDefault="00380C92" w:rsidP="00380C92">
      <w:pPr>
        <w:pStyle w:val="Reference"/>
        <w:rPr>
          <w:color w:val="000000"/>
        </w:rPr>
      </w:pPr>
      <w:r w:rsidRPr="00380C92">
        <w:t>Dowling, T. E., P. C. Marsh, A. T. Kelsen, and C. A. Tibbets.  2005.  Genetic monitoring of wild and repatriated populations of endangered razorback sucker (</w:t>
      </w:r>
      <w:r w:rsidRPr="00380C92">
        <w:rPr>
          <w:i/>
        </w:rPr>
        <w:t>Xyrauchen texanus</w:t>
      </w:r>
      <w:r w:rsidRPr="00380C92">
        <w:t>, Catostomidae, Teleostei) in Lake Mohave, Arizona-Nevada</w:t>
      </w:r>
      <w:r w:rsidRPr="00380C92">
        <w:fldChar w:fldCharType="begin"/>
      </w:r>
      <w:r w:rsidRPr="00380C92">
        <w:instrText xml:space="preserve">PRIVATE </w:instrText>
      </w:r>
      <w:r w:rsidRPr="00380C92">
        <w:fldChar w:fldCharType="end"/>
      </w:r>
      <w:r w:rsidRPr="00380C92">
        <w:t>.  Molecular Ecology 14:123-135.</w:t>
      </w:r>
    </w:p>
    <w:p w14:paraId="206E1AA7" w14:textId="77777777" w:rsidR="00380C92" w:rsidRPr="00380C92" w:rsidRDefault="00380C92" w:rsidP="00380C92">
      <w:pPr>
        <w:pStyle w:val="Reference"/>
      </w:pPr>
      <w:r w:rsidRPr="00380C92">
        <w:t xml:space="preserve">Dowling, T. E., T. F. Turner, E. W. Carson, M. J. Saltzgiver, D. Adams, B. Kesner, and P. C. Marsh.  2014.  Genetic and demographic responses to intensive management of razorback sucker in Lake Mohave, Arizona-Nevada.  Evolutionary Applications 7:339-354. </w:t>
      </w:r>
    </w:p>
    <w:p w14:paraId="3B0133DD" w14:textId="77777777" w:rsidR="00380C92" w:rsidRPr="00380C92" w:rsidRDefault="00380C92" w:rsidP="00380C92">
      <w:pPr>
        <w:pStyle w:val="Reference"/>
        <w:rPr>
          <w:noProof/>
          <w:color w:val="000000" w:themeColor="text1"/>
        </w:rPr>
      </w:pPr>
      <w:r w:rsidRPr="00380C92">
        <w:rPr>
          <w:noProof/>
          <w:color w:val="000000" w:themeColor="text1"/>
        </w:rPr>
        <w:t xml:space="preserve">Ehlo, C. A., M. J. Saltzgiver, T. E. Dowling,, P. C. Marsh, P. C., and B. R. Kesner. 2017. Use of molecular techniques to confirm nonnative fish predation on razorback sucker larvae in Lake Mohave, Arizona and Nevada. Transactions of the American Fisheries Society 146:201-205. </w:t>
      </w:r>
    </w:p>
    <w:p w14:paraId="382F6BCB" w14:textId="77777777" w:rsidR="00380C92" w:rsidRPr="00380C92" w:rsidRDefault="00380C92" w:rsidP="00380C92">
      <w:pPr>
        <w:pStyle w:val="Reference"/>
      </w:pPr>
      <w:proofErr w:type="spellStart"/>
      <w:r w:rsidRPr="00380C92">
        <w:t>Garrigan</w:t>
      </w:r>
      <w:proofErr w:type="spellEnd"/>
      <w:r w:rsidRPr="00380C92">
        <w:t>, D., P. C. Marsh, and T. E. Dowling.  2002.  Long-term effective population size of endangered Colorado River fishes.  Animal Conservation 5:95-102.</w:t>
      </w:r>
    </w:p>
    <w:p w14:paraId="0E4721AB" w14:textId="77777777" w:rsidR="00380C92" w:rsidRPr="00380C92" w:rsidRDefault="00380C92" w:rsidP="00380C92">
      <w:pPr>
        <w:pStyle w:val="Reference"/>
      </w:pPr>
      <w:proofErr w:type="spellStart"/>
      <w:r w:rsidRPr="00380C92">
        <w:t>Goudet</w:t>
      </w:r>
      <w:proofErr w:type="spellEnd"/>
      <w:r w:rsidRPr="00380C92">
        <w:t xml:space="preserve">, J.  2001.  FSTAT, a program to estimate and test gene diversities and fixation indices (version 2.9.3).   Available from </w:t>
      </w:r>
      <w:hyperlink r:id="rId56" w:history="1">
        <w:r w:rsidRPr="00380C92">
          <w:rPr>
            <w:rStyle w:val="Hyperlink"/>
            <w:rFonts w:eastAsia="Calibri"/>
          </w:rPr>
          <w:t>http://www.unil.ch/izea/softwares/fstat.html</w:t>
        </w:r>
      </w:hyperlink>
      <w:r w:rsidRPr="00380C92">
        <w:t>.</w:t>
      </w:r>
    </w:p>
    <w:p w14:paraId="59E34535" w14:textId="77777777" w:rsidR="00380C92" w:rsidRPr="00380C92" w:rsidRDefault="00380C92" w:rsidP="00380C92">
      <w:pPr>
        <w:pStyle w:val="Reference"/>
      </w:pPr>
      <w:r w:rsidRPr="00380C92">
        <w:t xml:space="preserve">Heck, K. L. Jr., G. van Belle, and D. </w:t>
      </w:r>
      <w:proofErr w:type="spellStart"/>
      <w:r w:rsidRPr="00380C92">
        <w:t>Simberloff</w:t>
      </w:r>
      <w:proofErr w:type="spellEnd"/>
      <w:r w:rsidRPr="00380C92">
        <w:t>. 1975. Explicit Calculation of the Rarefaction Diversity Measurement and the Determination of Sufficient Sample Size. Ecology 56:1459-1461.</w:t>
      </w:r>
    </w:p>
    <w:p w14:paraId="7EE2E2E8" w14:textId="77777777" w:rsidR="00380C92" w:rsidRPr="00380C92" w:rsidRDefault="00380C92" w:rsidP="00380C92">
      <w:pPr>
        <w:pStyle w:val="Reference"/>
        <w:rPr>
          <w:color w:val="000000"/>
        </w:rPr>
      </w:pPr>
      <w:r w:rsidRPr="00380C92">
        <w:rPr>
          <w:color w:val="3B3B3B"/>
          <w:shd w:val="clear" w:color="auto" w:fill="FFFFFF"/>
        </w:rPr>
        <w:lastRenderedPageBreak/>
        <w:t xml:space="preserve">Jones, O. and J. Wang. 2010. COLONY: a program for parentage and sibship inference from </w:t>
      </w:r>
      <w:proofErr w:type="spellStart"/>
      <w:r w:rsidRPr="00380C92">
        <w:rPr>
          <w:color w:val="3B3B3B"/>
          <w:shd w:val="clear" w:color="auto" w:fill="FFFFFF"/>
        </w:rPr>
        <w:t>multilocus</w:t>
      </w:r>
      <w:proofErr w:type="spellEnd"/>
      <w:r w:rsidRPr="00380C92">
        <w:rPr>
          <w:color w:val="3B3B3B"/>
          <w:shd w:val="clear" w:color="auto" w:fill="FFFFFF"/>
        </w:rPr>
        <w:t xml:space="preserve"> genotype data. </w:t>
      </w:r>
      <w:r w:rsidRPr="00380C92">
        <w:rPr>
          <w:rStyle w:val="Emphasis"/>
          <w:color w:val="3B3B3B"/>
        </w:rPr>
        <w:t>Molecular Ecology Resources</w:t>
      </w:r>
      <w:r w:rsidRPr="00380C92">
        <w:rPr>
          <w:color w:val="3B3B3B"/>
          <w:shd w:val="clear" w:color="auto" w:fill="FFFFFF"/>
        </w:rPr>
        <w:t> </w:t>
      </w:r>
      <w:r w:rsidRPr="00380C92">
        <w:rPr>
          <w:rStyle w:val="Strong"/>
          <w:color w:val="3B3B3B"/>
        </w:rPr>
        <w:t>10</w:t>
      </w:r>
      <w:r w:rsidRPr="00380C92">
        <w:rPr>
          <w:color w:val="3B3B3B"/>
          <w:shd w:val="clear" w:color="auto" w:fill="FFFFFF"/>
        </w:rPr>
        <w:t>:551–555.</w:t>
      </w:r>
      <w:r w:rsidRPr="00380C92">
        <w:rPr>
          <w:color w:val="000000"/>
        </w:rPr>
        <w:t xml:space="preserve"> </w:t>
      </w:r>
    </w:p>
    <w:p w14:paraId="6127EA9F" w14:textId="77777777" w:rsidR="00380C92" w:rsidRPr="00380C92" w:rsidRDefault="00380C92" w:rsidP="00380C92">
      <w:pPr>
        <w:pStyle w:val="Reference"/>
      </w:pPr>
      <w:r w:rsidRPr="00380C92">
        <w:t>Ley, G., M. J. Saltzgiver, T. E. Dowling, A. P. Karam, B. R. Kesner, and P. C. Marsh. 2014. Use of a molecular assay to detect predation on an endangered fish species. Transactions of the American Fisheries Society 143:49-54.</w:t>
      </w:r>
    </w:p>
    <w:p w14:paraId="5360B7D8" w14:textId="77777777" w:rsidR="00380C92" w:rsidRPr="00380C92" w:rsidRDefault="00380C92" w:rsidP="00380C92">
      <w:pPr>
        <w:pStyle w:val="Reference"/>
      </w:pPr>
      <w:r w:rsidRPr="00380C92">
        <w:t>Kesner, B. R., G. Ley, M. K. Fell, and P. C. Marsh.  2008.  Imperial Ponds Native Fish Research Final Project Report October 2007 - June 2008.  USBR Agreement Number 08FG300001, Boulder City, Nevada.  Arizona State University, Tempe.  29 pages.</w:t>
      </w:r>
    </w:p>
    <w:p w14:paraId="4079AA64" w14:textId="77777777" w:rsidR="00380C92" w:rsidRPr="00380C92" w:rsidRDefault="00380C92" w:rsidP="00380C92">
      <w:pPr>
        <w:pStyle w:val="Reference"/>
        <w:rPr>
          <w:rFonts w:ascii="inherit" w:hAnsi="inherit"/>
        </w:rPr>
      </w:pPr>
      <w:r w:rsidRPr="00380C92">
        <w:rPr>
          <w:rFonts w:ascii="inherit" w:hAnsi="inherit"/>
        </w:rPr>
        <w:t xml:space="preserve">Knudson, C. 2018. </w:t>
      </w:r>
      <w:proofErr w:type="spellStart"/>
      <w:r w:rsidRPr="00380C92">
        <w:rPr>
          <w:rFonts w:ascii="inherit" w:hAnsi="inherit"/>
        </w:rPr>
        <w:t>glmm</w:t>
      </w:r>
      <w:proofErr w:type="spellEnd"/>
      <w:r w:rsidRPr="00380C92">
        <w:rPr>
          <w:rFonts w:ascii="inherit" w:hAnsi="inherit"/>
        </w:rPr>
        <w:t>: Generalized linear mixed models via Monte Carlo likelihood approximation. R package version 1.3.0.  https://CRAN.R-project.org/package=glmm</w:t>
      </w:r>
    </w:p>
    <w:p w14:paraId="168A9EC4" w14:textId="77777777" w:rsidR="00380C92" w:rsidRPr="00380C92" w:rsidRDefault="00380C92" w:rsidP="00380C92">
      <w:pPr>
        <w:pStyle w:val="Reference"/>
      </w:pPr>
      <w:r w:rsidRPr="00380C92">
        <w:t>Marsh, P. C. and D R. Langhorst. 1988. Feeding and fate of wild larval razorback sucker. Environmental Biology of Fishes 21:59-67.</w:t>
      </w:r>
    </w:p>
    <w:p w14:paraId="5EF96FE9" w14:textId="77777777" w:rsidR="00380C92" w:rsidRPr="00380C92" w:rsidRDefault="00380C92" w:rsidP="00380C92">
      <w:pPr>
        <w:pStyle w:val="Reference"/>
      </w:pPr>
      <w:r w:rsidRPr="00380C92">
        <w:t>Marsh, P. C.,</w:t>
      </w:r>
      <w:r w:rsidRPr="00380C92">
        <w:rPr>
          <w:vertAlign w:val="superscript"/>
        </w:rPr>
        <w:t xml:space="preserve"> </w:t>
      </w:r>
      <w:r w:rsidRPr="00380C92">
        <w:t xml:space="preserve">T. E. Dowling, B. R. Kesner, T. F. Turner, and W. L. Minckley. 2015.  Conservation to stem imminent extinction: the fight to save razorback sucker </w:t>
      </w:r>
      <w:r w:rsidRPr="00380C92">
        <w:rPr>
          <w:i/>
        </w:rPr>
        <w:t>Xyrauchen texanus</w:t>
      </w:r>
      <w:r w:rsidRPr="00380C92">
        <w:t xml:space="preserve"> in Lake Mohave and its implications for species recovery.  Copeia 103:141-156.</w:t>
      </w:r>
    </w:p>
    <w:p w14:paraId="22472C04" w14:textId="77777777" w:rsidR="00380C92" w:rsidRPr="00380C92" w:rsidRDefault="00380C92" w:rsidP="00380C92">
      <w:pPr>
        <w:pStyle w:val="Reference"/>
      </w:pPr>
      <w:r w:rsidRPr="00380C92">
        <w:t>Marsh, P.C., B. R. Kesner, and C.A. Pacey.  2005.  Repatriation as a management strategy to conserve a critically imperiled species.  North American Journal of Fisheries Management 25: 547-556.</w:t>
      </w:r>
    </w:p>
    <w:p w14:paraId="1F705E49" w14:textId="77777777" w:rsidR="00380C92" w:rsidRPr="00380C92" w:rsidRDefault="00380C92" w:rsidP="00380C92">
      <w:pPr>
        <w:pStyle w:val="Reference"/>
      </w:pPr>
      <w:r w:rsidRPr="00380C92">
        <w:t>Marsh, P.C., C.A. Pacey and B.R. Kesner.  2003.  Decline of the razorback sucker in Lake Mohave, Colorado River, Arizona and Nevada.  Transactions of the American Fisheries Society 132:1251-1256.</w:t>
      </w:r>
    </w:p>
    <w:p w14:paraId="34DDDF47" w14:textId="77777777" w:rsidR="00380C92" w:rsidRPr="00380C92" w:rsidRDefault="00380C92" w:rsidP="00380C92">
      <w:pPr>
        <w:pStyle w:val="Reference"/>
        <w:rPr>
          <w:rFonts w:cstheme="minorHAnsi"/>
        </w:rPr>
      </w:pPr>
      <w:r w:rsidRPr="00380C92">
        <w:rPr>
          <w:color w:val="000000" w:themeColor="text1"/>
        </w:rPr>
        <w:t>McCarthy, M. S. and W. L. Minckley. 1987. Age estimation for razorback sucker (Pisces: Catostomidae) from Lake Mohave, Arizona and Nevada. Journal of the Arizona-Nevada Academy of Science 21:87–97.</w:t>
      </w:r>
    </w:p>
    <w:p w14:paraId="3ECB6895" w14:textId="77777777" w:rsidR="00380C92" w:rsidRPr="00380C92" w:rsidRDefault="00380C92" w:rsidP="00380C92">
      <w:pPr>
        <w:pStyle w:val="Reference"/>
        <w:rPr>
          <w:rFonts w:cstheme="minorHAnsi"/>
        </w:rPr>
      </w:pPr>
      <w:r w:rsidRPr="00380C92">
        <w:rPr>
          <w:rFonts w:cstheme="minorHAnsi"/>
        </w:rPr>
        <w:t xml:space="preserve">Minckley, W. L. 1983.  Status of the razorback sucker, </w:t>
      </w:r>
      <w:r w:rsidRPr="00380C92">
        <w:rPr>
          <w:rFonts w:cstheme="minorHAnsi"/>
          <w:i/>
        </w:rPr>
        <w:t>Xyrauchen texanus</w:t>
      </w:r>
      <w:r w:rsidRPr="00380C92">
        <w:rPr>
          <w:rFonts w:cstheme="minorHAnsi"/>
        </w:rPr>
        <w:t xml:space="preserve"> (Abbott), in the Lower Colorado River Basin.  Southwestern Naturalist 28:165-187.</w:t>
      </w:r>
    </w:p>
    <w:p w14:paraId="1C77E20A" w14:textId="77777777" w:rsidR="00380C92" w:rsidRPr="00380C92" w:rsidRDefault="00380C92" w:rsidP="00380C92">
      <w:pPr>
        <w:pStyle w:val="Reference"/>
      </w:pPr>
      <w:r w:rsidRPr="00380C92">
        <w:t xml:space="preserve">Minckley, W.L. and P.C. Marsh.  2009.  Inland Fishes of the Greater Southwest: Chronicle of a Vanishing Biota.  The University of Arizona Press, Tucson. </w:t>
      </w:r>
    </w:p>
    <w:p w14:paraId="3E275F2B" w14:textId="77777777" w:rsidR="00380C92" w:rsidRPr="00380C92" w:rsidRDefault="00380C92" w:rsidP="00380C92">
      <w:pPr>
        <w:pStyle w:val="Reference"/>
      </w:pPr>
      <w:r w:rsidRPr="00380C92">
        <w:t xml:space="preserve">Minckley, W. L., P. C. Marsh, J. E. Deacon, T. E. Dowling, P. W. Hedrick, W. J. Matthews, and G. Mueller.  2003.  A conservation plan for lower Colorado River native fishes.  </w:t>
      </w:r>
      <w:proofErr w:type="spellStart"/>
      <w:r w:rsidRPr="00380C92">
        <w:t>BioScience</w:t>
      </w:r>
      <w:proofErr w:type="spellEnd"/>
      <w:r w:rsidRPr="00380C92">
        <w:t xml:space="preserve"> 53:219-234.</w:t>
      </w:r>
    </w:p>
    <w:p w14:paraId="077ABDAE" w14:textId="77777777" w:rsidR="00380C92" w:rsidRPr="00380C92" w:rsidRDefault="00380C92" w:rsidP="00380C92">
      <w:pPr>
        <w:pStyle w:val="Reference"/>
      </w:pPr>
      <w:proofErr w:type="spellStart"/>
      <w:r w:rsidRPr="00380C92">
        <w:t>Narum</w:t>
      </w:r>
      <w:proofErr w:type="spellEnd"/>
      <w:r w:rsidRPr="00380C92">
        <w:t>, S. R.  2006.  Beyond Bonferroni: Less conservative analyses for conservation genetics.  Conservation Genetics 7:783-787.</w:t>
      </w:r>
    </w:p>
    <w:p w14:paraId="0ACB7383" w14:textId="77777777" w:rsidR="00380C92" w:rsidRPr="00380C92" w:rsidRDefault="00380C92" w:rsidP="00380C92">
      <w:pPr>
        <w:pStyle w:val="Reference"/>
      </w:pPr>
      <w:r w:rsidRPr="00380C92">
        <w:t>Osborne, M. J. A. V. Sanchez, T. E. Dowling, and T. F. Turner. 2018. Variance in reproductive success is driven by environmental factors, not mating system, in Bonytails. Transactions of the American Fisheries Society 147:1100-1114.</w:t>
      </w:r>
    </w:p>
    <w:p w14:paraId="3A1B1E04" w14:textId="77777777" w:rsidR="00380C92" w:rsidRPr="00380C92" w:rsidRDefault="00380C92" w:rsidP="00380C92">
      <w:pPr>
        <w:pStyle w:val="Reference"/>
      </w:pPr>
      <w:r w:rsidRPr="00380C92">
        <w:t xml:space="preserve">R Core Team.  2019. </w:t>
      </w:r>
      <w:r w:rsidRPr="00380C92">
        <w:rPr>
          <w:color w:val="000000"/>
        </w:rPr>
        <w:t>R: A language and environment for statistical computing. R Foundation for Statistical Computing, Vienna, Austria. URL https://www.R-project.org/.</w:t>
      </w:r>
    </w:p>
    <w:p w14:paraId="3D5B467C" w14:textId="77777777" w:rsidR="00380C92" w:rsidRPr="00380C92" w:rsidRDefault="00380C92" w:rsidP="00380C92">
      <w:pPr>
        <w:pStyle w:val="Reference"/>
        <w:rPr>
          <w:rFonts w:eastAsiaTheme="minorHAnsi"/>
        </w:rPr>
      </w:pPr>
      <w:r w:rsidRPr="00380C92">
        <w:rPr>
          <w:rFonts w:eastAsiaTheme="minorHAnsi"/>
        </w:rPr>
        <w:lastRenderedPageBreak/>
        <w:t xml:space="preserve">Schooley J.D., A.P. Karam, B.R. Kesner, P.C. Marsh, C.A. Pacey, and D.J. </w:t>
      </w:r>
      <w:proofErr w:type="spellStart"/>
      <w:r w:rsidRPr="00380C92">
        <w:rPr>
          <w:rFonts w:eastAsiaTheme="minorHAnsi"/>
        </w:rPr>
        <w:t>Thornbrugh</w:t>
      </w:r>
      <w:proofErr w:type="spellEnd"/>
      <w:r w:rsidRPr="00380C92">
        <w:rPr>
          <w:rFonts w:eastAsiaTheme="minorHAnsi"/>
        </w:rPr>
        <w:t>. 2008.</w:t>
      </w:r>
      <w:r w:rsidRPr="00380C92">
        <w:rPr>
          <w:rFonts w:eastAsiaTheme="minorHAnsi"/>
          <w:sz w:val="22"/>
          <w:szCs w:val="22"/>
        </w:rPr>
        <w:t xml:space="preserve"> </w:t>
      </w:r>
      <w:r w:rsidRPr="00380C92">
        <w:rPr>
          <w:rFonts w:eastAsiaTheme="minorHAnsi"/>
        </w:rPr>
        <w:t>Detection of larval remains after consumption by fishes. Transactions of the American</w:t>
      </w:r>
      <w:r w:rsidRPr="00380C92">
        <w:rPr>
          <w:rFonts w:eastAsiaTheme="minorHAnsi"/>
          <w:sz w:val="22"/>
          <w:szCs w:val="22"/>
        </w:rPr>
        <w:t xml:space="preserve"> </w:t>
      </w:r>
      <w:r w:rsidRPr="00380C92">
        <w:rPr>
          <w:rFonts w:eastAsiaTheme="minorHAnsi"/>
        </w:rPr>
        <w:t>Fisheries Society 137:1044-1049.</w:t>
      </w:r>
    </w:p>
    <w:p w14:paraId="71ABE460" w14:textId="77777777" w:rsidR="00380C92" w:rsidRPr="00380C92" w:rsidRDefault="00380C92" w:rsidP="00380C92">
      <w:pPr>
        <w:pStyle w:val="Reference"/>
      </w:pPr>
      <w:r w:rsidRPr="00380C92">
        <w:t>Tibbets, C. A., and T. E. Dowling.  1996.  Effects of intrinsic and extrinsic factors on population fragmentation in three North American minnows (Teleostei: Cyprinidae).  Evolution 50:1280-1292.</w:t>
      </w:r>
    </w:p>
    <w:p w14:paraId="6A653534" w14:textId="77777777" w:rsidR="00380C92" w:rsidRPr="00380C92" w:rsidRDefault="00380C92" w:rsidP="00380C92">
      <w:pPr>
        <w:pStyle w:val="Reference"/>
      </w:pPr>
      <w:r w:rsidRPr="00380C92">
        <w:t xml:space="preserve">Turner, T. F., T. E. Dowling, P. C. Marsh, B. R. Kesner, and A. T. Kelsen.  2007. Effective size, census size, and genetic monitoring of the endangered razorback sucker, </w:t>
      </w:r>
      <w:r w:rsidRPr="00380C92">
        <w:rPr>
          <w:i/>
        </w:rPr>
        <w:t xml:space="preserve">Xyrauchen texanus.  </w:t>
      </w:r>
      <w:r w:rsidRPr="00380C92">
        <w:t>Conservation Genetics 8:</w:t>
      </w:r>
      <w:r w:rsidRPr="00380C92">
        <w:rPr>
          <w:color w:val="000025"/>
        </w:rPr>
        <w:t>417-425</w:t>
      </w:r>
      <w:r w:rsidRPr="00380C92">
        <w:t>.</w:t>
      </w:r>
    </w:p>
    <w:p w14:paraId="47B6EF52" w14:textId="77777777" w:rsidR="00380C92" w:rsidRPr="00380C92" w:rsidRDefault="00380C92" w:rsidP="00380C92">
      <w:pPr>
        <w:pStyle w:val="Reference"/>
        <w:rPr>
          <w:rFonts w:eastAsia="ArialUnicodeMS"/>
        </w:rPr>
      </w:pPr>
      <w:r w:rsidRPr="00380C92">
        <w:rPr>
          <w:rFonts w:eastAsia="ArialUnicodeMS"/>
        </w:rPr>
        <w:t xml:space="preserve">Turner, T. F., T. E. Dowling, M. J. Osborne, M. V. McPhee, R. E. Broughton, and J. R. Gold.  2009.  Microsatellite markers for the endangered razorback sucker, </w:t>
      </w:r>
      <w:r w:rsidRPr="00380C92">
        <w:rPr>
          <w:rFonts w:eastAsia="ArialUnicodeMS"/>
          <w:i/>
        </w:rPr>
        <w:t>Xyrauchen texanus</w:t>
      </w:r>
      <w:r w:rsidRPr="00380C92">
        <w:rPr>
          <w:rFonts w:eastAsia="ArialUnicodeMS"/>
        </w:rPr>
        <w:t xml:space="preserve">, are widely applicable to genetic studies of other </w:t>
      </w:r>
      <w:proofErr w:type="spellStart"/>
      <w:r w:rsidRPr="00380C92">
        <w:rPr>
          <w:rFonts w:eastAsia="ArialUnicodeMS"/>
        </w:rPr>
        <w:t>catostomine</w:t>
      </w:r>
      <w:proofErr w:type="spellEnd"/>
      <w:r w:rsidRPr="00380C92">
        <w:rPr>
          <w:rFonts w:eastAsia="ArialUnicodeMS"/>
        </w:rPr>
        <w:t xml:space="preserve"> fishes.  Conservation Genetics 10:551-553.</w:t>
      </w:r>
    </w:p>
    <w:p w14:paraId="5007F80D" w14:textId="77777777" w:rsidR="00380C92" w:rsidRPr="00380C92" w:rsidRDefault="00380C92" w:rsidP="00380C92">
      <w:pPr>
        <w:pStyle w:val="Reference"/>
      </w:pPr>
      <w:r w:rsidRPr="00380C92">
        <w:t>USFWS.  1991.  Endangered and threatened wildlife and plants; the razorback sucker (</w:t>
      </w:r>
      <w:r w:rsidRPr="00380C92">
        <w:rPr>
          <w:i/>
        </w:rPr>
        <w:t>Xyrauchen texanus</w:t>
      </w:r>
      <w:r w:rsidRPr="00380C92">
        <w:t>) determined to be an endangered species.  Federal Register 56(205):54957-54967.</w:t>
      </w:r>
    </w:p>
    <w:p w14:paraId="5CC3EDB4" w14:textId="77777777" w:rsidR="00380C92" w:rsidRDefault="00380C92" w:rsidP="00380C92">
      <w:pPr>
        <w:pStyle w:val="Reference"/>
      </w:pPr>
      <w:proofErr w:type="spellStart"/>
      <w:r w:rsidRPr="00380C92">
        <w:t>Waples</w:t>
      </w:r>
      <w:proofErr w:type="spellEnd"/>
      <w:r w:rsidRPr="00380C92">
        <w:t xml:space="preserve"> R. S. </w:t>
      </w:r>
      <w:proofErr w:type="spellStart"/>
      <w:r w:rsidRPr="00380C92">
        <w:t>Waples</w:t>
      </w:r>
      <w:proofErr w:type="spellEnd"/>
      <w:r w:rsidRPr="00380C92">
        <w:t>, K. T. Scribner, J. A. Moore, H. M. </w:t>
      </w:r>
      <w:proofErr w:type="spellStart"/>
      <w:r w:rsidRPr="00380C92">
        <w:t>Draheim</w:t>
      </w:r>
      <w:proofErr w:type="spellEnd"/>
      <w:r w:rsidRPr="00380C92">
        <w:t>, D. </w:t>
      </w:r>
      <w:proofErr w:type="spellStart"/>
      <w:r w:rsidRPr="00380C92">
        <w:t>Etter</w:t>
      </w:r>
      <w:proofErr w:type="spellEnd"/>
      <w:r w:rsidRPr="00380C92">
        <w:t>, and M. </w:t>
      </w:r>
      <w:proofErr w:type="spellStart"/>
      <w:r w:rsidRPr="00380C92">
        <w:t>Boersen</w:t>
      </w:r>
      <w:proofErr w:type="spellEnd"/>
      <w:r w:rsidRPr="00380C92">
        <w:t>. 2018. Accounting for age structure and spatial structure in eco-evolutionary analyses of a large, mobile vertebrate. Journal of Heredity 109:709-723.</w:t>
      </w:r>
    </w:p>
    <w:p w14:paraId="6382EA34" w14:textId="77777777" w:rsidR="00380C92" w:rsidRDefault="00380C92" w:rsidP="00380C92">
      <w:pPr>
        <w:pStyle w:val="Reference"/>
      </w:pPr>
    </w:p>
    <w:p w14:paraId="344748C0" w14:textId="77777777" w:rsidR="000C4AAA" w:rsidRDefault="000C4AAA" w:rsidP="00FF0188"/>
    <w:p w14:paraId="344748D6" w14:textId="77777777" w:rsidR="00453CE5" w:rsidRDefault="00453CE5" w:rsidP="000C4AAA"/>
    <w:sectPr w:rsidR="00453CE5" w:rsidSect="00756BFC">
      <w:type w:val="oddPage"/>
      <w:pgSz w:w="12240" w:h="15840" w:code="1"/>
      <w:pgMar w:top="1440" w:right="2160" w:bottom="1440" w:left="216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E0F300E" w14:textId="77777777" w:rsidR="00B94D3F" w:rsidRDefault="00B94D3F" w:rsidP="00A05C77">
      <w:r>
        <w:separator/>
      </w:r>
    </w:p>
  </w:endnote>
  <w:endnote w:type="continuationSeparator" w:id="0">
    <w:p w14:paraId="32580FC9" w14:textId="77777777" w:rsidR="00B94D3F" w:rsidRDefault="00B94D3F" w:rsidP="00A05C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mp;quot">
    <w:altName w:val="Times New Roman"/>
    <w:panose1 w:val="00000000000000000000"/>
    <w:charset w:val="00"/>
    <w:family w:val="roman"/>
    <w:notTrueType/>
    <w:pitch w:val="default"/>
  </w:font>
  <w:font w:name="inherit">
    <w:altName w:val="Times New Roman"/>
    <w:panose1 w:val="00000000000000000000"/>
    <w:charset w:val="00"/>
    <w:family w:val="roman"/>
    <w:notTrueType/>
    <w:pitch w:val="default"/>
  </w:font>
  <w:font w:name="ArialUnicodeMS">
    <w:altName w:val="Arial Unicode MS"/>
    <w:panose1 w:val="00000000000000000000"/>
    <w:charset w:val="81"/>
    <w:family w:val="auto"/>
    <w:notTrueType/>
    <w:pitch w:val="default"/>
    <w:sig w:usb0="00000001" w:usb1="09060000" w:usb2="00000010" w:usb3="00000000" w:csb0="0008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82790D4" w14:textId="753051F3" w:rsidR="00E06A59" w:rsidRDefault="00E06A59">
    <w:pPr>
      <w:pStyle w:val="Footer"/>
    </w:pPr>
    <w:r>
      <w:fldChar w:fldCharType="begin"/>
    </w:r>
    <w:r>
      <w:instrText xml:space="preserve"> PAGE   \* MERGEFORMAT </w:instrText>
    </w:r>
    <w:r>
      <w:fldChar w:fldCharType="separate"/>
    </w:r>
    <w:r w:rsidR="00A04766">
      <w:rPr>
        <w:noProof/>
      </w:rPr>
      <w:t>10</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44748DE" w14:textId="77777777" w:rsidR="00E06A59" w:rsidRPr="006E6402" w:rsidRDefault="00E06A59" w:rsidP="001B3851">
    <w:pPr>
      <w:tabs>
        <w:tab w:val="center" w:pos="4320"/>
        <w:tab w:val="right" w:pos="8640"/>
        <w:tab w:val="right" w:pos="9000"/>
      </w:tabs>
      <w:rPr>
        <w:rFonts w:ascii="Arial" w:hAnsi="Arial" w:cs="Arial"/>
        <w:b/>
        <w:sz w:val="20"/>
        <w:szCs w:val="20"/>
      </w:rPr>
    </w:pPr>
    <w:r w:rsidRPr="006E6402">
      <w:rPr>
        <w:rFonts w:ascii="Arial" w:hAnsi="Arial"/>
        <w:b/>
        <w:sz w:val="20"/>
        <w:szCs w:val="20"/>
      </w:rPr>
      <w:t>Lower Colorado River</w:t>
    </w:r>
    <w:r w:rsidRPr="006E6402">
      <w:rPr>
        <w:rFonts w:ascii="Arial" w:hAnsi="Arial"/>
        <w:b/>
        <w:sz w:val="20"/>
        <w:szCs w:val="20"/>
      </w:rPr>
      <w:br/>
      <w:t>Multi-Species Conservation Program</w:t>
    </w:r>
    <w:r w:rsidRPr="006E6402">
      <w:rPr>
        <w:rFonts w:ascii="Arial" w:hAnsi="Arial"/>
        <w:b/>
        <w:sz w:val="20"/>
        <w:szCs w:val="20"/>
      </w:rPr>
      <w:br/>
    </w:r>
    <w:r w:rsidRPr="006E6402">
      <w:rPr>
        <w:rFonts w:ascii="Arial" w:hAnsi="Arial" w:cs="Arial"/>
        <w:b/>
        <w:sz w:val="20"/>
        <w:szCs w:val="20"/>
      </w:rPr>
      <w:t>Bureau of Reclamation</w:t>
    </w:r>
  </w:p>
  <w:p w14:paraId="344748DF" w14:textId="77777777" w:rsidR="00E06A59" w:rsidRPr="006E6402" w:rsidRDefault="00E06A59" w:rsidP="001B3851">
    <w:pPr>
      <w:tabs>
        <w:tab w:val="center" w:pos="4320"/>
        <w:tab w:val="right" w:pos="8640"/>
        <w:tab w:val="right" w:pos="9000"/>
      </w:tabs>
      <w:rPr>
        <w:rFonts w:ascii="Arial" w:hAnsi="Arial" w:cs="Arial"/>
        <w:b/>
        <w:sz w:val="20"/>
        <w:szCs w:val="20"/>
      </w:rPr>
    </w:pPr>
    <w:smartTag w:uri="urn:schemas-microsoft-com:office:smarttags" w:element="place">
      <w:r w:rsidRPr="006E6402">
        <w:rPr>
          <w:rFonts w:ascii="Arial" w:hAnsi="Arial" w:cs="Arial"/>
          <w:b/>
          <w:sz w:val="20"/>
          <w:szCs w:val="20"/>
        </w:rPr>
        <w:t>Lower Colorado</w:t>
      </w:r>
    </w:smartTag>
    <w:r w:rsidRPr="006E6402">
      <w:rPr>
        <w:rFonts w:ascii="Arial" w:hAnsi="Arial" w:cs="Arial"/>
        <w:b/>
        <w:sz w:val="20"/>
        <w:szCs w:val="20"/>
      </w:rPr>
      <w:t xml:space="preserve"> Region</w:t>
    </w:r>
  </w:p>
  <w:p w14:paraId="344748E0" w14:textId="77777777" w:rsidR="00E06A59" w:rsidRPr="006E6402" w:rsidRDefault="00E06A59" w:rsidP="001B3851">
    <w:pPr>
      <w:tabs>
        <w:tab w:val="center" w:pos="4320"/>
        <w:tab w:val="right" w:pos="8640"/>
        <w:tab w:val="right" w:pos="9000"/>
      </w:tabs>
      <w:rPr>
        <w:rFonts w:ascii="Arial" w:hAnsi="Arial" w:cs="Arial"/>
        <w:b/>
        <w:sz w:val="20"/>
        <w:szCs w:val="20"/>
      </w:rPr>
    </w:pPr>
    <w:smartTag w:uri="urn:schemas-microsoft-com:office:smarttags" w:element="place">
      <w:smartTag w:uri="urn:schemas-microsoft-com:office:smarttags" w:element="City">
        <w:r w:rsidRPr="006E6402">
          <w:rPr>
            <w:rFonts w:ascii="Arial" w:hAnsi="Arial" w:cs="Arial"/>
            <w:b/>
            <w:sz w:val="20"/>
            <w:szCs w:val="20"/>
          </w:rPr>
          <w:t>Boulder City</w:t>
        </w:r>
      </w:smartTag>
      <w:r w:rsidRPr="006E6402">
        <w:rPr>
          <w:rFonts w:ascii="Arial" w:hAnsi="Arial" w:cs="Arial"/>
          <w:b/>
          <w:sz w:val="20"/>
          <w:szCs w:val="20"/>
        </w:rPr>
        <w:t xml:space="preserve">, </w:t>
      </w:r>
      <w:smartTag w:uri="urn:schemas-microsoft-com:office:smarttags" w:element="State">
        <w:r w:rsidRPr="006E6402">
          <w:rPr>
            <w:rFonts w:ascii="Arial" w:hAnsi="Arial" w:cs="Arial"/>
            <w:b/>
            <w:sz w:val="20"/>
            <w:szCs w:val="20"/>
          </w:rPr>
          <w:t>Nevada</w:t>
        </w:r>
      </w:smartTag>
    </w:smartTag>
  </w:p>
  <w:p w14:paraId="344748E1" w14:textId="77777777" w:rsidR="00E06A59" w:rsidRPr="006E6402" w:rsidRDefault="00B94D3F" w:rsidP="001B3851">
    <w:pPr>
      <w:tabs>
        <w:tab w:val="right" w:pos="8880"/>
      </w:tabs>
      <w:rPr>
        <w:rFonts w:ascii="Arial" w:hAnsi="Arial" w:cs="Arial"/>
        <w:b/>
        <w:sz w:val="20"/>
        <w:szCs w:val="20"/>
      </w:rPr>
    </w:pPr>
    <w:hyperlink r:id="rId1" w:history="1">
      <w:r w:rsidR="00E06A59" w:rsidRPr="006E6402">
        <w:rPr>
          <w:rFonts w:ascii="Arial" w:hAnsi="Arial" w:cs="Arial"/>
          <w:b/>
          <w:color w:val="0000FF"/>
          <w:sz w:val="20"/>
          <w:szCs w:val="20"/>
          <w:u w:val="single"/>
        </w:rPr>
        <w:t>http://www.lcrmscp.gov</w:t>
      </w:r>
    </w:hyperlink>
  </w:p>
  <w:p w14:paraId="344748E2" w14:textId="77777777" w:rsidR="00E06A59" w:rsidRPr="005B0BA0" w:rsidRDefault="00E06A59" w:rsidP="001B3851">
    <w:pPr>
      <w:tabs>
        <w:tab w:val="right" w:pos="8880"/>
      </w:tabs>
      <w:jc w:val="right"/>
      <w:rPr>
        <w:b/>
        <w:sz w:val="30"/>
        <w:szCs w:val="30"/>
      </w:rPr>
    </w:pPr>
    <w:r w:rsidRPr="00822986">
      <w:rPr>
        <w:rFonts w:ascii="Arial" w:hAnsi="Arial" w:cs="Arial"/>
        <w:b/>
        <w:sz w:val="30"/>
        <w:szCs w:val="30"/>
        <w:highlight w:val="yellow"/>
      </w:rPr>
      <w:t>Month, Year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44748E3" w14:textId="42B61B9F" w:rsidR="00E06A59" w:rsidRDefault="00E06A59" w:rsidP="000E3121">
    <w:pPr>
      <w:pStyle w:val="Footer"/>
      <w:tabs>
        <w:tab w:val="clear" w:pos="4680"/>
      </w:tabs>
    </w:pPr>
    <w:r>
      <w:rPr>
        <w:noProof/>
      </w:rPr>
      <mc:AlternateContent>
        <mc:Choice Requires="wps">
          <w:drawing>
            <wp:anchor distT="0" distB="0" distL="114300" distR="114300" simplePos="0" relativeHeight="251668480" behindDoc="0" locked="0" layoutInCell="1" allowOverlap="1" wp14:anchorId="34474920" wp14:editId="04977D7F">
              <wp:simplePos x="0" y="0"/>
              <wp:positionH relativeFrom="column">
                <wp:posOffset>1386840</wp:posOffset>
              </wp:positionH>
              <wp:positionV relativeFrom="paragraph">
                <wp:posOffset>698500</wp:posOffset>
              </wp:positionV>
              <wp:extent cx="3360420" cy="274320"/>
              <wp:effectExtent l="0" t="3175" r="0" b="0"/>
              <wp:wrapNone/>
              <wp:docPr id="7"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60420" cy="274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47492C" w14:textId="77777777" w:rsidR="00E06A59" w:rsidRPr="0046614D" w:rsidRDefault="00E06A59">
                          <w:pPr>
                            <w:rPr>
                              <w:b/>
                              <w:sz w:val="20"/>
                              <w:szCs w:val="20"/>
                            </w:rPr>
                          </w:pPr>
                          <w:r w:rsidRPr="0046614D">
                            <w:rPr>
                              <w:rFonts w:ascii="Arial" w:hAnsi="Arial" w:cs="Arial"/>
                              <w:b/>
                              <w:color w:val="222222"/>
                              <w:sz w:val="20"/>
                              <w:szCs w:val="20"/>
                              <w:shd w:val="clear" w:color="auto" w:fill="FFFFFF"/>
                            </w:rPr>
                            <w:t>Work conducted under LCR MSCP Work Task X</w:t>
                          </w:r>
                          <w:r>
                            <w:rPr>
                              <w:rFonts w:ascii="Arial" w:hAnsi="Arial" w:cs="Arial"/>
                              <w:b/>
                              <w:color w:val="222222"/>
                              <w:sz w:val="20"/>
                              <w:szCs w:val="20"/>
                              <w:shd w:val="clear" w:color="auto" w:fill="FFFFFF"/>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4474920" id="_x0000_t202" coordsize="21600,21600" o:spt="202" path="m,l,21600r21600,l21600,xe">
              <v:stroke joinstyle="miter"/>
              <v:path gradientshapeok="t" o:connecttype="rect"/>
            </v:shapetype>
            <v:shape id="Text Box 5" o:spid="_x0000_s1028" type="#_x0000_t202" style="position:absolute;margin-left:109.2pt;margin-top:55pt;width:264.6pt;height:21.6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" filled="f" stroked="f">
              <v:textbox>
                <w:txbxContent>
                  <w:p w14:paraId="3447492C" w14:textId="77777777" w:rsidR="00E06A59" w:rsidRPr="0046614D" w:rsidRDefault="00E06A59">
                    <w:pPr>
                      <w:rPr>
                        <w:b/>
                        <w:sz w:val="20"/>
                        <w:szCs w:val="20"/>
                      </w:rPr>
                    </w:pPr>
                    <w:r w:rsidRPr="0046614D">
                      <w:rPr>
                        <w:rFonts w:ascii="Arial" w:hAnsi="Arial" w:cs="Arial"/>
                        <w:b/>
                        <w:color w:val="222222"/>
                        <w:sz w:val="20"/>
                        <w:szCs w:val="20"/>
                        <w:shd w:val="clear" w:color="auto" w:fill="FFFFFF"/>
                      </w:rPr>
                      <w:t>Work conducted under LCR MSCP Work Task X</w:t>
                    </w:r>
                    <w:r>
                      <w:rPr>
                        <w:rFonts w:ascii="Arial" w:hAnsi="Arial" w:cs="Arial"/>
                        <w:b/>
                        <w:color w:val="222222"/>
                        <w:sz w:val="20"/>
                        <w:szCs w:val="20"/>
                        <w:shd w:val="clear" w:color="auto" w:fill="FFFFFF"/>
                      </w:rPr>
                      <w:t>#</w:t>
                    </w:r>
                  </w:p>
                </w:txbxContent>
              </v:textbox>
            </v:shape>
          </w:pict>
        </mc:Fallback>
      </mc:AlternateContent>
    </w:r>
    <w:r>
      <w:rPr>
        <w:noProof/>
      </w:rPr>
      <mc:AlternateContent>
        <mc:Choice Requires="wps">
          <w:drawing>
            <wp:anchor distT="0" distB="0" distL="114300" distR="114300" simplePos="0" relativeHeight="251662336" behindDoc="0" locked="0" layoutInCell="0" allowOverlap="0" wp14:anchorId="34474921" wp14:editId="2A429071">
              <wp:simplePos x="0" y="0"/>
              <wp:positionH relativeFrom="column">
                <wp:posOffset>4343400</wp:posOffset>
              </wp:positionH>
              <wp:positionV relativeFrom="page">
                <wp:posOffset>8839200</wp:posOffset>
              </wp:positionV>
              <wp:extent cx="1875155" cy="310515"/>
              <wp:effectExtent l="0" t="0" r="1270" b="3810"/>
              <wp:wrapNone/>
              <wp:docPr id="5"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75155" cy="31051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447492D" w14:textId="12BC134F" w:rsidR="00E06A59" w:rsidRPr="00BC7233" w:rsidRDefault="00E06A59" w:rsidP="000E3121">
                          <w:pPr>
                            <w:ind w:right="-14"/>
                            <w:jc w:val="right"/>
                            <w:rPr>
                              <w:rFonts w:ascii="Arial" w:hAnsi="Arial" w:cs="Arial"/>
                              <w:b/>
                              <w:color w:val="296DBB"/>
                              <w:sz w:val="30"/>
                              <w:szCs w:val="30"/>
                            </w:rPr>
                          </w:pPr>
                          <w:r>
                            <w:rPr>
                              <w:rFonts w:ascii="Arial" w:hAnsi="Arial" w:cs="Arial"/>
                              <w:b/>
                              <w:color w:val="296DBB"/>
                              <w:sz w:val="30"/>
                              <w:szCs w:val="30"/>
                            </w:rPr>
                            <w:t>January 2020</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34474921" id="Text Box 3" o:spid="_x0000_s1029" type="#_x0000_t202" style="position:absolute;margin-left:342pt;margin-top:696pt;width:147.65pt;height:24.45pt;z-index:251662336;visibility:visible;mso-wrap-style:square;mso-width-percent:0;mso-height-percent:200;mso-wrap-distance-left:9pt;mso-wrap-distance-top:0;mso-wrap-distance-right:9pt;mso-wrap-distance-bottom:0;mso-position-horizontal:absolute;mso-position-horizontal-relative:text;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" o:allowincell="f" o:allowoverlap="f" stroked="f">
              <v:textbox style="mso-fit-shape-to-text:t">
                <w:txbxContent>
                  <w:p w14:paraId="3447492D" w14:textId="12BC134F" w:rsidR="00E06A59" w:rsidRPr="00BC7233" w:rsidRDefault="00E06A59" w:rsidP="000E3121">
                    <w:pPr>
                      <w:ind w:right="-14"/>
                      <w:jc w:val="right"/>
                      <w:rPr>
                        <w:rFonts w:ascii="Arial" w:hAnsi="Arial" w:cs="Arial"/>
                        <w:b/>
                        <w:color w:val="296DBB"/>
                        <w:sz w:val="30"/>
                        <w:szCs w:val="30"/>
                      </w:rPr>
                    </w:pPr>
                    <w:r>
                      <w:rPr>
                        <w:rFonts w:ascii="Arial" w:hAnsi="Arial" w:cs="Arial"/>
                        <w:b/>
                        <w:color w:val="296DBB"/>
                        <w:sz w:val="30"/>
                        <w:szCs w:val="30"/>
                      </w:rPr>
                      <w:t>January 2020</w:t>
                    </w:r>
                  </w:p>
                </w:txbxContent>
              </v:textbox>
              <w10:wrap anchory="page"/>
            </v:shape>
          </w:pict>
        </mc:Fallback>
      </mc:AlternateContent>
    </w:r>
    <w:r w:rsidRPr="000E3121">
      <w:rPr>
        <w:noProof/>
      </w:rPr>
      <w:drawing>
        <wp:anchor distT="0" distB="0" distL="114300" distR="114300" simplePos="0" relativeHeight="251661312" behindDoc="0" locked="0" layoutInCell="0" allowOverlap="0" wp14:anchorId="34474922" wp14:editId="34474923">
          <wp:simplePos x="0" y="0"/>
          <wp:positionH relativeFrom="margin">
            <wp:posOffset>-485997</wp:posOffset>
          </wp:positionH>
          <wp:positionV relativeFrom="paragraph">
            <wp:posOffset>114300</wp:posOffset>
          </wp:positionV>
          <wp:extent cx="1586467" cy="712381"/>
          <wp:effectExtent l="19050" t="0" r="0" b="0"/>
          <wp:wrapSquare wrapText="bothSides"/>
          <wp:docPr id="44" name="Picture 3" descr="rec_seal_660 [Conver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c_seal_660 [Converted]"/>
                  <pic:cNvPicPr>
                    <a:picLocks noChangeAspect="1" noChangeArrowheads="1"/>
                  </pic:cNvPicPr>
                </pic:nvPicPr>
                <pic:blipFill>
                  <a:blip r:embed="rId1"/>
                  <a:srcRect/>
                  <a:stretch>
                    <a:fillRect/>
                  </a:stretch>
                </pic:blipFill>
                <pic:spPr bwMode="auto">
                  <a:xfrm>
                    <a:off x="0" y="0"/>
                    <a:ext cx="1586230" cy="711835"/>
                  </a:xfrm>
                  <a:prstGeom prst="rect">
                    <a:avLst/>
                  </a:prstGeom>
                  <a:noFill/>
                  <a:ln w="9525">
                    <a:noFill/>
                    <a:miter lim="800000"/>
                    <a:headEnd/>
                    <a:tailEnd/>
                  </a:ln>
                </pic:spPr>
              </pic:pic>
            </a:graphicData>
          </a:graphic>
        </wp:anchor>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44748E5" w14:textId="77777777" w:rsidR="00E06A59" w:rsidRPr="006E6402" w:rsidRDefault="00E06A59" w:rsidP="001B3851">
    <w:pPr>
      <w:tabs>
        <w:tab w:val="right" w:pos="8640"/>
      </w:tabs>
      <w:rPr>
        <w:rFonts w:ascii="Arial" w:hAnsi="Arial" w:cs="Arial"/>
        <w:b/>
        <w:sz w:val="20"/>
        <w:szCs w:val="20"/>
      </w:rPr>
    </w:pPr>
    <w:r w:rsidRPr="006E6402">
      <w:rPr>
        <w:rFonts w:ascii="Arial" w:hAnsi="Arial"/>
        <w:b/>
        <w:sz w:val="20"/>
        <w:szCs w:val="20"/>
      </w:rPr>
      <w:t>Lower Colorado River</w:t>
    </w:r>
    <w:r w:rsidRPr="006E6402">
      <w:rPr>
        <w:rFonts w:ascii="Arial" w:hAnsi="Arial"/>
        <w:b/>
        <w:sz w:val="20"/>
        <w:szCs w:val="20"/>
      </w:rPr>
      <w:br/>
      <w:t>Multi-Species Conservation Program</w:t>
    </w:r>
    <w:r w:rsidRPr="006E6402">
      <w:rPr>
        <w:rFonts w:ascii="Arial" w:hAnsi="Arial"/>
        <w:b/>
        <w:sz w:val="20"/>
        <w:szCs w:val="20"/>
      </w:rPr>
      <w:br/>
    </w:r>
    <w:r w:rsidRPr="006E6402">
      <w:rPr>
        <w:rFonts w:ascii="Arial" w:hAnsi="Arial" w:cs="Arial"/>
        <w:b/>
        <w:sz w:val="20"/>
        <w:szCs w:val="20"/>
      </w:rPr>
      <w:t>Bureau of Reclamation</w:t>
    </w:r>
  </w:p>
  <w:p w14:paraId="344748E6" w14:textId="77777777" w:rsidR="00E06A59" w:rsidRPr="006E6402" w:rsidRDefault="00E06A59" w:rsidP="001B3851">
    <w:pPr>
      <w:tabs>
        <w:tab w:val="center" w:pos="4320"/>
        <w:tab w:val="right" w:pos="8640"/>
        <w:tab w:val="right" w:pos="9000"/>
      </w:tabs>
      <w:rPr>
        <w:rFonts w:ascii="Arial" w:hAnsi="Arial" w:cs="Arial"/>
        <w:b/>
        <w:sz w:val="20"/>
        <w:szCs w:val="20"/>
      </w:rPr>
    </w:pPr>
    <w:smartTag w:uri="urn:schemas-microsoft-com:office:smarttags" w:element="place">
      <w:r w:rsidRPr="006E6402">
        <w:rPr>
          <w:rFonts w:ascii="Arial" w:hAnsi="Arial" w:cs="Arial"/>
          <w:b/>
          <w:sz w:val="20"/>
          <w:szCs w:val="20"/>
        </w:rPr>
        <w:t>Lower Colorado</w:t>
      </w:r>
    </w:smartTag>
    <w:r w:rsidRPr="006E6402">
      <w:rPr>
        <w:rFonts w:ascii="Arial" w:hAnsi="Arial" w:cs="Arial"/>
        <w:b/>
        <w:sz w:val="20"/>
        <w:szCs w:val="20"/>
      </w:rPr>
      <w:t xml:space="preserve"> Region</w:t>
    </w:r>
  </w:p>
  <w:p w14:paraId="344748E7" w14:textId="77777777" w:rsidR="00E06A59" w:rsidRPr="006E6402" w:rsidRDefault="00E06A59" w:rsidP="001B3851">
    <w:pPr>
      <w:tabs>
        <w:tab w:val="center" w:pos="4320"/>
        <w:tab w:val="right" w:pos="8640"/>
        <w:tab w:val="right" w:pos="9000"/>
      </w:tabs>
      <w:rPr>
        <w:rFonts w:ascii="Arial" w:hAnsi="Arial" w:cs="Arial"/>
        <w:b/>
        <w:sz w:val="20"/>
        <w:szCs w:val="20"/>
      </w:rPr>
    </w:pPr>
    <w:smartTag w:uri="urn:schemas-microsoft-com:office:smarttags" w:element="place">
      <w:smartTag w:uri="urn:schemas-microsoft-com:office:smarttags" w:element="City">
        <w:r w:rsidRPr="006E6402">
          <w:rPr>
            <w:rFonts w:ascii="Arial" w:hAnsi="Arial" w:cs="Arial"/>
            <w:b/>
            <w:sz w:val="20"/>
            <w:szCs w:val="20"/>
          </w:rPr>
          <w:t>Boulder City</w:t>
        </w:r>
      </w:smartTag>
      <w:r w:rsidRPr="006E6402">
        <w:rPr>
          <w:rFonts w:ascii="Arial" w:hAnsi="Arial" w:cs="Arial"/>
          <w:b/>
          <w:sz w:val="20"/>
          <w:szCs w:val="20"/>
        </w:rPr>
        <w:t xml:space="preserve">, </w:t>
      </w:r>
      <w:smartTag w:uri="urn:schemas-microsoft-com:office:smarttags" w:element="State">
        <w:r w:rsidRPr="006E6402">
          <w:rPr>
            <w:rFonts w:ascii="Arial" w:hAnsi="Arial" w:cs="Arial"/>
            <w:b/>
            <w:sz w:val="20"/>
            <w:szCs w:val="20"/>
          </w:rPr>
          <w:t>Nevada</w:t>
        </w:r>
      </w:smartTag>
    </w:smartTag>
  </w:p>
  <w:p w14:paraId="344748E8" w14:textId="77777777" w:rsidR="00E06A59" w:rsidRPr="006E6402" w:rsidRDefault="00B94D3F" w:rsidP="001B3851">
    <w:pPr>
      <w:tabs>
        <w:tab w:val="right" w:pos="8880"/>
      </w:tabs>
      <w:rPr>
        <w:rFonts w:ascii="Arial" w:hAnsi="Arial" w:cs="Arial"/>
        <w:b/>
        <w:sz w:val="20"/>
        <w:szCs w:val="20"/>
      </w:rPr>
    </w:pPr>
    <w:hyperlink r:id="rId1" w:history="1">
      <w:r w:rsidR="00E06A59" w:rsidRPr="006E6402">
        <w:rPr>
          <w:rFonts w:ascii="Arial" w:hAnsi="Arial" w:cs="Arial"/>
          <w:b/>
          <w:color w:val="0000FF"/>
          <w:sz w:val="20"/>
          <w:szCs w:val="20"/>
          <w:u w:val="single"/>
        </w:rPr>
        <w:t>http://www.lcrmscp.gov</w:t>
      </w:r>
    </w:hyperlink>
  </w:p>
  <w:p w14:paraId="344748E9" w14:textId="77777777" w:rsidR="00E06A59" w:rsidRPr="005B0BA0" w:rsidRDefault="00E06A59" w:rsidP="001B3851">
    <w:pPr>
      <w:tabs>
        <w:tab w:val="right" w:pos="8880"/>
      </w:tabs>
      <w:jc w:val="right"/>
      <w:rPr>
        <w:b/>
        <w:sz w:val="30"/>
        <w:szCs w:val="30"/>
      </w:rPr>
    </w:pPr>
    <w:r w:rsidRPr="00822986">
      <w:rPr>
        <w:rFonts w:ascii="Arial" w:hAnsi="Arial" w:cs="Arial"/>
        <w:b/>
        <w:sz w:val="30"/>
        <w:szCs w:val="30"/>
        <w:highlight w:val="yellow"/>
      </w:rPr>
      <w:t>Month, Year</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44748EA" w14:textId="77777777" w:rsidR="00E06A59" w:rsidRDefault="00E06A59" w:rsidP="000E3121">
    <w:pPr>
      <w:pStyle w:val="Footer"/>
      <w:tabs>
        <w:tab w:val="clear" w:pos="4680"/>
      </w:tabs>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44748ED" w14:textId="77777777" w:rsidR="00E06A59" w:rsidRPr="006E6402" w:rsidRDefault="00E06A59" w:rsidP="00FF2E56">
    <w:pPr>
      <w:tabs>
        <w:tab w:val="right" w:pos="8640"/>
      </w:tabs>
      <w:rPr>
        <w:rFonts w:ascii="Arial" w:hAnsi="Arial" w:cs="Arial"/>
        <w:b/>
        <w:sz w:val="20"/>
        <w:szCs w:val="20"/>
      </w:rPr>
    </w:pPr>
    <w:r w:rsidRPr="006E6402">
      <w:rPr>
        <w:rFonts w:ascii="Arial" w:hAnsi="Arial"/>
        <w:b/>
        <w:sz w:val="20"/>
        <w:szCs w:val="20"/>
      </w:rPr>
      <w:t>Lower Colorado River</w:t>
    </w:r>
    <w:r w:rsidRPr="006E6402">
      <w:rPr>
        <w:rFonts w:ascii="Arial" w:hAnsi="Arial"/>
        <w:b/>
        <w:sz w:val="20"/>
        <w:szCs w:val="20"/>
      </w:rPr>
      <w:br/>
      <w:t>Multi-Species Conservation Program</w:t>
    </w:r>
    <w:r w:rsidRPr="006E6402">
      <w:rPr>
        <w:rFonts w:ascii="Arial" w:hAnsi="Arial"/>
        <w:b/>
        <w:sz w:val="20"/>
        <w:szCs w:val="20"/>
      </w:rPr>
      <w:br/>
    </w:r>
    <w:r w:rsidRPr="006E6402">
      <w:rPr>
        <w:rFonts w:ascii="Arial" w:hAnsi="Arial" w:cs="Arial"/>
        <w:b/>
        <w:sz w:val="20"/>
        <w:szCs w:val="20"/>
      </w:rPr>
      <w:t>Bureau of Reclamation</w:t>
    </w:r>
  </w:p>
  <w:p w14:paraId="344748EE" w14:textId="77777777" w:rsidR="00E06A59" w:rsidRPr="006E6402" w:rsidRDefault="00E06A59" w:rsidP="00FF2E56">
    <w:pPr>
      <w:tabs>
        <w:tab w:val="center" w:pos="4320"/>
        <w:tab w:val="right" w:pos="8640"/>
        <w:tab w:val="right" w:pos="9000"/>
      </w:tabs>
      <w:rPr>
        <w:rFonts w:ascii="Arial" w:hAnsi="Arial" w:cs="Arial"/>
        <w:b/>
        <w:sz w:val="20"/>
        <w:szCs w:val="20"/>
      </w:rPr>
    </w:pPr>
    <w:smartTag w:uri="urn:schemas-microsoft-com:office:smarttags" w:element="place">
      <w:r w:rsidRPr="006E6402">
        <w:rPr>
          <w:rFonts w:ascii="Arial" w:hAnsi="Arial" w:cs="Arial"/>
          <w:b/>
          <w:sz w:val="20"/>
          <w:szCs w:val="20"/>
        </w:rPr>
        <w:t>Lower Colorado</w:t>
      </w:r>
    </w:smartTag>
    <w:r w:rsidRPr="006E6402">
      <w:rPr>
        <w:rFonts w:ascii="Arial" w:hAnsi="Arial" w:cs="Arial"/>
        <w:b/>
        <w:sz w:val="20"/>
        <w:szCs w:val="20"/>
      </w:rPr>
      <w:t xml:space="preserve"> Region</w:t>
    </w:r>
  </w:p>
  <w:p w14:paraId="344748EF" w14:textId="77777777" w:rsidR="00E06A59" w:rsidRPr="006E6402" w:rsidRDefault="00E06A59" w:rsidP="00FF2E56">
    <w:pPr>
      <w:tabs>
        <w:tab w:val="center" w:pos="4320"/>
        <w:tab w:val="right" w:pos="8640"/>
        <w:tab w:val="right" w:pos="9000"/>
      </w:tabs>
      <w:rPr>
        <w:rFonts w:ascii="Arial" w:hAnsi="Arial" w:cs="Arial"/>
        <w:b/>
        <w:sz w:val="20"/>
        <w:szCs w:val="20"/>
      </w:rPr>
    </w:pPr>
    <w:smartTag w:uri="urn:schemas-microsoft-com:office:smarttags" w:element="place">
      <w:smartTag w:uri="urn:schemas-microsoft-com:office:smarttags" w:element="City">
        <w:r w:rsidRPr="006E6402">
          <w:rPr>
            <w:rFonts w:ascii="Arial" w:hAnsi="Arial" w:cs="Arial"/>
            <w:b/>
            <w:sz w:val="20"/>
            <w:szCs w:val="20"/>
          </w:rPr>
          <w:t>Boulder City</w:t>
        </w:r>
      </w:smartTag>
      <w:r w:rsidRPr="006E6402">
        <w:rPr>
          <w:rFonts w:ascii="Arial" w:hAnsi="Arial" w:cs="Arial"/>
          <w:b/>
          <w:sz w:val="20"/>
          <w:szCs w:val="20"/>
        </w:rPr>
        <w:t xml:space="preserve">, </w:t>
      </w:r>
      <w:smartTag w:uri="urn:schemas-microsoft-com:office:smarttags" w:element="State">
        <w:r w:rsidRPr="006E6402">
          <w:rPr>
            <w:rFonts w:ascii="Arial" w:hAnsi="Arial" w:cs="Arial"/>
            <w:b/>
            <w:sz w:val="20"/>
            <w:szCs w:val="20"/>
          </w:rPr>
          <w:t>Nevada</w:t>
        </w:r>
      </w:smartTag>
    </w:smartTag>
  </w:p>
  <w:p w14:paraId="344748F0" w14:textId="77777777" w:rsidR="00E06A59" w:rsidRPr="006E6402" w:rsidRDefault="00B94D3F" w:rsidP="00FF2E56">
    <w:pPr>
      <w:tabs>
        <w:tab w:val="right" w:pos="8880"/>
      </w:tabs>
      <w:rPr>
        <w:rFonts w:ascii="Arial" w:hAnsi="Arial" w:cs="Arial"/>
        <w:b/>
        <w:sz w:val="20"/>
        <w:szCs w:val="20"/>
      </w:rPr>
    </w:pPr>
    <w:hyperlink r:id="rId1" w:history="1">
      <w:r w:rsidR="00E06A59" w:rsidRPr="006E6402">
        <w:rPr>
          <w:rFonts w:ascii="Arial" w:hAnsi="Arial" w:cs="Arial"/>
          <w:b/>
          <w:color w:val="0000FF"/>
          <w:sz w:val="20"/>
          <w:szCs w:val="20"/>
          <w:u w:val="single"/>
        </w:rPr>
        <w:t>http://www.lcrmscp.gov</w:t>
      </w:r>
    </w:hyperlink>
  </w:p>
  <w:p w14:paraId="344748F1" w14:textId="7175EEFB" w:rsidR="00E06A59" w:rsidRPr="005B0BA0" w:rsidRDefault="00E06A59" w:rsidP="00FF2E56">
    <w:pPr>
      <w:tabs>
        <w:tab w:val="right" w:pos="8880"/>
      </w:tabs>
      <w:jc w:val="right"/>
      <w:rPr>
        <w:b/>
        <w:sz w:val="30"/>
        <w:szCs w:val="30"/>
      </w:rPr>
    </w:pPr>
    <w:r>
      <w:rPr>
        <w:rFonts w:ascii="Arial" w:hAnsi="Arial" w:cs="Arial"/>
        <w:b/>
        <w:sz w:val="30"/>
        <w:szCs w:val="30"/>
      </w:rPr>
      <w:t>January 2020</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44748F3" w14:textId="77777777" w:rsidR="00E06A59" w:rsidRPr="00FF2E56" w:rsidRDefault="00E06A59" w:rsidP="00FF2E56">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44748F5" w14:textId="77777777" w:rsidR="00E06A59" w:rsidRDefault="00E06A59" w:rsidP="00FF0188">
    <w:pPr>
      <w:pStyle w:val="Footer"/>
      <w:tabs>
        <w:tab w:val="clear" w:pos="4680"/>
        <w:tab w:val="clear" w:pos="9360"/>
        <w:tab w:val="right" w:pos="7920"/>
      </w:tabs>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44748F7" w14:textId="77777777" w:rsidR="00E06A59" w:rsidRDefault="00E06A59">
    <w:pPr>
      <w:pStyle w:val="Footer"/>
      <w:jc w:val="right"/>
      <w:rPr>
        <w:rFonts w:ascii="Arial" w:hAnsi="Arial" w:cs="Arial"/>
        <w:b/>
        <w:sz w:val="20"/>
        <w:szCs w:val="20"/>
      </w:rPr>
    </w:pPr>
  </w:p>
  <w:p w14:paraId="344748F8" w14:textId="77777777" w:rsidR="00E06A59" w:rsidRDefault="00E06A59">
    <w:pPr>
      <w:pStyle w:val="Footer"/>
      <w:jc w:val="right"/>
      <w:rPr>
        <w:rFonts w:ascii="Arial" w:hAnsi="Arial" w:cs="Arial"/>
        <w:b/>
        <w:sz w:val="20"/>
        <w:szCs w:val="20"/>
      </w:rPr>
    </w:pPr>
  </w:p>
  <w:p w14:paraId="344748F9" w14:textId="3C11EF88" w:rsidR="00E06A59" w:rsidRPr="006640D3" w:rsidRDefault="00E06A59" w:rsidP="00FF0188">
    <w:pPr>
      <w:pStyle w:val="Footer"/>
      <w:tabs>
        <w:tab w:val="clear" w:pos="4680"/>
        <w:tab w:val="clear" w:pos="9360"/>
        <w:tab w:val="right" w:pos="7920"/>
      </w:tabs>
      <w:jc w:val="right"/>
      <w:rPr>
        <w:rFonts w:ascii="Arial" w:hAnsi="Arial" w:cs="Arial"/>
        <w:b/>
        <w:sz w:val="20"/>
        <w:szCs w:val="20"/>
      </w:rPr>
    </w:pPr>
    <w:r w:rsidRPr="006640D3">
      <w:rPr>
        <w:rFonts w:ascii="Arial" w:hAnsi="Arial" w:cs="Arial"/>
        <w:b/>
        <w:sz w:val="20"/>
        <w:szCs w:val="20"/>
      </w:rPr>
      <w:fldChar w:fldCharType="begin"/>
    </w:r>
    <w:r w:rsidRPr="006640D3">
      <w:rPr>
        <w:rFonts w:ascii="Arial" w:hAnsi="Arial" w:cs="Arial"/>
        <w:b/>
        <w:sz w:val="20"/>
        <w:szCs w:val="20"/>
      </w:rPr>
      <w:instrText xml:space="preserve"> PAGE   \* MERGEFORMAT </w:instrText>
    </w:r>
    <w:r w:rsidRPr="006640D3">
      <w:rPr>
        <w:rFonts w:ascii="Arial" w:hAnsi="Arial" w:cs="Arial"/>
        <w:b/>
        <w:sz w:val="20"/>
        <w:szCs w:val="20"/>
      </w:rPr>
      <w:fldChar w:fldCharType="separate"/>
    </w:r>
    <w:r w:rsidR="00A04766">
      <w:rPr>
        <w:rFonts w:ascii="Arial" w:hAnsi="Arial" w:cs="Arial"/>
        <w:b/>
        <w:noProof/>
        <w:sz w:val="20"/>
        <w:szCs w:val="20"/>
      </w:rPr>
      <w:t>13</w:t>
    </w:r>
    <w:r w:rsidRPr="006640D3">
      <w:rPr>
        <w:rFonts w:ascii="Arial" w:hAnsi="Arial" w:cs="Arial"/>
        <w:b/>
        <w:sz w:val="20"/>
        <w:szCs w:val="20"/>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44748FA" w14:textId="77777777" w:rsidR="00E06A59" w:rsidRDefault="00E06A59" w:rsidP="00FF0188">
    <w:pPr>
      <w:pStyle w:val="Footer"/>
      <w:tabs>
        <w:tab w:val="clear" w:pos="4680"/>
        <w:tab w:val="clear" w:pos="9360"/>
        <w:tab w:val="right" w:pos="7920"/>
      </w:tabs>
      <w:jc w:val="right"/>
      <w:rPr>
        <w:rFonts w:ascii="Arial" w:hAnsi="Arial" w:cs="Arial"/>
        <w:b/>
        <w:sz w:val="20"/>
        <w:szCs w:val="20"/>
      </w:rPr>
    </w:pPr>
  </w:p>
  <w:p w14:paraId="344748FB" w14:textId="77777777" w:rsidR="00E06A59" w:rsidRDefault="00E06A59">
    <w:pPr>
      <w:pStyle w:val="Footer"/>
      <w:jc w:val="right"/>
      <w:rPr>
        <w:rFonts w:ascii="Arial" w:hAnsi="Arial" w:cs="Arial"/>
        <w:b/>
        <w:sz w:val="20"/>
        <w:szCs w:val="20"/>
      </w:rPr>
    </w:pPr>
  </w:p>
  <w:p w14:paraId="344748FC" w14:textId="25A1B375" w:rsidR="00E06A59" w:rsidRPr="006640D3" w:rsidRDefault="00E06A59">
    <w:pPr>
      <w:pStyle w:val="Footer"/>
      <w:jc w:val="right"/>
      <w:rPr>
        <w:rFonts w:ascii="Arial" w:hAnsi="Arial" w:cs="Arial"/>
        <w:b/>
        <w:sz w:val="20"/>
        <w:szCs w:val="20"/>
      </w:rPr>
    </w:pPr>
    <w:r w:rsidRPr="006640D3">
      <w:rPr>
        <w:rFonts w:ascii="Arial" w:hAnsi="Arial" w:cs="Arial"/>
        <w:b/>
        <w:sz w:val="20"/>
        <w:szCs w:val="20"/>
      </w:rPr>
      <w:fldChar w:fldCharType="begin"/>
    </w:r>
    <w:r w:rsidRPr="006640D3">
      <w:rPr>
        <w:rFonts w:ascii="Arial" w:hAnsi="Arial" w:cs="Arial"/>
        <w:b/>
        <w:sz w:val="20"/>
        <w:szCs w:val="20"/>
      </w:rPr>
      <w:instrText xml:space="preserve"> PAGE   \* MERGEFORMAT </w:instrText>
    </w:r>
    <w:r w:rsidRPr="006640D3">
      <w:rPr>
        <w:rFonts w:ascii="Arial" w:hAnsi="Arial" w:cs="Arial"/>
        <w:b/>
        <w:sz w:val="20"/>
        <w:szCs w:val="20"/>
      </w:rPr>
      <w:fldChar w:fldCharType="separate"/>
    </w:r>
    <w:r w:rsidR="00A42352">
      <w:rPr>
        <w:rFonts w:ascii="Arial" w:hAnsi="Arial" w:cs="Arial"/>
        <w:b/>
        <w:noProof/>
        <w:sz w:val="20"/>
        <w:szCs w:val="20"/>
      </w:rPr>
      <w:t>i</w:t>
    </w:r>
    <w:r w:rsidRPr="006640D3">
      <w:rPr>
        <w:rFonts w:ascii="Arial" w:hAnsi="Arial" w:cs="Arial"/>
        <w:b/>
        <w:sz w:val="20"/>
        <w:szCs w:val="20"/>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13B0B3" w14:textId="77777777" w:rsidR="00E06A59" w:rsidRDefault="00E06A59" w:rsidP="00FF0188">
    <w:pPr>
      <w:pStyle w:val="Footer"/>
      <w:tabs>
        <w:tab w:val="clear" w:pos="4680"/>
        <w:tab w:val="clear" w:pos="9360"/>
        <w:tab w:val="right" w:pos="7920"/>
      </w:tabs>
      <w:jc w:val="right"/>
      <w:rPr>
        <w:rFonts w:ascii="Arial" w:hAnsi="Arial" w:cs="Arial"/>
        <w:b/>
        <w:sz w:val="20"/>
        <w:szCs w:val="20"/>
      </w:rPr>
    </w:pPr>
  </w:p>
  <w:p w14:paraId="466E7095" w14:textId="77777777" w:rsidR="00E06A59" w:rsidRDefault="00E06A59">
    <w:pPr>
      <w:pStyle w:val="Footer"/>
      <w:jc w:val="right"/>
      <w:rPr>
        <w:rFonts w:ascii="Arial" w:hAnsi="Arial" w:cs="Arial"/>
        <w:b/>
        <w:sz w:val="20"/>
        <w:szCs w:val="20"/>
      </w:rPr>
    </w:pPr>
  </w:p>
  <w:p w14:paraId="15E1EEC1" w14:textId="6DEA8E41" w:rsidR="00E06A59" w:rsidRPr="006640D3" w:rsidRDefault="00E06A59">
    <w:pPr>
      <w:pStyle w:val="Footer"/>
      <w:jc w:val="right"/>
      <w:rPr>
        <w:rFonts w:ascii="Arial" w:hAnsi="Arial" w:cs="Arial"/>
        <w:b/>
        <w:sz w:val="20"/>
        <w:szCs w:val="20"/>
      </w:rPr>
    </w:pPr>
    <w:r w:rsidRPr="006640D3">
      <w:rPr>
        <w:rFonts w:ascii="Arial" w:hAnsi="Arial" w:cs="Arial"/>
        <w:b/>
        <w:sz w:val="20"/>
        <w:szCs w:val="20"/>
      </w:rPr>
      <w:fldChar w:fldCharType="begin"/>
    </w:r>
    <w:r w:rsidRPr="006640D3">
      <w:rPr>
        <w:rFonts w:ascii="Arial" w:hAnsi="Arial" w:cs="Arial"/>
        <w:b/>
        <w:sz w:val="20"/>
        <w:szCs w:val="20"/>
      </w:rPr>
      <w:instrText xml:space="preserve"> PAGE   \* MERGEFORMAT </w:instrText>
    </w:r>
    <w:r w:rsidRPr="006640D3">
      <w:rPr>
        <w:rFonts w:ascii="Arial" w:hAnsi="Arial" w:cs="Arial"/>
        <w:b/>
        <w:sz w:val="20"/>
        <w:szCs w:val="20"/>
      </w:rPr>
      <w:fldChar w:fldCharType="separate"/>
    </w:r>
    <w:r w:rsidR="00A04766">
      <w:rPr>
        <w:rFonts w:ascii="Arial" w:hAnsi="Arial" w:cs="Arial"/>
        <w:b/>
        <w:noProof/>
        <w:sz w:val="20"/>
        <w:szCs w:val="20"/>
      </w:rPr>
      <w:t>11</w:t>
    </w:r>
    <w:r w:rsidRPr="006640D3">
      <w:rPr>
        <w:rFonts w:ascii="Arial" w:hAnsi="Arial" w:cs="Arial"/>
        <w:b/>
        <w:sz w:val="20"/>
        <w:szCs w:val="20"/>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4EA5E36" w14:textId="77777777" w:rsidR="00E06A59" w:rsidRDefault="00E06A59" w:rsidP="00FF0188">
    <w:pPr>
      <w:pStyle w:val="Footer"/>
      <w:tabs>
        <w:tab w:val="clear" w:pos="4680"/>
        <w:tab w:val="clear" w:pos="9360"/>
        <w:tab w:val="right" w:pos="7920"/>
      </w:tabs>
      <w:rPr>
        <w:rFonts w:ascii="Arial" w:hAnsi="Arial" w:cs="Arial"/>
        <w:b/>
        <w:sz w:val="20"/>
        <w:szCs w:val="20"/>
      </w:rPr>
    </w:pPr>
  </w:p>
  <w:p w14:paraId="0E2D19C8" w14:textId="77777777" w:rsidR="00E06A59" w:rsidRDefault="00E06A59" w:rsidP="00FF0188">
    <w:pPr>
      <w:pStyle w:val="Footer"/>
      <w:rPr>
        <w:rFonts w:ascii="Arial" w:hAnsi="Arial" w:cs="Arial"/>
        <w:b/>
        <w:sz w:val="20"/>
        <w:szCs w:val="20"/>
      </w:rPr>
    </w:pPr>
  </w:p>
  <w:p w14:paraId="7342D12A" w14:textId="4C46419D" w:rsidR="00E06A59" w:rsidRPr="006640D3" w:rsidRDefault="00E06A59" w:rsidP="00FF0188">
    <w:pPr>
      <w:pStyle w:val="Footer"/>
      <w:tabs>
        <w:tab w:val="clear" w:pos="4680"/>
        <w:tab w:val="clear" w:pos="9360"/>
        <w:tab w:val="right" w:pos="7920"/>
      </w:tabs>
      <w:rPr>
        <w:rFonts w:ascii="Arial" w:hAnsi="Arial" w:cs="Arial"/>
        <w:b/>
        <w:sz w:val="20"/>
        <w:szCs w:val="20"/>
      </w:rPr>
    </w:pPr>
    <w:r w:rsidRPr="006640D3">
      <w:rPr>
        <w:rFonts w:ascii="Arial" w:hAnsi="Arial" w:cs="Arial"/>
        <w:b/>
        <w:sz w:val="20"/>
        <w:szCs w:val="20"/>
      </w:rPr>
      <w:fldChar w:fldCharType="begin"/>
    </w:r>
    <w:r w:rsidRPr="006640D3">
      <w:rPr>
        <w:rFonts w:ascii="Arial" w:hAnsi="Arial" w:cs="Arial"/>
        <w:b/>
        <w:sz w:val="20"/>
        <w:szCs w:val="20"/>
      </w:rPr>
      <w:instrText xml:space="preserve"> PAGE   \* MERGEFORMAT </w:instrText>
    </w:r>
    <w:r w:rsidRPr="006640D3">
      <w:rPr>
        <w:rFonts w:ascii="Arial" w:hAnsi="Arial" w:cs="Arial"/>
        <w:b/>
        <w:sz w:val="20"/>
        <w:szCs w:val="20"/>
      </w:rPr>
      <w:fldChar w:fldCharType="separate"/>
    </w:r>
    <w:r w:rsidR="00C211D2">
      <w:rPr>
        <w:rFonts w:ascii="Arial" w:hAnsi="Arial" w:cs="Arial"/>
        <w:b/>
        <w:noProof/>
        <w:sz w:val="20"/>
        <w:szCs w:val="20"/>
      </w:rPr>
      <w:t>18</w:t>
    </w:r>
    <w:r w:rsidRPr="006640D3">
      <w:rPr>
        <w:rFonts w:ascii="Arial" w:hAnsi="Arial" w:cs="Arial"/>
        <w:b/>
        <w:sz w:val="20"/>
        <w:szCs w:val="20"/>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F0ECF2D" w14:textId="77777777" w:rsidR="00E06A59" w:rsidRDefault="00E06A59" w:rsidP="00FF0188">
    <w:pPr>
      <w:pStyle w:val="Footer"/>
      <w:tabs>
        <w:tab w:val="clear" w:pos="4680"/>
        <w:tab w:val="clear" w:pos="9360"/>
        <w:tab w:val="right" w:pos="7920"/>
      </w:tabs>
      <w:jc w:val="right"/>
      <w:rPr>
        <w:rFonts w:ascii="Arial" w:hAnsi="Arial" w:cs="Arial"/>
        <w:b/>
        <w:sz w:val="20"/>
        <w:szCs w:val="20"/>
      </w:rPr>
    </w:pPr>
  </w:p>
  <w:p w14:paraId="462E9CA8" w14:textId="77777777" w:rsidR="00E06A59" w:rsidRDefault="00E06A59">
    <w:pPr>
      <w:pStyle w:val="Footer"/>
      <w:jc w:val="right"/>
      <w:rPr>
        <w:rFonts w:ascii="Arial" w:hAnsi="Arial" w:cs="Arial"/>
        <w:b/>
        <w:sz w:val="20"/>
        <w:szCs w:val="20"/>
      </w:rPr>
    </w:pPr>
  </w:p>
  <w:p w14:paraId="053CB26D" w14:textId="76C3CC2D" w:rsidR="00E06A59" w:rsidRPr="006640D3" w:rsidRDefault="00E06A59" w:rsidP="00FF0188">
    <w:pPr>
      <w:pStyle w:val="Footer"/>
      <w:tabs>
        <w:tab w:val="clear" w:pos="4680"/>
        <w:tab w:val="clear" w:pos="9360"/>
        <w:tab w:val="right" w:pos="7920"/>
      </w:tabs>
      <w:jc w:val="right"/>
      <w:rPr>
        <w:rFonts w:ascii="Arial" w:hAnsi="Arial" w:cs="Arial"/>
        <w:b/>
        <w:sz w:val="20"/>
        <w:szCs w:val="20"/>
      </w:rPr>
    </w:pPr>
    <w:r w:rsidRPr="006640D3">
      <w:rPr>
        <w:rFonts w:ascii="Arial" w:hAnsi="Arial" w:cs="Arial"/>
        <w:b/>
        <w:sz w:val="20"/>
        <w:szCs w:val="20"/>
      </w:rPr>
      <w:fldChar w:fldCharType="begin"/>
    </w:r>
    <w:r w:rsidRPr="006640D3">
      <w:rPr>
        <w:rFonts w:ascii="Arial" w:hAnsi="Arial" w:cs="Arial"/>
        <w:b/>
        <w:sz w:val="20"/>
        <w:szCs w:val="20"/>
      </w:rPr>
      <w:instrText xml:space="preserve"> PAGE   \* MERGEFORMAT </w:instrText>
    </w:r>
    <w:r w:rsidRPr="006640D3">
      <w:rPr>
        <w:rFonts w:ascii="Arial" w:hAnsi="Arial" w:cs="Arial"/>
        <w:b/>
        <w:sz w:val="20"/>
        <w:szCs w:val="20"/>
      </w:rPr>
      <w:fldChar w:fldCharType="separate"/>
    </w:r>
    <w:r w:rsidR="00C211D2">
      <w:rPr>
        <w:rFonts w:ascii="Arial" w:hAnsi="Arial" w:cs="Arial"/>
        <w:b/>
        <w:noProof/>
        <w:sz w:val="20"/>
        <w:szCs w:val="20"/>
      </w:rPr>
      <w:t>12</w:t>
    </w:r>
    <w:r w:rsidRPr="006640D3">
      <w:rPr>
        <w:rFonts w:ascii="Arial" w:hAnsi="Arial" w:cs="Arial"/>
        <w:b/>
        <w:sz w:val="20"/>
        <w:szCs w:val="20"/>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4474903" w14:textId="77777777" w:rsidR="00E06A59" w:rsidRDefault="00E06A59" w:rsidP="00FF0188">
    <w:pPr>
      <w:pStyle w:val="Footer"/>
      <w:tabs>
        <w:tab w:val="clear" w:pos="4680"/>
        <w:tab w:val="clear" w:pos="9360"/>
        <w:tab w:val="right" w:pos="7920"/>
      </w:tabs>
      <w:rPr>
        <w:rFonts w:ascii="Arial" w:hAnsi="Arial" w:cs="Arial"/>
        <w:b/>
        <w:sz w:val="20"/>
        <w:szCs w:val="20"/>
      </w:rPr>
    </w:pPr>
  </w:p>
  <w:p w14:paraId="34474904" w14:textId="77777777" w:rsidR="00E06A59" w:rsidRDefault="00E06A59" w:rsidP="00FF0188">
    <w:pPr>
      <w:pStyle w:val="Footer"/>
      <w:rPr>
        <w:rFonts w:ascii="Arial" w:hAnsi="Arial" w:cs="Arial"/>
        <w:b/>
        <w:sz w:val="20"/>
        <w:szCs w:val="20"/>
      </w:rPr>
    </w:pPr>
  </w:p>
  <w:p w14:paraId="34474905" w14:textId="3C5F2714" w:rsidR="00E06A59" w:rsidRPr="006640D3" w:rsidRDefault="00E06A59" w:rsidP="00FF0188">
    <w:pPr>
      <w:pStyle w:val="Footer"/>
      <w:tabs>
        <w:tab w:val="clear" w:pos="4680"/>
        <w:tab w:val="clear" w:pos="9360"/>
        <w:tab w:val="right" w:pos="7920"/>
      </w:tabs>
      <w:rPr>
        <w:rFonts w:ascii="Arial" w:hAnsi="Arial" w:cs="Arial"/>
        <w:b/>
        <w:sz w:val="20"/>
        <w:szCs w:val="20"/>
      </w:rPr>
    </w:pPr>
    <w:r w:rsidRPr="006640D3">
      <w:rPr>
        <w:rFonts w:ascii="Arial" w:hAnsi="Arial" w:cs="Arial"/>
        <w:b/>
        <w:sz w:val="20"/>
        <w:szCs w:val="20"/>
      </w:rPr>
      <w:fldChar w:fldCharType="begin"/>
    </w:r>
    <w:r w:rsidRPr="006640D3">
      <w:rPr>
        <w:rFonts w:ascii="Arial" w:hAnsi="Arial" w:cs="Arial"/>
        <w:b/>
        <w:sz w:val="20"/>
        <w:szCs w:val="20"/>
      </w:rPr>
      <w:instrText xml:space="preserve"> PAGE   \* MERGEFORMAT </w:instrText>
    </w:r>
    <w:r w:rsidRPr="006640D3">
      <w:rPr>
        <w:rFonts w:ascii="Arial" w:hAnsi="Arial" w:cs="Arial"/>
        <w:b/>
        <w:sz w:val="20"/>
        <w:szCs w:val="20"/>
      </w:rPr>
      <w:fldChar w:fldCharType="separate"/>
    </w:r>
    <w:r w:rsidR="00C211D2">
      <w:rPr>
        <w:rFonts w:ascii="Arial" w:hAnsi="Arial" w:cs="Arial"/>
        <w:b/>
        <w:noProof/>
        <w:sz w:val="20"/>
        <w:szCs w:val="20"/>
      </w:rPr>
      <w:t>40</w:t>
    </w:r>
    <w:r w:rsidRPr="006640D3">
      <w:rPr>
        <w:rFonts w:ascii="Arial" w:hAnsi="Arial" w:cs="Arial"/>
        <w:b/>
        <w:sz w:val="20"/>
        <w:szCs w:val="20"/>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4474906" w14:textId="77777777" w:rsidR="00E06A59" w:rsidRDefault="00E06A59" w:rsidP="00FF0188">
    <w:pPr>
      <w:pStyle w:val="Footer"/>
      <w:tabs>
        <w:tab w:val="clear" w:pos="4680"/>
        <w:tab w:val="clear" w:pos="9360"/>
        <w:tab w:val="right" w:pos="7920"/>
      </w:tabs>
      <w:jc w:val="right"/>
      <w:rPr>
        <w:rFonts w:ascii="Arial" w:hAnsi="Arial" w:cs="Arial"/>
        <w:b/>
        <w:sz w:val="20"/>
        <w:szCs w:val="20"/>
      </w:rPr>
    </w:pPr>
  </w:p>
  <w:p w14:paraId="34474907" w14:textId="77777777" w:rsidR="00E06A59" w:rsidRDefault="00E06A59">
    <w:pPr>
      <w:pStyle w:val="Footer"/>
      <w:jc w:val="right"/>
      <w:rPr>
        <w:rFonts w:ascii="Arial" w:hAnsi="Arial" w:cs="Arial"/>
        <w:b/>
        <w:sz w:val="20"/>
        <w:szCs w:val="20"/>
      </w:rPr>
    </w:pPr>
  </w:p>
  <w:p w14:paraId="34474908" w14:textId="39E833E4" w:rsidR="00E06A59" w:rsidRPr="006640D3" w:rsidRDefault="00E06A59" w:rsidP="00FF0188">
    <w:pPr>
      <w:pStyle w:val="Footer"/>
      <w:tabs>
        <w:tab w:val="clear" w:pos="4680"/>
        <w:tab w:val="clear" w:pos="9360"/>
        <w:tab w:val="right" w:pos="7920"/>
      </w:tabs>
      <w:jc w:val="right"/>
      <w:rPr>
        <w:rFonts w:ascii="Arial" w:hAnsi="Arial" w:cs="Arial"/>
        <w:b/>
        <w:sz w:val="20"/>
        <w:szCs w:val="20"/>
      </w:rPr>
    </w:pPr>
    <w:r w:rsidRPr="006640D3">
      <w:rPr>
        <w:rFonts w:ascii="Arial" w:hAnsi="Arial" w:cs="Arial"/>
        <w:b/>
        <w:sz w:val="20"/>
        <w:szCs w:val="20"/>
      </w:rPr>
      <w:fldChar w:fldCharType="begin"/>
    </w:r>
    <w:r w:rsidRPr="006640D3">
      <w:rPr>
        <w:rFonts w:ascii="Arial" w:hAnsi="Arial" w:cs="Arial"/>
        <w:b/>
        <w:sz w:val="20"/>
        <w:szCs w:val="20"/>
      </w:rPr>
      <w:instrText xml:space="preserve"> PAGE   \* MERGEFORMAT </w:instrText>
    </w:r>
    <w:r w:rsidRPr="006640D3">
      <w:rPr>
        <w:rFonts w:ascii="Arial" w:hAnsi="Arial" w:cs="Arial"/>
        <w:b/>
        <w:sz w:val="20"/>
        <w:szCs w:val="20"/>
      </w:rPr>
      <w:fldChar w:fldCharType="separate"/>
    </w:r>
    <w:r w:rsidR="00C211D2">
      <w:rPr>
        <w:rFonts w:ascii="Arial" w:hAnsi="Arial" w:cs="Arial"/>
        <w:b/>
        <w:noProof/>
        <w:sz w:val="20"/>
        <w:szCs w:val="20"/>
      </w:rPr>
      <w:t>35</w:t>
    </w:r>
    <w:r w:rsidRPr="006640D3">
      <w:rPr>
        <w:rFonts w:ascii="Arial" w:hAnsi="Arial" w:cs="Arial"/>
        <w:b/>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F98CA60" w14:textId="77777777" w:rsidR="00B94D3F" w:rsidRDefault="00B94D3F" w:rsidP="00A05C77">
      <w:r>
        <w:separator/>
      </w:r>
    </w:p>
  </w:footnote>
  <w:footnote w:type="continuationSeparator" w:id="0">
    <w:p w14:paraId="6F6FB6C6" w14:textId="77777777" w:rsidR="00B94D3F" w:rsidRDefault="00B94D3F" w:rsidP="00A05C77">
      <w:r>
        <w:continuationSeparator/>
      </w:r>
    </w:p>
  </w:footnote>
  <w:footnote w:id="1">
    <w:p w14:paraId="3AF8B7B4" w14:textId="301E5556" w:rsidR="008122EF" w:rsidRDefault="008122EF">
      <w:pPr>
        <w:pStyle w:val="FootnoteText"/>
      </w:pPr>
      <w:ins w:id="58" w:author="Brian Kesner" w:date="2020-01-16T13:19:00Z">
        <w:r>
          <w:rPr>
            <w:rStyle w:val="FootnoteReference"/>
          </w:rPr>
          <w:footnoteRef/>
        </w:r>
        <w:r>
          <w:t xml:space="preserve"> </w:t>
        </w:r>
        <w:r w:rsidR="000D07EE">
          <w:rPr>
            <w:color w:val="000000"/>
          </w:rPr>
          <w:t>The berm in AJ was compromised in June and most RASU escaped from the backwater, none were harvested.</w:t>
        </w:r>
      </w:ins>
    </w:p>
  </w:footnote>
  <w:footnote w:id="2">
    <w:p w14:paraId="5C5CE50F" w14:textId="3AB41850" w:rsidR="000D07EE" w:rsidRDefault="000D07EE">
      <w:pPr>
        <w:pStyle w:val="FootnoteText"/>
      </w:pPr>
      <w:ins w:id="61" w:author="Brian Kesner" w:date="2020-01-16T13:19:00Z">
        <w:r>
          <w:rPr>
            <w:rStyle w:val="FootnoteReference"/>
          </w:rPr>
          <w:footnoteRef/>
        </w:r>
        <w:r>
          <w:t xml:space="preserve"> The berm in AJ was compromised in the summer</w:t>
        </w:r>
        <w:r w:rsidR="00466BEE">
          <w:t xml:space="preserve">, </w:t>
        </w:r>
      </w:ins>
      <w:ins w:id="62" w:author="Brian Kesner" w:date="2020-01-16T13:20:00Z">
        <w:r w:rsidR="00292F3F">
          <w:t xml:space="preserve">harvest numbers are from </w:t>
        </w:r>
        <w:r w:rsidR="00233EDC">
          <w:t>netting e</w:t>
        </w:r>
        <w:r w:rsidR="00292F3F">
          <w:t xml:space="preserve">fforts in May </w:t>
        </w:r>
        <w:r w:rsidR="00233EDC">
          <w:t>2018 prior to berm breach.</w:t>
        </w:r>
      </w:ins>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44748DD" w14:textId="77777777" w:rsidR="00E06A59" w:rsidRDefault="00E06A59" w:rsidP="001B3851">
    <w:pPr>
      <w:pStyle w:val="Header"/>
      <w:jc w:val="both"/>
    </w:pPr>
    <w:r w:rsidRPr="001B3851">
      <w:rPr>
        <w:noProof/>
      </w:rPr>
      <w:drawing>
        <wp:inline distT="0" distB="0" distL="0" distR="0" wp14:anchorId="3447491C" wp14:editId="3447491D">
          <wp:extent cx="1595120" cy="712470"/>
          <wp:effectExtent l="19050" t="0" r="5080" b="0"/>
          <wp:docPr id="42" name="Picture 1" descr="MSCP log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2006 mscp logo finall"/>
                  <pic:cNvPicPr>
                    <a:picLocks noChangeAspect="1" noChangeArrowheads="1"/>
                  </pic:cNvPicPr>
                </pic:nvPicPr>
                <pic:blipFill>
                  <a:blip r:embed="rId1" cstate="print"/>
                  <a:srcRect/>
                  <a:stretch>
                    <a:fillRect/>
                  </a:stretch>
                </pic:blipFill>
                <pic:spPr bwMode="auto">
                  <a:xfrm>
                    <a:off x="0" y="0"/>
                    <a:ext cx="1595120" cy="712470"/>
                  </a:xfrm>
                  <a:prstGeom prst="rect">
                    <a:avLst/>
                  </a:prstGeom>
                  <a:noFill/>
                  <a:ln w="9525">
                    <a:noFill/>
                    <a:miter lim="800000"/>
                    <a:headEnd/>
                    <a:tailEnd/>
                  </a:ln>
                </pic:spPr>
              </pic:pic>
            </a:graphicData>
          </a:graphic>
        </wp:inline>
      </w:drawing>
    </w:r>
    <w:r w:rsidRPr="001B3851">
      <w:rPr>
        <w:noProof/>
      </w:rPr>
      <w:drawing>
        <wp:anchor distT="0" distB="0" distL="114300" distR="114300" simplePos="0" relativeHeight="251663360" behindDoc="0" locked="0" layoutInCell="0" allowOverlap="0" wp14:anchorId="3447491E" wp14:editId="3447491F">
          <wp:simplePos x="2709087" y="914400"/>
          <wp:positionH relativeFrom="margin">
            <wp:align>right</wp:align>
          </wp:positionH>
          <wp:positionV relativeFrom="paragraph">
            <wp:posOffset>0</wp:posOffset>
          </wp:positionV>
          <wp:extent cx="1533304" cy="701749"/>
          <wp:effectExtent l="19050" t="0" r="0" b="0"/>
          <wp:wrapSquare wrapText="bothSides"/>
          <wp:docPr id="43" name="Picture 2" descr="Reclamation se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eclamation seal - blk-wht"/>
                  <pic:cNvPicPr>
                    <a:picLocks noChangeAspect="1" noChangeArrowheads="1"/>
                  </pic:cNvPicPr>
                </pic:nvPicPr>
                <pic:blipFill>
                  <a:blip r:embed="rId2" cstate="print"/>
                  <a:srcRect/>
                  <a:stretch>
                    <a:fillRect/>
                  </a:stretch>
                </pic:blipFill>
                <pic:spPr bwMode="auto">
                  <a:xfrm>
                    <a:off x="0" y="0"/>
                    <a:ext cx="1533304" cy="701749"/>
                  </a:xfrm>
                  <a:prstGeom prst="rect">
                    <a:avLst/>
                  </a:prstGeom>
                  <a:noFill/>
                  <a:ln w="9525">
                    <a:noFill/>
                    <a:miter lim="800000"/>
                    <a:headEnd/>
                    <a:tailEnd/>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44748E4" w14:textId="77777777" w:rsidR="00E06A59" w:rsidRDefault="00E06A59" w:rsidP="001B3851">
    <w:pPr>
      <w:pStyle w:val="Header"/>
      <w:jc w:val="both"/>
    </w:pPr>
    <w:r w:rsidRPr="001B3851">
      <w:rPr>
        <w:noProof/>
      </w:rPr>
      <w:drawing>
        <wp:inline distT="0" distB="0" distL="0" distR="0" wp14:anchorId="34474924" wp14:editId="34474925">
          <wp:extent cx="1595120" cy="712470"/>
          <wp:effectExtent l="19050" t="0" r="5080" b="0"/>
          <wp:docPr id="1" name="Picture 1" descr="MSCP log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2006 mscp logo finall"/>
                  <pic:cNvPicPr>
                    <a:picLocks noChangeAspect="1" noChangeArrowheads="1"/>
                  </pic:cNvPicPr>
                </pic:nvPicPr>
                <pic:blipFill>
                  <a:blip r:embed="rId1" cstate="print"/>
                  <a:srcRect/>
                  <a:stretch>
                    <a:fillRect/>
                  </a:stretch>
                </pic:blipFill>
                <pic:spPr bwMode="auto">
                  <a:xfrm>
                    <a:off x="0" y="0"/>
                    <a:ext cx="1595120" cy="712470"/>
                  </a:xfrm>
                  <a:prstGeom prst="rect">
                    <a:avLst/>
                  </a:prstGeom>
                  <a:noFill/>
                  <a:ln w="9525">
                    <a:noFill/>
                    <a:miter lim="800000"/>
                    <a:headEnd/>
                    <a:tailEnd/>
                  </a:ln>
                </pic:spPr>
              </pic:pic>
            </a:graphicData>
          </a:graphic>
        </wp:inline>
      </w:drawing>
    </w:r>
    <w:r w:rsidRPr="001B3851">
      <w:rPr>
        <w:noProof/>
      </w:rPr>
      <w:drawing>
        <wp:anchor distT="0" distB="0" distL="114300" distR="114300" simplePos="0" relativeHeight="251665408" behindDoc="0" locked="0" layoutInCell="0" allowOverlap="0" wp14:anchorId="34474926" wp14:editId="34474927">
          <wp:simplePos x="2709087" y="914400"/>
          <wp:positionH relativeFrom="margin">
            <wp:align>right</wp:align>
          </wp:positionH>
          <wp:positionV relativeFrom="paragraph">
            <wp:posOffset>0</wp:posOffset>
          </wp:positionV>
          <wp:extent cx="1533304" cy="701749"/>
          <wp:effectExtent l="19050" t="0" r="0" b="0"/>
          <wp:wrapSquare wrapText="bothSides"/>
          <wp:docPr id="2" name="Picture 2" descr="Reclamation se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eclamation seal - blk-wht"/>
                  <pic:cNvPicPr>
                    <a:picLocks noChangeAspect="1" noChangeArrowheads="1"/>
                  </pic:cNvPicPr>
                </pic:nvPicPr>
                <pic:blipFill>
                  <a:blip r:embed="rId2" cstate="print"/>
                  <a:srcRect/>
                  <a:stretch>
                    <a:fillRect/>
                  </a:stretch>
                </pic:blipFill>
                <pic:spPr bwMode="auto">
                  <a:xfrm>
                    <a:off x="0" y="0"/>
                    <a:ext cx="1533304" cy="701749"/>
                  </a:xfrm>
                  <a:prstGeom prst="rect">
                    <a:avLst/>
                  </a:prstGeom>
                  <a:noFill/>
                  <a:ln w="9525">
                    <a:noFill/>
                    <a:miter lim="800000"/>
                    <a:headEnd/>
                    <a:tailEnd/>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44748EB" w14:textId="77777777" w:rsidR="00E06A59" w:rsidRDefault="00E06A59" w:rsidP="00FF2E56">
    <w:pPr>
      <w:pStyle w:val="Header"/>
      <w:jc w:val="both"/>
    </w:pPr>
    <w:r w:rsidRPr="001B3851">
      <w:rPr>
        <w:noProof/>
      </w:rPr>
      <w:drawing>
        <wp:inline distT="0" distB="0" distL="0" distR="0" wp14:anchorId="34474928" wp14:editId="34474929">
          <wp:extent cx="1595120" cy="712470"/>
          <wp:effectExtent l="19050" t="0" r="5080" b="0"/>
          <wp:docPr id="34" name="Picture 34" descr="MSCP log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2006 mscp logo finall"/>
                  <pic:cNvPicPr>
                    <a:picLocks noChangeAspect="1" noChangeArrowheads="1"/>
                  </pic:cNvPicPr>
                </pic:nvPicPr>
                <pic:blipFill>
                  <a:blip r:embed="rId1" cstate="print"/>
                  <a:srcRect/>
                  <a:stretch>
                    <a:fillRect/>
                  </a:stretch>
                </pic:blipFill>
                <pic:spPr bwMode="auto">
                  <a:xfrm>
                    <a:off x="0" y="0"/>
                    <a:ext cx="1595120" cy="712470"/>
                  </a:xfrm>
                  <a:prstGeom prst="rect">
                    <a:avLst/>
                  </a:prstGeom>
                  <a:noFill/>
                  <a:ln w="9525">
                    <a:noFill/>
                    <a:miter lim="800000"/>
                    <a:headEnd/>
                    <a:tailEnd/>
                  </a:ln>
                </pic:spPr>
              </pic:pic>
            </a:graphicData>
          </a:graphic>
        </wp:inline>
      </w:drawing>
    </w:r>
    <w:r w:rsidRPr="001B3851">
      <w:rPr>
        <w:noProof/>
      </w:rPr>
      <w:drawing>
        <wp:anchor distT="0" distB="0" distL="114300" distR="114300" simplePos="0" relativeHeight="251667456" behindDoc="0" locked="0" layoutInCell="0" allowOverlap="0" wp14:anchorId="3447492A" wp14:editId="3447492B">
          <wp:simplePos x="2709087" y="914400"/>
          <wp:positionH relativeFrom="margin">
            <wp:align>right</wp:align>
          </wp:positionH>
          <wp:positionV relativeFrom="paragraph">
            <wp:posOffset>0</wp:posOffset>
          </wp:positionV>
          <wp:extent cx="1533304" cy="701749"/>
          <wp:effectExtent l="19050" t="0" r="0" b="0"/>
          <wp:wrapSquare wrapText="bothSides"/>
          <wp:docPr id="35" name="Picture 35" descr="Reclamation se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eclamation seal - blk-wht"/>
                  <pic:cNvPicPr>
                    <a:picLocks noChangeAspect="1" noChangeArrowheads="1"/>
                  </pic:cNvPicPr>
                </pic:nvPicPr>
                <pic:blipFill>
                  <a:blip r:embed="rId2" cstate="print"/>
                  <a:srcRect/>
                  <a:stretch>
                    <a:fillRect/>
                  </a:stretch>
                </pic:blipFill>
                <pic:spPr bwMode="auto">
                  <a:xfrm>
                    <a:off x="0" y="0"/>
                    <a:ext cx="1533304" cy="701749"/>
                  </a:xfrm>
                  <a:prstGeom prst="rect">
                    <a:avLst/>
                  </a:prstGeom>
                  <a:noFill/>
                  <a:ln w="9525">
                    <a:noFill/>
                    <a:miter lim="800000"/>
                    <a:headEnd/>
                    <a:tailEnd/>
                  </a:ln>
                </pic:spPr>
              </pic:pic>
            </a:graphicData>
          </a:graphic>
        </wp:anchor>
      </w:drawing>
    </w:r>
  </w:p>
  <w:p w14:paraId="344748EC" w14:textId="77777777" w:rsidR="00E06A59" w:rsidRDefault="00E06A5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44748F2" w14:textId="77777777" w:rsidR="00E06A59" w:rsidRPr="00FF2E56" w:rsidRDefault="00E06A59" w:rsidP="00FF2E56">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44748F4" w14:textId="77777777" w:rsidR="00E06A59" w:rsidRDefault="00E06A59" w:rsidP="00FF0188">
    <w:pPr>
      <w:pStyle w:val="Header"/>
      <w:tabs>
        <w:tab w:val="clear" w:pos="4680"/>
        <w:tab w:val="clear" w:pos="9360"/>
        <w:tab w:val="right" w:pos="7920"/>
      </w:tabs>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44748F6" w14:textId="77777777" w:rsidR="00E06A59" w:rsidRDefault="00E06A59" w:rsidP="00FF0188">
    <w:pPr>
      <w:pStyle w:val="Header"/>
      <w:tabs>
        <w:tab w:val="clear" w:pos="4680"/>
        <w:tab w:val="clear" w:pos="9360"/>
        <w:tab w:val="right" w:pos="7920"/>
      </w:tabs>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F67B0AF" w14:textId="77777777" w:rsidR="00E06A59" w:rsidRDefault="00E06A59" w:rsidP="00FF0188">
    <w:pPr>
      <w:pStyle w:val="Header"/>
      <w:tabs>
        <w:tab w:val="clear" w:pos="4680"/>
        <w:tab w:val="clear" w:pos="9360"/>
        <w:tab w:val="right" w:pos="7920"/>
      </w:tabs>
      <w:rPr>
        <w:rFonts w:ascii="Arial" w:hAnsi="Arial" w:cs="Arial"/>
        <w:b/>
        <w:sz w:val="20"/>
        <w:szCs w:val="20"/>
      </w:rPr>
    </w:pPr>
    <w:r>
      <w:rPr>
        <w:rFonts w:ascii="Arial" w:hAnsi="Arial" w:cs="Arial"/>
        <w:b/>
        <w:sz w:val="20"/>
        <w:szCs w:val="20"/>
      </w:rPr>
      <w:t>Genetic and demographic studies of RASU</w:t>
    </w:r>
  </w:p>
  <w:p w14:paraId="67F1FF24" w14:textId="77777777" w:rsidR="00E06A59" w:rsidRDefault="00E06A59" w:rsidP="00FF0188">
    <w:pPr>
      <w:pStyle w:val="Header"/>
      <w:tabs>
        <w:tab w:val="clear" w:pos="4680"/>
        <w:tab w:val="clear" w:pos="9360"/>
        <w:tab w:val="right" w:pos="7920"/>
      </w:tabs>
      <w:rPr>
        <w:rFonts w:ascii="Arial" w:hAnsi="Arial" w:cs="Arial"/>
        <w:b/>
        <w:sz w:val="20"/>
        <w:szCs w:val="20"/>
      </w:rPr>
    </w:pPr>
  </w:p>
  <w:p w14:paraId="49D5F28D" w14:textId="77777777" w:rsidR="00E06A59" w:rsidRPr="006010B1" w:rsidRDefault="00E06A59" w:rsidP="00FF0188">
    <w:pPr>
      <w:pStyle w:val="Header"/>
      <w:tabs>
        <w:tab w:val="clear" w:pos="4680"/>
        <w:tab w:val="clear" w:pos="9360"/>
        <w:tab w:val="right" w:pos="7920"/>
      </w:tabs>
      <w:rPr>
        <w:rFonts w:ascii="Arial" w:hAnsi="Arial" w:cs="Arial"/>
        <w:b/>
        <w:sz w:val="20"/>
        <w:szCs w:val="20"/>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CF2411C" w14:textId="77777777" w:rsidR="00E06A59" w:rsidRDefault="00E06A59" w:rsidP="00FF0188">
    <w:pPr>
      <w:pStyle w:val="Header"/>
      <w:tabs>
        <w:tab w:val="clear" w:pos="4680"/>
        <w:tab w:val="clear" w:pos="9360"/>
        <w:tab w:val="right" w:pos="7920"/>
      </w:tabs>
      <w:jc w:val="right"/>
      <w:rPr>
        <w:rFonts w:ascii="Arial" w:hAnsi="Arial" w:cs="Arial"/>
        <w:b/>
        <w:sz w:val="20"/>
        <w:szCs w:val="20"/>
      </w:rPr>
    </w:pPr>
    <w:r>
      <w:rPr>
        <w:rFonts w:ascii="Arial" w:hAnsi="Arial" w:cs="Arial"/>
        <w:b/>
        <w:sz w:val="20"/>
        <w:szCs w:val="20"/>
      </w:rPr>
      <w:t>Genetic and demographic studies of RASU</w:t>
    </w:r>
  </w:p>
  <w:p w14:paraId="74B8CA34" w14:textId="77777777" w:rsidR="00E06A59" w:rsidRDefault="00E06A59" w:rsidP="00FF0188">
    <w:pPr>
      <w:pStyle w:val="Header"/>
      <w:tabs>
        <w:tab w:val="clear" w:pos="4680"/>
        <w:tab w:val="clear" w:pos="9360"/>
        <w:tab w:val="right" w:pos="7920"/>
      </w:tabs>
      <w:jc w:val="right"/>
      <w:rPr>
        <w:rFonts w:ascii="Arial" w:hAnsi="Arial" w:cs="Arial"/>
        <w:b/>
        <w:sz w:val="20"/>
        <w:szCs w:val="20"/>
      </w:rPr>
    </w:pPr>
  </w:p>
  <w:p w14:paraId="7032109E" w14:textId="77777777" w:rsidR="00E06A59" w:rsidRPr="006010B1" w:rsidRDefault="00E06A59" w:rsidP="00FF0188">
    <w:pPr>
      <w:pStyle w:val="Header"/>
      <w:tabs>
        <w:tab w:val="clear" w:pos="4680"/>
        <w:tab w:val="clear" w:pos="9360"/>
        <w:tab w:val="right" w:pos="7920"/>
      </w:tabs>
      <w:jc w:val="right"/>
      <w:rPr>
        <w:rFonts w:ascii="Arial" w:hAnsi="Arial" w:cs="Arial"/>
        <w:b/>
        <w:sz w:val="20"/>
        <w:szCs w:val="20"/>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44748FD" w14:textId="4E4A3837" w:rsidR="00E06A59" w:rsidRDefault="00E06A59" w:rsidP="00FF0188">
    <w:pPr>
      <w:pStyle w:val="Header"/>
      <w:tabs>
        <w:tab w:val="clear" w:pos="4680"/>
        <w:tab w:val="clear" w:pos="9360"/>
        <w:tab w:val="right" w:pos="7920"/>
      </w:tabs>
      <w:rPr>
        <w:rFonts w:ascii="Arial" w:hAnsi="Arial" w:cs="Arial"/>
        <w:b/>
        <w:sz w:val="20"/>
        <w:szCs w:val="20"/>
      </w:rPr>
    </w:pPr>
    <w:r>
      <w:rPr>
        <w:rFonts w:ascii="Arial" w:hAnsi="Arial" w:cs="Arial"/>
        <w:b/>
        <w:sz w:val="20"/>
        <w:szCs w:val="20"/>
      </w:rPr>
      <w:t>Genetic and demographic studies of RASU</w:t>
    </w:r>
  </w:p>
  <w:p w14:paraId="344748FE" w14:textId="77777777" w:rsidR="00E06A59" w:rsidRDefault="00E06A59" w:rsidP="00FF0188">
    <w:pPr>
      <w:pStyle w:val="Header"/>
      <w:tabs>
        <w:tab w:val="clear" w:pos="4680"/>
        <w:tab w:val="clear" w:pos="9360"/>
        <w:tab w:val="right" w:pos="7920"/>
      </w:tabs>
      <w:rPr>
        <w:rFonts w:ascii="Arial" w:hAnsi="Arial" w:cs="Arial"/>
        <w:b/>
        <w:sz w:val="20"/>
        <w:szCs w:val="20"/>
      </w:rPr>
    </w:pPr>
  </w:p>
  <w:p w14:paraId="344748FF" w14:textId="77777777" w:rsidR="00E06A59" w:rsidRPr="006010B1" w:rsidRDefault="00E06A59" w:rsidP="00FF0188">
    <w:pPr>
      <w:pStyle w:val="Header"/>
      <w:tabs>
        <w:tab w:val="clear" w:pos="4680"/>
        <w:tab w:val="clear" w:pos="9360"/>
        <w:tab w:val="right" w:pos="7920"/>
      </w:tabs>
      <w:rPr>
        <w:rFonts w:ascii="Arial" w:hAnsi="Arial" w:cs="Arial"/>
        <w:b/>
        <w:sz w:val="20"/>
        <w:szCs w:val="20"/>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4474900" w14:textId="0449AA5D" w:rsidR="00E06A59" w:rsidRDefault="00E06A59" w:rsidP="00FF0188">
    <w:pPr>
      <w:pStyle w:val="Header"/>
      <w:tabs>
        <w:tab w:val="clear" w:pos="4680"/>
        <w:tab w:val="clear" w:pos="9360"/>
        <w:tab w:val="right" w:pos="7920"/>
      </w:tabs>
      <w:jc w:val="right"/>
      <w:rPr>
        <w:rFonts w:ascii="Arial" w:hAnsi="Arial" w:cs="Arial"/>
        <w:b/>
        <w:sz w:val="20"/>
        <w:szCs w:val="20"/>
      </w:rPr>
    </w:pPr>
    <w:r>
      <w:rPr>
        <w:rFonts w:ascii="Arial" w:hAnsi="Arial" w:cs="Arial"/>
        <w:b/>
        <w:sz w:val="20"/>
        <w:szCs w:val="20"/>
      </w:rPr>
      <w:t>Genetic and demographic studies of RASU</w:t>
    </w:r>
  </w:p>
  <w:p w14:paraId="34474901" w14:textId="77777777" w:rsidR="00E06A59" w:rsidRDefault="00E06A59" w:rsidP="00FF0188">
    <w:pPr>
      <w:pStyle w:val="Header"/>
      <w:tabs>
        <w:tab w:val="clear" w:pos="4680"/>
        <w:tab w:val="clear" w:pos="9360"/>
        <w:tab w:val="right" w:pos="7920"/>
      </w:tabs>
      <w:jc w:val="right"/>
      <w:rPr>
        <w:rFonts w:ascii="Arial" w:hAnsi="Arial" w:cs="Arial"/>
        <w:b/>
        <w:sz w:val="20"/>
        <w:szCs w:val="20"/>
      </w:rPr>
    </w:pPr>
  </w:p>
  <w:p w14:paraId="34474902" w14:textId="77777777" w:rsidR="00E06A59" w:rsidRPr="006010B1" w:rsidRDefault="00E06A59" w:rsidP="00FF0188">
    <w:pPr>
      <w:pStyle w:val="Header"/>
      <w:tabs>
        <w:tab w:val="clear" w:pos="4680"/>
        <w:tab w:val="clear" w:pos="9360"/>
        <w:tab w:val="right" w:pos="7920"/>
      </w:tabs>
      <w:jc w:val="right"/>
      <w:rPr>
        <w:rFonts w:ascii="Arial" w:hAnsi="Arial" w:cs="Arial"/>
        <w:b/>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1074AD2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6BA8894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9828C85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1D4495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4BB6059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D1A4FC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949474E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26842BC"/>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FF636A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04547C1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A52928"/>
    <w:multiLevelType w:val="hybridMultilevel"/>
    <w:tmpl w:val="88BADC6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F32693C"/>
    <w:multiLevelType w:val="hybridMultilevel"/>
    <w:tmpl w:val="C57495BE"/>
    <w:lvl w:ilvl="0" w:tplc="BB982724">
      <w:start w:val="1"/>
      <w:numFmt w:val="bullet"/>
      <w:pStyle w:val="bullet"/>
      <w:lvlText w:val=""/>
      <w:lvlJc w:val="left"/>
      <w:pPr>
        <w:tabs>
          <w:tab w:val="num" w:pos="0"/>
        </w:tabs>
        <w:ind w:left="720" w:hanging="360"/>
      </w:pPr>
      <w:rPr>
        <w:rFonts w:ascii="Symbol" w:hAnsi="Symbol" w:hint="default"/>
      </w:rPr>
    </w:lvl>
    <w:lvl w:ilvl="1" w:tplc="034AAC46">
      <w:start w:val="1"/>
      <w:numFmt w:val="bullet"/>
      <w:pStyle w:val="Bullet2"/>
      <w:lvlText w:val="o"/>
      <w:lvlJc w:val="left"/>
      <w:pPr>
        <w:tabs>
          <w:tab w:val="num" w:pos="1440"/>
        </w:tabs>
        <w:ind w:left="1440" w:hanging="360"/>
      </w:pPr>
      <w:rPr>
        <w:rFonts w:ascii="Courier New" w:hAnsi="Courier New" w:cs="Courier New" w:hint="default"/>
      </w:rPr>
    </w:lvl>
    <w:lvl w:ilvl="2" w:tplc="04090005">
      <w:start w:val="1"/>
      <w:numFmt w:val="bullet"/>
      <w:pStyle w:val="Bullet3"/>
      <w:lvlText w:val=""/>
      <w:lvlJc w:val="left"/>
      <w:pPr>
        <w:tabs>
          <w:tab w:val="num" w:pos="2160"/>
        </w:tabs>
        <w:ind w:left="2160" w:hanging="360"/>
      </w:pPr>
      <w:rPr>
        <w:rFonts w:ascii="Wingdings" w:hAnsi="Wingdings" w:hint="default"/>
      </w:rPr>
    </w:lvl>
    <w:lvl w:ilvl="3" w:tplc="2194B442">
      <w:start w:val="1"/>
      <w:numFmt w:val="bullet"/>
      <w:pStyle w:val="Bullet4"/>
      <w:lvlText w:val="◘"/>
      <w:lvlJc w:val="left"/>
      <w:pPr>
        <w:tabs>
          <w:tab w:val="num" w:pos="2880"/>
        </w:tabs>
        <w:ind w:left="2880" w:hanging="360"/>
      </w:pPr>
      <w:rPr>
        <w:rFonts w:ascii="Times New Roman" w:hAnsi="Times New Roman" w:cs="Times New Roman"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7851B0D"/>
    <w:multiLevelType w:val="hybridMultilevel"/>
    <w:tmpl w:val="EA1A781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7F378EE"/>
    <w:multiLevelType w:val="hybridMultilevel"/>
    <w:tmpl w:val="2B34EA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3"/>
  </w:num>
  <w:num w:numId="13">
    <w:abstractNumId w:val="10"/>
  </w:num>
  <w:num w:numId="14">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Brian Kesner">
    <w15:presenceInfo w15:providerId="Windows Live" w15:userId="41ae688284164d6a"/>
  </w15:person>
  <w15:person w15:author="Kurtis Shollenberger">
    <w15:presenceInfo w15:providerId="Windows Live" w15:userId="8796c332afa6612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trackRevisions/>
  <w:defaultTabStop w:val="720"/>
  <w:evenAndOddHeaders/>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7C9"/>
    <w:rsid w:val="00000B6C"/>
    <w:rsid w:val="0000128A"/>
    <w:rsid w:val="0000540E"/>
    <w:rsid w:val="00007443"/>
    <w:rsid w:val="0000782A"/>
    <w:rsid w:val="000078D1"/>
    <w:rsid w:val="0001021E"/>
    <w:rsid w:val="00010EC2"/>
    <w:rsid w:val="00012257"/>
    <w:rsid w:val="000154CE"/>
    <w:rsid w:val="0001690E"/>
    <w:rsid w:val="00016D51"/>
    <w:rsid w:val="00020185"/>
    <w:rsid w:val="00020798"/>
    <w:rsid w:val="00021FB8"/>
    <w:rsid w:val="000244D1"/>
    <w:rsid w:val="000251F4"/>
    <w:rsid w:val="00026139"/>
    <w:rsid w:val="00027FA8"/>
    <w:rsid w:val="00030A33"/>
    <w:rsid w:val="000322BA"/>
    <w:rsid w:val="00035A19"/>
    <w:rsid w:val="00036B19"/>
    <w:rsid w:val="0003782C"/>
    <w:rsid w:val="00041196"/>
    <w:rsid w:val="00045E2E"/>
    <w:rsid w:val="0004644B"/>
    <w:rsid w:val="00047768"/>
    <w:rsid w:val="000526B9"/>
    <w:rsid w:val="00053FBA"/>
    <w:rsid w:val="000551CC"/>
    <w:rsid w:val="0006125F"/>
    <w:rsid w:val="00061B5C"/>
    <w:rsid w:val="000637A8"/>
    <w:rsid w:val="000710F2"/>
    <w:rsid w:val="00074289"/>
    <w:rsid w:val="00074CBE"/>
    <w:rsid w:val="00074F8C"/>
    <w:rsid w:val="00074FAB"/>
    <w:rsid w:val="00075636"/>
    <w:rsid w:val="000763FA"/>
    <w:rsid w:val="000802B2"/>
    <w:rsid w:val="000822E7"/>
    <w:rsid w:val="00082D14"/>
    <w:rsid w:val="0008343C"/>
    <w:rsid w:val="00084238"/>
    <w:rsid w:val="000858A3"/>
    <w:rsid w:val="00087C95"/>
    <w:rsid w:val="00092648"/>
    <w:rsid w:val="00092C07"/>
    <w:rsid w:val="0009319B"/>
    <w:rsid w:val="00093269"/>
    <w:rsid w:val="00093FB8"/>
    <w:rsid w:val="0009483A"/>
    <w:rsid w:val="000953E1"/>
    <w:rsid w:val="000979F8"/>
    <w:rsid w:val="000A0945"/>
    <w:rsid w:val="000A7518"/>
    <w:rsid w:val="000A7910"/>
    <w:rsid w:val="000A79EB"/>
    <w:rsid w:val="000A7F86"/>
    <w:rsid w:val="000B19FE"/>
    <w:rsid w:val="000B4BA2"/>
    <w:rsid w:val="000B5E93"/>
    <w:rsid w:val="000C317C"/>
    <w:rsid w:val="000C344E"/>
    <w:rsid w:val="000C4AAA"/>
    <w:rsid w:val="000C5D1D"/>
    <w:rsid w:val="000C7AB7"/>
    <w:rsid w:val="000D07EE"/>
    <w:rsid w:val="000D0B34"/>
    <w:rsid w:val="000D10FB"/>
    <w:rsid w:val="000D49AD"/>
    <w:rsid w:val="000D55B3"/>
    <w:rsid w:val="000E1D85"/>
    <w:rsid w:val="000E215B"/>
    <w:rsid w:val="000E22F1"/>
    <w:rsid w:val="000E3121"/>
    <w:rsid w:val="000F194D"/>
    <w:rsid w:val="000F1D4F"/>
    <w:rsid w:val="000F2B43"/>
    <w:rsid w:val="000F5084"/>
    <w:rsid w:val="000F524E"/>
    <w:rsid w:val="00104F59"/>
    <w:rsid w:val="00105B81"/>
    <w:rsid w:val="00106FB4"/>
    <w:rsid w:val="0010722C"/>
    <w:rsid w:val="001114A3"/>
    <w:rsid w:val="00115D77"/>
    <w:rsid w:val="00116262"/>
    <w:rsid w:val="001164FC"/>
    <w:rsid w:val="00117361"/>
    <w:rsid w:val="00120004"/>
    <w:rsid w:val="001214F4"/>
    <w:rsid w:val="0012416E"/>
    <w:rsid w:val="00125294"/>
    <w:rsid w:val="001255C1"/>
    <w:rsid w:val="00127E75"/>
    <w:rsid w:val="0013178A"/>
    <w:rsid w:val="00131E1D"/>
    <w:rsid w:val="00134806"/>
    <w:rsid w:val="00134F3F"/>
    <w:rsid w:val="00136EEE"/>
    <w:rsid w:val="00137CA3"/>
    <w:rsid w:val="00137EBB"/>
    <w:rsid w:val="00143A59"/>
    <w:rsid w:val="00145C0C"/>
    <w:rsid w:val="00146190"/>
    <w:rsid w:val="00150507"/>
    <w:rsid w:val="001518AE"/>
    <w:rsid w:val="0015215E"/>
    <w:rsid w:val="00155F94"/>
    <w:rsid w:val="001563D7"/>
    <w:rsid w:val="0015707A"/>
    <w:rsid w:val="00160682"/>
    <w:rsid w:val="001608F3"/>
    <w:rsid w:val="00160C5A"/>
    <w:rsid w:val="00161644"/>
    <w:rsid w:val="00161CBC"/>
    <w:rsid w:val="001641B2"/>
    <w:rsid w:val="00164A90"/>
    <w:rsid w:val="001650FA"/>
    <w:rsid w:val="00166E56"/>
    <w:rsid w:val="001674AC"/>
    <w:rsid w:val="001727C9"/>
    <w:rsid w:val="00173C12"/>
    <w:rsid w:val="00175945"/>
    <w:rsid w:val="00176143"/>
    <w:rsid w:val="00176628"/>
    <w:rsid w:val="001832CF"/>
    <w:rsid w:val="001848DC"/>
    <w:rsid w:val="001848E2"/>
    <w:rsid w:val="001919BE"/>
    <w:rsid w:val="00191C12"/>
    <w:rsid w:val="00193A92"/>
    <w:rsid w:val="00193BCF"/>
    <w:rsid w:val="00193D82"/>
    <w:rsid w:val="00194489"/>
    <w:rsid w:val="00195042"/>
    <w:rsid w:val="00196AA7"/>
    <w:rsid w:val="00196FF4"/>
    <w:rsid w:val="001A00EC"/>
    <w:rsid w:val="001A0E70"/>
    <w:rsid w:val="001A1FED"/>
    <w:rsid w:val="001A2083"/>
    <w:rsid w:val="001A2324"/>
    <w:rsid w:val="001A2707"/>
    <w:rsid w:val="001A2F5A"/>
    <w:rsid w:val="001A5533"/>
    <w:rsid w:val="001A5F95"/>
    <w:rsid w:val="001A64E3"/>
    <w:rsid w:val="001A7448"/>
    <w:rsid w:val="001B0F19"/>
    <w:rsid w:val="001B3149"/>
    <w:rsid w:val="001B3851"/>
    <w:rsid w:val="001B78AD"/>
    <w:rsid w:val="001B7E59"/>
    <w:rsid w:val="001C00B7"/>
    <w:rsid w:val="001C091C"/>
    <w:rsid w:val="001C35BE"/>
    <w:rsid w:val="001C36FD"/>
    <w:rsid w:val="001C3A81"/>
    <w:rsid w:val="001C5661"/>
    <w:rsid w:val="001D0DB9"/>
    <w:rsid w:val="001D19AE"/>
    <w:rsid w:val="001D221F"/>
    <w:rsid w:val="001D3F8F"/>
    <w:rsid w:val="001D4881"/>
    <w:rsid w:val="001D56D7"/>
    <w:rsid w:val="001D5AB5"/>
    <w:rsid w:val="001E1526"/>
    <w:rsid w:val="001E4A64"/>
    <w:rsid w:val="001E6C8E"/>
    <w:rsid w:val="001E6F30"/>
    <w:rsid w:val="001F0AA0"/>
    <w:rsid w:val="001F130C"/>
    <w:rsid w:val="001F4CD8"/>
    <w:rsid w:val="001F534F"/>
    <w:rsid w:val="001F7572"/>
    <w:rsid w:val="001F7E35"/>
    <w:rsid w:val="00202EE3"/>
    <w:rsid w:val="002056A7"/>
    <w:rsid w:val="002078D5"/>
    <w:rsid w:val="00211432"/>
    <w:rsid w:val="002126D7"/>
    <w:rsid w:val="00214FAF"/>
    <w:rsid w:val="00215F22"/>
    <w:rsid w:val="00216366"/>
    <w:rsid w:val="0021748B"/>
    <w:rsid w:val="00217E12"/>
    <w:rsid w:val="00217F48"/>
    <w:rsid w:val="00220A96"/>
    <w:rsid w:val="00224820"/>
    <w:rsid w:val="00226C2B"/>
    <w:rsid w:val="00227250"/>
    <w:rsid w:val="002279F0"/>
    <w:rsid w:val="0023129E"/>
    <w:rsid w:val="00231C43"/>
    <w:rsid w:val="00232C82"/>
    <w:rsid w:val="002337EA"/>
    <w:rsid w:val="00233EDC"/>
    <w:rsid w:val="002359C9"/>
    <w:rsid w:val="00236E27"/>
    <w:rsid w:val="002373C9"/>
    <w:rsid w:val="0023797B"/>
    <w:rsid w:val="00237B00"/>
    <w:rsid w:val="00240394"/>
    <w:rsid w:val="00240E58"/>
    <w:rsid w:val="00242983"/>
    <w:rsid w:val="00243890"/>
    <w:rsid w:val="00243F7B"/>
    <w:rsid w:val="00245035"/>
    <w:rsid w:val="00245C2E"/>
    <w:rsid w:val="00246834"/>
    <w:rsid w:val="002471AD"/>
    <w:rsid w:val="0024767F"/>
    <w:rsid w:val="002516F7"/>
    <w:rsid w:val="0025524B"/>
    <w:rsid w:val="00255511"/>
    <w:rsid w:val="00262FAE"/>
    <w:rsid w:val="00263082"/>
    <w:rsid w:val="00265E66"/>
    <w:rsid w:val="00267486"/>
    <w:rsid w:val="0027402F"/>
    <w:rsid w:val="00275883"/>
    <w:rsid w:val="00275A76"/>
    <w:rsid w:val="00275FB2"/>
    <w:rsid w:val="00276DB1"/>
    <w:rsid w:val="00277DA6"/>
    <w:rsid w:val="002801D7"/>
    <w:rsid w:val="00280C72"/>
    <w:rsid w:val="002855EC"/>
    <w:rsid w:val="00287114"/>
    <w:rsid w:val="00290A0C"/>
    <w:rsid w:val="00290E61"/>
    <w:rsid w:val="00291C0D"/>
    <w:rsid w:val="00291E79"/>
    <w:rsid w:val="00292EA9"/>
    <w:rsid w:val="00292F3F"/>
    <w:rsid w:val="00294447"/>
    <w:rsid w:val="00295333"/>
    <w:rsid w:val="002A033B"/>
    <w:rsid w:val="002A2F2C"/>
    <w:rsid w:val="002A4906"/>
    <w:rsid w:val="002A5B87"/>
    <w:rsid w:val="002A74A9"/>
    <w:rsid w:val="002B0FD9"/>
    <w:rsid w:val="002B1656"/>
    <w:rsid w:val="002B1B3F"/>
    <w:rsid w:val="002B44A3"/>
    <w:rsid w:val="002B5706"/>
    <w:rsid w:val="002C2251"/>
    <w:rsid w:val="002C303D"/>
    <w:rsid w:val="002C54D5"/>
    <w:rsid w:val="002C58C0"/>
    <w:rsid w:val="002C7063"/>
    <w:rsid w:val="002C7140"/>
    <w:rsid w:val="002D245E"/>
    <w:rsid w:val="002D48D8"/>
    <w:rsid w:val="002D5FE2"/>
    <w:rsid w:val="002D69AC"/>
    <w:rsid w:val="002E1888"/>
    <w:rsid w:val="002E367C"/>
    <w:rsid w:val="002E3802"/>
    <w:rsid w:val="002E415C"/>
    <w:rsid w:val="002E5905"/>
    <w:rsid w:val="002E65FB"/>
    <w:rsid w:val="002E7114"/>
    <w:rsid w:val="002F0154"/>
    <w:rsid w:val="002F211A"/>
    <w:rsid w:val="002F481D"/>
    <w:rsid w:val="002F7405"/>
    <w:rsid w:val="00300D66"/>
    <w:rsid w:val="0030328D"/>
    <w:rsid w:val="00304470"/>
    <w:rsid w:val="00304B28"/>
    <w:rsid w:val="00304C93"/>
    <w:rsid w:val="00307899"/>
    <w:rsid w:val="003109A3"/>
    <w:rsid w:val="003127D9"/>
    <w:rsid w:val="003131FF"/>
    <w:rsid w:val="003136BC"/>
    <w:rsid w:val="0031497A"/>
    <w:rsid w:val="00314B91"/>
    <w:rsid w:val="003156E8"/>
    <w:rsid w:val="00316D02"/>
    <w:rsid w:val="00322666"/>
    <w:rsid w:val="00323A9B"/>
    <w:rsid w:val="00324F86"/>
    <w:rsid w:val="0032757A"/>
    <w:rsid w:val="003304DA"/>
    <w:rsid w:val="00331682"/>
    <w:rsid w:val="00336966"/>
    <w:rsid w:val="003373CB"/>
    <w:rsid w:val="0033795C"/>
    <w:rsid w:val="0034067D"/>
    <w:rsid w:val="003421A9"/>
    <w:rsid w:val="0034430C"/>
    <w:rsid w:val="00344877"/>
    <w:rsid w:val="00344F06"/>
    <w:rsid w:val="00345594"/>
    <w:rsid w:val="003465E6"/>
    <w:rsid w:val="00350A67"/>
    <w:rsid w:val="00353A9A"/>
    <w:rsid w:val="00354C69"/>
    <w:rsid w:val="0035590C"/>
    <w:rsid w:val="00357448"/>
    <w:rsid w:val="00360003"/>
    <w:rsid w:val="00360996"/>
    <w:rsid w:val="00360D76"/>
    <w:rsid w:val="00361F6E"/>
    <w:rsid w:val="00363269"/>
    <w:rsid w:val="00363DB7"/>
    <w:rsid w:val="00367518"/>
    <w:rsid w:val="003708F8"/>
    <w:rsid w:val="00370A20"/>
    <w:rsid w:val="00372296"/>
    <w:rsid w:val="00375125"/>
    <w:rsid w:val="003752E0"/>
    <w:rsid w:val="00375782"/>
    <w:rsid w:val="00380AAA"/>
    <w:rsid w:val="00380C92"/>
    <w:rsid w:val="003812FF"/>
    <w:rsid w:val="003814F7"/>
    <w:rsid w:val="00381B93"/>
    <w:rsid w:val="00384D72"/>
    <w:rsid w:val="00385259"/>
    <w:rsid w:val="00385A67"/>
    <w:rsid w:val="003866D2"/>
    <w:rsid w:val="003912AC"/>
    <w:rsid w:val="00391ED4"/>
    <w:rsid w:val="003929E7"/>
    <w:rsid w:val="003943BD"/>
    <w:rsid w:val="003A1769"/>
    <w:rsid w:val="003A1B06"/>
    <w:rsid w:val="003A21B4"/>
    <w:rsid w:val="003B0C45"/>
    <w:rsid w:val="003B190D"/>
    <w:rsid w:val="003B1E80"/>
    <w:rsid w:val="003B5691"/>
    <w:rsid w:val="003B7101"/>
    <w:rsid w:val="003C149E"/>
    <w:rsid w:val="003C1755"/>
    <w:rsid w:val="003C3821"/>
    <w:rsid w:val="003C3D44"/>
    <w:rsid w:val="003C4EAD"/>
    <w:rsid w:val="003C5014"/>
    <w:rsid w:val="003C60EE"/>
    <w:rsid w:val="003D08C7"/>
    <w:rsid w:val="003D2A83"/>
    <w:rsid w:val="003D5261"/>
    <w:rsid w:val="003D63D7"/>
    <w:rsid w:val="003E1369"/>
    <w:rsid w:val="003E1EA9"/>
    <w:rsid w:val="003E3B61"/>
    <w:rsid w:val="003E4404"/>
    <w:rsid w:val="003E6E8F"/>
    <w:rsid w:val="003E7E26"/>
    <w:rsid w:val="003F35C2"/>
    <w:rsid w:val="003F4CFE"/>
    <w:rsid w:val="003F4DCB"/>
    <w:rsid w:val="00402DE6"/>
    <w:rsid w:val="0040344D"/>
    <w:rsid w:val="004037BD"/>
    <w:rsid w:val="0040399E"/>
    <w:rsid w:val="00405A0E"/>
    <w:rsid w:val="00405B13"/>
    <w:rsid w:val="00412E1C"/>
    <w:rsid w:val="0041414C"/>
    <w:rsid w:val="00414361"/>
    <w:rsid w:val="0041441E"/>
    <w:rsid w:val="00414A6D"/>
    <w:rsid w:val="00415026"/>
    <w:rsid w:val="00415934"/>
    <w:rsid w:val="00423B3B"/>
    <w:rsid w:val="00423E3F"/>
    <w:rsid w:val="004245B1"/>
    <w:rsid w:val="004302ED"/>
    <w:rsid w:val="00430CFC"/>
    <w:rsid w:val="00432B55"/>
    <w:rsid w:val="0043332B"/>
    <w:rsid w:val="00434FDD"/>
    <w:rsid w:val="00436234"/>
    <w:rsid w:val="00437A2E"/>
    <w:rsid w:val="00437E07"/>
    <w:rsid w:val="00440530"/>
    <w:rsid w:val="00443182"/>
    <w:rsid w:val="00443656"/>
    <w:rsid w:val="00445165"/>
    <w:rsid w:val="00445B66"/>
    <w:rsid w:val="00445FF3"/>
    <w:rsid w:val="00447088"/>
    <w:rsid w:val="00451748"/>
    <w:rsid w:val="00453CE5"/>
    <w:rsid w:val="00454EEF"/>
    <w:rsid w:val="00456677"/>
    <w:rsid w:val="00456FCB"/>
    <w:rsid w:val="004572AE"/>
    <w:rsid w:val="0046007B"/>
    <w:rsid w:val="00464D49"/>
    <w:rsid w:val="00465EB2"/>
    <w:rsid w:val="00465FD9"/>
    <w:rsid w:val="0046614D"/>
    <w:rsid w:val="00466534"/>
    <w:rsid w:val="00466BEE"/>
    <w:rsid w:val="004679AE"/>
    <w:rsid w:val="004710D8"/>
    <w:rsid w:val="004719A4"/>
    <w:rsid w:val="00471A23"/>
    <w:rsid w:val="00472AA5"/>
    <w:rsid w:val="00474888"/>
    <w:rsid w:val="00475D81"/>
    <w:rsid w:val="00480DA6"/>
    <w:rsid w:val="00481511"/>
    <w:rsid w:val="00481B6C"/>
    <w:rsid w:val="00482FE4"/>
    <w:rsid w:val="00484EBD"/>
    <w:rsid w:val="00486302"/>
    <w:rsid w:val="00490F3A"/>
    <w:rsid w:val="00493D16"/>
    <w:rsid w:val="00493D64"/>
    <w:rsid w:val="00494E2B"/>
    <w:rsid w:val="00496618"/>
    <w:rsid w:val="0049669B"/>
    <w:rsid w:val="00497547"/>
    <w:rsid w:val="004A129B"/>
    <w:rsid w:val="004A2838"/>
    <w:rsid w:val="004A476A"/>
    <w:rsid w:val="004A5059"/>
    <w:rsid w:val="004A681A"/>
    <w:rsid w:val="004A73D6"/>
    <w:rsid w:val="004A73E2"/>
    <w:rsid w:val="004B119F"/>
    <w:rsid w:val="004B2A91"/>
    <w:rsid w:val="004B3BAB"/>
    <w:rsid w:val="004B3BF1"/>
    <w:rsid w:val="004B468B"/>
    <w:rsid w:val="004B4A68"/>
    <w:rsid w:val="004B5C6F"/>
    <w:rsid w:val="004B7A46"/>
    <w:rsid w:val="004C1127"/>
    <w:rsid w:val="004C1976"/>
    <w:rsid w:val="004C1AB9"/>
    <w:rsid w:val="004C279A"/>
    <w:rsid w:val="004C396C"/>
    <w:rsid w:val="004C3A2B"/>
    <w:rsid w:val="004C4B98"/>
    <w:rsid w:val="004C6242"/>
    <w:rsid w:val="004C69B4"/>
    <w:rsid w:val="004C6B6E"/>
    <w:rsid w:val="004C7233"/>
    <w:rsid w:val="004C78D1"/>
    <w:rsid w:val="004C7FD8"/>
    <w:rsid w:val="004D125C"/>
    <w:rsid w:val="004D157B"/>
    <w:rsid w:val="004D260C"/>
    <w:rsid w:val="004D3CDE"/>
    <w:rsid w:val="004D5C08"/>
    <w:rsid w:val="004D6B32"/>
    <w:rsid w:val="004E2B74"/>
    <w:rsid w:val="004E34D9"/>
    <w:rsid w:val="004E6217"/>
    <w:rsid w:val="004E7CD0"/>
    <w:rsid w:val="004F2534"/>
    <w:rsid w:val="004F368A"/>
    <w:rsid w:val="004F4078"/>
    <w:rsid w:val="004F4FF8"/>
    <w:rsid w:val="004F5970"/>
    <w:rsid w:val="004F69AD"/>
    <w:rsid w:val="004F7B4E"/>
    <w:rsid w:val="00500388"/>
    <w:rsid w:val="005026F3"/>
    <w:rsid w:val="00503409"/>
    <w:rsid w:val="00504964"/>
    <w:rsid w:val="00506F41"/>
    <w:rsid w:val="00507871"/>
    <w:rsid w:val="00507BBA"/>
    <w:rsid w:val="00511353"/>
    <w:rsid w:val="0051354A"/>
    <w:rsid w:val="0051386F"/>
    <w:rsid w:val="005145CA"/>
    <w:rsid w:val="005146FD"/>
    <w:rsid w:val="0051586C"/>
    <w:rsid w:val="005176E6"/>
    <w:rsid w:val="00520C09"/>
    <w:rsid w:val="00522118"/>
    <w:rsid w:val="00522BBB"/>
    <w:rsid w:val="00527B1B"/>
    <w:rsid w:val="00530910"/>
    <w:rsid w:val="00531E9B"/>
    <w:rsid w:val="00531EC5"/>
    <w:rsid w:val="0053472C"/>
    <w:rsid w:val="00534E2C"/>
    <w:rsid w:val="00535694"/>
    <w:rsid w:val="005357E0"/>
    <w:rsid w:val="005363BD"/>
    <w:rsid w:val="00537E05"/>
    <w:rsid w:val="00542C08"/>
    <w:rsid w:val="00543AAD"/>
    <w:rsid w:val="0054402B"/>
    <w:rsid w:val="00544B12"/>
    <w:rsid w:val="005460D6"/>
    <w:rsid w:val="0054620D"/>
    <w:rsid w:val="00546880"/>
    <w:rsid w:val="00552B78"/>
    <w:rsid w:val="00552C20"/>
    <w:rsid w:val="00553EBF"/>
    <w:rsid w:val="00554240"/>
    <w:rsid w:val="00554CFB"/>
    <w:rsid w:val="00555D2A"/>
    <w:rsid w:val="005573BB"/>
    <w:rsid w:val="0055756C"/>
    <w:rsid w:val="0056017E"/>
    <w:rsid w:val="00563A82"/>
    <w:rsid w:val="005648CB"/>
    <w:rsid w:val="00564962"/>
    <w:rsid w:val="00564FA6"/>
    <w:rsid w:val="005659F1"/>
    <w:rsid w:val="0056659B"/>
    <w:rsid w:val="00567240"/>
    <w:rsid w:val="00572AA3"/>
    <w:rsid w:val="005739E4"/>
    <w:rsid w:val="00574B82"/>
    <w:rsid w:val="005755DF"/>
    <w:rsid w:val="00577186"/>
    <w:rsid w:val="00580C16"/>
    <w:rsid w:val="00581CD1"/>
    <w:rsid w:val="00582751"/>
    <w:rsid w:val="00587F88"/>
    <w:rsid w:val="005917F6"/>
    <w:rsid w:val="00592A3F"/>
    <w:rsid w:val="00592F93"/>
    <w:rsid w:val="00595651"/>
    <w:rsid w:val="0059658B"/>
    <w:rsid w:val="00597B7A"/>
    <w:rsid w:val="005A02AA"/>
    <w:rsid w:val="005A092E"/>
    <w:rsid w:val="005A1075"/>
    <w:rsid w:val="005A1639"/>
    <w:rsid w:val="005A3B51"/>
    <w:rsid w:val="005A3D90"/>
    <w:rsid w:val="005A5A07"/>
    <w:rsid w:val="005A65F4"/>
    <w:rsid w:val="005A7911"/>
    <w:rsid w:val="005B0A4B"/>
    <w:rsid w:val="005B0BA0"/>
    <w:rsid w:val="005B1C81"/>
    <w:rsid w:val="005B2BF8"/>
    <w:rsid w:val="005B503F"/>
    <w:rsid w:val="005B662E"/>
    <w:rsid w:val="005B7964"/>
    <w:rsid w:val="005C24E9"/>
    <w:rsid w:val="005C44D5"/>
    <w:rsid w:val="005C7DB7"/>
    <w:rsid w:val="005D05BA"/>
    <w:rsid w:val="005D0990"/>
    <w:rsid w:val="005D4B33"/>
    <w:rsid w:val="005D608F"/>
    <w:rsid w:val="005D6633"/>
    <w:rsid w:val="005E0D65"/>
    <w:rsid w:val="005E3F62"/>
    <w:rsid w:val="005E3F7D"/>
    <w:rsid w:val="005E43D3"/>
    <w:rsid w:val="005E4D7A"/>
    <w:rsid w:val="005E583F"/>
    <w:rsid w:val="005E59A2"/>
    <w:rsid w:val="005E5C31"/>
    <w:rsid w:val="005E66AB"/>
    <w:rsid w:val="005F0353"/>
    <w:rsid w:val="005F074B"/>
    <w:rsid w:val="005F0AE3"/>
    <w:rsid w:val="005F2292"/>
    <w:rsid w:val="005F527D"/>
    <w:rsid w:val="005F741A"/>
    <w:rsid w:val="006025B4"/>
    <w:rsid w:val="00602C0F"/>
    <w:rsid w:val="006041A5"/>
    <w:rsid w:val="00605029"/>
    <w:rsid w:val="0060551C"/>
    <w:rsid w:val="00605F26"/>
    <w:rsid w:val="00610758"/>
    <w:rsid w:val="00610933"/>
    <w:rsid w:val="00614F0B"/>
    <w:rsid w:val="00620B4A"/>
    <w:rsid w:val="0062173D"/>
    <w:rsid w:val="006220F6"/>
    <w:rsid w:val="00623AED"/>
    <w:rsid w:val="00625988"/>
    <w:rsid w:val="00627AF9"/>
    <w:rsid w:val="0063013D"/>
    <w:rsid w:val="00630CE3"/>
    <w:rsid w:val="0063448A"/>
    <w:rsid w:val="0063476D"/>
    <w:rsid w:val="00635E9D"/>
    <w:rsid w:val="006361E9"/>
    <w:rsid w:val="00636E9A"/>
    <w:rsid w:val="00642D51"/>
    <w:rsid w:val="006458D5"/>
    <w:rsid w:val="00646878"/>
    <w:rsid w:val="00650694"/>
    <w:rsid w:val="00650FA1"/>
    <w:rsid w:val="006519A0"/>
    <w:rsid w:val="00657DA9"/>
    <w:rsid w:val="00660211"/>
    <w:rsid w:val="00661CC7"/>
    <w:rsid w:val="00664465"/>
    <w:rsid w:val="00664C5A"/>
    <w:rsid w:val="0066741D"/>
    <w:rsid w:val="00670E1F"/>
    <w:rsid w:val="00672090"/>
    <w:rsid w:val="006743B3"/>
    <w:rsid w:val="0067581A"/>
    <w:rsid w:val="006760A1"/>
    <w:rsid w:val="00676BBE"/>
    <w:rsid w:val="00680E6F"/>
    <w:rsid w:val="00682060"/>
    <w:rsid w:val="006877AE"/>
    <w:rsid w:val="00692651"/>
    <w:rsid w:val="00693C33"/>
    <w:rsid w:val="00694EA4"/>
    <w:rsid w:val="00696E57"/>
    <w:rsid w:val="006A2FF1"/>
    <w:rsid w:val="006A48D5"/>
    <w:rsid w:val="006A4B04"/>
    <w:rsid w:val="006A7328"/>
    <w:rsid w:val="006A7480"/>
    <w:rsid w:val="006B0EC4"/>
    <w:rsid w:val="006B4154"/>
    <w:rsid w:val="006B50C4"/>
    <w:rsid w:val="006C1C19"/>
    <w:rsid w:val="006C2DBF"/>
    <w:rsid w:val="006C484C"/>
    <w:rsid w:val="006C7D88"/>
    <w:rsid w:val="006C7E47"/>
    <w:rsid w:val="006D1893"/>
    <w:rsid w:val="006D2A15"/>
    <w:rsid w:val="006D55F1"/>
    <w:rsid w:val="006D6CE5"/>
    <w:rsid w:val="006D7732"/>
    <w:rsid w:val="006E0237"/>
    <w:rsid w:val="006E23DD"/>
    <w:rsid w:val="006E26CA"/>
    <w:rsid w:val="006E379E"/>
    <w:rsid w:val="006E6220"/>
    <w:rsid w:val="006E6402"/>
    <w:rsid w:val="006E768A"/>
    <w:rsid w:val="006E777D"/>
    <w:rsid w:val="006F1103"/>
    <w:rsid w:val="006F11D8"/>
    <w:rsid w:val="006F5E48"/>
    <w:rsid w:val="006F7AB6"/>
    <w:rsid w:val="0070102C"/>
    <w:rsid w:val="00703A61"/>
    <w:rsid w:val="007051AF"/>
    <w:rsid w:val="00707587"/>
    <w:rsid w:val="007114AF"/>
    <w:rsid w:val="00712476"/>
    <w:rsid w:val="00712611"/>
    <w:rsid w:val="00713AC6"/>
    <w:rsid w:val="00714546"/>
    <w:rsid w:val="00715299"/>
    <w:rsid w:val="00715BF5"/>
    <w:rsid w:val="00716A0E"/>
    <w:rsid w:val="00716AB5"/>
    <w:rsid w:val="00721EF3"/>
    <w:rsid w:val="00722DA0"/>
    <w:rsid w:val="0072302E"/>
    <w:rsid w:val="00723B40"/>
    <w:rsid w:val="00724372"/>
    <w:rsid w:val="007244EC"/>
    <w:rsid w:val="00724562"/>
    <w:rsid w:val="00730841"/>
    <w:rsid w:val="00732280"/>
    <w:rsid w:val="007341D1"/>
    <w:rsid w:val="00734F57"/>
    <w:rsid w:val="007361B9"/>
    <w:rsid w:val="00736E6F"/>
    <w:rsid w:val="007404A1"/>
    <w:rsid w:val="00740B23"/>
    <w:rsid w:val="00743A99"/>
    <w:rsid w:val="007452A6"/>
    <w:rsid w:val="00745A7A"/>
    <w:rsid w:val="007470AD"/>
    <w:rsid w:val="00747BD4"/>
    <w:rsid w:val="00751D54"/>
    <w:rsid w:val="00756BFC"/>
    <w:rsid w:val="0075706F"/>
    <w:rsid w:val="00760DF0"/>
    <w:rsid w:val="00760E6B"/>
    <w:rsid w:val="00761DBA"/>
    <w:rsid w:val="00762350"/>
    <w:rsid w:val="0076625B"/>
    <w:rsid w:val="00766648"/>
    <w:rsid w:val="00770B6D"/>
    <w:rsid w:val="007722EA"/>
    <w:rsid w:val="0077309E"/>
    <w:rsid w:val="00773D2B"/>
    <w:rsid w:val="00777AD8"/>
    <w:rsid w:val="00777FA7"/>
    <w:rsid w:val="0078524F"/>
    <w:rsid w:val="00785D2E"/>
    <w:rsid w:val="0078680D"/>
    <w:rsid w:val="00790322"/>
    <w:rsid w:val="00791652"/>
    <w:rsid w:val="00794340"/>
    <w:rsid w:val="007966D9"/>
    <w:rsid w:val="00796E75"/>
    <w:rsid w:val="007A2455"/>
    <w:rsid w:val="007A3B15"/>
    <w:rsid w:val="007A3CB7"/>
    <w:rsid w:val="007A5E94"/>
    <w:rsid w:val="007B03E3"/>
    <w:rsid w:val="007B5EC0"/>
    <w:rsid w:val="007B6E3A"/>
    <w:rsid w:val="007B7DAD"/>
    <w:rsid w:val="007C19B5"/>
    <w:rsid w:val="007C26A5"/>
    <w:rsid w:val="007C2764"/>
    <w:rsid w:val="007C34AB"/>
    <w:rsid w:val="007C448C"/>
    <w:rsid w:val="007C4F9F"/>
    <w:rsid w:val="007C60E6"/>
    <w:rsid w:val="007D081F"/>
    <w:rsid w:val="007D5318"/>
    <w:rsid w:val="007E015B"/>
    <w:rsid w:val="007E37DA"/>
    <w:rsid w:val="007E6AC9"/>
    <w:rsid w:val="007E7052"/>
    <w:rsid w:val="007E748A"/>
    <w:rsid w:val="007F28C8"/>
    <w:rsid w:val="007F3FCA"/>
    <w:rsid w:val="007F4779"/>
    <w:rsid w:val="007F5350"/>
    <w:rsid w:val="007F670D"/>
    <w:rsid w:val="00802C52"/>
    <w:rsid w:val="00803CD0"/>
    <w:rsid w:val="00804795"/>
    <w:rsid w:val="00805A4C"/>
    <w:rsid w:val="00805AF9"/>
    <w:rsid w:val="00810EA3"/>
    <w:rsid w:val="00810F00"/>
    <w:rsid w:val="00811D45"/>
    <w:rsid w:val="008122EF"/>
    <w:rsid w:val="0081340A"/>
    <w:rsid w:val="008205D1"/>
    <w:rsid w:val="00821A22"/>
    <w:rsid w:val="00822986"/>
    <w:rsid w:val="00822D62"/>
    <w:rsid w:val="00833536"/>
    <w:rsid w:val="00833747"/>
    <w:rsid w:val="008419A0"/>
    <w:rsid w:val="008428E6"/>
    <w:rsid w:val="00843FB2"/>
    <w:rsid w:val="00845353"/>
    <w:rsid w:val="0084535F"/>
    <w:rsid w:val="00845F91"/>
    <w:rsid w:val="008472A5"/>
    <w:rsid w:val="0084739C"/>
    <w:rsid w:val="00847E9D"/>
    <w:rsid w:val="00847FE4"/>
    <w:rsid w:val="00851E8D"/>
    <w:rsid w:val="008521A3"/>
    <w:rsid w:val="0085271B"/>
    <w:rsid w:val="00854338"/>
    <w:rsid w:val="00862483"/>
    <w:rsid w:val="008631E1"/>
    <w:rsid w:val="00867520"/>
    <w:rsid w:val="00870667"/>
    <w:rsid w:val="008743E3"/>
    <w:rsid w:val="0087545F"/>
    <w:rsid w:val="00876476"/>
    <w:rsid w:val="00876595"/>
    <w:rsid w:val="0087732E"/>
    <w:rsid w:val="00881358"/>
    <w:rsid w:val="00881E70"/>
    <w:rsid w:val="00886D9C"/>
    <w:rsid w:val="00887E68"/>
    <w:rsid w:val="00891642"/>
    <w:rsid w:val="008940DE"/>
    <w:rsid w:val="008A1CD6"/>
    <w:rsid w:val="008A4B48"/>
    <w:rsid w:val="008A4DFA"/>
    <w:rsid w:val="008B1420"/>
    <w:rsid w:val="008B1BCB"/>
    <w:rsid w:val="008B34FC"/>
    <w:rsid w:val="008B4470"/>
    <w:rsid w:val="008B525A"/>
    <w:rsid w:val="008B7047"/>
    <w:rsid w:val="008B7D62"/>
    <w:rsid w:val="008C03E5"/>
    <w:rsid w:val="008C0942"/>
    <w:rsid w:val="008C0FF5"/>
    <w:rsid w:val="008C13BB"/>
    <w:rsid w:val="008C15B4"/>
    <w:rsid w:val="008C261B"/>
    <w:rsid w:val="008C3819"/>
    <w:rsid w:val="008C3EA5"/>
    <w:rsid w:val="008C5014"/>
    <w:rsid w:val="008C6F2F"/>
    <w:rsid w:val="008D0D90"/>
    <w:rsid w:val="008D183C"/>
    <w:rsid w:val="008D2246"/>
    <w:rsid w:val="008D282F"/>
    <w:rsid w:val="008D4A80"/>
    <w:rsid w:val="008E095D"/>
    <w:rsid w:val="008E0A9D"/>
    <w:rsid w:val="008E2045"/>
    <w:rsid w:val="008E327E"/>
    <w:rsid w:val="008E39C4"/>
    <w:rsid w:val="008E582E"/>
    <w:rsid w:val="008E6B84"/>
    <w:rsid w:val="008F181A"/>
    <w:rsid w:val="008F321D"/>
    <w:rsid w:val="008F4A4E"/>
    <w:rsid w:val="008F5510"/>
    <w:rsid w:val="008F592B"/>
    <w:rsid w:val="008F77E7"/>
    <w:rsid w:val="008F7E69"/>
    <w:rsid w:val="00900721"/>
    <w:rsid w:val="00901994"/>
    <w:rsid w:val="00902155"/>
    <w:rsid w:val="00902176"/>
    <w:rsid w:val="0091055F"/>
    <w:rsid w:val="0091440F"/>
    <w:rsid w:val="009156F7"/>
    <w:rsid w:val="00915704"/>
    <w:rsid w:val="009164FC"/>
    <w:rsid w:val="00920165"/>
    <w:rsid w:val="009232E8"/>
    <w:rsid w:val="0092463C"/>
    <w:rsid w:val="00924998"/>
    <w:rsid w:val="00924B1C"/>
    <w:rsid w:val="00926AFF"/>
    <w:rsid w:val="00927704"/>
    <w:rsid w:val="0093041C"/>
    <w:rsid w:val="00931219"/>
    <w:rsid w:val="00935210"/>
    <w:rsid w:val="0093792B"/>
    <w:rsid w:val="00937FC7"/>
    <w:rsid w:val="00941817"/>
    <w:rsid w:val="009460D7"/>
    <w:rsid w:val="00950089"/>
    <w:rsid w:val="00950D09"/>
    <w:rsid w:val="00953B9D"/>
    <w:rsid w:val="00953EFE"/>
    <w:rsid w:val="00955AC2"/>
    <w:rsid w:val="00955E0A"/>
    <w:rsid w:val="00955F40"/>
    <w:rsid w:val="00956DEF"/>
    <w:rsid w:val="00957DE8"/>
    <w:rsid w:val="00960B7F"/>
    <w:rsid w:val="009619C3"/>
    <w:rsid w:val="00961F3C"/>
    <w:rsid w:val="009623E2"/>
    <w:rsid w:val="00967F97"/>
    <w:rsid w:val="009707DD"/>
    <w:rsid w:val="00981DF8"/>
    <w:rsid w:val="00983B0D"/>
    <w:rsid w:val="00984A34"/>
    <w:rsid w:val="009853A4"/>
    <w:rsid w:val="00986B0F"/>
    <w:rsid w:val="009871BD"/>
    <w:rsid w:val="00987C35"/>
    <w:rsid w:val="009912F4"/>
    <w:rsid w:val="00992150"/>
    <w:rsid w:val="009959F0"/>
    <w:rsid w:val="009A1894"/>
    <w:rsid w:val="009A42E7"/>
    <w:rsid w:val="009A4344"/>
    <w:rsid w:val="009A4EF9"/>
    <w:rsid w:val="009B05C9"/>
    <w:rsid w:val="009B1FFB"/>
    <w:rsid w:val="009B2507"/>
    <w:rsid w:val="009B3C37"/>
    <w:rsid w:val="009B4505"/>
    <w:rsid w:val="009B6A60"/>
    <w:rsid w:val="009C0309"/>
    <w:rsid w:val="009C241F"/>
    <w:rsid w:val="009C2793"/>
    <w:rsid w:val="009C3CFE"/>
    <w:rsid w:val="009C66E2"/>
    <w:rsid w:val="009C72A6"/>
    <w:rsid w:val="009C79FF"/>
    <w:rsid w:val="009D0165"/>
    <w:rsid w:val="009D0373"/>
    <w:rsid w:val="009D091C"/>
    <w:rsid w:val="009D34D7"/>
    <w:rsid w:val="009D3B45"/>
    <w:rsid w:val="009D46BF"/>
    <w:rsid w:val="009D5529"/>
    <w:rsid w:val="009D63CA"/>
    <w:rsid w:val="009D6730"/>
    <w:rsid w:val="009D6BD8"/>
    <w:rsid w:val="009D7987"/>
    <w:rsid w:val="009E23AA"/>
    <w:rsid w:val="009E53D0"/>
    <w:rsid w:val="009E55E9"/>
    <w:rsid w:val="009E60B7"/>
    <w:rsid w:val="009F0599"/>
    <w:rsid w:val="009F08B8"/>
    <w:rsid w:val="009F471F"/>
    <w:rsid w:val="009F53AB"/>
    <w:rsid w:val="009F6BA8"/>
    <w:rsid w:val="009F718D"/>
    <w:rsid w:val="00A04766"/>
    <w:rsid w:val="00A058EE"/>
    <w:rsid w:val="00A05C77"/>
    <w:rsid w:val="00A05DAF"/>
    <w:rsid w:val="00A06FC0"/>
    <w:rsid w:val="00A17AF1"/>
    <w:rsid w:val="00A202BA"/>
    <w:rsid w:val="00A224E0"/>
    <w:rsid w:val="00A2271D"/>
    <w:rsid w:val="00A22893"/>
    <w:rsid w:val="00A22D35"/>
    <w:rsid w:val="00A24665"/>
    <w:rsid w:val="00A25917"/>
    <w:rsid w:val="00A268D7"/>
    <w:rsid w:val="00A27910"/>
    <w:rsid w:val="00A32ECB"/>
    <w:rsid w:val="00A402DC"/>
    <w:rsid w:val="00A40F3C"/>
    <w:rsid w:val="00A42317"/>
    <w:rsid w:val="00A42352"/>
    <w:rsid w:val="00A44D5E"/>
    <w:rsid w:val="00A46610"/>
    <w:rsid w:val="00A5040A"/>
    <w:rsid w:val="00A5183F"/>
    <w:rsid w:val="00A52186"/>
    <w:rsid w:val="00A53CF5"/>
    <w:rsid w:val="00A53E88"/>
    <w:rsid w:val="00A543E6"/>
    <w:rsid w:val="00A549B5"/>
    <w:rsid w:val="00A56F07"/>
    <w:rsid w:val="00A60BDC"/>
    <w:rsid w:val="00A62D90"/>
    <w:rsid w:val="00A6342B"/>
    <w:rsid w:val="00A6386F"/>
    <w:rsid w:val="00A65728"/>
    <w:rsid w:val="00A65E3F"/>
    <w:rsid w:val="00A7057C"/>
    <w:rsid w:val="00A71FBC"/>
    <w:rsid w:val="00A721B9"/>
    <w:rsid w:val="00A72ECC"/>
    <w:rsid w:val="00A74948"/>
    <w:rsid w:val="00A805ED"/>
    <w:rsid w:val="00A814C1"/>
    <w:rsid w:val="00A82ACF"/>
    <w:rsid w:val="00A839D6"/>
    <w:rsid w:val="00A852FB"/>
    <w:rsid w:val="00A8763C"/>
    <w:rsid w:val="00A87988"/>
    <w:rsid w:val="00A90C70"/>
    <w:rsid w:val="00A918C6"/>
    <w:rsid w:val="00A94FED"/>
    <w:rsid w:val="00A97B35"/>
    <w:rsid w:val="00AA0ABA"/>
    <w:rsid w:val="00AA0DB3"/>
    <w:rsid w:val="00AA0EA6"/>
    <w:rsid w:val="00AA1253"/>
    <w:rsid w:val="00AA3FE2"/>
    <w:rsid w:val="00AA4039"/>
    <w:rsid w:val="00AA7D72"/>
    <w:rsid w:val="00AB48A2"/>
    <w:rsid w:val="00AB5F92"/>
    <w:rsid w:val="00AB6B7D"/>
    <w:rsid w:val="00AC02DF"/>
    <w:rsid w:val="00AC0551"/>
    <w:rsid w:val="00AC0EC0"/>
    <w:rsid w:val="00AC27D9"/>
    <w:rsid w:val="00AC3978"/>
    <w:rsid w:val="00AC71BA"/>
    <w:rsid w:val="00AD09CC"/>
    <w:rsid w:val="00AD2AC4"/>
    <w:rsid w:val="00AD3AF2"/>
    <w:rsid w:val="00AD44E5"/>
    <w:rsid w:val="00AD5E36"/>
    <w:rsid w:val="00AD7398"/>
    <w:rsid w:val="00AE071C"/>
    <w:rsid w:val="00AE280F"/>
    <w:rsid w:val="00AE2F08"/>
    <w:rsid w:val="00AE62EF"/>
    <w:rsid w:val="00AE6CFA"/>
    <w:rsid w:val="00AE72F5"/>
    <w:rsid w:val="00AE7366"/>
    <w:rsid w:val="00AF2573"/>
    <w:rsid w:val="00AF38EB"/>
    <w:rsid w:val="00AF40C2"/>
    <w:rsid w:val="00AF4CFC"/>
    <w:rsid w:val="00AF57BD"/>
    <w:rsid w:val="00AF6C65"/>
    <w:rsid w:val="00AF6ED6"/>
    <w:rsid w:val="00B00186"/>
    <w:rsid w:val="00B021A1"/>
    <w:rsid w:val="00B03B77"/>
    <w:rsid w:val="00B04032"/>
    <w:rsid w:val="00B052FD"/>
    <w:rsid w:val="00B0678B"/>
    <w:rsid w:val="00B10D62"/>
    <w:rsid w:val="00B10E95"/>
    <w:rsid w:val="00B12565"/>
    <w:rsid w:val="00B12E36"/>
    <w:rsid w:val="00B1367E"/>
    <w:rsid w:val="00B14C38"/>
    <w:rsid w:val="00B15AFC"/>
    <w:rsid w:val="00B16B3E"/>
    <w:rsid w:val="00B20E8B"/>
    <w:rsid w:val="00B21A26"/>
    <w:rsid w:val="00B242EE"/>
    <w:rsid w:val="00B24794"/>
    <w:rsid w:val="00B25BA7"/>
    <w:rsid w:val="00B26F55"/>
    <w:rsid w:val="00B27176"/>
    <w:rsid w:val="00B30F94"/>
    <w:rsid w:val="00B31E72"/>
    <w:rsid w:val="00B36889"/>
    <w:rsid w:val="00B3776E"/>
    <w:rsid w:val="00B404A4"/>
    <w:rsid w:val="00B41CE7"/>
    <w:rsid w:val="00B42873"/>
    <w:rsid w:val="00B42BDA"/>
    <w:rsid w:val="00B42D1E"/>
    <w:rsid w:val="00B46538"/>
    <w:rsid w:val="00B46574"/>
    <w:rsid w:val="00B46F11"/>
    <w:rsid w:val="00B46FDD"/>
    <w:rsid w:val="00B473D6"/>
    <w:rsid w:val="00B47C33"/>
    <w:rsid w:val="00B50DFC"/>
    <w:rsid w:val="00B51557"/>
    <w:rsid w:val="00B5273A"/>
    <w:rsid w:val="00B52E68"/>
    <w:rsid w:val="00B53D9B"/>
    <w:rsid w:val="00B5744E"/>
    <w:rsid w:val="00B61850"/>
    <w:rsid w:val="00B61C9F"/>
    <w:rsid w:val="00B62D3B"/>
    <w:rsid w:val="00B64D72"/>
    <w:rsid w:val="00B64DD2"/>
    <w:rsid w:val="00B66559"/>
    <w:rsid w:val="00B676B3"/>
    <w:rsid w:val="00B67C19"/>
    <w:rsid w:val="00B70004"/>
    <w:rsid w:val="00B725E4"/>
    <w:rsid w:val="00B75099"/>
    <w:rsid w:val="00B76207"/>
    <w:rsid w:val="00B7639E"/>
    <w:rsid w:val="00B77242"/>
    <w:rsid w:val="00B77421"/>
    <w:rsid w:val="00B8013E"/>
    <w:rsid w:val="00B80BC7"/>
    <w:rsid w:val="00B81109"/>
    <w:rsid w:val="00B82FEC"/>
    <w:rsid w:val="00B84D8D"/>
    <w:rsid w:val="00B85384"/>
    <w:rsid w:val="00B8713F"/>
    <w:rsid w:val="00B91ED5"/>
    <w:rsid w:val="00B93324"/>
    <w:rsid w:val="00B93A98"/>
    <w:rsid w:val="00B94A3B"/>
    <w:rsid w:val="00B94D3F"/>
    <w:rsid w:val="00B95734"/>
    <w:rsid w:val="00B9652F"/>
    <w:rsid w:val="00B966C8"/>
    <w:rsid w:val="00B96FAC"/>
    <w:rsid w:val="00B978D7"/>
    <w:rsid w:val="00BA5DDF"/>
    <w:rsid w:val="00BA669F"/>
    <w:rsid w:val="00BA79F1"/>
    <w:rsid w:val="00BB07EF"/>
    <w:rsid w:val="00BB149E"/>
    <w:rsid w:val="00BB4447"/>
    <w:rsid w:val="00BB52E2"/>
    <w:rsid w:val="00BB6522"/>
    <w:rsid w:val="00BB6884"/>
    <w:rsid w:val="00BB7271"/>
    <w:rsid w:val="00BC08DC"/>
    <w:rsid w:val="00BC0DB0"/>
    <w:rsid w:val="00BC284D"/>
    <w:rsid w:val="00BC2DF5"/>
    <w:rsid w:val="00BC3171"/>
    <w:rsid w:val="00BC39AB"/>
    <w:rsid w:val="00BC40E2"/>
    <w:rsid w:val="00BC6E97"/>
    <w:rsid w:val="00BC7115"/>
    <w:rsid w:val="00BD0856"/>
    <w:rsid w:val="00BD20AE"/>
    <w:rsid w:val="00BD4CD5"/>
    <w:rsid w:val="00BE24FB"/>
    <w:rsid w:val="00BE2D25"/>
    <w:rsid w:val="00BE3C6F"/>
    <w:rsid w:val="00BE5169"/>
    <w:rsid w:val="00BE5A7A"/>
    <w:rsid w:val="00BE6FA7"/>
    <w:rsid w:val="00BF1890"/>
    <w:rsid w:val="00BF3548"/>
    <w:rsid w:val="00BF396D"/>
    <w:rsid w:val="00BF4A35"/>
    <w:rsid w:val="00BF6330"/>
    <w:rsid w:val="00BF73F8"/>
    <w:rsid w:val="00C000B3"/>
    <w:rsid w:val="00C025C2"/>
    <w:rsid w:val="00C03CA9"/>
    <w:rsid w:val="00C046D2"/>
    <w:rsid w:val="00C058F9"/>
    <w:rsid w:val="00C07209"/>
    <w:rsid w:val="00C10A20"/>
    <w:rsid w:val="00C10D2E"/>
    <w:rsid w:val="00C10E8A"/>
    <w:rsid w:val="00C12B17"/>
    <w:rsid w:val="00C15263"/>
    <w:rsid w:val="00C16334"/>
    <w:rsid w:val="00C165F5"/>
    <w:rsid w:val="00C17948"/>
    <w:rsid w:val="00C20715"/>
    <w:rsid w:val="00C20B26"/>
    <w:rsid w:val="00C211D2"/>
    <w:rsid w:val="00C220E2"/>
    <w:rsid w:val="00C25CEC"/>
    <w:rsid w:val="00C25EE5"/>
    <w:rsid w:val="00C2743F"/>
    <w:rsid w:val="00C3001D"/>
    <w:rsid w:val="00C30B74"/>
    <w:rsid w:val="00C31169"/>
    <w:rsid w:val="00C328B2"/>
    <w:rsid w:val="00C33403"/>
    <w:rsid w:val="00C357B4"/>
    <w:rsid w:val="00C40872"/>
    <w:rsid w:val="00C40E5C"/>
    <w:rsid w:val="00C41568"/>
    <w:rsid w:val="00C44F64"/>
    <w:rsid w:val="00C45136"/>
    <w:rsid w:val="00C45457"/>
    <w:rsid w:val="00C45C82"/>
    <w:rsid w:val="00C45DB8"/>
    <w:rsid w:val="00C47CD9"/>
    <w:rsid w:val="00C50A69"/>
    <w:rsid w:val="00C5133C"/>
    <w:rsid w:val="00C51709"/>
    <w:rsid w:val="00C5382B"/>
    <w:rsid w:val="00C54C1B"/>
    <w:rsid w:val="00C600B9"/>
    <w:rsid w:val="00C619AF"/>
    <w:rsid w:val="00C61A56"/>
    <w:rsid w:val="00C63AED"/>
    <w:rsid w:val="00C63F62"/>
    <w:rsid w:val="00C65702"/>
    <w:rsid w:val="00C66A6C"/>
    <w:rsid w:val="00C67436"/>
    <w:rsid w:val="00C70216"/>
    <w:rsid w:val="00C7087D"/>
    <w:rsid w:val="00C75481"/>
    <w:rsid w:val="00C777A6"/>
    <w:rsid w:val="00C80072"/>
    <w:rsid w:val="00C800BA"/>
    <w:rsid w:val="00C82A7C"/>
    <w:rsid w:val="00C8322C"/>
    <w:rsid w:val="00C8382E"/>
    <w:rsid w:val="00C84350"/>
    <w:rsid w:val="00C86453"/>
    <w:rsid w:val="00C87340"/>
    <w:rsid w:val="00C907FD"/>
    <w:rsid w:val="00C924B5"/>
    <w:rsid w:val="00C9437D"/>
    <w:rsid w:val="00C951DB"/>
    <w:rsid w:val="00C97033"/>
    <w:rsid w:val="00CA0C00"/>
    <w:rsid w:val="00CA206C"/>
    <w:rsid w:val="00CA2A6B"/>
    <w:rsid w:val="00CA2F5D"/>
    <w:rsid w:val="00CA309A"/>
    <w:rsid w:val="00CA33B9"/>
    <w:rsid w:val="00CA65B1"/>
    <w:rsid w:val="00CA7701"/>
    <w:rsid w:val="00CA7D47"/>
    <w:rsid w:val="00CB159E"/>
    <w:rsid w:val="00CB1CBB"/>
    <w:rsid w:val="00CB2090"/>
    <w:rsid w:val="00CB20E6"/>
    <w:rsid w:val="00CB2333"/>
    <w:rsid w:val="00CB4077"/>
    <w:rsid w:val="00CB5AAC"/>
    <w:rsid w:val="00CB7BBA"/>
    <w:rsid w:val="00CC23A5"/>
    <w:rsid w:val="00CC282E"/>
    <w:rsid w:val="00CC2A2C"/>
    <w:rsid w:val="00CC4661"/>
    <w:rsid w:val="00CD1059"/>
    <w:rsid w:val="00CD1F4B"/>
    <w:rsid w:val="00CD3CF3"/>
    <w:rsid w:val="00CD45CE"/>
    <w:rsid w:val="00CD5058"/>
    <w:rsid w:val="00CD54B1"/>
    <w:rsid w:val="00CD5D58"/>
    <w:rsid w:val="00CD6547"/>
    <w:rsid w:val="00CE0DA0"/>
    <w:rsid w:val="00CE17D1"/>
    <w:rsid w:val="00CE2717"/>
    <w:rsid w:val="00CE3589"/>
    <w:rsid w:val="00CF0648"/>
    <w:rsid w:val="00CF0ADF"/>
    <w:rsid w:val="00CF0BBE"/>
    <w:rsid w:val="00CF1573"/>
    <w:rsid w:val="00CF48B8"/>
    <w:rsid w:val="00CF491C"/>
    <w:rsid w:val="00CF4F34"/>
    <w:rsid w:val="00CF5476"/>
    <w:rsid w:val="00CF5792"/>
    <w:rsid w:val="00CF6BA0"/>
    <w:rsid w:val="00CF7E6F"/>
    <w:rsid w:val="00D01C0A"/>
    <w:rsid w:val="00D02193"/>
    <w:rsid w:val="00D02E88"/>
    <w:rsid w:val="00D03303"/>
    <w:rsid w:val="00D067FA"/>
    <w:rsid w:val="00D10026"/>
    <w:rsid w:val="00D10C1C"/>
    <w:rsid w:val="00D11129"/>
    <w:rsid w:val="00D126BC"/>
    <w:rsid w:val="00D14FF6"/>
    <w:rsid w:val="00D15667"/>
    <w:rsid w:val="00D15CCA"/>
    <w:rsid w:val="00D20C54"/>
    <w:rsid w:val="00D22857"/>
    <w:rsid w:val="00D22C08"/>
    <w:rsid w:val="00D22CF8"/>
    <w:rsid w:val="00D23C1A"/>
    <w:rsid w:val="00D24835"/>
    <w:rsid w:val="00D276A0"/>
    <w:rsid w:val="00D303CC"/>
    <w:rsid w:val="00D30EA5"/>
    <w:rsid w:val="00D33C7C"/>
    <w:rsid w:val="00D3444A"/>
    <w:rsid w:val="00D41D82"/>
    <w:rsid w:val="00D42053"/>
    <w:rsid w:val="00D4434C"/>
    <w:rsid w:val="00D452E1"/>
    <w:rsid w:val="00D46C7F"/>
    <w:rsid w:val="00D502B5"/>
    <w:rsid w:val="00D52220"/>
    <w:rsid w:val="00D54CB5"/>
    <w:rsid w:val="00D55EA1"/>
    <w:rsid w:val="00D578E6"/>
    <w:rsid w:val="00D60296"/>
    <w:rsid w:val="00D60BE7"/>
    <w:rsid w:val="00D61ACD"/>
    <w:rsid w:val="00D62DDA"/>
    <w:rsid w:val="00D63102"/>
    <w:rsid w:val="00D64F9B"/>
    <w:rsid w:val="00D66DE9"/>
    <w:rsid w:val="00D70785"/>
    <w:rsid w:val="00D70F8D"/>
    <w:rsid w:val="00D71145"/>
    <w:rsid w:val="00D71496"/>
    <w:rsid w:val="00D71B03"/>
    <w:rsid w:val="00D71D2F"/>
    <w:rsid w:val="00D7436F"/>
    <w:rsid w:val="00D77BBF"/>
    <w:rsid w:val="00D77E96"/>
    <w:rsid w:val="00D801D3"/>
    <w:rsid w:val="00D80AD5"/>
    <w:rsid w:val="00D81FEE"/>
    <w:rsid w:val="00D8299D"/>
    <w:rsid w:val="00D82ED8"/>
    <w:rsid w:val="00D86CF2"/>
    <w:rsid w:val="00D87518"/>
    <w:rsid w:val="00D8763F"/>
    <w:rsid w:val="00D902F6"/>
    <w:rsid w:val="00D91B29"/>
    <w:rsid w:val="00D91E49"/>
    <w:rsid w:val="00D929BA"/>
    <w:rsid w:val="00D92AA3"/>
    <w:rsid w:val="00D93A7E"/>
    <w:rsid w:val="00D97E38"/>
    <w:rsid w:val="00DA061D"/>
    <w:rsid w:val="00DA1D52"/>
    <w:rsid w:val="00DA3629"/>
    <w:rsid w:val="00DA397E"/>
    <w:rsid w:val="00DA6F2B"/>
    <w:rsid w:val="00DA77D5"/>
    <w:rsid w:val="00DB0B38"/>
    <w:rsid w:val="00DB2263"/>
    <w:rsid w:val="00DB67E2"/>
    <w:rsid w:val="00DB6973"/>
    <w:rsid w:val="00DC09C6"/>
    <w:rsid w:val="00DC0A98"/>
    <w:rsid w:val="00DC1C04"/>
    <w:rsid w:val="00DC2037"/>
    <w:rsid w:val="00DC226E"/>
    <w:rsid w:val="00DC2C1A"/>
    <w:rsid w:val="00DC3CD0"/>
    <w:rsid w:val="00DC566B"/>
    <w:rsid w:val="00DC717A"/>
    <w:rsid w:val="00DD29DF"/>
    <w:rsid w:val="00DD70B4"/>
    <w:rsid w:val="00DD71A6"/>
    <w:rsid w:val="00DE0FC9"/>
    <w:rsid w:val="00DE7C31"/>
    <w:rsid w:val="00DF01FF"/>
    <w:rsid w:val="00DF1433"/>
    <w:rsid w:val="00DF2B1B"/>
    <w:rsid w:val="00DF400C"/>
    <w:rsid w:val="00E029B0"/>
    <w:rsid w:val="00E02EEC"/>
    <w:rsid w:val="00E03785"/>
    <w:rsid w:val="00E04F99"/>
    <w:rsid w:val="00E05155"/>
    <w:rsid w:val="00E06200"/>
    <w:rsid w:val="00E06A59"/>
    <w:rsid w:val="00E1069E"/>
    <w:rsid w:val="00E11B56"/>
    <w:rsid w:val="00E120DD"/>
    <w:rsid w:val="00E130E5"/>
    <w:rsid w:val="00E13826"/>
    <w:rsid w:val="00E15633"/>
    <w:rsid w:val="00E17A62"/>
    <w:rsid w:val="00E20410"/>
    <w:rsid w:val="00E248B5"/>
    <w:rsid w:val="00E25F00"/>
    <w:rsid w:val="00E2601D"/>
    <w:rsid w:val="00E32075"/>
    <w:rsid w:val="00E357BE"/>
    <w:rsid w:val="00E369A0"/>
    <w:rsid w:val="00E36C5D"/>
    <w:rsid w:val="00E37AD2"/>
    <w:rsid w:val="00E40215"/>
    <w:rsid w:val="00E430D7"/>
    <w:rsid w:val="00E44DBC"/>
    <w:rsid w:val="00E519E4"/>
    <w:rsid w:val="00E52596"/>
    <w:rsid w:val="00E530EF"/>
    <w:rsid w:val="00E53135"/>
    <w:rsid w:val="00E538A6"/>
    <w:rsid w:val="00E548C0"/>
    <w:rsid w:val="00E54990"/>
    <w:rsid w:val="00E576AF"/>
    <w:rsid w:val="00E63549"/>
    <w:rsid w:val="00E6558C"/>
    <w:rsid w:val="00E67401"/>
    <w:rsid w:val="00E67875"/>
    <w:rsid w:val="00E67F2A"/>
    <w:rsid w:val="00E70A29"/>
    <w:rsid w:val="00E72974"/>
    <w:rsid w:val="00E73847"/>
    <w:rsid w:val="00E75951"/>
    <w:rsid w:val="00E75F82"/>
    <w:rsid w:val="00E80422"/>
    <w:rsid w:val="00E80EFC"/>
    <w:rsid w:val="00E84E26"/>
    <w:rsid w:val="00E904A1"/>
    <w:rsid w:val="00E93923"/>
    <w:rsid w:val="00E93D91"/>
    <w:rsid w:val="00E94047"/>
    <w:rsid w:val="00E95C43"/>
    <w:rsid w:val="00E95CC1"/>
    <w:rsid w:val="00E97548"/>
    <w:rsid w:val="00EA032C"/>
    <w:rsid w:val="00EA16DD"/>
    <w:rsid w:val="00EA25C9"/>
    <w:rsid w:val="00EA3760"/>
    <w:rsid w:val="00EA4865"/>
    <w:rsid w:val="00EA5F15"/>
    <w:rsid w:val="00EA7857"/>
    <w:rsid w:val="00EA7CB1"/>
    <w:rsid w:val="00EB0A38"/>
    <w:rsid w:val="00EB2446"/>
    <w:rsid w:val="00EB2D98"/>
    <w:rsid w:val="00EB31A0"/>
    <w:rsid w:val="00EB4E01"/>
    <w:rsid w:val="00EB533C"/>
    <w:rsid w:val="00EC2A59"/>
    <w:rsid w:val="00EC35C8"/>
    <w:rsid w:val="00EC498B"/>
    <w:rsid w:val="00EC6A47"/>
    <w:rsid w:val="00ED179E"/>
    <w:rsid w:val="00ED17FE"/>
    <w:rsid w:val="00ED189E"/>
    <w:rsid w:val="00ED5C5F"/>
    <w:rsid w:val="00EE3273"/>
    <w:rsid w:val="00EE3538"/>
    <w:rsid w:val="00EE5387"/>
    <w:rsid w:val="00EE6C63"/>
    <w:rsid w:val="00EE7C0E"/>
    <w:rsid w:val="00EF0165"/>
    <w:rsid w:val="00EF1843"/>
    <w:rsid w:val="00EF49F1"/>
    <w:rsid w:val="00EF5849"/>
    <w:rsid w:val="00EF5BAF"/>
    <w:rsid w:val="00EF743C"/>
    <w:rsid w:val="00F00453"/>
    <w:rsid w:val="00F02F51"/>
    <w:rsid w:val="00F03E62"/>
    <w:rsid w:val="00F04E72"/>
    <w:rsid w:val="00F0584F"/>
    <w:rsid w:val="00F06C03"/>
    <w:rsid w:val="00F06D79"/>
    <w:rsid w:val="00F06D85"/>
    <w:rsid w:val="00F07E12"/>
    <w:rsid w:val="00F12644"/>
    <w:rsid w:val="00F13BBA"/>
    <w:rsid w:val="00F16E2B"/>
    <w:rsid w:val="00F20E76"/>
    <w:rsid w:val="00F23995"/>
    <w:rsid w:val="00F24250"/>
    <w:rsid w:val="00F24FF8"/>
    <w:rsid w:val="00F27619"/>
    <w:rsid w:val="00F277E6"/>
    <w:rsid w:val="00F27993"/>
    <w:rsid w:val="00F30346"/>
    <w:rsid w:val="00F30A38"/>
    <w:rsid w:val="00F3218E"/>
    <w:rsid w:val="00F334A0"/>
    <w:rsid w:val="00F34ABA"/>
    <w:rsid w:val="00F36746"/>
    <w:rsid w:val="00F37064"/>
    <w:rsid w:val="00F37D53"/>
    <w:rsid w:val="00F4116C"/>
    <w:rsid w:val="00F41E68"/>
    <w:rsid w:val="00F43D8E"/>
    <w:rsid w:val="00F45643"/>
    <w:rsid w:val="00F524C6"/>
    <w:rsid w:val="00F52E1F"/>
    <w:rsid w:val="00F53622"/>
    <w:rsid w:val="00F5464E"/>
    <w:rsid w:val="00F549FC"/>
    <w:rsid w:val="00F55B8A"/>
    <w:rsid w:val="00F55EAB"/>
    <w:rsid w:val="00F5611F"/>
    <w:rsid w:val="00F60872"/>
    <w:rsid w:val="00F649CF"/>
    <w:rsid w:val="00F67374"/>
    <w:rsid w:val="00F70F13"/>
    <w:rsid w:val="00F718A4"/>
    <w:rsid w:val="00F72F4D"/>
    <w:rsid w:val="00F73C22"/>
    <w:rsid w:val="00F74058"/>
    <w:rsid w:val="00F75B8E"/>
    <w:rsid w:val="00F861A1"/>
    <w:rsid w:val="00F8690E"/>
    <w:rsid w:val="00F875B3"/>
    <w:rsid w:val="00F929B3"/>
    <w:rsid w:val="00F92A7D"/>
    <w:rsid w:val="00F94CAD"/>
    <w:rsid w:val="00F97B6F"/>
    <w:rsid w:val="00FA1715"/>
    <w:rsid w:val="00FA293D"/>
    <w:rsid w:val="00FA294F"/>
    <w:rsid w:val="00FA43B7"/>
    <w:rsid w:val="00FA5786"/>
    <w:rsid w:val="00FA5E90"/>
    <w:rsid w:val="00FA601B"/>
    <w:rsid w:val="00FB20FE"/>
    <w:rsid w:val="00FB58D5"/>
    <w:rsid w:val="00FC0AD2"/>
    <w:rsid w:val="00FC262C"/>
    <w:rsid w:val="00FC33F1"/>
    <w:rsid w:val="00FC4419"/>
    <w:rsid w:val="00FC4CBB"/>
    <w:rsid w:val="00FC52BF"/>
    <w:rsid w:val="00FC7B57"/>
    <w:rsid w:val="00FD02C9"/>
    <w:rsid w:val="00FD080D"/>
    <w:rsid w:val="00FD0E69"/>
    <w:rsid w:val="00FD2878"/>
    <w:rsid w:val="00FD298E"/>
    <w:rsid w:val="00FD58B3"/>
    <w:rsid w:val="00FD67F2"/>
    <w:rsid w:val="00FD6E6E"/>
    <w:rsid w:val="00FE1CEA"/>
    <w:rsid w:val="00FE35FF"/>
    <w:rsid w:val="00FE3FB3"/>
    <w:rsid w:val="00FE4D29"/>
    <w:rsid w:val="00FE4D91"/>
    <w:rsid w:val="00FE53B2"/>
    <w:rsid w:val="00FE5E7D"/>
    <w:rsid w:val="00FE656C"/>
    <w:rsid w:val="00FE65E9"/>
    <w:rsid w:val="00FE68E1"/>
    <w:rsid w:val="00FE6FB5"/>
    <w:rsid w:val="00FE7BB4"/>
    <w:rsid w:val="00FE7CE1"/>
    <w:rsid w:val="00FF0188"/>
    <w:rsid w:val="00FF1A25"/>
    <w:rsid w:val="00FF2E56"/>
    <w:rsid w:val="00FF5663"/>
    <w:rsid w:val="00FF6C52"/>
    <w:rsid w:val="00FF6FC3"/>
    <w:rsid w:val="00FF7B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Name"/>
  <w:smartTagType w:namespaceuri="urn:schemas-microsoft-com:office:smarttags" w:name="PlaceType"/>
  <w:smartTagType w:namespaceuri="urn:schemas-microsoft-com:office:smarttags" w:name="State"/>
  <w:smartTagType w:namespaceuri="urn:schemas-microsoft-com:office:smarttags" w:name="City"/>
  <w:smartTagType w:namespaceuri="urn:schemas-microsoft-com:office:smarttags" w:name="place"/>
  <w:shapeDefaults>
    <o:shapedefaults v:ext="edit" spidmax="2049"/>
    <o:shapelayout v:ext="edit">
      <o:idmap v:ext="edit" data="1"/>
    </o:shapelayout>
  </w:shapeDefaults>
  <w:decimalSymbol w:val="."/>
  <w:listSeparator w:val=","/>
  <w14:docId w14:val="34474807"/>
  <w15:docId w15:val="{C527F174-47EF-49BA-BDAC-377E884F41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66A6C"/>
    <w:rPr>
      <w:sz w:val="24"/>
      <w:szCs w:val="24"/>
    </w:rPr>
  </w:style>
  <w:style w:type="paragraph" w:styleId="Heading1">
    <w:name w:val="heading 1"/>
    <w:basedOn w:val="Normal"/>
    <w:next w:val="Normal"/>
    <w:link w:val="Heading1Char"/>
    <w:qFormat/>
    <w:rsid w:val="00713AC6"/>
    <w:pPr>
      <w:widowControl w:val="0"/>
      <w:outlineLvl w:val="0"/>
    </w:pPr>
    <w:rPr>
      <w:rFonts w:ascii="Arial" w:eastAsia="Calibri" w:hAnsi="Arial" w:cs="Arial"/>
      <w:b/>
      <w:bCs/>
      <w:smallCaps/>
      <w:kern w:val="32"/>
      <w:sz w:val="40"/>
      <w:szCs w:val="42"/>
    </w:rPr>
  </w:style>
  <w:style w:type="paragraph" w:styleId="Heading2">
    <w:name w:val="heading 2"/>
    <w:basedOn w:val="Normal"/>
    <w:next w:val="Normal"/>
    <w:link w:val="Heading2Char"/>
    <w:unhideWhenUsed/>
    <w:qFormat/>
    <w:rsid w:val="00713AC6"/>
    <w:pPr>
      <w:widowControl w:val="0"/>
      <w:tabs>
        <w:tab w:val="left" w:pos="840"/>
      </w:tabs>
      <w:outlineLvl w:val="1"/>
    </w:pPr>
    <w:rPr>
      <w:rFonts w:ascii="Arial" w:eastAsia="Calibri" w:hAnsi="Arial" w:cs="Arial"/>
      <w:b/>
      <w:bCs/>
      <w:iCs/>
      <w:sz w:val="32"/>
      <w:szCs w:val="30"/>
    </w:rPr>
  </w:style>
  <w:style w:type="paragraph" w:styleId="Heading3">
    <w:name w:val="heading 3"/>
    <w:basedOn w:val="Normal"/>
    <w:next w:val="Normal"/>
    <w:link w:val="Heading3Char"/>
    <w:unhideWhenUsed/>
    <w:qFormat/>
    <w:rsid w:val="00713AC6"/>
    <w:pPr>
      <w:widowControl w:val="0"/>
      <w:tabs>
        <w:tab w:val="left" w:pos="840"/>
      </w:tabs>
      <w:spacing w:after="40"/>
      <w:outlineLvl w:val="2"/>
    </w:pPr>
    <w:rPr>
      <w:rFonts w:ascii="Arial" w:eastAsia="Calibri" w:hAnsi="Arial" w:cs="Arial"/>
      <w:b/>
      <w:bCs/>
      <w:sz w:val="26"/>
      <w:szCs w:val="20"/>
    </w:rPr>
  </w:style>
  <w:style w:type="paragraph" w:styleId="Heading4">
    <w:name w:val="heading 4"/>
    <w:basedOn w:val="Normal"/>
    <w:next w:val="Normal"/>
    <w:link w:val="Heading4Char"/>
    <w:unhideWhenUsed/>
    <w:qFormat/>
    <w:rsid w:val="00CF0ADF"/>
    <w:pPr>
      <w:widowControl w:val="0"/>
      <w:tabs>
        <w:tab w:val="left" w:pos="840"/>
      </w:tabs>
      <w:spacing w:after="40"/>
      <w:ind w:left="840" w:hanging="840"/>
      <w:outlineLvl w:val="3"/>
    </w:pPr>
    <w:rPr>
      <w:rFonts w:ascii="Arial" w:eastAsia="Calibri" w:hAnsi="Arial" w:cs="Arial"/>
      <w:b/>
      <w:bCs/>
      <w:i/>
      <w:szCs w:val="22"/>
    </w:rPr>
  </w:style>
  <w:style w:type="paragraph" w:styleId="Heading5">
    <w:name w:val="heading 5"/>
    <w:basedOn w:val="Normal"/>
    <w:next w:val="Normal"/>
    <w:link w:val="Heading5Char"/>
    <w:unhideWhenUsed/>
    <w:qFormat/>
    <w:rsid w:val="00F43D8E"/>
    <w:pPr>
      <w:widowControl w:val="0"/>
      <w:spacing w:after="40"/>
      <w:outlineLvl w:val="4"/>
    </w:pPr>
    <w:rPr>
      <w:rFonts w:eastAsia="Calibri" w:cs="Arial"/>
      <w:b/>
    </w:rPr>
  </w:style>
  <w:style w:type="paragraph" w:styleId="Heading6">
    <w:name w:val="heading 6"/>
    <w:basedOn w:val="Normal"/>
    <w:next w:val="Normal"/>
    <w:link w:val="Heading6Char"/>
    <w:unhideWhenUsed/>
    <w:qFormat/>
    <w:rsid w:val="00F43D8E"/>
    <w:pPr>
      <w:widowControl w:val="0"/>
      <w:spacing w:after="40"/>
      <w:outlineLvl w:val="5"/>
    </w:pPr>
    <w:rPr>
      <w:rFonts w:eastAsia="Calibri" w:cs="Arial"/>
      <w:b/>
      <w:i/>
      <w:szCs w:val="26"/>
    </w:rPr>
  </w:style>
  <w:style w:type="paragraph" w:styleId="Heading7">
    <w:name w:val="heading 7"/>
    <w:basedOn w:val="Normal"/>
    <w:next w:val="Normal"/>
    <w:link w:val="Heading7Char"/>
    <w:unhideWhenUsed/>
    <w:qFormat/>
    <w:rsid w:val="006D6CE5"/>
    <w:pPr>
      <w:widowControl w:val="0"/>
      <w:ind w:left="540"/>
      <w:outlineLvl w:val="6"/>
    </w:pPr>
    <w:rPr>
      <w:rFonts w:eastAsiaTheme="majorEastAsia"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tle2AuxText">
    <w:name w:val="Title2AuxText"/>
    <w:basedOn w:val="Normal"/>
    <w:semiHidden/>
    <w:rsid w:val="006E6402"/>
    <w:pPr>
      <w:spacing w:before="120" w:after="120"/>
    </w:pPr>
    <w:rPr>
      <w:rFonts w:ascii="Arial" w:hAnsi="Arial"/>
      <w:b/>
      <w:sz w:val="32"/>
      <w:szCs w:val="32"/>
    </w:rPr>
  </w:style>
  <w:style w:type="paragraph" w:styleId="BalloonText">
    <w:name w:val="Balloon Text"/>
    <w:basedOn w:val="Normal"/>
    <w:link w:val="BalloonTextChar"/>
    <w:rsid w:val="00A05C77"/>
    <w:rPr>
      <w:rFonts w:ascii="Tahoma" w:hAnsi="Tahoma" w:cs="Tahoma"/>
      <w:sz w:val="16"/>
      <w:szCs w:val="16"/>
    </w:rPr>
  </w:style>
  <w:style w:type="character" w:customStyle="1" w:styleId="BalloonTextChar">
    <w:name w:val="Balloon Text Char"/>
    <w:basedOn w:val="DefaultParagraphFont"/>
    <w:link w:val="BalloonText"/>
    <w:rsid w:val="00A05C77"/>
    <w:rPr>
      <w:rFonts w:ascii="Tahoma" w:hAnsi="Tahoma" w:cs="Tahoma"/>
      <w:sz w:val="16"/>
      <w:szCs w:val="16"/>
    </w:rPr>
  </w:style>
  <w:style w:type="paragraph" w:styleId="Header">
    <w:name w:val="header"/>
    <w:basedOn w:val="Normal"/>
    <w:link w:val="HeaderChar"/>
    <w:rsid w:val="00A05C77"/>
    <w:pPr>
      <w:tabs>
        <w:tab w:val="center" w:pos="4680"/>
        <w:tab w:val="right" w:pos="9360"/>
      </w:tabs>
    </w:pPr>
  </w:style>
  <w:style w:type="character" w:customStyle="1" w:styleId="HeaderChar">
    <w:name w:val="Header Char"/>
    <w:basedOn w:val="DefaultParagraphFont"/>
    <w:link w:val="Header"/>
    <w:rsid w:val="00A05C77"/>
    <w:rPr>
      <w:sz w:val="24"/>
      <w:szCs w:val="24"/>
    </w:rPr>
  </w:style>
  <w:style w:type="paragraph" w:styleId="Footer">
    <w:name w:val="footer"/>
    <w:basedOn w:val="Normal"/>
    <w:link w:val="FooterChar"/>
    <w:uiPriority w:val="99"/>
    <w:rsid w:val="00A05C77"/>
    <w:pPr>
      <w:tabs>
        <w:tab w:val="center" w:pos="4680"/>
        <w:tab w:val="right" w:pos="9360"/>
      </w:tabs>
    </w:pPr>
  </w:style>
  <w:style w:type="character" w:customStyle="1" w:styleId="FooterChar">
    <w:name w:val="Footer Char"/>
    <w:basedOn w:val="DefaultParagraphFont"/>
    <w:link w:val="Footer"/>
    <w:uiPriority w:val="99"/>
    <w:rsid w:val="00A05C77"/>
    <w:rPr>
      <w:sz w:val="24"/>
      <w:szCs w:val="24"/>
    </w:rPr>
  </w:style>
  <w:style w:type="character" w:customStyle="1" w:styleId="Heading1Char">
    <w:name w:val="Heading 1 Char"/>
    <w:basedOn w:val="DefaultParagraphFont"/>
    <w:link w:val="Heading1"/>
    <w:rsid w:val="00713AC6"/>
    <w:rPr>
      <w:rFonts w:ascii="Arial" w:eastAsia="Calibri" w:hAnsi="Arial" w:cs="Arial"/>
      <w:b/>
      <w:bCs/>
      <w:smallCaps/>
      <w:kern w:val="32"/>
      <w:sz w:val="40"/>
      <w:szCs w:val="42"/>
    </w:rPr>
  </w:style>
  <w:style w:type="character" w:customStyle="1" w:styleId="Heading2Char">
    <w:name w:val="Heading 2 Char"/>
    <w:basedOn w:val="DefaultParagraphFont"/>
    <w:link w:val="Heading2"/>
    <w:rsid w:val="00713AC6"/>
    <w:rPr>
      <w:rFonts w:ascii="Arial" w:eastAsia="Calibri" w:hAnsi="Arial" w:cs="Arial"/>
      <w:b/>
      <w:bCs/>
      <w:iCs/>
      <w:sz w:val="32"/>
      <w:szCs w:val="30"/>
    </w:rPr>
  </w:style>
  <w:style w:type="character" w:customStyle="1" w:styleId="Heading3Char">
    <w:name w:val="Heading 3 Char"/>
    <w:basedOn w:val="DefaultParagraphFont"/>
    <w:link w:val="Heading3"/>
    <w:rsid w:val="00713AC6"/>
    <w:rPr>
      <w:rFonts w:ascii="Arial" w:eastAsia="Calibri" w:hAnsi="Arial" w:cs="Arial"/>
      <w:b/>
      <w:bCs/>
      <w:sz w:val="26"/>
    </w:rPr>
  </w:style>
  <w:style w:type="character" w:customStyle="1" w:styleId="Heading4Char">
    <w:name w:val="Heading 4 Char"/>
    <w:basedOn w:val="DefaultParagraphFont"/>
    <w:link w:val="Heading4"/>
    <w:rsid w:val="00CF0ADF"/>
    <w:rPr>
      <w:rFonts w:ascii="Arial" w:eastAsia="Calibri" w:hAnsi="Arial" w:cs="Arial"/>
      <w:b/>
      <w:bCs/>
      <w:i/>
      <w:sz w:val="24"/>
      <w:szCs w:val="22"/>
    </w:rPr>
  </w:style>
  <w:style w:type="character" w:customStyle="1" w:styleId="Heading5Char">
    <w:name w:val="Heading 5 Char"/>
    <w:basedOn w:val="DefaultParagraphFont"/>
    <w:link w:val="Heading5"/>
    <w:rsid w:val="00F43D8E"/>
    <w:rPr>
      <w:rFonts w:eastAsia="Calibri" w:cs="Arial"/>
      <w:b/>
      <w:sz w:val="24"/>
      <w:szCs w:val="24"/>
    </w:rPr>
  </w:style>
  <w:style w:type="character" w:customStyle="1" w:styleId="Heading6Char">
    <w:name w:val="Heading 6 Char"/>
    <w:basedOn w:val="DefaultParagraphFont"/>
    <w:link w:val="Heading6"/>
    <w:rsid w:val="00F43D8E"/>
    <w:rPr>
      <w:rFonts w:eastAsia="Calibri" w:cs="Arial"/>
      <w:b/>
      <w:i/>
      <w:sz w:val="24"/>
      <w:szCs w:val="26"/>
    </w:rPr>
  </w:style>
  <w:style w:type="character" w:customStyle="1" w:styleId="Heading7Char">
    <w:name w:val="Heading 7 Char"/>
    <w:basedOn w:val="DefaultParagraphFont"/>
    <w:link w:val="Heading7"/>
    <w:rsid w:val="006D6CE5"/>
    <w:rPr>
      <w:rFonts w:eastAsiaTheme="majorEastAsia" w:cstheme="majorBidi"/>
      <w:i/>
      <w:iCs/>
      <w:color w:val="404040" w:themeColor="text1" w:themeTint="BF"/>
      <w:sz w:val="24"/>
      <w:szCs w:val="24"/>
    </w:rPr>
  </w:style>
  <w:style w:type="paragraph" w:customStyle="1" w:styleId="bullet">
    <w:name w:val="bullet"/>
    <w:basedOn w:val="BodyText"/>
    <w:rsid w:val="00CF0ADF"/>
    <w:pPr>
      <w:numPr>
        <w:numId w:val="11"/>
      </w:numPr>
      <w:suppressAutoHyphens/>
      <w:autoSpaceDE w:val="0"/>
      <w:autoSpaceDN w:val="0"/>
      <w:adjustRightInd w:val="0"/>
      <w:spacing w:after="0"/>
    </w:pPr>
    <w:rPr>
      <w:szCs w:val="20"/>
    </w:rPr>
  </w:style>
  <w:style w:type="paragraph" w:customStyle="1" w:styleId="Bullet2">
    <w:name w:val="Bullet 2"/>
    <w:basedOn w:val="bullet"/>
    <w:qFormat/>
    <w:rsid w:val="00CF0ADF"/>
    <w:pPr>
      <w:numPr>
        <w:ilvl w:val="1"/>
      </w:numPr>
    </w:pPr>
  </w:style>
  <w:style w:type="paragraph" w:customStyle="1" w:styleId="Bullet3">
    <w:name w:val="Bullet 3"/>
    <w:basedOn w:val="Bullet2"/>
    <w:qFormat/>
    <w:rsid w:val="00713AC6"/>
    <w:pPr>
      <w:numPr>
        <w:ilvl w:val="2"/>
      </w:numPr>
    </w:pPr>
  </w:style>
  <w:style w:type="paragraph" w:customStyle="1" w:styleId="Bullet4">
    <w:name w:val="Bullet 4"/>
    <w:basedOn w:val="Bullet3"/>
    <w:qFormat/>
    <w:rsid w:val="00713AC6"/>
    <w:pPr>
      <w:numPr>
        <w:ilvl w:val="3"/>
      </w:numPr>
    </w:pPr>
  </w:style>
  <w:style w:type="paragraph" w:styleId="BodyText">
    <w:name w:val="Body Text"/>
    <w:basedOn w:val="Normal"/>
    <w:link w:val="BodyTextChar"/>
    <w:rsid w:val="00713AC6"/>
    <w:pPr>
      <w:spacing w:after="120"/>
    </w:pPr>
  </w:style>
  <w:style w:type="character" w:customStyle="1" w:styleId="BodyTextChar">
    <w:name w:val="Body Text Char"/>
    <w:basedOn w:val="DefaultParagraphFont"/>
    <w:link w:val="BodyText"/>
    <w:rsid w:val="00713AC6"/>
    <w:rPr>
      <w:sz w:val="24"/>
      <w:szCs w:val="24"/>
    </w:rPr>
  </w:style>
  <w:style w:type="paragraph" w:customStyle="1" w:styleId="ReportTitle-Cover">
    <w:name w:val="Report Title-Cover"/>
    <w:basedOn w:val="Normal"/>
    <w:qFormat/>
    <w:rsid w:val="00AA0DB3"/>
    <w:pPr>
      <w:ind w:left="-720" w:right="317"/>
    </w:pPr>
    <w:rPr>
      <w:rFonts w:ascii="Arial" w:hAnsi="Arial" w:cs="Arial"/>
      <w:b/>
      <w:color w:val="296DBB"/>
      <w:sz w:val="42"/>
      <w:szCs w:val="42"/>
    </w:rPr>
  </w:style>
  <w:style w:type="paragraph" w:customStyle="1" w:styleId="LCMSCPTitle-TitlePage">
    <w:name w:val="LC MSCP Title-Title Page"/>
    <w:basedOn w:val="Normal"/>
    <w:qFormat/>
    <w:rsid w:val="002D5FE2"/>
    <w:pPr>
      <w:suppressLineNumbers/>
      <w:tabs>
        <w:tab w:val="right" w:pos="9000"/>
      </w:tabs>
      <w:spacing w:before="720" w:after="720"/>
    </w:pPr>
    <w:rPr>
      <w:rFonts w:ascii="Arial" w:hAnsi="Arial"/>
      <w:b/>
      <w:sz w:val="48"/>
      <w:szCs w:val="48"/>
    </w:rPr>
  </w:style>
  <w:style w:type="paragraph" w:customStyle="1" w:styleId="ReportTitle-TitlePage">
    <w:name w:val="Report Title-Title Page"/>
    <w:basedOn w:val="Normal"/>
    <w:qFormat/>
    <w:rsid w:val="00AA0DB3"/>
    <w:pPr>
      <w:suppressLineNumbers/>
      <w:tabs>
        <w:tab w:val="right" w:pos="9000"/>
      </w:tabs>
    </w:pPr>
    <w:rPr>
      <w:rFonts w:ascii="Arial" w:hAnsi="Arial"/>
      <w:b/>
      <w:sz w:val="42"/>
      <w:szCs w:val="42"/>
    </w:rPr>
  </w:style>
  <w:style w:type="paragraph" w:customStyle="1" w:styleId="Prepared">
    <w:name w:val="Prepared"/>
    <w:basedOn w:val="Normal"/>
    <w:qFormat/>
    <w:rsid w:val="00AA0DB3"/>
    <w:pPr>
      <w:suppressLineNumbers/>
      <w:tabs>
        <w:tab w:val="right" w:pos="9000"/>
      </w:tabs>
      <w:spacing w:before="960"/>
    </w:pPr>
    <w:rPr>
      <w:rFonts w:ascii="Arial" w:hAnsi="Arial"/>
      <w:i/>
      <w:sz w:val="30"/>
      <w:szCs w:val="30"/>
    </w:rPr>
  </w:style>
  <w:style w:type="paragraph" w:customStyle="1" w:styleId="AuthorandGroup">
    <w:name w:val="Author and Group"/>
    <w:basedOn w:val="Normal"/>
    <w:qFormat/>
    <w:rsid w:val="002D5FE2"/>
    <w:pPr>
      <w:suppressLineNumbers/>
      <w:tabs>
        <w:tab w:val="right" w:pos="9000"/>
      </w:tabs>
      <w:spacing w:before="120"/>
    </w:pPr>
    <w:rPr>
      <w:rFonts w:ascii="Arial" w:hAnsi="Arial"/>
      <w:sz w:val="30"/>
      <w:szCs w:val="30"/>
    </w:rPr>
  </w:style>
  <w:style w:type="paragraph" w:customStyle="1" w:styleId="Table-heading">
    <w:name w:val="Table-heading"/>
    <w:basedOn w:val="Normal"/>
    <w:qFormat/>
    <w:rsid w:val="00AA0DB3"/>
    <w:pPr>
      <w:spacing w:after="40"/>
    </w:pPr>
    <w:rPr>
      <w:rFonts w:ascii="Arial" w:hAnsi="Arial" w:cs="Arial"/>
      <w:sz w:val="20"/>
      <w:szCs w:val="20"/>
    </w:rPr>
  </w:style>
  <w:style w:type="paragraph" w:customStyle="1" w:styleId="Heading2-space">
    <w:name w:val="Heading 2-space"/>
    <w:basedOn w:val="Heading2"/>
    <w:qFormat/>
    <w:rsid w:val="00B24794"/>
    <w:pPr>
      <w:spacing w:before="120"/>
    </w:pPr>
  </w:style>
  <w:style w:type="paragraph" w:customStyle="1" w:styleId="Heading3-space">
    <w:name w:val="Heading 3-space"/>
    <w:basedOn w:val="Heading3"/>
    <w:qFormat/>
    <w:rsid w:val="00B24794"/>
    <w:pPr>
      <w:spacing w:before="120"/>
    </w:pPr>
  </w:style>
  <w:style w:type="paragraph" w:customStyle="1" w:styleId="Heading5-space">
    <w:name w:val="Heading 5-space"/>
    <w:basedOn w:val="Heading5"/>
    <w:qFormat/>
    <w:rsid w:val="00F43D8E"/>
    <w:pPr>
      <w:spacing w:before="120"/>
    </w:pPr>
  </w:style>
  <w:style w:type="paragraph" w:customStyle="1" w:styleId="Heading6-space">
    <w:name w:val="Heading 6-space"/>
    <w:basedOn w:val="Heading6"/>
    <w:qFormat/>
    <w:rsid w:val="00F43D8E"/>
    <w:pPr>
      <w:spacing w:before="120"/>
    </w:pPr>
  </w:style>
  <w:style w:type="paragraph" w:customStyle="1" w:styleId="Heading4-space">
    <w:name w:val="Heading 4-space"/>
    <w:basedOn w:val="Heading4"/>
    <w:qFormat/>
    <w:rsid w:val="00C07209"/>
    <w:pPr>
      <w:spacing w:before="120"/>
    </w:pPr>
  </w:style>
  <w:style w:type="paragraph" w:styleId="Caption">
    <w:name w:val="caption"/>
    <w:basedOn w:val="Normal"/>
    <w:next w:val="Normal"/>
    <w:unhideWhenUsed/>
    <w:qFormat/>
    <w:rsid w:val="004A129B"/>
    <w:pPr>
      <w:spacing w:before="60"/>
    </w:pPr>
    <w:rPr>
      <w:rFonts w:ascii="Arial" w:hAnsi="Arial"/>
      <w:b/>
      <w:bCs/>
      <w:sz w:val="20"/>
      <w:szCs w:val="18"/>
    </w:rPr>
  </w:style>
  <w:style w:type="table" w:styleId="TableGrid">
    <w:name w:val="Table Grid"/>
    <w:basedOn w:val="TableNormal"/>
    <w:rsid w:val="009C241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ference">
    <w:name w:val="Reference"/>
    <w:basedOn w:val="Normal"/>
    <w:qFormat/>
    <w:rsid w:val="00EE3273"/>
    <w:pPr>
      <w:ind w:left="480" w:hanging="480"/>
    </w:pPr>
  </w:style>
  <w:style w:type="character" w:styleId="CommentReference">
    <w:name w:val="annotation reference"/>
    <w:basedOn w:val="DefaultParagraphFont"/>
    <w:rsid w:val="00B16B3E"/>
    <w:rPr>
      <w:sz w:val="16"/>
      <w:szCs w:val="16"/>
    </w:rPr>
  </w:style>
  <w:style w:type="paragraph" w:styleId="CommentText">
    <w:name w:val="annotation text"/>
    <w:basedOn w:val="Normal"/>
    <w:link w:val="CommentTextChar"/>
    <w:rsid w:val="00B16B3E"/>
    <w:rPr>
      <w:sz w:val="20"/>
      <w:szCs w:val="20"/>
    </w:rPr>
  </w:style>
  <w:style w:type="character" w:customStyle="1" w:styleId="CommentTextChar">
    <w:name w:val="Comment Text Char"/>
    <w:basedOn w:val="DefaultParagraphFont"/>
    <w:link w:val="CommentText"/>
    <w:rsid w:val="00B16B3E"/>
  </w:style>
  <w:style w:type="paragraph" w:styleId="CommentSubject">
    <w:name w:val="annotation subject"/>
    <w:basedOn w:val="CommentText"/>
    <w:next w:val="CommentText"/>
    <w:link w:val="CommentSubjectChar"/>
    <w:rsid w:val="00B16B3E"/>
    <w:rPr>
      <w:b/>
      <w:bCs/>
    </w:rPr>
  </w:style>
  <w:style w:type="character" w:customStyle="1" w:styleId="CommentSubjectChar">
    <w:name w:val="Comment Subject Char"/>
    <w:basedOn w:val="CommentTextChar"/>
    <w:link w:val="CommentSubject"/>
    <w:rsid w:val="00B16B3E"/>
    <w:rPr>
      <w:b/>
      <w:bCs/>
    </w:rPr>
  </w:style>
  <w:style w:type="paragraph" w:styleId="TOC1">
    <w:name w:val="toc 1"/>
    <w:basedOn w:val="Normal"/>
    <w:next w:val="Normal"/>
    <w:uiPriority w:val="39"/>
    <w:rsid w:val="0027402F"/>
  </w:style>
  <w:style w:type="paragraph" w:styleId="TOC2">
    <w:name w:val="toc 2"/>
    <w:basedOn w:val="Normal"/>
    <w:next w:val="Normal"/>
    <w:uiPriority w:val="39"/>
    <w:rsid w:val="0027402F"/>
    <w:pPr>
      <w:ind w:left="360"/>
    </w:pPr>
  </w:style>
  <w:style w:type="paragraph" w:styleId="TOC3">
    <w:name w:val="toc 3"/>
    <w:basedOn w:val="Normal"/>
    <w:next w:val="Normal"/>
    <w:uiPriority w:val="39"/>
    <w:rsid w:val="0027402F"/>
    <w:pPr>
      <w:ind w:left="720"/>
    </w:pPr>
  </w:style>
  <w:style w:type="paragraph" w:customStyle="1" w:styleId="Attachment-title">
    <w:name w:val="Attachment-title"/>
    <w:basedOn w:val="Normal"/>
    <w:qFormat/>
    <w:rsid w:val="00F06D79"/>
    <w:rPr>
      <w:rFonts w:ascii="Arial" w:hAnsi="Arial" w:cs="Arial"/>
      <w:sz w:val="30"/>
      <w:szCs w:val="30"/>
    </w:rPr>
  </w:style>
  <w:style w:type="character" w:styleId="Hyperlink">
    <w:name w:val="Hyperlink"/>
    <w:basedOn w:val="DefaultParagraphFont"/>
    <w:uiPriority w:val="99"/>
    <w:rsid w:val="002A2F2C"/>
    <w:rPr>
      <w:color w:val="0000FF" w:themeColor="hyperlink"/>
      <w:u w:val="none"/>
    </w:rPr>
  </w:style>
  <w:style w:type="paragraph" w:styleId="ListParagraph">
    <w:name w:val="List Paragraph"/>
    <w:basedOn w:val="Normal"/>
    <w:uiPriority w:val="34"/>
    <w:qFormat/>
    <w:rsid w:val="00CF491C"/>
    <w:pPr>
      <w:ind w:left="720"/>
      <w:contextualSpacing/>
    </w:pPr>
  </w:style>
  <w:style w:type="character" w:customStyle="1" w:styleId="UnresolvedMention1">
    <w:name w:val="Unresolved Mention1"/>
    <w:basedOn w:val="DefaultParagraphFont"/>
    <w:uiPriority w:val="99"/>
    <w:semiHidden/>
    <w:unhideWhenUsed/>
    <w:rsid w:val="00FE6FB5"/>
    <w:rPr>
      <w:color w:val="605E5C"/>
      <w:shd w:val="clear" w:color="auto" w:fill="E1DFDD"/>
    </w:rPr>
  </w:style>
  <w:style w:type="character" w:styleId="FollowedHyperlink">
    <w:name w:val="FollowedHyperlink"/>
    <w:basedOn w:val="DefaultParagraphFont"/>
    <w:semiHidden/>
    <w:unhideWhenUsed/>
    <w:rsid w:val="00B91ED5"/>
    <w:rPr>
      <w:color w:val="800080" w:themeColor="followedHyperlink"/>
      <w:u w:val="single"/>
    </w:rPr>
  </w:style>
  <w:style w:type="paragraph" w:styleId="NormalWeb">
    <w:name w:val="Normal (Web)"/>
    <w:basedOn w:val="Normal"/>
    <w:uiPriority w:val="99"/>
    <w:unhideWhenUsed/>
    <w:rsid w:val="00265E66"/>
    <w:pPr>
      <w:spacing w:before="100" w:beforeAutospacing="1" w:after="100" w:afterAutospacing="1"/>
    </w:pPr>
  </w:style>
  <w:style w:type="paragraph" w:styleId="FootnoteText">
    <w:name w:val="footnote text"/>
    <w:basedOn w:val="Normal"/>
    <w:link w:val="FootnoteTextChar"/>
    <w:semiHidden/>
    <w:unhideWhenUsed/>
    <w:rsid w:val="00803CD0"/>
    <w:rPr>
      <w:sz w:val="20"/>
      <w:szCs w:val="20"/>
    </w:rPr>
  </w:style>
  <w:style w:type="character" w:customStyle="1" w:styleId="FootnoteTextChar">
    <w:name w:val="Footnote Text Char"/>
    <w:basedOn w:val="DefaultParagraphFont"/>
    <w:link w:val="FootnoteText"/>
    <w:semiHidden/>
    <w:rsid w:val="00803CD0"/>
  </w:style>
  <w:style w:type="character" w:styleId="FootnoteReference">
    <w:name w:val="footnote reference"/>
    <w:basedOn w:val="DefaultParagraphFont"/>
    <w:semiHidden/>
    <w:unhideWhenUsed/>
    <w:rsid w:val="00803CD0"/>
    <w:rPr>
      <w:vertAlign w:val="superscript"/>
    </w:rPr>
  </w:style>
  <w:style w:type="paragraph" w:styleId="EndnoteText">
    <w:name w:val="endnote text"/>
    <w:basedOn w:val="Normal"/>
    <w:link w:val="EndnoteTextChar"/>
    <w:semiHidden/>
    <w:unhideWhenUsed/>
    <w:rsid w:val="000154CE"/>
    <w:rPr>
      <w:sz w:val="20"/>
      <w:szCs w:val="20"/>
    </w:rPr>
  </w:style>
  <w:style w:type="character" w:customStyle="1" w:styleId="EndnoteTextChar">
    <w:name w:val="Endnote Text Char"/>
    <w:basedOn w:val="DefaultParagraphFont"/>
    <w:link w:val="EndnoteText"/>
    <w:semiHidden/>
    <w:rsid w:val="000154CE"/>
  </w:style>
  <w:style w:type="character" w:styleId="EndnoteReference">
    <w:name w:val="endnote reference"/>
    <w:basedOn w:val="DefaultParagraphFont"/>
    <w:semiHidden/>
    <w:unhideWhenUsed/>
    <w:rsid w:val="000154CE"/>
    <w:rPr>
      <w:vertAlign w:val="superscript"/>
    </w:rPr>
  </w:style>
  <w:style w:type="character" w:customStyle="1" w:styleId="EndNoteBibliographyChar">
    <w:name w:val="EndNote Bibliography Char"/>
    <w:link w:val="EndNoteBibliography"/>
    <w:locked/>
    <w:rsid w:val="00380C92"/>
    <w:rPr>
      <w:rFonts w:ascii="Calibri" w:eastAsia="Calibri" w:hAnsi="Calibri"/>
      <w:noProof/>
    </w:rPr>
  </w:style>
  <w:style w:type="paragraph" w:customStyle="1" w:styleId="EndNoteBibliography">
    <w:name w:val="EndNote Bibliography"/>
    <w:basedOn w:val="Normal"/>
    <w:link w:val="EndNoteBibliographyChar"/>
    <w:rsid w:val="00380C92"/>
    <w:pPr>
      <w:spacing w:after="200"/>
    </w:pPr>
    <w:rPr>
      <w:rFonts w:ascii="Calibri" w:eastAsia="Calibri" w:hAnsi="Calibri"/>
      <w:noProof/>
      <w:sz w:val="20"/>
      <w:szCs w:val="20"/>
    </w:rPr>
  </w:style>
  <w:style w:type="character" w:styleId="Emphasis">
    <w:name w:val="Emphasis"/>
    <w:basedOn w:val="DefaultParagraphFont"/>
    <w:uiPriority w:val="20"/>
    <w:qFormat/>
    <w:rsid w:val="00380C92"/>
    <w:rPr>
      <w:i/>
      <w:iCs/>
    </w:rPr>
  </w:style>
  <w:style w:type="character" w:styleId="Strong">
    <w:name w:val="Strong"/>
    <w:basedOn w:val="DefaultParagraphFont"/>
    <w:uiPriority w:val="22"/>
    <w:qFormat/>
    <w:rsid w:val="00380C92"/>
    <w:rPr>
      <w:b/>
      <w:bCs/>
    </w:rPr>
  </w:style>
  <w:style w:type="paragraph" w:styleId="TOCHeading">
    <w:name w:val="TOC Heading"/>
    <w:basedOn w:val="Heading1"/>
    <w:next w:val="Normal"/>
    <w:uiPriority w:val="39"/>
    <w:unhideWhenUsed/>
    <w:qFormat/>
    <w:rsid w:val="00FD080D"/>
    <w:pPr>
      <w:keepNext/>
      <w:keepLines/>
      <w:widowControl/>
      <w:spacing w:before="240" w:line="259" w:lineRule="auto"/>
      <w:outlineLvl w:val="9"/>
    </w:pPr>
    <w:rPr>
      <w:rFonts w:asciiTheme="majorHAnsi" w:eastAsiaTheme="majorEastAsia" w:hAnsiTheme="majorHAnsi" w:cstheme="majorBidi"/>
      <w:b w:val="0"/>
      <w:bCs w:val="0"/>
      <w:smallCaps w:val="0"/>
      <w:color w:val="365F91" w:themeColor="accent1" w:themeShade="BF"/>
      <w:kern w:val="0"/>
      <w:sz w:val="32"/>
      <w:szCs w:val="32"/>
    </w:rPr>
  </w:style>
  <w:style w:type="paragraph" w:styleId="TableofFigures">
    <w:name w:val="table of figures"/>
    <w:basedOn w:val="Normal"/>
    <w:next w:val="Normal"/>
    <w:uiPriority w:val="99"/>
    <w:unhideWhenUsed/>
    <w:rsid w:val="00FD08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7316870">
      <w:bodyDiv w:val="1"/>
      <w:marLeft w:val="0"/>
      <w:marRight w:val="0"/>
      <w:marTop w:val="0"/>
      <w:marBottom w:val="0"/>
      <w:divBdr>
        <w:top w:val="none" w:sz="0" w:space="0" w:color="auto"/>
        <w:left w:val="none" w:sz="0" w:space="0" w:color="auto"/>
        <w:bottom w:val="none" w:sz="0" w:space="0" w:color="auto"/>
        <w:right w:val="none" w:sz="0" w:space="0" w:color="auto"/>
      </w:divBdr>
    </w:div>
    <w:div w:id="203905791">
      <w:bodyDiv w:val="1"/>
      <w:marLeft w:val="0"/>
      <w:marRight w:val="0"/>
      <w:marTop w:val="0"/>
      <w:marBottom w:val="0"/>
      <w:divBdr>
        <w:top w:val="none" w:sz="0" w:space="0" w:color="auto"/>
        <w:left w:val="none" w:sz="0" w:space="0" w:color="auto"/>
        <w:bottom w:val="none" w:sz="0" w:space="0" w:color="auto"/>
        <w:right w:val="none" w:sz="0" w:space="0" w:color="auto"/>
      </w:divBdr>
    </w:div>
    <w:div w:id="251858159">
      <w:bodyDiv w:val="1"/>
      <w:marLeft w:val="0"/>
      <w:marRight w:val="0"/>
      <w:marTop w:val="0"/>
      <w:marBottom w:val="0"/>
      <w:divBdr>
        <w:top w:val="none" w:sz="0" w:space="0" w:color="auto"/>
        <w:left w:val="none" w:sz="0" w:space="0" w:color="auto"/>
        <w:bottom w:val="none" w:sz="0" w:space="0" w:color="auto"/>
        <w:right w:val="none" w:sz="0" w:space="0" w:color="auto"/>
      </w:divBdr>
    </w:div>
    <w:div w:id="344407085">
      <w:bodyDiv w:val="1"/>
      <w:marLeft w:val="0"/>
      <w:marRight w:val="0"/>
      <w:marTop w:val="0"/>
      <w:marBottom w:val="0"/>
      <w:divBdr>
        <w:top w:val="none" w:sz="0" w:space="0" w:color="auto"/>
        <w:left w:val="none" w:sz="0" w:space="0" w:color="auto"/>
        <w:bottom w:val="none" w:sz="0" w:space="0" w:color="auto"/>
        <w:right w:val="none" w:sz="0" w:space="0" w:color="auto"/>
      </w:divBdr>
    </w:div>
    <w:div w:id="349651139">
      <w:bodyDiv w:val="1"/>
      <w:marLeft w:val="0"/>
      <w:marRight w:val="0"/>
      <w:marTop w:val="0"/>
      <w:marBottom w:val="0"/>
      <w:divBdr>
        <w:top w:val="none" w:sz="0" w:space="0" w:color="auto"/>
        <w:left w:val="none" w:sz="0" w:space="0" w:color="auto"/>
        <w:bottom w:val="none" w:sz="0" w:space="0" w:color="auto"/>
        <w:right w:val="none" w:sz="0" w:space="0" w:color="auto"/>
      </w:divBdr>
    </w:div>
    <w:div w:id="366372177">
      <w:bodyDiv w:val="1"/>
      <w:marLeft w:val="0"/>
      <w:marRight w:val="0"/>
      <w:marTop w:val="0"/>
      <w:marBottom w:val="0"/>
      <w:divBdr>
        <w:top w:val="none" w:sz="0" w:space="0" w:color="auto"/>
        <w:left w:val="none" w:sz="0" w:space="0" w:color="auto"/>
        <w:bottom w:val="none" w:sz="0" w:space="0" w:color="auto"/>
        <w:right w:val="none" w:sz="0" w:space="0" w:color="auto"/>
      </w:divBdr>
    </w:div>
    <w:div w:id="372926848">
      <w:bodyDiv w:val="1"/>
      <w:marLeft w:val="0"/>
      <w:marRight w:val="0"/>
      <w:marTop w:val="0"/>
      <w:marBottom w:val="0"/>
      <w:divBdr>
        <w:top w:val="none" w:sz="0" w:space="0" w:color="auto"/>
        <w:left w:val="none" w:sz="0" w:space="0" w:color="auto"/>
        <w:bottom w:val="none" w:sz="0" w:space="0" w:color="auto"/>
        <w:right w:val="none" w:sz="0" w:space="0" w:color="auto"/>
      </w:divBdr>
    </w:div>
    <w:div w:id="390156458">
      <w:bodyDiv w:val="1"/>
      <w:marLeft w:val="0"/>
      <w:marRight w:val="0"/>
      <w:marTop w:val="0"/>
      <w:marBottom w:val="0"/>
      <w:divBdr>
        <w:top w:val="none" w:sz="0" w:space="0" w:color="auto"/>
        <w:left w:val="none" w:sz="0" w:space="0" w:color="auto"/>
        <w:bottom w:val="none" w:sz="0" w:space="0" w:color="auto"/>
        <w:right w:val="none" w:sz="0" w:space="0" w:color="auto"/>
      </w:divBdr>
    </w:div>
    <w:div w:id="541094966">
      <w:bodyDiv w:val="1"/>
      <w:marLeft w:val="0"/>
      <w:marRight w:val="0"/>
      <w:marTop w:val="0"/>
      <w:marBottom w:val="0"/>
      <w:divBdr>
        <w:top w:val="none" w:sz="0" w:space="0" w:color="auto"/>
        <w:left w:val="none" w:sz="0" w:space="0" w:color="auto"/>
        <w:bottom w:val="none" w:sz="0" w:space="0" w:color="auto"/>
        <w:right w:val="none" w:sz="0" w:space="0" w:color="auto"/>
      </w:divBdr>
    </w:div>
    <w:div w:id="559441308">
      <w:bodyDiv w:val="1"/>
      <w:marLeft w:val="0"/>
      <w:marRight w:val="0"/>
      <w:marTop w:val="0"/>
      <w:marBottom w:val="0"/>
      <w:divBdr>
        <w:top w:val="none" w:sz="0" w:space="0" w:color="auto"/>
        <w:left w:val="none" w:sz="0" w:space="0" w:color="auto"/>
        <w:bottom w:val="none" w:sz="0" w:space="0" w:color="auto"/>
        <w:right w:val="none" w:sz="0" w:space="0" w:color="auto"/>
      </w:divBdr>
    </w:div>
    <w:div w:id="588466622">
      <w:bodyDiv w:val="1"/>
      <w:marLeft w:val="0"/>
      <w:marRight w:val="0"/>
      <w:marTop w:val="0"/>
      <w:marBottom w:val="0"/>
      <w:divBdr>
        <w:top w:val="none" w:sz="0" w:space="0" w:color="auto"/>
        <w:left w:val="none" w:sz="0" w:space="0" w:color="auto"/>
        <w:bottom w:val="none" w:sz="0" w:space="0" w:color="auto"/>
        <w:right w:val="none" w:sz="0" w:space="0" w:color="auto"/>
      </w:divBdr>
    </w:div>
    <w:div w:id="605428999">
      <w:bodyDiv w:val="1"/>
      <w:marLeft w:val="0"/>
      <w:marRight w:val="0"/>
      <w:marTop w:val="0"/>
      <w:marBottom w:val="0"/>
      <w:divBdr>
        <w:top w:val="none" w:sz="0" w:space="0" w:color="auto"/>
        <w:left w:val="none" w:sz="0" w:space="0" w:color="auto"/>
        <w:bottom w:val="none" w:sz="0" w:space="0" w:color="auto"/>
        <w:right w:val="none" w:sz="0" w:space="0" w:color="auto"/>
      </w:divBdr>
    </w:div>
    <w:div w:id="694767623">
      <w:bodyDiv w:val="1"/>
      <w:marLeft w:val="0"/>
      <w:marRight w:val="0"/>
      <w:marTop w:val="0"/>
      <w:marBottom w:val="0"/>
      <w:divBdr>
        <w:top w:val="none" w:sz="0" w:space="0" w:color="auto"/>
        <w:left w:val="none" w:sz="0" w:space="0" w:color="auto"/>
        <w:bottom w:val="none" w:sz="0" w:space="0" w:color="auto"/>
        <w:right w:val="none" w:sz="0" w:space="0" w:color="auto"/>
      </w:divBdr>
    </w:div>
    <w:div w:id="700477855">
      <w:bodyDiv w:val="1"/>
      <w:marLeft w:val="0"/>
      <w:marRight w:val="0"/>
      <w:marTop w:val="0"/>
      <w:marBottom w:val="0"/>
      <w:divBdr>
        <w:top w:val="none" w:sz="0" w:space="0" w:color="auto"/>
        <w:left w:val="none" w:sz="0" w:space="0" w:color="auto"/>
        <w:bottom w:val="none" w:sz="0" w:space="0" w:color="auto"/>
        <w:right w:val="none" w:sz="0" w:space="0" w:color="auto"/>
      </w:divBdr>
    </w:div>
    <w:div w:id="749892357">
      <w:bodyDiv w:val="1"/>
      <w:marLeft w:val="0"/>
      <w:marRight w:val="0"/>
      <w:marTop w:val="0"/>
      <w:marBottom w:val="0"/>
      <w:divBdr>
        <w:top w:val="none" w:sz="0" w:space="0" w:color="auto"/>
        <w:left w:val="none" w:sz="0" w:space="0" w:color="auto"/>
        <w:bottom w:val="none" w:sz="0" w:space="0" w:color="auto"/>
        <w:right w:val="none" w:sz="0" w:space="0" w:color="auto"/>
      </w:divBdr>
    </w:div>
    <w:div w:id="776098456">
      <w:bodyDiv w:val="1"/>
      <w:marLeft w:val="0"/>
      <w:marRight w:val="0"/>
      <w:marTop w:val="0"/>
      <w:marBottom w:val="0"/>
      <w:divBdr>
        <w:top w:val="none" w:sz="0" w:space="0" w:color="auto"/>
        <w:left w:val="none" w:sz="0" w:space="0" w:color="auto"/>
        <w:bottom w:val="none" w:sz="0" w:space="0" w:color="auto"/>
        <w:right w:val="none" w:sz="0" w:space="0" w:color="auto"/>
      </w:divBdr>
    </w:div>
    <w:div w:id="819810196">
      <w:bodyDiv w:val="1"/>
      <w:marLeft w:val="0"/>
      <w:marRight w:val="0"/>
      <w:marTop w:val="0"/>
      <w:marBottom w:val="0"/>
      <w:divBdr>
        <w:top w:val="none" w:sz="0" w:space="0" w:color="auto"/>
        <w:left w:val="none" w:sz="0" w:space="0" w:color="auto"/>
        <w:bottom w:val="none" w:sz="0" w:space="0" w:color="auto"/>
        <w:right w:val="none" w:sz="0" w:space="0" w:color="auto"/>
      </w:divBdr>
    </w:div>
    <w:div w:id="849098052">
      <w:bodyDiv w:val="1"/>
      <w:marLeft w:val="0"/>
      <w:marRight w:val="0"/>
      <w:marTop w:val="0"/>
      <w:marBottom w:val="0"/>
      <w:divBdr>
        <w:top w:val="none" w:sz="0" w:space="0" w:color="auto"/>
        <w:left w:val="none" w:sz="0" w:space="0" w:color="auto"/>
        <w:bottom w:val="none" w:sz="0" w:space="0" w:color="auto"/>
        <w:right w:val="none" w:sz="0" w:space="0" w:color="auto"/>
      </w:divBdr>
    </w:div>
    <w:div w:id="860124808">
      <w:bodyDiv w:val="1"/>
      <w:marLeft w:val="0"/>
      <w:marRight w:val="0"/>
      <w:marTop w:val="0"/>
      <w:marBottom w:val="0"/>
      <w:divBdr>
        <w:top w:val="none" w:sz="0" w:space="0" w:color="auto"/>
        <w:left w:val="none" w:sz="0" w:space="0" w:color="auto"/>
        <w:bottom w:val="none" w:sz="0" w:space="0" w:color="auto"/>
        <w:right w:val="none" w:sz="0" w:space="0" w:color="auto"/>
      </w:divBdr>
    </w:div>
    <w:div w:id="949320685">
      <w:bodyDiv w:val="1"/>
      <w:marLeft w:val="0"/>
      <w:marRight w:val="0"/>
      <w:marTop w:val="0"/>
      <w:marBottom w:val="0"/>
      <w:divBdr>
        <w:top w:val="none" w:sz="0" w:space="0" w:color="auto"/>
        <w:left w:val="none" w:sz="0" w:space="0" w:color="auto"/>
        <w:bottom w:val="none" w:sz="0" w:space="0" w:color="auto"/>
        <w:right w:val="none" w:sz="0" w:space="0" w:color="auto"/>
      </w:divBdr>
    </w:div>
    <w:div w:id="1125346876">
      <w:bodyDiv w:val="1"/>
      <w:marLeft w:val="0"/>
      <w:marRight w:val="0"/>
      <w:marTop w:val="0"/>
      <w:marBottom w:val="0"/>
      <w:divBdr>
        <w:top w:val="none" w:sz="0" w:space="0" w:color="auto"/>
        <w:left w:val="none" w:sz="0" w:space="0" w:color="auto"/>
        <w:bottom w:val="none" w:sz="0" w:space="0" w:color="auto"/>
        <w:right w:val="none" w:sz="0" w:space="0" w:color="auto"/>
      </w:divBdr>
    </w:div>
    <w:div w:id="1215197739">
      <w:bodyDiv w:val="1"/>
      <w:marLeft w:val="0"/>
      <w:marRight w:val="0"/>
      <w:marTop w:val="0"/>
      <w:marBottom w:val="0"/>
      <w:divBdr>
        <w:top w:val="none" w:sz="0" w:space="0" w:color="auto"/>
        <w:left w:val="none" w:sz="0" w:space="0" w:color="auto"/>
        <w:bottom w:val="none" w:sz="0" w:space="0" w:color="auto"/>
        <w:right w:val="none" w:sz="0" w:space="0" w:color="auto"/>
      </w:divBdr>
    </w:div>
    <w:div w:id="1240402168">
      <w:bodyDiv w:val="1"/>
      <w:marLeft w:val="0"/>
      <w:marRight w:val="0"/>
      <w:marTop w:val="0"/>
      <w:marBottom w:val="0"/>
      <w:divBdr>
        <w:top w:val="none" w:sz="0" w:space="0" w:color="auto"/>
        <w:left w:val="none" w:sz="0" w:space="0" w:color="auto"/>
        <w:bottom w:val="none" w:sz="0" w:space="0" w:color="auto"/>
        <w:right w:val="none" w:sz="0" w:space="0" w:color="auto"/>
      </w:divBdr>
    </w:div>
    <w:div w:id="1337339853">
      <w:bodyDiv w:val="1"/>
      <w:marLeft w:val="0"/>
      <w:marRight w:val="0"/>
      <w:marTop w:val="0"/>
      <w:marBottom w:val="0"/>
      <w:divBdr>
        <w:top w:val="none" w:sz="0" w:space="0" w:color="auto"/>
        <w:left w:val="none" w:sz="0" w:space="0" w:color="auto"/>
        <w:bottom w:val="none" w:sz="0" w:space="0" w:color="auto"/>
        <w:right w:val="none" w:sz="0" w:space="0" w:color="auto"/>
      </w:divBdr>
    </w:div>
    <w:div w:id="1347250482">
      <w:bodyDiv w:val="1"/>
      <w:marLeft w:val="0"/>
      <w:marRight w:val="0"/>
      <w:marTop w:val="0"/>
      <w:marBottom w:val="0"/>
      <w:divBdr>
        <w:top w:val="none" w:sz="0" w:space="0" w:color="auto"/>
        <w:left w:val="none" w:sz="0" w:space="0" w:color="auto"/>
        <w:bottom w:val="none" w:sz="0" w:space="0" w:color="auto"/>
        <w:right w:val="none" w:sz="0" w:space="0" w:color="auto"/>
      </w:divBdr>
    </w:div>
    <w:div w:id="1395468791">
      <w:bodyDiv w:val="1"/>
      <w:marLeft w:val="0"/>
      <w:marRight w:val="0"/>
      <w:marTop w:val="0"/>
      <w:marBottom w:val="0"/>
      <w:divBdr>
        <w:top w:val="none" w:sz="0" w:space="0" w:color="auto"/>
        <w:left w:val="none" w:sz="0" w:space="0" w:color="auto"/>
        <w:bottom w:val="none" w:sz="0" w:space="0" w:color="auto"/>
        <w:right w:val="none" w:sz="0" w:space="0" w:color="auto"/>
      </w:divBdr>
    </w:div>
    <w:div w:id="1430085608">
      <w:bodyDiv w:val="1"/>
      <w:marLeft w:val="0"/>
      <w:marRight w:val="0"/>
      <w:marTop w:val="0"/>
      <w:marBottom w:val="0"/>
      <w:divBdr>
        <w:top w:val="none" w:sz="0" w:space="0" w:color="auto"/>
        <w:left w:val="none" w:sz="0" w:space="0" w:color="auto"/>
        <w:bottom w:val="none" w:sz="0" w:space="0" w:color="auto"/>
        <w:right w:val="none" w:sz="0" w:space="0" w:color="auto"/>
      </w:divBdr>
    </w:div>
    <w:div w:id="1573007058">
      <w:bodyDiv w:val="1"/>
      <w:marLeft w:val="0"/>
      <w:marRight w:val="0"/>
      <w:marTop w:val="0"/>
      <w:marBottom w:val="0"/>
      <w:divBdr>
        <w:top w:val="none" w:sz="0" w:space="0" w:color="auto"/>
        <w:left w:val="none" w:sz="0" w:space="0" w:color="auto"/>
        <w:bottom w:val="none" w:sz="0" w:space="0" w:color="auto"/>
        <w:right w:val="none" w:sz="0" w:space="0" w:color="auto"/>
      </w:divBdr>
    </w:div>
    <w:div w:id="1597858105">
      <w:bodyDiv w:val="1"/>
      <w:marLeft w:val="0"/>
      <w:marRight w:val="0"/>
      <w:marTop w:val="0"/>
      <w:marBottom w:val="0"/>
      <w:divBdr>
        <w:top w:val="none" w:sz="0" w:space="0" w:color="auto"/>
        <w:left w:val="none" w:sz="0" w:space="0" w:color="auto"/>
        <w:bottom w:val="none" w:sz="0" w:space="0" w:color="auto"/>
        <w:right w:val="none" w:sz="0" w:space="0" w:color="auto"/>
      </w:divBdr>
    </w:div>
    <w:div w:id="1805613178">
      <w:bodyDiv w:val="1"/>
      <w:marLeft w:val="0"/>
      <w:marRight w:val="0"/>
      <w:marTop w:val="0"/>
      <w:marBottom w:val="0"/>
      <w:divBdr>
        <w:top w:val="none" w:sz="0" w:space="0" w:color="auto"/>
        <w:left w:val="none" w:sz="0" w:space="0" w:color="auto"/>
        <w:bottom w:val="none" w:sz="0" w:space="0" w:color="auto"/>
        <w:right w:val="none" w:sz="0" w:space="0" w:color="auto"/>
      </w:divBdr>
    </w:div>
    <w:div w:id="1859001614">
      <w:bodyDiv w:val="1"/>
      <w:marLeft w:val="0"/>
      <w:marRight w:val="0"/>
      <w:marTop w:val="0"/>
      <w:marBottom w:val="0"/>
      <w:divBdr>
        <w:top w:val="none" w:sz="0" w:space="0" w:color="auto"/>
        <w:left w:val="none" w:sz="0" w:space="0" w:color="auto"/>
        <w:bottom w:val="none" w:sz="0" w:space="0" w:color="auto"/>
        <w:right w:val="none" w:sz="0" w:space="0" w:color="auto"/>
      </w:divBdr>
    </w:div>
    <w:div w:id="1866669599">
      <w:bodyDiv w:val="1"/>
      <w:marLeft w:val="0"/>
      <w:marRight w:val="0"/>
      <w:marTop w:val="0"/>
      <w:marBottom w:val="0"/>
      <w:divBdr>
        <w:top w:val="none" w:sz="0" w:space="0" w:color="auto"/>
        <w:left w:val="none" w:sz="0" w:space="0" w:color="auto"/>
        <w:bottom w:val="none" w:sz="0" w:space="0" w:color="auto"/>
        <w:right w:val="none" w:sz="0" w:space="0" w:color="auto"/>
      </w:divBdr>
    </w:div>
    <w:div w:id="1866793513">
      <w:bodyDiv w:val="1"/>
      <w:marLeft w:val="0"/>
      <w:marRight w:val="0"/>
      <w:marTop w:val="0"/>
      <w:marBottom w:val="0"/>
      <w:divBdr>
        <w:top w:val="none" w:sz="0" w:space="0" w:color="auto"/>
        <w:left w:val="none" w:sz="0" w:space="0" w:color="auto"/>
        <w:bottom w:val="none" w:sz="0" w:space="0" w:color="auto"/>
        <w:right w:val="none" w:sz="0" w:space="0" w:color="auto"/>
      </w:divBdr>
    </w:div>
    <w:div w:id="1919945172">
      <w:bodyDiv w:val="1"/>
      <w:marLeft w:val="0"/>
      <w:marRight w:val="0"/>
      <w:marTop w:val="0"/>
      <w:marBottom w:val="0"/>
      <w:divBdr>
        <w:top w:val="none" w:sz="0" w:space="0" w:color="auto"/>
        <w:left w:val="none" w:sz="0" w:space="0" w:color="auto"/>
        <w:bottom w:val="none" w:sz="0" w:space="0" w:color="auto"/>
        <w:right w:val="none" w:sz="0" w:space="0" w:color="auto"/>
      </w:divBdr>
    </w:div>
    <w:div w:id="1992172488">
      <w:bodyDiv w:val="1"/>
      <w:marLeft w:val="0"/>
      <w:marRight w:val="0"/>
      <w:marTop w:val="0"/>
      <w:marBottom w:val="0"/>
      <w:divBdr>
        <w:top w:val="none" w:sz="0" w:space="0" w:color="auto"/>
        <w:left w:val="none" w:sz="0" w:space="0" w:color="auto"/>
        <w:bottom w:val="none" w:sz="0" w:space="0" w:color="auto"/>
        <w:right w:val="none" w:sz="0" w:space="0" w:color="auto"/>
      </w:divBdr>
    </w:div>
    <w:div w:id="2036617504">
      <w:bodyDiv w:val="1"/>
      <w:marLeft w:val="0"/>
      <w:marRight w:val="0"/>
      <w:marTop w:val="0"/>
      <w:marBottom w:val="0"/>
      <w:divBdr>
        <w:top w:val="none" w:sz="0" w:space="0" w:color="auto"/>
        <w:left w:val="none" w:sz="0" w:space="0" w:color="auto"/>
        <w:bottom w:val="none" w:sz="0" w:space="0" w:color="auto"/>
        <w:right w:val="none" w:sz="0" w:space="0" w:color="auto"/>
      </w:divBdr>
    </w:div>
    <w:div w:id="2041513519">
      <w:bodyDiv w:val="1"/>
      <w:marLeft w:val="0"/>
      <w:marRight w:val="0"/>
      <w:marTop w:val="0"/>
      <w:marBottom w:val="0"/>
      <w:divBdr>
        <w:top w:val="none" w:sz="0" w:space="0" w:color="auto"/>
        <w:left w:val="none" w:sz="0" w:space="0" w:color="auto"/>
        <w:bottom w:val="none" w:sz="0" w:space="0" w:color="auto"/>
        <w:right w:val="none" w:sz="0" w:space="0" w:color="auto"/>
      </w:divBdr>
    </w:div>
    <w:div w:id="2098862608">
      <w:bodyDiv w:val="1"/>
      <w:marLeft w:val="0"/>
      <w:marRight w:val="0"/>
      <w:marTop w:val="0"/>
      <w:marBottom w:val="0"/>
      <w:divBdr>
        <w:top w:val="none" w:sz="0" w:space="0" w:color="auto"/>
        <w:left w:val="none" w:sz="0" w:space="0" w:color="auto"/>
        <w:bottom w:val="none" w:sz="0" w:space="0" w:color="auto"/>
        <w:right w:val="none" w:sz="0" w:space="0" w:color="auto"/>
      </w:divBdr>
    </w:div>
    <w:div w:id="2117216134">
      <w:bodyDiv w:val="1"/>
      <w:marLeft w:val="0"/>
      <w:marRight w:val="0"/>
      <w:marTop w:val="0"/>
      <w:marBottom w:val="0"/>
      <w:divBdr>
        <w:top w:val="none" w:sz="0" w:space="0" w:color="auto"/>
        <w:left w:val="none" w:sz="0" w:space="0" w:color="auto"/>
        <w:bottom w:val="none" w:sz="0" w:space="0" w:color="auto"/>
        <w:right w:val="none" w:sz="0" w:space="0" w:color="auto"/>
      </w:divBdr>
    </w:div>
    <w:div w:id="2129624490">
      <w:bodyDiv w:val="1"/>
      <w:marLeft w:val="0"/>
      <w:marRight w:val="0"/>
      <w:marTop w:val="0"/>
      <w:marBottom w:val="0"/>
      <w:divBdr>
        <w:top w:val="none" w:sz="0" w:space="0" w:color="auto"/>
        <w:left w:val="none" w:sz="0" w:space="0" w:color="auto"/>
        <w:bottom w:val="none" w:sz="0" w:space="0" w:color="auto"/>
        <w:right w:val="none" w:sz="0" w:space="0" w:color="auto"/>
      </w:divBdr>
    </w:div>
    <w:div w:id="21455353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jpeg"/><Relationship Id="rId18" Type="http://schemas.openxmlformats.org/officeDocument/2006/relationships/footer" Target="footer3.xml"/><Relationship Id="rId26" Type="http://schemas.openxmlformats.org/officeDocument/2006/relationships/header" Target="header3.xml"/><Relationship Id="rId39" Type="http://schemas.openxmlformats.org/officeDocument/2006/relationships/header" Target="header8.xml"/><Relationship Id="rId21" Type="http://schemas.openxmlformats.org/officeDocument/2006/relationships/footer" Target="footer5.xml"/><Relationship Id="rId34" Type="http://schemas.openxmlformats.org/officeDocument/2006/relationships/footer" Target="footer10.xml"/><Relationship Id="rId42" Type="http://schemas.openxmlformats.org/officeDocument/2006/relationships/header" Target="header9.xml"/><Relationship Id="rId47" Type="http://schemas.openxmlformats.org/officeDocument/2006/relationships/image" Target="media/image8.png"/><Relationship Id="rId50" Type="http://schemas.openxmlformats.org/officeDocument/2006/relationships/image" Target="media/image10.png"/><Relationship Id="rId55" Type="http://schemas.openxmlformats.org/officeDocument/2006/relationships/image" Target="media/image13.png"/><Relationship Id="rId7" Type="http://schemas.openxmlformats.org/officeDocument/2006/relationships/numbering" Target="numbering.xml"/><Relationship Id="rId2" Type="http://schemas.openxmlformats.org/officeDocument/2006/relationships/customXml" Target="../customXml/item2.xml"/><Relationship Id="rId16" Type="http://schemas.openxmlformats.org/officeDocument/2006/relationships/footer" Target="footer1.xml"/><Relationship Id="rId29" Type="http://schemas.openxmlformats.org/officeDocument/2006/relationships/footer" Target="footer7.xml"/><Relationship Id="rId11" Type="http://schemas.openxmlformats.org/officeDocument/2006/relationships/footnotes" Target="footnotes.xml"/><Relationship Id="rId24" Type="http://schemas.openxmlformats.org/officeDocument/2006/relationships/hyperlink" Target="mailto:fish.dr@nativefishlab.net" TargetMode="External"/><Relationship Id="rId32" Type="http://schemas.openxmlformats.org/officeDocument/2006/relationships/header" Target="header6.xml"/><Relationship Id="rId37" Type="http://schemas.openxmlformats.org/officeDocument/2006/relationships/hyperlink" Target="http://www.montana.edu/kalinowski/software/mykiss.html" TargetMode="External"/><Relationship Id="rId40" Type="http://schemas.openxmlformats.org/officeDocument/2006/relationships/footer" Target="footer12.xml"/><Relationship Id="rId45" Type="http://schemas.openxmlformats.org/officeDocument/2006/relationships/footer" Target="footer15.xml"/><Relationship Id="rId53" Type="http://schemas.openxmlformats.org/officeDocument/2006/relationships/image" Target="media/image12.png"/><Relationship Id="rId58" Type="http://schemas.microsoft.com/office/2011/relationships/people" Target="people.xml"/><Relationship Id="rId5" Type="http://schemas.openxmlformats.org/officeDocument/2006/relationships/customXml" Target="../customXml/item5.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2.jpeg"/><Relationship Id="rId22" Type="http://schemas.openxmlformats.org/officeDocument/2006/relationships/hyperlink" Target="mailto:thomas.dowling@wayne.edu" TargetMode="External"/><Relationship Id="rId27" Type="http://schemas.openxmlformats.org/officeDocument/2006/relationships/footer" Target="footer6.xml"/><Relationship Id="rId30" Type="http://schemas.openxmlformats.org/officeDocument/2006/relationships/header" Target="header5.xml"/><Relationship Id="rId35" Type="http://schemas.openxmlformats.org/officeDocument/2006/relationships/image" Target="media/image6.emf"/><Relationship Id="rId43" Type="http://schemas.openxmlformats.org/officeDocument/2006/relationships/header" Target="header10.xml"/><Relationship Id="rId48" Type="http://schemas.microsoft.com/office/2007/relationships/hdphoto" Target="media/hdphoto1.wdp"/><Relationship Id="rId56" Type="http://schemas.openxmlformats.org/officeDocument/2006/relationships/hyperlink" Target="http://www.unil.ch/izea/softwares/fstat.html" TargetMode="External"/><Relationship Id="rId8" Type="http://schemas.openxmlformats.org/officeDocument/2006/relationships/styles" Target="styles.xml"/><Relationship Id="rId51" Type="http://schemas.openxmlformats.org/officeDocument/2006/relationships/image" Target="media/image11.png"/><Relationship Id="rId3" Type="http://schemas.openxmlformats.org/officeDocument/2006/relationships/customXml" Target="../customXml/item3.xml"/><Relationship Id="rId12" Type="http://schemas.openxmlformats.org/officeDocument/2006/relationships/endnotes" Target="endnotes.xml"/><Relationship Id="rId17" Type="http://schemas.openxmlformats.org/officeDocument/2006/relationships/footer" Target="footer2.xml"/><Relationship Id="rId25" Type="http://schemas.openxmlformats.org/officeDocument/2006/relationships/hyperlink" Target="mailto:turnert@unm.edu" TargetMode="External"/><Relationship Id="rId33" Type="http://schemas.openxmlformats.org/officeDocument/2006/relationships/footer" Target="footer9.xml"/><Relationship Id="rId38" Type="http://schemas.openxmlformats.org/officeDocument/2006/relationships/header" Target="header7.xml"/><Relationship Id="rId46" Type="http://schemas.openxmlformats.org/officeDocument/2006/relationships/image" Target="media/image7.png"/><Relationship Id="rId59" Type="http://schemas.openxmlformats.org/officeDocument/2006/relationships/theme" Target="theme/theme1.xml"/><Relationship Id="rId20" Type="http://schemas.openxmlformats.org/officeDocument/2006/relationships/footer" Target="footer4.xml"/><Relationship Id="rId41" Type="http://schemas.openxmlformats.org/officeDocument/2006/relationships/footer" Target="footer13.xml"/><Relationship Id="rId54" Type="http://schemas.microsoft.com/office/2007/relationships/hdphoto" Target="media/hdphoto3.wdp"/><Relationship Id="rId6" Type="http://schemas.openxmlformats.org/officeDocument/2006/relationships/customXml" Target="../customXml/item6.xml"/><Relationship Id="rId15" Type="http://schemas.openxmlformats.org/officeDocument/2006/relationships/header" Target="header1.xml"/><Relationship Id="rId23" Type="http://schemas.openxmlformats.org/officeDocument/2006/relationships/hyperlink" Target="mailto:bkesner@nativefishlab.net" TargetMode="External"/><Relationship Id="rId28" Type="http://schemas.openxmlformats.org/officeDocument/2006/relationships/header" Target="header4.xml"/><Relationship Id="rId36" Type="http://schemas.openxmlformats.org/officeDocument/2006/relationships/footer" Target="footer11.xml"/><Relationship Id="rId49" Type="http://schemas.openxmlformats.org/officeDocument/2006/relationships/image" Target="media/image9.png"/><Relationship Id="rId57" Type="http://schemas.openxmlformats.org/officeDocument/2006/relationships/fontTable" Target="fontTable.xml"/><Relationship Id="rId10" Type="http://schemas.openxmlformats.org/officeDocument/2006/relationships/webSettings" Target="webSettings.xml"/><Relationship Id="rId31" Type="http://schemas.openxmlformats.org/officeDocument/2006/relationships/footer" Target="footer8.xml"/><Relationship Id="rId44" Type="http://schemas.openxmlformats.org/officeDocument/2006/relationships/footer" Target="footer14.xml"/><Relationship Id="rId52" Type="http://schemas.microsoft.com/office/2007/relationships/hdphoto" Target="media/hdphoto2.wdp"/></Relationships>
</file>

<file path=word/_rels/footer2.xml.rels><?xml version="1.0" encoding="UTF-8" standalone="yes"?>
<Relationships xmlns="http://schemas.openxmlformats.org/package/2006/relationships"><Relationship Id="rId1" Type="http://schemas.openxmlformats.org/officeDocument/2006/relationships/hyperlink" Target="http://www.lcrmscp.gov" TargetMode="External"/></Relationships>
</file>

<file path=word/_rels/footer3.xml.rels><?xml version="1.0" encoding="UTF-8" standalone="yes"?>
<Relationships xmlns="http://schemas.openxmlformats.org/package/2006/relationships"><Relationship Id="rId1" Type="http://schemas.openxmlformats.org/officeDocument/2006/relationships/image" Target="media/image5.jpeg"/></Relationships>
</file>

<file path=word/_rels/footer4.xml.rels><?xml version="1.0" encoding="UTF-8" standalone="yes"?>
<Relationships xmlns="http://schemas.openxmlformats.org/package/2006/relationships"><Relationship Id="rId1" Type="http://schemas.openxmlformats.org/officeDocument/2006/relationships/hyperlink" Target="http://www.lcrmscp.gov" TargetMode="External"/></Relationships>
</file>

<file path=word/_rels/footer6.xml.rels><?xml version="1.0" encoding="UTF-8" standalone="yes"?>
<Relationships xmlns="http://schemas.openxmlformats.org/package/2006/relationships"><Relationship Id="rId1" Type="http://schemas.openxmlformats.org/officeDocument/2006/relationships/hyperlink" Target="http://www.lcrmscp.gov"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4.wmf"/><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2" Type="http://schemas.openxmlformats.org/officeDocument/2006/relationships/image" Target="media/image4.wmf"/><Relationship Id="rId1" Type="http://schemas.openxmlformats.org/officeDocument/2006/relationships/image" Target="media/image3.jpeg"/></Relationships>
</file>

<file path=word/_rels/header3.xml.rels><?xml version="1.0" encoding="UTF-8" standalone="yes"?>
<Relationships xmlns="http://schemas.openxmlformats.org/package/2006/relationships"><Relationship Id="rId2" Type="http://schemas.openxmlformats.org/officeDocument/2006/relationships/image" Target="media/image4.wmf"/><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7D55E93B954834ABE047B7ACF48EFD2" ma:contentTypeVersion="52" ma:contentTypeDescription="Create a new document." ma:contentTypeScope="" ma:versionID="cc27a95b28c5de84641c1c81432c6360">
  <xsd:schema xmlns:xsd="http://www.w3.org/2001/XMLSchema" xmlns:xs="http://www.w3.org/2001/XMLSchema" xmlns:p="http://schemas.microsoft.com/office/2006/metadata/properties" xmlns:ns2="28101dee-c05f-4db1-9b0b-f8fe410a4852" targetNamespace="http://schemas.microsoft.com/office/2006/metadata/properties" ma:root="true" ma:fieldsID="3236744144e322182fbf76f8d099a914" ns2:_="">
    <xsd:import namespace="28101dee-c05f-4db1-9b0b-f8fe410a4852"/>
    <xsd:element name="properties">
      <xsd:complexType>
        <xsd:sequence>
          <xsd:element name="documentManagement">
            <xsd:complexType>
              <xsd:all>
                <xsd:element ref="ns2:_dlc_DocId" minOccurs="0"/>
                <xsd:element ref="ns2:_dlc_DocIdUrl" minOccurs="0"/>
                <xsd:element ref="ns2: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101dee-c05f-4db1-9b0b-f8fe410a4852"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LongProperties xmlns="http://schemas.microsoft.com/office/2006/metadata/longProperties"/>
</file>

<file path=customXml/item3.xml><?xml version="1.0" encoding="utf-8"?>
<p:properties xmlns:p="http://schemas.microsoft.com/office/2006/metadata/properties" xmlns:xsi="http://www.w3.org/2001/XMLSchema-instance">
  <documentManagement>
    <lcf76f155ced4ddcb4097134ff3c332f xmlns="0163b7c3-6fd4-4e9e-a0e0-ce73f2749c4b">
      <Terms xmlns="http://schemas.microsoft.com/office/infopath/2007/PartnerControls"/>
    </lcf76f155ced4ddcb4097134ff3c332f>
    <TaxCatchAll xmlns="d1e10837-682d-47d3-817a-d9a92e4874a6"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CF451DEAB66511499DA003356CF88131" ma:contentTypeVersion="16" ma:contentTypeDescription="Create a new document." ma:contentTypeScope="" ma:versionID="33403cdf35d9fc82d22a484147424de9">
  <xsd:schema xmlns:xsd="http://www.w3.org/2001/XMLSchema" xmlns:xs="http://www.w3.org/2001/XMLSchema" xmlns:p="http://schemas.microsoft.com/office/2006/metadata/properties" xmlns:ns2="0163b7c3-6fd4-4e9e-a0e0-ce73f2749c4b" xmlns:ns3="d1e10837-682d-47d3-817a-d9a92e4874a6" targetNamespace="http://schemas.microsoft.com/office/2006/metadata/properties" ma:root="true" ma:fieldsID="2e5cd2d218f15f8a93bd177653dd70c9" ns2:_="" ns3:_="">
    <xsd:import namespace="0163b7c3-6fd4-4e9e-a0e0-ce73f2749c4b"/>
    <xsd:import namespace="d1e10837-682d-47d3-817a-d9a92e4874a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163b7c3-6fd4-4e9e-a0e0-ce73f2749c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e511e78a-9f2b-4cc0-ba0b-e8c63aa41015"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1e10837-682d-47d3-817a-d9a92e4874a6"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983bfd32-687d-4431-be18-8608875138ac}" ma:internalName="TaxCatchAll" ma:showField="CatchAllData" ma:web="d1e10837-682d-47d3-817a-d9a92e4874a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54AC6540-3849-4ED4-BC67-89062F06055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101dee-c05f-4db1-9b0b-f8fe410a485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4045F22-52F6-4952-8971-96AA167E9946}">
  <ds:schemaRefs>
    <ds:schemaRef ds:uri="http://schemas.microsoft.com/office/2006/metadata/longProperties"/>
  </ds:schemaRefs>
</ds:datastoreItem>
</file>

<file path=customXml/itemProps3.xml><?xml version="1.0" encoding="utf-8"?>
<ds:datastoreItem xmlns:ds="http://schemas.openxmlformats.org/officeDocument/2006/customXml" ds:itemID="{3CFB5A4F-C3CC-4DD4-B61D-6996459BADD6}">
  <ds:schemaRefs>
    <ds:schemaRef ds:uri="http://schemas.microsoft.com/office/2006/metadata/properties"/>
    <ds:schemaRef ds:uri="28101dee-c05f-4db1-9b0b-f8fe410a4852"/>
  </ds:schemaRefs>
</ds:datastoreItem>
</file>

<file path=customXml/itemProps4.xml><?xml version="1.0" encoding="utf-8"?>
<ds:datastoreItem xmlns:ds="http://schemas.openxmlformats.org/officeDocument/2006/customXml" ds:itemID="{1AC7B943-551B-4493-A91A-23037B844CCF}"/>
</file>

<file path=customXml/itemProps5.xml><?xml version="1.0" encoding="utf-8"?>
<ds:datastoreItem xmlns:ds="http://schemas.openxmlformats.org/officeDocument/2006/customXml" ds:itemID="{A769578A-E807-4E23-BD3D-9B7FDCE8D232}">
  <ds:schemaRefs>
    <ds:schemaRef ds:uri="http://schemas.microsoft.com/sharepoint/v3/contenttype/forms"/>
  </ds:schemaRefs>
</ds:datastoreItem>
</file>

<file path=customXml/itemProps6.xml><?xml version="1.0" encoding="utf-8"?>
<ds:datastoreItem xmlns:ds="http://schemas.openxmlformats.org/officeDocument/2006/customXml" ds:itemID="{9EA08BCA-FB4C-40B7-A3E8-D3D8A239A7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140</TotalTime>
  <Pages>53</Pages>
  <Words>14143</Words>
  <Characters>80618</Characters>
  <Application>Microsoft Office Word</Application>
  <DocSecurity>0</DocSecurity>
  <Lines>671</Lines>
  <Paragraphs>189</Paragraphs>
  <ScaleCrop>false</ScaleCrop>
  <HeadingPairs>
    <vt:vector size="2" baseType="variant">
      <vt:variant>
        <vt:lpstr>Title</vt:lpstr>
      </vt:variant>
      <vt:variant>
        <vt:i4>1</vt:i4>
      </vt:variant>
    </vt:vector>
  </HeadingPairs>
  <TitlesOfParts>
    <vt:vector size="1" baseType="lpstr">
      <vt:lpstr>Lower Colorado River Multi-Species Conservation Program</vt:lpstr>
    </vt:vector>
  </TitlesOfParts>
  <Company>USBR</Company>
  <LinksUpToDate>false</LinksUpToDate>
  <CharactersWithSpaces>94572</CharactersWithSpaces>
  <SharedDoc>false</SharedDoc>
  <HLinks>
    <vt:vector size="6" baseType="variant">
      <vt:variant>
        <vt:i4>2556028</vt:i4>
      </vt:variant>
      <vt:variant>
        <vt:i4>0</vt:i4>
      </vt:variant>
      <vt:variant>
        <vt:i4>0</vt:i4>
      </vt:variant>
      <vt:variant>
        <vt:i4>5</vt:i4>
      </vt:variant>
      <vt:variant>
        <vt:lpwstr>http://www.lcrmscp.gov/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Lower Colorado River Multi-Species Conservation Program</dc:title>
  <dc:subject/>
  <dc:creator>JSEWARD</dc:creator>
  <cp:keywords/>
  <dc:description/>
  <cp:lastModifiedBy>Brian Kesner</cp:lastModifiedBy>
  <cp:revision>44</cp:revision>
  <cp:lastPrinted>2012-11-01T19:53:00Z</cp:lastPrinted>
  <dcterms:created xsi:type="dcterms:W3CDTF">2020-01-16T16:38:00Z</dcterms:created>
  <dcterms:modified xsi:type="dcterms:W3CDTF">2020-01-17T21:34:00Z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
    <vt:lpwstr>27TVXV2ZCAHU-410-19</vt:lpwstr>
  </property>
  <property fmtid="{D5CDD505-2E9C-101B-9397-08002B2CF9AE}" pid="3" name="_dlc_DocIdItemGuid">
    <vt:lpwstr>eda2fe6a-5820-481b-aa15-db2635a1710b</vt:lpwstr>
  </property>
  <property fmtid="{D5CDD505-2E9C-101B-9397-08002B2CF9AE}" pid="4" name="_dlc_DocIdUrl">
    <vt:lpwstr>http://lcrmscpsp/sites/MSCP/pub/_layouts/DocIdRedir.aspx?ID=27TVXV2ZCAHU-410-19, 27TVXV2ZCAHU-410-19</vt:lpwstr>
  </property>
  <property fmtid="{D5CDD505-2E9C-101B-9397-08002B2CF9AE}" pid="5" name="ContentTypeId">
    <vt:lpwstr>0x01010087D55E93B954834ABE047B7ACF48EFD2</vt:lpwstr>
  </property>
  <property fmtid="{D5CDD505-2E9C-101B-9397-08002B2CF9AE}" pid="6" name="URL">
    <vt:lpwstr/>
  </property>
</Properties>
</file>