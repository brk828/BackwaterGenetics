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1.xml" ContentType="application/vnd.openxmlformats-officedocument.wordprocessingml.header+xml"/>
  <Override PartName="/word/footer15.xml" ContentType="application/vnd.openxmlformats-officedocument.wordprocessingml.footer+xml"/>
  <Override PartName="/word/header12.xml" ContentType="application/vnd.openxmlformats-officedocument.wordprocessingml.header+xml"/>
  <Override PartName="/word/footer16.xml" ContentType="application/vnd.openxmlformats-officedocument.wordprocessingml.footer+xml"/>
  <Override PartName="/word/header13.xml" ContentType="application/vnd.openxmlformats-officedocument.wordprocessingml.header+xml"/>
  <Override PartName="/word/footer17.xml" ContentType="application/vnd.openxmlformats-officedocument.wordprocessingml.footer+xml"/>
  <Override PartName="/word/header14.xml" ContentType="application/vnd.openxmlformats-officedocument.wordprocessingml.header+xml"/>
  <Override PartName="/word/footer18.xml" ContentType="application/vnd.openxmlformats-officedocument.wordprocessingml.footer+xml"/>
  <Override PartName="/word/header15.xml" ContentType="application/vnd.openxmlformats-officedocument.wordprocessingml.header+xml"/>
  <Override PartName="/word/footer19.xml" ContentType="application/vnd.openxmlformats-officedocument.wordprocessingml.footer+xml"/>
  <Override PartName="/word/header16.xml" ContentType="application/vnd.openxmlformats-officedocument.wordprocessingml.header+xml"/>
  <Override PartName="/word/footer20.xml" ContentType="application/vnd.openxmlformats-officedocument.wordprocessingml.footer+xml"/>
  <Override PartName="/word/header17.xml" ContentType="application/vnd.openxmlformats-officedocument.wordprocessingml.header+xml"/>
  <Override PartName="/word/footer21.xml" ContentType="application/vnd.openxmlformats-officedocument.wordprocessingml.footer+xml"/>
  <Override PartName="/word/header18.xml" ContentType="application/vnd.openxmlformats-officedocument.wordprocessingml.header+xml"/>
  <Override PartName="/word/footer22.xml" ContentType="application/vnd.openxmlformats-officedocument.wordprocessingml.footer+xml"/>
  <Override PartName="/word/header19.xml" ContentType="application/vnd.openxmlformats-officedocument.wordprocessingml.header+xml"/>
  <Override PartName="/word/footer23.xml" ContentType="application/vnd.openxmlformats-officedocument.wordprocessingml.footer+xml"/>
  <Override PartName="/word/header20.xml" ContentType="application/vnd.openxmlformats-officedocument.wordprocessingml.head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header21.xml" ContentType="application/vnd.openxmlformats-officedocument.wordprocessingml.header+xml"/>
  <Override PartName="/word/footer27.xml" ContentType="application/vnd.openxmlformats-officedocument.wordprocessingml.footer+xml"/>
  <Override PartName="/word/header22.xml" ContentType="application/vnd.openxmlformats-officedocument.wordprocessingml.header+xml"/>
  <Override PartName="/word/footer28.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2AE3B" w14:textId="5D522497" w:rsidR="00AA0DB3" w:rsidRPr="00AA0DB3" w:rsidRDefault="00AA0DB3" w:rsidP="004B75CE">
      <w:pPr>
        <w:ind w:left="-720"/>
        <w:rPr>
          <w:sz w:val="32"/>
          <w:szCs w:val="32"/>
        </w:rPr>
      </w:pPr>
    </w:p>
    <w:p w14:paraId="59F2B944" w14:textId="7DBD829D" w:rsidR="006E6402" w:rsidRDefault="00520C09" w:rsidP="0015215E">
      <w:pPr>
        <w:pStyle w:val="ReportTitle-Cover"/>
      </w:pPr>
      <w:r>
        <w:rPr>
          <w:noProof/>
        </w:rPr>
        <w:drawing>
          <wp:anchor distT="0" distB="0" distL="114300" distR="114300" simplePos="0" relativeHeight="251656192" behindDoc="0" locked="0" layoutInCell="1" allowOverlap="1" wp14:anchorId="6EBB8A16" wp14:editId="2BAD67AD">
            <wp:simplePos x="0" y="0"/>
            <wp:positionH relativeFrom="column">
              <wp:posOffset>-1165860</wp:posOffset>
            </wp:positionH>
            <wp:positionV relativeFrom="paragraph">
              <wp:posOffset>-287020</wp:posOffset>
            </wp:positionV>
            <wp:extent cx="7795260" cy="1752600"/>
            <wp:effectExtent l="19050" t="0" r="0" b="0"/>
            <wp:wrapSquare wrapText="bothSides"/>
            <wp:docPr id="4" name="Picture 2" descr="MSCP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SCPheader"/>
                    <pic:cNvPicPr>
                      <a:picLocks noChangeAspect="1" noChangeArrowheads="1"/>
                    </pic:cNvPicPr>
                  </pic:nvPicPr>
                  <pic:blipFill>
                    <a:blip r:embed="rId13" cstate="print"/>
                    <a:srcRect/>
                    <a:stretch>
                      <a:fillRect/>
                    </a:stretch>
                  </pic:blipFill>
                  <pic:spPr bwMode="auto">
                    <a:xfrm>
                      <a:off x="0" y="0"/>
                      <a:ext cx="7795260" cy="1752600"/>
                    </a:xfrm>
                    <a:prstGeom prst="rect">
                      <a:avLst/>
                    </a:prstGeom>
                    <a:noFill/>
                    <a:ln w="9525">
                      <a:noFill/>
                      <a:miter lim="800000"/>
                      <a:headEnd/>
                      <a:tailEnd/>
                    </a:ln>
                  </pic:spPr>
                </pic:pic>
              </a:graphicData>
            </a:graphic>
          </wp:anchor>
        </w:drawing>
      </w:r>
      <w:r w:rsidR="00715E70">
        <w:t>Distribution and Post-Stocking Survival of Bonytail in Lake Havasu</w:t>
      </w:r>
    </w:p>
    <w:p w14:paraId="4FBA4982" w14:textId="77777777" w:rsidR="009C241F" w:rsidRDefault="009C241F" w:rsidP="0015215E">
      <w:pPr>
        <w:pStyle w:val="ReportTitle-Cover"/>
      </w:pPr>
    </w:p>
    <w:p w14:paraId="38A2D7F8" w14:textId="1C17C253" w:rsidR="004C4DC5" w:rsidRDefault="00504F47" w:rsidP="0015215E">
      <w:pPr>
        <w:pStyle w:val="ReportTitle-Cover"/>
      </w:pPr>
      <w:r w:rsidRPr="0038380E">
        <w:rPr>
          <w:rFonts w:cstheme="minorHAnsi"/>
          <w:noProof/>
          <w:sz w:val="24"/>
          <w:szCs w:val="24"/>
        </w:rPr>
        <w:drawing>
          <wp:anchor distT="0" distB="0" distL="114300" distR="114300" simplePos="0" relativeHeight="251751424" behindDoc="0" locked="0" layoutInCell="0" allowOverlap="0" wp14:anchorId="13F272F1" wp14:editId="4D57A9F2">
            <wp:simplePos x="0" y="0"/>
            <wp:positionH relativeFrom="margin">
              <wp:posOffset>-457200</wp:posOffset>
            </wp:positionH>
            <wp:positionV relativeFrom="page">
              <wp:posOffset>4127500</wp:posOffset>
            </wp:positionV>
            <wp:extent cx="5525770" cy="4147820"/>
            <wp:effectExtent l="0" t="0" r="0" b="508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CRAB 2013_havasu\P1000036.jpg"/>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5525770" cy="41478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C4DC5">
        <w:t>201</w:t>
      </w:r>
      <w:r>
        <w:t>3</w:t>
      </w:r>
      <w:r w:rsidR="004C4DC5">
        <w:t xml:space="preserve"> </w:t>
      </w:r>
      <w:r w:rsidR="0087272C">
        <w:t>– 2016</w:t>
      </w:r>
    </w:p>
    <w:p w14:paraId="5A441378" w14:textId="2CA291AE" w:rsidR="009C241F" w:rsidRPr="009C241F" w:rsidRDefault="009C241F" w:rsidP="009C241F"/>
    <w:p w14:paraId="00ABBC49" w14:textId="77777777" w:rsidR="000E3121" w:rsidRDefault="000E3121" w:rsidP="009853A4">
      <w:pPr>
        <w:ind w:left="-1200" w:right="-1320"/>
        <w:jc w:val="center"/>
        <w:rPr>
          <w:b/>
          <w:sz w:val="32"/>
          <w:szCs w:val="32"/>
        </w:rPr>
        <w:sectPr w:rsidR="000E3121" w:rsidSect="000E3121">
          <w:headerReference w:type="default" r:id="rId15"/>
          <w:footerReference w:type="even" r:id="rId16"/>
          <w:footerReference w:type="default" r:id="rId17"/>
          <w:footerReference w:type="first" r:id="rId18"/>
          <w:pgSz w:w="12240" w:h="15840"/>
          <w:pgMar w:top="1440" w:right="1800" w:bottom="1440" w:left="1800" w:header="720" w:footer="2132" w:gutter="0"/>
          <w:cols w:space="720"/>
          <w:titlePg/>
          <w:docGrid w:linePitch="360"/>
        </w:sectPr>
      </w:pPr>
    </w:p>
    <w:p w14:paraId="57630041" w14:textId="77777777" w:rsidR="00C45457" w:rsidRPr="00304B28" w:rsidRDefault="00C45457" w:rsidP="009853A4">
      <w:pPr>
        <w:ind w:left="-1200" w:right="-1320"/>
        <w:jc w:val="center"/>
        <w:rPr>
          <w:rFonts w:ascii="Arial" w:hAnsi="Arial" w:cs="Arial"/>
          <w:b/>
          <w:sz w:val="32"/>
          <w:szCs w:val="32"/>
        </w:rPr>
      </w:pPr>
      <w:r w:rsidRPr="00304B28">
        <w:rPr>
          <w:rFonts w:ascii="Arial" w:hAnsi="Arial" w:cs="Arial"/>
          <w:b/>
          <w:sz w:val="32"/>
          <w:szCs w:val="32"/>
        </w:rPr>
        <w:lastRenderedPageBreak/>
        <w:t>Lower Colorado River Multi-Species Conservation Program</w:t>
      </w:r>
    </w:p>
    <w:p w14:paraId="0C0D9F40" w14:textId="77777777" w:rsidR="00C45457" w:rsidRPr="00304B28" w:rsidRDefault="00C45457" w:rsidP="00C45457">
      <w:pPr>
        <w:jc w:val="center"/>
        <w:rPr>
          <w:rFonts w:ascii="Arial" w:hAnsi="Arial" w:cs="Arial"/>
          <w:b/>
          <w:sz w:val="32"/>
          <w:szCs w:val="32"/>
        </w:rPr>
      </w:pPr>
      <w:r w:rsidRPr="00304B28">
        <w:rPr>
          <w:rFonts w:ascii="Arial" w:hAnsi="Arial" w:cs="Arial"/>
          <w:b/>
          <w:sz w:val="32"/>
          <w:szCs w:val="32"/>
        </w:rPr>
        <w:t>Steering Committee Members</w:t>
      </w:r>
    </w:p>
    <w:p w14:paraId="01A30CD5" w14:textId="77777777" w:rsidR="00C45457" w:rsidRPr="0078524F" w:rsidRDefault="00C45457" w:rsidP="00C45457">
      <w:pPr>
        <w:jc w:val="center"/>
        <w:rPr>
          <w:rFonts w:ascii="Arial" w:hAnsi="Arial" w:cs="Arial"/>
          <w:b/>
          <w:sz w:val="32"/>
          <w:szCs w:val="32"/>
        </w:rPr>
      </w:pPr>
    </w:p>
    <w:p w14:paraId="672FEBCB" w14:textId="77777777" w:rsidR="00C45457" w:rsidRPr="0078524F" w:rsidRDefault="00C45457" w:rsidP="00C45457">
      <w:pPr>
        <w:jc w:val="center"/>
        <w:rPr>
          <w:rFonts w:ascii="Arial" w:hAnsi="Arial" w:cs="Arial"/>
          <w:b/>
          <w:sz w:val="32"/>
          <w:szCs w:val="32"/>
        </w:rPr>
      </w:pPr>
    </w:p>
    <w:p w14:paraId="3475AF3A" w14:textId="77777777" w:rsidR="00C45457" w:rsidRPr="0078524F" w:rsidRDefault="00C45457" w:rsidP="00C45457">
      <w:pPr>
        <w:jc w:val="center"/>
        <w:rPr>
          <w:rFonts w:ascii="Arial" w:hAnsi="Arial" w:cs="Arial"/>
          <w:b/>
          <w:sz w:val="32"/>
          <w:szCs w:val="32"/>
        </w:rPr>
      </w:pPr>
    </w:p>
    <w:p w14:paraId="21D01944" w14:textId="77777777" w:rsidR="00C45457" w:rsidRPr="00810EA3" w:rsidRDefault="00810EA3" w:rsidP="00C45457">
      <w:pPr>
        <w:rPr>
          <w:rFonts w:ascii="Arial" w:hAnsi="Arial" w:cs="Arial"/>
          <w:b/>
          <w:sz w:val="18"/>
          <w:szCs w:val="18"/>
        </w:rPr>
      </w:pPr>
      <w:r>
        <w:rPr>
          <w:rFonts w:ascii="Arial" w:hAnsi="Arial" w:cs="Arial"/>
          <w:b/>
          <w:sz w:val="18"/>
          <w:szCs w:val="18"/>
        </w:rPr>
        <w:t>Federal Participant Group</w:t>
      </w:r>
      <w:r>
        <w:rPr>
          <w:rFonts w:ascii="Arial" w:hAnsi="Arial" w:cs="Arial"/>
          <w:b/>
          <w:sz w:val="18"/>
          <w:szCs w:val="18"/>
        </w:rPr>
        <w:tab/>
      </w:r>
      <w:r>
        <w:rPr>
          <w:rFonts w:ascii="Arial" w:hAnsi="Arial" w:cs="Arial"/>
          <w:b/>
          <w:sz w:val="18"/>
          <w:szCs w:val="18"/>
        </w:rPr>
        <w:tab/>
      </w:r>
      <w:r>
        <w:rPr>
          <w:rFonts w:ascii="Arial" w:hAnsi="Arial" w:cs="Arial"/>
          <w:b/>
          <w:sz w:val="18"/>
          <w:szCs w:val="18"/>
        </w:rPr>
        <w:tab/>
      </w:r>
      <w:r>
        <w:rPr>
          <w:rFonts w:ascii="Arial" w:hAnsi="Arial" w:cs="Arial"/>
          <w:b/>
          <w:sz w:val="18"/>
          <w:szCs w:val="18"/>
        </w:rPr>
        <w:tab/>
      </w:r>
      <w:r w:rsidR="00C45457" w:rsidRPr="00810EA3">
        <w:rPr>
          <w:rFonts w:ascii="Arial" w:hAnsi="Arial" w:cs="Arial"/>
          <w:b/>
          <w:sz w:val="18"/>
          <w:szCs w:val="18"/>
        </w:rPr>
        <w:t>California Participant Group</w:t>
      </w:r>
    </w:p>
    <w:p w14:paraId="47660D56" w14:textId="77777777" w:rsidR="00C45457" w:rsidRDefault="00C45457" w:rsidP="00C45457">
      <w:pPr>
        <w:rPr>
          <w:sz w:val="18"/>
          <w:szCs w:val="18"/>
        </w:rPr>
      </w:pPr>
    </w:p>
    <w:p w14:paraId="311A6898" w14:textId="56466931" w:rsidR="00C45457" w:rsidRDefault="00C45457" w:rsidP="00C45457">
      <w:pPr>
        <w:rPr>
          <w:sz w:val="18"/>
          <w:szCs w:val="18"/>
        </w:rPr>
      </w:pPr>
      <w:r w:rsidRPr="00824309">
        <w:rPr>
          <w:sz w:val="18"/>
          <w:szCs w:val="18"/>
        </w:rPr>
        <w:t>Bureau of Reclamation</w:t>
      </w:r>
      <w:r>
        <w:rPr>
          <w:sz w:val="18"/>
          <w:szCs w:val="18"/>
        </w:rPr>
        <w:tab/>
      </w:r>
      <w:r>
        <w:rPr>
          <w:sz w:val="18"/>
          <w:szCs w:val="18"/>
        </w:rPr>
        <w:tab/>
      </w:r>
      <w:r>
        <w:rPr>
          <w:sz w:val="18"/>
          <w:szCs w:val="18"/>
        </w:rPr>
        <w:tab/>
      </w:r>
      <w:r>
        <w:rPr>
          <w:sz w:val="18"/>
          <w:szCs w:val="18"/>
        </w:rPr>
        <w:tab/>
      </w:r>
      <w:r>
        <w:rPr>
          <w:sz w:val="18"/>
          <w:szCs w:val="18"/>
        </w:rPr>
        <w:tab/>
      </w:r>
      <w:r w:rsidRPr="00824309">
        <w:rPr>
          <w:sz w:val="18"/>
          <w:szCs w:val="18"/>
        </w:rPr>
        <w:t xml:space="preserve">California Department of Fish and </w:t>
      </w:r>
      <w:r w:rsidR="00854338">
        <w:rPr>
          <w:sz w:val="18"/>
          <w:szCs w:val="18"/>
        </w:rPr>
        <w:t>Wildlife</w:t>
      </w:r>
    </w:p>
    <w:p w14:paraId="5D2B6C94" w14:textId="33E7EF63" w:rsidR="00C45457" w:rsidRDefault="00C5133C" w:rsidP="00C45457">
      <w:pPr>
        <w:rPr>
          <w:sz w:val="18"/>
          <w:szCs w:val="18"/>
        </w:rPr>
      </w:pPr>
      <w:r>
        <w:rPr>
          <w:sz w:val="18"/>
          <w:szCs w:val="18"/>
        </w:rPr>
        <w:t>U.S</w:t>
      </w:r>
      <w:r w:rsidR="00A96E71">
        <w:rPr>
          <w:sz w:val="18"/>
          <w:szCs w:val="18"/>
        </w:rPr>
        <w:t>.</w:t>
      </w:r>
      <w:r w:rsidR="003664BE">
        <w:rPr>
          <w:sz w:val="18"/>
          <w:szCs w:val="18"/>
        </w:rPr>
        <w:t xml:space="preserve"> </w:t>
      </w:r>
      <w:r w:rsidR="00C45457">
        <w:rPr>
          <w:sz w:val="18"/>
          <w:szCs w:val="18"/>
        </w:rPr>
        <w:t>Fis</w:t>
      </w:r>
      <w:r w:rsidR="00C45457" w:rsidRPr="00824309">
        <w:rPr>
          <w:sz w:val="18"/>
          <w:szCs w:val="18"/>
        </w:rPr>
        <w:t>h and Wildlife Service</w:t>
      </w:r>
      <w:r w:rsidR="00C45457" w:rsidRPr="00824309">
        <w:rPr>
          <w:sz w:val="18"/>
          <w:szCs w:val="18"/>
        </w:rPr>
        <w:tab/>
      </w:r>
      <w:r>
        <w:rPr>
          <w:sz w:val="18"/>
          <w:szCs w:val="18"/>
        </w:rPr>
        <w:tab/>
      </w:r>
      <w:r>
        <w:rPr>
          <w:sz w:val="18"/>
          <w:szCs w:val="18"/>
        </w:rPr>
        <w:tab/>
      </w:r>
      <w:r>
        <w:rPr>
          <w:sz w:val="18"/>
          <w:szCs w:val="18"/>
        </w:rPr>
        <w:tab/>
      </w:r>
      <w:r w:rsidR="00C45457" w:rsidRPr="00824309">
        <w:rPr>
          <w:sz w:val="18"/>
          <w:szCs w:val="18"/>
        </w:rPr>
        <w:t>City of Needles</w:t>
      </w:r>
    </w:p>
    <w:p w14:paraId="65F1500A" w14:textId="77777777" w:rsidR="00C45457" w:rsidRDefault="00C45457" w:rsidP="00C45457">
      <w:pPr>
        <w:rPr>
          <w:sz w:val="18"/>
          <w:szCs w:val="18"/>
        </w:rPr>
      </w:pPr>
      <w:r w:rsidRPr="00824309">
        <w:rPr>
          <w:sz w:val="18"/>
          <w:szCs w:val="18"/>
        </w:rPr>
        <w:t>National Park Service</w:t>
      </w:r>
      <w:r w:rsidRPr="00C45457">
        <w:rPr>
          <w:sz w:val="18"/>
          <w:szCs w:val="18"/>
        </w:rPr>
        <w:t xml:space="preserve"> </w:t>
      </w:r>
      <w:r>
        <w:rPr>
          <w:sz w:val="18"/>
          <w:szCs w:val="18"/>
        </w:rPr>
        <w:tab/>
      </w:r>
      <w:r>
        <w:rPr>
          <w:sz w:val="18"/>
          <w:szCs w:val="18"/>
        </w:rPr>
        <w:tab/>
      </w:r>
      <w:r>
        <w:rPr>
          <w:sz w:val="18"/>
          <w:szCs w:val="18"/>
        </w:rPr>
        <w:tab/>
      </w:r>
      <w:r>
        <w:rPr>
          <w:sz w:val="18"/>
          <w:szCs w:val="18"/>
        </w:rPr>
        <w:tab/>
      </w:r>
      <w:r>
        <w:rPr>
          <w:sz w:val="18"/>
          <w:szCs w:val="18"/>
        </w:rPr>
        <w:tab/>
      </w:r>
      <w:r w:rsidRPr="00824309">
        <w:rPr>
          <w:sz w:val="18"/>
          <w:szCs w:val="18"/>
        </w:rPr>
        <w:t>Coachella Valley Water District</w:t>
      </w:r>
    </w:p>
    <w:p w14:paraId="75988D82" w14:textId="77777777" w:rsidR="00C45457" w:rsidRDefault="00C45457" w:rsidP="00C45457">
      <w:pPr>
        <w:rPr>
          <w:sz w:val="18"/>
          <w:szCs w:val="18"/>
        </w:rPr>
      </w:pPr>
      <w:r w:rsidRPr="00824309">
        <w:rPr>
          <w:sz w:val="18"/>
          <w:szCs w:val="18"/>
        </w:rPr>
        <w:t>Bureau of Land Management</w:t>
      </w:r>
      <w:r w:rsidRPr="00824309">
        <w:rPr>
          <w:sz w:val="18"/>
          <w:szCs w:val="18"/>
        </w:rPr>
        <w:tab/>
      </w:r>
      <w:r>
        <w:rPr>
          <w:sz w:val="18"/>
          <w:szCs w:val="18"/>
        </w:rPr>
        <w:tab/>
      </w:r>
      <w:r>
        <w:rPr>
          <w:sz w:val="18"/>
          <w:szCs w:val="18"/>
        </w:rPr>
        <w:tab/>
      </w:r>
      <w:r>
        <w:rPr>
          <w:sz w:val="18"/>
          <w:szCs w:val="18"/>
        </w:rPr>
        <w:tab/>
      </w:r>
      <w:r>
        <w:rPr>
          <w:sz w:val="18"/>
          <w:szCs w:val="18"/>
        </w:rPr>
        <w:tab/>
      </w:r>
      <w:r w:rsidRPr="00824309">
        <w:rPr>
          <w:sz w:val="18"/>
          <w:szCs w:val="18"/>
        </w:rPr>
        <w:t xml:space="preserve">Colorado River Board of </w:t>
      </w:r>
      <w:smartTag w:uri="urn:schemas-microsoft-com:office:smarttags" w:element="place">
        <w:smartTag w:uri="urn:schemas-microsoft-com:office:smarttags" w:element="State">
          <w:r w:rsidRPr="00824309">
            <w:rPr>
              <w:sz w:val="18"/>
              <w:szCs w:val="18"/>
            </w:rPr>
            <w:t>California</w:t>
          </w:r>
        </w:smartTag>
      </w:smartTag>
    </w:p>
    <w:p w14:paraId="7879BA6C" w14:textId="77777777" w:rsidR="00C45457" w:rsidRDefault="00C45457" w:rsidP="00C45457">
      <w:pPr>
        <w:rPr>
          <w:sz w:val="18"/>
          <w:szCs w:val="18"/>
        </w:rPr>
      </w:pPr>
      <w:r w:rsidRPr="00824309">
        <w:rPr>
          <w:sz w:val="18"/>
          <w:szCs w:val="18"/>
        </w:rPr>
        <w:t>Bureau of Indian Affairs</w:t>
      </w:r>
      <w:r w:rsidRPr="00C45457">
        <w:rPr>
          <w:sz w:val="18"/>
          <w:szCs w:val="18"/>
        </w:rPr>
        <w:t xml:space="preserve"> </w:t>
      </w:r>
      <w:r>
        <w:rPr>
          <w:sz w:val="18"/>
          <w:szCs w:val="18"/>
        </w:rPr>
        <w:tab/>
      </w:r>
      <w:r>
        <w:rPr>
          <w:sz w:val="18"/>
          <w:szCs w:val="18"/>
        </w:rPr>
        <w:tab/>
      </w:r>
      <w:r>
        <w:rPr>
          <w:sz w:val="18"/>
          <w:szCs w:val="18"/>
        </w:rPr>
        <w:tab/>
      </w:r>
      <w:r>
        <w:rPr>
          <w:sz w:val="18"/>
          <w:szCs w:val="18"/>
        </w:rPr>
        <w:tab/>
      </w:r>
      <w:r>
        <w:rPr>
          <w:sz w:val="18"/>
          <w:szCs w:val="18"/>
        </w:rPr>
        <w:tab/>
      </w:r>
      <w:r w:rsidRPr="00824309">
        <w:rPr>
          <w:sz w:val="18"/>
          <w:szCs w:val="18"/>
        </w:rPr>
        <w:t>Bard Water District</w:t>
      </w:r>
    </w:p>
    <w:p w14:paraId="70F1A75C" w14:textId="77777777" w:rsidR="00C45457" w:rsidRPr="00824309" w:rsidRDefault="00C45457" w:rsidP="00C45457">
      <w:pPr>
        <w:rPr>
          <w:sz w:val="18"/>
          <w:szCs w:val="18"/>
        </w:rPr>
      </w:pPr>
      <w:r w:rsidRPr="00824309">
        <w:rPr>
          <w:sz w:val="18"/>
          <w:szCs w:val="18"/>
        </w:rPr>
        <w:t>Western Area Power Administration</w:t>
      </w:r>
      <w:r>
        <w:rPr>
          <w:sz w:val="18"/>
          <w:szCs w:val="18"/>
        </w:rPr>
        <w:tab/>
      </w:r>
      <w:r>
        <w:rPr>
          <w:sz w:val="18"/>
          <w:szCs w:val="18"/>
        </w:rPr>
        <w:tab/>
      </w:r>
      <w:r>
        <w:rPr>
          <w:sz w:val="18"/>
          <w:szCs w:val="18"/>
        </w:rPr>
        <w:tab/>
      </w:r>
      <w:r>
        <w:rPr>
          <w:sz w:val="18"/>
          <w:szCs w:val="18"/>
        </w:rPr>
        <w:tab/>
      </w:r>
      <w:r w:rsidRPr="00824309">
        <w:rPr>
          <w:sz w:val="18"/>
          <w:szCs w:val="18"/>
        </w:rPr>
        <w:t>Imperial Irrigation District</w:t>
      </w:r>
    </w:p>
    <w:p w14:paraId="01AE6472" w14:textId="77777777" w:rsidR="00C45457" w:rsidRPr="00824309" w:rsidRDefault="00C45457" w:rsidP="00C45457">
      <w:pPr>
        <w:ind w:left="4320" w:firstLine="720"/>
        <w:rPr>
          <w:sz w:val="18"/>
          <w:szCs w:val="18"/>
        </w:rPr>
      </w:pPr>
      <w:r w:rsidRPr="00824309">
        <w:rPr>
          <w:sz w:val="18"/>
          <w:szCs w:val="18"/>
        </w:rPr>
        <w:t>Los Angeles Department of Water and Power</w:t>
      </w:r>
    </w:p>
    <w:p w14:paraId="1A500BCF" w14:textId="77777777" w:rsidR="00C45457" w:rsidRPr="00824309" w:rsidRDefault="00C45457" w:rsidP="00C45457">
      <w:pPr>
        <w:rPr>
          <w:sz w:val="18"/>
          <w:szCs w:val="18"/>
        </w:rPr>
      </w:pP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sidRPr="00824309">
        <w:rPr>
          <w:sz w:val="18"/>
          <w:szCs w:val="18"/>
        </w:rPr>
        <w:t>Palo Verde Irrigation District</w:t>
      </w:r>
    </w:p>
    <w:p w14:paraId="0BE1C5FE" w14:textId="77777777" w:rsidR="00C45457" w:rsidRPr="00824309" w:rsidRDefault="00C45457" w:rsidP="00C45457">
      <w:pPr>
        <w:rPr>
          <w:sz w:val="18"/>
          <w:szCs w:val="18"/>
        </w:rPr>
      </w:pPr>
      <w:r w:rsidRPr="00810EA3">
        <w:rPr>
          <w:rFonts w:ascii="Arial" w:hAnsi="Arial" w:cs="Arial"/>
          <w:b/>
          <w:sz w:val="18"/>
          <w:szCs w:val="18"/>
        </w:rPr>
        <w:t>Arizona Participant Group</w:t>
      </w:r>
      <w:r>
        <w:rPr>
          <w:b/>
          <w:sz w:val="18"/>
          <w:szCs w:val="18"/>
        </w:rPr>
        <w:tab/>
      </w:r>
      <w:r>
        <w:rPr>
          <w:b/>
          <w:sz w:val="18"/>
          <w:szCs w:val="18"/>
        </w:rPr>
        <w:tab/>
      </w:r>
      <w:r>
        <w:rPr>
          <w:b/>
          <w:sz w:val="18"/>
          <w:szCs w:val="18"/>
        </w:rPr>
        <w:tab/>
      </w:r>
      <w:r>
        <w:rPr>
          <w:b/>
          <w:sz w:val="18"/>
          <w:szCs w:val="18"/>
        </w:rPr>
        <w:tab/>
      </w:r>
      <w:smartTag w:uri="urn:schemas-microsoft-com:office:smarttags" w:element="City">
        <w:r w:rsidRPr="00824309">
          <w:rPr>
            <w:sz w:val="18"/>
            <w:szCs w:val="18"/>
          </w:rPr>
          <w:t>San Diego</w:t>
        </w:r>
      </w:smartTag>
      <w:r w:rsidRPr="00824309">
        <w:rPr>
          <w:sz w:val="18"/>
          <w:szCs w:val="18"/>
        </w:rPr>
        <w:t xml:space="preserve"> </w:t>
      </w:r>
      <w:smartTag w:uri="urn:schemas-microsoft-com:office:smarttags" w:element="place">
        <w:smartTag w:uri="urn:schemas-microsoft-com:office:smarttags" w:element="PlaceType">
          <w:r w:rsidRPr="00824309">
            <w:rPr>
              <w:sz w:val="18"/>
              <w:szCs w:val="18"/>
            </w:rPr>
            <w:t>County</w:t>
          </w:r>
        </w:smartTag>
        <w:r w:rsidRPr="00824309">
          <w:rPr>
            <w:sz w:val="18"/>
            <w:szCs w:val="18"/>
          </w:rPr>
          <w:t xml:space="preserve"> </w:t>
        </w:r>
        <w:smartTag w:uri="urn:schemas-microsoft-com:office:smarttags" w:element="PlaceName">
          <w:r w:rsidRPr="00824309">
            <w:rPr>
              <w:sz w:val="18"/>
              <w:szCs w:val="18"/>
            </w:rPr>
            <w:t>Water</w:t>
          </w:r>
        </w:smartTag>
      </w:smartTag>
      <w:r w:rsidRPr="00824309">
        <w:rPr>
          <w:sz w:val="18"/>
          <w:szCs w:val="18"/>
        </w:rPr>
        <w:t xml:space="preserve"> Authority</w:t>
      </w:r>
    </w:p>
    <w:p w14:paraId="6F7557D2" w14:textId="77777777" w:rsidR="00C45457" w:rsidRPr="00824309" w:rsidRDefault="00C45457" w:rsidP="00C45457">
      <w:pPr>
        <w:ind w:left="4320" w:firstLine="720"/>
        <w:rPr>
          <w:sz w:val="18"/>
          <w:szCs w:val="18"/>
        </w:rPr>
      </w:pPr>
      <w:r w:rsidRPr="00824309">
        <w:rPr>
          <w:sz w:val="18"/>
          <w:szCs w:val="18"/>
        </w:rPr>
        <w:t>Southern California Edison Company</w:t>
      </w:r>
    </w:p>
    <w:p w14:paraId="03B6F620" w14:textId="77777777" w:rsidR="00C45457" w:rsidRPr="00824309" w:rsidRDefault="00C45457" w:rsidP="00C45457">
      <w:pPr>
        <w:rPr>
          <w:sz w:val="18"/>
          <w:szCs w:val="18"/>
        </w:rPr>
      </w:pPr>
      <w:r>
        <w:rPr>
          <w:sz w:val="18"/>
          <w:szCs w:val="18"/>
        </w:rPr>
        <w:t>A</w:t>
      </w:r>
      <w:r w:rsidRPr="00824309">
        <w:rPr>
          <w:sz w:val="18"/>
          <w:szCs w:val="18"/>
        </w:rPr>
        <w:t>rizona Department of Water Resources</w:t>
      </w:r>
      <w:r>
        <w:rPr>
          <w:sz w:val="18"/>
          <w:szCs w:val="18"/>
        </w:rPr>
        <w:tab/>
      </w:r>
      <w:r>
        <w:rPr>
          <w:sz w:val="18"/>
          <w:szCs w:val="18"/>
        </w:rPr>
        <w:tab/>
      </w:r>
      <w:r>
        <w:rPr>
          <w:sz w:val="18"/>
          <w:szCs w:val="18"/>
        </w:rPr>
        <w:tab/>
      </w:r>
      <w:smartTag w:uri="urn:schemas-microsoft-com:office:smarttags" w:element="place">
        <w:r w:rsidRPr="00824309">
          <w:rPr>
            <w:sz w:val="18"/>
            <w:szCs w:val="18"/>
          </w:rPr>
          <w:t>Southern California</w:t>
        </w:r>
      </w:smartTag>
      <w:r w:rsidRPr="00824309">
        <w:rPr>
          <w:sz w:val="18"/>
          <w:szCs w:val="18"/>
        </w:rPr>
        <w:t xml:space="preserve"> Public Power Authority</w:t>
      </w:r>
    </w:p>
    <w:p w14:paraId="1D0CCD38" w14:textId="18BFAC22" w:rsidR="00C45457" w:rsidRPr="00824309" w:rsidRDefault="00C45457" w:rsidP="00C45457">
      <w:pPr>
        <w:rPr>
          <w:sz w:val="18"/>
          <w:szCs w:val="18"/>
        </w:rPr>
      </w:pPr>
      <w:r w:rsidRPr="00824309">
        <w:rPr>
          <w:sz w:val="18"/>
          <w:szCs w:val="18"/>
        </w:rPr>
        <w:t>Arizona Electric Power Cooperative</w:t>
      </w:r>
      <w:r w:rsidR="00F72F4D">
        <w:rPr>
          <w:sz w:val="18"/>
          <w:szCs w:val="18"/>
        </w:rPr>
        <w:t>,</w:t>
      </w:r>
      <w:r w:rsidRPr="00824309">
        <w:rPr>
          <w:sz w:val="18"/>
          <w:szCs w:val="18"/>
        </w:rPr>
        <w:t xml:space="preserve"> Inc</w:t>
      </w:r>
      <w:r w:rsidR="00A96E71">
        <w:rPr>
          <w:sz w:val="18"/>
          <w:szCs w:val="18"/>
        </w:rPr>
        <w:t>.</w:t>
      </w:r>
      <w:r>
        <w:rPr>
          <w:sz w:val="18"/>
          <w:szCs w:val="18"/>
        </w:rPr>
        <w:tab/>
      </w:r>
      <w:r>
        <w:rPr>
          <w:sz w:val="18"/>
          <w:szCs w:val="18"/>
        </w:rPr>
        <w:tab/>
      </w:r>
      <w:r>
        <w:rPr>
          <w:sz w:val="18"/>
          <w:szCs w:val="18"/>
        </w:rPr>
        <w:tab/>
      </w:r>
      <w:r w:rsidRPr="00824309">
        <w:rPr>
          <w:sz w:val="18"/>
          <w:szCs w:val="18"/>
        </w:rPr>
        <w:t>The Metropolit</w:t>
      </w:r>
      <w:r>
        <w:rPr>
          <w:sz w:val="18"/>
          <w:szCs w:val="18"/>
        </w:rPr>
        <w:t xml:space="preserve">an Water District of Southern </w:t>
      </w:r>
    </w:p>
    <w:p w14:paraId="0F299B8A" w14:textId="157FADED" w:rsidR="00C45457" w:rsidRPr="00824309" w:rsidRDefault="00C45457" w:rsidP="00C45457">
      <w:pPr>
        <w:rPr>
          <w:sz w:val="18"/>
          <w:szCs w:val="18"/>
        </w:rPr>
      </w:pPr>
      <w:smartTag w:uri="urn:schemas-microsoft-com:office:smarttags" w:element="State">
        <w:r w:rsidRPr="00824309">
          <w:rPr>
            <w:sz w:val="18"/>
            <w:szCs w:val="18"/>
          </w:rPr>
          <w:t>Arizona</w:t>
        </w:r>
      </w:smartTag>
      <w:r w:rsidRPr="00824309">
        <w:rPr>
          <w:sz w:val="18"/>
          <w:szCs w:val="18"/>
        </w:rPr>
        <w:t xml:space="preserve"> Game and </w:t>
      </w:r>
      <w:smartTag w:uri="urn:schemas-microsoft-com:office:smarttags" w:element="City">
        <w:r w:rsidRPr="00824309">
          <w:rPr>
            <w:sz w:val="18"/>
            <w:szCs w:val="18"/>
          </w:rPr>
          <w:t>Fish Department</w:t>
        </w:r>
      </w:smartTag>
      <w:r w:rsidR="00497547">
        <w:rPr>
          <w:sz w:val="18"/>
          <w:szCs w:val="18"/>
        </w:rPr>
        <w:tab/>
      </w:r>
      <w:r w:rsidR="00497547">
        <w:rPr>
          <w:sz w:val="18"/>
          <w:szCs w:val="18"/>
        </w:rPr>
        <w:tab/>
      </w:r>
      <w:r w:rsidR="00497547">
        <w:rPr>
          <w:sz w:val="18"/>
          <w:szCs w:val="18"/>
        </w:rPr>
        <w:tab/>
      </w:r>
      <w:r w:rsidR="00497547">
        <w:rPr>
          <w:sz w:val="18"/>
          <w:szCs w:val="18"/>
        </w:rPr>
        <w:tab/>
      </w:r>
      <w:r w:rsidR="0080287B">
        <w:rPr>
          <w:sz w:val="18"/>
          <w:szCs w:val="18"/>
        </w:rPr>
        <w:t xml:space="preserve">   </w:t>
      </w:r>
      <w:r>
        <w:rPr>
          <w:sz w:val="18"/>
          <w:szCs w:val="18"/>
        </w:rPr>
        <w:t>California</w:t>
      </w:r>
    </w:p>
    <w:p w14:paraId="4A40A778" w14:textId="77777777" w:rsidR="00C45457" w:rsidRPr="00824309" w:rsidRDefault="00C45457" w:rsidP="00C45457">
      <w:pPr>
        <w:rPr>
          <w:sz w:val="18"/>
          <w:szCs w:val="18"/>
        </w:rPr>
      </w:pPr>
      <w:smartTag w:uri="urn:schemas-microsoft-com:office:smarttags" w:element="State">
        <w:smartTag w:uri="urn:schemas-microsoft-com:office:smarttags" w:element="place">
          <w:r w:rsidRPr="00824309">
            <w:rPr>
              <w:sz w:val="18"/>
              <w:szCs w:val="18"/>
            </w:rPr>
            <w:t>Arizona</w:t>
          </w:r>
        </w:smartTag>
      </w:smartTag>
      <w:r w:rsidRPr="00824309">
        <w:rPr>
          <w:sz w:val="18"/>
          <w:szCs w:val="18"/>
        </w:rPr>
        <w:t xml:space="preserve"> Power Authority</w:t>
      </w:r>
      <w:r w:rsidRPr="00824309">
        <w:rPr>
          <w:sz w:val="18"/>
          <w:szCs w:val="18"/>
        </w:rPr>
        <w:tab/>
      </w:r>
      <w:r w:rsidRPr="00824309">
        <w:rPr>
          <w:sz w:val="18"/>
          <w:szCs w:val="18"/>
        </w:rPr>
        <w:tab/>
      </w:r>
      <w:r w:rsidRPr="00824309">
        <w:rPr>
          <w:sz w:val="18"/>
          <w:szCs w:val="18"/>
        </w:rPr>
        <w:tab/>
      </w:r>
      <w:r w:rsidRPr="00824309">
        <w:rPr>
          <w:sz w:val="18"/>
          <w:szCs w:val="18"/>
        </w:rPr>
        <w:tab/>
      </w:r>
      <w:r w:rsidRPr="00824309">
        <w:rPr>
          <w:sz w:val="18"/>
          <w:szCs w:val="18"/>
        </w:rPr>
        <w:tab/>
      </w:r>
    </w:p>
    <w:p w14:paraId="2D65721F" w14:textId="77777777" w:rsidR="00C45457" w:rsidRPr="00824309" w:rsidRDefault="00C45457" w:rsidP="00C45457">
      <w:pPr>
        <w:rPr>
          <w:sz w:val="18"/>
          <w:szCs w:val="18"/>
        </w:rPr>
      </w:pPr>
      <w:r w:rsidRPr="00824309">
        <w:rPr>
          <w:sz w:val="18"/>
          <w:szCs w:val="18"/>
        </w:rPr>
        <w:t>Central Arizona</w:t>
      </w:r>
      <w:r w:rsidR="00F72F4D">
        <w:rPr>
          <w:sz w:val="18"/>
          <w:szCs w:val="18"/>
        </w:rPr>
        <w:t xml:space="preserve"> W</w:t>
      </w:r>
      <w:r w:rsidRPr="00824309">
        <w:rPr>
          <w:sz w:val="18"/>
          <w:szCs w:val="18"/>
        </w:rPr>
        <w:t>ater Conservation District</w:t>
      </w:r>
      <w:r w:rsidRPr="00824309">
        <w:rPr>
          <w:sz w:val="18"/>
          <w:szCs w:val="18"/>
        </w:rPr>
        <w:tab/>
      </w:r>
      <w:r w:rsidRPr="00824309">
        <w:rPr>
          <w:sz w:val="18"/>
          <w:szCs w:val="18"/>
        </w:rPr>
        <w:tab/>
      </w:r>
      <w:r w:rsidRPr="00824309">
        <w:rPr>
          <w:sz w:val="18"/>
          <w:szCs w:val="18"/>
        </w:rPr>
        <w:tab/>
      </w:r>
    </w:p>
    <w:p w14:paraId="27D7ECB3" w14:textId="77777777" w:rsidR="00C45457" w:rsidRPr="00C45457" w:rsidRDefault="00C45457" w:rsidP="00C45457">
      <w:pPr>
        <w:rPr>
          <w:b/>
          <w:sz w:val="18"/>
          <w:szCs w:val="18"/>
        </w:rPr>
      </w:pPr>
      <w:smartTag w:uri="urn:schemas-microsoft-com:office:smarttags" w:element="place">
        <w:smartTag w:uri="urn:schemas-microsoft-com:office:smarttags" w:element="PlaceName">
          <w:r w:rsidRPr="00824309">
            <w:rPr>
              <w:sz w:val="18"/>
              <w:szCs w:val="18"/>
            </w:rPr>
            <w:t>Cibola</w:t>
          </w:r>
        </w:smartTag>
        <w:r w:rsidRPr="00824309">
          <w:rPr>
            <w:sz w:val="18"/>
            <w:szCs w:val="18"/>
          </w:rPr>
          <w:t xml:space="preserve"> </w:t>
        </w:r>
        <w:smartTag w:uri="urn:schemas-microsoft-com:office:smarttags" w:element="PlaceType">
          <w:r w:rsidRPr="00824309">
            <w:rPr>
              <w:sz w:val="18"/>
              <w:szCs w:val="18"/>
            </w:rPr>
            <w:t>Valley</w:t>
          </w:r>
        </w:smartTag>
      </w:smartTag>
      <w:r w:rsidRPr="00824309">
        <w:rPr>
          <w:sz w:val="18"/>
          <w:szCs w:val="18"/>
        </w:rPr>
        <w:t xml:space="preserve"> Irrigation and Drainage District</w:t>
      </w:r>
      <w:r>
        <w:rPr>
          <w:sz w:val="18"/>
          <w:szCs w:val="18"/>
        </w:rPr>
        <w:tab/>
      </w:r>
      <w:r>
        <w:rPr>
          <w:sz w:val="18"/>
          <w:szCs w:val="18"/>
        </w:rPr>
        <w:tab/>
      </w:r>
      <w:r>
        <w:rPr>
          <w:sz w:val="18"/>
          <w:szCs w:val="18"/>
        </w:rPr>
        <w:tab/>
      </w:r>
      <w:r w:rsidRPr="00810EA3">
        <w:rPr>
          <w:rFonts w:ascii="Arial" w:hAnsi="Arial" w:cs="Arial"/>
          <w:b/>
          <w:sz w:val="18"/>
          <w:szCs w:val="18"/>
        </w:rPr>
        <w:t>Nevada Participant Group</w:t>
      </w:r>
    </w:p>
    <w:p w14:paraId="21A055E9" w14:textId="77777777" w:rsidR="00C45457" w:rsidRPr="00824309" w:rsidRDefault="00C45457" w:rsidP="00C45457">
      <w:pPr>
        <w:rPr>
          <w:sz w:val="18"/>
          <w:szCs w:val="18"/>
        </w:rPr>
      </w:pPr>
      <w:r w:rsidRPr="00824309">
        <w:rPr>
          <w:sz w:val="18"/>
          <w:szCs w:val="18"/>
        </w:rPr>
        <w:t xml:space="preserve">City of </w:t>
      </w:r>
      <w:smartTag w:uri="urn:schemas-microsoft-com:office:smarttags" w:element="place">
        <w:smartTag w:uri="urn:schemas-microsoft-com:office:smarttags" w:element="PlaceName">
          <w:r w:rsidRPr="00824309">
            <w:rPr>
              <w:sz w:val="18"/>
              <w:szCs w:val="18"/>
            </w:rPr>
            <w:t>Bullhead</w:t>
          </w:r>
        </w:smartTag>
        <w:r w:rsidRPr="00824309">
          <w:rPr>
            <w:sz w:val="18"/>
            <w:szCs w:val="18"/>
          </w:rPr>
          <w:t xml:space="preserve"> </w:t>
        </w:r>
        <w:smartTag w:uri="urn:schemas-microsoft-com:office:smarttags" w:element="PlaceType">
          <w:r w:rsidRPr="00824309">
            <w:rPr>
              <w:sz w:val="18"/>
              <w:szCs w:val="18"/>
            </w:rPr>
            <w:t>City</w:t>
          </w:r>
        </w:smartTag>
      </w:smartTag>
      <w:r w:rsidRPr="00824309">
        <w:rPr>
          <w:sz w:val="18"/>
          <w:szCs w:val="18"/>
        </w:rPr>
        <w:tab/>
      </w:r>
      <w:r w:rsidRPr="00824309">
        <w:rPr>
          <w:sz w:val="18"/>
          <w:szCs w:val="18"/>
        </w:rPr>
        <w:tab/>
      </w:r>
      <w:r w:rsidRPr="00824309">
        <w:rPr>
          <w:sz w:val="18"/>
          <w:szCs w:val="18"/>
        </w:rPr>
        <w:tab/>
      </w:r>
      <w:r w:rsidRPr="00824309">
        <w:rPr>
          <w:sz w:val="18"/>
          <w:szCs w:val="18"/>
        </w:rPr>
        <w:tab/>
      </w:r>
      <w:r w:rsidRPr="00824309">
        <w:rPr>
          <w:sz w:val="18"/>
          <w:szCs w:val="18"/>
        </w:rPr>
        <w:tab/>
      </w:r>
    </w:p>
    <w:p w14:paraId="1F0C9F0B" w14:textId="77777777" w:rsidR="00C45457" w:rsidRPr="00C45457" w:rsidRDefault="00F72F4D" w:rsidP="00C45457">
      <w:pPr>
        <w:rPr>
          <w:sz w:val="18"/>
          <w:szCs w:val="18"/>
        </w:rPr>
      </w:pPr>
      <w:smartTag w:uri="urn:schemas-microsoft-com:office:smarttags" w:element="City">
        <w:r>
          <w:rPr>
            <w:sz w:val="18"/>
            <w:szCs w:val="18"/>
          </w:rPr>
          <w:t xml:space="preserve">City of </w:t>
        </w:r>
        <w:r w:rsidR="00C45457" w:rsidRPr="00824309">
          <w:rPr>
            <w:sz w:val="18"/>
            <w:szCs w:val="18"/>
          </w:rPr>
          <w:t>Lake Havasu City</w:t>
        </w:r>
      </w:smartTag>
      <w:r w:rsidR="00C45457" w:rsidRPr="00824309">
        <w:rPr>
          <w:sz w:val="18"/>
          <w:szCs w:val="18"/>
        </w:rPr>
        <w:tab/>
      </w:r>
      <w:r w:rsidR="00C45457" w:rsidRPr="00824309">
        <w:rPr>
          <w:sz w:val="18"/>
          <w:szCs w:val="18"/>
        </w:rPr>
        <w:tab/>
      </w:r>
      <w:r w:rsidR="00C45457" w:rsidRPr="00824309">
        <w:rPr>
          <w:sz w:val="18"/>
          <w:szCs w:val="18"/>
        </w:rPr>
        <w:tab/>
      </w:r>
      <w:r w:rsidR="00C45457" w:rsidRPr="00824309">
        <w:rPr>
          <w:sz w:val="18"/>
          <w:szCs w:val="18"/>
        </w:rPr>
        <w:tab/>
      </w:r>
      <w:r w:rsidR="00C45457" w:rsidRPr="00824309">
        <w:rPr>
          <w:sz w:val="18"/>
          <w:szCs w:val="18"/>
        </w:rPr>
        <w:tab/>
      </w:r>
      <w:smartTag w:uri="urn:schemas-microsoft-com:office:smarttags" w:element="State">
        <w:r w:rsidR="00C45457">
          <w:rPr>
            <w:sz w:val="18"/>
            <w:szCs w:val="18"/>
          </w:rPr>
          <w:t>Colorado</w:t>
        </w:r>
      </w:smartTag>
      <w:r w:rsidR="00C45457">
        <w:rPr>
          <w:sz w:val="18"/>
          <w:szCs w:val="18"/>
        </w:rPr>
        <w:t xml:space="preserve"> River Commission of </w:t>
      </w:r>
      <w:smartTag w:uri="urn:schemas-microsoft-com:office:smarttags" w:element="place">
        <w:smartTag w:uri="urn:schemas-microsoft-com:office:smarttags" w:element="State">
          <w:r w:rsidR="00C45457">
            <w:rPr>
              <w:sz w:val="18"/>
              <w:szCs w:val="18"/>
            </w:rPr>
            <w:t>Nevada</w:t>
          </w:r>
        </w:smartTag>
      </w:smartTag>
    </w:p>
    <w:p w14:paraId="423E22D7" w14:textId="77777777" w:rsidR="00C45457" w:rsidRPr="00824309" w:rsidRDefault="00C45457" w:rsidP="00C45457">
      <w:pPr>
        <w:rPr>
          <w:sz w:val="18"/>
          <w:szCs w:val="18"/>
        </w:rPr>
      </w:pPr>
      <w:smartTag w:uri="urn:schemas-microsoft-com:office:smarttags" w:element="place">
        <w:smartTag w:uri="urn:schemas-microsoft-com:office:smarttags" w:element="City">
          <w:r w:rsidRPr="00824309">
            <w:rPr>
              <w:sz w:val="18"/>
              <w:szCs w:val="18"/>
            </w:rPr>
            <w:t>City of Mesa</w:t>
          </w:r>
        </w:smartTag>
        <w:r>
          <w:rPr>
            <w:sz w:val="18"/>
            <w:szCs w:val="18"/>
          </w:rPr>
          <w:tab/>
        </w:r>
        <w:r>
          <w:rPr>
            <w:sz w:val="18"/>
            <w:szCs w:val="18"/>
          </w:rPr>
          <w:tab/>
        </w:r>
        <w:r>
          <w:rPr>
            <w:sz w:val="18"/>
            <w:szCs w:val="18"/>
          </w:rPr>
          <w:tab/>
        </w:r>
        <w:r>
          <w:rPr>
            <w:sz w:val="18"/>
            <w:szCs w:val="18"/>
          </w:rPr>
          <w:tab/>
        </w:r>
        <w:r>
          <w:rPr>
            <w:sz w:val="18"/>
            <w:szCs w:val="18"/>
          </w:rPr>
          <w:tab/>
        </w:r>
        <w:r>
          <w:rPr>
            <w:sz w:val="18"/>
            <w:szCs w:val="18"/>
          </w:rPr>
          <w:tab/>
        </w:r>
        <w:smartTag w:uri="urn:schemas-microsoft-com:office:smarttags" w:element="State">
          <w:r>
            <w:rPr>
              <w:sz w:val="18"/>
              <w:szCs w:val="18"/>
            </w:rPr>
            <w:t>Nevada</w:t>
          </w:r>
        </w:smartTag>
      </w:smartTag>
      <w:r>
        <w:rPr>
          <w:sz w:val="18"/>
          <w:szCs w:val="18"/>
        </w:rPr>
        <w:t xml:space="preserve"> Department of Wildlife</w:t>
      </w:r>
    </w:p>
    <w:p w14:paraId="64CB74A2" w14:textId="77777777" w:rsidR="00C45457" w:rsidRPr="00824309" w:rsidRDefault="00C45457" w:rsidP="00C45457">
      <w:pPr>
        <w:rPr>
          <w:sz w:val="18"/>
          <w:szCs w:val="18"/>
        </w:rPr>
      </w:pPr>
      <w:r w:rsidRPr="00824309">
        <w:rPr>
          <w:sz w:val="18"/>
          <w:szCs w:val="18"/>
        </w:rPr>
        <w:t xml:space="preserve">City of </w:t>
      </w:r>
      <w:smartTag w:uri="urn:schemas-microsoft-com:office:smarttags" w:element="City">
        <w:r w:rsidRPr="00824309">
          <w:rPr>
            <w:sz w:val="18"/>
            <w:szCs w:val="18"/>
          </w:rPr>
          <w:t>Somerton</w:t>
        </w:r>
      </w:smartTag>
      <w:r>
        <w:rPr>
          <w:sz w:val="18"/>
          <w:szCs w:val="18"/>
        </w:rPr>
        <w:tab/>
      </w:r>
      <w:r>
        <w:rPr>
          <w:sz w:val="18"/>
          <w:szCs w:val="18"/>
        </w:rPr>
        <w:tab/>
      </w:r>
      <w:r>
        <w:rPr>
          <w:sz w:val="18"/>
          <w:szCs w:val="18"/>
        </w:rPr>
        <w:tab/>
      </w:r>
      <w:r>
        <w:rPr>
          <w:sz w:val="18"/>
          <w:szCs w:val="18"/>
        </w:rPr>
        <w:tab/>
      </w:r>
      <w:r>
        <w:rPr>
          <w:sz w:val="18"/>
          <w:szCs w:val="18"/>
        </w:rPr>
        <w:tab/>
      </w:r>
      <w:r>
        <w:rPr>
          <w:sz w:val="18"/>
          <w:szCs w:val="18"/>
        </w:rPr>
        <w:tab/>
      </w:r>
      <w:smartTag w:uri="urn:schemas-microsoft-com:office:smarttags" w:element="place">
        <w:r>
          <w:rPr>
            <w:sz w:val="18"/>
            <w:szCs w:val="18"/>
          </w:rPr>
          <w:t>Southern Nevada</w:t>
        </w:r>
      </w:smartTag>
      <w:r>
        <w:rPr>
          <w:sz w:val="18"/>
          <w:szCs w:val="18"/>
        </w:rPr>
        <w:t xml:space="preserve"> Water Authority</w:t>
      </w:r>
    </w:p>
    <w:p w14:paraId="6C466595" w14:textId="77777777" w:rsidR="00C45457" w:rsidRPr="00824309" w:rsidRDefault="00C45457" w:rsidP="00C45457">
      <w:pPr>
        <w:rPr>
          <w:sz w:val="18"/>
          <w:szCs w:val="18"/>
        </w:rPr>
      </w:pPr>
      <w:smartTag w:uri="urn:schemas-microsoft-com:office:smarttags" w:element="place">
        <w:smartTag w:uri="urn:schemas-microsoft-com:office:smarttags" w:element="City">
          <w:r w:rsidRPr="00824309">
            <w:rPr>
              <w:sz w:val="18"/>
              <w:szCs w:val="18"/>
            </w:rPr>
            <w:t>City of Yuma</w:t>
          </w:r>
        </w:smartTag>
        <w:r>
          <w:rPr>
            <w:sz w:val="18"/>
            <w:szCs w:val="18"/>
          </w:rPr>
          <w:tab/>
        </w:r>
        <w:r>
          <w:rPr>
            <w:sz w:val="18"/>
            <w:szCs w:val="18"/>
          </w:rPr>
          <w:tab/>
        </w:r>
        <w:r>
          <w:rPr>
            <w:sz w:val="18"/>
            <w:szCs w:val="18"/>
          </w:rPr>
          <w:tab/>
        </w:r>
        <w:r>
          <w:rPr>
            <w:sz w:val="18"/>
            <w:szCs w:val="18"/>
          </w:rPr>
          <w:tab/>
        </w:r>
        <w:r>
          <w:rPr>
            <w:sz w:val="18"/>
            <w:szCs w:val="18"/>
          </w:rPr>
          <w:tab/>
        </w:r>
        <w:r>
          <w:rPr>
            <w:sz w:val="18"/>
            <w:szCs w:val="18"/>
          </w:rPr>
          <w:tab/>
        </w:r>
        <w:smartTag w:uri="urn:schemas-microsoft-com:office:smarttags" w:element="State">
          <w:r>
            <w:rPr>
              <w:sz w:val="18"/>
              <w:szCs w:val="18"/>
            </w:rPr>
            <w:t>Colorado</w:t>
          </w:r>
        </w:smartTag>
      </w:smartTag>
      <w:r>
        <w:rPr>
          <w:sz w:val="18"/>
          <w:szCs w:val="18"/>
        </w:rPr>
        <w:t xml:space="preserve"> River Commission Power Users</w:t>
      </w:r>
    </w:p>
    <w:p w14:paraId="63B3F332" w14:textId="58568C29" w:rsidR="00C45457" w:rsidRPr="00824309" w:rsidRDefault="00C45457" w:rsidP="00C45457">
      <w:pPr>
        <w:rPr>
          <w:sz w:val="18"/>
          <w:szCs w:val="18"/>
        </w:rPr>
      </w:pPr>
      <w:r w:rsidRPr="00824309">
        <w:rPr>
          <w:sz w:val="18"/>
          <w:szCs w:val="18"/>
        </w:rPr>
        <w:t xml:space="preserve">Electrical </w:t>
      </w:r>
      <w:r w:rsidR="00AF2573">
        <w:rPr>
          <w:sz w:val="18"/>
          <w:szCs w:val="18"/>
        </w:rPr>
        <w:t>District No</w:t>
      </w:r>
      <w:r w:rsidR="00A96E71">
        <w:rPr>
          <w:sz w:val="18"/>
          <w:szCs w:val="18"/>
        </w:rPr>
        <w:t>.</w:t>
      </w:r>
      <w:r w:rsidR="00AF2573">
        <w:rPr>
          <w:sz w:val="18"/>
          <w:szCs w:val="18"/>
        </w:rPr>
        <w:t>3, Pinal County, Arizona</w:t>
      </w:r>
      <w:r>
        <w:rPr>
          <w:sz w:val="18"/>
          <w:szCs w:val="18"/>
        </w:rPr>
        <w:tab/>
      </w:r>
      <w:r>
        <w:rPr>
          <w:sz w:val="18"/>
          <w:szCs w:val="18"/>
        </w:rPr>
        <w:tab/>
      </w:r>
      <w:r>
        <w:rPr>
          <w:sz w:val="18"/>
          <w:szCs w:val="18"/>
        </w:rPr>
        <w:tab/>
        <w:t>Basic Water Company</w:t>
      </w:r>
    </w:p>
    <w:p w14:paraId="0985BEED" w14:textId="77777777" w:rsidR="00C45457" w:rsidRPr="00824309" w:rsidRDefault="00C45457" w:rsidP="00C45457">
      <w:pPr>
        <w:rPr>
          <w:sz w:val="18"/>
          <w:szCs w:val="18"/>
        </w:rPr>
      </w:pPr>
      <w:r w:rsidRPr="00824309">
        <w:rPr>
          <w:sz w:val="18"/>
          <w:szCs w:val="18"/>
        </w:rPr>
        <w:t>Golden Shores Water Conservation District</w:t>
      </w:r>
    </w:p>
    <w:p w14:paraId="6AFA43F1" w14:textId="77777777" w:rsidR="00C45457" w:rsidRPr="00824309" w:rsidRDefault="00C45457" w:rsidP="00C45457">
      <w:pPr>
        <w:rPr>
          <w:sz w:val="18"/>
          <w:szCs w:val="18"/>
        </w:rPr>
      </w:pPr>
      <w:r w:rsidRPr="00824309">
        <w:rPr>
          <w:sz w:val="18"/>
          <w:szCs w:val="18"/>
        </w:rPr>
        <w:t xml:space="preserve">Mohave </w:t>
      </w:r>
      <w:smartTag w:uri="urn:schemas-microsoft-com:office:smarttags" w:element="place">
        <w:smartTag w:uri="urn:schemas-microsoft-com:office:smarttags" w:element="PlaceType">
          <w:r w:rsidRPr="00824309">
            <w:rPr>
              <w:sz w:val="18"/>
              <w:szCs w:val="18"/>
            </w:rPr>
            <w:t>County</w:t>
          </w:r>
        </w:smartTag>
        <w:r w:rsidRPr="00824309">
          <w:rPr>
            <w:sz w:val="18"/>
            <w:szCs w:val="18"/>
          </w:rPr>
          <w:t xml:space="preserve"> </w:t>
        </w:r>
        <w:smartTag w:uri="urn:schemas-microsoft-com:office:smarttags" w:element="PlaceName">
          <w:r w:rsidRPr="00824309">
            <w:rPr>
              <w:sz w:val="18"/>
              <w:szCs w:val="18"/>
            </w:rPr>
            <w:t>Water</w:t>
          </w:r>
        </w:smartTag>
      </w:smartTag>
      <w:r w:rsidRPr="00824309">
        <w:rPr>
          <w:sz w:val="18"/>
          <w:szCs w:val="18"/>
        </w:rPr>
        <w:t xml:space="preserve"> Authority</w:t>
      </w:r>
    </w:p>
    <w:p w14:paraId="1E0D5715" w14:textId="77777777" w:rsidR="00C45457" w:rsidRPr="00C45457" w:rsidRDefault="00C45457" w:rsidP="00C45457">
      <w:pPr>
        <w:rPr>
          <w:sz w:val="18"/>
          <w:szCs w:val="18"/>
        </w:rPr>
      </w:pPr>
      <w:smartTag w:uri="urn:schemas-microsoft-com:office:smarttags" w:element="place">
        <w:smartTag w:uri="urn:schemas-microsoft-com:office:smarttags" w:element="PlaceName">
          <w:r w:rsidRPr="00824309">
            <w:rPr>
              <w:sz w:val="18"/>
              <w:szCs w:val="18"/>
            </w:rPr>
            <w:t>Mohave</w:t>
          </w:r>
        </w:smartTag>
        <w:r w:rsidRPr="00824309">
          <w:rPr>
            <w:sz w:val="18"/>
            <w:szCs w:val="18"/>
          </w:rPr>
          <w:t xml:space="preserve"> </w:t>
        </w:r>
        <w:smartTag w:uri="urn:schemas-microsoft-com:office:smarttags" w:element="PlaceType">
          <w:r w:rsidRPr="00824309">
            <w:rPr>
              <w:sz w:val="18"/>
              <w:szCs w:val="18"/>
            </w:rPr>
            <w:t>Valley</w:t>
          </w:r>
        </w:smartTag>
      </w:smartTag>
      <w:r w:rsidRPr="00824309">
        <w:rPr>
          <w:sz w:val="18"/>
          <w:szCs w:val="18"/>
        </w:rPr>
        <w:t xml:space="preserve"> Irrigation and Drainage District</w:t>
      </w:r>
      <w:r>
        <w:rPr>
          <w:sz w:val="18"/>
          <w:szCs w:val="18"/>
        </w:rPr>
        <w:tab/>
      </w:r>
      <w:r>
        <w:rPr>
          <w:sz w:val="18"/>
          <w:szCs w:val="18"/>
        </w:rPr>
        <w:tab/>
      </w:r>
      <w:r>
        <w:rPr>
          <w:sz w:val="18"/>
          <w:szCs w:val="18"/>
        </w:rPr>
        <w:tab/>
      </w:r>
      <w:r w:rsidRPr="00810EA3">
        <w:rPr>
          <w:rFonts w:ascii="Arial" w:hAnsi="Arial" w:cs="Arial"/>
          <w:b/>
          <w:sz w:val="18"/>
          <w:szCs w:val="18"/>
        </w:rPr>
        <w:t>Native American Participant Group</w:t>
      </w:r>
    </w:p>
    <w:p w14:paraId="00D29514" w14:textId="77777777" w:rsidR="00C45457" w:rsidRPr="00824309" w:rsidRDefault="00C45457" w:rsidP="00C45457">
      <w:pPr>
        <w:rPr>
          <w:sz w:val="18"/>
          <w:szCs w:val="18"/>
        </w:rPr>
      </w:pPr>
      <w:r w:rsidRPr="00824309">
        <w:rPr>
          <w:sz w:val="18"/>
          <w:szCs w:val="18"/>
        </w:rPr>
        <w:t>Mohave Water Conservation District</w:t>
      </w:r>
      <w:r w:rsidR="002F481D">
        <w:rPr>
          <w:sz w:val="18"/>
          <w:szCs w:val="18"/>
        </w:rPr>
        <w:tab/>
      </w:r>
      <w:r w:rsidR="002F481D">
        <w:rPr>
          <w:sz w:val="18"/>
          <w:szCs w:val="18"/>
        </w:rPr>
        <w:tab/>
      </w:r>
      <w:r w:rsidR="002F481D">
        <w:rPr>
          <w:sz w:val="18"/>
          <w:szCs w:val="18"/>
        </w:rPr>
        <w:tab/>
      </w:r>
      <w:r w:rsidR="002F481D">
        <w:rPr>
          <w:sz w:val="18"/>
          <w:szCs w:val="18"/>
        </w:rPr>
        <w:tab/>
      </w:r>
    </w:p>
    <w:p w14:paraId="29ADC894" w14:textId="77777777" w:rsidR="00C45457" w:rsidRPr="00824309" w:rsidRDefault="00C45457" w:rsidP="00C45457">
      <w:pPr>
        <w:rPr>
          <w:sz w:val="18"/>
          <w:szCs w:val="18"/>
        </w:rPr>
      </w:pPr>
      <w:smartTag w:uri="urn:schemas-microsoft-com:office:smarttags" w:element="place">
        <w:smartTag w:uri="urn:schemas-microsoft-com:office:smarttags" w:element="PlaceName">
          <w:r w:rsidRPr="00824309">
            <w:rPr>
              <w:sz w:val="18"/>
              <w:szCs w:val="18"/>
            </w:rPr>
            <w:t>North</w:t>
          </w:r>
        </w:smartTag>
        <w:r w:rsidRPr="00824309">
          <w:rPr>
            <w:sz w:val="18"/>
            <w:szCs w:val="18"/>
          </w:rPr>
          <w:t xml:space="preserve"> </w:t>
        </w:r>
        <w:smartTag w:uri="urn:schemas-microsoft-com:office:smarttags" w:element="PlaceName">
          <w:r w:rsidRPr="00824309">
            <w:rPr>
              <w:sz w:val="18"/>
              <w:szCs w:val="18"/>
            </w:rPr>
            <w:t>Gila</w:t>
          </w:r>
        </w:smartTag>
        <w:r w:rsidRPr="00824309">
          <w:rPr>
            <w:sz w:val="18"/>
            <w:szCs w:val="18"/>
          </w:rPr>
          <w:t xml:space="preserve"> </w:t>
        </w:r>
        <w:smartTag w:uri="urn:schemas-microsoft-com:office:smarttags" w:element="PlaceType">
          <w:r w:rsidRPr="00824309">
            <w:rPr>
              <w:sz w:val="18"/>
              <w:szCs w:val="18"/>
            </w:rPr>
            <w:t>Valley</w:t>
          </w:r>
        </w:smartTag>
      </w:smartTag>
      <w:r w:rsidRPr="00824309">
        <w:rPr>
          <w:sz w:val="18"/>
          <w:szCs w:val="18"/>
        </w:rPr>
        <w:t xml:space="preserve"> Irrigation and Drainage District</w:t>
      </w:r>
      <w:r>
        <w:rPr>
          <w:sz w:val="18"/>
          <w:szCs w:val="18"/>
        </w:rPr>
        <w:tab/>
      </w:r>
      <w:r>
        <w:rPr>
          <w:sz w:val="18"/>
          <w:szCs w:val="18"/>
        </w:rPr>
        <w:tab/>
        <w:t>Hualapai Tribe</w:t>
      </w:r>
    </w:p>
    <w:p w14:paraId="0AF4A4F8" w14:textId="77777777" w:rsidR="00C45457" w:rsidRPr="00824309" w:rsidRDefault="00C45457" w:rsidP="00C45457">
      <w:pPr>
        <w:rPr>
          <w:sz w:val="18"/>
          <w:szCs w:val="18"/>
        </w:rPr>
      </w:pPr>
      <w:smartTag w:uri="urn:schemas-microsoft-com:office:smarttags" w:element="place">
        <w:smartTag w:uri="urn:schemas-microsoft-com:office:smarttags" w:element="City">
          <w:r w:rsidRPr="00824309">
            <w:rPr>
              <w:sz w:val="18"/>
              <w:szCs w:val="18"/>
            </w:rPr>
            <w:t>Town of Fredonia</w:t>
          </w:r>
        </w:smartTag>
        <w:r>
          <w:rPr>
            <w:sz w:val="18"/>
            <w:szCs w:val="18"/>
          </w:rPr>
          <w:tab/>
        </w:r>
        <w:r>
          <w:rPr>
            <w:sz w:val="18"/>
            <w:szCs w:val="18"/>
          </w:rPr>
          <w:tab/>
        </w:r>
        <w:r>
          <w:rPr>
            <w:sz w:val="18"/>
            <w:szCs w:val="18"/>
          </w:rPr>
          <w:tab/>
        </w:r>
        <w:r>
          <w:rPr>
            <w:sz w:val="18"/>
            <w:szCs w:val="18"/>
          </w:rPr>
          <w:tab/>
        </w:r>
        <w:r>
          <w:rPr>
            <w:sz w:val="18"/>
            <w:szCs w:val="18"/>
          </w:rPr>
          <w:tab/>
        </w:r>
        <w:r>
          <w:rPr>
            <w:sz w:val="18"/>
            <w:szCs w:val="18"/>
          </w:rPr>
          <w:tab/>
        </w:r>
        <w:smartTag w:uri="urn:schemas-microsoft-com:office:smarttags" w:element="State">
          <w:r>
            <w:rPr>
              <w:sz w:val="18"/>
              <w:szCs w:val="18"/>
            </w:rPr>
            <w:t>Colorado</w:t>
          </w:r>
        </w:smartTag>
      </w:smartTag>
      <w:r>
        <w:rPr>
          <w:sz w:val="18"/>
          <w:szCs w:val="18"/>
        </w:rPr>
        <w:t xml:space="preserve"> River Indian Tribes</w:t>
      </w:r>
    </w:p>
    <w:p w14:paraId="66697CD8" w14:textId="77777777" w:rsidR="00C45457" w:rsidRPr="00824309" w:rsidRDefault="00C45457" w:rsidP="00C45457">
      <w:pPr>
        <w:rPr>
          <w:sz w:val="18"/>
          <w:szCs w:val="18"/>
        </w:rPr>
      </w:pPr>
      <w:r w:rsidRPr="00824309">
        <w:rPr>
          <w:sz w:val="18"/>
          <w:szCs w:val="18"/>
        </w:rPr>
        <w:t>Town of Thatcher</w:t>
      </w:r>
      <w:r>
        <w:rPr>
          <w:sz w:val="18"/>
          <w:szCs w:val="18"/>
        </w:rPr>
        <w:tab/>
      </w:r>
      <w:r>
        <w:rPr>
          <w:sz w:val="18"/>
          <w:szCs w:val="18"/>
        </w:rPr>
        <w:tab/>
      </w:r>
      <w:r>
        <w:rPr>
          <w:sz w:val="18"/>
          <w:szCs w:val="18"/>
        </w:rPr>
        <w:tab/>
      </w:r>
      <w:r>
        <w:rPr>
          <w:sz w:val="18"/>
          <w:szCs w:val="18"/>
        </w:rPr>
        <w:tab/>
      </w:r>
      <w:r>
        <w:rPr>
          <w:sz w:val="18"/>
          <w:szCs w:val="18"/>
        </w:rPr>
        <w:tab/>
      </w:r>
      <w:r>
        <w:rPr>
          <w:sz w:val="18"/>
          <w:szCs w:val="18"/>
        </w:rPr>
        <w:tab/>
      </w:r>
      <w:r w:rsidR="0025524B">
        <w:rPr>
          <w:sz w:val="18"/>
          <w:szCs w:val="18"/>
        </w:rPr>
        <w:t>Chemehuevi Indian Tribe</w:t>
      </w:r>
    </w:p>
    <w:p w14:paraId="77E75C3F" w14:textId="77777777" w:rsidR="00C45457" w:rsidRPr="00824309" w:rsidRDefault="00C45457" w:rsidP="00C45457">
      <w:pPr>
        <w:rPr>
          <w:sz w:val="18"/>
          <w:szCs w:val="18"/>
        </w:rPr>
      </w:pPr>
      <w:r w:rsidRPr="00824309">
        <w:rPr>
          <w:sz w:val="18"/>
          <w:szCs w:val="18"/>
        </w:rPr>
        <w:t>Town of Wickenburg</w:t>
      </w:r>
      <w:r w:rsidR="009959F0">
        <w:rPr>
          <w:sz w:val="18"/>
          <w:szCs w:val="18"/>
        </w:rPr>
        <w:tab/>
      </w:r>
      <w:r w:rsidR="009959F0">
        <w:rPr>
          <w:sz w:val="18"/>
          <w:szCs w:val="18"/>
        </w:rPr>
        <w:tab/>
      </w:r>
      <w:r w:rsidR="009959F0">
        <w:rPr>
          <w:sz w:val="18"/>
          <w:szCs w:val="18"/>
        </w:rPr>
        <w:tab/>
      </w:r>
      <w:r w:rsidR="009959F0">
        <w:rPr>
          <w:sz w:val="18"/>
          <w:szCs w:val="18"/>
        </w:rPr>
        <w:tab/>
      </w:r>
      <w:r w:rsidR="009959F0">
        <w:rPr>
          <w:sz w:val="18"/>
          <w:szCs w:val="18"/>
        </w:rPr>
        <w:tab/>
      </w:r>
    </w:p>
    <w:p w14:paraId="01CAC318" w14:textId="77777777" w:rsidR="009959F0" w:rsidRDefault="00C45457" w:rsidP="00C45457">
      <w:pPr>
        <w:rPr>
          <w:sz w:val="18"/>
          <w:szCs w:val="18"/>
        </w:rPr>
      </w:pPr>
      <w:r w:rsidRPr="00824309">
        <w:rPr>
          <w:sz w:val="18"/>
          <w:szCs w:val="18"/>
        </w:rPr>
        <w:t>Salt River Project Agricultural Improvement and Power District</w:t>
      </w:r>
      <w:r w:rsidR="009959F0">
        <w:rPr>
          <w:sz w:val="18"/>
          <w:szCs w:val="18"/>
        </w:rPr>
        <w:tab/>
      </w:r>
    </w:p>
    <w:p w14:paraId="5AAB19E7" w14:textId="77777777" w:rsidR="00C45457" w:rsidRPr="00824309" w:rsidRDefault="009959F0" w:rsidP="00C45457">
      <w:pPr>
        <w:rPr>
          <w:sz w:val="18"/>
          <w:szCs w:val="18"/>
        </w:rPr>
      </w:pPr>
      <w:r>
        <w:rPr>
          <w:sz w:val="18"/>
          <w:szCs w:val="18"/>
        </w:rPr>
        <w:t>Unit “B”</w:t>
      </w:r>
      <w:r w:rsidRPr="00824309">
        <w:rPr>
          <w:sz w:val="18"/>
          <w:szCs w:val="18"/>
        </w:rPr>
        <w:t xml:space="preserve"> Irrigation and Drainage District</w:t>
      </w:r>
      <w:r>
        <w:rPr>
          <w:sz w:val="18"/>
          <w:szCs w:val="18"/>
        </w:rPr>
        <w:tab/>
      </w:r>
      <w:r>
        <w:rPr>
          <w:sz w:val="18"/>
          <w:szCs w:val="18"/>
        </w:rPr>
        <w:tab/>
      </w:r>
      <w:r w:rsidR="00214FAF">
        <w:rPr>
          <w:b/>
          <w:sz w:val="18"/>
          <w:szCs w:val="18"/>
        </w:rPr>
        <w:tab/>
      </w:r>
      <w:r w:rsidR="00214FAF" w:rsidRPr="00810EA3">
        <w:rPr>
          <w:rFonts w:ascii="Arial" w:hAnsi="Arial" w:cs="Arial"/>
          <w:b/>
          <w:sz w:val="18"/>
          <w:szCs w:val="18"/>
        </w:rPr>
        <w:t>Conservation Participant Group</w:t>
      </w:r>
    </w:p>
    <w:p w14:paraId="710D96DF" w14:textId="77777777" w:rsidR="009959F0" w:rsidRDefault="00C45457" w:rsidP="00214FAF">
      <w:pPr>
        <w:rPr>
          <w:sz w:val="18"/>
          <w:szCs w:val="18"/>
        </w:rPr>
      </w:pPr>
      <w:r w:rsidRPr="00824309">
        <w:rPr>
          <w:sz w:val="18"/>
          <w:szCs w:val="18"/>
        </w:rPr>
        <w:t>Wellton-Mohawk Irrigation and Drainage District</w:t>
      </w:r>
      <w:r w:rsidR="00214FAF" w:rsidRPr="00214FAF">
        <w:rPr>
          <w:sz w:val="18"/>
          <w:szCs w:val="18"/>
        </w:rPr>
        <w:t xml:space="preserve"> </w:t>
      </w:r>
      <w:r w:rsidR="00214FAF">
        <w:rPr>
          <w:sz w:val="18"/>
          <w:szCs w:val="18"/>
        </w:rPr>
        <w:tab/>
      </w:r>
      <w:r w:rsidR="00214FAF">
        <w:rPr>
          <w:sz w:val="18"/>
          <w:szCs w:val="18"/>
        </w:rPr>
        <w:tab/>
      </w:r>
    </w:p>
    <w:p w14:paraId="3161E5B2" w14:textId="77777777" w:rsidR="00214FAF" w:rsidRPr="00824309" w:rsidRDefault="009959F0" w:rsidP="009959F0">
      <w:pPr>
        <w:rPr>
          <w:sz w:val="18"/>
          <w:szCs w:val="18"/>
        </w:rPr>
      </w:pPr>
      <w:r w:rsidRPr="00824309">
        <w:rPr>
          <w:sz w:val="18"/>
          <w:szCs w:val="18"/>
        </w:rPr>
        <w:t>Yuma County Water Users’ Association</w:t>
      </w:r>
      <w:r>
        <w:rPr>
          <w:sz w:val="18"/>
          <w:szCs w:val="18"/>
        </w:rPr>
        <w:tab/>
      </w:r>
      <w:r>
        <w:rPr>
          <w:sz w:val="18"/>
          <w:szCs w:val="18"/>
        </w:rPr>
        <w:tab/>
      </w:r>
      <w:r>
        <w:rPr>
          <w:sz w:val="18"/>
          <w:szCs w:val="18"/>
        </w:rPr>
        <w:tab/>
      </w:r>
      <w:r w:rsidR="00214FAF">
        <w:rPr>
          <w:sz w:val="18"/>
          <w:szCs w:val="18"/>
        </w:rPr>
        <w:t>Ducks Unlimited</w:t>
      </w:r>
    </w:p>
    <w:p w14:paraId="13B59ABC" w14:textId="77777777" w:rsidR="00214FAF" w:rsidRPr="00824309" w:rsidRDefault="009959F0" w:rsidP="00214FAF">
      <w:pPr>
        <w:rPr>
          <w:sz w:val="18"/>
          <w:szCs w:val="18"/>
        </w:rPr>
      </w:pPr>
      <w:r w:rsidRPr="00824309">
        <w:rPr>
          <w:sz w:val="18"/>
          <w:szCs w:val="18"/>
        </w:rPr>
        <w:t>Yuma Irrigation District</w:t>
      </w:r>
      <w:r>
        <w:rPr>
          <w:sz w:val="18"/>
          <w:szCs w:val="18"/>
        </w:rPr>
        <w:tab/>
      </w:r>
      <w:r>
        <w:rPr>
          <w:sz w:val="18"/>
          <w:szCs w:val="18"/>
        </w:rPr>
        <w:tab/>
      </w:r>
      <w:r w:rsidR="00214FAF">
        <w:rPr>
          <w:sz w:val="18"/>
          <w:szCs w:val="18"/>
        </w:rPr>
        <w:tab/>
      </w:r>
      <w:r w:rsidR="00214FAF">
        <w:rPr>
          <w:sz w:val="18"/>
          <w:szCs w:val="18"/>
        </w:rPr>
        <w:tab/>
      </w:r>
      <w:r w:rsidR="00214FAF">
        <w:rPr>
          <w:sz w:val="18"/>
          <w:szCs w:val="18"/>
        </w:rPr>
        <w:tab/>
        <w:t>Lower Colorado River RC&amp;D Area, Inc.</w:t>
      </w:r>
    </w:p>
    <w:p w14:paraId="38FDD332" w14:textId="77777777" w:rsidR="00214FAF" w:rsidRDefault="009959F0" w:rsidP="00C45457">
      <w:pPr>
        <w:rPr>
          <w:sz w:val="18"/>
          <w:szCs w:val="18"/>
        </w:rPr>
      </w:pPr>
      <w:r w:rsidRPr="00824309">
        <w:rPr>
          <w:sz w:val="18"/>
          <w:szCs w:val="18"/>
        </w:rPr>
        <w:t>Yuma Mesa Irrigation and Drainage District</w:t>
      </w:r>
      <w:r w:rsidR="00214FAF">
        <w:rPr>
          <w:sz w:val="18"/>
          <w:szCs w:val="18"/>
        </w:rPr>
        <w:tab/>
      </w:r>
      <w:r w:rsidR="00214FAF">
        <w:rPr>
          <w:sz w:val="18"/>
          <w:szCs w:val="18"/>
        </w:rPr>
        <w:tab/>
      </w:r>
      <w:r w:rsidR="00214FAF">
        <w:rPr>
          <w:sz w:val="18"/>
          <w:szCs w:val="18"/>
        </w:rPr>
        <w:tab/>
        <w:t>The Nature Conservancy</w:t>
      </w:r>
    </w:p>
    <w:p w14:paraId="7C9C0824" w14:textId="77777777" w:rsidR="00C45457" w:rsidRDefault="00C45457" w:rsidP="00C45457">
      <w:pPr>
        <w:rPr>
          <w:sz w:val="18"/>
          <w:szCs w:val="18"/>
        </w:rPr>
      </w:pPr>
    </w:p>
    <w:p w14:paraId="08F14B43" w14:textId="77777777" w:rsidR="00C45457" w:rsidRDefault="00C45457" w:rsidP="00C45457">
      <w:pPr>
        <w:rPr>
          <w:sz w:val="18"/>
          <w:szCs w:val="18"/>
        </w:rPr>
      </w:pPr>
    </w:p>
    <w:p w14:paraId="2BE0F852" w14:textId="77777777" w:rsidR="00C45457" w:rsidRPr="00810EA3" w:rsidRDefault="00C45457" w:rsidP="00C45457">
      <w:pPr>
        <w:rPr>
          <w:rFonts w:ascii="Arial" w:hAnsi="Arial" w:cs="Arial"/>
          <w:sz w:val="18"/>
          <w:szCs w:val="18"/>
        </w:rPr>
      </w:pPr>
      <w:r w:rsidRPr="00810EA3">
        <w:rPr>
          <w:rFonts w:ascii="Arial" w:hAnsi="Arial" w:cs="Arial"/>
          <w:b/>
          <w:sz w:val="18"/>
          <w:szCs w:val="18"/>
        </w:rPr>
        <w:t>Other Interested Parties Participant Group</w:t>
      </w:r>
    </w:p>
    <w:p w14:paraId="70A3375B" w14:textId="77777777" w:rsidR="00C45457" w:rsidRDefault="00C45457" w:rsidP="00C45457">
      <w:pPr>
        <w:rPr>
          <w:sz w:val="18"/>
          <w:szCs w:val="18"/>
        </w:rPr>
      </w:pPr>
    </w:p>
    <w:p w14:paraId="408F8888" w14:textId="77777777" w:rsidR="002516F7" w:rsidRDefault="00C45457" w:rsidP="00C45457">
      <w:pPr>
        <w:rPr>
          <w:sz w:val="18"/>
          <w:szCs w:val="18"/>
        </w:rPr>
      </w:pPr>
      <w:smartTag w:uri="urn:schemas-microsoft-com:office:smarttags" w:element="PlaceName">
        <w:r>
          <w:rPr>
            <w:sz w:val="18"/>
            <w:szCs w:val="18"/>
          </w:rPr>
          <w:t>QuadSta</w:t>
        </w:r>
        <w:r w:rsidR="002516F7">
          <w:rPr>
            <w:sz w:val="18"/>
            <w:szCs w:val="18"/>
          </w:rPr>
          <w:t>te</w:t>
        </w:r>
      </w:smartTag>
      <w:r>
        <w:rPr>
          <w:sz w:val="18"/>
          <w:szCs w:val="18"/>
        </w:rPr>
        <w:t xml:space="preserve"> </w:t>
      </w:r>
      <w:r w:rsidR="00854338">
        <w:rPr>
          <w:sz w:val="18"/>
          <w:szCs w:val="18"/>
        </w:rPr>
        <w:t>Local Governments Authority</w:t>
      </w:r>
    </w:p>
    <w:p w14:paraId="5D75A797" w14:textId="77777777" w:rsidR="00A53E88" w:rsidRDefault="002516F7" w:rsidP="00C45457">
      <w:pPr>
        <w:rPr>
          <w:sz w:val="18"/>
          <w:szCs w:val="18"/>
        </w:rPr>
      </w:pPr>
      <w:r>
        <w:rPr>
          <w:sz w:val="18"/>
          <w:szCs w:val="18"/>
        </w:rPr>
        <w:t>Desert Wildlife Unlimited</w:t>
      </w:r>
    </w:p>
    <w:p w14:paraId="05AB3210" w14:textId="77777777" w:rsidR="00FF2E56" w:rsidRDefault="00FF2E56" w:rsidP="006E6402">
      <w:pPr>
        <w:pStyle w:val="Title2AuxText"/>
        <w:suppressLineNumbers/>
        <w:tabs>
          <w:tab w:val="right" w:pos="9000"/>
        </w:tabs>
        <w:rPr>
          <w:sz w:val="18"/>
          <w:szCs w:val="18"/>
        </w:rPr>
      </w:pPr>
    </w:p>
    <w:p w14:paraId="13AC3A00" w14:textId="77777777" w:rsidR="00FF2E56" w:rsidRDefault="00FF2E56" w:rsidP="006E6402">
      <w:pPr>
        <w:pStyle w:val="Title2AuxText"/>
        <w:suppressLineNumbers/>
        <w:tabs>
          <w:tab w:val="right" w:pos="9000"/>
        </w:tabs>
        <w:rPr>
          <w:sz w:val="18"/>
          <w:szCs w:val="18"/>
        </w:rPr>
        <w:sectPr w:rsidR="00FF2E56" w:rsidSect="001B3851">
          <w:headerReference w:type="default" r:id="rId19"/>
          <w:footerReference w:type="default" r:id="rId20"/>
          <w:footerReference w:type="first" r:id="rId21"/>
          <w:pgSz w:w="12240" w:h="15840"/>
          <w:pgMar w:top="1440" w:right="1800" w:bottom="1440" w:left="1800" w:header="1440" w:footer="1440" w:gutter="0"/>
          <w:cols w:space="720"/>
          <w:titlePg/>
          <w:docGrid w:linePitch="360"/>
        </w:sectPr>
      </w:pPr>
    </w:p>
    <w:p w14:paraId="5139CF97" w14:textId="77777777" w:rsidR="006E6402" w:rsidRPr="001B3851" w:rsidRDefault="001B3851" w:rsidP="002D5FE2">
      <w:pPr>
        <w:pStyle w:val="LCMSCPTitle-TitlePage"/>
      </w:pPr>
      <w:r w:rsidRPr="001B3851">
        <w:lastRenderedPageBreak/>
        <w:t>Lower Colorado River</w:t>
      </w:r>
      <w:r w:rsidRPr="001B3851">
        <w:br/>
      </w:r>
      <w:r w:rsidR="006E6402" w:rsidRPr="001B3851">
        <w:t>Multi-Species Conservation</w:t>
      </w:r>
      <w:r w:rsidRPr="001B3851">
        <w:t xml:space="preserve"> </w:t>
      </w:r>
      <w:r w:rsidR="006E6402" w:rsidRPr="001B3851">
        <w:t>Program</w:t>
      </w:r>
    </w:p>
    <w:p w14:paraId="31DDB989" w14:textId="77777777" w:rsidR="00AA0DB3" w:rsidRDefault="004C4DC5" w:rsidP="00AA0DB3">
      <w:pPr>
        <w:pStyle w:val="ReportTitle-TitlePage"/>
        <w:rPr>
          <w:rFonts w:cs="Arial"/>
        </w:rPr>
      </w:pPr>
      <w:r w:rsidRPr="005260D2">
        <w:rPr>
          <w:rFonts w:cs="Arial"/>
        </w:rPr>
        <w:t>Distribution and Post-Stocking Survival of Bonytail in Lake Havasu</w:t>
      </w:r>
    </w:p>
    <w:p w14:paraId="222382E8" w14:textId="77777777" w:rsidR="004C4DC5" w:rsidRDefault="004C4DC5" w:rsidP="00AA0DB3">
      <w:pPr>
        <w:pStyle w:val="ReportTitle-TitlePage"/>
        <w:rPr>
          <w:rFonts w:cs="Arial"/>
        </w:rPr>
      </w:pPr>
    </w:p>
    <w:p w14:paraId="4761B25B" w14:textId="6BFEA9BE" w:rsidR="004C4DC5" w:rsidRPr="006E6402" w:rsidRDefault="004C4DC5" w:rsidP="00AA0DB3">
      <w:pPr>
        <w:pStyle w:val="ReportTitle-TitlePage"/>
      </w:pPr>
      <w:r>
        <w:rPr>
          <w:rFonts w:cs="Arial"/>
        </w:rPr>
        <w:t>201</w:t>
      </w:r>
      <w:r w:rsidR="00504F47">
        <w:rPr>
          <w:rFonts w:cs="Arial"/>
        </w:rPr>
        <w:t>3</w:t>
      </w:r>
      <w:r>
        <w:rPr>
          <w:rFonts w:cs="Arial"/>
        </w:rPr>
        <w:t xml:space="preserve"> </w:t>
      </w:r>
      <w:r w:rsidR="0087272C">
        <w:rPr>
          <w:rFonts w:cs="Arial"/>
        </w:rPr>
        <w:t>– 2016</w:t>
      </w:r>
    </w:p>
    <w:p w14:paraId="0A04301E" w14:textId="77777777" w:rsidR="006E6402" w:rsidRPr="006E6402" w:rsidRDefault="006E6402" w:rsidP="00AA0DB3">
      <w:pPr>
        <w:pStyle w:val="Prepared"/>
      </w:pPr>
      <w:r w:rsidRPr="006E6402">
        <w:t>Prepared by:</w:t>
      </w:r>
    </w:p>
    <w:p w14:paraId="065E4650" w14:textId="3F14A08D" w:rsidR="0087272C" w:rsidRDefault="0087272C" w:rsidP="0087272C">
      <w:pPr>
        <w:pStyle w:val="AuthorandGroup"/>
        <w:rPr>
          <w:rFonts w:cs="Arial"/>
        </w:rPr>
      </w:pPr>
      <w:r w:rsidRPr="004C4DC5">
        <w:rPr>
          <w:rFonts w:cs="Arial"/>
        </w:rPr>
        <w:t>Kristen G</w:t>
      </w:r>
      <w:r w:rsidR="00A96E71">
        <w:rPr>
          <w:rFonts w:cs="Arial"/>
        </w:rPr>
        <w:t>.</w:t>
      </w:r>
      <w:r w:rsidR="00417112">
        <w:rPr>
          <w:rFonts w:cs="Arial"/>
        </w:rPr>
        <w:t xml:space="preserve"> </w:t>
      </w:r>
      <w:r w:rsidRPr="004C4DC5">
        <w:rPr>
          <w:rFonts w:cs="Arial"/>
        </w:rPr>
        <w:t>Humphrey, Brian R</w:t>
      </w:r>
      <w:r w:rsidR="00A96E71">
        <w:rPr>
          <w:rFonts w:cs="Arial"/>
        </w:rPr>
        <w:t>.</w:t>
      </w:r>
      <w:r w:rsidR="00417112">
        <w:rPr>
          <w:rFonts w:cs="Arial"/>
        </w:rPr>
        <w:t xml:space="preserve"> </w:t>
      </w:r>
      <w:r w:rsidRPr="004C4DC5">
        <w:rPr>
          <w:rFonts w:cs="Arial"/>
        </w:rPr>
        <w:t xml:space="preserve">Kesner, </w:t>
      </w:r>
      <w:r>
        <w:rPr>
          <w:rFonts w:cs="Arial"/>
        </w:rPr>
        <w:t xml:space="preserve">and </w:t>
      </w:r>
      <w:r w:rsidRPr="004C4DC5">
        <w:rPr>
          <w:rFonts w:cs="Arial"/>
        </w:rPr>
        <w:t>Paul C</w:t>
      </w:r>
      <w:r w:rsidR="00A96E71">
        <w:rPr>
          <w:rFonts w:cs="Arial"/>
        </w:rPr>
        <w:t>.</w:t>
      </w:r>
      <w:r w:rsidR="00417112">
        <w:rPr>
          <w:rFonts w:cs="Arial"/>
        </w:rPr>
        <w:t xml:space="preserve"> </w:t>
      </w:r>
      <w:r w:rsidRPr="004C4DC5">
        <w:rPr>
          <w:rFonts w:cs="Arial"/>
        </w:rPr>
        <w:t>Marsh</w:t>
      </w:r>
    </w:p>
    <w:p w14:paraId="33E23709" w14:textId="69BC13BF" w:rsidR="004C4DC5" w:rsidRPr="004C4DC5" w:rsidRDefault="004C4DC5" w:rsidP="0087272C">
      <w:pPr>
        <w:pStyle w:val="AuthorandGroup"/>
        <w:rPr>
          <w:rFonts w:cs="Arial"/>
        </w:rPr>
      </w:pPr>
      <w:r w:rsidRPr="004C4DC5">
        <w:rPr>
          <w:rFonts w:cs="Arial"/>
        </w:rPr>
        <w:t>Marsh &amp; Associates</w:t>
      </w:r>
      <w:r>
        <w:rPr>
          <w:rFonts w:cs="Arial"/>
        </w:rPr>
        <w:t>,</w:t>
      </w:r>
      <w:r w:rsidRPr="004C4DC5">
        <w:rPr>
          <w:rFonts w:cs="Arial"/>
        </w:rPr>
        <w:t xml:space="preserve"> LLC</w:t>
      </w:r>
    </w:p>
    <w:p w14:paraId="086614DD" w14:textId="77777777" w:rsidR="004C4DC5" w:rsidRPr="004C4DC5" w:rsidRDefault="004C4DC5" w:rsidP="004C4DC5">
      <w:pPr>
        <w:ind w:right="322"/>
        <w:contextualSpacing/>
        <w:rPr>
          <w:rFonts w:ascii="Arial" w:hAnsi="Arial" w:cs="Arial"/>
          <w:sz w:val="30"/>
          <w:szCs w:val="30"/>
        </w:rPr>
      </w:pPr>
      <w:r w:rsidRPr="004C4DC5">
        <w:rPr>
          <w:rFonts w:ascii="Arial" w:hAnsi="Arial" w:cs="Arial"/>
          <w:sz w:val="30"/>
          <w:szCs w:val="30"/>
        </w:rPr>
        <w:t>5016 South Ash Avenue, Suite 108</w:t>
      </w:r>
    </w:p>
    <w:p w14:paraId="4F3B056D" w14:textId="77777777" w:rsidR="004C4DC5" w:rsidRPr="004C4DC5" w:rsidRDefault="004C4DC5" w:rsidP="004C4DC5">
      <w:pPr>
        <w:ind w:right="322"/>
        <w:contextualSpacing/>
        <w:rPr>
          <w:rFonts w:ascii="Arial" w:hAnsi="Arial" w:cs="Arial"/>
          <w:sz w:val="30"/>
          <w:szCs w:val="30"/>
        </w:rPr>
      </w:pPr>
      <w:r w:rsidRPr="004C4DC5">
        <w:rPr>
          <w:rFonts w:ascii="Arial" w:hAnsi="Arial" w:cs="Arial"/>
          <w:sz w:val="30"/>
          <w:szCs w:val="30"/>
        </w:rPr>
        <w:t xml:space="preserve">Tempe, Arizona </w:t>
      </w:r>
      <w:r>
        <w:rPr>
          <w:rFonts w:ascii="Arial" w:hAnsi="Arial" w:cs="Arial"/>
          <w:sz w:val="30"/>
          <w:szCs w:val="30"/>
        </w:rPr>
        <w:t xml:space="preserve"> </w:t>
      </w:r>
      <w:r w:rsidRPr="004C4DC5">
        <w:rPr>
          <w:rFonts w:ascii="Arial" w:hAnsi="Arial" w:cs="Arial"/>
          <w:sz w:val="30"/>
          <w:szCs w:val="30"/>
        </w:rPr>
        <w:t>85282</w:t>
      </w:r>
    </w:p>
    <w:p w14:paraId="264C07B5" w14:textId="77777777" w:rsidR="004C4DC5" w:rsidRPr="008604FB" w:rsidRDefault="004C4DC5" w:rsidP="0044294B">
      <w:r w:rsidRPr="008604FB">
        <w:rPr>
          <w:noProof/>
        </w:rPr>
        <w:drawing>
          <wp:anchor distT="0" distB="0" distL="114300" distR="114300" simplePos="0" relativeHeight="251660288" behindDoc="0" locked="0" layoutInCell="1" allowOverlap="1" wp14:anchorId="3AEE30F0" wp14:editId="5ED8326A">
            <wp:simplePos x="0" y="0"/>
            <wp:positionH relativeFrom="column">
              <wp:posOffset>-635</wp:posOffset>
            </wp:positionH>
            <wp:positionV relativeFrom="paragraph">
              <wp:posOffset>163195</wp:posOffset>
            </wp:positionV>
            <wp:extent cx="803275" cy="803275"/>
            <wp:effectExtent l="0" t="0" r="0" b="0"/>
            <wp:wrapSquare wrapText="bothSides"/>
            <wp:docPr id="31" name="Picture 31" descr="razorback_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azorback_s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803275" cy="8032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D06DD0" w14:textId="77777777" w:rsidR="004C4DC5" w:rsidRPr="0044294B" w:rsidRDefault="004C4DC5" w:rsidP="0044294B"/>
    <w:p w14:paraId="5011B434" w14:textId="77777777" w:rsidR="006E6402" w:rsidRPr="0044294B" w:rsidRDefault="006E6402" w:rsidP="0044294B"/>
    <w:p w14:paraId="523B2175" w14:textId="77777777" w:rsidR="006E6402" w:rsidRPr="0044294B" w:rsidRDefault="006E6402" w:rsidP="0044294B"/>
    <w:p w14:paraId="417F54EE" w14:textId="77777777" w:rsidR="00FF2E56" w:rsidRDefault="00FF2E56" w:rsidP="0009319B">
      <w:pPr>
        <w:suppressLineNumbers/>
        <w:tabs>
          <w:tab w:val="right" w:pos="9000"/>
        </w:tabs>
        <w:rPr>
          <w:b/>
        </w:rPr>
        <w:sectPr w:rsidR="00FF2E56" w:rsidSect="001B3851">
          <w:headerReference w:type="first" r:id="rId23"/>
          <w:footerReference w:type="first" r:id="rId24"/>
          <w:pgSz w:w="12240" w:h="15840"/>
          <w:pgMar w:top="1440" w:right="1800" w:bottom="1440" w:left="1800" w:header="1440" w:footer="1440" w:gutter="0"/>
          <w:cols w:space="720"/>
          <w:titlePg/>
          <w:docGrid w:linePitch="360"/>
        </w:sectPr>
      </w:pPr>
    </w:p>
    <w:p w14:paraId="4CE9F69E" w14:textId="77777777" w:rsidR="00FF2E56" w:rsidRPr="00FF2E56" w:rsidRDefault="00FF2E56" w:rsidP="00FF2E56"/>
    <w:p w14:paraId="46A6E22A" w14:textId="77777777" w:rsidR="00FF2E56" w:rsidRDefault="00FF2E56" w:rsidP="00FF2E56">
      <w:pPr>
        <w:suppressLineNumbers/>
        <w:tabs>
          <w:tab w:val="right" w:pos="9000"/>
        </w:tabs>
      </w:pPr>
    </w:p>
    <w:p w14:paraId="0B3F4C23" w14:textId="77777777" w:rsidR="00FF2E56" w:rsidRDefault="00FF2E56" w:rsidP="00FF2E56">
      <w:pPr>
        <w:suppressLineNumbers/>
        <w:tabs>
          <w:tab w:val="right" w:pos="9000"/>
        </w:tabs>
      </w:pPr>
    </w:p>
    <w:p w14:paraId="16589D41" w14:textId="77777777" w:rsidR="00FF2E56" w:rsidRDefault="00FF2E56" w:rsidP="00FF2E56">
      <w:pPr>
        <w:suppressLineNumbers/>
        <w:tabs>
          <w:tab w:val="right" w:pos="9000"/>
        </w:tabs>
      </w:pPr>
    </w:p>
    <w:p w14:paraId="6095857A" w14:textId="77777777" w:rsidR="00FF2E56" w:rsidRDefault="00FF2E56" w:rsidP="00FF2E56">
      <w:pPr>
        <w:suppressLineNumbers/>
        <w:tabs>
          <w:tab w:val="right" w:pos="9000"/>
        </w:tabs>
      </w:pPr>
    </w:p>
    <w:p w14:paraId="632E825E" w14:textId="77777777" w:rsidR="00FF2E56" w:rsidRDefault="00FF2E56" w:rsidP="00FF2E56">
      <w:pPr>
        <w:suppressLineNumbers/>
        <w:tabs>
          <w:tab w:val="right" w:pos="9000"/>
        </w:tabs>
      </w:pPr>
    </w:p>
    <w:p w14:paraId="0A4C4351" w14:textId="77777777" w:rsidR="00FF2E56" w:rsidRDefault="00FF2E56" w:rsidP="00FF2E56">
      <w:pPr>
        <w:suppressLineNumbers/>
        <w:tabs>
          <w:tab w:val="right" w:pos="9000"/>
        </w:tabs>
      </w:pPr>
    </w:p>
    <w:p w14:paraId="2ABF34DF" w14:textId="77777777" w:rsidR="00FF2E56" w:rsidRDefault="00FF2E56" w:rsidP="00FF2E56">
      <w:pPr>
        <w:suppressLineNumbers/>
        <w:tabs>
          <w:tab w:val="right" w:pos="9000"/>
        </w:tabs>
      </w:pPr>
    </w:p>
    <w:p w14:paraId="045C1C91" w14:textId="77777777" w:rsidR="00FF2E56" w:rsidRDefault="00FF2E56" w:rsidP="00FF2E56">
      <w:pPr>
        <w:suppressLineNumbers/>
        <w:tabs>
          <w:tab w:val="right" w:pos="9000"/>
        </w:tabs>
      </w:pPr>
    </w:p>
    <w:p w14:paraId="5CC09A13" w14:textId="77777777" w:rsidR="00FF2E56" w:rsidRDefault="00FF2E56" w:rsidP="00FF2E56">
      <w:pPr>
        <w:suppressLineNumbers/>
        <w:tabs>
          <w:tab w:val="right" w:pos="9000"/>
        </w:tabs>
      </w:pPr>
    </w:p>
    <w:p w14:paraId="63E3BBF8" w14:textId="77777777" w:rsidR="00FF2E56" w:rsidRDefault="00FF2E56" w:rsidP="00FF2E56">
      <w:pPr>
        <w:suppressLineNumbers/>
        <w:tabs>
          <w:tab w:val="right" w:pos="9000"/>
        </w:tabs>
      </w:pPr>
    </w:p>
    <w:p w14:paraId="32AEF69B" w14:textId="77777777" w:rsidR="00FF2E56" w:rsidRDefault="00FF2E56" w:rsidP="00FF2E56">
      <w:pPr>
        <w:suppressLineNumbers/>
        <w:tabs>
          <w:tab w:val="right" w:pos="9000"/>
        </w:tabs>
      </w:pPr>
    </w:p>
    <w:p w14:paraId="7D376628" w14:textId="77777777" w:rsidR="00FF2E56" w:rsidRDefault="00FF2E56" w:rsidP="00FF2E56">
      <w:pPr>
        <w:suppressLineNumbers/>
        <w:tabs>
          <w:tab w:val="right" w:pos="9000"/>
        </w:tabs>
      </w:pPr>
    </w:p>
    <w:p w14:paraId="5157022B" w14:textId="77777777" w:rsidR="00FF2E56" w:rsidRDefault="00FF2E56" w:rsidP="00FF2E56">
      <w:pPr>
        <w:suppressLineNumbers/>
        <w:tabs>
          <w:tab w:val="right" w:pos="9000"/>
        </w:tabs>
      </w:pPr>
    </w:p>
    <w:p w14:paraId="11FB0C35" w14:textId="77777777" w:rsidR="00FF2E56" w:rsidRDefault="00FF2E56" w:rsidP="00FF2E56">
      <w:pPr>
        <w:suppressLineNumbers/>
        <w:tabs>
          <w:tab w:val="right" w:pos="9000"/>
        </w:tabs>
      </w:pPr>
    </w:p>
    <w:p w14:paraId="671005E6" w14:textId="77777777" w:rsidR="00FF2E56" w:rsidRDefault="00FF2E56" w:rsidP="00FF2E56">
      <w:pPr>
        <w:suppressLineNumbers/>
        <w:tabs>
          <w:tab w:val="right" w:pos="9000"/>
        </w:tabs>
      </w:pPr>
    </w:p>
    <w:p w14:paraId="6CBF2EAE" w14:textId="77777777" w:rsidR="00FF2E56" w:rsidRDefault="00FF2E56" w:rsidP="00FF2E56">
      <w:pPr>
        <w:suppressLineNumbers/>
        <w:tabs>
          <w:tab w:val="right" w:pos="9000"/>
        </w:tabs>
      </w:pPr>
    </w:p>
    <w:p w14:paraId="7D6EB926" w14:textId="77777777" w:rsidR="00FF2E56" w:rsidRDefault="00FF2E56" w:rsidP="00FF2E56">
      <w:pPr>
        <w:suppressLineNumbers/>
        <w:tabs>
          <w:tab w:val="right" w:pos="9000"/>
        </w:tabs>
      </w:pPr>
    </w:p>
    <w:p w14:paraId="1BC1F53F" w14:textId="77777777" w:rsidR="00FF2E56" w:rsidRDefault="00FF2E56" w:rsidP="00FF2E56">
      <w:pPr>
        <w:suppressLineNumbers/>
        <w:tabs>
          <w:tab w:val="right" w:pos="9000"/>
        </w:tabs>
      </w:pPr>
    </w:p>
    <w:p w14:paraId="7AEA30E6" w14:textId="77777777" w:rsidR="00FF2E56" w:rsidRDefault="00FF2E56" w:rsidP="00FF2E56">
      <w:pPr>
        <w:suppressLineNumbers/>
        <w:tabs>
          <w:tab w:val="right" w:pos="9000"/>
        </w:tabs>
      </w:pPr>
    </w:p>
    <w:p w14:paraId="0562DE8B" w14:textId="77777777" w:rsidR="00FF2E56" w:rsidRDefault="00FF2E56" w:rsidP="00FF2E56">
      <w:pPr>
        <w:suppressLineNumbers/>
        <w:tabs>
          <w:tab w:val="right" w:pos="9000"/>
        </w:tabs>
      </w:pPr>
    </w:p>
    <w:p w14:paraId="3D003F0E" w14:textId="77777777" w:rsidR="00FF2E56" w:rsidRDefault="00FF2E56" w:rsidP="00FF2E56">
      <w:pPr>
        <w:suppressLineNumbers/>
        <w:tabs>
          <w:tab w:val="right" w:pos="9000"/>
        </w:tabs>
      </w:pPr>
    </w:p>
    <w:p w14:paraId="4D7FDDA4" w14:textId="77777777" w:rsidR="00FF2E56" w:rsidRDefault="00FF2E56" w:rsidP="00FF2E56">
      <w:pPr>
        <w:suppressLineNumbers/>
        <w:tabs>
          <w:tab w:val="right" w:pos="9000"/>
        </w:tabs>
      </w:pPr>
    </w:p>
    <w:p w14:paraId="3D66C973" w14:textId="77777777" w:rsidR="00FF2E56" w:rsidRDefault="00FF2E56" w:rsidP="00FF2E56">
      <w:pPr>
        <w:suppressLineNumbers/>
        <w:tabs>
          <w:tab w:val="right" w:pos="9000"/>
        </w:tabs>
      </w:pPr>
    </w:p>
    <w:p w14:paraId="2B4B17B2" w14:textId="77777777" w:rsidR="00FF2E56" w:rsidRDefault="00FF2E56" w:rsidP="00FF2E56">
      <w:pPr>
        <w:suppressLineNumbers/>
        <w:tabs>
          <w:tab w:val="right" w:pos="9000"/>
        </w:tabs>
      </w:pPr>
    </w:p>
    <w:p w14:paraId="7AD8D61C" w14:textId="77777777" w:rsidR="00FF2E56" w:rsidRDefault="00FF2E56" w:rsidP="00FF2E56">
      <w:pPr>
        <w:suppressLineNumbers/>
        <w:tabs>
          <w:tab w:val="right" w:pos="9000"/>
        </w:tabs>
      </w:pPr>
    </w:p>
    <w:p w14:paraId="6B9AF731" w14:textId="77777777" w:rsidR="00FF2E56" w:rsidRDefault="00FF2E56" w:rsidP="00FF2E56">
      <w:pPr>
        <w:suppressLineNumbers/>
        <w:tabs>
          <w:tab w:val="right" w:pos="9000"/>
        </w:tabs>
      </w:pPr>
    </w:p>
    <w:p w14:paraId="3309F8C8" w14:textId="77777777" w:rsidR="00FF2E56" w:rsidRDefault="00FF2E56" w:rsidP="00FF2E56">
      <w:pPr>
        <w:suppressLineNumbers/>
        <w:tabs>
          <w:tab w:val="right" w:pos="9000"/>
        </w:tabs>
      </w:pPr>
    </w:p>
    <w:p w14:paraId="2099CC60" w14:textId="77777777" w:rsidR="00FF2E56" w:rsidRDefault="00FF2E56" w:rsidP="00FF2E56">
      <w:pPr>
        <w:suppressLineNumbers/>
        <w:tabs>
          <w:tab w:val="right" w:pos="9000"/>
        </w:tabs>
      </w:pPr>
    </w:p>
    <w:p w14:paraId="47424FCC" w14:textId="77777777" w:rsidR="00FF2E56" w:rsidRDefault="00FF2E56" w:rsidP="00FF2E56">
      <w:pPr>
        <w:suppressLineNumbers/>
        <w:tabs>
          <w:tab w:val="right" w:pos="9000"/>
        </w:tabs>
      </w:pPr>
    </w:p>
    <w:p w14:paraId="55FC258B" w14:textId="77777777" w:rsidR="00FF2E56" w:rsidRDefault="00FF2E56" w:rsidP="00FF2E56">
      <w:pPr>
        <w:suppressLineNumbers/>
        <w:tabs>
          <w:tab w:val="right" w:pos="9000"/>
        </w:tabs>
      </w:pPr>
    </w:p>
    <w:p w14:paraId="45391692" w14:textId="77777777" w:rsidR="00FF2E56" w:rsidRDefault="00FF2E56" w:rsidP="00FF2E56">
      <w:pPr>
        <w:suppressLineNumbers/>
        <w:tabs>
          <w:tab w:val="right" w:pos="9000"/>
        </w:tabs>
      </w:pPr>
    </w:p>
    <w:p w14:paraId="5EF9AEF9" w14:textId="77777777" w:rsidR="00C05F20" w:rsidRDefault="00C05F20" w:rsidP="00FF2E56">
      <w:pPr>
        <w:suppressLineNumbers/>
        <w:tabs>
          <w:tab w:val="right" w:pos="9000"/>
        </w:tabs>
      </w:pPr>
    </w:p>
    <w:p w14:paraId="2BBA7A5F" w14:textId="77777777" w:rsidR="00C05F20" w:rsidRDefault="00C05F20" w:rsidP="00FF2E56">
      <w:pPr>
        <w:suppressLineNumbers/>
        <w:tabs>
          <w:tab w:val="right" w:pos="9000"/>
        </w:tabs>
      </w:pPr>
    </w:p>
    <w:p w14:paraId="3A23A70C" w14:textId="77777777" w:rsidR="00FF2E56" w:rsidRDefault="00FF2E56" w:rsidP="00FF2E56">
      <w:pPr>
        <w:suppressLineNumbers/>
        <w:tabs>
          <w:tab w:val="right" w:pos="9000"/>
        </w:tabs>
      </w:pPr>
    </w:p>
    <w:p w14:paraId="04CC4032" w14:textId="77777777" w:rsidR="00FF2E56" w:rsidRDefault="00FF2E56" w:rsidP="00FF2E56">
      <w:pPr>
        <w:suppressLineNumbers/>
        <w:tabs>
          <w:tab w:val="right" w:pos="9000"/>
        </w:tabs>
      </w:pPr>
    </w:p>
    <w:p w14:paraId="3DD00FBD" w14:textId="77777777" w:rsidR="00FF2E56" w:rsidRDefault="00FF2E56" w:rsidP="00FF2E56">
      <w:pPr>
        <w:suppressLineNumbers/>
        <w:tabs>
          <w:tab w:val="right" w:pos="9000"/>
        </w:tabs>
      </w:pPr>
    </w:p>
    <w:p w14:paraId="71F88B91" w14:textId="77777777" w:rsidR="00FF2E56" w:rsidRDefault="00FF2E56" w:rsidP="00FF2E56">
      <w:pPr>
        <w:suppressLineNumbers/>
        <w:tabs>
          <w:tab w:val="right" w:pos="9000"/>
        </w:tabs>
      </w:pPr>
    </w:p>
    <w:p w14:paraId="670F2592" w14:textId="77777777" w:rsidR="00FF2E56" w:rsidRDefault="00FF2E56" w:rsidP="00FF2E56">
      <w:pPr>
        <w:suppressLineNumbers/>
        <w:tabs>
          <w:tab w:val="right" w:pos="9000"/>
        </w:tabs>
        <w:rPr>
          <w:highlight w:val="yellow"/>
        </w:rPr>
      </w:pPr>
    </w:p>
    <w:p w14:paraId="4B214175" w14:textId="77777777" w:rsidR="00FF2E56" w:rsidRDefault="00FF2E56" w:rsidP="00FF2E56">
      <w:pPr>
        <w:suppressLineNumbers/>
        <w:tabs>
          <w:tab w:val="right" w:pos="9000"/>
        </w:tabs>
        <w:rPr>
          <w:highlight w:val="yellow"/>
        </w:rPr>
      </w:pPr>
    </w:p>
    <w:p w14:paraId="0AC386E0" w14:textId="77777777" w:rsidR="0087272C" w:rsidRDefault="0087272C" w:rsidP="00FF2E56">
      <w:pPr>
        <w:suppressLineNumbers/>
        <w:tabs>
          <w:tab w:val="right" w:pos="9000"/>
        </w:tabs>
        <w:rPr>
          <w:highlight w:val="yellow"/>
        </w:rPr>
      </w:pPr>
    </w:p>
    <w:p w14:paraId="015B3E0D" w14:textId="20492586" w:rsidR="006E6402" w:rsidRPr="0009319B" w:rsidRDefault="0087272C" w:rsidP="0009319B">
      <w:pPr>
        <w:suppressLineNumbers/>
        <w:tabs>
          <w:tab w:val="right" w:pos="9000"/>
        </w:tabs>
        <w:rPr>
          <w:b/>
        </w:rPr>
      </w:pPr>
      <w:r w:rsidRPr="00D83324">
        <w:t>Humphrey, K.</w:t>
      </w:r>
      <w:r>
        <w:t>G.</w:t>
      </w:r>
      <w:r w:rsidRPr="00D83324">
        <w:t>, B.</w:t>
      </w:r>
      <w:r>
        <w:t>R</w:t>
      </w:r>
      <w:r w:rsidR="00A96E71">
        <w:t>.</w:t>
      </w:r>
      <w:r w:rsidR="00417112">
        <w:t xml:space="preserve"> </w:t>
      </w:r>
      <w:r w:rsidRPr="00D83324">
        <w:t>Kesner, and P.</w:t>
      </w:r>
      <w:r>
        <w:t>C</w:t>
      </w:r>
      <w:r w:rsidR="00A96E71">
        <w:t>.</w:t>
      </w:r>
      <w:r w:rsidR="00417112">
        <w:t xml:space="preserve"> </w:t>
      </w:r>
      <w:r w:rsidRPr="00D83324">
        <w:t>Marsh</w:t>
      </w:r>
      <w:r w:rsidR="00A96E71">
        <w:t xml:space="preserve">.  </w:t>
      </w:r>
      <w:r w:rsidRPr="00D83324">
        <w:t>201</w:t>
      </w:r>
      <w:r>
        <w:t>6</w:t>
      </w:r>
      <w:r w:rsidR="00A96E71">
        <w:t xml:space="preserve">.  </w:t>
      </w:r>
      <w:r w:rsidRPr="00D83324">
        <w:t>Distribution and Post-Stocking Survival of Bonytail in Lake Havasu</w:t>
      </w:r>
      <w:r w:rsidR="00F95509">
        <w:t>, 2013 – 2016</w:t>
      </w:r>
      <w:r w:rsidR="00A96E71">
        <w:t xml:space="preserve">.  </w:t>
      </w:r>
      <w:r>
        <w:t>R</w:t>
      </w:r>
      <w:r w:rsidRPr="00D83324">
        <w:t>eport submitted to the Bureau of Reclamation, Boulder City, Nevada, by Marsh &amp; Associates, LLC, Tempe, Arizona.</w:t>
      </w:r>
    </w:p>
    <w:p w14:paraId="24681965" w14:textId="77777777" w:rsidR="00412E1C" w:rsidRDefault="00412E1C" w:rsidP="0009319B">
      <w:pPr>
        <w:tabs>
          <w:tab w:val="center" w:pos="4320"/>
          <w:tab w:val="right" w:pos="8640"/>
          <w:tab w:val="right" w:pos="9000"/>
        </w:tabs>
        <w:rPr>
          <w:b/>
        </w:rPr>
        <w:sectPr w:rsidR="00412E1C" w:rsidSect="001B3851">
          <w:headerReference w:type="first" r:id="rId25"/>
          <w:footerReference w:type="first" r:id="rId26"/>
          <w:pgSz w:w="12240" w:h="15840"/>
          <w:pgMar w:top="1440" w:right="1800" w:bottom="1440" w:left="1800" w:header="1440" w:footer="1440" w:gutter="0"/>
          <w:cols w:space="720"/>
          <w:titlePg/>
          <w:docGrid w:linePitch="360"/>
        </w:sectPr>
      </w:pPr>
    </w:p>
    <w:p w14:paraId="48A2F2A9" w14:textId="3917CD93" w:rsidR="00453CE5" w:rsidRPr="000953E1" w:rsidRDefault="00453CE5" w:rsidP="00FF0188">
      <w:pPr>
        <w:rPr>
          <w:rFonts w:ascii="Arial" w:hAnsi="Arial" w:cs="Arial"/>
          <w:b/>
          <w:smallCaps/>
          <w:sz w:val="40"/>
          <w:szCs w:val="40"/>
        </w:rPr>
      </w:pPr>
      <w:r w:rsidRPr="000953E1">
        <w:rPr>
          <w:rFonts w:ascii="Arial" w:hAnsi="Arial" w:cs="Arial"/>
          <w:b/>
          <w:smallCaps/>
          <w:sz w:val="40"/>
          <w:szCs w:val="40"/>
        </w:rPr>
        <w:lastRenderedPageBreak/>
        <w:t>Acronyms and Abbreviations</w:t>
      </w:r>
    </w:p>
    <w:p w14:paraId="2E4420DD" w14:textId="77777777" w:rsidR="00453CE5" w:rsidRDefault="00453CE5" w:rsidP="00FF0188"/>
    <w:p w14:paraId="108A72CD" w14:textId="77777777" w:rsidR="0087272C" w:rsidRDefault="0087272C" w:rsidP="0087272C">
      <w:pPr>
        <w:tabs>
          <w:tab w:val="left" w:pos="3000"/>
        </w:tabs>
      </w:pPr>
      <w:r>
        <w:t>ABS</w:t>
      </w:r>
      <w:r>
        <w:tab/>
      </w:r>
      <w:r w:rsidRPr="00285B57">
        <w:rPr>
          <w:rFonts w:eastAsia="Calibri"/>
        </w:rPr>
        <w:t>acrylonitrile butadiene styrene</w:t>
      </w:r>
    </w:p>
    <w:p w14:paraId="2A62DAF8" w14:textId="77777777" w:rsidR="0087272C" w:rsidRDefault="0087272C" w:rsidP="0087272C">
      <w:pPr>
        <w:tabs>
          <w:tab w:val="left" w:pos="3000"/>
        </w:tabs>
      </w:pPr>
      <w:r>
        <w:t>Achii Hanyo</w:t>
      </w:r>
      <w:r>
        <w:tab/>
        <w:t>Achii Hanyo Native Fish Rearing Facility</w:t>
      </w:r>
    </w:p>
    <w:p w14:paraId="40E7FDB4" w14:textId="77777777" w:rsidR="0087272C" w:rsidRDefault="0087272C" w:rsidP="0087272C">
      <w:pPr>
        <w:tabs>
          <w:tab w:val="left" w:pos="2160"/>
          <w:tab w:val="left" w:pos="3000"/>
        </w:tabs>
      </w:pPr>
      <w:r>
        <w:t>Bill Williams River NWR</w:t>
      </w:r>
      <w:r>
        <w:tab/>
        <w:t>Bill Williams River National Wildlife Refuge</w:t>
      </w:r>
    </w:p>
    <w:p w14:paraId="5DABF930" w14:textId="77777777" w:rsidR="0087272C" w:rsidRDefault="0087272C" w:rsidP="0087272C">
      <w:pPr>
        <w:tabs>
          <w:tab w:val="left" w:pos="3000"/>
        </w:tabs>
      </w:pPr>
      <w:r>
        <w:t>CAP</w:t>
      </w:r>
      <w:r>
        <w:tab/>
        <w:t>Central Arizona Project</w:t>
      </w:r>
    </w:p>
    <w:p w14:paraId="29837EB4" w14:textId="77777777" w:rsidR="0087272C" w:rsidRDefault="0087272C" w:rsidP="0087272C">
      <w:pPr>
        <w:tabs>
          <w:tab w:val="left" w:pos="3000"/>
        </w:tabs>
      </w:pPr>
      <w:r>
        <w:t>CJS</w:t>
      </w:r>
      <w:r>
        <w:tab/>
        <w:t>Cormack-Jolly-Seber</w:t>
      </w:r>
    </w:p>
    <w:p w14:paraId="34A0982F" w14:textId="77777777" w:rsidR="0087272C" w:rsidRDefault="0087272C" w:rsidP="0087272C">
      <w:pPr>
        <w:tabs>
          <w:tab w:val="left" w:pos="3000"/>
        </w:tabs>
      </w:pPr>
      <w:r>
        <w:t>cm</w:t>
      </w:r>
      <w:r>
        <w:tab/>
        <w:t>centimeter(s)</w:t>
      </w:r>
    </w:p>
    <w:p w14:paraId="0FFAFFEB" w14:textId="77777777" w:rsidR="0087272C" w:rsidRDefault="0087272C" w:rsidP="0087272C">
      <w:pPr>
        <w:tabs>
          <w:tab w:val="left" w:pos="3000"/>
        </w:tabs>
      </w:pPr>
      <w:r>
        <w:t>CPUE</w:t>
      </w:r>
      <w:r>
        <w:tab/>
        <w:t>catch per unit effort</w:t>
      </w:r>
    </w:p>
    <w:p w14:paraId="367AEEEA" w14:textId="77777777" w:rsidR="0087272C" w:rsidRDefault="0087272C" w:rsidP="0087272C">
      <w:pPr>
        <w:tabs>
          <w:tab w:val="left" w:pos="3000"/>
        </w:tabs>
      </w:pPr>
      <w:r>
        <w:t>g</w:t>
      </w:r>
      <w:r>
        <w:tab/>
        <w:t>gram(s)</w:t>
      </w:r>
    </w:p>
    <w:p w14:paraId="7974A3AD" w14:textId="0AB820AF" w:rsidR="00585DFB" w:rsidRDefault="00585DFB" w:rsidP="0087272C">
      <w:pPr>
        <w:tabs>
          <w:tab w:val="left" w:pos="3000"/>
        </w:tabs>
      </w:pPr>
      <w:r>
        <w:t>ID</w:t>
      </w:r>
      <w:r>
        <w:tab/>
        <w:t>identification</w:t>
      </w:r>
    </w:p>
    <w:p w14:paraId="252C5DB4" w14:textId="77777777" w:rsidR="0087272C" w:rsidRDefault="0087272C" w:rsidP="0087272C">
      <w:pPr>
        <w:tabs>
          <w:tab w:val="left" w:pos="3000"/>
        </w:tabs>
      </w:pPr>
      <w:r>
        <w:t>kHz</w:t>
      </w:r>
      <w:r>
        <w:tab/>
        <w:t>kilohertz</w:t>
      </w:r>
    </w:p>
    <w:p w14:paraId="32137BF0" w14:textId="77777777" w:rsidR="0087272C" w:rsidRDefault="0087272C" w:rsidP="0087272C">
      <w:pPr>
        <w:tabs>
          <w:tab w:val="left" w:pos="3000"/>
        </w:tabs>
      </w:pPr>
      <w:r>
        <w:t>km</w:t>
      </w:r>
      <w:r>
        <w:tab/>
        <w:t>kilometer(s)</w:t>
      </w:r>
    </w:p>
    <w:p w14:paraId="30866CD9" w14:textId="77777777" w:rsidR="0087272C" w:rsidRDefault="0087272C" w:rsidP="0087272C">
      <w:pPr>
        <w:tabs>
          <w:tab w:val="left" w:pos="3000"/>
        </w:tabs>
      </w:pPr>
      <w:r>
        <w:t>km/day</w:t>
      </w:r>
      <w:r>
        <w:tab/>
        <w:t>kilometer(s) per day</w:t>
      </w:r>
    </w:p>
    <w:p w14:paraId="46FAB988" w14:textId="1BAC6A1B" w:rsidR="003664BE" w:rsidRDefault="003664BE" w:rsidP="0087272C">
      <w:pPr>
        <w:tabs>
          <w:tab w:val="left" w:pos="3000"/>
        </w:tabs>
        <w:ind w:left="3000" w:hanging="3000"/>
      </w:pPr>
      <w:r>
        <w:t>LCR</w:t>
      </w:r>
      <w:r>
        <w:tab/>
        <w:t>lower Colorado River</w:t>
      </w:r>
    </w:p>
    <w:p w14:paraId="1DC3595D" w14:textId="5BBA1E36" w:rsidR="0087272C" w:rsidRDefault="0087272C" w:rsidP="0087272C">
      <w:pPr>
        <w:tabs>
          <w:tab w:val="left" w:pos="3000"/>
        </w:tabs>
        <w:ind w:left="3000" w:hanging="3000"/>
      </w:pPr>
      <w:r>
        <w:t>LCR MSCP</w:t>
      </w:r>
      <w:r>
        <w:tab/>
        <w:t>Lower Colorado River Multi-Species Conservation</w:t>
      </w:r>
      <w:r>
        <w:br/>
      </w:r>
      <w:r w:rsidR="0080287B">
        <w:t xml:space="preserve">   </w:t>
      </w:r>
      <w:r>
        <w:t>Program</w:t>
      </w:r>
    </w:p>
    <w:p w14:paraId="6A47FFD4" w14:textId="77777777" w:rsidR="0087272C" w:rsidRDefault="0087272C" w:rsidP="0087272C">
      <w:pPr>
        <w:tabs>
          <w:tab w:val="left" w:pos="3000"/>
        </w:tabs>
      </w:pPr>
      <w:r>
        <w:t>m</w:t>
      </w:r>
      <w:r>
        <w:tab/>
        <w:t>meter(s)</w:t>
      </w:r>
    </w:p>
    <w:p w14:paraId="672E46F3" w14:textId="64004D40" w:rsidR="0087272C" w:rsidRDefault="0087272C" w:rsidP="0087272C">
      <w:pPr>
        <w:tabs>
          <w:tab w:val="left" w:pos="3000"/>
        </w:tabs>
      </w:pPr>
      <w:r>
        <w:t>M</w:t>
      </w:r>
      <w:r>
        <w:tab/>
        <w:t>mass</w:t>
      </w:r>
    </w:p>
    <w:p w14:paraId="7564B76F" w14:textId="77777777" w:rsidR="0087272C" w:rsidRDefault="0087272C" w:rsidP="0087272C">
      <w:pPr>
        <w:tabs>
          <w:tab w:val="left" w:pos="3000"/>
        </w:tabs>
      </w:pPr>
      <w:r>
        <w:t>M&amp;A</w:t>
      </w:r>
      <w:r>
        <w:tab/>
        <w:t>Marsh &amp; Associates, LLC</w:t>
      </w:r>
    </w:p>
    <w:p w14:paraId="694DEABD" w14:textId="77777777" w:rsidR="0087272C" w:rsidRDefault="0087272C" w:rsidP="0087272C">
      <w:pPr>
        <w:tabs>
          <w:tab w:val="left" w:pos="3000"/>
        </w:tabs>
      </w:pPr>
      <w:r>
        <w:t>mm</w:t>
      </w:r>
      <w:r>
        <w:tab/>
        <w:t>millimeter(s)</w:t>
      </w:r>
    </w:p>
    <w:p w14:paraId="5731D3BE" w14:textId="48D7B2B9" w:rsidR="00AA5978" w:rsidRDefault="00AA5978" w:rsidP="0087272C">
      <w:pPr>
        <w:tabs>
          <w:tab w:val="left" w:pos="3000"/>
        </w:tabs>
      </w:pPr>
      <w:r>
        <w:t>MS-222</w:t>
      </w:r>
      <w:r>
        <w:tab/>
      </w:r>
      <w:r w:rsidRPr="0038380E">
        <w:t>tricaine methanesulphonate</w:t>
      </w:r>
    </w:p>
    <w:p w14:paraId="00D27308" w14:textId="1A16949D" w:rsidR="003731BA" w:rsidRDefault="003731BA" w:rsidP="0087272C">
      <w:pPr>
        <w:tabs>
          <w:tab w:val="left" w:pos="3000"/>
        </w:tabs>
      </w:pPr>
      <w:r>
        <w:t>N</w:t>
      </w:r>
      <w:del w:id="0" w:author="Paul C Marsh" w:date="2016-09-07T09:51:00Z">
        <w:r w:rsidDel="009C4097">
          <w:delText xml:space="preserve"> =</w:delText>
        </w:r>
      </w:del>
      <w:r>
        <w:tab/>
        <w:t xml:space="preserve">sample </w:t>
      </w:r>
      <w:commentRangeStart w:id="1"/>
      <w:commentRangeStart w:id="2"/>
      <w:commentRangeStart w:id="3"/>
      <w:r>
        <w:t>size</w:t>
      </w:r>
      <w:commentRangeEnd w:id="1"/>
      <w:r>
        <w:rPr>
          <w:rStyle w:val="CommentReference"/>
        </w:rPr>
        <w:commentReference w:id="1"/>
      </w:r>
      <w:commentRangeEnd w:id="2"/>
      <w:commentRangeEnd w:id="3"/>
      <w:r w:rsidR="009C4097">
        <w:rPr>
          <w:rStyle w:val="CommentReference"/>
        </w:rPr>
        <w:commentReference w:id="2"/>
      </w:r>
      <w:r w:rsidR="00F03559">
        <w:rPr>
          <w:rStyle w:val="CommentReference"/>
        </w:rPr>
        <w:commentReference w:id="3"/>
      </w:r>
    </w:p>
    <w:p w14:paraId="1125EF1F" w14:textId="7753321A" w:rsidR="0005182D" w:rsidRDefault="0005182D" w:rsidP="0087272C">
      <w:pPr>
        <w:tabs>
          <w:tab w:val="left" w:pos="3000"/>
        </w:tabs>
      </w:pPr>
      <w:r>
        <w:t>No.</w:t>
      </w:r>
      <w:r>
        <w:tab/>
        <w:t>number</w:t>
      </w:r>
    </w:p>
    <w:p w14:paraId="6D334473" w14:textId="77777777" w:rsidR="0087272C" w:rsidRDefault="0087272C" w:rsidP="0087272C">
      <w:pPr>
        <w:tabs>
          <w:tab w:val="left" w:pos="3000"/>
        </w:tabs>
      </w:pPr>
      <w:r>
        <w:t>NTU</w:t>
      </w:r>
      <w:r>
        <w:tab/>
        <w:t>nephelometric turbidity unit</w:t>
      </w:r>
    </w:p>
    <w:p w14:paraId="62D5F047" w14:textId="77777777" w:rsidR="0087272C" w:rsidRDefault="0087272C" w:rsidP="0087272C">
      <w:pPr>
        <w:tabs>
          <w:tab w:val="left" w:pos="3000"/>
        </w:tabs>
      </w:pPr>
      <w:r>
        <w:t>PIT</w:t>
      </w:r>
      <w:r>
        <w:tab/>
        <w:t>passive integrated transponder</w:t>
      </w:r>
    </w:p>
    <w:p w14:paraId="446FC16A" w14:textId="77777777" w:rsidR="0087272C" w:rsidRDefault="0087272C" w:rsidP="0087272C">
      <w:pPr>
        <w:tabs>
          <w:tab w:val="left" w:pos="3000"/>
        </w:tabs>
      </w:pPr>
      <w:r>
        <w:t>PVC</w:t>
      </w:r>
      <w:r>
        <w:tab/>
        <w:t>polyvinyl chloride</w:t>
      </w:r>
    </w:p>
    <w:p w14:paraId="0E5BCF62" w14:textId="77777777" w:rsidR="0087272C" w:rsidRDefault="0087272C" w:rsidP="0087272C">
      <w:pPr>
        <w:tabs>
          <w:tab w:val="left" w:pos="3000"/>
        </w:tabs>
      </w:pPr>
      <w:r>
        <w:t>Reclamation</w:t>
      </w:r>
      <w:r>
        <w:tab/>
        <w:t>Bureau of Reclamation</w:t>
      </w:r>
    </w:p>
    <w:p w14:paraId="257BF897" w14:textId="1FFC7121" w:rsidR="003664BE" w:rsidRDefault="003664BE" w:rsidP="0087272C">
      <w:pPr>
        <w:tabs>
          <w:tab w:val="left" w:pos="3000"/>
        </w:tabs>
        <w:ind w:left="3000" w:hanging="3000"/>
      </w:pPr>
      <w:r>
        <w:t>SE</w:t>
      </w:r>
      <w:r>
        <w:tab/>
        <w:t>standard error</w:t>
      </w:r>
    </w:p>
    <w:p w14:paraId="732FAE34" w14:textId="5C93B781" w:rsidR="0087272C" w:rsidRDefault="0087272C" w:rsidP="0087272C">
      <w:pPr>
        <w:tabs>
          <w:tab w:val="left" w:pos="3000"/>
        </w:tabs>
        <w:ind w:left="3000" w:hanging="3000"/>
      </w:pPr>
      <w:r>
        <w:t>SNARRC</w:t>
      </w:r>
      <w:r>
        <w:tab/>
        <w:t>Southwest Native Aquatic Resources &amp; Recovery</w:t>
      </w:r>
      <w:r>
        <w:br/>
      </w:r>
      <w:r w:rsidR="0080287B">
        <w:t xml:space="preserve">   </w:t>
      </w:r>
      <w:r>
        <w:t>Center</w:t>
      </w:r>
    </w:p>
    <w:p w14:paraId="073AE54C" w14:textId="77777777" w:rsidR="0087272C" w:rsidRDefault="0087272C" w:rsidP="0087272C">
      <w:pPr>
        <w:tabs>
          <w:tab w:val="left" w:pos="3000"/>
        </w:tabs>
      </w:pPr>
      <w:r>
        <w:t>SUR</w:t>
      </w:r>
      <w:r>
        <w:tab/>
      </w:r>
      <w:r w:rsidRPr="00354EF5">
        <w:t>submersible ultrasonic receiver</w:t>
      </w:r>
    </w:p>
    <w:p w14:paraId="797B575E" w14:textId="77777777" w:rsidR="0087272C" w:rsidRDefault="0087272C" w:rsidP="0087272C">
      <w:pPr>
        <w:tabs>
          <w:tab w:val="left" w:pos="3000"/>
        </w:tabs>
      </w:pPr>
      <w:r>
        <w:t>TL</w:t>
      </w:r>
      <w:r>
        <w:tab/>
        <w:t>total length</w:t>
      </w:r>
    </w:p>
    <w:p w14:paraId="0BD3AB49" w14:textId="068A464F" w:rsidR="0087272C" w:rsidRDefault="003664BE" w:rsidP="0087272C">
      <w:pPr>
        <w:tabs>
          <w:tab w:val="left" w:pos="3000"/>
        </w:tabs>
      </w:pPr>
      <w:r>
        <w:t>UDR</w:t>
      </w:r>
      <w:r>
        <w:tab/>
        <w:t>ultrasonic diver receiver</w:t>
      </w:r>
    </w:p>
    <w:p w14:paraId="525EC5D7" w14:textId="01B7F435" w:rsidR="0087272C" w:rsidRDefault="0087272C" w:rsidP="0087272C">
      <w:pPr>
        <w:tabs>
          <w:tab w:val="left" w:pos="3000"/>
        </w:tabs>
      </w:pPr>
      <w:r>
        <w:t>USFWS</w:t>
      </w:r>
      <w:r>
        <w:tab/>
        <w:t>U.S</w:t>
      </w:r>
      <w:r w:rsidR="00A96E71">
        <w:t>.</w:t>
      </w:r>
      <w:r w:rsidR="003664BE">
        <w:t xml:space="preserve"> </w:t>
      </w:r>
      <w:r>
        <w:t>Fish and Wildlife Service</w:t>
      </w:r>
    </w:p>
    <w:p w14:paraId="18D8BD66" w14:textId="09204EE1" w:rsidR="0087272C" w:rsidRDefault="0087272C" w:rsidP="0087272C">
      <w:pPr>
        <w:tabs>
          <w:tab w:val="left" w:pos="3000"/>
        </w:tabs>
      </w:pPr>
      <w:r>
        <w:t>USGS</w:t>
      </w:r>
      <w:r>
        <w:tab/>
        <w:t>U.S</w:t>
      </w:r>
      <w:r w:rsidR="00A96E71">
        <w:t>.</w:t>
      </w:r>
      <w:r w:rsidR="003664BE">
        <w:t xml:space="preserve"> </w:t>
      </w:r>
      <w:r>
        <w:t>Geological Survey</w:t>
      </w:r>
    </w:p>
    <w:p w14:paraId="4DE6A1EF" w14:textId="77777777" w:rsidR="0087272C" w:rsidRDefault="0087272C" w:rsidP="0087272C"/>
    <w:p w14:paraId="23DF2A4A" w14:textId="77777777" w:rsidR="0087272C" w:rsidRDefault="0087272C" w:rsidP="0087272C"/>
    <w:p w14:paraId="436611E7" w14:textId="77777777" w:rsidR="0087272C" w:rsidRPr="00335C04" w:rsidRDefault="0087272C" w:rsidP="0087272C">
      <w:pPr>
        <w:rPr>
          <w:rFonts w:ascii="Arial" w:hAnsi="Arial" w:cs="Arial"/>
          <w:b/>
        </w:rPr>
      </w:pPr>
      <w:r w:rsidRPr="00335C04">
        <w:rPr>
          <w:rFonts w:ascii="Arial" w:hAnsi="Arial" w:cs="Arial"/>
          <w:b/>
        </w:rPr>
        <w:t>Symbols</w:t>
      </w:r>
    </w:p>
    <w:p w14:paraId="3DC9AD86" w14:textId="77777777" w:rsidR="0087272C" w:rsidRDefault="0087272C" w:rsidP="0087272C"/>
    <w:p w14:paraId="7D12C904" w14:textId="77777777" w:rsidR="0087272C" w:rsidRDefault="0087272C" w:rsidP="0087272C">
      <w:pPr>
        <w:tabs>
          <w:tab w:val="left" w:pos="3000"/>
        </w:tabs>
      </w:pPr>
      <w:r>
        <w:t>°C</w:t>
      </w:r>
      <w:r>
        <w:tab/>
        <w:t>degrees Celsius</w:t>
      </w:r>
    </w:p>
    <w:p w14:paraId="656A9358" w14:textId="51FF8F43" w:rsidR="008D7B85" w:rsidRDefault="008D7B85" w:rsidP="0087272C">
      <w:pPr>
        <w:tabs>
          <w:tab w:val="left" w:pos="3000"/>
        </w:tabs>
      </w:pPr>
      <w:r>
        <w:t>&gt;</w:t>
      </w:r>
      <w:r>
        <w:tab/>
        <w:t>greater than</w:t>
      </w:r>
    </w:p>
    <w:p w14:paraId="44A39107" w14:textId="46F9CA69" w:rsidR="008D7B85" w:rsidRDefault="008D7B85" w:rsidP="0087272C">
      <w:pPr>
        <w:tabs>
          <w:tab w:val="left" w:pos="3000"/>
        </w:tabs>
      </w:pPr>
      <w:r>
        <w:t>≥</w:t>
      </w:r>
      <w:r>
        <w:tab/>
        <w:t>greater than or equal to</w:t>
      </w:r>
    </w:p>
    <w:p w14:paraId="77B0715C" w14:textId="0DFCC453" w:rsidR="008D7B85" w:rsidRDefault="008D7B85" w:rsidP="0087272C">
      <w:pPr>
        <w:tabs>
          <w:tab w:val="left" w:pos="3000"/>
        </w:tabs>
      </w:pPr>
      <w:r>
        <w:t>&lt;</w:t>
      </w:r>
      <w:r>
        <w:tab/>
        <w:t>less than</w:t>
      </w:r>
    </w:p>
    <w:p w14:paraId="780BE648" w14:textId="79A281D9" w:rsidR="00A60F96" w:rsidRPr="00F81C3D" w:rsidRDefault="0087272C" w:rsidP="008D7B85">
      <w:pPr>
        <w:tabs>
          <w:tab w:val="left" w:pos="3000"/>
        </w:tabs>
      </w:pPr>
      <w:r>
        <w:t>%</w:t>
      </w:r>
      <w:r>
        <w:tab/>
        <w:t>percent</w:t>
      </w:r>
    </w:p>
    <w:p w14:paraId="7B8E4639" w14:textId="77777777" w:rsidR="00453CE5" w:rsidRDefault="00453CE5" w:rsidP="00FF0188"/>
    <w:p w14:paraId="58045CBF" w14:textId="77777777" w:rsidR="0008414A" w:rsidRPr="006640D3" w:rsidRDefault="0008414A" w:rsidP="00FF0188">
      <w:pPr>
        <w:sectPr w:rsidR="0008414A" w:rsidRPr="006640D3" w:rsidSect="009C66E2">
          <w:headerReference w:type="default" r:id="rId30"/>
          <w:footerReference w:type="default" r:id="rId31"/>
          <w:headerReference w:type="first" r:id="rId32"/>
          <w:type w:val="oddPage"/>
          <w:pgSz w:w="12240" w:h="15840" w:code="1"/>
          <w:pgMar w:top="1440" w:right="2160" w:bottom="1440" w:left="2160" w:header="720" w:footer="720" w:gutter="0"/>
          <w:cols w:space="720"/>
          <w:titlePg/>
          <w:docGrid w:linePitch="360"/>
        </w:sectPr>
      </w:pPr>
    </w:p>
    <w:p w14:paraId="1C28F278" w14:textId="77777777" w:rsidR="00453CE5" w:rsidRPr="00F81C3D" w:rsidRDefault="00453CE5" w:rsidP="00FF0188">
      <w:pPr>
        <w:rPr>
          <w:rFonts w:ascii="Arial" w:hAnsi="Arial" w:cs="Arial"/>
          <w:b/>
          <w:smallCaps/>
          <w:sz w:val="40"/>
          <w:szCs w:val="40"/>
        </w:rPr>
      </w:pPr>
      <w:r w:rsidRPr="00F81C3D">
        <w:rPr>
          <w:rFonts w:ascii="Arial" w:hAnsi="Arial" w:cs="Arial"/>
          <w:b/>
          <w:smallCaps/>
          <w:sz w:val="40"/>
          <w:szCs w:val="40"/>
        </w:rPr>
        <w:lastRenderedPageBreak/>
        <w:t>Contents</w:t>
      </w:r>
    </w:p>
    <w:p w14:paraId="69EA9F83" w14:textId="77777777" w:rsidR="00453CE5" w:rsidRDefault="00453CE5" w:rsidP="00FF0188"/>
    <w:p w14:paraId="68F64E16" w14:textId="77777777" w:rsidR="00453CE5" w:rsidRDefault="00453CE5" w:rsidP="00FF0188">
      <w:pPr>
        <w:jc w:val="right"/>
        <w:rPr>
          <w:rFonts w:ascii="Arial" w:hAnsi="Arial" w:cs="Arial"/>
          <w:sz w:val="22"/>
          <w:szCs w:val="22"/>
        </w:rPr>
      </w:pPr>
      <w:r w:rsidRPr="00F81C3D">
        <w:rPr>
          <w:rFonts w:ascii="Arial" w:hAnsi="Arial" w:cs="Arial"/>
          <w:sz w:val="22"/>
          <w:szCs w:val="22"/>
        </w:rPr>
        <w:t>Page</w:t>
      </w:r>
    </w:p>
    <w:p w14:paraId="4C1E989A" w14:textId="77777777" w:rsidR="00453CE5" w:rsidRPr="00F81C3D" w:rsidRDefault="00453CE5" w:rsidP="00FF0188"/>
    <w:p w14:paraId="75F4BA9B" w14:textId="60E0A3BE" w:rsidR="008D7B85" w:rsidRPr="008D7B85" w:rsidRDefault="006D4BEB" w:rsidP="008D7B85">
      <w:pPr>
        <w:pStyle w:val="TOC1"/>
        <w:rPr>
          <w:rStyle w:val="Hyperlink"/>
          <w:color w:val="auto"/>
        </w:rPr>
      </w:pPr>
      <w:r w:rsidRPr="008D7B85">
        <w:fldChar w:fldCharType="begin"/>
      </w:r>
      <w:r w:rsidRPr="008D7B85">
        <w:instrText xml:space="preserve"> TOC \o "2-3" \h \z \t "Heading 1,1" </w:instrText>
      </w:r>
      <w:r w:rsidRPr="008D7B85">
        <w:fldChar w:fldCharType="separate"/>
      </w:r>
      <w:hyperlink w:anchor="_Toc456938165" w:history="1">
        <w:r w:rsidR="008D7B85" w:rsidRPr="008D7B85">
          <w:rPr>
            <w:rStyle w:val="Hyperlink"/>
            <w:color w:val="auto"/>
          </w:rPr>
          <w:t>Executive Summary</w:t>
        </w:r>
        <w:r w:rsidR="008D7B85" w:rsidRPr="008D7B85">
          <w:rPr>
            <w:webHidden/>
          </w:rPr>
          <w:tab/>
          <w:t>ES-</w:t>
        </w:r>
        <w:r w:rsidR="008D7B85" w:rsidRPr="008D7B85">
          <w:rPr>
            <w:webHidden/>
          </w:rPr>
          <w:fldChar w:fldCharType="begin"/>
        </w:r>
        <w:r w:rsidR="008D7B85" w:rsidRPr="008D7B85">
          <w:rPr>
            <w:webHidden/>
          </w:rPr>
          <w:instrText xml:space="preserve"> PAGEREF _Toc456938165 \h </w:instrText>
        </w:r>
        <w:r w:rsidR="008D7B85" w:rsidRPr="008D7B85">
          <w:rPr>
            <w:webHidden/>
          </w:rPr>
        </w:r>
        <w:r w:rsidR="008D7B85" w:rsidRPr="008D7B85">
          <w:rPr>
            <w:webHidden/>
          </w:rPr>
          <w:fldChar w:fldCharType="separate"/>
        </w:r>
        <w:r w:rsidR="001F1C7F">
          <w:rPr>
            <w:webHidden/>
          </w:rPr>
          <w:t>1</w:t>
        </w:r>
        <w:r w:rsidR="008D7B85" w:rsidRPr="008D7B85">
          <w:rPr>
            <w:webHidden/>
          </w:rPr>
          <w:fldChar w:fldCharType="end"/>
        </w:r>
      </w:hyperlink>
    </w:p>
    <w:p w14:paraId="4B4B3171" w14:textId="7DC8CF16" w:rsidR="008D7B85" w:rsidRPr="008D7B85" w:rsidRDefault="008D7B85" w:rsidP="008D7B85">
      <w:pPr>
        <w:rPr>
          <w:noProof/>
        </w:rPr>
      </w:pPr>
    </w:p>
    <w:p w14:paraId="48A7B50F" w14:textId="77777777" w:rsidR="008D7B85" w:rsidRPr="008D7B85" w:rsidRDefault="008D7B85" w:rsidP="008D7B85">
      <w:pPr>
        <w:pStyle w:val="TOC1"/>
        <w:rPr>
          <w:rFonts w:asciiTheme="minorHAnsi" w:hAnsiTheme="minorHAnsi"/>
          <w:sz w:val="22"/>
        </w:rPr>
      </w:pPr>
      <w:hyperlink w:anchor="_Toc456938166" w:history="1">
        <w:r w:rsidRPr="008D7B85">
          <w:rPr>
            <w:rStyle w:val="Hyperlink"/>
            <w:color w:val="auto"/>
          </w:rPr>
          <w:t>Introduction</w:t>
        </w:r>
        <w:r w:rsidRPr="008D7B85">
          <w:rPr>
            <w:webHidden/>
          </w:rPr>
          <w:tab/>
        </w:r>
        <w:r w:rsidRPr="008D7B85">
          <w:rPr>
            <w:webHidden/>
          </w:rPr>
          <w:fldChar w:fldCharType="begin"/>
        </w:r>
        <w:r w:rsidRPr="008D7B85">
          <w:rPr>
            <w:webHidden/>
          </w:rPr>
          <w:instrText xml:space="preserve"> PAGEREF _Toc456938166 \h </w:instrText>
        </w:r>
        <w:r w:rsidRPr="008D7B85">
          <w:rPr>
            <w:webHidden/>
          </w:rPr>
        </w:r>
        <w:r w:rsidRPr="008D7B85">
          <w:rPr>
            <w:webHidden/>
          </w:rPr>
          <w:fldChar w:fldCharType="separate"/>
        </w:r>
        <w:r w:rsidR="001F1C7F">
          <w:rPr>
            <w:webHidden/>
          </w:rPr>
          <w:t>1</w:t>
        </w:r>
        <w:r w:rsidRPr="008D7B85">
          <w:rPr>
            <w:webHidden/>
          </w:rPr>
          <w:fldChar w:fldCharType="end"/>
        </w:r>
      </w:hyperlink>
    </w:p>
    <w:p w14:paraId="64D9D7BD" w14:textId="77777777" w:rsidR="008D7B85" w:rsidRPr="008D7B85" w:rsidRDefault="008D7B85" w:rsidP="008D7B85">
      <w:pPr>
        <w:pStyle w:val="TOC2"/>
        <w:rPr>
          <w:rFonts w:asciiTheme="minorHAnsi" w:hAnsiTheme="minorHAnsi"/>
          <w:noProof/>
          <w:sz w:val="22"/>
        </w:rPr>
      </w:pPr>
      <w:hyperlink w:anchor="_Toc456938167" w:history="1">
        <w:r w:rsidRPr="008D7B85">
          <w:rPr>
            <w:rStyle w:val="Hyperlink"/>
            <w:noProof/>
            <w:color w:val="auto"/>
          </w:rPr>
          <w:t>Primary Objectives</w:t>
        </w:r>
        <w:r w:rsidRPr="008D7B85">
          <w:rPr>
            <w:noProof/>
            <w:webHidden/>
          </w:rPr>
          <w:tab/>
        </w:r>
        <w:r w:rsidRPr="008D7B85">
          <w:rPr>
            <w:noProof/>
            <w:webHidden/>
          </w:rPr>
          <w:fldChar w:fldCharType="begin"/>
        </w:r>
        <w:r w:rsidRPr="008D7B85">
          <w:rPr>
            <w:noProof/>
            <w:webHidden/>
          </w:rPr>
          <w:instrText xml:space="preserve"> PAGEREF _Toc456938167 \h </w:instrText>
        </w:r>
        <w:r w:rsidRPr="008D7B85">
          <w:rPr>
            <w:noProof/>
            <w:webHidden/>
          </w:rPr>
        </w:r>
        <w:r w:rsidRPr="008D7B85">
          <w:rPr>
            <w:noProof/>
            <w:webHidden/>
          </w:rPr>
          <w:fldChar w:fldCharType="separate"/>
        </w:r>
        <w:r w:rsidR="001F1C7F">
          <w:rPr>
            <w:noProof/>
            <w:webHidden/>
          </w:rPr>
          <w:t>3</w:t>
        </w:r>
        <w:r w:rsidRPr="008D7B85">
          <w:rPr>
            <w:noProof/>
            <w:webHidden/>
          </w:rPr>
          <w:fldChar w:fldCharType="end"/>
        </w:r>
      </w:hyperlink>
    </w:p>
    <w:p w14:paraId="14365EF4" w14:textId="77777777" w:rsidR="008D7B85" w:rsidRPr="008D7B85" w:rsidRDefault="008D7B85" w:rsidP="008D7B85">
      <w:pPr>
        <w:pStyle w:val="TOC2"/>
        <w:rPr>
          <w:rFonts w:asciiTheme="minorHAnsi" w:hAnsiTheme="minorHAnsi"/>
          <w:noProof/>
          <w:sz w:val="22"/>
        </w:rPr>
      </w:pPr>
      <w:hyperlink w:anchor="_Toc456938168" w:history="1">
        <w:r w:rsidRPr="008D7B85">
          <w:rPr>
            <w:rStyle w:val="Hyperlink"/>
            <w:noProof/>
            <w:color w:val="auto"/>
          </w:rPr>
          <w:t>Secondary Objectives</w:t>
        </w:r>
        <w:r w:rsidRPr="008D7B85">
          <w:rPr>
            <w:noProof/>
            <w:webHidden/>
          </w:rPr>
          <w:tab/>
        </w:r>
        <w:r w:rsidRPr="008D7B85">
          <w:rPr>
            <w:noProof/>
            <w:webHidden/>
          </w:rPr>
          <w:fldChar w:fldCharType="begin"/>
        </w:r>
        <w:r w:rsidRPr="008D7B85">
          <w:rPr>
            <w:noProof/>
            <w:webHidden/>
          </w:rPr>
          <w:instrText xml:space="preserve"> PAGEREF _Toc456938168 \h </w:instrText>
        </w:r>
        <w:r w:rsidRPr="008D7B85">
          <w:rPr>
            <w:noProof/>
            <w:webHidden/>
          </w:rPr>
        </w:r>
        <w:r w:rsidRPr="008D7B85">
          <w:rPr>
            <w:noProof/>
            <w:webHidden/>
          </w:rPr>
          <w:fldChar w:fldCharType="separate"/>
        </w:r>
        <w:r w:rsidR="001F1C7F">
          <w:rPr>
            <w:noProof/>
            <w:webHidden/>
          </w:rPr>
          <w:t>4</w:t>
        </w:r>
        <w:r w:rsidRPr="008D7B85">
          <w:rPr>
            <w:noProof/>
            <w:webHidden/>
          </w:rPr>
          <w:fldChar w:fldCharType="end"/>
        </w:r>
      </w:hyperlink>
    </w:p>
    <w:p w14:paraId="04E582B2" w14:textId="77777777" w:rsidR="008D7B85" w:rsidRPr="008D7B85" w:rsidRDefault="008D7B85" w:rsidP="008D7B85">
      <w:pPr>
        <w:pStyle w:val="TOC1"/>
        <w:rPr>
          <w:rFonts w:asciiTheme="minorHAnsi" w:hAnsiTheme="minorHAnsi"/>
          <w:sz w:val="22"/>
        </w:rPr>
      </w:pPr>
      <w:hyperlink w:anchor="_Toc456938169" w:history="1">
        <w:r w:rsidRPr="008D7B85">
          <w:rPr>
            <w:rStyle w:val="Hyperlink"/>
            <w:color w:val="auto"/>
          </w:rPr>
          <w:t>Methods</w:t>
        </w:r>
        <w:r w:rsidRPr="008D7B85">
          <w:rPr>
            <w:webHidden/>
          </w:rPr>
          <w:tab/>
        </w:r>
        <w:r w:rsidRPr="008D7B85">
          <w:rPr>
            <w:webHidden/>
          </w:rPr>
          <w:fldChar w:fldCharType="begin"/>
        </w:r>
        <w:r w:rsidRPr="008D7B85">
          <w:rPr>
            <w:webHidden/>
          </w:rPr>
          <w:instrText xml:space="preserve"> PAGEREF _Toc456938169 \h </w:instrText>
        </w:r>
        <w:r w:rsidRPr="008D7B85">
          <w:rPr>
            <w:webHidden/>
          </w:rPr>
        </w:r>
        <w:r w:rsidRPr="008D7B85">
          <w:rPr>
            <w:webHidden/>
          </w:rPr>
          <w:fldChar w:fldCharType="separate"/>
        </w:r>
        <w:r w:rsidR="001F1C7F">
          <w:rPr>
            <w:webHidden/>
          </w:rPr>
          <w:t>4</w:t>
        </w:r>
        <w:r w:rsidRPr="008D7B85">
          <w:rPr>
            <w:webHidden/>
          </w:rPr>
          <w:fldChar w:fldCharType="end"/>
        </w:r>
      </w:hyperlink>
    </w:p>
    <w:p w14:paraId="73D3A826" w14:textId="77777777" w:rsidR="008D7B85" w:rsidRPr="008D7B85" w:rsidRDefault="008D7B85" w:rsidP="008D7B85">
      <w:pPr>
        <w:pStyle w:val="TOC2"/>
        <w:rPr>
          <w:rFonts w:asciiTheme="minorHAnsi" w:hAnsiTheme="minorHAnsi"/>
          <w:noProof/>
          <w:sz w:val="22"/>
        </w:rPr>
      </w:pPr>
      <w:hyperlink w:anchor="_Toc456938170" w:history="1">
        <w:r w:rsidRPr="008D7B85">
          <w:rPr>
            <w:rStyle w:val="Hyperlink"/>
            <w:noProof/>
            <w:color w:val="auto"/>
          </w:rPr>
          <w:t>Study Area</w:t>
        </w:r>
        <w:r w:rsidRPr="008D7B85">
          <w:rPr>
            <w:noProof/>
            <w:webHidden/>
          </w:rPr>
          <w:tab/>
        </w:r>
        <w:r w:rsidRPr="008D7B85">
          <w:rPr>
            <w:noProof/>
            <w:webHidden/>
          </w:rPr>
          <w:fldChar w:fldCharType="begin"/>
        </w:r>
        <w:r w:rsidRPr="008D7B85">
          <w:rPr>
            <w:noProof/>
            <w:webHidden/>
          </w:rPr>
          <w:instrText xml:space="preserve"> PAGEREF _Toc456938170 \h </w:instrText>
        </w:r>
        <w:r w:rsidRPr="008D7B85">
          <w:rPr>
            <w:noProof/>
            <w:webHidden/>
          </w:rPr>
        </w:r>
        <w:r w:rsidRPr="008D7B85">
          <w:rPr>
            <w:noProof/>
            <w:webHidden/>
          </w:rPr>
          <w:fldChar w:fldCharType="separate"/>
        </w:r>
        <w:r w:rsidR="001F1C7F">
          <w:rPr>
            <w:noProof/>
            <w:webHidden/>
          </w:rPr>
          <w:t>4</w:t>
        </w:r>
        <w:r w:rsidRPr="008D7B85">
          <w:rPr>
            <w:noProof/>
            <w:webHidden/>
          </w:rPr>
          <w:fldChar w:fldCharType="end"/>
        </w:r>
      </w:hyperlink>
    </w:p>
    <w:p w14:paraId="19E6B092" w14:textId="77777777" w:rsidR="008D7B85" w:rsidRPr="008D7B85" w:rsidRDefault="008D7B85" w:rsidP="008D7B85">
      <w:pPr>
        <w:pStyle w:val="TOC2"/>
        <w:rPr>
          <w:rFonts w:asciiTheme="minorHAnsi" w:hAnsiTheme="minorHAnsi"/>
          <w:noProof/>
          <w:sz w:val="22"/>
        </w:rPr>
      </w:pPr>
      <w:hyperlink w:anchor="_Toc456938171" w:history="1">
        <w:r w:rsidRPr="008D7B85">
          <w:rPr>
            <w:rStyle w:val="Hyperlink"/>
            <w:noProof/>
            <w:color w:val="auto"/>
          </w:rPr>
          <w:t>Bonytail Surgeries</w:t>
        </w:r>
        <w:r w:rsidRPr="008D7B85">
          <w:rPr>
            <w:noProof/>
            <w:webHidden/>
          </w:rPr>
          <w:tab/>
        </w:r>
        <w:r w:rsidRPr="008D7B85">
          <w:rPr>
            <w:noProof/>
            <w:webHidden/>
          </w:rPr>
          <w:fldChar w:fldCharType="begin"/>
        </w:r>
        <w:r w:rsidRPr="008D7B85">
          <w:rPr>
            <w:noProof/>
            <w:webHidden/>
          </w:rPr>
          <w:instrText xml:space="preserve"> PAGEREF _Toc456938171 \h </w:instrText>
        </w:r>
        <w:r w:rsidRPr="008D7B85">
          <w:rPr>
            <w:noProof/>
            <w:webHidden/>
          </w:rPr>
        </w:r>
        <w:r w:rsidRPr="008D7B85">
          <w:rPr>
            <w:noProof/>
            <w:webHidden/>
          </w:rPr>
          <w:fldChar w:fldCharType="separate"/>
        </w:r>
        <w:r w:rsidR="001F1C7F">
          <w:rPr>
            <w:noProof/>
            <w:webHidden/>
          </w:rPr>
          <w:t>6</w:t>
        </w:r>
        <w:r w:rsidRPr="008D7B85">
          <w:rPr>
            <w:noProof/>
            <w:webHidden/>
          </w:rPr>
          <w:fldChar w:fldCharType="end"/>
        </w:r>
      </w:hyperlink>
    </w:p>
    <w:p w14:paraId="421080C5" w14:textId="77777777" w:rsidR="008D7B85" w:rsidRPr="008D7B85" w:rsidRDefault="008D7B85" w:rsidP="008D7B85">
      <w:pPr>
        <w:pStyle w:val="TOC2"/>
        <w:rPr>
          <w:rFonts w:asciiTheme="minorHAnsi" w:hAnsiTheme="minorHAnsi"/>
          <w:noProof/>
          <w:sz w:val="22"/>
        </w:rPr>
      </w:pPr>
      <w:hyperlink w:anchor="_Toc456938172" w:history="1">
        <w:r w:rsidRPr="008D7B85">
          <w:rPr>
            <w:rStyle w:val="Hyperlink"/>
            <w:noProof/>
            <w:color w:val="auto"/>
          </w:rPr>
          <w:t>Telemetry</w:t>
        </w:r>
        <w:r w:rsidRPr="008D7B85">
          <w:rPr>
            <w:noProof/>
            <w:webHidden/>
          </w:rPr>
          <w:tab/>
        </w:r>
        <w:r w:rsidRPr="008D7B85">
          <w:rPr>
            <w:noProof/>
            <w:webHidden/>
          </w:rPr>
          <w:fldChar w:fldCharType="begin"/>
        </w:r>
        <w:r w:rsidRPr="008D7B85">
          <w:rPr>
            <w:noProof/>
            <w:webHidden/>
          </w:rPr>
          <w:instrText xml:space="preserve"> PAGEREF _Toc456938172 \h </w:instrText>
        </w:r>
        <w:r w:rsidRPr="008D7B85">
          <w:rPr>
            <w:noProof/>
            <w:webHidden/>
          </w:rPr>
        </w:r>
        <w:r w:rsidRPr="008D7B85">
          <w:rPr>
            <w:noProof/>
            <w:webHidden/>
          </w:rPr>
          <w:fldChar w:fldCharType="separate"/>
        </w:r>
        <w:r w:rsidR="001F1C7F">
          <w:rPr>
            <w:noProof/>
            <w:webHidden/>
          </w:rPr>
          <w:t>11</w:t>
        </w:r>
        <w:r w:rsidRPr="008D7B85">
          <w:rPr>
            <w:noProof/>
            <w:webHidden/>
          </w:rPr>
          <w:fldChar w:fldCharType="end"/>
        </w:r>
      </w:hyperlink>
    </w:p>
    <w:p w14:paraId="0E28D418" w14:textId="77777777" w:rsidR="008D7B85" w:rsidRPr="008D7B85" w:rsidRDefault="008D7B85" w:rsidP="008D7B85">
      <w:pPr>
        <w:pStyle w:val="TOC3"/>
        <w:rPr>
          <w:rFonts w:asciiTheme="minorHAnsi" w:hAnsiTheme="minorHAnsi"/>
          <w:noProof/>
          <w:sz w:val="22"/>
        </w:rPr>
      </w:pPr>
      <w:hyperlink w:anchor="_Toc456938173" w:history="1">
        <w:r w:rsidRPr="008D7B85">
          <w:rPr>
            <w:rStyle w:val="Hyperlink"/>
            <w:noProof/>
            <w:color w:val="auto"/>
          </w:rPr>
          <w:t>Blankenship Bend</w:t>
        </w:r>
        <w:r w:rsidRPr="008D7B85">
          <w:rPr>
            <w:noProof/>
            <w:webHidden/>
          </w:rPr>
          <w:tab/>
        </w:r>
        <w:r w:rsidRPr="008D7B85">
          <w:rPr>
            <w:noProof/>
            <w:webHidden/>
          </w:rPr>
          <w:fldChar w:fldCharType="begin"/>
        </w:r>
        <w:r w:rsidRPr="008D7B85">
          <w:rPr>
            <w:noProof/>
            <w:webHidden/>
          </w:rPr>
          <w:instrText xml:space="preserve"> PAGEREF _Toc456938173 \h </w:instrText>
        </w:r>
        <w:r w:rsidRPr="008D7B85">
          <w:rPr>
            <w:noProof/>
            <w:webHidden/>
          </w:rPr>
        </w:r>
        <w:r w:rsidRPr="008D7B85">
          <w:rPr>
            <w:noProof/>
            <w:webHidden/>
          </w:rPr>
          <w:fldChar w:fldCharType="separate"/>
        </w:r>
        <w:r w:rsidR="001F1C7F">
          <w:rPr>
            <w:noProof/>
            <w:webHidden/>
          </w:rPr>
          <w:t>12</w:t>
        </w:r>
        <w:r w:rsidRPr="008D7B85">
          <w:rPr>
            <w:noProof/>
            <w:webHidden/>
          </w:rPr>
          <w:fldChar w:fldCharType="end"/>
        </w:r>
      </w:hyperlink>
    </w:p>
    <w:p w14:paraId="4F5D5DFB" w14:textId="77777777" w:rsidR="008D7B85" w:rsidRPr="008D7B85" w:rsidRDefault="008D7B85" w:rsidP="008D7B85">
      <w:pPr>
        <w:pStyle w:val="TOC3"/>
        <w:rPr>
          <w:rFonts w:asciiTheme="minorHAnsi" w:hAnsiTheme="minorHAnsi"/>
          <w:noProof/>
          <w:sz w:val="22"/>
        </w:rPr>
      </w:pPr>
      <w:hyperlink w:anchor="_Toc456938174" w:history="1">
        <w:r w:rsidRPr="008D7B85">
          <w:rPr>
            <w:rStyle w:val="Hyperlink"/>
            <w:noProof/>
            <w:color w:val="auto"/>
          </w:rPr>
          <w:t>Bill Williams River</w:t>
        </w:r>
        <w:r w:rsidRPr="008D7B85">
          <w:rPr>
            <w:noProof/>
            <w:webHidden/>
          </w:rPr>
          <w:tab/>
        </w:r>
        <w:r w:rsidRPr="008D7B85">
          <w:rPr>
            <w:noProof/>
            <w:webHidden/>
          </w:rPr>
          <w:fldChar w:fldCharType="begin"/>
        </w:r>
        <w:r w:rsidRPr="008D7B85">
          <w:rPr>
            <w:noProof/>
            <w:webHidden/>
          </w:rPr>
          <w:instrText xml:space="preserve"> PAGEREF _Toc456938174 \h </w:instrText>
        </w:r>
        <w:r w:rsidRPr="008D7B85">
          <w:rPr>
            <w:noProof/>
            <w:webHidden/>
          </w:rPr>
        </w:r>
        <w:r w:rsidRPr="008D7B85">
          <w:rPr>
            <w:noProof/>
            <w:webHidden/>
          </w:rPr>
          <w:fldChar w:fldCharType="separate"/>
        </w:r>
        <w:r w:rsidR="001F1C7F">
          <w:rPr>
            <w:noProof/>
            <w:webHidden/>
          </w:rPr>
          <w:t>13</w:t>
        </w:r>
        <w:r w:rsidRPr="008D7B85">
          <w:rPr>
            <w:noProof/>
            <w:webHidden/>
          </w:rPr>
          <w:fldChar w:fldCharType="end"/>
        </w:r>
      </w:hyperlink>
    </w:p>
    <w:p w14:paraId="4BEB480A" w14:textId="77777777" w:rsidR="008D7B85" w:rsidRPr="008D7B85" w:rsidRDefault="008D7B85" w:rsidP="008D7B85">
      <w:pPr>
        <w:pStyle w:val="TOC3"/>
        <w:rPr>
          <w:rFonts w:asciiTheme="minorHAnsi" w:hAnsiTheme="minorHAnsi"/>
          <w:noProof/>
          <w:sz w:val="22"/>
        </w:rPr>
      </w:pPr>
      <w:hyperlink w:anchor="_Toc456938175" w:history="1">
        <w:r w:rsidRPr="008D7B85">
          <w:rPr>
            <w:rStyle w:val="Hyperlink"/>
            <w:noProof/>
            <w:color w:val="auto"/>
          </w:rPr>
          <w:t>Regional Park Moabi</w:t>
        </w:r>
        <w:r w:rsidRPr="008D7B85">
          <w:rPr>
            <w:noProof/>
            <w:webHidden/>
          </w:rPr>
          <w:tab/>
        </w:r>
        <w:r w:rsidRPr="008D7B85">
          <w:rPr>
            <w:noProof/>
            <w:webHidden/>
          </w:rPr>
          <w:fldChar w:fldCharType="begin"/>
        </w:r>
        <w:r w:rsidRPr="008D7B85">
          <w:rPr>
            <w:noProof/>
            <w:webHidden/>
          </w:rPr>
          <w:instrText xml:space="preserve"> PAGEREF _Toc456938175 \h </w:instrText>
        </w:r>
        <w:r w:rsidRPr="008D7B85">
          <w:rPr>
            <w:noProof/>
            <w:webHidden/>
          </w:rPr>
        </w:r>
        <w:r w:rsidRPr="008D7B85">
          <w:rPr>
            <w:noProof/>
            <w:webHidden/>
          </w:rPr>
          <w:fldChar w:fldCharType="separate"/>
        </w:r>
        <w:r w:rsidR="001F1C7F">
          <w:rPr>
            <w:noProof/>
            <w:webHidden/>
          </w:rPr>
          <w:t>15</w:t>
        </w:r>
        <w:r w:rsidRPr="008D7B85">
          <w:rPr>
            <w:noProof/>
            <w:webHidden/>
          </w:rPr>
          <w:fldChar w:fldCharType="end"/>
        </w:r>
      </w:hyperlink>
    </w:p>
    <w:p w14:paraId="1C378A04" w14:textId="77777777" w:rsidR="008D7B85" w:rsidRPr="008D7B85" w:rsidRDefault="008D7B85" w:rsidP="008D7B85">
      <w:pPr>
        <w:pStyle w:val="TOC3"/>
        <w:rPr>
          <w:rFonts w:asciiTheme="minorHAnsi" w:hAnsiTheme="minorHAnsi"/>
          <w:noProof/>
          <w:sz w:val="22"/>
        </w:rPr>
      </w:pPr>
      <w:hyperlink w:anchor="_Toc456938176" w:history="1">
        <w:r w:rsidRPr="008D7B85">
          <w:rPr>
            <w:rStyle w:val="Hyperlink"/>
            <w:noProof/>
            <w:color w:val="auto"/>
          </w:rPr>
          <w:t>Laughlin Lagoon</w:t>
        </w:r>
        <w:r w:rsidRPr="008D7B85">
          <w:rPr>
            <w:noProof/>
            <w:webHidden/>
          </w:rPr>
          <w:tab/>
        </w:r>
        <w:r w:rsidRPr="008D7B85">
          <w:rPr>
            <w:noProof/>
            <w:webHidden/>
          </w:rPr>
          <w:fldChar w:fldCharType="begin"/>
        </w:r>
        <w:r w:rsidRPr="008D7B85">
          <w:rPr>
            <w:noProof/>
            <w:webHidden/>
          </w:rPr>
          <w:instrText xml:space="preserve"> PAGEREF _Toc456938176 \h </w:instrText>
        </w:r>
        <w:r w:rsidRPr="008D7B85">
          <w:rPr>
            <w:noProof/>
            <w:webHidden/>
          </w:rPr>
        </w:r>
        <w:r w:rsidRPr="008D7B85">
          <w:rPr>
            <w:noProof/>
            <w:webHidden/>
          </w:rPr>
          <w:fldChar w:fldCharType="separate"/>
        </w:r>
        <w:r w:rsidR="001F1C7F">
          <w:rPr>
            <w:noProof/>
            <w:webHidden/>
          </w:rPr>
          <w:t>17</w:t>
        </w:r>
        <w:r w:rsidRPr="008D7B85">
          <w:rPr>
            <w:noProof/>
            <w:webHidden/>
          </w:rPr>
          <w:fldChar w:fldCharType="end"/>
        </w:r>
      </w:hyperlink>
    </w:p>
    <w:p w14:paraId="19B681E3" w14:textId="77777777" w:rsidR="008D7B85" w:rsidRPr="008D7B85" w:rsidRDefault="008D7B85" w:rsidP="008D7B85">
      <w:pPr>
        <w:pStyle w:val="TOC2"/>
        <w:rPr>
          <w:rFonts w:asciiTheme="minorHAnsi" w:hAnsiTheme="minorHAnsi"/>
          <w:noProof/>
          <w:sz w:val="22"/>
        </w:rPr>
      </w:pPr>
      <w:hyperlink w:anchor="_Toc456938177" w:history="1">
        <w:r w:rsidRPr="008D7B85">
          <w:rPr>
            <w:rStyle w:val="Hyperlink"/>
            <w:noProof/>
            <w:color w:val="auto"/>
          </w:rPr>
          <w:t>Remote PIT Scanning</w:t>
        </w:r>
        <w:r w:rsidRPr="008D7B85">
          <w:rPr>
            <w:noProof/>
            <w:webHidden/>
          </w:rPr>
          <w:tab/>
        </w:r>
        <w:r w:rsidRPr="008D7B85">
          <w:rPr>
            <w:noProof/>
            <w:webHidden/>
          </w:rPr>
          <w:fldChar w:fldCharType="begin"/>
        </w:r>
        <w:r w:rsidRPr="008D7B85">
          <w:rPr>
            <w:noProof/>
            <w:webHidden/>
          </w:rPr>
          <w:instrText xml:space="preserve"> PAGEREF _Toc456938177 \h </w:instrText>
        </w:r>
        <w:r w:rsidRPr="008D7B85">
          <w:rPr>
            <w:noProof/>
            <w:webHidden/>
          </w:rPr>
        </w:r>
        <w:r w:rsidRPr="008D7B85">
          <w:rPr>
            <w:noProof/>
            <w:webHidden/>
          </w:rPr>
          <w:fldChar w:fldCharType="separate"/>
        </w:r>
        <w:r w:rsidR="001F1C7F">
          <w:rPr>
            <w:noProof/>
            <w:webHidden/>
          </w:rPr>
          <w:t>17</w:t>
        </w:r>
        <w:r w:rsidRPr="008D7B85">
          <w:rPr>
            <w:noProof/>
            <w:webHidden/>
          </w:rPr>
          <w:fldChar w:fldCharType="end"/>
        </w:r>
      </w:hyperlink>
    </w:p>
    <w:p w14:paraId="09A1B16B" w14:textId="77777777" w:rsidR="008D7B85" w:rsidRPr="008D7B85" w:rsidRDefault="008D7B85" w:rsidP="008D7B85">
      <w:pPr>
        <w:pStyle w:val="TOC3"/>
        <w:rPr>
          <w:rFonts w:asciiTheme="minorHAnsi" w:hAnsiTheme="minorHAnsi"/>
          <w:noProof/>
          <w:sz w:val="22"/>
        </w:rPr>
      </w:pPr>
      <w:hyperlink w:anchor="_Toc456938178" w:history="1">
        <w:r w:rsidRPr="008D7B85">
          <w:rPr>
            <w:rStyle w:val="Hyperlink"/>
            <w:noProof/>
            <w:color w:val="auto"/>
          </w:rPr>
          <w:t>Blankenship Bend</w:t>
        </w:r>
        <w:r w:rsidRPr="008D7B85">
          <w:rPr>
            <w:noProof/>
            <w:webHidden/>
          </w:rPr>
          <w:tab/>
        </w:r>
        <w:r w:rsidRPr="008D7B85">
          <w:rPr>
            <w:noProof/>
            <w:webHidden/>
          </w:rPr>
          <w:fldChar w:fldCharType="begin"/>
        </w:r>
        <w:r w:rsidRPr="008D7B85">
          <w:rPr>
            <w:noProof/>
            <w:webHidden/>
          </w:rPr>
          <w:instrText xml:space="preserve"> PAGEREF _Toc456938178 \h </w:instrText>
        </w:r>
        <w:r w:rsidRPr="008D7B85">
          <w:rPr>
            <w:noProof/>
            <w:webHidden/>
          </w:rPr>
        </w:r>
        <w:r w:rsidRPr="008D7B85">
          <w:rPr>
            <w:noProof/>
            <w:webHidden/>
          </w:rPr>
          <w:fldChar w:fldCharType="separate"/>
        </w:r>
        <w:r w:rsidR="001F1C7F">
          <w:rPr>
            <w:noProof/>
            <w:webHidden/>
          </w:rPr>
          <w:t>18</w:t>
        </w:r>
        <w:r w:rsidRPr="008D7B85">
          <w:rPr>
            <w:noProof/>
            <w:webHidden/>
          </w:rPr>
          <w:fldChar w:fldCharType="end"/>
        </w:r>
      </w:hyperlink>
    </w:p>
    <w:p w14:paraId="1B200215" w14:textId="77777777" w:rsidR="008D7B85" w:rsidRPr="008D7B85" w:rsidRDefault="008D7B85" w:rsidP="008D7B85">
      <w:pPr>
        <w:pStyle w:val="TOC3"/>
        <w:rPr>
          <w:rFonts w:asciiTheme="minorHAnsi" w:hAnsiTheme="minorHAnsi"/>
          <w:noProof/>
          <w:sz w:val="22"/>
        </w:rPr>
      </w:pPr>
      <w:hyperlink w:anchor="_Toc456938179" w:history="1">
        <w:r w:rsidRPr="008D7B85">
          <w:rPr>
            <w:rStyle w:val="Hyperlink"/>
            <w:noProof/>
            <w:color w:val="auto"/>
          </w:rPr>
          <w:t>Bill Williams River</w:t>
        </w:r>
        <w:r w:rsidRPr="008D7B85">
          <w:rPr>
            <w:noProof/>
            <w:webHidden/>
          </w:rPr>
          <w:tab/>
        </w:r>
        <w:r w:rsidRPr="008D7B85">
          <w:rPr>
            <w:noProof/>
            <w:webHidden/>
          </w:rPr>
          <w:fldChar w:fldCharType="begin"/>
        </w:r>
        <w:r w:rsidRPr="008D7B85">
          <w:rPr>
            <w:noProof/>
            <w:webHidden/>
          </w:rPr>
          <w:instrText xml:space="preserve"> PAGEREF _Toc456938179 \h </w:instrText>
        </w:r>
        <w:r w:rsidRPr="008D7B85">
          <w:rPr>
            <w:noProof/>
            <w:webHidden/>
          </w:rPr>
        </w:r>
        <w:r w:rsidRPr="008D7B85">
          <w:rPr>
            <w:noProof/>
            <w:webHidden/>
          </w:rPr>
          <w:fldChar w:fldCharType="separate"/>
        </w:r>
        <w:r w:rsidR="001F1C7F">
          <w:rPr>
            <w:noProof/>
            <w:webHidden/>
          </w:rPr>
          <w:t>19</w:t>
        </w:r>
        <w:r w:rsidRPr="008D7B85">
          <w:rPr>
            <w:noProof/>
            <w:webHidden/>
          </w:rPr>
          <w:fldChar w:fldCharType="end"/>
        </w:r>
      </w:hyperlink>
    </w:p>
    <w:p w14:paraId="35FC998D" w14:textId="77777777" w:rsidR="008D7B85" w:rsidRPr="008D7B85" w:rsidRDefault="008D7B85" w:rsidP="008D7B85">
      <w:pPr>
        <w:pStyle w:val="TOC3"/>
        <w:rPr>
          <w:rFonts w:asciiTheme="minorHAnsi" w:hAnsiTheme="minorHAnsi"/>
          <w:noProof/>
          <w:sz w:val="22"/>
        </w:rPr>
      </w:pPr>
      <w:hyperlink w:anchor="_Toc456938180" w:history="1">
        <w:r w:rsidRPr="008D7B85">
          <w:rPr>
            <w:rStyle w:val="Hyperlink"/>
            <w:noProof/>
            <w:color w:val="auto"/>
          </w:rPr>
          <w:t>Regional Park Moabi</w:t>
        </w:r>
        <w:r w:rsidRPr="008D7B85">
          <w:rPr>
            <w:noProof/>
            <w:webHidden/>
          </w:rPr>
          <w:tab/>
        </w:r>
        <w:r w:rsidRPr="008D7B85">
          <w:rPr>
            <w:noProof/>
            <w:webHidden/>
          </w:rPr>
          <w:fldChar w:fldCharType="begin"/>
        </w:r>
        <w:r w:rsidRPr="008D7B85">
          <w:rPr>
            <w:noProof/>
            <w:webHidden/>
          </w:rPr>
          <w:instrText xml:space="preserve"> PAGEREF _Toc456938180 \h </w:instrText>
        </w:r>
        <w:r w:rsidRPr="008D7B85">
          <w:rPr>
            <w:noProof/>
            <w:webHidden/>
          </w:rPr>
        </w:r>
        <w:r w:rsidRPr="008D7B85">
          <w:rPr>
            <w:noProof/>
            <w:webHidden/>
          </w:rPr>
          <w:fldChar w:fldCharType="separate"/>
        </w:r>
        <w:r w:rsidR="001F1C7F">
          <w:rPr>
            <w:noProof/>
            <w:webHidden/>
          </w:rPr>
          <w:t>20</w:t>
        </w:r>
        <w:r w:rsidRPr="008D7B85">
          <w:rPr>
            <w:noProof/>
            <w:webHidden/>
          </w:rPr>
          <w:fldChar w:fldCharType="end"/>
        </w:r>
      </w:hyperlink>
    </w:p>
    <w:p w14:paraId="369B795C" w14:textId="77777777" w:rsidR="008D7B85" w:rsidRPr="008D7B85" w:rsidRDefault="008D7B85" w:rsidP="008D7B85">
      <w:pPr>
        <w:pStyle w:val="TOC3"/>
        <w:rPr>
          <w:rFonts w:asciiTheme="minorHAnsi" w:hAnsiTheme="minorHAnsi"/>
          <w:noProof/>
          <w:sz w:val="22"/>
        </w:rPr>
      </w:pPr>
      <w:hyperlink w:anchor="_Toc456938181" w:history="1">
        <w:r w:rsidRPr="008D7B85">
          <w:rPr>
            <w:rStyle w:val="Hyperlink"/>
            <w:noProof/>
            <w:color w:val="auto"/>
          </w:rPr>
          <w:t>Laughlin Lagoon</w:t>
        </w:r>
        <w:r w:rsidRPr="008D7B85">
          <w:rPr>
            <w:noProof/>
            <w:webHidden/>
          </w:rPr>
          <w:tab/>
        </w:r>
        <w:r w:rsidRPr="008D7B85">
          <w:rPr>
            <w:noProof/>
            <w:webHidden/>
          </w:rPr>
          <w:fldChar w:fldCharType="begin"/>
        </w:r>
        <w:r w:rsidRPr="008D7B85">
          <w:rPr>
            <w:noProof/>
            <w:webHidden/>
          </w:rPr>
          <w:instrText xml:space="preserve"> PAGEREF _Toc456938181 \h </w:instrText>
        </w:r>
        <w:r w:rsidRPr="008D7B85">
          <w:rPr>
            <w:noProof/>
            <w:webHidden/>
          </w:rPr>
        </w:r>
        <w:r w:rsidRPr="008D7B85">
          <w:rPr>
            <w:noProof/>
            <w:webHidden/>
          </w:rPr>
          <w:fldChar w:fldCharType="separate"/>
        </w:r>
        <w:r w:rsidR="001F1C7F">
          <w:rPr>
            <w:noProof/>
            <w:webHidden/>
          </w:rPr>
          <w:t>21</w:t>
        </w:r>
        <w:r w:rsidRPr="008D7B85">
          <w:rPr>
            <w:noProof/>
            <w:webHidden/>
          </w:rPr>
          <w:fldChar w:fldCharType="end"/>
        </w:r>
      </w:hyperlink>
    </w:p>
    <w:p w14:paraId="058B8EAD" w14:textId="77777777" w:rsidR="008D7B85" w:rsidRPr="008D7B85" w:rsidRDefault="008D7B85" w:rsidP="008D7B85">
      <w:pPr>
        <w:pStyle w:val="TOC2"/>
        <w:rPr>
          <w:rFonts w:asciiTheme="minorHAnsi" w:hAnsiTheme="minorHAnsi"/>
          <w:noProof/>
          <w:sz w:val="22"/>
        </w:rPr>
      </w:pPr>
      <w:hyperlink w:anchor="_Toc456938182" w:history="1">
        <w:r w:rsidRPr="008D7B85">
          <w:rPr>
            <w:rStyle w:val="Hyperlink"/>
            <w:noProof/>
            <w:color w:val="auto"/>
          </w:rPr>
          <w:t>Lake Havasu Native Fish Routine Monitoring “Roundup”</w:t>
        </w:r>
        <w:r w:rsidRPr="008D7B85">
          <w:rPr>
            <w:noProof/>
            <w:webHidden/>
          </w:rPr>
          <w:tab/>
        </w:r>
        <w:r w:rsidRPr="008D7B85">
          <w:rPr>
            <w:noProof/>
            <w:webHidden/>
          </w:rPr>
          <w:fldChar w:fldCharType="begin"/>
        </w:r>
        <w:r w:rsidRPr="008D7B85">
          <w:rPr>
            <w:noProof/>
            <w:webHidden/>
          </w:rPr>
          <w:instrText xml:space="preserve"> PAGEREF _Toc456938182 \h </w:instrText>
        </w:r>
        <w:r w:rsidRPr="008D7B85">
          <w:rPr>
            <w:noProof/>
            <w:webHidden/>
          </w:rPr>
        </w:r>
        <w:r w:rsidRPr="008D7B85">
          <w:rPr>
            <w:noProof/>
            <w:webHidden/>
          </w:rPr>
          <w:fldChar w:fldCharType="separate"/>
        </w:r>
        <w:r w:rsidR="001F1C7F">
          <w:rPr>
            <w:noProof/>
            <w:webHidden/>
          </w:rPr>
          <w:t>22</w:t>
        </w:r>
        <w:r w:rsidRPr="008D7B85">
          <w:rPr>
            <w:noProof/>
            <w:webHidden/>
          </w:rPr>
          <w:fldChar w:fldCharType="end"/>
        </w:r>
      </w:hyperlink>
    </w:p>
    <w:p w14:paraId="55ED2490" w14:textId="77777777" w:rsidR="008D7B85" w:rsidRPr="008D7B85" w:rsidRDefault="008D7B85" w:rsidP="008D7B85">
      <w:pPr>
        <w:pStyle w:val="TOC1"/>
        <w:rPr>
          <w:rFonts w:asciiTheme="minorHAnsi" w:hAnsiTheme="minorHAnsi"/>
          <w:sz w:val="22"/>
        </w:rPr>
      </w:pPr>
      <w:hyperlink w:anchor="_Toc456938183" w:history="1">
        <w:r w:rsidRPr="008D7B85">
          <w:rPr>
            <w:rStyle w:val="Hyperlink"/>
            <w:color w:val="auto"/>
          </w:rPr>
          <w:t>Results</w:t>
        </w:r>
        <w:r w:rsidRPr="008D7B85">
          <w:rPr>
            <w:webHidden/>
          </w:rPr>
          <w:tab/>
        </w:r>
        <w:r w:rsidRPr="008D7B85">
          <w:rPr>
            <w:webHidden/>
          </w:rPr>
          <w:fldChar w:fldCharType="begin"/>
        </w:r>
        <w:r w:rsidRPr="008D7B85">
          <w:rPr>
            <w:webHidden/>
          </w:rPr>
          <w:instrText xml:space="preserve"> PAGEREF _Toc456938183 \h </w:instrText>
        </w:r>
        <w:r w:rsidRPr="008D7B85">
          <w:rPr>
            <w:webHidden/>
          </w:rPr>
        </w:r>
        <w:r w:rsidRPr="008D7B85">
          <w:rPr>
            <w:webHidden/>
          </w:rPr>
          <w:fldChar w:fldCharType="separate"/>
        </w:r>
        <w:r w:rsidR="001F1C7F">
          <w:rPr>
            <w:webHidden/>
          </w:rPr>
          <w:t>23</w:t>
        </w:r>
        <w:r w:rsidRPr="008D7B85">
          <w:rPr>
            <w:webHidden/>
          </w:rPr>
          <w:fldChar w:fldCharType="end"/>
        </w:r>
      </w:hyperlink>
    </w:p>
    <w:p w14:paraId="05A09E7A" w14:textId="77777777" w:rsidR="008D7B85" w:rsidRPr="008D7B85" w:rsidRDefault="008D7B85" w:rsidP="008D7B85">
      <w:pPr>
        <w:pStyle w:val="TOC2"/>
        <w:rPr>
          <w:rFonts w:asciiTheme="minorHAnsi" w:hAnsiTheme="minorHAnsi"/>
          <w:noProof/>
          <w:sz w:val="22"/>
        </w:rPr>
      </w:pPr>
      <w:hyperlink w:anchor="_Toc456938184" w:history="1">
        <w:r w:rsidRPr="008D7B85">
          <w:rPr>
            <w:rStyle w:val="Hyperlink"/>
            <w:noProof/>
            <w:color w:val="auto"/>
          </w:rPr>
          <w:t>Blankenship Bend Telemetry</w:t>
        </w:r>
        <w:r w:rsidRPr="008D7B85">
          <w:rPr>
            <w:noProof/>
            <w:webHidden/>
          </w:rPr>
          <w:tab/>
        </w:r>
        <w:r w:rsidRPr="008D7B85">
          <w:rPr>
            <w:noProof/>
            <w:webHidden/>
          </w:rPr>
          <w:fldChar w:fldCharType="begin"/>
        </w:r>
        <w:r w:rsidRPr="008D7B85">
          <w:rPr>
            <w:noProof/>
            <w:webHidden/>
          </w:rPr>
          <w:instrText xml:space="preserve"> PAGEREF _Toc456938184 \h </w:instrText>
        </w:r>
        <w:r w:rsidRPr="008D7B85">
          <w:rPr>
            <w:noProof/>
            <w:webHidden/>
          </w:rPr>
        </w:r>
        <w:r w:rsidRPr="008D7B85">
          <w:rPr>
            <w:noProof/>
            <w:webHidden/>
          </w:rPr>
          <w:fldChar w:fldCharType="separate"/>
        </w:r>
        <w:r w:rsidR="001F1C7F">
          <w:rPr>
            <w:noProof/>
            <w:webHidden/>
          </w:rPr>
          <w:t>23</w:t>
        </w:r>
        <w:r w:rsidRPr="008D7B85">
          <w:rPr>
            <w:noProof/>
            <w:webHidden/>
          </w:rPr>
          <w:fldChar w:fldCharType="end"/>
        </w:r>
      </w:hyperlink>
    </w:p>
    <w:p w14:paraId="7DEC72F4" w14:textId="77777777" w:rsidR="008D7B85" w:rsidRPr="008D7B85" w:rsidRDefault="008D7B85" w:rsidP="008D7B85">
      <w:pPr>
        <w:pStyle w:val="TOC3"/>
        <w:rPr>
          <w:rFonts w:asciiTheme="minorHAnsi" w:hAnsiTheme="minorHAnsi"/>
          <w:noProof/>
          <w:sz w:val="22"/>
        </w:rPr>
      </w:pPr>
      <w:hyperlink w:anchor="_Toc456938185" w:history="1">
        <w:r w:rsidRPr="008D7B85">
          <w:rPr>
            <w:rStyle w:val="Hyperlink"/>
            <w:noProof/>
            <w:color w:val="auto"/>
          </w:rPr>
          <w:t>Autumn 2013</w:t>
        </w:r>
        <w:r w:rsidRPr="008D7B85">
          <w:rPr>
            <w:noProof/>
            <w:webHidden/>
          </w:rPr>
          <w:tab/>
        </w:r>
        <w:r w:rsidRPr="008D7B85">
          <w:rPr>
            <w:noProof/>
            <w:webHidden/>
          </w:rPr>
          <w:fldChar w:fldCharType="begin"/>
        </w:r>
        <w:r w:rsidRPr="008D7B85">
          <w:rPr>
            <w:noProof/>
            <w:webHidden/>
          </w:rPr>
          <w:instrText xml:space="preserve"> PAGEREF _Toc456938185 \h </w:instrText>
        </w:r>
        <w:r w:rsidRPr="008D7B85">
          <w:rPr>
            <w:noProof/>
            <w:webHidden/>
          </w:rPr>
        </w:r>
        <w:r w:rsidRPr="008D7B85">
          <w:rPr>
            <w:noProof/>
            <w:webHidden/>
          </w:rPr>
          <w:fldChar w:fldCharType="separate"/>
        </w:r>
        <w:r w:rsidR="001F1C7F">
          <w:rPr>
            <w:noProof/>
            <w:webHidden/>
          </w:rPr>
          <w:t>24</w:t>
        </w:r>
        <w:r w:rsidRPr="008D7B85">
          <w:rPr>
            <w:noProof/>
            <w:webHidden/>
          </w:rPr>
          <w:fldChar w:fldCharType="end"/>
        </w:r>
      </w:hyperlink>
    </w:p>
    <w:p w14:paraId="7302E32A" w14:textId="77777777" w:rsidR="008D7B85" w:rsidRPr="008D7B85" w:rsidRDefault="008D7B85" w:rsidP="008D7B85">
      <w:pPr>
        <w:pStyle w:val="TOC3"/>
        <w:rPr>
          <w:rFonts w:asciiTheme="minorHAnsi" w:hAnsiTheme="minorHAnsi"/>
          <w:noProof/>
          <w:sz w:val="22"/>
        </w:rPr>
      </w:pPr>
      <w:hyperlink w:anchor="_Toc456938186" w:history="1">
        <w:r w:rsidRPr="008D7B85">
          <w:rPr>
            <w:rStyle w:val="Hyperlink"/>
            <w:noProof/>
            <w:color w:val="auto"/>
          </w:rPr>
          <w:t>Spring 2014</w:t>
        </w:r>
        <w:r w:rsidRPr="008D7B85">
          <w:rPr>
            <w:noProof/>
            <w:webHidden/>
          </w:rPr>
          <w:tab/>
        </w:r>
        <w:r w:rsidRPr="008D7B85">
          <w:rPr>
            <w:noProof/>
            <w:webHidden/>
          </w:rPr>
          <w:fldChar w:fldCharType="begin"/>
        </w:r>
        <w:r w:rsidRPr="008D7B85">
          <w:rPr>
            <w:noProof/>
            <w:webHidden/>
          </w:rPr>
          <w:instrText xml:space="preserve"> PAGEREF _Toc456938186 \h </w:instrText>
        </w:r>
        <w:r w:rsidRPr="008D7B85">
          <w:rPr>
            <w:noProof/>
            <w:webHidden/>
          </w:rPr>
        </w:r>
        <w:r w:rsidRPr="008D7B85">
          <w:rPr>
            <w:noProof/>
            <w:webHidden/>
          </w:rPr>
          <w:fldChar w:fldCharType="separate"/>
        </w:r>
        <w:r w:rsidR="001F1C7F">
          <w:rPr>
            <w:noProof/>
            <w:webHidden/>
          </w:rPr>
          <w:t>24</w:t>
        </w:r>
        <w:r w:rsidRPr="008D7B85">
          <w:rPr>
            <w:noProof/>
            <w:webHidden/>
          </w:rPr>
          <w:fldChar w:fldCharType="end"/>
        </w:r>
      </w:hyperlink>
    </w:p>
    <w:p w14:paraId="50D1AB15" w14:textId="77777777" w:rsidR="008D7B85" w:rsidRPr="008D7B85" w:rsidRDefault="008D7B85" w:rsidP="008D7B85">
      <w:pPr>
        <w:pStyle w:val="TOC2"/>
        <w:rPr>
          <w:rFonts w:asciiTheme="minorHAnsi" w:hAnsiTheme="minorHAnsi"/>
          <w:noProof/>
          <w:sz w:val="22"/>
        </w:rPr>
      </w:pPr>
      <w:hyperlink w:anchor="_Toc456938187" w:history="1">
        <w:r w:rsidRPr="008D7B85">
          <w:rPr>
            <w:rStyle w:val="Hyperlink"/>
            <w:noProof/>
            <w:color w:val="auto"/>
          </w:rPr>
          <w:t>Bill Williams River Telemetry</w:t>
        </w:r>
        <w:r w:rsidRPr="008D7B85">
          <w:rPr>
            <w:noProof/>
            <w:webHidden/>
          </w:rPr>
          <w:tab/>
        </w:r>
        <w:r w:rsidRPr="008D7B85">
          <w:rPr>
            <w:noProof/>
            <w:webHidden/>
          </w:rPr>
          <w:fldChar w:fldCharType="begin"/>
        </w:r>
        <w:r w:rsidRPr="008D7B85">
          <w:rPr>
            <w:noProof/>
            <w:webHidden/>
          </w:rPr>
          <w:instrText xml:space="preserve"> PAGEREF _Toc456938187 \h </w:instrText>
        </w:r>
        <w:r w:rsidRPr="008D7B85">
          <w:rPr>
            <w:noProof/>
            <w:webHidden/>
          </w:rPr>
        </w:r>
        <w:r w:rsidRPr="008D7B85">
          <w:rPr>
            <w:noProof/>
            <w:webHidden/>
          </w:rPr>
          <w:fldChar w:fldCharType="separate"/>
        </w:r>
        <w:r w:rsidR="001F1C7F">
          <w:rPr>
            <w:noProof/>
            <w:webHidden/>
          </w:rPr>
          <w:t>24</w:t>
        </w:r>
        <w:r w:rsidRPr="008D7B85">
          <w:rPr>
            <w:noProof/>
            <w:webHidden/>
          </w:rPr>
          <w:fldChar w:fldCharType="end"/>
        </w:r>
      </w:hyperlink>
    </w:p>
    <w:p w14:paraId="169D22F7" w14:textId="77777777" w:rsidR="008D7B85" w:rsidRPr="008D7B85" w:rsidRDefault="008D7B85" w:rsidP="008D7B85">
      <w:pPr>
        <w:pStyle w:val="TOC3"/>
        <w:rPr>
          <w:rFonts w:asciiTheme="minorHAnsi" w:hAnsiTheme="minorHAnsi"/>
          <w:noProof/>
          <w:sz w:val="22"/>
        </w:rPr>
      </w:pPr>
      <w:hyperlink w:anchor="_Toc456938188" w:history="1">
        <w:r w:rsidRPr="008D7B85">
          <w:rPr>
            <w:rStyle w:val="Hyperlink"/>
            <w:noProof/>
            <w:color w:val="auto"/>
          </w:rPr>
          <w:t>Spring 2013</w:t>
        </w:r>
        <w:r w:rsidRPr="008D7B85">
          <w:rPr>
            <w:noProof/>
            <w:webHidden/>
          </w:rPr>
          <w:tab/>
        </w:r>
        <w:r w:rsidRPr="008D7B85">
          <w:rPr>
            <w:noProof/>
            <w:webHidden/>
          </w:rPr>
          <w:fldChar w:fldCharType="begin"/>
        </w:r>
        <w:r w:rsidRPr="008D7B85">
          <w:rPr>
            <w:noProof/>
            <w:webHidden/>
          </w:rPr>
          <w:instrText xml:space="preserve"> PAGEREF _Toc456938188 \h </w:instrText>
        </w:r>
        <w:r w:rsidRPr="008D7B85">
          <w:rPr>
            <w:noProof/>
            <w:webHidden/>
          </w:rPr>
        </w:r>
        <w:r w:rsidRPr="008D7B85">
          <w:rPr>
            <w:noProof/>
            <w:webHidden/>
          </w:rPr>
          <w:fldChar w:fldCharType="separate"/>
        </w:r>
        <w:r w:rsidR="001F1C7F">
          <w:rPr>
            <w:noProof/>
            <w:webHidden/>
          </w:rPr>
          <w:t>24</w:t>
        </w:r>
        <w:r w:rsidRPr="008D7B85">
          <w:rPr>
            <w:noProof/>
            <w:webHidden/>
          </w:rPr>
          <w:fldChar w:fldCharType="end"/>
        </w:r>
      </w:hyperlink>
    </w:p>
    <w:p w14:paraId="25532B82" w14:textId="77777777" w:rsidR="008D7B85" w:rsidRPr="008D7B85" w:rsidRDefault="008D7B85" w:rsidP="008D7B85">
      <w:pPr>
        <w:pStyle w:val="TOC3"/>
        <w:rPr>
          <w:rFonts w:asciiTheme="minorHAnsi" w:hAnsiTheme="minorHAnsi"/>
          <w:noProof/>
          <w:sz w:val="22"/>
        </w:rPr>
      </w:pPr>
      <w:hyperlink w:anchor="_Toc456938189" w:history="1">
        <w:r w:rsidRPr="008D7B85">
          <w:rPr>
            <w:rStyle w:val="Hyperlink"/>
            <w:noProof/>
            <w:color w:val="auto"/>
          </w:rPr>
          <w:t>Autumn 2014</w:t>
        </w:r>
        <w:r w:rsidRPr="008D7B85">
          <w:rPr>
            <w:noProof/>
            <w:webHidden/>
          </w:rPr>
          <w:tab/>
        </w:r>
        <w:r w:rsidRPr="008D7B85">
          <w:rPr>
            <w:noProof/>
            <w:webHidden/>
          </w:rPr>
          <w:fldChar w:fldCharType="begin"/>
        </w:r>
        <w:r w:rsidRPr="008D7B85">
          <w:rPr>
            <w:noProof/>
            <w:webHidden/>
          </w:rPr>
          <w:instrText xml:space="preserve"> PAGEREF _Toc456938189 \h </w:instrText>
        </w:r>
        <w:r w:rsidRPr="008D7B85">
          <w:rPr>
            <w:noProof/>
            <w:webHidden/>
          </w:rPr>
        </w:r>
        <w:r w:rsidRPr="008D7B85">
          <w:rPr>
            <w:noProof/>
            <w:webHidden/>
          </w:rPr>
          <w:fldChar w:fldCharType="separate"/>
        </w:r>
        <w:r w:rsidR="001F1C7F">
          <w:rPr>
            <w:noProof/>
            <w:webHidden/>
          </w:rPr>
          <w:t>24</w:t>
        </w:r>
        <w:r w:rsidRPr="008D7B85">
          <w:rPr>
            <w:noProof/>
            <w:webHidden/>
          </w:rPr>
          <w:fldChar w:fldCharType="end"/>
        </w:r>
      </w:hyperlink>
    </w:p>
    <w:p w14:paraId="02B8E289" w14:textId="77777777" w:rsidR="008D7B85" w:rsidRPr="008D7B85" w:rsidRDefault="008D7B85" w:rsidP="008D7B85">
      <w:pPr>
        <w:pStyle w:val="TOC2"/>
        <w:rPr>
          <w:rFonts w:asciiTheme="minorHAnsi" w:hAnsiTheme="minorHAnsi"/>
          <w:noProof/>
          <w:sz w:val="22"/>
        </w:rPr>
      </w:pPr>
      <w:hyperlink w:anchor="_Toc456938190" w:history="1">
        <w:r w:rsidRPr="008D7B85">
          <w:rPr>
            <w:rStyle w:val="Hyperlink"/>
            <w:noProof/>
            <w:color w:val="auto"/>
          </w:rPr>
          <w:t>Regional Park Moabi Telemetry</w:t>
        </w:r>
        <w:r w:rsidRPr="008D7B85">
          <w:rPr>
            <w:noProof/>
            <w:webHidden/>
          </w:rPr>
          <w:tab/>
        </w:r>
        <w:r w:rsidRPr="008D7B85">
          <w:rPr>
            <w:noProof/>
            <w:webHidden/>
          </w:rPr>
          <w:fldChar w:fldCharType="begin"/>
        </w:r>
        <w:r w:rsidRPr="008D7B85">
          <w:rPr>
            <w:noProof/>
            <w:webHidden/>
          </w:rPr>
          <w:instrText xml:space="preserve"> PAGEREF _Toc456938190 \h </w:instrText>
        </w:r>
        <w:r w:rsidRPr="008D7B85">
          <w:rPr>
            <w:noProof/>
            <w:webHidden/>
          </w:rPr>
        </w:r>
        <w:r w:rsidRPr="008D7B85">
          <w:rPr>
            <w:noProof/>
            <w:webHidden/>
          </w:rPr>
          <w:fldChar w:fldCharType="separate"/>
        </w:r>
        <w:r w:rsidR="001F1C7F">
          <w:rPr>
            <w:noProof/>
            <w:webHidden/>
          </w:rPr>
          <w:t>33</w:t>
        </w:r>
        <w:r w:rsidRPr="008D7B85">
          <w:rPr>
            <w:noProof/>
            <w:webHidden/>
          </w:rPr>
          <w:fldChar w:fldCharType="end"/>
        </w:r>
      </w:hyperlink>
    </w:p>
    <w:p w14:paraId="09D7601D" w14:textId="77777777" w:rsidR="008D7B85" w:rsidRPr="008D7B85" w:rsidRDefault="008D7B85" w:rsidP="008D7B85">
      <w:pPr>
        <w:pStyle w:val="TOC3"/>
        <w:rPr>
          <w:rFonts w:asciiTheme="minorHAnsi" w:hAnsiTheme="minorHAnsi"/>
          <w:noProof/>
          <w:sz w:val="22"/>
        </w:rPr>
      </w:pPr>
      <w:hyperlink w:anchor="_Toc456938191" w:history="1">
        <w:r w:rsidRPr="008D7B85">
          <w:rPr>
            <w:rStyle w:val="Hyperlink"/>
            <w:noProof/>
            <w:color w:val="auto"/>
          </w:rPr>
          <w:t>Spring 2015</w:t>
        </w:r>
        <w:r w:rsidRPr="008D7B85">
          <w:rPr>
            <w:noProof/>
            <w:webHidden/>
          </w:rPr>
          <w:tab/>
        </w:r>
        <w:r w:rsidRPr="008D7B85">
          <w:rPr>
            <w:noProof/>
            <w:webHidden/>
          </w:rPr>
          <w:fldChar w:fldCharType="begin"/>
        </w:r>
        <w:r w:rsidRPr="008D7B85">
          <w:rPr>
            <w:noProof/>
            <w:webHidden/>
          </w:rPr>
          <w:instrText xml:space="preserve"> PAGEREF _Toc456938191 \h </w:instrText>
        </w:r>
        <w:r w:rsidRPr="008D7B85">
          <w:rPr>
            <w:noProof/>
            <w:webHidden/>
          </w:rPr>
        </w:r>
        <w:r w:rsidRPr="008D7B85">
          <w:rPr>
            <w:noProof/>
            <w:webHidden/>
          </w:rPr>
          <w:fldChar w:fldCharType="separate"/>
        </w:r>
        <w:r w:rsidR="001F1C7F">
          <w:rPr>
            <w:noProof/>
            <w:webHidden/>
          </w:rPr>
          <w:t>33</w:t>
        </w:r>
        <w:r w:rsidRPr="008D7B85">
          <w:rPr>
            <w:noProof/>
            <w:webHidden/>
          </w:rPr>
          <w:fldChar w:fldCharType="end"/>
        </w:r>
      </w:hyperlink>
    </w:p>
    <w:p w14:paraId="268EF0CF" w14:textId="77777777" w:rsidR="008D7B85" w:rsidRPr="008D7B85" w:rsidRDefault="008D7B85" w:rsidP="008D7B85">
      <w:pPr>
        <w:pStyle w:val="TOC2"/>
        <w:rPr>
          <w:rFonts w:asciiTheme="minorHAnsi" w:hAnsiTheme="minorHAnsi"/>
          <w:noProof/>
          <w:sz w:val="22"/>
        </w:rPr>
      </w:pPr>
      <w:hyperlink w:anchor="_Toc456938192" w:history="1">
        <w:r w:rsidRPr="008D7B85">
          <w:rPr>
            <w:rStyle w:val="Hyperlink"/>
            <w:noProof/>
            <w:color w:val="auto"/>
          </w:rPr>
          <w:t>Laughlin Lagoon Telemetry</w:t>
        </w:r>
        <w:r w:rsidRPr="008D7B85">
          <w:rPr>
            <w:noProof/>
            <w:webHidden/>
          </w:rPr>
          <w:tab/>
        </w:r>
        <w:r w:rsidRPr="008D7B85">
          <w:rPr>
            <w:noProof/>
            <w:webHidden/>
          </w:rPr>
          <w:fldChar w:fldCharType="begin"/>
        </w:r>
        <w:r w:rsidRPr="008D7B85">
          <w:rPr>
            <w:noProof/>
            <w:webHidden/>
          </w:rPr>
          <w:instrText xml:space="preserve"> PAGEREF _Toc456938192 \h </w:instrText>
        </w:r>
        <w:r w:rsidRPr="008D7B85">
          <w:rPr>
            <w:noProof/>
            <w:webHidden/>
          </w:rPr>
        </w:r>
        <w:r w:rsidRPr="008D7B85">
          <w:rPr>
            <w:noProof/>
            <w:webHidden/>
          </w:rPr>
          <w:fldChar w:fldCharType="separate"/>
        </w:r>
        <w:r w:rsidR="001F1C7F">
          <w:rPr>
            <w:noProof/>
            <w:webHidden/>
          </w:rPr>
          <w:t>37</w:t>
        </w:r>
        <w:r w:rsidRPr="008D7B85">
          <w:rPr>
            <w:noProof/>
            <w:webHidden/>
          </w:rPr>
          <w:fldChar w:fldCharType="end"/>
        </w:r>
      </w:hyperlink>
    </w:p>
    <w:p w14:paraId="54B90F7A" w14:textId="77777777" w:rsidR="008D7B85" w:rsidRPr="008D7B85" w:rsidRDefault="008D7B85" w:rsidP="008D7B85">
      <w:pPr>
        <w:pStyle w:val="TOC3"/>
        <w:rPr>
          <w:rFonts w:asciiTheme="minorHAnsi" w:hAnsiTheme="minorHAnsi"/>
          <w:noProof/>
          <w:sz w:val="22"/>
        </w:rPr>
      </w:pPr>
      <w:hyperlink w:anchor="_Toc456938193" w:history="1">
        <w:r w:rsidRPr="008D7B85">
          <w:rPr>
            <w:rStyle w:val="Hyperlink"/>
            <w:noProof/>
            <w:color w:val="auto"/>
          </w:rPr>
          <w:t>Winter 2015 and 2016</w:t>
        </w:r>
        <w:r w:rsidRPr="008D7B85">
          <w:rPr>
            <w:noProof/>
            <w:webHidden/>
          </w:rPr>
          <w:tab/>
        </w:r>
        <w:r w:rsidRPr="008D7B85">
          <w:rPr>
            <w:noProof/>
            <w:webHidden/>
          </w:rPr>
          <w:fldChar w:fldCharType="begin"/>
        </w:r>
        <w:r w:rsidRPr="008D7B85">
          <w:rPr>
            <w:noProof/>
            <w:webHidden/>
          </w:rPr>
          <w:instrText xml:space="preserve"> PAGEREF _Toc456938193 \h </w:instrText>
        </w:r>
        <w:r w:rsidRPr="008D7B85">
          <w:rPr>
            <w:noProof/>
            <w:webHidden/>
          </w:rPr>
        </w:r>
        <w:r w:rsidRPr="008D7B85">
          <w:rPr>
            <w:noProof/>
            <w:webHidden/>
          </w:rPr>
          <w:fldChar w:fldCharType="separate"/>
        </w:r>
        <w:r w:rsidR="001F1C7F">
          <w:rPr>
            <w:noProof/>
            <w:webHidden/>
          </w:rPr>
          <w:t>37</w:t>
        </w:r>
        <w:r w:rsidRPr="008D7B85">
          <w:rPr>
            <w:noProof/>
            <w:webHidden/>
          </w:rPr>
          <w:fldChar w:fldCharType="end"/>
        </w:r>
      </w:hyperlink>
    </w:p>
    <w:p w14:paraId="5A93A78E" w14:textId="77777777" w:rsidR="008D7B85" w:rsidRPr="008D7B85" w:rsidRDefault="008D7B85" w:rsidP="008D7B85">
      <w:pPr>
        <w:pStyle w:val="TOC2"/>
        <w:rPr>
          <w:rFonts w:asciiTheme="minorHAnsi" w:hAnsiTheme="minorHAnsi"/>
          <w:noProof/>
          <w:sz w:val="22"/>
        </w:rPr>
      </w:pPr>
      <w:hyperlink w:anchor="_Toc456938194" w:history="1">
        <w:r w:rsidRPr="008D7B85">
          <w:rPr>
            <w:rStyle w:val="Hyperlink"/>
            <w:noProof/>
            <w:color w:val="auto"/>
          </w:rPr>
          <w:t>Remote PIT Scanning</w:t>
        </w:r>
        <w:r w:rsidRPr="008D7B85">
          <w:rPr>
            <w:noProof/>
            <w:webHidden/>
          </w:rPr>
          <w:tab/>
        </w:r>
        <w:r w:rsidRPr="008D7B85">
          <w:rPr>
            <w:noProof/>
            <w:webHidden/>
          </w:rPr>
          <w:fldChar w:fldCharType="begin"/>
        </w:r>
        <w:r w:rsidRPr="008D7B85">
          <w:rPr>
            <w:noProof/>
            <w:webHidden/>
          </w:rPr>
          <w:instrText xml:space="preserve"> PAGEREF _Toc456938194 \h </w:instrText>
        </w:r>
        <w:r w:rsidRPr="008D7B85">
          <w:rPr>
            <w:noProof/>
            <w:webHidden/>
          </w:rPr>
        </w:r>
        <w:r w:rsidRPr="008D7B85">
          <w:rPr>
            <w:noProof/>
            <w:webHidden/>
          </w:rPr>
          <w:fldChar w:fldCharType="separate"/>
        </w:r>
        <w:r w:rsidR="001F1C7F">
          <w:rPr>
            <w:noProof/>
            <w:webHidden/>
          </w:rPr>
          <w:t>44</w:t>
        </w:r>
        <w:r w:rsidRPr="008D7B85">
          <w:rPr>
            <w:noProof/>
            <w:webHidden/>
          </w:rPr>
          <w:fldChar w:fldCharType="end"/>
        </w:r>
      </w:hyperlink>
    </w:p>
    <w:p w14:paraId="6D8FC7DA" w14:textId="77777777" w:rsidR="008D7B85" w:rsidRPr="008D7B85" w:rsidRDefault="008D7B85" w:rsidP="008D7B85">
      <w:pPr>
        <w:pStyle w:val="TOC3"/>
        <w:rPr>
          <w:rFonts w:asciiTheme="minorHAnsi" w:hAnsiTheme="minorHAnsi"/>
          <w:noProof/>
          <w:sz w:val="22"/>
        </w:rPr>
      </w:pPr>
      <w:hyperlink w:anchor="_Toc456938195" w:history="1">
        <w:r w:rsidRPr="008D7B85">
          <w:rPr>
            <w:rStyle w:val="Hyperlink"/>
            <w:noProof/>
            <w:color w:val="auto"/>
          </w:rPr>
          <w:t>Blankenship Bend</w:t>
        </w:r>
        <w:r w:rsidRPr="008D7B85">
          <w:rPr>
            <w:noProof/>
            <w:webHidden/>
          </w:rPr>
          <w:tab/>
        </w:r>
        <w:r w:rsidRPr="008D7B85">
          <w:rPr>
            <w:noProof/>
            <w:webHidden/>
          </w:rPr>
          <w:fldChar w:fldCharType="begin"/>
        </w:r>
        <w:r w:rsidRPr="008D7B85">
          <w:rPr>
            <w:noProof/>
            <w:webHidden/>
          </w:rPr>
          <w:instrText xml:space="preserve"> PAGEREF _Toc456938195 \h </w:instrText>
        </w:r>
        <w:r w:rsidRPr="008D7B85">
          <w:rPr>
            <w:noProof/>
            <w:webHidden/>
          </w:rPr>
        </w:r>
        <w:r w:rsidRPr="008D7B85">
          <w:rPr>
            <w:noProof/>
            <w:webHidden/>
          </w:rPr>
          <w:fldChar w:fldCharType="separate"/>
        </w:r>
        <w:r w:rsidR="001F1C7F">
          <w:rPr>
            <w:noProof/>
            <w:webHidden/>
          </w:rPr>
          <w:t>44</w:t>
        </w:r>
        <w:r w:rsidRPr="008D7B85">
          <w:rPr>
            <w:noProof/>
            <w:webHidden/>
          </w:rPr>
          <w:fldChar w:fldCharType="end"/>
        </w:r>
      </w:hyperlink>
    </w:p>
    <w:p w14:paraId="3FF2EB29" w14:textId="77777777" w:rsidR="008D7B85" w:rsidRPr="008D7B85" w:rsidRDefault="008D7B85" w:rsidP="008D7B85">
      <w:pPr>
        <w:pStyle w:val="TOC3"/>
        <w:rPr>
          <w:rFonts w:asciiTheme="minorHAnsi" w:hAnsiTheme="minorHAnsi"/>
          <w:noProof/>
          <w:sz w:val="22"/>
        </w:rPr>
      </w:pPr>
      <w:hyperlink w:anchor="_Toc456938196" w:history="1">
        <w:r w:rsidRPr="008D7B85">
          <w:rPr>
            <w:rStyle w:val="Hyperlink"/>
            <w:noProof/>
            <w:color w:val="auto"/>
          </w:rPr>
          <w:t>Bill Williams River</w:t>
        </w:r>
        <w:r w:rsidRPr="008D7B85">
          <w:rPr>
            <w:noProof/>
            <w:webHidden/>
          </w:rPr>
          <w:tab/>
        </w:r>
        <w:r w:rsidRPr="008D7B85">
          <w:rPr>
            <w:noProof/>
            <w:webHidden/>
          </w:rPr>
          <w:fldChar w:fldCharType="begin"/>
        </w:r>
        <w:r w:rsidRPr="008D7B85">
          <w:rPr>
            <w:noProof/>
            <w:webHidden/>
          </w:rPr>
          <w:instrText xml:space="preserve"> PAGEREF _Toc456938196 \h </w:instrText>
        </w:r>
        <w:r w:rsidRPr="008D7B85">
          <w:rPr>
            <w:noProof/>
            <w:webHidden/>
          </w:rPr>
        </w:r>
        <w:r w:rsidRPr="008D7B85">
          <w:rPr>
            <w:noProof/>
            <w:webHidden/>
          </w:rPr>
          <w:fldChar w:fldCharType="separate"/>
        </w:r>
        <w:r w:rsidR="001F1C7F">
          <w:rPr>
            <w:noProof/>
            <w:webHidden/>
          </w:rPr>
          <w:t>44</w:t>
        </w:r>
        <w:r w:rsidRPr="008D7B85">
          <w:rPr>
            <w:noProof/>
            <w:webHidden/>
          </w:rPr>
          <w:fldChar w:fldCharType="end"/>
        </w:r>
      </w:hyperlink>
    </w:p>
    <w:p w14:paraId="65344C33" w14:textId="77777777" w:rsidR="008D7B85" w:rsidRPr="008D7B85" w:rsidRDefault="008D7B85" w:rsidP="008D7B85">
      <w:pPr>
        <w:pStyle w:val="TOC3"/>
        <w:rPr>
          <w:rFonts w:asciiTheme="minorHAnsi" w:hAnsiTheme="minorHAnsi"/>
          <w:noProof/>
          <w:sz w:val="22"/>
        </w:rPr>
      </w:pPr>
      <w:hyperlink w:anchor="_Toc456938197" w:history="1">
        <w:r w:rsidRPr="008D7B85">
          <w:rPr>
            <w:rStyle w:val="Hyperlink"/>
            <w:noProof/>
            <w:color w:val="auto"/>
          </w:rPr>
          <w:t>Regional Park Moabi</w:t>
        </w:r>
        <w:r w:rsidRPr="008D7B85">
          <w:rPr>
            <w:noProof/>
            <w:webHidden/>
          </w:rPr>
          <w:tab/>
        </w:r>
        <w:r w:rsidRPr="008D7B85">
          <w:rPr>
            <w:noProof/>
            <w:webHidden/>
          </w:rPr>
          <w:fldChar w:fldCharType="begin"/>
        </w:r>
        <w:r w:rsidRPr="008D7B85">
          <w:rPr>
            <w:noProof/>
            <w:webHidden/>
          </w:rPr>
          <w:instrText xml:space="preserve"> PAGEREF _Toc456938197 \h </w:instrText>
        </w:r>
        <w:r w:rsidRPr="008D7B85">
          <w:rPr>
            <w:noProof/>
            <w:webHidden/>
          </w:rPr>
        </w:r>
        <w:r w:rsidRPr="008D7B85">
          <w:rPr>
            <w:noProof/>
            <w:webHidden/>
          </w:rPr>
          <w:fldChar w:fldCharType="separate"/>
        </w:r>
        <w:r w:rsidR="001F1C7F">
          <w:rPr>
            <w:noProof/>
            <w:webHidden/>
          </w:rPr>
          <w:t>46</w:t>
        </w:r>
        <w:r w:rsidRPr="008D7B85">
          <w:rPr>
            <w:noProof/>
            <w:webHidden/>
          </w:rPr>
          <w:fldChar w:fldCharType="end"/>
        </w:r>
      </w:hyperlink>
    </w:p>
    <w:p w14:paraId="225C253C" w14:textId="77777777" w:rsidR="008D7B85" w:rsidRPr="008D7B85" w:rsidRDefault="008D7B85" w:rsidP="008D7B85">
      <w:pPr>
        <w:pStyle w:val="TOC3"/>
        <w:rPr>
          <w:rFonts w:asciiTheme="minorHAnsi" w:hAnsiTheme="minorHAnsi"/>
          <w:noProof/>
          <w:sz w:val="22"/>
        </w:rPr>
      </w:pPr>
      <w:hyperlink w:anchor="_Toc456938198" w:history="1">
        <w:r w:rsidRPr="008D7B85">
          <w:rPr>
            <w:rStyle w:val="Hyperlink"/>
            <w:noProof/>
            <w:color w:val="auto"/>
          </w:rPr>
          <w:t>Laughlin Lagoon</w:t>
        </w:r>
        <w:r w:rsidRPr="008D7B85">
          <w:rPr>
            <w:noProof/>
            <w:webHidden/>
          </w:rPr>
          <w:tab/>
        </w:r>
        <w:r w:rsidRPr="008D7B85">
          <w:rPr>
            <w:noProof/>
            <w:webHidden/>
          </w:rPr>
          <w:fldChar w:fldCharType="begin"/>
        </w:r>
        <w:r w:rsidRPr="008D7B85">
          <w:rPr>
            <w:noProof/>
            <w:webHidden/>
          </w:rPr>
          <w:instrText xml:space="preserve"> PAGEREF _Toc456938198 \h </w:instrText>
        </w:r>
        <w:r w:rsidRPr="008D7B85">
          <w:rPr>
            <w:noProof/>
            <w:webHidden/>
          </w:rPr>
        </w:r>
        <w:r w:rsidRPr="008D7B85">
          <w:rPr>
            <w:noProof/>
            <w:webHidden/>
          </w:rPr>
          <w:fldChar w:fldCharType="separate"/>
        </w:r>
        <w:r w:rsidR="001F1C7F">
          <w:rPr>
            <w:noProof/>
            <w:webHidden/>
          </w:rPr>
          <w:t>50</w:t>
        </w:r>
        <w:r w:rsidRPr="008D7B85">
          <w:rPr>
            <w:noProof/>
            <w:webHidden/>
          </w:rPr>
          <w:fldChar w:fldCharType="end"/>
        </w:r>
      </w:hyperlink>
    </w:p>
    <w:p w14:paraId="440D2711" w14:textId="77777777" w:rsidR="008D7B85" w:rsidRPr="008D7B85" w:rsidRDefault="008D7B85" w:rsidP="008D7B85">
      <w:pPr>
        <w:pStyle w:val="TOC2"/>
        <w:rPr>
          <w:rFonts w:asciiTheme="minorHAnsi" w:hAnsiTheme="minorHAnsi"/>
          <w:noProof/>
          <w:sz w:val="22"/>
        </w:rPr>
      </w:pPr>
      <w:hyperlink w:anchor="_Toc456938199" w:history="1">
        <w:r w:rsidRPr="008D7B85">
          <w:rPr>
            <w:rStyle w:val="Hyperlink"/>
            <w:noProof/>
            <w:color w:val="auto"/>
          </w:rPr>
          <w:t>Lake Havasu Native Fish Routine Monitoring “Roundup”</w:t>
        </w:r>
        <w:r w:rsidRPr="008D7B85">
          <w:rPr>
            <w:noProof/>
            <w:webHidden/>
          </w:rPr>
          <w:tab/>
        </w:r>
        <w:r w:rsidRPr="008D7B85">
          <w:rPr>
            <w:noProof/>
            <w:webHidden/>
          </w:rPr>
          <w:fldChar w:fldCharType="begin"/>
        </w:r>
        <w:r w:rsidRPr="008D7B85">
          <w:rPr>
            <w:noProof/>
            <w:webHidden/>
          </w:rPr>
          <w:instrText xml:space="preserve"> PAGEREF _Toc456938199 \h </w:instrText>
        </w:r>
        <w:r w:rsidRPr="008D7B85">
          <w:rPr>
            <w:noProof/>
            <w:webHidden/>
          </w:rPr>
        </w:r>
        <w:r w:rsidRPr="008D7B85">
          <w:rPr>
            <w:noProof/>
            <w:webHidden/>
          </w:rPr>
          <w:fldChar w:fldCharType="separate"/>
        </w:r>
        <w:r w:rsidR="001F1C7F">
          <w:rPr>
            <w:noProof/>
            <w:webHidden/>
          </w:rPr>
          <w:t>51</w:t>
        </w:r>
        <w:r w:rsidRPr="008D7B85">
          <w:rPr>
            <w:noProof/>
            <w:webHidden/>
          </w:rPr>
          <w:fldChar w:fldCharType="end"/>
        </w:r>
      </w:hyperlink>
    </w:p>
    <w:p w14:paraId="47A0A0D3" w14:textId="77777777" w:rsidR="008D7B85" w:rsidRPr="008D7B85" w:rsidRDefault="008D7B85" w:rsidP="008D7B85">
      <w:pPr>
        <w:pStyle w:val="TOC2"/>
        <w:rPr>
          <w:rFonts w:asciiTheme="minorHAnsi" w:hAnsiTheme="minorHAnsi"/>
          <w:noProof/>
          <w:sz w:val="22"/>
        </w:rPr>
      </w:pPr>
      <w:hyperlink w:anchor="_Toc456938200" w:history="1">
        <w:r w:rsidRPr="008D7B85">
          <w:rPr>
            <w:rStyle w:val="Hyperlink"/>
            <w:noProof/>
            <w:color w:val="auto"/>
          </w:rPr>
          <w:t>Bird Observations</w:t>
        </w:r>
        <w:r w:rsidRPr="008D7B85">
          <w:rPr>
            <w:noProof/>
            <w:webHidden/>
          </w:rPr>
          <w:tab/>
        </w:r>
        <w:r w:rsidRPr="008D7B85">
          <w:rPr>
            <w:noProof/>
            <w:webHidden/>
          </w:rPr>
          <w:fldChar w:fldCharType="begin"/>
        </w:r>
        <w:r w:rsidRPr="008D7B85">
          <w:rPr>
            <w:noProof/>
            <w:webHidden/>
          </w:rPr>
          <w:instrText xml:space="preserve"> PAGEREF _Toc456938200 \h </w:instrText>
        </w:r>
        <w:r w:rsidRPr="008D7B85">
          <w:rPr>
            <w:noProof/>
            <w:webHidden/>
          </w:rPr>
        </w:r>
        <w:r w:rsidRPr="008D7B85">
          <w:rPr>
            <w:noProof/>
            <w:webHidden/>
          </w:rPr>
          <w:fldChar w:fldCharType="separate"/>
        </w:r>
        <w:r w:rsidR="001F1C7F">
          <w:rPr>
            <w:noProof/>
            <w:webHidden/>
          </w:rPr>
          <w:t>52</w:t>
        </w:r>
        <w:r w:rsidRPr="008D7B85">
          <w:rPr>
            <w:noProof/>
            <w:webHidden/>
          </w:rPr>
          <w:fldChar w:fldCharType="end"/>
        </w:r>
      </w:hyperlink>
    </w:p>
    <w:p w14:paraId="78469CD6" w14:textId="77777777" w:rsidR="008D7B85" w:rsidRPr="008D7B85" w:rsidRDefault="008D7B85" w:rsidP="008D7B85">
      <w:pPr>
        <w:pStyle w:val="TOC2"/>
        <w:rPr>
          <w:rFonts w:asciiTheme="minorHAnsi" w:hAnsiTheme="minorHAnsi"/>
          <w:noProof/>
          <w:sz w:val="22"/>
        </w:rPr>
      </w:pPr>
      <w:hyperlink w:anchor="_Toc456938201" w:history="1">
        <w:r w:rsidRPr="008D7B85">
          <w:rPr>
            <w:rStyle w:val="Hyperlink"/>
            <w:noProof/>
            <w:color w:val="auto"/>
          </w:rPr>
          <w:t>Turbidity</w:t>
        </w:r>
        <w:r w:rsidRPr="008D7B85">
          <w:rPr>
            <w:noProof/>
            <w:webHidden/>
          </w:rPr>
          <w:tab/>
        </w:r>
        <w:r w:rsidRPr="008D7B85">
          <w:rPr>
            <w:noProof/>
            <w:webHidden/>
          </w:rPr>
          <w:fldChar w:fldCharType="begin"/>
        </w:r>
        <w:r w:rsidRPr="008D7B85">
          <w:rPr>
            <w:noProof/>
            <w:webHidden/>
          </w:rPr>
          <w:instrText xml:space="preserve"> PAGEREF _Toc456938201 \h </w:instrText>
        </w:r>
        <w:r w:rsidRPr="008D7B85">
          <w:rPr>
            <w:noProof/>
            <w:webHidden/>
          </w:rPr>
        </w:r>
        <w:r w:rsidRPr="008D7B85">
          <w:rPr>
            <w:noProof/>
            <w:webHidden/>
          </w:rPr>
          <w:fldChar w:fldCharType="separate"/>
        </w:r>
        <w:r w:rsidR="001F1C7F">
          <w:rPr>
            <w:noProof/>
            <w:webHidden/>
          </w:rPr>
          <w:t>55</w:t>
        </w:r>
        <w:r w:rsidRPr="008D7B85">
          <w:rPr>
            <w:noProof/>
            <w:webHidden/>
          </w:rPr>
          <w:fldChar w:fldCharType="end"/>
        </w:r>
      </w:hyperlink>
    </w:p>
    <w:p w14:paraId="47FBA3F2" w14:textId="77777777" w:rsidR="008D7B85" w:rsidRPr="008D7B85" w:rsidRDefault="008D7B85" w:rsidP="008D7B85">
      <w:pPr>
        <w:pStyle w:val="TOC1"/>
        <w:rPr>
          <w:rFonts w:asciiTheme="minorHAnsi" w:hAnsiTheme="minorHAnsi"/>
          <w:sz w:val="22"/>
        </w:rPr>
      </w:pPr>
      <w:hyperlink w:anchor="_Toc456938202" w:history="1">
        <w:r w:rsidRPr="008D7B85">
          <w:rPr>
            <w:rStyle w:val="Hyperlink"/>
            <w:color w:val="auto"/>
          </w:rPr>
          <w:t>Discussion</w:t>
        </w:r>
        <w:r w:rsidRPr="008D7B85">
          <w:rPr>
            <w:webHidden/>
          </w:rPr>
          <w:tab/>
        </w:r>
        <w:r w:rsidRPr="008D7B85">
          <w:rPr>
            <w:webHidden/>
          </w:rPr>
          <w:fldChar w:fldCharType="begin"/>
        </w:r>
        <w:r w:rsidRPr="008D7B85">
          <w:rPr>
            <w:webHidden/>
          </w:rPr>
          <w:instrText xml:space="preserve"> PAGEREF _Toc456938202 \h </w:instrText>
        </w:r>
        <w:r w:rsidRPr="008D7B85">
          <w:rPr>
            <w:webHidden/>
          </w:rPr>
        </w:r>
        <w:r w:rsidRPr="008D7B85">
          <w:rPr>
            <w:webHidden/>
          </w:rPr>
          <w:fldChar w:fldCharType="separate"/>
        </w:r>
        <w:r w:rsidR="001F1C7F">
          <w:rPr>
            <w:webHidden/>
          </w:rPr>
          <w:t>56</w:t>
        </w:r>
        <w:r w:rsidRPr="008D7B85">
          <w:rPr>
            <w:webHidden/>
          </w:rPr>
          <w:fldChar w:fldCharType="end"/>
        </w:r>
      </w:hyperlink>
    </w:p>
    <w:p w14:paraId="1BCD4B77" w14:textId="77777777" w:rsidR="008D7B85" w:rsidRPr="008D7B85" w:rsidRDefault="008D7B85" w:rsidP="008D7B85">
      <w:pPr>
        <w:pStyle w:val="TOC2"/>
        <w:rPr>
          <w:rFonts w:asciiTheme="minorHAnsi" w:hAnsiTheme="minorHAnsi"/>
          <w:noProof/>
          <w:sz w:val="22"/>
        </w:rPr>
      </w:pPr>
      <w:hyperlink w:anchor="_Toc456938203" w:history="1">
        <w:r w:rsidRPr="008D7B85">
          <w:rPr>
            <w:rStyle w:val="Hyperlink"/>
            <w:noProof/>
            <w:color w:val="auto"/>
          </w:rPr>
          <w:t>Survival</w:t>
        </w:r>
        <w:r w:rsidRPr="008D7B85">
          <w:rPr>
            <w:noProof/>
            <w:webHidden/>
          </w:rPr>
          <w:tab/>
        </w:r>
        <w:r w:rsidRPr="008D7B85">
          <w:rPr>
            <w:noProof/>
            <w:webHidden/>
          </w:rPr>
          <w:fldChar w:fldCharType="begin"/>
        </w:r>
        <w:r w:rsidRPr="008D7B85">
          <w:rPr>
            <w:noProof/>
            <w:webHidden/>
          </w:rPr>
          <w:instrText xml:space="preserve"> PAGEREF _Toc456938203 \h </w:instrText>
        </w:r>
        <w:r w:rsidRPr="008D7B85">
          <w:rPr>
            <w:noProof/>
            <w:webHidden/>
          </w:rPr>
        </w:r>
        <w:r w:rsidRPr="008D7B85">
          <w:rPr>
            <w:noProof/>
            <w:webHidden/>
          </w:rPr>
          <w:fldChar w:fldCharType="separate"/>
        </w:r>
        <w:r w:rsidR="001F1C7F">
          <w:rPr>
            <w:noProof/>
            <w:webHidden/>
          </w:rPr>
          <w:t>59</w:t>
        </w:r>
        <w:r w:rsidRPr="008D7B85">
          <w:rPr>
            <w:noProof/>
            <w:webHidden/>
          </w:rPr>
          <w:fldChar w:fldCharType="end"/>
        </w:r>
      </w:hyperlink>
    </w:p>
    <w:p w14:paraId="2DD4D1D3" w14:textId="77777777" w:rsidR="008D7B85" w:rsidRPr="008D7B85" w:rsidRDefault="008D7B85" w:rsidP="008D7B85">
      <w:pPr>
        <w:pStyle w:val="TOC2"/>
        <w:rPr>
          <w:rFonts w:asciiTheme="minorHAnsi" w:hAnsiTheme="minorHAnsi"/>
          <w:noProof/>
          <w:sz w:val="22"/>
        </w:rPr>
      </w:pPr>
      <w:hyperlink w:anchor="_Toc456938204" w:history="1">
        <w:r w:rsidRPr="008D7B85">
          <w:rPr>
            <w:rStyle w:val="Hyperlink"/>
            <w:noProof/>
            <w:color w:val="auto"/>
          </w:rPr>
          <w:t>Predation:  Avian</w:t>
        </w:r>
        <w:r w:rsidRPr="008D7B85">
          <w:rPr>
            <w:noProof/>
            <w:webHidden/>
          </w:rPr>
          <w:tab/>
        </w:r>
        <w:r w:rsidRPr="008D7B85">
          <w:rPr>
            <w:noProof/>
            <w:webHidden/>
          </w:rPr>
          <w:fldChar w:fldCharType="begin"/>
        </w:r>
        <w:r w:rsidRPr="008D7B85">
          <w:rPr>
            <w:noProof/>
            <w:webHidden/>
          </w:rPr>
          <w:instrText xml:space="preserve"> PAGEREF _Toc456938204 \h </w:instrText>
        </w:r>
        <w:r w:rsidRPr="008D7B85">
          <w:rPr>
            <w:noProof/>
            <w:webHidden/>
          </w:rPr>
        </w:r>
        <w:r w:rsidRPr="008D7B85">
          <w:rPr>
            <w:noProof/>
            <w:webHidden/>
          </w:rPr>
          <w:fldChar w:fldCharType="separate"/>
        </w:r>
        <w:r w:rsidR="001F1C7F">
          <w:rPr>
            <w:noProof/>
            <w:webHidden/>
          </w:rPr>
          <w:t>61</w:t>
        </w:r>
        <w:r w:rsidRPr="008D7B85">
          <w:rPr>
            <w:noProof/>
            <w:webHidden/>
          </w:rPr>
          <w:fldChar w:fldCharType="end"/>
        </w:r>
      </w:hyperlink>
    </w:p>
    <w:p w14:paraId="706370CC" w14:textId="31EB24CB" w:rsidR="008D7B85" w:rsidRDefault="008D7B85" w:rsidP="008D7B85">
      <w:pPr>
        <w:pStyle w:val="TOC2"/>
        <w:rPr>
          <w:rStyle w:val="Hyperlink"/>
          <w:noProof/>
          <w:color w:val="auto"/>
        </w:rPr>
      </w:pPr>
      <w:hyperlink w:anchor="_Toc456938205" w:history="1">
        <w:r w:rsidRPr="008D7B85">
          <w:rPr>
            <w:rStyle w:val="Hyperlink"/>
            <w:noProof/>
            <w:color w:val="auto"/>
          </w:rPr>
          <w:t>Predation:  Fish</w:t>
        </w:r>
        <w:r w:rsidRPr="008D7B85">
          <w:rPr>
            <w:noProof/>
            <w:webHidden/>
          </w:rPr>
          <w:tab/>
        </w:r>
        <w:r w:rsidRPr="008D7B85">
          <w:rPr>
            <w:noProof/>
            <w:webHidden/>
          </w:rPr>
          <w:fldChar w:fldCharType="begin"/>
        </w:r>
        <w:r w:rsidRPr="008D7B85">
          <w:rPr>
            <w:noProof/>
            <w:webHidden/>
          </w:rPr>
          <w:instrText xml:space="preserve"> PAGEREF _Toc456938205 \h </w:instrText>
        </w:r>
        <w:r w:rsidRPr="008D7B85">
          <w:rPr>
            <w:noProof/>
            <w:webHidden/>
          </w:rPr>
        </w:r>
        <w:r w:rsidRPr="008D7B85">
          <w:rPr>
            <w:noProof/>
            <w:webHidden/>
          </w:rPr>
          <w:fldChar w:fldCharType="separate"/>
        </w:r>
        <w:r w:rsidR="001F1C7F">
          <w:rPr>
            <w:noProof/>
            <w:webHidden/>
          </w:rPr>
          <w:t>64</w:t>
        </w:r>
        <w:r w:rsidRPr="008D7B85">
          <w:rPr>
            <w:noProof/>
            <w:webHidden/>
          </w:rPr>
          <w:fldChar w:fldCharType="end"/>
        </w:r>
      </w:hyperlink>
      <w:r>
        <w:rPr>
          <w:rStyle w:val="Hyperlink"/>
          <w:noProof/>
          <w:color w:val="auto"/>
        </w:rPr>
        <w:br w:type="page"/>
      </w:r>
    </w:p>
    <w:p w14:paraId="4AD47AD4" w14:textId="77777777" w:rsidR="008D7B85" w:rsidRDefault="008D7B85" w:rsidP="008D7B85">
      <w:pPr>
        <w:jc w:val="right"/>
        <w:rPr>
          <w:rFonts w:ascii="Arial" w:hAnsi="Arial" w:cs="Arial"/>
          <w:noProof/>
          <w:sz w:val="22"/>
          <w:szCs w:val="22"/>
        </w:rPr>
      </w:pPr>
      <w:r w:rsidRPr="00F81C3D">
        <w:rPr>
          <w:rFonts w:ascii="Arial" w:hAnsi="Arial" w:cs="Arial"/>
          <w:noProof/>
          <w:sz w:val="22"/>
          <w:szCs w:val="22"/>
        </w:rPr>
        <w:lastRenderedPageBreak/>
        <w:t>Page</w:t>
      </w:r>
    </w:p>
    <w:p w14:paraId="5478F74C" w14:textId="77777777" w:rsidR="008D7B85" w:rsidRPr="00F81C3D" w:rsidRDefault="008D7B85" w:rsidP="008D7B85">
      <w:pPr>
        <w:rPr>
          <w:noProof/>
        </w:rPr>
      </w:pPr>
    </w:p>
    <w:p w14:paraId="1982D23B" w14:textId="77777777" w:rsidR="008D7B85" w:rsidRPr="008D7B85" w:rsidRDefault="008D7B85" w:rsidP="008D7B85">
      <w:pPr>
        <w:pStyle w:val="TOC2"/>
        <w:rPr>
          <w:rFonts w:asciiTheme="minorHAnsi" w:hAnsiTheme="minorHAnsi"/>
          <w:noProof/>
          <w:sz w:val="22"/>
        </w:rPr>
      </w:pPr>
      <w:hyperlink w:anchor="_Toc456938206" w:history="1">
        <w:r w:rsidRPr="008D7B85">
          <w:rPr>
            <w:rStyle w:val="Hyperlink"/>
            <w:noProof/>
            <w:color w:val="auto"/>
          </w:rPr>
          <w:t>Predation:  Total Length</w:t>
        </w:r>
        <w:r w:rsidRPr="008D7B85">
          <w:rPr>
            <w:noProof/>
            <w:webHidden/>
          </w:rPr>
          <w:tab/>
        </w:r>
        <w:r w:rsidRPr="008D7B85">
          <w:rPr>
            <w:noProof/>
            <w:webHidden/>
          </w:rPr>
          <w:fldChar w:fldCharType="begin"/>
        </w:r>
        <w:r w:rsidRPr="008D7B85">
          <w:rPr>
            <w:noProof/>
            <w:webHidden/>
          </w:rPr>
          <w:instrText xml:space="preserve"> PAGEREF _Toc456938206 \h </w:instrText>
        </w:r>
        <w:r w:rsidRPr="008D7B85">
          <w:rPr>
            <w:noProof/>
            <w:webHidden/>
          </w:rPr>
        </w:r>
        <w:r w:rsidRPr="008D7B85">
          <w:rPr>
            <w:noProof/>
            <w:webHidden/>
          </w:rPr>
          <w:fldChar w:fldCharType="separate"/>
        </w:r>
        <w:r w:rsidR="001F1C7F">
          <w:rPr>
            <w:noProof/>
            <w:webHidden/>
          </w:rPr>
          <w:t>65</w:t>
        </w:r>
        <w:r w:rsidRPr="008D7B85">
          <w:rPr>
            <w:noProof/>
            <w:webHidden/>
          </w:rPr>
          <w:fldChar w:fldCharType="end"/>
        </w:r>
      </w:hyperlink>
    </w:p>
    <w:p w14:paraId="4AC7D582" w14:textId="77777777" w:rsidR="008D7B85" w:rsidRPr="008D7B85" w:rsidRDefault="008D7B85" w:rsidP="008D7B85">
      <w:pPr>
        <w:pStyle w:val="TOC2"/>
        <w:rPr>
          <w:rFonts w:asciiTheme="minorHAnsi" w:hAnsiTheme="minorHAnsi"/>
          <w:noProof/>
          <w:sz w:val="22"/>
        </w:rPr>
      </w:pPr>
      <w:hyperlink w:anchor="_Toc456938207" w:history="1">
        <w:r w:rsidRPr="008D7B85">
          <w:rPr>
            <w:rStyle w:val="Hyperlink"/>
            <w:noProof/>
            <w:color w:val="auto"/>
          </w:rPr>
          <w:t>Habitat</w:t>
        </w:r>
        <w:r w:rsidRPr="008D7B85">
          <w:rPr>
            <w:noProof/>
            <w:webHidden/>
          </w:rPr>
          <w:tab/>
        </w:r>
        <w:r w:rsidRPr="008D7B85">
          <w:rPr>
            <w:noProof/>
            <w:webHidden/>
          </w:rPr>
          <w:fldChar w:fldCharType="begin"/>
        </w:r>
        <w:r w:rsidRPr="008D7B85">
          <w:rPr>
            <w:noProof/>
            <w:webHidden/>
          </w:rPr>
          <w:instrText xml:space="preserve"> PAGEREF _Toc456938207 \h </w:instrText>
        </w:r>
        <w:r w:rsidRPr="008D7B85">
          <w:rPr>
            <w:noProof/>
            <w:webHidden/>
          </w:rPr>
        </w:r>
        <w:r w:rsidRPr="008D7B85">
          <w:rPr>
            <w:noProof/>
            <w:webHidden/>
          </w:rPr>
          <w:fldChar w:fldCharType="separate"/>
        </w:r>
        <w:r w:rsidR="001F1C7F">
          <w:rPr>
            <w:noProof/>
            <w:webHidden/>
          </w:rPr>
          <w:t>66</w:t>
        </w:r>
        <w:r w:rsidRPr="008D7B85">
          <w:rPr>
            <w:noProof/>
            <w:webHidden/>
          </w:rPr>
          <w:fldChar w:fldCharType="end"/>
        </w:r>
      </w:hyperlink>
    </w:p>
    <w:p w14:paraId="6F56BF47" w14:textId="77777777" w:rsidR="008D7B85" w:rsidRPr="008D7B85" w:rsidRDefault="008D7B85" w:rsidP="008D7B85">
      <w:pPr>
        <w:pStyle w:val="TOC2"/>
        <w:rPr>
          <w:rFonts w:asciiTheme="minorHAnsi" w:hAnsiTheme="minorHAnsi"/>
          <w:noProof/>
          <w:sz w:val="22"/>
        </w:rPr>
      </w:pPr>
      <w:hyperlink w:anchor="_Toc456938208" w:history="1">
        <w:r w:rsidRPr="008D7B85">
          <w:rPr>
            <w:rStyle w:val="Hyperlink"/>
            <w:noProof/>
            <w:color w:val="auto"/>
          </w:rPr>
          <w:t>Movement and Inhabitance</w:t>
        </w:r>
        <w:r w:rsidRPr="008D7B85">
          <w:rPr>
            <w:noProof/>
            <w:webHidden/>
          </w:rPr>
          <w:tab/>
        </w:r>
        <w:r w:rsidRPr="008D7B85">
          <w:rPr>
            <w:noProof/>
            <w:webHidden/>
          </w:rPr>
          <w:fldChar w:fldCharType="begin"/>
        </w:r>
        <w:r w:rsidRPr="008D7B85">
          <w:rPr>
            <w:noProof/>
            <w:webHidden/>
          </w:rPr>
          <w:instrText xml:space="preserve"> PAGEREF _Toc456938208 \h </w:instrText>
        </w:r>
        <w:r w:rsidRPr="008D7B85">
          <w:rPr>
            <w:noProof/>
            <w:webHidden/>
          </w:rPr>
        </w:r>
        <w:r w:rsidRPr="008D7B85">
          <w:rPr>
            <w:noProof/>
            <w:webHidden/>
          </w:rPr>
          <w:fldChar w:fldCharType="separate"/>
        </w:r>
        <w:r w:rsidR="001F1C7F">
          <w:rPr>
            <w:noProof/>
            <w:webHidden/>
          </w:rPr>
          <w:t>67</w:t>
        </w:r>
        <w:r w:rsidRPr="008D7B85">
          <w:rPr>
            <w:noProof/>
            <w:webHidden/>
          </w:rPr>
          <w:fldChar w:fldCharType="end"/>
        </w:r>
      </w:hyperlink>
    </w:p>
    <w:p w14:paraId="6DF50BF0" w14:textId="77777777" w:rsidR="008D7B85" w:rsidRPr="008D7B85" w:rsidRDefault="008D7B85" w:rsidP="008D7B85">
      <w:pPr>
        <w:pStyle w:val="TOC2"/>
        <w:rPr>
          <w:rFonts w:asciiTheme="minorHAnsi" w:hAnsiTheme="minorHAnsi"/>
          <w:noProof/>
          <w:sz w:val="22"/>
        </w:rPr>
      </w:pPr>
      <w:hyperlink w:anchor="_Toc456938209" w:history="1">
        <w:r w:rsidRPr="008D7B85">
          <w:rPr>
            <w:rStyle w:val="Hyperlink"/>
            <w:noProof/>
            <w:color w:val="auto"/>
          </w:rPr>
          <w:t>Methodologies</w:t>
        </w:r>
        <w:r w:rsidRPr="008D7B85">
          <w:rPr>
            <w:noProof/>
            <w:webHidden/>
          </w:rPr>
          <w:tab/>
        </w:r>
        <w:r w:rsidRPr="008D7B85">
          <w:rPr>
            <w:noProof/>
            <w:webHidden/>
          </w:rPr>
          <w:fldChar w:fldCharType="begin"/>
        </w:r>
        <w:r w:rsidRPr="008D7B85">
          <w:rPr>
            <w:noProof/>
            <w:webHidden/>
          </w:rPr>
          <w:instrText xml:space="preserve"> PAGEREF _Toc456938209 \h </w:instrText>
        </w:r>
        <w:r w:rsidRPr="008D7B85">
          <w:rPr>
            <w:noProof/>
            <w:webHidden/>
          </w:rPr>
        </w:r>
        <w:r w:rsidRPr="008D7B85">
          <w:rPr>
            <w:noProof/>
            <w:webHidden/>
          </w:rPr>
          <w:fldChar w:fldCharType="separate"/>
        </w:r>
        <w:r w:rsidR="001F1C7F">
          <w:rPr>
            <w:noProof/>
            <w:webHidden/>
          </w:rPr>
          <w:t>69</w:t>
        </w:r>
        <w:r w:rsidRPr="008D7B85">
          <w:rPr>
            <w:noProof/>
            <w:webHidden/>
          </w:rPr>
          <w:fldChar w:fldCharType="end"/>
        </w:r>
      </w:hyperlink>
    </w:p>
    <w:p w14:paraId="6CD7EDD8" w14:textId="77777777" w:rsidR="008D7B85" w:rsidRPr="008D7B85" w:rsidRDefault="008D7B85" w:rsidP="008D7B85">
      <w:pPr>
        <w:pStyle w:val="TOC2"/>
        <w:rPr>
          <w:rFonts w:asciiTheme="minorHAnsi" w:hAnsiTheme="minorHAnsi"/>
          <w:noProof/>
          <w:sz w:val="22"/>
        </w:rPr>
      </w:pPr>
      <w:hyperlink w:anchor="_Toc456938210" w:history="1">
        <w:r w:rsidRPr="008D7B85">
          <w:rPr>
            <w:rStyle w:val="Hyperlink"/>
            <w:noProof/>
            <w:color w:val="auto"/>
          </w:rPr>
          <w:t>Study Sites and Seasons</w:t>
        </w:r>
        <w:r w:rsidRPr="008D7B85">
          <w:rPr>
            <w:noProof/>
            <w:webHidden/>
          </w:rPr>
          <w:tab/>
        </w:r>
        <w:r w:rsidRPr="008D7B85">
          <w:rPr>
            <w:noProof/>
            <w:webHidden/>
          </w:rPr>
          <w:fldChar w:fldCharType="begin"/>
        </w:r>
        <w:r w:rsidRPr="008D7B85">
          <w:rPr>
            <w:noProof/>
            <w:webHidden/>
          </w:rPr>
          <w:instrText xml:space="preserve"> PAGEREF _Toc456938210 \h </w:instrText>
        </w:r>
        <w:r w:rsidRPr="008D7B85">
          <w:rPr>
            <w:noProof/>
            <w:webHidden/>
          </w:rPr>
        </w:r>
        <w:r w:rsidRPr="008D7B85">
          <w:rPr>
            <w:noProof/>
            <w:webHidden/>
          </w:rPr>
          <w:fldChar w:fldCharType="separate"/>
        </w:r>
        <w:r w:rsidR="001F1C7F">
          <w:rPr>
            <w:noProof/>
            <w:webHidden/>
          </w:rPr>
          <w:t>70</w:t>
        </w:r>
        <w:r w:rsidRPr="008D7B85">
          <w:rPr>
            <w:noProof/>
            <w:webHidden/>
          </w:rPr>
          <w:fldChar w:fldCharType="end"/>
        </w:r>
      </w:hyperlink>
    </w:p>
    <w:p w14:paraId="32CC7AD2" w14:textId="77777777" w:rsidR="008D7B85" w:rsidRDefault="008D7B85" w:rsidP="008D7B85">
      <w:pPr>
        <w:pStyle w:val="TOC1"/>
        <w:rPr>
          <w:rStyle w:val="Hyperlink"/>
          <w:color w:val="auto"/>
        </w:rPr>
      </w:pPr>
      <w:hyperlink w:anchor="_Toc456938211" w:history="1">
        <w:r w:rsidRPr="008D7B85">
          <w:rPr>
            <w:rStyle w:val="Hyperlink"/>
            <w:color w:val="auto"/>
          </w:rPr>
          <w:t>Recommendations</w:t>
        </w:r>
        <w:r w:rsidRPr="008D7B85">
          <w:rPr>
            <w:webHidden/>
          </w:rPr>
          <w:tab/>
        </w:r>
        <w:r w:rsidRPr="008D7B85">
          <w:rPr>
            <w:webHidden/>
          </w:rPr>
          <w:fldChar w:fldCharType="begin"/>
        </w:r>
        <w:r w:rsidRPr="008D7B85">
          <w:rPr>
            <w:webHidden/>
          </w:rPr>
          <w:instrText xml:space="preserve"> PAGEREF _Toc456938211 \h </w:instrText>
        </w:r>
        <w:r w:rsidRPr="008D7B85">
          <w:rPr>
            <w:webHidden/>
          </w:rPr>
        </w:r>
        <w:r w:rsidRPr="008D7B85">
          <w:rPr>
            <w:webHidden/>
          </w:rPr>
          <w:fldChar w:fldCharType="separate"/>
        </w:r>
        <w:r w:rsidR="001F1C7F">
          <w:rPr>
            <w:webHidden/>
          </w:rPr>
          <w:t>72</w:t>
        </w:r>
        <w:r w:rsidRPr="008D7B85">
          <w:rPr>
            <w:webHidden/>
          </w:rPr>
          <w:fldChar w:fldCharType="end"/>
        </w:r>
      </w:hyperlink>
    </w:p>
    <w:p w14:paraId="3FB4081C" w14:textId="77777777" w:rsidR="008D7B85" w:rsidRPr="008D7B85" w:rsidRDefault="008D7B85" w:rsidP="008D7B85">
      <w:pPr>
        <w:rPr>
          <w:noProof/>
        </w:rPr>
      </w:pPr>
    </w:p>
    <w:p w14:paraId="69908DCC" w14:textId="77777777" w:rsidR="008D7B85" w:rsidRDefault="008D7B85" w:rsidP="008D7B85">
      <w:pPr>
        <w:pStyle w:val="TOC1"/>
        <w:rPr>
          <w:rStyle w:val="Hyperlink"/>
          <w:color w:val="auto"/>
        </w:rPr>
      </w:pPr>
      <w:hyperlink w:anchor="_Toc456938212" w:history="1">
        <w:r w:rsidRPr="008D7B85">
          <w:rPr>
            <w:rStyle w:val="Hyperlink"/>
            <w:color w:val="auto"/>
          </w:rPr>
          <w:t>Literature Cited</w:t>
        </w:r>
        <w:r w:rsidRPr="008D7B85">
          <w:rPr>
            <w:webHidden/>
          </w:rPr>
          <w:tab/>
        </w:r>
        <w:r w:rsidRPr="008D7B85">
          <w:rPr>
            <w:webHidden/>
          </w:rPr>
          <w:fldChar w:fldCharType="begin"/>
        </w:r>
        <w:r w:rsidRPr="008D7B85">
          <w:rPr>
            <w:webHidden/>
          </w:rPr>
          <w:instrText xml:space="preserve"> PAGEREF _Toc456938212 \h </w:instrText>
        </w:r>
        <w:r w:rsidRPr="008D7B85">
          <w:rPr>
            <w:webHidden/>
          </w:rPr>
        </w:r>
        <w:r w:rsidRPr="008D7B85">
          <w:rPr>
            <w:webHidden/>
          </w:rPr>
          <w:fldChar w:fldCharType="separate"/>
        </w:r>
        <w:r w:rsidR="001F1C7F">
          <w:rPr>
            <w:webHidden/>
          </w:rPr>
          <w:t>75</w:t>
        </w:r>
        <w:r w:rsidRPr="008D7B85">
          <w:rPr>
            <w:webHidden/>
          </w:rPr>
          <w:fldChar w:fldCharType="end"/>
        </w:r>
      </w:hyperlink>
    </w:p>
    <w:p w14:paraId="78A7EA6B" w14:textId="77777777" w:rsidR="008D7B85" w:rsidRPr="008D7B85" w:rsidRDefault="008D7B85" w:rsidP="008D7B85">
      <w:pPr>
        <w:rPr>
          <w:noProof/>
        </w:rPr>
      </w:pPr>
    </w:p>
    <w:p w14:paraId="699CBE32" w14:textId="77777777" w:rsidR="008D7B85" w:rsidRPr="008D7B85" w:rsidRDefault="008D7B85" w:rsidP="008D7B85">
      <w:pPr>
        <w:pStyle w:val="TOC1"/>
        <w:rPr>
          <w:rFonts w:asciiTheme="minorHAnsi" w:hAnsiTheme="minorHAnsi"/>
          <w:sz w:val="22"/>
        </w:rPr>
      </w:pPr>
      <w:hyperlink w:anchor="_Toc456938213" w:history="1">
        <w:r w:rsidRPr="008D7B85">
          <w:rPr>
            <w:rStyle w:val="Hyperlink"/>
            <w:color w:val="auto"/>
          </w:rPr>
          <w:t>Acknowledgments</w:t>
        </w:r>
        <w:r w:rsidRPr="008D7B85">
          <w:rPr>
            <w:webHidden/>
          </w:rPr>
          <w:tab/>
        </w:r>
        <w:r w:rsidRPr="008D7B85">
          <w:rPr>
            <w:webHidden/>
          </w:rPr>
          <w:fldChar w:fldCharType="begin"/>
        </w:r>
        <w:r w:rsidRPr="008D7B85">
          <w:rPr>
            <w:webHidden/>
          </w:rPr>
          <w:instrText xml:space="preserve"> PAGEREF _Toc456938213 \h </w:instrText>
        </w:r>
        <w:r w:rsidRPr="008D7B85">
          <w:rPr>
            <w:webHidden/>
          </w:rPr>
        </w:r>
        <w:r w:rsidRPr="008D7B85">
          <w:rPr>
            <w:webHidden/>
          </w:rPr>
          <w:fldChar w:fldCharType="separate"/>
        </w:r>
        <w:r w:rsidR="001F1C7F">
          <w:rPr>
            <w:webHidden/>
          </w:rPr>
          <w:t>83</w:t>
        </w:r>
        <w:r w:rsidRPr="008D7B85">
          <w:rPr>
            <w:webHidden/>
          </w:rPr>
          <w:fldChar w:fldCharType="end"/>
        </w:r>
      </w:hyperlink>
    </w:p>
    <w:p w14:paraId="0F3B2D7A" w14:textId="4F48B2A4" w:rsidR="00453CE5" w:rsidRPr="00BD38FB" w:rsidRDefault="006D4BEB" w:rsidP="008D7B85">
      <w:r w:rsidRPr="008D7B85">
        <w:fldChar w:fldCharType="end"/>
      </w:r>
    </w:p>
    <w:p w14:paraId="6C4C4AD4" w14:textId="77777777" w:rsidR="00453CE5" w:rsidRPr="008B13FC" w:rsidRDefault="00453CE5" w:rsidP="008B13FC"/>
    <w:p w14:paraId="2DFCB9AA" w14:textId="22663CE3" w:rsidR="00453CE5" w:rsidRPr="00300C2E" w:rsidRDefault="00AD275C" w:rsidP="005A5B3B">
      <w:pPr>
        <w:rPr>
          <w:rFonts w:ascii="Arial" w:hAnsi="Arial" w:cs="Arial"/>
          <w:b/>
          <w:sz w:val="28"/>
          <w:szCs w:val="28"/>
        </w:rPr>
      </w:pPr>
      <w:r w:rsidRPr="00AD275C">
        <w:rPr>
          <w:rFonts w:ascii="Arial" w:hAnsi="Arial" w:cs="Arial"/>
          <w:b/>
          <w:sz w:val="28"/>
          <w:szCs w:val="28"/>
        </w:rPr>
        <w:t>Table</w:t>
      </w:r>
      <w:r w:rsidR="00453CE5" w:rsidRPr="00863207">
        <w:rPr>
          <w:rFonts w:ascii="Arial" w:hAnsi="Arial" w:cs="Arial"/>
          <w:b/>
          <w:sz w:val="28"/>
          <w:szCs w:val="28"/>
        </w:rPr>
        <w:t>s</w:t>
      </w:r>
    </w:p>
    <w:p w14:paraId="536B787D" w14:textId="77777777" w:rsidR="00453CE5" w:rsidRDefault="00453CE5" w:rsidP="00FF0188"/>
    <w:p w14:paraId="5CFA230F" w14:textId="3031492F" w:rsidR="00453CE5" w:rsidRDefault="00AD275C" w:rsidP="00FF0188">
      <w:pPr>
        <w:tabs>
          <w:tab w:val="right" w:pos="7920"/>
        </w:tabs>
        <w:rPr>
          <w:rFonts w:ascii="Arial" w:hAnsi="Arial" w:cs="Arial"/>
          <w:sz w:val="22"/>
          <w:szCs w:val="22"/>
        </w:rPr>
      </w:pPr>
      <w:r w:rsidRPr="00AD275C">
        <w:rPr>
          <w:rFonts w:ascii="Arial" w:hAnsi="Arial" w:cs="Arial"/>
          <w:sz w:val="22"/>
          <w:szCs w:val="22"/>
        </w:rPr>
        <w:t>Table</w:t>
      </w:r>
      <w:r w:rsidR="00453CE5" w:rsidRPr="00F91D9A">
        <w:rPr>
          <w:rFonts w:ascii="Arial" w:hAnsi="Arial" w:cs="Arial"/>
          <w:sz w:val="22"/>
          <w:szCs w:val="22"/>
        </w:rPr>
        <w:tab/>
        <w:t>Page</w:t>
      </w:r>
    </w:p>
    <w:p w14:paraId="031FD384" w14:textId="77777777" w:rsidR="00453CE5" w:rsidRPr="006D4BEB" w:rsidRDefault="00453CE5" w:rsidP="00FF0188"/>
    <w:p w14:paraId="6851D5BD" w14:textId="2B97E00A" w:rsidR="006D4BEB" w:rsidRPr="006D4BEB" w:rsidRDefault="005A5B3B" w:rsidP="006D4BEB">
      <w:pPr>
        <w:pStyle w:val="TableofFigures"/>
        <w:tabs>
          <w:tab w:val="right" w:pos="360"/>
          <w:tab w:val="left" w:pos="960"/>
          <w:tab w:val="right" w:leader="dot" w:pos="7910"/>
        </w:tabs>
        <w:ind w:left="1200" w:hanging="1200"/>
        <w:rPr>
          <w:rFonts w:asciiTheme="minorHAnsi" w:hAnsiTheme="minorHAnsi"/>
          <w:noProof/>
          <w:sz w:val="22"/>
        </w:rPr>
      </w:pPr>
      <w:r w:rsidRPr="006D4BEB">
        <w:tab/>
      </w:r>
      <w:r w:rsidR="00BD38FB" w:rsidRPr="006D4BEB">
        <w:rPr>
          <w:noProof/>
        </w:rPr>
        <w:t>1</w:t>
      </w:r>
      <w:r w:rsidR="00BD38FB" w:rsidRPr="006D4BEB">
        <w:rPr>
          <w:noProof/>
        </w:rPr>
        <w:tab/>
      </w:r>
      <w:r w:rsidR="006D4BEB" w:rsidRPr="006D4BEB">
        <w:fldChar w:fldCharType="begin"/>
      </w:r>
      <w:r w:rsidR="006D4BEB" w:rsidRPr="006D4BEB">
        <w:instrText xml:space="preserve"> TOC \h \z \t "Table-heading" \c </w:instrText>
      </w:r>
      <w:r w:rsidR="006D4BEB" w:rsidRPr="006D4BEB">
        <w:fldChar w:fldCharType="separate"/>
      </w:r>
      <w:hyperlink w:anchor="_Toc456270936" w:history="1">
        <w:r w:rsidR="006D4BEB" w:rsidRPr="006D4BEB">
          <w:rPr>
            <w:rStyle w:val="Hyperlink"/>
            <w:noProof/>
            <w:color w:val="auto"/>
            <w:u w:val="none"/>
          </w:rPr>
          <w:t>Data collected from 57 bonytail surgically implanted with</w:t>
        </w:r>
        <w:r w:rsidR="006D4BEB" w:rsidRPr="006D4BEB">
          <w:rPr>
            <w:rStyle w:val="Hyperlink"/>
            <w:noProof/>
            <w:color w:val="auto"/>
            <w:u w:val="none"/>
          </w:rPr>
          <w:br/>
          <w:t>telemetry tags on September 30 and October 21, 2014,</w:t>
        </w:r>
        <w:r w:rsidR="006D4BEB" w:rsidRPr="006D4BEB">
          <w:rPr>
            <w:rStyle w:val="Hyperlink"/>
            <w:noProof/>
            <w:color w:val="auto"/>
            <w:u w:val="none"/>
          </w:rPr>
          <w:br/>
          <w:t>Bill Williams River, Arizona</w:t>
        </w:r>
        <w:r w:rsidR="004F345F">
          <w:rPr>
            <w:rStyle w:val="Hyperlink"/>
            <w:noProof/>
            <w:color w:val="auto"/>
            <w:u w:val="none"/>
          </w:rPr>
          <w:t>;</w:t>
        </w:r>
        <w:r w:rsidR="006D4BEB" w:rsidRPr="006D4BEB">
          <w:rPr>
            <w:rStyle w:val="Hyperlink"/>
            <w:noProof/>
            <w:color w:val="auto"/>
            <w:u w:val="none"/>
          </w:rPr>
          <w:t xml:space="preserve"> April 13, 2015, Regional Park</w:t>
        </w:r>
        <w:r w:rsidR="006D4BEB" w:rsidRPr="006D4BEB">
          <w:rPr>
            <w:rStyle w:val="Hyperlink"/>
            <w:noProof/>
            <w:color w:val="auto"/>
            <w:u w:val="none"/>
          </w:rPr>
          <w:br/>
          <w:t>Moabi, California</w:t>
        </w:r>
        <w:r w:rsidR="004F345F">
          <w:rPr>
            <w:rStyle w:val="Hyperlink"/>
            <w:noProof/>
            <w:color w:val="auto"/>
            <w:u w:val="none"/>
          </w:rPr>
          <w:t>;</w:t>
        </w:r>
        <w:r w:rsidR="006D4BEB" w:rsidRPr="006D4BEB">
          <w:rPr>
            <w:rStyle w:val="Hyperlink"/>
            <w:noProof/>
            <w:color w:val="auto"/>
            <w:u w:val="none"/>
          </w:rPr>
          <w:t xml:space="preserve"> and December 9, 2015, Laughlin Lagoon,</w:t>
        </w:r>
        <w:r w:rsidR="006D4BEB" w:rsidRPr="006D4BEB">
          <w:rPr>
            <w:rStyle w:val="Hyperlink"/>
            <w:noProof/>
            <w:color w:val="auto"/>
            <w:u w:val="none"/>
          </w:rPr>
          <w:br/>
          <w:t>Nevada</w:t>
        </w:r>
        <w:r w:rsidR="006D4BEB" w:rsidRPr="006D4BEB">
          <w:rPr>
            <w:noProof/>
            <w:webHidden/>
          </w:rPr>
          <w:tab/>
        </w:r>
        <w:r w:rsidR="006D4BEB" w:rsidRPr="006D4BEB">
          <w:rPr>
            <w:noProof/>
            <w:webHidden/>
          </w:rPr>
          <w:fldChar w:fldCharType="begin"/>
        </w:r>
        <w:r w:rsidR="006D4BEB" w:rsidRPr="006D4BEB">
          <w:rPr>
            <w:noProof/>
            <w:webHidden/>
          </w:rPr>
          <w:instrText xml:space="preserve"> PAGEREF _Toc456270936 \h </w:instrText>
        </w:r>
        <w:r w:rsidR="006D4BEB" w:rsidRPr="006D4BEB">
          <w:rPr>
            <w:noProof/>
            <w:webHidden/>
          </w:rPr>
        </w:r>
        <w:r w:rsidR="006D4BEB" w:rsidRPr="006D4BEB">
          <w:rPr>
            <w:noProof/>
            <w:webHidden/>
          </w:rPr>
          <w:fldChar w:fldCharType="separate"/>
        </w:r>
        <w:r w:rsidR="001F1C7F">
          <w:rPr>
            <w:noProof/>
            <w:webHidden/>
          </w:rPr>
          <w:t>9</w:t>
        </w:r>
        <w:r w:rsidR="006D4BEB" w:rsidRPr="006D4BEB">
          <w:rPr>
            <w:noProof/>
            <w:webHidden/>
          </w:rPr>
          <w:fldChar w:fldCharType="end"/>
        </w:r>
      </w:hyperlink>
    </w:p>
    <w:p w14:paraId="2681A2A1" w14:textId="461E7ED3" w:rsidR="006D4BEB" w:rsidRPr="006D4BEB" w:rsidRDefault="006D4BEB" w:rsidP="006D4BEB">
      <w:pPr>
        <w:pStyle w:val="TableofFigures"/>
        <w:tabs>
          <w:tab w:val="right" w:pos="360"/>
          <w:tab w:val="left" w:pos="960"/>
          <w:tab w:val="right" w:leader="dot" w:pos="7910"/>
        </w:tabs>
        <w:ind w:left="1200" w:hanging="1080"/>
        <w:rPr>
          <w:rFonts w:asciiTheme="minorHAnsi" w:hAnsiTheme="minorHAnsi"/>
          <w:noProof/>
          <w:sz w:val="22"/>
        </w:rPr>
      </w:pPr>
      <w:r w:rsidRPr="006D4BEB">
        <w:rPr>
          <w:rStyle w:val="Hyperlink"/>
          <w:noProof/>
          <w:color w:val="auto"/>
          <w:u w:val="none"/>
        </w:rPr>
        <w:tab/>
      </w:r>
      <w:hyperlink w:anchor="_Toc456270937" w:history="1">
        <w:r w:rsidRPr="006D4BEB">
          <w:rPr>
            <w:rStyle w:val="Hyperlink"/>
            <w:noProof/>
            <w:color w:val="auto"/>
            <w:u w:val="none"/>
          </w:rPr>
          <w:t>2</w:t>
        </w:r>
        <w:r w:rsidRPr="006D4BEB">
          <w:rPr>
            <w:rStyle w:val="Hyperlink"/>
            <w:noProof/>
            <w:color w:val="auto"/>
            <w:u w:val="none"/>
          </w:rPr>
          <w:tab/>
          <w:t>Dispersal and displacement data collected for acoustic-tagged</w:t>
        </w:r>
        <w:r w:rsidRPr="006D4BEB">
          <w:rPr>
            <w:rStyle w:val="Hyperlink"/>
            <w:noProof/>
            <w:color w:val="auto"/>
            <w:u w:val="none"/>
          </w:rPr>
          <w:br/>
          <w:t>bonytail in September – November 2014, Bill Williams River, Arizona</w:t>
        </w:r>
        <w:r w:rsidRPr="006D4BEB">
          <w:rPr>
            <w:noProof/>
            <w:webHidden/>
          </w:rPr>
          <w:tab/>
        </w:r>
        <w:r w:rsidRPr="006D4BEB">
          <w:rPr>
            <w:noProof/>
            <w:webHidden/>
          </w:rPr>
          <w:fldChar w:fldCharType="begin"/>
        </w:r>
        <w:r w:rsidRPr="006D4BEB">
          <w:rPr>
            <w:noProof/>
            <w:webHidden/>
          </w:rPr>
          <w:instrText xml:space="preserve"> PAGEREF _Toc456270937 \h </w:instrText>
        </w:r>
        <w:r w:rsidRPr="006D4BEB">
          <w:rPr>
            <w:noProof/>
            <w:webHidden/>
          </w:rPr>
        </w:r>
        <w:r w:rsidRPr="006D4BEB">
          <w:rPr>
            <w:noProof/>
            <w:webHidden/>
          </w:rPr>
          <w:fldChar w:fldCharType="separate"/>
        </w:r>
        <w:r w:rsidR="001F1C7F">
          <w:rPr>
            <w:noProof/>
            <w:webHidden/>
          </w:rPr>
          <w:t>28</w:t>
        </w:r>
        <w:r w:rsidRPr="006D4BEB">
          <w:rPr>
            <w:noProof/>
            <w:webHidden/>
          </w:rPr>
          <w:fldChar w:fldCharType="end"/>
        </w:r>
      </w:hyperlink>
    </w:p>
    <w:p w14:paraId="5648D4B3" w14:textId="49DA6BEE" w:rsidR="006D4BEB" w:rsidRPr="006D4BEB" w:rsidRDefault="006D4BEB" w:rsidP="006D4BEB">
      <w:pPr>
        <w:pStyle w:val="TableofFigures"/>
        <w:tabs>
          <w:tab w:val="right" w:pos="360"/>
          <w:tab w:val="left" w:pos="960"/>
          <w:tab w:val="right" w:leader="dot" w:pos="7910"/>
        </w:tabs>
        <w:ind w:left="1200" w:hanging="1080"/>
        <w:rPr>
          <w:rFonts w:asciiTheme="minorHAnsi" w:hAnsiTheme="minorHAnsi"/>
          <w:noProof/>
          <w:sz w:val="22"/>
        </w:rPr>
      </w:pPr>
      <w:r w:rsidRPr="006D4BEB">
        <w:rPr>
          <w:rStyle w:val="Hyperlink"/>
          <w:noProof/>
          <w:color w:val="auto"/>
          <w:u w:val="none"/>
        </w:rPr>
        <w:tab/>
      </w:r>
      <w:hyperlink w:anchor="_Toc456270938" w:history="1">
        <w:r w:rsidRPr="006D4BEB">
          <w:rPr>
            <w:rStyle w:val="Hyperlink"/>
            <w:noProof/>
            <w:color w:val="auto"/>
            <w:u w:val="none"/>
          </w:rPr>
          <w:t>3</w:t>
        </w:r>
        <w:r w:rsidRPr="006D4BEB">
          <w:rPr>
            <w:rStyle w:val="Hyperlink"/>
            <w:noProof/>
            <w:color w:val="auto"/>
            <w:u w:val="none"/>
          </w:rPr>
          <w:tab/>
          <w:t>Summary of habitat data (mean, standard error, and range) during</w:t>
        </w:r>
        <w:r w:rsidRPr="006D4BEB">
          <w:rPr>
            <w:rStyle w:val="Hyperlink"/>
            <w:noProof/>
            <w:color w:val="auto"/>
            <w:u w:val="none"/>
          </w:rPr>
          <w:br/>
          <w:t xml:space="preserve">active acoustic tracking during all six telemetry study iterations, spring 2013 – winter 2016 at </w:t>
        </w:r>
        <w:r w:rsidR="00725366">
          <w:rPr>
            <w:rStyle w:val="Hyperlink"/>
            <w:noProof/>
            <w:color w:val="auto"/>
            <w:u w:val="none"/>
          </w:rPr>
          <w:t xml:space="preserve">the </w:t>
        </w:r>
        <w:r w:rsidRPr="006D4BEB">
          <w:rPr>
            <w:rStyle w:val="Hyperlink"/>
            <w:noProof/>
            <w:color w:val="auto"/>
            <w:u w:val="none"/>
          </w:rPr>
          <w:t>Bill Williams River, Ari</w:t>
        </w:r>
        <w:r w:rsidR="00725366">
          <w:rPr>
            <w:rStyle w:val="Hyperlink"/>
            <w:noProof/>
            <w:color w:val="auto"/>
            <w:u w:val="none"/>
          </w:rPr>
          <w:t>zona</w:t>
        </w:r>
        <w:r w:rsidR="00725366">
          <w:rPr>
            <w:rStyle w:val="Hyperlink"/>
            <w:noProof/>
            <w:color w:val="auto"/>
            <w:u w:val="none"/>
          </w:rPr>
          <w:br/>
        </w:r>
        <w:r w:rsidRPr="006D4BEB">
          <w:rPr>
            <w:rStyle w:val="Hyperlink"/>
            <w:noProof/>
            <w:color w:val="auto"/>
            <w:u w:val="none"/>
          </w:rPr>
          <w:t>and California; Blankenshi</w:t>
        </w:r>
        <w:r w:rsidR="00725366">
          <w:rPr>
            <w:rStyle w:val="Hyperlink"/>
            <w:noProof/>
            <w:color w:val="auto"/>
            <w:u w:val="none"/>
          </w:rPr>
          <w:t>p Bend, Arizona and California;</w:t>
        </w:r>
        <w:r w:rsidR="00725366">
          <w:rPr>
            <w:rStyle w:val="Hyperlink"/>
            <w:noProof/>
            <w:color w:val="auto"/>
            <w:u w:val="none"/>
          </w:rPr>
          <w:br/>
        </w:r>
        <w:r w:rsidRPr="006D4BEB">
          <w:rPr>
            <w:rStyle w:val="Hyperlink"/>
            <w:noProof/>
            <w:color w:val="auto"/>
            <w:u w:val="none"/>
          </w:rPr>
          <w:t>Regional</w:t>
        </w:r>
        <w:r w:rsidR="00725366">
          <w:rPr>
            <w:rStyle w:val="Hyperlink"/>
            <w:noProof/>
            <w:color w:val="auto"/>
            <w:u w:val="none"/>
          </w:rPr>
          <w:t xml:space="preserve"> </w:t>
        </w:r>
        <w:r w:rsidRPr="006D4BEB">
          <w:rPr>
            <w:rStyle w:val="Hyperlink"/>
            <w:noProof/>
            <w:color w:val="auto"/>
            <w:u w:val="none"/>
          </w:rPr>
          <w:t>Park Moabi, C</w:t>
        </w:r>
        <w:r w:rsidR="00725366">
          <w:rPr>
            <w:rStyle w:val="Hyperlink"/>
            <w:noProof/>
            <w:color w:val="auto"/>
            <w:u w:val="none"/>
          </w:rPr>
          <w:t>alifornia; and Laughlin Lagoon,</w:t>
        </w:r>
        <w:r w:rsidR="00725366">
          <w:rPr>
            <w:rStyle w:val="Hyperlink"/>
            <w:noProof/>
            <w:color w:val="auto"/>
            <w:u w:val="none"/>
          </w:rPr>
          <w:br/>
        </w:r>
        <w:r w:rsidRPr="006D4BEB">
          <w:rPr>
            <w:rStyle w:val="Hyperlink"/>
            <w:noProof/>
            <w:color w:val="auto"/>
            <w:u w:val="none"/>
          </w:rPr>
          <w:t>Nevada</w:t>
        </w:r>
        <w:r w:rsidRPr="006D4BEB">
          <w:rPr>
            <w:noProof/>
            <w:webHidden/>
          </w:rPr>
          <w:tab/>
        </w:r>
        <w:r w:rsidRPr="006D4BEB">
          <w:rPr>
            <w:noProof/>
            <w:webHidden/>
          </w:rPr>
          <w:fldChar w:fldCharType="begin"/>
        </w:r>
        <w:r w:rsidRPr="006D4BEB">
          <w:rPr>
            <w:noProof/>
            <w:webHidden/>
          </w:rPr>
          <w:instrText xml:space="preserve"> PAGEREF _Toc456270938 \h </w:instrText>
        </w:r>
        <w:r w:rsidRPr="006D4BEB">
          <w:rPr>
            <w:noProof/>
            <w:webHidden/>
          </w:rPr>
        </w:r>
        <w:r w:rsidRPr="006D4BEB">
          <w:rPr>
            <w:noProof/>
            <w:webHidden/>
          </w:rPr>
          <w:fldChar w:fldCharType="separate"/>
        </w:r>
        <w:r w:rsidR="001F1C7F">
          <w:rPr>
            <w:noProof/>
            <w:webHidden/>
          </w:rPr>
          <w:t>32</w:t>
        </w:r>
        <w:r w:rsidRPr="006D4BEB">
          <w:rPr>
            <w:noProof/>
            <w:webHidden/>
          </w:rPr>
          <w:fldChar w:fldCharType="end"/>
        </w:r>
      </w:hyperlink>
    </w:p>
    <w:p w14:paraId="4314CB8A" w14:textId="1625DF86" w:rsidR="006D4BEB" w:rsidRPr="006D4BEB" w:rsidRDefault="006D4BEB" w:rsidP="006D4BEB">
      <w:pPr>
        <w:pStyle w:val="TableofFigures"/>
        <w:tabs>
          <w:tab w:val="right" w:pos="360"/>
          <w:tab w:val="left" w:pos="960"/>
          <w:tab w:val="right" w:leader="dot" w:pos="7910"/>
        </w:tabs>
        <w:ind w:left="1200" w:hanging="1080"/>
        <w:rPr>
          <w:rFonts w:asciiTheme="minorHAnsi" w:hAnsiTheme="minorHAnsi"/>
          <w:noProof/>
          <w:sz w:val="22"/>
        </w:rPr>
      </w:pPr>
      <w:r w:rsidRPr="006D4BEB">
        <w:rPr>
          <w:rStyle w:val="Hyperlink"/>
          <w:noProof/>
          <w:color w:val="auto"/>
          <w:u w:val="none"/>
        </w:rPr>
        <w:tab/>
      </w:r>
      <w:hyperlink w:anchor="_Toc456270939" w:history="1">
        <w:r w:rsidRPr="006D4BEB">
          <w:rPr>
            <w:rStyle w:val="Hyperlink"/>
            <w:noProof/>
            <w:color w:val="auto"/>
            <w:u w:val="none"/>
          </w:rPr>
          <w:t>4</w:t>
        </w:r>
        <w:r w:rsidRPr="006D4BEB">
          <w:rPr>
            <w:rStyle w:val="Hyperlink"/>
            <w:noProof/>
            <w:color w:val="auto"/>
            <w:u w:val="none"/>
          </w:rPr>
          <w:tab/>
          <w:t>Dispersal and displacement data collected for acoustic-tagged</w:t>
        </w:r>
        <w:r w:rsidRPr="006D4BEB">
          <w:rPr>
            <w:rStyle w:val="Hyperlink"/>
            <w:noProof/>
            <w:color w:val="auto"/>
            <w:u w:val="none"/>
          </w:rPr>
          <w:br/>
          <w:t>bonytail during the April – July 2015 telemetry study, Regional</w:t>
        </w:r>
        <w:r w:rsidRPr="006D4BEB">
          <w:rPr>
            <w:rStyle w:val="Hyperlink"/>
            <w:noProof/>
            <w:color w:val="auto"/>
            <w:u w:val="none"/>
          </w:rPr>
          <w:br/>
          <w:t>Park Moabi, California</w:t>
        </w:r>
        <w:r w:rsidRPr="006D4BEB">
          <w:rPr>
            <w:noProof/>
            <w:webHidden/>
          </w:rPr>
          <w:tab/>
        </w:r>
        <w:r w:rsidRPr="006D4BEB">
          <w:rPr>
            <w:noProof/>
            <w:webHidden/>
          </w:rPr>
          <w:fldChar w:fldCharType="begin"/>
        </w:r>
        <w:r w:rsidRPr="006D4BEB">
          <w:rPr>
            <w:noProof/>
            <w:webHidden/>
          </w:rPr>
          <w:instrText xml:space="preserve"> PAGEREF _Toc456270939 \h </w:instrText>
        </w:r>
        <w:r w:rsidRPr="006D4BEB">
          <w:rPr>
            <w:noProof/>
            <w:webHidden/>
          </w:rPr>
        </w:r>
        <w:r w:rsidRPr="006D4BEB">
          <w:rPr>
            <w:noProof/>
            <w:webHidden/>
          </w:rPr>
          <w:fldChar w:fldCharType="separate"/>
        </w:r>
        <w:r w:rsidR="001F1C7F">
          <w:rPr>
            <w:noProof/>
            <w:webHidden/>
          </w:rPr>
          <w:t>34</w:t>
        </w:r>
        <w:r w:rsidRPr="006D4BEB">
          <w:rPr>
            <w:noProof/>
            <w:webHidden/>
          </w:rPr>
          <w:fldChar w:fldCharType="end"/>
        </w:r>
      </w:hyperlink>
    </w:p>
    <w:p w14:paraId="0FD15849" w14:textId="46EA88E2" w:rsidR="006D4BEB" w:rsidRPr="006D4BEB" w:rsidRDefault="006D4BEB" w:rsidP="006D4BEB">
      <w:pPr>
        <w:pStyle w:val="TableofFigures"/>
        <w:tabs>
          <w:tab w:val="right" w:pos="360"/>
          <w:tab w:val="left" w:pos="960"/>
          <w:tab w:val="right" w:leader="dot" w:pos="7910"/>
        </w:tabs>
        <w:ind w:left="1200" w:hanging="1080"/>
        <w:rPr>
          <w:rFonts w:asciiTheme="minorHAnsi" w:hAnsiTheme="minorHAnsi"/>
          <w:noProof/>
          <w:sz w:val="22"/>
        </w:rPr>
      </w:pPr>
      <w:r w:rsidRPr="006D4BEB">
        <w:rPr>
          <w:rStyle w:val="Hyperlink"/>
          <w:noProof/>
          <w:color w:val="auto"/>
          <w:u w:val="none"/>
        </w:rPr>
        <w:tab/>
      </w:r>
      <w:hyperlink w:anchor="_Toc456270940" w:history="1">
        <w:r w:rsidRPr="006D4BEB">
          <w:rPr>
            <w:rStyle w:val="Hyperlink"/>
            <w:noProof/>
            <w:color w:val="auto"/>
            <w:u w:val="none"/>
          </w:rPr>
          <w:t>5</w:t>
        </w:r>
        <w:r w:rsidRPr="006D4BEB">
          <w:rPr>
            <w:rStyle w:val="Hyperlink"/>
            <w:noProof/>
            <w:color w:val="auto"/>
            <w:u w:val="none"/>
          </w:rPr>
          <w:tab/>
          <w:t>Dispersal and displacement data collected for acoustic-tagged</w:t>
        </w:r>
        <w:r w:rsidRPr="006D4BEB">
          <w:rPr>
            <w:rStyle w:val="Hyperlink"/>
            <w:noProof/>
            <w:color w:val="auto"/>
            <w:u w:val="none"/>
          </w:rPr>
          <w:br/>
          <w:t>bonytail during the December 2015 – March 2016 telemetry</w:t>
        </w:r>
        <w:r w:rsidRPr="006D4BEB">
          <w:rPr>
            <w:rStyle w:val="Hyperlink"/>
            <w:noProof/>
            <w:color w:val="auto"/>
            <w:u w:val="none"/>
          </w:rPr>
          <w:br/>
          <w:t>study, Laughlin Lagoon, Nevada</w:t>
        </w:r>
        <w:r w:rsidRPr="006D4BEB">
          <w:rPr>
            <w:noProof/>
            <w:webHidden/>
          </w:rPr>
          <w:tab/>
        </w:r>
        <w:r w:rsidRPr="006D4BEB">
          <w:rPr>
            <w:noProof/>
            <w:webHidden/>
          </w:rPr>
          <w:fldChar w:fldCharType="begin"/>
        </w:r>
        <w:r w:rsidRPr="006D4BEB">
          <w:rPr>
            <w:noProof/>
            <w:webHidden/>
          </w:rPr>
          <w:instrText xml:space="preserve"> PAGEREF _Toc456270940 \h </w:instrText>
        </w:r>
        <w:r w:rsidRPr="006D4BEB">
          <w:rPr>
            <w:noProof/>
            <w:webHidden/>
          </w:rPr>
        </w:r>
        <w:r w:rsidRPr="006D4BEB">
          <w:rPr>
            <w:noProof/>
            <w:webHidden/>
          </w:rPr>
          <w:fldChar w:fldCharType="separate"/>
        </w:r>
        <w:r w:rsidR="001F1C7F">
          <w:rPr>
            <w:noProof/>
            <w:webHidden/>
          </w:rPr>
          <w:t>41</w:t>
        </w:r>
        <w:r w:rsidRPr="006D4BEB">
          <w:rPr>
            <w:noProof/>
            <w:webHidden/>
          </w:rPr>
          <w:fldChar w:fldCharType="end"/>
        </w:r>
      </w:hyperlink>
    </w:p>
    <w:p w14:paraId="6D349241" w14:textId="539F0291" w:rsidR="006D4BEB" w:rsidRPr="006D4BEB" w:rsidRDefault="006D4BEB" w:rsidP="006D4BEB">
      <w:pPr>
        <w:pStyle w:val="TableofFigures"/>
        <w:tabs>
          <w:tab w:val="right" w:pos="360"/>
          <w:tab w:val="left" w:pos="960"/>
          <w:tab w:val="right" w:leader="dot" w:pos="7910"/>
        </w:tabs>
        <w:ind w:left="1200" w:hanging="1080"/>
        <w:rPr>
          <w:rFonts w:asciiTheme="minorHAnsi" w:hAnsiTheme="minorHAnsi"/>
          <w:noProof/>
          <w:sz w:val="22"/>
        </w:rPr>
      </w:pPr>
      <w:r w:rsidRPr="006D4BEB">
        <w:rPr>
          <w:rStyle w:val="Hyperlink"/>
          <w:noProof/>
          <w:color w:val="auto"/>
          <w:u w:val="none"/>
        </w:rPr>
        <w:tab/>
      </w:r>
      <w:hyperlink w:anchor="_Toc456270941" w:history="1">
        <w:r w:rsidRPr="006D4BEB">
          <w:rPr>
            <w:rStyle w:val="Hyperlink"/>
            <w:noProof/>
            <w:color w:val="auto"/>
            <w:u w:val="none"/>
          </w:rPr>
          <w:t>6</w:t>
        </w:r>
        <w:r w:rsidRPr="006D4BEB">
          <w:rPr>
            <w:rStyle w:val="Hyperlink"/>
            <w:noProof/>
            <w:color w:val="auto"/>
            <w:u w:val="none"/>
          </w:rPr>
          <w:tab/>
          <w:t>Habitat descriptions for PIT scanning antenna deployments where bonytail were contacted less than 1-week post-release (A) and</w:t>
        </w:r>
        <w:r w:rsidRPr="006D4BEB">
          <w:rPr>
            <w:rStyle w:val="Hyperlink"/>
            <w:noProof/>
            <w:color w:val="auto"/>
            <w:u w:val="none"/>
          </w:rPr>
          <w:br/>
          <w:t>after 1-week post-release (B) from September – November 2014</w:t>
        </w:r>
        <w:r w:rsidRPr="006D4BEB">
          <w:rPr>
            <w:rStyle w:val="Hyperlink"/>
            <w:noProof/>
            <w:color w:val="auto"/>
            <w:u w:val="none"/>
          </w:rPr>
          <w:br/>
          <w:t>and December 2014 – January 2015, Bill Williams River,</w:t>
        </w:r>
        <w:r w:rsidRPr="006D4BEB">
          <w:rPr>
            <w:rStyle w:val="Hyperlink"/>
            <w:noProof/>
            <w:color w:val="auto"/>
            <w:u w:val="none"/>
          </w:rPr>
          <w:br/>
          <w:t>Arizona</w:t>
        </w:r>
        <w:r w:rsidRPr="006D4BEB">
          <w:rPr>
            <w:noProof/>
            <w:webHidden/>
          </w:rPr>
          <w:tab/>
        </w:r>
        <w:r w:rsidRPr="006D4BEB">
          <w:rPr>
            <w:noProof/>
            <w:webHidden/>
          </w:rPr>
          <w:fldChar w:fldCharType="begin"/>
        </w:r>
        <w:r w:rsidRPr="006D4BEB">
          <w:rPr>
            <w:noProof/>
            <w:webHidden/>
          </w:rPr>
          <w:instrText xml:space="preserve"> PAGEREF _Toc456270941 \h </w:instrText>
        </w:r>
        <w:r w:rsidRPr="006D4BEB">
          <w:rPr>
            <w:noProof/>
            <w:webHidden/>
          </w:rPr>
        </w:r>
        <w:r w:rsidRPr="006D4BEB">
          <w:rPr>
            <w:noProof/>
            <w:webHidden/>
          </w:rPr>
          <w:fldChar w:fldCharType="separate"/>
        </w:r>
        <w:r w:rsidR="001F1C7F">
          <w:rPr>
            <w:noProof/>
            <w:webHidden/>
          </w:rPr>
          <w:t>47</w:t>
        </w:r>
        <w:r w:rsidRPr="006D4BEB">
          <w:rPr>
            <w:noProof/>
            <w:webHidden/>
          </w:rPr>
          <w:fldChar w:fldCharType="end"/>
        </w:r>
      </w:hyperlink>
    </w:p>
    <w:p w14:paraId="1F50A42A" w14:textId="52A711BC" w:rsidR="00453CE5" w:rsidRPr="00725366" w:rsidRDefault="006D4BEB" w:rsidP="00725366">
      <w:r w:rsidRPr="006D4BEB">
        <w:fldChar w:fldCharType="end"/>
      </w:r>
    </w:p>
    <w:p w14:paraId="73B69414" w14:textId="77777777" w:rsidR="00453CE5" w:rsidRDefault="00453CE5" w:rsidP="00FF0188"/>
    <w:p w14:paraId="38F413CD" w14:textId="77777777" w:rsidR="008B13FC" w:rsidRPr="00BD38FB" w:rsidRDefault="008B13FC" w:rsidP="00BD38FB">
      <w:pPr>
        <w:rPr>
          <w:highlight w:val="yellow"/>
        </w:rPr>
      </w:pPr>
      <w:r>
        <w:rPr>
          <w:highlight w:val="yellow"/>
        </w:rPr>
        <w:br w:type="page"/>
      </w:r>
    </w:p>
    <w:p w14:paraId="3E5BC5A4" w14:textId="7C5E5A5E" w:rsidR="00453CE5" w:rsidRPr="00300C2E" w:rsidRDefault="00AD275C" w:rsidP="005A5B3B">
      <w:pPr>
        <w:contextualSpacing/>
        <w:rPr>
          <w:rFonts w:ascii="Arial" w:hAnsi="Arial" w:cs="Arial"/>
          <w:b/>
          <w:sz w:val="28"/>
          <w:szCs w:val="28"/>
        </w:rPr>
      </w:pPr>
      <w:r w:rsidRPr="00AD275C">
        <w:rPr>
          <w:rFonts w:ascii="Arial" w:hAnsi="Arial" w:cs="Arial"/>
          <w:b/>
          <w:sz w:val="28"/>
          <w:szCs w:val="28"/>
        </w:rPr>
        <w:lastRenderedPageBreak/>
        <w:t>Figure</w:t>
      </w:r>
      <w:r w:rsidR="00453CE5" w:rsidRPr="00863207">
        <w:rPr>
          <w:rFonts w:ascii="Arial" w:hAnsi="Arial" w:cs="Arial"/>
          <w:b/>
          <w:sz w:val="28"/>
          <w:szCs w:val="28"/>
        </w:rPr>
        <w:t>s</w:t>
      </w:r>
    </w:p>
    <w:p w14:paraId="61BA0083" w14:textId="77777777" w:rsidR="00453CE5" w:rsidRDefault="00453CE5" w:rsidP="00FF0188"/>
    <w:p w14:paraId="37B29CEC" w14:textId="6B7FF01A" w:rsidR="00453CE5" w:rsidRDefault="00AD275C" w:rsidP="00FF0188">
      <w:pPr>
        <w:tabs>
          <w:tab w:val="right" w:pos="7920"/>
        </w:tabs>
        <w:rPr>
          <w:rFonts w:ascii="Arial" w:hAnsi="Arial" w:cs="Arial"/>
          <w:sz w:val="22"/>
          <w:szCs w:val="22"/>
        </w:rPr>
      </w:pPr>
      <w:r w:rsidRPr="00AD275C">
        <w:rPr>
          <w:rFonts w:ascii="Arial" w:hAnsi="Arial" w:cs="Arial"/>
          <w:sz w:val="22"/>
          <w:szCs w:val="22"/>
        </w:rPr>
        <w:t>Figure</w:t>
      </w:r>
      <w:r w:rsidR="00453CE5" w:rsidRPr="00F91D9A">
        <w:rPr>
          <w:rFonts w:ascii="Arial" w:hAnsi="Arial" w:cs="Arial"/>
          <w:sz w:val="22"/>
          <w:szCs w:val="22"/>
        </w:rPr>
        <w:tab/>
        <w:t>Page</w:t>
      </w:r>
    </w:p>
    <w:p w14:paraId="5A3AE2D3" w14:textId="77777777" w:rsidR="00453CE5" w:rsidRDefault="00453CE5" w:rsidP="00FF0188"/>
    <w:p w14:paraId="4E6F8204" w14:textId="0CDE94DB" w:rsidR="00885209" w:rsidRPr="00885209" w:rsidRDefault="00D2325B" w:rsidP="00885209">
      <w:pPr>
        <w:pStyle w:val="TableofFigures"/>
        <w:tabs>
          <w:tab w:val="right" w:pos="360"/>
          <w:tab w:val="left" w:pos="960"/>
          <w:tab w:val="right" w:leader="dot" w:pos="7910"/>
        </w:tabs>
        <w:ind w:left="1200" w:hanging="1200"/>
        <w:rPr>
          <w:rFonts w:cs="Times New Roman"/>
          <w:noProof/>
          <w:sz w:val="22"/>
        </w:rPr>
      </w:pPr>
      <w:r w:rsidRPr="00885209">
        <w:tab/>
      </w:r>
      <w:r w:rsidR="00BD38FB" w:rsidRPr="00885209">
        <w:rPr>
          <w:noProof/>
        </w:rPr>
        <w:t>1</w:t>
      </w:r>
      <w:r w:rsidR="00BD38FB" w:rsidRPr="00885209">
        <w:rPr>
          <w:noProof/>
        </w:rPr>
        <w:tab/>
      </w:r>
      <w:r w:rsidR="00885209" w:rsidRPr="00885209">
        <w:fldChar w:fldCharType="begin"/>
      </w:r>
      <w:r w:rsidR="00885209" w:rsidRPr="00885209">
        <w:instrText xml:space="preserve"> TOC \h \z \t "Caption" \c </w:instrText>
      </w:r>
      <w:r w:rsidR="00885209" w:rsidRPr="00885209">
        <w:fldChar w:fldCharType="separate"/>
      </w:r>
      <w:hyperlink w:anchor="_Toc456271054" w:history="1">
        <w:r w:rsidR="00885209" w:rsidRPr="00885209">
          <w:rPr>
            <w:rStyle w:val="Hyperlink"/>
            <w:rFonts w:cs="Times New Roman"/>
            <w:noProof/>
            <w:color w:val="auto"/>
            <w:u w:val="none"/>
          </w:rPr>
          <w:t xml:space="preserve">Map of telemetry and </w:t>
        </w:r>
        <w:r w:rsidR="00725366">
          <w:rPr>
            <w:rStyle w:val="Hyperlink"/>
            <w:rFonts w:cs="Times New Roman"/>
            <w:noProof/>
            <w:color w:val="auto"/>
            <w:u w:val="none"/>
          </w:rPr>
          <w:t>passive integrated transponder</w:t>
        </w:r>
        <w:r w:rsidR="00885209" w:rsidRPr="00885209">
          <w:rPr>
            <w:rStyle w:val="Hyperlink"/>
            <w:rFonts w:cs="Times New Roman"/>
            <w:noProof/>
            <w:color w:val="auto"/>
            <w:u w:val="none"/>
          </w:rPr>
          <w:t xml:space="preserve"> scann</w:t>
        </w:r>
        <w:r w:rsidR="00885209">
          <w:rPr>
            <w:rStyle w:val="Hyperlink"/>
            <w:rFonts w:cs="Times New Roman"/>
            <w:noProof/>
            <w:color w:val="auto"/>
            <w:u w:val="none"/>
          </w:rPr>
          <w:t>ing sites within Lake Havasu on</w:t>
        </w:r>
        <w:r w:rsidR="00725366">
          <w:rPr>
            <w:rStyle w:val="Hyperlink"/>
            <w:rFonts w:cs="Times New Roman"/>
            <w:noProof/>
            <w:color w:val="auto"/>
            <w:u w:val="none"/>
          </w:rPr>
          <w:t xml:space="preserve"> </w:t>
        </w:r>
        <w:r w:rsidR="00885209" w:rsidRPr="00885209">
          <w:rPr>
            <w:rStyle w:val="Hyperlink"/>
            <w:rFonts w:cs="Times New Roman"/>
            <w:noProof/>
            <w:color w:val="auto"/>
            <w:u w:val="none"/>
          </w:rPr>
          <w:t>the Color</w:t>
        </w:r>
        <w:r w:rsidR="00725366">
          <w:rPr>
            <w:rStyle w:val="Hyperlink"/>
            <w:rFonts w:cs="Times New Roman"/>
            <w:noProof/>
            <w:color w:val="auto"/>
            <w:u w:val="none"/>
          </w:rPr>
          <w:t>ado River, Arizona, California,</w:t>
        </w:r>
        <w:r w:rsidR="00725366">
          <w:rPr>
            <w:rStyle w:val="Hyperlink"/>
            <w:rFonts w:cs="Times New Roman"/>
            <w:noProof/>
            <w:color w:val="auto"/>
            <w:u w:val="none"/>
          </w:rPr>
          <w:br/>
        </w:r>
        <w:r w:rsidR="00885209" w:rsidRPr="00885209">
          <w:rPr>
            <w:rStyle w:val="Hyperlink"/>
            <w:rFonts w:cs="Times New Roman"/>
            <w:noProof/>
            <w:color w:val="auto"/>
            <w:u w:val="none"/>
          </w:rPr>
          <w:t>and Nevada.</w:t>
        </w:r>
        <w:r w:rsidR="00885209" w:rsidRPr="00885209">
          <w:rPr>
            <w:rFonts w:cs="Times New Roman"/>
            <w:noProof/>
            <w:webHidden/>
          </w:rPr>
          <w:tab/>
        </w:r>
        <w:r w:rsidR="00885209" w:rsidRPr="00885209">
          <w:rPr>
            <w:rFonts w:cs="Times New Roman"/>
            <w:noProof/>
            <w:webHidden/>
          </w:rPr>
          <w:fldChar w:fldCharType="begin"/>
        </w:r>
        <w:r w:rsidR="00885209" w:rsidRPr="00885209">
          <w:rPr>
            <w:rFonts w:cs="Times New Roman"/>
            <w:noProof/>
            <w:webHidden/>
          </w:rPr>
          <w:instrText xml:space="preserve"> PAGEREF _Toc456271054 \h </w:instrText>
        </w:r>
        <w:r w:rsidR="00885209" w:rsidRPr="00885209">
          <w:rPr>
            <w:rFonts w:cs="Times New Roman"/>
            <w:noProof/>
            <w:webHidden/>
          </w:rPr>
        </w:r>
        <w:r w:rsidR="00885209" w:rsidRPr="00885209">
          <w:rPr>
            <w:rFonts w:cs="Times New Roman"/>
            <w:noProof/>
            <w:webHidden/>
          </w:rPr>
          <w:fldChar w:fldCharType="separate"/>
        </w:r>
        <w:r w:rsidR="001F1C7F">
          <w:rPr>
            <w:rFonts w:cs="Times New Roman"/>
            <w:noProof/>
            <w:webHidden/>
          </w:rPr>
          <w:t>1</w:t>
        </w:r>
        <w:r w:rsidR="00885209" w:rsidRPr="00885209">
          <w:rPr>
            <w:rFonts w:cs="Times New Roman"/>
            <w:noProof/>
            <w:webHidden/>
          </w:rPr>
          <w:fldChar w:fldCharType="end"/>
        </w:r>
      </w:hyperlink>
    </w:p>
    <w:p w14:paraId="26DBB8E9" w14:textId="4904AF92" w:rsidR="00885209" w:rsidRPr="00885209" w:rsidRDefault="00885209" w:rsidP="00885209">
      <w:pPr>
        <w:pStyle w:val="TableofFigures"/>
        <w:tabs>
          <w:tab w:val="right" w:pos="360"/>
          <w:tab w:val="left" w:pos="960"/>
          <w:tab w:val="right" w:leader="dot" w:pos="7910"/>
        </w:tabs>
        <w:ind w:left="1200" w:hanging="1200"/>
        <w:rPr>
          <w:rFonts w:cs="Times New Roman"/>
          <w:noProof/>
          <w:sz w:val="22"/>
        </w:rPr>
      </w:pPr>
      <w:r w:rsidRPr="00885209">
        <w:rPr>
          <w:rStyle w:val="Hyperlink"/>
          <w:rFonts w:cs="Times New Roman"/>
          <w:noProof/>
          <w:color w:val="auto"/>
          <w:u w:val="none"/>
        </w:rPr>
        <w:tab/>
      </w:r>
      <w:hyperlink w:anchor="_Toc456271055" w:history="1">
        <w:r w:rsidRPr="00885209">
          <w:rPr>
            <w:rStyle w:val="Hyperlink"/>
            <w:rFonts w:cs="Times New Roman"/>
            <w:noProof/>
            <w:color w:val="auto"/>
            <w:u w:val="none"/>
          </w:rPr>
          <w:t>2</w:t>
        </w:r>
        <w:r w:rsidRPr="00885209">
          <w:rPr>
            <w:rStyle w:val="Hyperlink"/>
            <w:rFonts w:cs="Times New Roman"/>
            <w:noProof/>
            <w:color w:val="auto"/>
            <w:u w:val="none"/>
          </w:rPr>
          <w:tab/>
          <w:t>Satellite view of the Bill Will</w:t>
        </w:r>
        <w:r>
          <w:rPr>
            <w:rStyle w:val="Hyperlink"/>
            <w:rFonts w:cs="Times New Roman"/>
            <w:noProof/>
            <w:color w:val="auto"/>
            <w:u w:val="none"/>
          </w:rPr>
          <w:t>iams River, Arizona, with place</w:t>
        </w:r>
        <w:r>
          <w:rPr>
            <w:rStyle w:val="Hyperlink"/>
            <w:rFonts w:cs="Times New Roman"/>
            <w:noProof/>
            <w:color w:val="auto"/>
            <w:u w:val="none"/>
          </w:rPr>
          <w:br/>
        </w:r>
        <w:r w:rsidRPr="00885209">
          <w:rPr>
            <w:rStyle w:val="Hyperlink"/>
            <w:rFonts w:cs="Times New Roman"/>
            <w:noProof/>
            <w:color w:val="auto"/>
            <w:u w:val="none"/>
          </w:rPr>
          <w:t>names mentioned in text.</w:t>
        </w:r>
        <w:r w:rsidRPr="00885209">
          <w:rPr>
            <w:rFonts w:cs="Times New Roman"/>
            <w:noProof/>
            <w:webHidden/>
          </w:rPr>
          <w:tab/>
        </w:r>
        <w:r w:rsidRPr="00885209">
          <w:rPr>
            <w:rFonts w:cs="Times New Roman"/>
            <w:noProof/>
            <w:webHidden/>
          </w:rPr>
          <w:fldChar w:fldCharType="begin"/>
        </w:r>
        <w:r w:rsidRPr="00885209">
          <w:rPr>
            <w:rFonts w:cs="Times New Roman"/>
            <w:noProof/>
            <w:webHidden/>
          </w:rPr>
          <w:instrText xml:space="preserve"> PAGEREF _Toc456271055 \h </w:instrText>
        </w:r>
        <w:r w:rsidRPr="00885209">
          <w:rPr>
            <w:rFonts w:cs="Times New Roman"/>
            <w:noProof/>
            <w:webHidden/>
          </w:rPr>
        </w:r>
        <w:r w:rsidRPr="00885209">
          <w:rPr>
            <w:rFonts w:cs="Times New Roman"/>
            <w:noProof/>
            <w:webHidden/>
          </w:rPr>
          <w:fldChar w:fldCharType="separate"/>
        </w:r>
        <w:r w:rsidR="001F1C7F">
          <w:rPr>
            <w:rFonts w:cs="Times New Roman"/>
            <w:noProof/>
            <w:webHidden/>
          </w:rPr>
          <w:t>5</w:t>
        </w:r>
        <w:r w:rsidRPr="00885209">
          <w:rPr>
            <w:rFonts w:cs="Times New Roman"/>
            <w:noProof/>
            <w:webHidden/>
          </w:rPr>
          <w:fldChar w:fldCharType="end"/>
        </w:r>
      </w:hyperlink>
    </w:p>
    <w:p w14:paraId="56518AE0" w14:textId="6D435B1B" w:rsidR="00885209" w:rsidRPr="00885209" w:rsidRDefault="00885209" w:rsidP="00885209">
      <w:pPr>
        <w:pStyle w:val="TableofFigures"/>
        <w:tabs>
          <w:tab w:val="right" w:pos="360"/>
          <w:tab w:val="left" w:pos="960"/>
          <w:tab w:val="right" w:leader="dot" w:pos="7910"/>
        </w:tabs>
        <w:ind w:left="1200" w:hanging="1200"/>
        <w:rPr>
          <w:rFonts w:cs="Times New Roman"/>
          <w:noProof/>
          <w:sz w:val="22"/>
        </w:rPr>
      </w:pPr>
      <w:r w:rsidRPr="00885209">
        <w:rPr>
          <w:rStyle w:val="Hyperlink"/>
          <w:rFonts w:cs="Times New Roman"/>
          <w:noProof/>
          <w:color w:val="auto"/>
          <w:u w:val="none"/>
        </w:rPr>
        <w:tab/>
      </w:r>
      <w:hyperlink w:anchor="_Toc456271056" w:history="1">
        <w:r w:rsidRPr="00885209">
          <w:rPr>
            <w:rStyle w:val="Hyperlink"/>
            <w:rFonts w:cs="Times New Roman"/>
            <w:noProof/>
            <w:color w:val="auto"/>
            <w:u w:val="none"/>
          </w:rPr>
          <w:t>3</w:t>
        </w:r>
        <w:r w:rsidRPr="00885209">
          <w:rPr>
            <w:rStyle w:val="Hyperlink"/>
            <w:rFonts w:cs="Times New Roman"/>
            <w:noProof/>
            <w:color w:val="auto"/>
            <w:u w:val="none"/>
          </w:rPr>
          <w:tab/>
          <w:t>Satellite view of Blankenshi</w:t>
        </w:r>
        <w:r>
          <w:rPr>
            <w:rStyle w:val="Hyperlink"/>
            <w:rFonts w:cs="Times New Roman"/>
            <w:noProof/>
            <w:color w:val="auto"/>
            <w:u w:val="none"/>
          </w:rPr>
          <w:t>p Bend, Arizona and California,</w:t>
        </w:r>
        <w:r>
          <w:rPr>
            <w:rStyle w:val="Hyperlink"/>
            <w:rFonts w:cs="Times New Roman"/>
            <w:noProof/>
            <w:color w:val="auto"/>
            <w:u w:val="none"/>
          </w:rPr>
          <w:br/>
        </w:r>
        <w:r w:rsidRPr="00885209">
          <w:rPr>
            <w:rStyle w:val="Hyperlink"/>
            <w:rFonts w:cs="Times New Roman"/>
            <w:noProof/>
            <w:color w:val="auto"/>
            <w:u w:val="none"/>
          </w:rPr>
          <w:t>with place names mentioned in text.</w:t>
        </w:r>
        <w:r w:rsidRPr="00885209">
          <w:rPr>
            <w:rFonts w:cs="Times New Roman"/>
            <w:noProof/>
            <w:webHidden/>
          </w:rPr>
          <w:tab/>
        </w:r>
        <w:r w:rsidRPr="00885209">
          <w:rPr>
            <w:rFonts w:cs="Times New Roman"/>
            <w:noProof/>
            <w:webHidden/>
          </w:rPr>
          <w:fldChar w:fldCharType="begin"/>
        </w:r>
        <w:r w:rsidRPr="00885209">
          <w:rPr>
            <w:rFonts w:cs="Times New Roman"/>
            <w:noProof/>
            <w:webHidden/>
          </w:rPr>
          <w:instrText xml:space="preserve"> PAGEREF _Toc456271056 \h </w:instrText>
        </w:r>
        <w:r w:rsidRPr="00885209">
          <w:rPr>
            <w:rFonts w:cs="Times New Roman"/>
            <w:noProof/>
            <w:webHidden/>
          </w:rPr>
        </w:r>
        <w:r w:rsidRPr="00885209">
          <w:rPr>
            <w:rFonts w:cs="Times New Roman"/>
            <w:noProof/>
            <w:webHidden/>
          </w:rPr>
          <w:fldChar w:fldCharType="separate"/>
        </w:r>
        <w:r w:rsidR="001F1C7F">
          <w:rPr>
            <w:rFonts w:cs="Times New Roman"/>
            <w:noProof/>
            <w:webHidden/>
          </w:rPr>
          <w:t>6</w:t>
        </w:r>
        <w:r w:rsidRPr="00885209">
          <w:rPr>
            <w:rFonts w:cs="Times New Roman"/>
            <w:noProof/>
            <w:webHidden/>
          </w:rPr>
          <w:fldChar w:fldCharType="end"/>
        </w:r>
      </w:hyperlink>
    </w:p>
    <w:p w14:paraId="1149911D" w14:textId="747887BD" w:rsidR="00885209" w:rsidRPr="00885209" w:rsidRDefault="00885209" w:rsidP="00885209">
      <w:pPr>
        <w:pStyle w:val="TableofFigures"/>
        <w:tabs>
          <w:tab w:val="right" w:pos="360"/>
          <w:tab w:val="left" w:pos="960"/>
          <w:tab w:val="right" w:leader="dot" w:pos="7910"/>
        </w:tabs>
        <w:ind w:left="1200" w:hanging="1200"/>
        <w:rPr>
          <w:rFonts w:cs="Times New Roman"/>
          <w:noProof/>
          <w:sz w:val="22"/>
        </w:rPr>
      </w:pPr>
      <w:r w:rsidRPr="00885209">
        <w:rPr>
          <w:rStyle w:val="Hyperlink"/>
          <w:rFonts w:cs="Times New Roman"/>
          <w:noProof/>
          <w:color w:val="auto"/>
          <w:u w:val="none"/>
        </w:rPr>
        <w:tab/>
      </w:r>
      <w:hyperlink w:anchor="_Toc456271057" w:history="1">
        <w:r w:rsidRPr="00885209">
          <w:rPr>
            <w:rStyle w:val="Hyperlink"/>
            <w:rFonts w:cs="Times New Roman"/>
            <w:noProof/>
            <w:color w:val="auto"/>
            <w:u w:val="none"/>
          </w:rPr>
          <w:t>4</w:t>
        </w:r>
        <w:r w:rsidRPr="00885209">
          <w:rPr>
            <w:rStyle w:val="Hyperlink"/>
            <w:rFonts w:cs="Times New Roman"/>
            <w:noProof/>
            <w:color w:val="auto"/>
            <w:u w:val="none"/>
          </w:rPr>
          <w:tab/>
          <w:t>Satellite view of Regional Par</w:t>
        </w:r>
        <w:r>
          <w:rPr>
            <w:rStyle w:val="Hyperlink"/>
            <w:rFonts w:cs="Times New Roman"/>
            <w:noProof/>
            <w:color w:val="auto"/>
            <w:u w:val="none"/>
          </w:rPr>
          <w:t>k Moabi, California, with place</w:t>
        </w:r>
        <w:r>
          <w:rPr>
            <w:rStyle w:val="Hyperlink"/>
            <w:rFonts w:cs="Times New Roman"/>
            <w:noProof/>
            <w:color w:val="auto"/>
            <w:u w:val="none"/>
          </w:rPr>
          <w:br/>
        </w:r>
        <w:r w:rsidRPr="00885209">
          <w:rPr>
            <w:rStyle w:val="Hyperlink"/>
            <w:rFonts w:cs="Times New Roman"/>
            <w:noProof/>
            <w:color w:val="auto"/>
            <w:u w:val="none"/>
          </w:rPr>
          <w:t>names mentioned in text.</w:t>
        </w:r>
        <w:r w:rsidRPr="00885209">
          <w:rPr>
            <w:rFonts w:cs="Times New Roman"/>
            <w:noProof/>
            <w:webHidden/>
          </w:rPr>
          <w:tab/>
        </w:r>
        <w:r w:rsidRPr="00885209">
          <w:rPr>
            <w:rFonts w:cs="Times New Roman"/>
            <w:noProof/>
            <w:webHidden/>
          </w:rPr>
          <w:fldChar w:fldCharType="begin"/>
        </w:r>
        <w:r w:rsidRPr="00885209">
          <w:rPr>
            <w:rFonts w:cs="Times New Roman"/>
            <w:noProof/>
            <w:webHidden/>
          </w:rPr>
          <w:instrText xml:space="preserve"> PAGEREF _Toc456271057 \h </w:instrText>
        </w:r>
        <w:r w:rsidRPr="00885209">
          <w:rPr>
            <w:rFonts w:cs="Times New Roman"/>
            <w:noProof/>
            <w:webHidden/>
          </w:rPr>
        </w:r>
        <w:r w:rsidRPr="00885209">
          <w:rPr>
            <w:rFonts w:cs="Times New Roman"/>
            <w:noProof/>
            <w:webHidden/>
          </w:rPr>
          <w:fldChar w:fldCharType="separate"/>
        </w:r>
        <w:r w:rsidR="001F1C7F">
          <w:rPr>
            <w:rFonts w:cs="Times New Roman"/>
            <w:noProof/>
            <w:webHidden/>
          </w:rPr>
          <w:t>7</w:t>
        </w:r>
        <w:r w:rsidRPr="00885209">
          <w:rPr>
            <w:rFonts w:cs="Times New Roman"/>
            <w:noProof/>
            <w:webHidden/>
          </w:rPr>
          <w:fldChar w:fldCharType="end"/>
        </w:r>
      </w:hyperlink>
    </w:p>
    <w:p w14:paraId="4E50C1ED" w14:textId="085E016B" w:rsidR="00885209" w:rsidRPr="00885209" w:rsidRDefault="00885209" w:rsidP="00885209">
      <w:pPr>
        <w:pStyle w:val="TableofFigures"/>
        <w:tabs>
          <w:tab w:val="right" w:pos="360"/>
          <w:tab w:val="left" w:pos="960"/>
          <w:tab w:val="right" w:leader="dot" w:pos="7910"/>
        </w:tabs>
        <w:ind w:left="1200" w:hanging="1200"/>
        <w:rPr>
          <w:rFonts w:cs="Times New Roman"/>
          <w:noProof/>
          <w:sz w:val="22"/>
        </w:rPr>
      </w:pPr>
      <w:r w:rsidRPr="00885209">
        <w:rPr>
          <w:rStyle w:val="Hyperlink"/>
          <w:rFonts w:cs="Times New Roman"/>
          <w:noProof/>
          <w:color w:val="auto"/>
          <w:u w:val="none"/>
        </w:rPr>
        <w:tab/>
      </w:r>
      <w:hyperlink w:anchor="_Toc456271058" w:history="1">
        <w:r w:rsidRPr="00885209">
          <w:rPr>
            <w:rStyle w:val="Hyperlink"/>
            <w:rFonts w:cs="Times New Roman"/>
            <w:noProof/>
            <w:color w:val="auto"/>
            <w:u w:val="none"/>
          </w:rPr>
          <w:t>5</w:t>
        </w:r>
        <w:r w:rsidRPr="00885209">
          <w:rPr>
            <w:rStyle w:val="Hyperlink"/>
            <w:rFonts w:cs="Times New Roman"/>
            <w:noProof/>
            <w:color w:val="auto"/>
            <w:u w:val="none"/>
          </w:rPr>
          <w:tab/>
          <w:t>Satellite view of Laughlin Lagoon, Nevada, with place names mentioned in text.</w:t>
        </w:r>
        <w:r w:rsidRPr="00885209">
          <w:rPr>
            <w:rFonts w:cs="Times New Roman"/>
            <w:noProof/>
            <w:webHidden/>
          </w:rPr>
          <w:tab/>
        </w:r>
        <w:r w:rsidRPr="00885209">
          <w:rPr>
            <w:rFonts w:cs="Times New Roman"/>
            <w:noProof/>
            <w:webHidden/>
          </w:rPr>
          <w:fldChar w:fldCharType="begin"/>
        </w:r>
        <w:r w:rsidRPr="00885209">
          <w:rPr>
            <w:rFonts w:cs="Times New Roman"/>
            <w:noProof/>
            <w:webHidden/>
          </w:rPr>
          <w:instrText xml:space="preserve"> PAGEREF _Toc456271058 \h </w:instrText>
        </w:r>
        <w:r w:rsidRPr="00885209">
          <w:rPr>
            <w:rFonts w:cs="Times New Roman"/>
            <w:noProof/>
            <w:webHidden/>
          </w:rPr>
        </w:r>
        <w:r w:rsidRPr="00885209">
          <w:rPr>
            <w:rFonts w:cs="Times New Roman"/>
            <w:noProof/>
            <w:webHidden/>
          </w:rPr>
          <w:fldChar w:fldCharType="separate"/>
        </w:r>
        <w:r w:rsidR="001F1C7F">
          <w:rPr>
            <w:rFonts w:cs="Times New Roman"/>
            <w:noProof/>
            <w:webHidden/>
          </w:rPr>
          <w:t>8</w:t>
        </w:r>
        <w:r w:rsidRPr="00885209">
          <w:rPr>
            <w:rFonts w:cs="Times New Roman"/>
            <w:noProof/>
            <w:webHidden/>
          </w:rPr>
          <w:fldChar w:fldCharType="end"/>
        </w:r>
      </w:hyperlink>
    </w:p>
    <w:p w14:paraId="0B2C8A60" w14:textId="0C2B8FD5" w:rsidR="00885209" w:rsidRPr="00885209" w:rsidRDefault="00885209" w:rsidP="00885209">
      <w:pPr>
        <w:pStyle w:val="TableofFigures"/>
        <w:tabs>
          <w:tab w:val="right" w:pos="360"/>
          <w:tab w:val="left" w:pos="960"/>
          <w:tab w:val="right" w:leader="dot" w:pos="7910"/>
        </w:tabs>
        <w:ind w:left="1200" w:hanging="1200"/>
        <w:rPr>
          <w:rFonts w:cs="Times New Roman"/>
          <w:noProof/>
          <w:sz w:val="22"/>
        </w:rPr>
      </w:pPr>
      <w:r w:rsidRPr="00885209">
        <w:rPr>
          <w:rStyle w:val="Hyperlink"/>
          <w:rFonts w:cs="Times New Roman"/>
          <w:noProof/>
          <w:color w:val="auto"/>
          <w:u w:val="none"/>
        </w:rPr>
        <w:tab/>
      </w:r>
      <w:hyperlink w:anchor="_Toc456271059" w:history="1">
        <w:r w:rsidRPr="00885209">
          <w:rPr>
            <w:rStyle w:val="Hyperlink"/>
            <w:rFonts w:cs="Times New Roman"/>
            <w:noProof/>
            <w:color w:val="auto"/>
            <w:u w:val="none"/>
          </w:rPr>
          <w:t>6</w:t>
        </w:r>
        <w:r w:rsidRPr="00885209">
          <w:rPr>
            <w:rStyle w:val="Hyperlink"/>
            <w:rFonts w:cs="Times New Roman"/>
            <w:noProof/>
            <w:color w:val="auto"/>
            <w:u w:val="none"/>
          </w:rPr>
          <w:tab/>
          <w:t xml:space="preserve">Locations of SURs deployed September </w:t>
        </w:r>
        <w:r w:rsidR="001A5476">
          <w:rPr>
            <w:rStyle w:val="Hyperlink"/>
            <w:rFonts w:cs="Times New Roman"/>
            <w:noProof/>
            <w:color w:val="auto"/>
            <w:u w:val="none"/>
          </w:rPr>
          <w:t xml:space="preserve">24 to November 19, 2014 (green – </w:t>
        </w:r>
        <w:r w:rsidRPr="00885209">
          <w:rPr>
            <w:rStyle w:val="Hyperlink"/>
            <w:rFonts w:cs="Times New Roman"/>
            <w:noProof/>
            <w:color w:val="auto"/>
            <w:u w:val="none"/>
          </w:rPr>
          <w:t>stationary)</w:t>
        </w:r>
        <w:r w:rsidR="001A5476">
          <w:rPr>
            <w:rStyle w:val="Hyperlink"/>
            <w:rFonts w:cs="Times New Roman"/>
            <w:noProof/>
            <w:color w:val="auto"/>
            <w:u w:val="none"/>
          </w:rPr>
          <w:t>,</w:t>
        </w:r>
        <w:r w:rsidRPr="00885209">
          <w:rPr>
            <w:rStyle w:val="Hyperlink"/>
            <w:rFonts w:cs="Times New Roman"/>
            <w:noProof/>
            <w:color w:val="auto"/>
            <w:u w:val="none"/>
          </w:rPr>
          <w:t xml:space="preserve"> and later throu</w:t>
        </w:r>
        <w:r w:rsidR="001A5476">
          <w:rPr>
            <w:rStyle w:val="Hyperlink"/>
            <w:rFonts w:cs="Times New Roman"/>
            <w:noProof/>
            <w:color w:val="auto"/>
            <w:u w:val="none"/>
          </w:rPr>
          <w:t xml:space="preserve">gh the study (red – </w:t>
        </w:r>
        <w:r>
          <w:rPr>
            <w:rStyle w:val="Hyperlink"/>
            <w:rFonts w:cs="Times New Roman"/>
            <w:noProof/>
            <w:color w:val="auto"/>
            <w:u w:val="none"/>
          </w:rPr>
          <w:t>additional);</w:t>
        </w:r>
        <w:r>
          <w:rPr>
            <w:rStyle w:val="Hyperlink"/>
            <w:rFonts w:cs="Times New Roman"/>
            <w:noProof/>
            <w:color w:val="auto"/>
            <w:u w:val="none"/>
          </w:rPr>
          <w:br/>
        </w:r>
        <w:r w:rsidRPr="00885209">
          <w:rPr>
            <w:rStyle w:val="Hyperlink"/>
            <w:rFonts w:cs="Times New Roman"/>
            <w:noProof/>
            <w:color w:val="auto"/>
            <w:u w:val="none"/>
          </w:rPr>
          <w:t>Bill Williams River, Arizona.</w:t>
        </w:r>
        <w:r w:rsidRPr="00885209">
          <w:rPr>
            <w:rFonts w:cs="Times New Roman"/>
            <w:noProof/>
            <w:webHidden/>
          </w:rPr>
          <w:tab/>
        </w:r>
        <w:r w:rsidRPr="00885209">
          <w:rPr>
            <w:rFonts w:cs="Times New Roman"/>
            <w:noProof/>
            <w:webHidden/>
          </w:rPr>
          <w:fldChar w:fldCharType="begin"/>
        </w:r>
        <w:r w:rsidRPr="00885209">
          <w:rPr>
            <w:rFonts w:cs="Times New Roman"/>
            <w:noProof/>
            <w:webHidden/>
          </w:rPr>
          <w:instrText xml:space="preserve"> PAGEREF _Toc456271059 \h </w:instrText>
        </w:r>
        <w:r w:rsidRPr="00885209">
          <w:rPr>
            <w:rFonts w:cs="Times New Roman"/>
            <w:noProof/>
            <w:webHidden/>
          </w:rPr>
        </w:r>
        <w:r w:rsidRPr="00885209">
          <w:rPr>
            <w:rFonts w:cs="Times New Roman"/>
            <w:noProof/>
            <w:webHidden/>
          </w:rPr>
          <w:fldChar w:fldCharType="separate"/>
        </w:r>
        <w:r w:rsidR="001F1C7F">
          <w:rPr>
            <w:rFonts w:cs="Times New Roman"/>
            <w:noProof/>
            <w:webHidden/>
          </w:rPr>
          <w:t>14</w:t>
        </w:r>
        <w:r w:rsidRPr="00885209">
          <w:rPr>
            <w:rFonts w:cs="Times New Roman"/>
            <w:noProof/>
            <w:webHidden/>
          </w:rPr>
          <w:fldChar w:fldCharType="end"/>
        </w:r>
      </w:hyperlink>
    </w:p>
    <w:p w14:paraId="46C54038" w14:textId="01387E3C" w:rsidR="00885209" w:rsidRPr="00885209" w:rsidRDefault="00885209" w:rsidP="00885209">
      <w:pPr>
        <w:pStyle w:val="TableofFigures"/>
        <w:tabs>
          <w:tab w:val="right" w:pos="360"/>
          <w:tab w:val="left" w:pos="960"/>
          <w:tab w:val="right" w:leader="dot" w:pos="7910"/>
        </w:tabs>
        <w:ind w:left="1200" w:hanging="1200"/>
        <w:rPr>
          <w:rFonts w:cs="Times New Roman"/>
          <w:noProof/>
          <w:sz w:val="22"/>
        </w:rPr>
      </w:pPr>
      <w:r w:rsidRPr="00885209">
        <w:rPr>
          <w:rStyle w:val="Hyperlink"/>
          <w:rFonts w:cs="Times New Roman"/>
          <w:noProof/>
          <w:color w:val="auto"/>
          <w:u w:val="none"/>
        </w:rPr>
        <w:tab/>
      </w:r>
      <w:hyperlink w:anchor="_Toc456271060" w:history="1">
        <w:r w:rsidRPr="00885209">
          <w:rPr>
            <w:rStyle w:val="Hyperlink"/>
            <w:rFonts w:cs="Times New Roman"/>
            <w:noProof/>
            <w:color w:val="auto"/>
            <w:u w:val="none"/>
          </w:rPr>
          <w:t>7</w:t>
        </w:r>
        <w:r w:rsidRPr="00885209">
          <w:rPr>
            <w:rStyle w:val="Hyperlink"/>
            <w:rFonts w:cs="Times New Roman"/>
            <w:noProof/>
            <w:color w:val="auto"/>
            <w:u w:val="none"/>
          </w:rPr>
          <w:tab/>
          <w:t>Turbidity sampling sites in the Bill Williams River, Arizona.</w:t>
        </w:r>
        <w:r w:rsidRPr="00885209">
          <w:rPr>
            <w:rFonts w:cs="Times New Roman"/>
            <w:noProof/>
            <w:webHidden/>
          </w:rPr>
          <w:tab/>
        </w:r>
        <w:r w:rsidRPr="00885209">
          <w:rPr>
            <w:rFonts w:cs="Times New Roman"/>
            <w:noProof/>
            <w:webHidden/>
          </w:rPr>
          <w:fldChar w:fldCharType="begin"/>
        </w:r>
        <w:r w:rsidRPr="00885209">
          <w:rPr>
            <w:rFonts w:cs="Times New Roman"/>
            <w:noProof/>
            <w:webHidden/>
          </w:rPr>
          <w:instrText xml:space="preserve"> PAGEREF _Toc456271060 \h </w:instrText>
        </w:r>
        <w:r w:rsidRPr="00885209">
          <w:rPr>
            <w:rFonts w:cs="Times New Roman"/>
            <w:noProof/>
            <w:webHidden/>
          </w:rPr>
        </w:r>
        <w:r w:rsidRPr="00885209">
          <w:rPr>
            <w:rFonts w:cs="Times New Roman"/>
            <w:noProof/>
            <w:webHidden/>
          </w:rPr>
          <w:fldChar w:fldCharType="separate"/>
        </w:r>
        <w:r w:rsidR="001F1C7F">
          <w:rPr>
            <w:rFonts w:cs="Times New Roman"/>
            <w:noProof/>
            <w:webHidden/>
          </w:rPr>
          <w:t>15</w:t>
        </w:r>
        <w:r w:rsidRPr="00885209">
          <w:rPr>
            <w:rFonts w:cs="Times New Roman"/>
            <w:noProof/>
            <w:webHidden/>
          </w:rPr>
          <w:fldChar w:fldCharType="end"/>
        </w:r>
      </w:hyperlink>
    </w:p>
    <w:p w14:paraId="183D78CA" w14:textId="0A5B966A" w:rsidR="00885209" w:rsidRPr="00885209" w:rsidRDefault="00885209" w:rsidP="00885209">
      <w:pPr>
        <w:pStyle w:val="TableofFigures"/>
        <w:tabs>
          <w:tab w:val="right" w:pos="360"/>
          <w:tab w:val="left" w:pos="960"/>
          <w:tab w:val="right" w:leader="dot" w:pos="7910"/>
        </w:tabs>
        <w:ind w:left="1200" w:hanging="1200"/>
        <w:rPr>
          <w:rFonts w:cs="Times New Roman"/>
          <w:noProof/>
          <w:sz w:val="22"/>
        </w:rPr>
      </w:pPr>
      <w:r w:rsidRPr="00885209">
        <w:rPr>
          <w:rStyle w:val="Hyperlink"/>
          <w:rFonts w:cs="Times New Roman"/>
          <w:noProof/>
          <w:color w:val="auto"/>
          <w:u w:val="none"/>
        </w:rPr>
        <w:tab/>
      </w:r>
      <w:hyperlink w:anchor="_Toc456271061" w:history="1">
        <w:r w:rsidRPr="00885209">
          <w:rPr>
            <w:rStyle w:val="Hyperlink"/>
            <w:rFonts w:cs="Times New Roman"/>
            <w:noProof/>
            <w:color w:val="auto"/>
            <w:u w:val="none"/>
          </w:rPr>
          <w:t>8</w:t>
        </w:r>
        <w:r w:rsidRPr="00885209">
          <w:rPr>
            <w:rStyle w:val="Hyperlink"/>
            <w:rFonts w:cs="Times New Roman"/>
            <w:noProof/>
            <w:color w:val="auto"/>
            <w:u w:val="none"/>
          </w:rPr>
          <w:tab/>
          <w:t>Locations of SURs deployed from April 13 to July 7, 2015 (green</w:t>
        </w:r>
        <w:r w:rsidR="001A5476">
          <w:rPr>
            <w:rStyle w:val="Hyperlink"/>
            <w:rFonts w:cs="Times New Roman"/>
            <w:noProof/>
            <w:color w:val="auto"/>
            <w:u w:val="none"/>
          </w:rPr>
          <w:t xml:space="preserve"> –</w:t>
        </w:r>
        <w:r w:rsidRPr="00885209">
          <w:rPr>
            <w:rStyle w:val="Hyperlink"/>
            <w:rFonts w:cs="Times New Roman"/>
            <w:noProof/>
            <w:color w:val="auto"/>
            <w:u w:val="none"/>
          </w:rPr>
          <w:t xml:space="preserve"> stationary) and deployed f</w:t>
        </w:r>
        <w:r>
          <w:rPr>
            <w:rStyle w:val="Hyperlink"/>
            <w:rFonts w:cs="Times New Roman"/>
            <w:noProof/>
            <w:color w:val="auto"/>
            <w:u w:val="none"/>
          </w:rPr>
          <w:t>or shortened time periods (red</w:t>
        </w:r>
        <w:r w:rsidR="001A5476">
          <w:rPr>
            <w:rStyle w:val="Hyperlink"/>
            <w:rFonts w:cs="Times New Roman"/>
            <w:noProof/>
            <w:color w:val="auto"/>
            <w:u w:val="none"/>
          </w:rPr>
          <w:t xml:space="preserve"> –</w:t>
        </w:r>
        <w:r>
          <w:rPr>
            <w:rStyle w:val="Hyperlink"/>
            <w:rFonts w:cs="Times New Roman"/>
            <w:noProof/>
            <w:color w:val="auto"/>
            <w:u w:val="none"/>
          </w:rPr>
          <w:br/>
        </w:r>
        <w:r w:rsidRPr="00885209">
          <w:rPr>
            <w:rStyle w:val="Hyperlink"/>
            <w:rFonts w:cs="Times New Roman"/>
            <w:noProof/>
            <w:color w:val="auto"/>
            <w:u w:val="none"/>
          </w:rPr>
          <w:t>additional)</w:t>
        </w:r>
        <w:r w:rsidR="001A5476">
          <w:rPr>
            <w:rStyle w:val="Hyperlink"/>
            <w:rFonts w:cs="Times New Roman"/>
            <w:noProof/>
            <w:color w:val="auto"/>
            <w:u w:val="none"/>
          </w:rPr>
          <w:t>,</w:t>
        </w:r>
        <w:r w:rsidRPr="00885209">
          <w:rPr>
            <w:rStyle w:val="Hyperlink"/>
            <w:rFonts w:cs="Times New Roman"/>
            <w:noProof/>
            <w:color w:val="auto"/>
            <w:u w:val="none"/>
          </w:rPr>
          <w:t xml:space="preserve"> Regional Park Moabi, California.</w:t>
        </w:r>
        <w:r w:rsidRPr="00885209">
          <w:rPr>
            <w:rFonts w:cs="Times New Roman"/>
            <w:noProof/>
            <w:webHidden/>
          </w:rPr>
          <w:tab/>
        </w:r>
        <w:r w:rsidRPr="00885209">
          <w:rPr>
            <w:rFonts w:cs="Times New Roman"/>
            <w:noProof/>
            <w:webHidden/>
          </w:rPr>
          <w:fldChar w:fldCharType="begin"/>
        </w:r>
        <w:r w:rsidRPr="00885209">
          <w:rPr>
            <w:rFonts w:cs="Times New Roman"/>
            <w:noProof/>
            <w:webHidden/>
          </w:rPr>
          <w:instrText xml:space="preserve"> PAGEREF _Toc456271061 \h </w:instrText>
        </w:r>
        <w:r w:rsidRPr="00885209">
          <w:rPr>
            <w:rFonts w:cs="Times New Roman"/>
            <w:noProof/>
            <w:webHidden/>
          </w:rPr>
        </w:r>
        <w:r w:rsidRPr="00885209">
          <w:rPr>
            <w:rFonts w:cs="Times New Roman"/>
            <w:noProof/>
            <w:webHidden/>
          </w:rPr>
          <w:fldChar w:fldCharType="separate"/>
        </w:r>
        <w:r w:rsidR="001F1C7F">
          <w:rPr>
            <w:rFonts w:cs="Times New Roman"/>
            <w:noProof/>
            <w:webHidden/>
          </w:rPr>
          <w:t>16</w:t>
        </w:r>
        <w:r w:rsidRPr="00885209">
          <w:rPr>
            <w:rFonts w:cs="Times New Roman"/>
            <w:noProof/>
            <w:webHidden/>
          </w:rPr>
          <w:fldChar w:fldCharType="end"/>
        </w:r>
      </w:hyperlink>
    </w:p>
    <w:p w14:paraId="094FAC10" w14:textId="07602F0B" w:rsidR="00885209" w:rsidRPr="00885209" w:rsidRDefault="00885209" w:rsidP="00885209">
      <w:pPr>
        <w:pStyle w:val="TableofFigures"/>
        <w:tabs>
          <w:tab w:val="right" w:pos="360"/>
          <w:tab w:val="left" w:pos="960"/>
          <w:tab w:val="right" w:leader="dot" w:pos="7910"/>
        </w:tabs>
        <w:ind w:left="1200" w:hanging="1200"/>
        <w:rPr>
          <w:rFonts w:cs="Times New Roman"/>
          <w:noProof/>
          <w:sz w:val="22"/>
        </w:rPr>
      </w:pPr>
      <w:r w:rsidRPr="00885209">
        <w:rPr>
          <w:rStyle w:val="Hyperlink"/>
          <w:rFonts w:cs="Times New Roman"/>
          <w:noProof/>
          <w:color w:val="auto"/>
          <w:u w:val="none"/>
        </w:rPr>
        <w:tab/>
      </w:r>
      <w:hyperlink w:anchor="_Toc456271062" w:history="1">
        <w:r w:rsidRPr="00885209">
          <w:rPr>
            <w:rStyle w:val="Hyperlink"/>
            <w:rFonts w:cs="Times New Roman"/>
            <w:noProof/>
            <w:color w:val="auto"/>
            <w:u w:val="none"/>
          </w:rPr>
          <w:t>9</w:t>
        </w:r>
        <w:r w:rsidRPr="00885209">
          <w:rPr>
            <w:rStyle w:val="Hyperlink"/>
            <w:rFonts w:cs="Times New Roman"/>
            <w:noProof/>
            <w:color w:val="auto"/>
            <w:u w:val="none"/>
          </w:rPr>
          <w:tab/>
          <w:t>Locations of SURs de</w:t>
        </w:r>
        <w:r>
          <w:rPr>
            <w:rStyle w:val="Hyperlink"/>
            <w:rFonts w:cs="Times New Roman"/>
            <w:noProof/>
            <w:color w:val="auto"/>
            <w:u w:val="none"/>
          </w:rPr>
          <w:t>ployed from December 8, 2015</w:t>
        </w:r>
        <w:r w:rsidR="001D0653">
          <w:rPr>
            <w:rStyle w:val="Hyperlink"/>
            <w:rFonts w:cs="Times New Roman"/>
            <w:noProof/>
            <w:color w:val="auto"/>
            <w:u w:val="none"/>
          </w:rPr>
          <w:t>,</w:t>
        </w:r>
        <w:r>
          <w:rPr>
            <w:rStyle w:val="Hyperlink"/>
            <w:rFonts w:cs="Times New Roman"/>
            <w:noProof/>
            <w:color w:val="auto"/>
            <w:u w:val="none"/>
          </w:rPr>
          <w:t xml:space="preserve"> to</w:t>
        </w:r>
        <w:r>
          <w:rPr>
            <w:rStyle w:val="Hyperlink"/>
            <w:rFonts w:cs="Times New Roman"/>
            <w:noProof/>
            <w:color w:val="auto"/>
            <w:u w:val="none"/>
          </w:rPr>
          <w:br/>
        </w:r>
        <w:r w:rsidRPr="00885209">
          <w:rPr>
            <w:rStyle w:val="Hyperlink"/>
            <w:rFonts w:cs="Times New Roman"/>
            <w:noProof/>
            <w:color w:val="auto"/>
            <w:u w:val="none"/>
          </w:rPr>
          <w:t>March 1, 2016</w:t>
        </w:r>
        <w:r w:rsidR="001D0653">
          <w:rPr>
            <w:rStyle w:val="Hyperlink"/>
            <w:rFonts w:cs="Times New Roman"/>
            <w:noProof/>
            <w:color w:val="auto"/>
            <w:u w:val="none"/>
          </w:rPr>
          <w:t>,</w:t>
        </w:r>
        <w:r w:rsidRPr="00885209">
          <w:rPr>
            <w:rStyle w:val="Hyperlink"/>
            <w:rFonts w:cs="Times New Roman"/>
            <w:noProof/>
            <w:color w:val="auto"/>
            <w:u w:val="none"/>
          </w:rPr>
          <w:t xml:space="preserve"> Laughlin Lagoon, Nevada.</w:t>
        </w:r>
        <w:r w:rsidRPr="00885209">
          <w:rPr>
            <w:rFonts w:cs="Times New Roman"/>
            <w:noProof/>
            <w:webHidden/>
          </w:rPr>
          <w:tab/>
        </w:r>
        <w:r w:rsidRPr="00885209">
          <w:rPr>
            <w:rFonts w:cs="Times New Roman"/>
            <w:noProof/>
            <w:webHidden/>
          </w:rPr>
          <w:fldChar w:fldCharType="begin"/>
        </w:r>
        <w:r w:rsidRPr="00885209">
          <w:rPr>
            <w:rFonts w:cs="Times New Roman"/>
            <w:noProof/>
            <w:webHidden/>
          </w:rPr>
          <w:instrText xml:space="preserve"> PAGEREF _Toc456271062 \h </w:instrText>
        </w:r>
        <w:r w:rsidRPr="00885209">
          <w:rPr>
            <w:rFonts w:cs="Times New Roman"/>
            <w:noProof/>
            <w:webHidden/>
          </w:rPr>
        </w:r>
        <w:r w:rsidRPr="00885209">
          <w:rPr>
            <w:rFonts w:cs="Times New Roman"/>
            <w:noProof/>
            <w:webHidden/>
          </w:rPr>
          <w:fldChar w:fldCharType="separate"/>
        </w:r>
        <w:r w:rsidR="001F1C7F">
          <w:rPr>
            <w:rFonts w:cs="Times New Roman"/>
            <w:noProof/>
            <w:webHidden/>
          </w:rPr>
          <w:t>18</w:t>
        </w:r>
        <w:r w:rsidRPr="00885209">
          <w:rPr>
            <w:rFonts w:cs="Times New Roman"/>
            <w:noProof/>
            <w:webHidden/>
          </w:rPr>
          <w:fldChar w:fldCharType="end"/>
        </w:r>
      </w:hyperlink>
    </w:p>
    <w:p w14:paraId="50888AA6" w14:textId="1B103A4E" w:rsidR="00885209" w:rsidRPr="00885209" w:rsidRDefault="00885209" w:rsidP="00885209">
      <w:pPr>
        <w:pStyle w:val="TableofFigures"/>
        <w:tabs>
          <w:tab w:val="right" w:pos="360"/>
          <w:tab w:val="left" w:pos="960"/>
          <w:tab w:val="right" w:leader="dot" w:pos="7910"/>
        </w:tabs>
        <w:ind w:left="1200" w:hanging="1200"/>
        <w:rPr>
          <w:rFonts w:cs="Times New Roman"/>
          <w:noProof/>
          <w:sz w:val="22"/>
        </w:rPr>
      </w:pPr>
      <w:r w:rsidRPr="00885209">
        <w:rPr>
          <w:rStyle w:val="Hyperlink"/>
          <w:rFonts w:cs="Times New Roman"/>
          <w:noProof/>
          <w:color w:val="auto"/>
          <w:u w:val="none"/>
        </w:rPr>
        <w:tab/>
      </w:r>
      <w:hyperlink w:anchor="_Toc456271063" w:history="1">
        <w:r w:rsidRPr="00885209">
          <w:rPr>
            <w:rStyle w:val="Hyperlink"/>
            <w:rFonts w:cs="Times New Roman"/>
            <w:noProof/>
            <w:color w:val="auto"/>
            <w:spacing w:val="-2"/>
            <w:u w:val="none"/>
          </w:rPr>
          <w:t>10</w:t>
        </w:r>
        <w:r w:rsidRPr="00885209">
          <w:rPr>
            <w:rStyle w:val="Hyperlink"/>
            <w:rFonts w:cs="Times New Roman"/>
            <w:noProof/>
            <w:color w:val="auto"/>
            <w:spacing w:val="-2"/>
            <w:u w:val="none"/>
          </w:rPr>
          <w:tab/>
          <w:t xml:space="preserve">Locations of remote PIT </w:t>
        </w:r>
        <w:r>
          <w:rPr>
            <w:rStyle w:val="Hyperlink"/>
            <w:rFonts w:cs="Times New Roman"/>
            <w:noProof/>
            <w:color w:val="auto"/>
            <w:spacing w:val="-2"/>
            <w:u w:val="none"/>
          </w:rPr>
          <w:t>scanning antennas deployed from</w:t>
        </w:r>
        <w:r>
          <w:rPr>
            <w:rStyle w:val="Hyperlink"/>
            <w:rFonts w:cs="Times New Roman"/>
            <w:noProof/>
            <w:color w:val="auto"/>
            <w:spacing w:val="-2"/>
            <w:u w:val="none"/>
          </w:rPr>
          <w:br/>
        </w:r>
        <w:r w:rsidRPr="00885209">
          <w:rPr>
            <w:rStyle w:val="Hyperlink"/>
            <w:rFonts w:cs="Times New Roman"/>
            <w:noProof/>
            <w:color w:val="auto"/>
            <w:spacing w:val="-2"/>
            <w:u w:val="none"/>
          </w:rPr>
          <w:t>September – November 2</w:t>
        </w:r>
        <w:r>
          <w:rPr>
            <w:rStyle w:val="Hyperlink"/>
            <w:rFonts w:cs="Times New Roman"/>
            <w:noProof/>
            <w:color w:val="auto"/>
            <w:spacing w:val="-2"/>
            <w:u w:val="none"/>
          </w:rPr>
          <w:t>014 (above) and December 2014 –</w:t>
        </w:r>
        <w:r>
          <w:rPr>
            <w:rStyle w:val="Hyperlink"/>
            <w:rFonts w:cs="Times New Roman"/>
            <w:noProof/>
            <w:color w:val="auto"/>
            <w:spacing w:val="-2"/>
            <w:u w:val="none"/>
          </w:rPr>
          <w:br/>
        </w:r>
        <w:r w:rsidRPr="00885209">
          <w:rPr>
            <w:rStyle w:val="Hyperlink"/>
            <w:rFonts w:cs="Times New Roman"/>
            <w:noProof/>
            <w:color w:val="auto"/>
            <w:spacing w:val="-2"/>
            <w:u w:val="none"/>
          </w:rPr>
          <w:t>January 2015 (below), Bill William</w:t>
        </w:r>
        <w:r w:rsidR="001D0653">
          <w:rPr>
            <w:rStyle w:val="Hyperlink"/>
            <w:rFonts w:cs="Times New Roman"/>
            <w:noProof/>
            <w:color w:val="auto"/>
            <w:spacing w:val="-2"/>
            <w:u w:val="none"/>
          </w:rPr>
          <w:t>s River, Arizona.</w:t>
        </w:r>
        <w:r w:rsidRPr="00885209">
          <w:rPr>
            <w:rFonts w:cs="Times New Roman"/>
            <w:noProof/>
            <w:webHidden/>
          </w:rPr>
          <w:tab/>
        </w:r>
        <w:r w:rsidRPr="00885209">
          <w:rPr>
            <w:rFonts w:cs="Times New Roman"/>
            <w:noProof/>
            <w:webHidden/>
          </w:rPr>
          <w:fldChar w:fldCharType="begin"/>
        </w:r>
        <w:r w:rsidRPr="00885209">
          <w:rPr>
            <w:rFonts w:cs="Times New Roman"/>
            <w:noProof/>
            <w:webHidden/>
          </w:rPr>
          <w:instrText xml:space="preserve"> PAGEREF _Toc456271063 \h </w:instrText>
        </w:r>
        <w:r w:rsidRPr="00885209">
          <w:rPr>
            <w:rFonts w:cs="Times New Roman"/>
            <w:noProof/>
            <w:webHidden/>
          </w:rPr>
        </w:r>
        <w:r w:rsidRPr="00885209">
          <w:rPr>
            <w:rFonts w:cs="Times New Roman"/>
            <w:noProof/>
            <w:webHidden/>
          </w:rPr>
          <w:fldChar w:fldCharType="separate"/>
        </w:r>
        <w:r w:rsidR="001F1C7F">
          <w:rPr>
            <w:rFonts w:cs="Times New Roman"/>
            <w:noProof/>
            <w:webHidden/>
          </w:rPr>
          <w:t>19</w:t>
        </w:r>
        <w:r w:rsidRPr="00885209">
          <w:rPr>
            <w:rFonts w:cs="Times New Roman"/>
            <w:noProof/>
            <w:webHidden/>
          </w:rPr>
          <w:fldChar w:fldCharType="end"/>
        </w:r>
      </w:hyperlink>
    </w:p>
    <w:p w14:paraId="213BDBEC" w14:textId="4E1F7DC2" w:rsidR="00885209" w:rsidRPr="00885209" w:rsidRDefault="00885209" w:rsidP="00885209">
      <w:pPr>
        <w:pStyle w:val="TableofFigures"/>
        <w:tabs>
          <w:tab w:val="right" w:pos="360"/>
          <w:tab w:val="left" w:pos="960"/>
          <w:tab w:val="right" w:leader="dot" w:pos="7910"/>
        </w:tabs>
        <w:ind w:left="1200" w:hanging="1200"/>
        <w:rPr>
          <w:rFonts w:cs="Times New Roman"/>
          <w:noProof/>
          <w:sz w:val="22"/>
        </w:rPr>
      </w:pPr>
      <w:r w:rsidRPr="00885209">
        <w:rPr>
          <w:rStyle w:val="Hyperlink"/>
          <w:rFonts w:cs="Times New Roman"/>
          <w:noProof/>
          <w:color w:val="auto"/>
          <w:u w:val="none"/>
        </w:rPr>
        <w:tab/>
      </w:r>
      <w:hyperlink w:anchor="_Toc456271064" w:history="1">
        <w:r w:rsidRPr="00885209">
          <w:rPr>
            <w:rStyle w:val="Hyperlink"/>
            <w:rFonts w:cs="Times New Roman"/>
            <w:noProof/>
            <w:color w:val="auto"/>
            <w:u w:val="none"/>
          </w:rPr>
          <w:t>11</w:t>
        </w:r>
        <w:r w:rsidRPr="00885209">
          <w:rPr>
            <w:rStyle w:val="Hyperlink"/>
            <w:rFonts w:cs="Times New Roman"/>
            <w:noProof/>
            <w:color w:val="auto"/>
            <w:u w:val="none"/>
          </w:rPr>
          <w:tab/>
          <w:t>Locations of remote PIT scann</w:t>
        </w:r>
        <w:r>
          <w:rPr>
            <w:rStyle w:val="Hyperlink"/>
            <w:rFonts w:cs="Times New Roman"/>
            <w:noProof/>
            <w:color w:val="auto"/>
            <w:u w:val="none"/>
          </w:rPr>
          <w:t>ing antennas deployed with bait</w:t>
        </w:r>
        <w:r>
          <w:rPr>
            <w:rStyle w:val="Hyperlink"/>
            <w:rFonts w:cs="Times New Roman"/>
            <w:noProof/>
            <w:color w:val="auto"/>
            <w:u w:val="none"/>
          </w:rPr>
          <w:br/>
        </w:r>
        <w:r w:rsidRPr="00885209">
          <w:rPr>
            <w:rStyle w:val="Hyperlink"/>
            <w:rFonts w:cs="Times New Roman"/>
            <w:noProof/>
            <w:color w:val="auto"/>
            <w:u w:val="none"/>
          </w:rPr>
          <w:t xml:space="preserve">(yellow) on occasion </w:t>
        </w:r>
        <w:r>
          <w:rPr>
            <w:rStyle w:val="Hyperlink"/>
            <w:rFonts w:cs="Times New Roman"/>
            <w:noProof/>
            <w:color w:val="auto"/>
            <w:u w:val="none"/>
          </w:rPr>
          <w:t>and without (blue) from April –</w:t>
        </w:r>
        <w:r>
          <w:rPr>
            <w:rStyle w:val="Hyperlink"/>
            <w:rFonts w:cs="Times New Roman"/>
            <w:noProof/>
            <w:color w:val="auto"/>
            <w:u w:val="none"/>
          </w:rPr>
          <w:br/>
        </w:r>
        <w:r w:rsidRPr="00885209">
          <w:rPr>
            <w:rStyle w:val="Hyperlink"/>
            <w:rFonts w:cs="Times New Roman"/>
            <w:noProof/>
            <w:color w:val="auto"/>
            <w:u w:val="none"/>
          </w:rPr>
          <w:t>July 2015, Regional Park Moabi, California.</w:t>
        </w:r>
        <w:r w:rsidRPr="00885209">
          <w:rPr>
            <w:rFonts w:cs="Times New Roman"/>
            <w:noProof/>
            <w:webHidden/>
          </w:rPr>
          <w:tab/>
        </w:r>
        <w:r w:rsidRPr="00885209">
          <w:rPr>
            <w:rFonts w:cs="Times New Roman"/>
            <w:noProof/>
            <w:webHidden/>
          </w:rPr>
          <w:fldChar w:fldCharType="begin"/>
        </w:r>
        <w:r w:rsidRPr="00885209">
          <w:rPr>
            <w:rFonts w:cs="Times New Roman"/>
            <w:noProof/>
            <w:webHidden/>
          </w:rPr>
          <w:instrText xml:space="preserve"> PAGEREF _Toc456271064 \h </w:instrText>
        </w:r>
        <w:r w:rsidRPr="00885209">
          <w:rPr>
            <w:rFonts w:cs="Times New Roman"/>
            <w:noProof/>
            <w:webHidden/>
          </w:rPr>
        </w:r>
        <w:r w:rsidRPr="00885209">
          <w:rPr>
            <w:rFonts w:cs="Times New Roman"/>
            <w:noProof/>
            <w:webHidden/>
          </w:rPr>
          <w:fldChar w:fldCharType="separate"/>
        </w:r>
        <w:r w:rsidR="001F1C7F">
          <w:rPr>
            <w:rFonts w:cs="Times New Roman"/>
            <w:noProof/>
            <w:webHidden/>
          </w:rPr>
          <w:t>21</w:t>
        </w:r>
        <w:r w:rsidRPr="00885209">
          <w:rPr>
            <w:rFonts w:cs="Times New Roman"/>
            <w:noProof/>
            <w:webHidden/>
          </w:rPr>
          <w:fldChar w:fldCharType="end"/>
        </w:r>
      </w:hyperlink>
    </w:p>
    <w:p w14:paraId="1070A981" w14:textId="5700141E" w:rsidR="00885209" w:rsidRPr="00885209" w:rsidRDefault="00885209" w:rsidP="00885209">
      <w:pPr>
        <w:pStyle w:val="TableofFigures"/>
        <w:tabs>
          <w:tab w:val="right" w:pos="360"/>
          <w:tab w:val="left" w:pos="960"/>
          <w:tab w:val="right" w:leader="dot" w:pos="7910"/>
        </w:tabs>
        <w:ind w:left="1200" w:hanging="1200"/>
        <w:rPr>
          <w:rFonts w:cs="Times New Roman"/>
          <w:noProof/>
          <w:sz w:val="22"/>
        </w:rPr>
      </w:pPr>
      <w:r w:rsidRPr="00885209">
        <w:rPr>
          <w:rStyle w:val="Hyperlink"/>
          <w:rFonts w:cs="Times New Roman"/>
          <w:noProof/>
          <w:color w:val="auto"/>
          <w:u w:val="none"/>
        </w:rPr>
        <w:tab/>
      </w:r>
      <w:hyperlink w:anchor="_Toc456271065" w:history="1">
        <w:r w:rsidRPr="00885209">
          <w:rPr>
            <w:rStyle w:val="Hyperlink"/>
            <w:rFonts w:cs="Times New Roman"/>
            <w:noProof/>
            <w:color w:val="auto"/>
            <w:u w:val="none"/>
          </w:rPr>
          <w:t>12</w:t>
        </w:r>
        <w:r w:rsidRPr="00885209">
          <w:rPr>
            <w:rStyle w:val="Hyperlink"/>
            <w:rFonts w:cs="Times New Roman"/>
            <w:noProof/>
            <w:color w:val="auto"/>
            <w:u w:val="none"/>
          </w:rPr>
          <w:tab/>
          <w:t>Locations of remote PIT scanning antennas deployed permanently throughout intensive trac</w:t>
        </w:r>
        <w:r>
          <w:rPr>
            <w:rStyle w:val="Hyperlink"/>
            <w:rFonts w:cs="Times New Roman"/>
            <w:noProof/>
            <w:color w:val="auto"/>
            <w:u w:val="none"/>
          </w:rPr>
          <w:t>king (green) and temporarily to</w:t>
        </w:r>
        <w:r>
          <w:rPr>
            <w:rStyle w:val="Hyperlink"/>
            <w:rFonts w:cs="Times New Roman"/>
            <w:noProof/>
            <w:color w:val="auto"/>
            <w:u w:val="none"/>
          </w:rPr>
          <w:br/>
        </w:r>
        <w:r w:rsidRPr="00885209">
          <w:rPr>
            <w:rStyle w:val="Hyperlink"/>
            <w:rFonts w:cs="Times New Roman"/>
            <w:noProof/>
            <w:color w:val="auto"/>
            <w:u w:val="none"/>
          </w:rPr>
          <w:t>supplement efforts (red) from December 2015 – January 2016, Laughlin Lagoon, Nevada.</w:t>
        </w:r>
        <w:r w:rsidRPr="00885209">
          <w:rPr>
            <w:rFonts w:cs="Times New Roman"/>
            <w:noProof/>
            <w:webHidden/>
          </w:rPr>
          <w:tab/>
        </w:r>
        <w:r w:rsidRPr="00885209">
          <w:rPr>
            <w:rFonts w:cs="Times New Roman"/>
            <w:noProof/>
            <w:webHidden/>
          </w:rPr>
          <w:fldChar w:fldCharType="begin"/>
        </w:r>
        <w:r w:rsidRPr="00885209">
          <w:rPr>
            <w:rFonts w:cs="Times New Roman"/>
            <w:noProof/>
            <w:webHidden/>
          </w:rPr>
          <w:instrText xml:space="preserve"> PAGEREF _Toc456271065 \h </w:instrText>
        </w:r>
        <w:r w:rsidRPr="00885209">
          <w:rPr>
            <w:rFonts w:cs="Times New Roman"/>
            <w:noProof/>
            <w:webHidden/>
          </w:rPr>
        </w:r>
        <w:r w:rsidRPr="00885209">
          <w:rPr>
            <w:rFonts w:cs="Times New Roman"/>
            <w:noProof/>
            <w:webHidden/>
          </w:rPr>
          <w:fldChar w:fldCharType="separate"/>
        </w:r>
        <w:r w:rsidR="001F1C7F">
          <w:rPr>
            <w:rFonts w:cs="Times New Roman"/>
            <w:noProof/>
            <w:webHidden/>
          </w:rPr>
          <w:t>22</w:t>
        </w:r>
        <w:r w:rsidRPr="00885209">
          <w:rPr>
            <w:rFonts w:cs="Times New Roman"/>
            <w:noProof/>
            <w:webHidden/>
          </w:rPr>
          <w:fldChar w:fldCharType="end"/>
        </w:r>
      </w:hyperlink>
    </w:p>
    <w:p w14:paraId="4D237941" w14:textId="6DB5BE49" w:rsidR="00885209" w:rsidRPr="00885209" w:rsidRDefault="00885209" w:rsidP="00885209">
      <w:pPr>
        <w:pStyle w:val="TableofFigures"/>
        <w:tabs>
          <w:tab w:val="right" w:pos="360"/>
          <w:tab w:val="left" w:pos="960"/>
          <w:tab w:val="right" w:leader="dot" w:pos="7910"/>
        </w:tabs>
        <w:ind w:left="1200" w:hanging="1200"/>
        <w:rPr>
          <w:rFonts w:cs="Times New Roman"/>
          <w:noProof/>
          <w:sz w:val="22"/>
        </w:rPr>
      </w:pPr>
      <w:r w:rsidRPr="00885209">
        <w:rPr>
          <w:rStyle w:val="Hyperlink"/>
          <w:rFonts w:cs="Times New Roman"/>
          <w:noProof/>
          <w:color w:val="auto"/>
          <w:u w:val="none"/>
        </w:rPr>
        <w:tab/>
      </w:r>
      <w:hyperlink w:anchor="_Toc456271066" w:history="1">
        <w:r w:rsidRPr="00885209">
          <w:rPr>
            <w:rStyle w:val="Hyperlink"/>
            <w:rFonts w:cs="Times New Roman"/>
            <w:noProof/>
            <w:color w:val="auto"/>
            <w:u w:val="none"/>
          </w:rPr>
          <w:t>13</w:t>
        </w:r>
        <w:r w:rsidRPr="00885209">
          <w:rPr>
            <w:rStyle w:val="Hyperlink"/>
            <w:rFonts w:cs="Times New Roman"/>
            <w:noProof/>
            <w:color w:val="auto"/>
            <w:u w:val="none"/>
          </w:rPr>
          <w:tab/>
          <w:t xml:space="preserve">Summary of study fish fate for all </w:t>
        </w:r>
        <w:r>
          <w:rPr>
            <w:rStyle w:val="Hyperlink"/>
            <w:rFonts w:cs="Times New Roman"/>
            <w:noProof/>
            <w:color w:val="auto"/>
            <w:u w:val="none"/>
          </w:rPr>
          <w:t>six telemetry study iterations,</w:t>
        </w:r>
        <w:r>
          <w:rPr>
            <w:rStyle w:val="Hyperlink"/>
            <w:rFonts w:cs="Times New Roman"/>
            <w:noProof/>
            <w:color w:val="auto"/>
            <w:u w:val="none"/>
          </w:rPr>
          <w:br/>
        </w:r>
        <w:r w:rsidRPr="00885209">
          <w:rPr>
            <w:rStyle w:val="Hyperlink"/>
            <w:rFonts w:cs="Times New Roman"/>
            <w:noProof/>
            <w:color w:val="auto"/>
            <w:u w:val="none"/>
          </w:rPr>
          <w:t xml:space="preserve">spring 2013 – winter 2016 at </w:t>
        </w:r>
        <w:r w:rsidR="00725366">
          <w:rPr>
            <w:rStyle w:val="Hyperlink"/>
            <w:rFonts w:cs="Times New Roman"/>
            <w:noProof/>
            <w:color w:val="auto"/>
            <w:u w:val="none"/>
          </w:rPr>
          <w:t>the Bill Williams River, Arizona</w:t>
        </w:r>
        <w:r w:rsidR="00725366">
          <w:rPr>
            <w:rStyle w:val="Hyperlink"/>
            <w:rFonts w:cs="Times New Roman"/>
            <w:noProof/>
            <w:color w:val="auto"/>
            <w:u w:val="none"/>
          </w:rPr>
          <w:br/>
        </w:r>
        <w:r w:rsidRPr="00885209">
          <w:rPr>
            <w:rStyle w:val="Hyperlink"/>
            <w:rFonts w:cs="Times New Roman"/>
            <w:noProof/>
            <w:color w:val="auto"/>
            <w:u w:val="none"/>
          </w:rPr>
          <w:t>and California; Blankenshi</w:t>
        </w:r>
        <w:r>
          <w:rPr>
            <w:rStyle w:val="Hyperlink"/>
            <w:rFonts w:cs="Times New Roman"/>
            <w:noProof/>
            <w:color w:val="auto"/>
            <w:u w:val="none"/>
          </w:rPr>
          <w:t>p Bend, Arizona and California;</w:t>
        </w:r>
        <w:r>
          <w:rPr>
            <w:rStyle w:val="Hyperlink"/>
            <w:rFonts w:cs="Times New Roman"/>
            <w:noProof/>
            <w:color w:val="auto"/>
            <w:u w:val="none"/>
          </w:rPr>
          <w:br/>
        </w:r>
        <w:r w:rsidRPr="00885209">
          <w:rPr>
            <w:rStyle w:val="Hyperlink"/>
            <w:rFonts w:cs="Times New Roman"/>
            <w:noProof/>
            <w:color w:val="auto"/>
            <w:u w:val="none"/>
          </w:rPr>
          <w:t>Regional Park Moabi, C</w:t>
        </w:r>
        <w:r>
          <w:rPr>
            <w:rStyle w:val="Hyperlink"/>
            <w:rFonts w:cs="Times New Roman"/>
            <w:noProof/>
            <w:color w:val="auto"/>
            <w:u w:val="none"/>
          </w:rPr>
          <w:t>alifornia; and Laughlin Lagoon,</w:t>
        </w:r>
        <w:r>
          <w:rPr>
            <w:rStyle w:val="Hyperlink"/>
            <w:rFonts w:cs="Times New Roman"/>
            <w:noProof/>
            <w:color w:val="auto"/>
            <w:u w:val="none"/>
          </w:rPr>
          <w:br/>
        </w:r>
        <w:r w:rsidRPr="00885209">
          <w:rPr>
            <w:rStyle w:val="Hyperlink"/>
            <w:rFonts w:cs="Times New Roman"/>
            <w:noProof/>
            <w:color w:val="auto"/>
            <w:u w:val="none"/>
          </w:rPr>
          <w:t>Nevada.</w:t>
        </w:r>
        <w:r w:rsidRPr="00885209">
          <w:rPr>
            <w:rFonts w:cs="Times New Roman"/>
            <w:noProof/>
            <w:webHidden/>
          </w:rPr>
          <w:tab/>
        </w:r>
        <w:r w:rsidRPr="00885209">
          <w:rPr>
            <w:rFonts w:cs="Times New Roman"/>
            <w:noProof/>
            <w:webHidden/>
          </w:rPr>
          <w:fldChar w:fldCharType="begin"/>
        </w:r>
        <w:r w:rsidRPr="00885209">
          <w:rPr>
            <w:rFonts w:cs="Times New Roman"/>
            <w:noProof/>
            <w:webHidden/>
          </w:rPr>
          <w:instrText xml:space="preserve"> PAGEREF _Toc456271066 \h </w:instrText>
        </w:r>
        <w:r w:rsidRPr="00885209">
          <w:rPr>
            <w:rFonts w:cs="Times New Roman"/>
            <w:noProof/>
            <w:webHidden/>
          </w:rPr>
        </w:r>
        <w:r w:rsidRPr="00885209">
          <w:rPr>
            <w:rFonts w:cs="Times New Roman"/>
            <w:noProof/>
            <w:webHidden/>
          </w:rPr>
          <w:fldChar w:fldCharType="separate"/>
        </w:r>
        <w:r w:rsidR="001F1C7F">
          <w:rPr>
            <w:rFonts w:cs="Times New Roman"/>
            <w:noProof/>
            <w:webHidden/>
          </w:rPr>
          <w:t>23</w:t>
        </w:r>
        <w:r w:rsidRPr="00885209">
          <w:rPr>
            <w:rFonts w:cs="Times New Roman"/>
            <w:noProof/>
            <w:webHidden/>
          </w:rPr>
          <w:fldChar w:fldCharType="end"/>
        </w:r>
      </w:hyperlink>
    </w:p>
    <w:p w14:paraId="64EF7FB6" w14:textId="7CFF96A6" w:rsidR="00885209" w:rsidRDefault="00885209" w:rsidP="00885209">
      <w:pPr>
        <w:pStyle w:val="TableofFigures"/>
        <w:tabs>
          <w:tab w:val="right" w:pos="360"/>
          <w:tab w:val="left" w:pos="960"/>
          <w:tab w:val="right" w:leader="dot" w:pos="7910"/>
        </w:tabs>
        <w:ind w:left="1200" w:hanging="1200"/>
        <w:rPr>
          <w:rStyle w:val="Hyperlink"/>
          <w:rFonts w:cs="Times New Roman"/>
          <w:noProof/>
          <w:color w:val="auto"/>
          <w:u w:val="none"/>
        </w:rPr>
      </w:pPr>
      <w:r w:rsidRPr="00885209">
        <w:rPr>
          <w:rStyle w:val="Hyperlink"/>
          <w:rFonts w:cs="Times New Roman"/>
          <w:noProof/>
          <w:color w:val="auto"/>
          <w:u w:val="none"/>
        </w:rPr>
        <w:tab/>
      </w:r>
      <w:hyperlink w:anchor="_Toc456271067" w:history="1">
        <w:r w:rsidRPr="00885209">
          <w:rPr>
            <w:rStyle w:val="Hyperlink"/>
            <w:rFonts w:cs="Times New Roman"/>
            <w:noProof/>
            <w:color w:val="auto"/>
            <w:u w:val="none"/>
          </w:rPr>
          <w:t>14</w:t>
        </w:r>
        <w:r w:rsidRPr="00885209">
          <w:rPr>
            <w:rStyle w:val="Hyperlink"/>
            <w:rFonts w:cs="Times New Roman"/>
            <w:noProof/>
            <w:color w:val="auto"/>
            <w:u w:val="none"/>
          </w:rPr>
          <w:tab/>
          <w:t xml:space="preserve">Active (red) and passive (green) </w:t>
        </w:r>
        <w:r>
          <w:rPr>
            <w:rStyle w:val="Hyperlink"/>
            <w:rFonts w:cs="Times New Roman"/>
            <w:noProof/>
            <w:color w:val="auto"/>
            <w:u w:val="none"/>
          </w:rPr>
          <w:t>telemetry contacts and bonytail</w:t>
        </w:r>
        <w:r>
          <w:rPr>
            <w:rStyle w:val="Hyperlink"/>
            <w:rFonts w:cs="Times New Roman"/>
            <w:noProof/>
            <w:color w:val="auto"/>
            <w:u w:val="none"/>
          </w:rPr>
          <w:br/>
        </w:r>
        <w:r w:rsidRPr="00885209">
          <w:rPr>
            <w:rStyle w:val="Hyperlink"/>
            <w:rFonts w:cs="Times New Roman"/>
            <w:noProof/>
            <w:color w:val="auto"/>
            <w:u w:val="none"/>
          </w:rPr>
          <w:t>release site (blue x) during the September – November 2014 telemetry study, Bill Williams River, Arizona and California.</w:t>
        </w:r>
        <w:r w:rsidRPr="00885209">
          <w:rPr>
            <w:rFonts w:cs="Times New Roman"/>
            <w:noProof/>
            <w:webHidden/>
          </w:rPr>
          <w:tab/>
        </w:r>
        <w:r w:rsidRPr="00885209">
          <w:rPr>
            <w:rFonts w:cs="Times New Roman"/>
            <w:noProof/>
            <w:webHidden/>
          </w:rPr>
          <w:fldChar w:fldCharType="begin"/>
        </w:r>
        <w:r w:rsidRPr="00885209">
          <w:rPr>
            <w:rFonts w:cs="Times New Roman"/>
            <w:noProof/>
            <w:webHidden/>
          </w:rPr>
          <w:instrText xml:space="preserve"> PAGEREF _Toc456271067 \h </w:instrText>
        </w:r>
        <w:r w:rsidRPr="00885209">
          <w:rPr>
            <w:rFonts w:cs="Times New Roman"/>
            <w:noProof/>
            <w:webHidden/>
          </w:rPr>
        </w:r>
        <w:r w:rsidRPr="00885209">
          <w:rPr>
            <w:rFonts w:cs="Times New Roman"/>
            <w:noProof/>
            <w:webHidden/>
          </w:rPr>
          <w:fldChar w:fldCharType="separate"/>
        </w:r>
        <w:r w:rsidR="001F1C7F">
          <w:rPr>
            <w:rFonts w:cs="Times New Roman"/>
            <w:noProof/>
            <w:webHidden/>
          </w:rPr>
          <w:t>25</w:t>
        </w:r>
        <w:r w:rsidRPr="00885209">
          <w:rPr>
            <w:rFonts w:cs="Times New Roman"/>
            <w:noProof/>
            <w:webHidden/>
          </w:rPr>
          <w:fldChar w:fldCharType="end"/>
        </w:r>
      </w:hyperlink>
    </w:p>
    <w:p w14:paraId="744363F9" w14:textId="77777777" w:rsidR="00885209" w:rsidRDefault="00885209">
      <w:pPr>
        <w:rPr>
          <w:rStyle w:val="Hyperlink"/>
          <w:rFonts w:eastAsiaTheme="minorEastAsia"/>
          <w:noProof/>
          <w:color w:val="auto"/>
          <w:szCs w:val="22"/>
          <w:u w:val="none"/>
        </w:rPr>
      </w:pPr>
      <w:r>
        <w:rPr>
          <w:rStyle w:val="Hyperlink"/>
          <w:noProof/>
          <w:color w:val="auto"/>
          <w:u w:val="none"/>
        </w:rPr>
        <w:br w:type="page"/>
      </w:r>
    </w:p>
    <w:p w14:paraId="5FF34FBA" w14:textId="5A441D02" w:rsidR="00885209" w:rsidRPr="00300C2E" w:rsidRDefault="00AD275C" w:rsidP="00885209">
      <w:pPr>
        <w:contextualSpacing/>
        <w:rPr>
          <w:rFonts w:ascii="Arial" w:hAnsi="Arial" w:cs="Arial"/>
          <w:b/>
          <w:noProof/>
          <w:sz w:val="28"/>
          <w:szCs w:val="28"/>
        </w:rPr>
      </w:pPr>
      <w:r w:rsidRPr="00AD275C">
        <w:rPr>
          <w:rFonts w:ascii="Arial" w:hAnsi="Arial" w:cs="Arial"/>
          <w:b/>
          <w:noProof/>
          <w:sz w:val="28"/>
          <w:szCs w:val="28"/>
        </w:rPr>
        <w:lastRenderedPageBreak/>
        <w:t>Figure</w:t>
      </w:r>
      <w:r w:rsidR="00885209" w:rsidRPr="00863207">
        <w:rPr>
          <w:rFonts w:ascii="Arial" w:hAnsi="Arial" w:cs="Arial"/>
          <w:b/>
          <w:noProof/>
          <w:sz w:val="28"/>
          <w:szCs w:val="28"/>
        </w:rPr>
        <w:t>s</w:t>
      </w:r>
      <w:r w:rsidR="00885209">
        <w:rPr>
          <w:rFonts w:ascii="Arial" w:hAnsi="Arial" w:cs="Arial"/>
          <w:b/>
          <w:noProof/>
          <w:sz w:val="28"/>
          <w:szCs w:val="28"/>
        </w:rPr>
        <w:t xml:space="preserve"> </w:t>
      </w:r>
      <w:r w:rsidR="00885209" w:rsidRPr="00885209">
        <w:rPr>
          <w:rFonts w:ascii="Arial" w:hAnsi="Arial" w:cs="Arial"/>
          <w:noProof/>
        </w:rPr>
        <w:t>(continued)</w:t>
      </w:r>
    </w:p>
    <w:p w14:paraId="14468597" w14:textId="77777777" w:rsidR="00885209" w:rsidRDefault="00885209" w:rsidP="00885209">
      <w:pPr>
        <w:rPr>
          <w:noProof/>
        </w:rPr>
      </w:pPr>
    </w:p>
    <w:p w14:paraId="707F9E5C" w14:textId="2DDE85F2" w:rsidR="00885209" w:rsidRDefault="00AD275C" w:rsidP="00885209">
      <w:pPr>
        <w:tabs>
          <w:tab w:val="right" w:pos="7920"/>
        </w:tabs>
        <w:rPr>
          <w:rFonts w:ascii="Arial" w:hAnsi="Arial" w:cs="Arial"/>
          <w:noProof/>
          <w:sz w:val="22"/>
          <w:szCs w:val="22"/>
        </w:rPr>
      </w:pPr>
      <w:r w:rsidRPr="00AD275C">
        <w:rPr>
          <w:rFonts w:ascii="Arial" w:hAnsi="Arial" w:cs="Arial"/>
          <w:noProof/>
          <w:sz w:val="22"/>
          <w:szCs w:val="22"/>
        </w:rPr>
        <w:t>Figure</w:t>
      </w:r>
      <w:r w:rsidR="00885209" w:rsidRPr="00F91D9A">
        <w:rPr>
          <w:rFonts w:ascii="Arial" w:hAnsi="Arial" w:cs="Arial"/>
          <w:noProof/>
          <w:sz w:val="22"/>
          <w:szCs w:val="22"/>
        </w:rPr>
        <w:tab/>
        <w:t>Page</w:t>
      </w:r>
    </w:p>
    <w:p w14:paraId="6AEB2B93" w14:textId="77777777" w:rsidR="00885209" w:rsidRDefault="00885209" w:rsidP="00885209">
      <w:pPr>
        <w:rPr>
          <w:noProof/>
        </w:rPr>
      </w:pPr>
    </w:p>
    <w:p w14:paraId="530365CC" w14:textId="1C8544EE" w:rsidR="00885209" w:rsidRPr="00885209" w:rsidRDefault="00885209" w:rsidP="00885209">
      <w:pPr>
        <w:pStyle w:val="TableofFigures"/>
        <w:tabs>
          <w:tab w:val="right" w:pos="360"/>
          <w:tab w:val="left" w:pos="960"/>
          <w:tab w:val="right" w:leader="dot" w:pos="7910"/>
        </w:tabs>
        <w:ind w:left="1200" w:hanging="1200"/>
        <w:rPr>
          <w:rFonts w:cs="Times New Roman"/>
          <w:noProof/>
          <w:sz w:val="22"/>
        </w:rPr>
      </w:pPr>
      <w:r w:rsidRPr="00885209">
        <w:rPr>
          <w:rStyle w:val="Hyperlink"/>
          <w:rFonts w:cs="Times New Roman"/>
          <w:noProof/>
          <w:color w:val="auto"/>
          <w:u w:val="none"/>
        </w:rPr>
        <w:tab/>
      </w:r>
      <w:hyperlink w:anchor="_Toc456271068" w:history="1">
        <w:r w:rsidRPr="00885209">
          <w:rPr>
            <w:rStyle w:val="Hyperlink"/>
            <w:rFonts w:cs="Times New Roman"/>
            <w:noProof/>
            <w:color w:val="auto"/>
            <w:u w:val="none"/>
          </w:rPr>
          <w:t>15</w:t>
        </w:r>
        <w:r w:rsidRPr="00885209">
          <w:rPr>
            <w:rStyle w:val="Hyperlink"/>
            <w:rFonts w:cs="Times New Roman"/>
            <w:noProof/>
            <w:color w:val="auto"/>
            <w:u w:val="none"/>
          </w:rPr>
          <w:tab/>
          <w:t>SUR contacts by hour of study f</w:t>
        </w:r>
        <w:r>
          <w:rPr>
            <w:rStyle w:val="Hyperlink"/>
            <w:rFonts w:cs="Times New Roman"/>
            <w:noProof/>
            <w:color w:val="auto"/>
            <w:u w:val="none"/>
          </w:rPr>
          <w:t>ish for all six telemetry study</w:t>
        </w:r>
        <w:r>
          <w:rPr>
            <w:rStyle w:val="Hyperlink"/>
            <w:rFonts w:cs="Times New Roman"/>
            <w:noProof/>
            <w:color w:val="auto"/>
            <w:u w:val="none"/>
          </w:rPr>
          <w:br/>
        </w:r>
        <w:r w:rsidRPr="00885209">
          <w:rPr>
            <w:rStyle w:val="Hyperlink"/>
            <w:rFonts w:cs="Times New Roman"/>
            <w:noProof/>
            <w:color w:val="auto"/>
            <w:u w:val="none"/>
          </w:rPr>
          <w:t>iterations during spring 2013</w:t>
        </w:r>
        <w:r>
          <w:rPr>
            <w:rStyle w:val="Hyperlink"/>
            <w:rFonts w:cs="Times New Roman"/>
            <w:noProof/>
            <w:color w:val="auto"/>
            <w:u w:val="none"/>
          </w:rPr>
          <w:t xml:space="preserve"> – winter 2016 at </w:t>
        </w:r>
        <w:r w:rsidR="0008414A">
          <w:rPr>
            <w:rStyle w:val="Hyperlink"/>
            <w:rFonts w:cs="Times New Roman"/>
            <w:noProof/>
            <w:color w:val="auto"/>
            <w:u w:val="none"/>
          </w:rPr>
          <w:t xml:space="preserve">the </w:t>
        </w:r>
        <w:r>
          <w:rPr>
            <w:rStyle w:val="Hyperlink"/>
            <w:rFonts w:cs="Times New Roman"/>
            <w:noProof/>
            <w:color w:val="auto"/>
            <w:u w:val="none"/>
          </w:rPr>
          <w:t>Bill Williams</w:t>
        </w:r>
        <w:r>
          <w:rPr>
            <w:rStyle w:val="Hyperlink"/>
            <w:rFonts w:cs="Times New Roman"/>
            <w:noProof/>
            <w:color w:val="auto"/>
            <w:u w:val="none"/>
          </w:rPr>
          <w:br/>
        </w:r>
        <w:r w:rsidRPr="00885209">
          <w:rPr>
            <w:rStyle w:val="Hyperlink"/>
            <w:rFonts w:cs="Times New Roman"/>
            <w:noProof/>
            <w:color w:val="auto"/>
            <w:u w:val="none"/>
          </w:rPr>
          <w:t xml:space="preserve">River, Arizona and California; Blankenship Bend, Arizona and California; Regional Park </w:t>
        </w:r>
        <w:r>
          <w:rPr>
            <w:rStyle w:val="Hyperlink"/>
            <w:rFonts w:cs="Times New Roman"/>
            <w:noProof/>
            <w:color w:val="auto"/>
            <w:u w:val="none"/>
          </w:rPr>
          <w:t>Moabi, California; and Laughlin</w:t>
        </w:r>
        <w:r>
          <w:rPr>
            <w:rStyle w:val="Hyperlink"/>
            <w:rFonts w:cs="Times New Roman"/>
            <w:noProof/>
            <w:color w:val="auto"/>
            <w:u w:val="none"/>
          </w:rPr>
          <w:br/>
        </w:r>
        <w:r w:rsidRPr="00885209">
          <w:rPr>
            <w:rStyle w:val="Hyperlink"/>
            <w:rFonts w:cs="Times New Roman"/>
            <w:noProof/>
            <w:color w:val="auto"/>
            <w:u w:val="none"/>
          </w:rPr>
          <w:t>Lagoon, Nevada.</w:t>
        </w:r>
        <w:r w:rsidRPr="00885209">
          <w:rPr>
            <w:rFonts w:cs="Times New Roman"/>
            <w:noProof/>
            <w:webHidden/>
          </w:rPr>
          <w:tab/>
        </w:r>
        <w:r w:rsidRPr="00885209">
          <w:rPr>
            <w:rFonts w:cs="Times New Roman"/>
            <w:noProof/>
            <w:webHidden/>
          </w:rPr>
          <w:fldChar w:fldCharType="begin"/>
        </w:r>
        <w:r w:rsidRPr="00885209">
          <w:rPr>
            <w:rFonts w:cs="Times New Roman"/>
            <w:noProof/>
            <w:webHidden/>
          </w:rPr>
          <w:instrText xml:space="preserve"> PAGEREF _Toc456271068 \h </w:instrText>
        </w:r>
        <w:r w:rsidRPr="00885209">
          <w:rPr>
            <w:rFonts w:cs="Times New Roman"/>
            <w:noProof/>
            <w:webHidden/>
          </w:rPr>
        </w:r>
        <w:r w:rsidRPr="00885209">
          <w:rPr>
            <w:rFonts w:cs="Times New Roman"/>
            <w:noProof/>
            <w:webHidden/>
          </w:rPr>
          <w:fldChar w:fldCharType="separate"/>
        </w:r>
        <w:r w:rsidR="001F1C7F">
          <w:rPr>
            <w:rFonts w:cs="Times New Roman"/>
            <w:noProof/>
            <w:webHidden/>
          </w:rPr>
          <w:t>26</w:t>
        </w:r>
        <w:r w:rsidRPr="00885209">
          <w:rPr>
            <w:rFonts w:cs="Times New Roman"/>
            <w:noProof/>
            <w:webHidden/>
          </w:rPr>
          <w:fldChar w:fldCharType="end"/>
        </w:r>
      </w:hyperlink>
    </w:p>
    <w:p w14:paraId="4465268A" w14:textId="35BBD6ED" w:rsidR="00885209" w:rsidRPr="00885209" w:rsidRDefault="00885209" w:rsidP="00885209">
      <w:pPr>
        <w:pStyle w:val="TableofFigures"/>
        <w:tabs>
          <w:tab w:val="right" w:pos="360"/>
          <w:tab w:val="left" w:pos="960"/>
          <w:tab w:val="right" w:leader="dot" w:pos="7910"/>
        </w:tabs>
        <w:ind w:left="1200" w:hanging="1200"/>
        <w:rPr>
          <w:rFonts w:cs="Times New Roman"/>
          <w:noProof/>
          <w:sz w:val="22"/>
        </w:rPr>
      </w:pPr>
      <w:r w:rsidRPr="00885209">
        <w:rPr>
          <w:rStyle w:val="Hyperlink"/>
          <w:rFonts w:cs="Times New Roman"/>
          <w:noProof/>
          <w:color w:val="auto"/>
          <w:u w:val="none"/>
        </w:rPr>
        <w:tab/>
      </w:r>
      <w:hyperlink w:anchor="_Toc456271069" w:history="1">
        <w:r w:rsidRPr="00885209">
          <w:rPr>
            <w:rStyle w:val="Hyperlink"/>
            <w:rFonts w:cs="Times New Roman"/>
            <w:noProof/>
            <w:color w:val="auto"/>
            <w:u w:val="none"/>
          </w:rPr>
          <w:t>16</w:t>
        </w:r>
        <w:r w:rsidRPr="00885209">
          <w:rPr>
            <w:rStyle w:val="Hyperlink"/>
            <w:rFonts w:cs="Times New Roman"/>
            <w:noProof/>
            <w:color w:val="auto"/>
            <w:u w:val="none"/>
          </w:rPr>
          <w:tab/>
          <w:t xml:space="preserve">Total number of 19 acoustic-tagged bonytail potentially </w:t>
        </w:r>
        <w:r>
          <w:rPr>
            <w:rStyle w:val="Hyperlink"/>
            <w:rFonts w:cs="Times New Roman"/>
            <w:noProof/>
            <w:color w:val="auto"/>
            <w:u w:val="none"/>
          </w:rPr>
          <w:t>available</w:t>
        </w:r>
        <w:r>
          <w:rPr>
            <w:rStyle w:val="Hyperlink"/>
            <w:rFonts w:cs="Times New Roman"/>
            <w:noProof/>
            <w:color w:val="auto"/>
            <w:u w:val="none"/>
          </w:rPr>
          <w:br/>
        </w:r>
        <w:r w:rsidRPr="00885209">
          <w:rPr>
            <w:rStyle w:val="Hyperlink"/>
            <w:rFonts w:cs="Times New Roman"/>
            <w:noProof/>
            <w:color w:val="auto"/>
            <w:u w:val="none"/>
          </w:rPr>
          <w:t>for contact (light gray box) and</w:t>
        </w:r>
        <w:r>
          <w:rPr>
            <w:rStyle w:val="Hyperlink"/>
            <w:rFonts w:cs="Times New Roman"/>
            <w:noProof/>
            <w:color w:val="auto"/>
            <w:u w:val="none"/>
          </w:rPr>
          <w:t xml:space="preserve"> those actually contacted (dark</w:t>
        </w:r>
        <w:r>
          <w:rPr>
            <w:rStyle w:val="Hyperlink"/>
            <w:rFonts w:cs="Times New Roman"/>
            <w:noProof/>
            <w:color w:val="auto"/>
            <w:u w:val="none"/>
          </w:rPr>
          <w:br/>
        </w:r>
        <w:r w:rsidRPr="00885209">
          <w:rPr>
            <w:rStyle w:val="Hyperlink"/>
            <w:rFonts w:cs="Times New Roman"/>
            <w:noProof/>
            <w:color w:val="auto"/>
            <w:u w:val="none"/>
          </w:rPr>
          <w:t>gray box) each week during the September – November 2014 telemetry study, Bill Williams River, Arizona.</w:t>
        </w:r>
        <w:r w:rsidRPr="00885209">
          <w:rPr>
            <w:rFonts w:cs="Times New Roman"/>
            <w:noProof/>
            <w:webHidden/>
          </w:rPr>
          <w:tab/>
        </w:r>
        <w:r w:rsidRPr="00885209">
          <w:rPr>
            <w:rFonts w:cs="Times New Roman"/>
            <w:noProof/>
            <w:webHidden/>
          </w:rPr>
          <w:fldChar w:fldCharType="begin"/>
        </w:r>
        <w:r w:rsidRPr="00885209">
          <w:rPr>
            <w:rFonts w:cs="Times New Roman"/>
            <w:noProof/>
            <w:webHidden/>
          </w:rPr>
          <w:instrText xml:space="preserve"> PAGEREF _Toc456271069 \h </w:instrText>
        </w:r>
        <w:r w:rsidRPr="00885209">
          <w:rPr>
            <w:rFonts w:cs="Times New Roman"/>
            <w:noProof/>
            <w:webHidden/>
          </w:rPr>
        </w:r>
        <w:r w:rsidRPr="00885209">
          <w:rPr>
            <w:rFonts w:cs="Times New Roman"/>
            <w:noProof/>
            <w:webHidden/>
          </w:rPr>
          <w:fldChar w:fldCharType="separate"/>
        </w:r>
        <w:r w:rsidR="001F1C7F">
          <w:rPr>
            <w:rFonts w:cs="Times New Roman"/>
            <w:noProof/>
            <w:webHidden/>
          </w:rPr>
          <w:t>27</w:t>
        </w:r>
        <w:r w:rsidRPr="00885209">
          <w:rPr>
            <w:rFonts w:cs="Times New Roman"/>
            <w:noProof/>
            <w:webHidden/>
          </w:rPr>
          <w:fldChar w:fldCharType="end"/>
        </w:r>
      </w:hyperlink>
    </w:p>
    <w:p w14:paraId="77845764" w14:textId="01D71643" w:rsidR="00885209" w:rsidRPr="00885209" w:rsidRDefault="00885209" w:rsidP="00885209">
      <w:pPr>
        <w:pStyle w:val="TableofFigures"/>
        <w:tabs>
          <w:tab w:val="right" w:pos="360"/>
          <w:tab w:val="left" w:pos="960"/>
          <w:tab w:val="right" w:leader="dot" w:pos="7910"/>
        </w:tabs>
        <w:ind w:left="1200" w:hanging="1200"/>
        <w:rPr>
          <w:rFonts w:cs="Times New Roman"/>
          <w:noProof/>
          <w:sz w:val="22"/>
        </w:rPr>
      </w:pPr>
      <w:r w:rsidRPr="00885209">
        <w:rPr>
          <w:rStyle w:val="Hyperlink"/>
          <w:rFonts w:cs="Times New Roman"/>
          <w:noProof/>
          <w:color w:val="auto"/>
          <w:u w:val="none"/>
        </w:rPr>
        <w:tab/>
      </w:r>
      <w:hyperlink w:anchor="_Toc456271070" w:history="1">
        <w:r w:rsidRPr="00885209">
          <w:rPr>
            <w:rStyle w:val="Hyperlink"/>
            <w:rFonts w:cs="Times New Roman"/>
            <w:noProof/>
            <w:color w:val="auto"/>
            <w:u w:val="none"/>
          </w:rPr>
          <w:t>17</w:t>
        </w:r>
        <w:r w:rsidRPr="00885209">
          <w:rPr>
            <w:rStyle w:val="Hyperlink"/>
            <w:rFonts w:cs="Times New Roman"/>
            <w:noProof/>
            <w:color w:val="auto"/>
            <w:u w:val="none"/>
          </w:rPr>
          <w:tab/>
          <w:t>Locations of recovered telemetry</w:t>
        </w:r>
        <w:r>
          <w:rPr>
            <w:rStyle w:val="Hyperlink"/>
            <w:rFonts w:cs="Times New Roman"/>
            <w:noProof/>
            <w:color w:val="auto"/>
            <w:u w:val="none"/>
          </w:rPr>
          <w:t xml:space="preserve"> tags indicating mortalities of</w:t>
        </w:r>
        <w:r>
          <w:rPr>
            <w:rStyle w:val="Hyperlink"/>
            <w:rFonts w:cs="Times New Roman"/>
            <w:noProof/>
            <w:color w:val="auto"/>
            <w:u w:val="none"/>
          </w:rPr>
          <w:br/>
        </w:r>
        <w:r w:rsidRPr="00885209">
          <w:rPr>
            <w:rStyle w:val="Hyperlink"/>
            <w:rFonts w:cs="Times New Roman"/>
            <w:noProof/>
            <w:color w:val="auto"/>
            <w:u w:val="none"/>
          </w:rPr>
          <w:t>acoustic-tagged bonytail during the September – November 2014 telemetry study, Bill Williams River, Arizona.</w:t>
        </w:r>
        <w:r w:rsidRPr="00885209">
          <w:rPr>
            <w:rFonts w:cs="Times New Roman"/>
            <w:noProof/>
            <w:webHidden/>
          </w:rPr>
          <w:tab/>
        </w:r>
        <w:r w:rsidRPr="00885209">
          <w:rPr>
            <w:rFonts w:cs="Times New Roman"/>
            <w:noProof/>
            <w:webHidden/>
          </w:rPr>
          <w:fldChar w:fldCharType="begin"/>
        </w:r>
        <w:r w:rsidRPr="00885209">
          <w:rPr>
            <w:rFonts w:cs="Times New Roman"/>
            <w:noProof/>
            <w:webHidden/>
          </w:rPr>
          <w:instrText xml:space="preserve"> PAGEREF _Toc456271070 \h </w:instrText>
        </w:r>
        <w:r w:rsidRPr="00885209">
          <w:rPr>
            <w:rFonts w:cs="Times New Roman"/>
            <w:noProof/>
            <w:webHidden/>
          </w:rPr>
        </w:r>
        <w:r w:rsidRPr="00885209">
          <w:rPr>
            <w:rFonts w:cs="Times New Roman"/>
            <w:noProof/>
            <w:webHidden/>
          </w:rPr>
          <w:fldChar w:fldCharType="separate"/>
        </w:r>
        <w:r w:rsidR="001F1C7F">
          <w:rPr>
            <w:rFonts w:cs="Times New Roman"/>
            <w:noProof/>
            <w:webHidden/>
          </w:rPr>
          <w:t>29</w:t>
        </w:r>
        <w:r w:rsidRPr="00885209">
          <w:rPr>
            <w:rFonts w:cs="Times New Roman"/>
            <w:noProof/>
            <w:webHidden/>
          </w:rPr>
          <w:fldChar w:fldCharType="end"/>
        </w:r>
      </w:hyperlink>
    </w:p>
    <w:p w14:paraId="2B19A0AC" w14:textId="316CE91F" w:rsidR="00885209" w:rsidRPr="00885209" w:rsidRDefault="00885209" w:rsidP="00885209">
      <w:pPr>
        <w:pStyle w:val="TableofFigures"/>
        <w:tabs>
          <w:tab w:val="right" w:pos="360"/>
          <w:tab w:val="left" w:pos="960"/>
          <w:tab w:val="right" w:leader="dot" w:pos="7910"/>
        </w:tabs>
        <w:ind w:left="1200" w:hanging="1200"/>
        <w:rPr>
          <w:rFonts w:cs="Times New Roman"/>
          <w:noProof/>
          <w:sz w:val="22"/>
        </w:rPr>
      </w:pPr>
      <w:r w:rsidRPr="00885209">
        <w:rPr>
          <w:rStyle w:val="Hyperlink"/>
          <w:rFonts w:cs="Times New Roman"/>
          <w:noProof/>
          <w:color w:val="auto"/>
          <w:u w:val="none"/>
        </w:rPr>
        <w:tab/>
      </w:r>
      <w:hyperlink w:anchor="_Toc456271071" w:history="1">
        <w:r w:rsidRPr="00885209">
          <w:rPr>
            <w:rStyle w:val="Hyperlink"/>
            <w:rFonts w:cs="Times New Roman"/>
            <w:noProof/>
            <w:color w:val="auto"/>
            <w:u w:val="none"/>
          </w:rPr>
          <w:t>18</w:t>
        </w:r>
        <w:r w:rsidRPr="00885209">
          <w:rPr>
            <w:rStyle w:val="Hyperlink"/>
            <w:rFonts w:cs="Times New Roman"/>
            <w:noProof/>
            <w:color w:val="auto"/>
            <w:u w:val="none"/>
          </w:rPr>
          <w:tab/>
          <w:t>Documented double-crested cormor</w:t>
        </w:r>
        <w:r>
          <w:rPr>
            <w:rStyle w:val="Hyperlink"/>
            <w:rFonts w:cs="Times New Roman"/>
            <w:noProof/>
            <w:color w:val="auto"/>
            <w:u w:val="none"/>
          </w:rPr>
          <w:t>ant roost sites where telemetry</w:t>
        </w:r>
        <w:r>
          <w:rPr>
            <w:rStyle w:val="Hyperlink"/>
            <w:rFonts w:cs="Times New Roman"/>
            <w:noProof/>
            <w:color w:val="auto"/>
            <w:u w:val="none"/>
          </w:rPr>
          <w:br/>
        </w:r>
        <w:r w:rsidRPr="00885209">
          <w:rPr>
            <w:rStyle w:val="Hyperlink"/>
            <w:rFonts w:cs="Times New Roman"/>
            <w:noProof/>
            <w:color w:val="auto"/>
            <w:u w:val="none"/>
          </w:rPr>
          <w:t>and PIT tags were triangulated or contacted.</w:t>
        </w:r>
        <w:r w:rsidRPr="00885209">
          <w:rPr>
            <w:rFonts w:cs="Times New Roman"/>
            <w:noProof/>
            <w:webHidden/>
          </w:rPr>
          <w:tab/>
        </w:r>
        <w:r w:rsidRPr="00885209">
          <w:rPr>
            <w:rFonts w:cs="Times New Roman"/>
            <w:noProof/>
            <w:webHidden/>
          </w:rPr>
          <w:fldChar w:fldCharType="begin"/>
        </w:r>
        <w:r w:rsidRPr="00885209">
          <w:rPr>
            <w:rFonts w:cs="Times New Roman"/>
            <w:noProof/>
            <w:webHidden/>
          </w:rPr>
          <w:instrText xml:space="preserve"> PAGEREF _Toc456271071 \h </w:instrText>
        </w:r>
        <w:r w:rsidRPr="00885209">
          <w:rPr>
            <w:rFonts w:cs="Times New Roman"/>
            <w:noProof/>
            <w:webHidden/>
          </w:rPr>
        </w:r>
        <w:r w:rsidRPr="00885209">
          <w:rPr>
            <w:rFonts w:cs="Times New Roman"/>
            <w:noProof/>
            <w:webHidden/>
          </w:rPr>
          <w:fldChar w:fldCharType="separate"/>
        </w:r>
        <w:r w:rsidR="001F1C7F">
          <w:rPr>
            <w:rFonts w:cs="Times New Roman"/>
            <w:noProof/>
            <w:webHidden/>
          </w:rPr>
          <w:t>30</w:t>
        </w:r>
        <w:r w:rsidRPr="00885209">
          <w:rPr>
            <w:rFonts w:cs="Times New Roman"/>
            <w:noProof/>
            <w:webHidden/>
          </w:rPr>
          <w:fldChar w:fldCharType="end"/>
        </w:r>
      </w:hyperlink>
    </w:p>
    <w:p w14:paraId="1135BE61" w14:textId="320629BE" w:rsidR="00885209" w:rsidRPr="00885209" w:rsidRDefault="00885209" w:rsidP="00885209">
      <w:pPr>
        <w:pStyle w:val="TableofFigures"/>
        <w:tabs>
          <w:tab w:val="right" w:pos="360"/>
          <w:tab w:val="left" w:pos="960"/>
          <w:tab w:val="right" w:leader="dot" w:pos="7910"/>
        </w:tabs>
        <w:ind w:left="1200" w:hanging="1200"/>
        <w:rPr>
          <w:rFonts w:cs="Times New Roman"/>
          <w:noProof/>
          <w:sz w:val="22"/>
        </w:rPr>
      </w:pPr>
      <w:r w:rsidRPr="00885209">
        <w:rPr>
          <w:rStyle w:val="Hyperlink"/>
          <w:rFonts w:cs="Times New Roman"/>
          <w:noProof/>
          <w:color w:val="auto"/>
          <w:u w:val="none"/>
        </w:rPr>
        <w:tab/>
      </w:r>
      <w:hyperlink w:anchor="_Toc456271072" w:history="1">
        <w:r w:rsidRPr="00885209">
          <w:rPr>
            <w:rStyle w:val="Hyperlink"/>
            <w:rFonts w:cs="Times New Roman"/>
            <w:noProof/>
            <w:color w:val="auto"/>
            <w:u w:val="none"/>
          </w:rPr>
          <w:t>19</w:t>
        </w:r>
        <w:r w:rsidRPr="00885209">
          <w:rPr>
            <w:rStyle w:val="Hyperlink"/>
            <w:rFonts w:cs="Times New Roman"/>
            <w:noProof/>
            <w:color w:val="auto"/>
            <w:u w:val="none"/>
          </w:rPr>
          <w:tab/>
          <w:t>Weekly contacts (X) and no</w:t>
        </w:r>
        <w:r>
          <w:rPr>
            <w:rStyle w:val="Hyperlink"/>
            <w:rFonts w:cs="Times New Roman"/>
            <w:noProof/>
            <w:color w:val="auto"/>
            <w:u w:val="none"/>
          </w:rPr>
          <w:t>n-contacts (gray boxes) for all</w:t>
        </w:r>
        <w:r>
          <w:rPr>
            <w:rStyle w:val="Hyperlink"/>
            <w:rFonts w:cs="Times New Roman"/>
            <w:noProof/>
            <w:color w:val="auto"/>
            <w:u w:val="none"/>
          </w:rPr>
          <w:br/>
        </w:r>
        <w:r w:rsidRPr="00885209">
          <w:rPr>
            <w:rStyle w:val="Hyperlink"/>
            <w:rFonts w:cs="Times New Roman"/>
            <w:noProof/>
            <w:color w:val="auto"/>
            <w:u w:val="none"/>
          </w:rPr>
          <w:t xml:space="preserve">19 acoustic-tagged </w:t>
        </w:r>
        <w:r>
          <w:rPr>
            <w:rStyle w:val="Hyperlink"/>
            <w:rFonts w:cs="Times New Roman"/>
            <w:noProof/>
            <w:color w:val="auto"/>
            <w:u w:val="none"/>
          </w:rPr>
          <w:t>bonytail during the September –</w:t>
        </w:r>
        <w:r>
          <w:rPr>
            <w:rStyle w:val="Hyperlink"/>
            <w:rFonts w:cs="Times New Roman"/>
            <w:noProof/>
            <w:color w:val="auto"/>
            <w:u w:val="none"/>
          </w:rPr>
          <w:br/>
        </w:r>
        <w:r w:rsidRPr="00885209">
          <w:rPr>
            <w:rStyle w:val="Hyperlink"/>
            <w:rFonts w:cs="Times New Roman"/>
            <w:noProof/>
            <w:color w:val="auto"/>
            <w:u w:val="none"/>
          </w:rPr>
          <w:t>November 2014 telemetry study, Bill Williams River, Arizona.</w:t>
        </w:r>
        <w:r w:rsidRPr="00885209">
          <w:rPr>
            <w:rFonts w:cs="Times New Roman"/>
            <w:noProof/>
            <w:webHidden/>
          </w:rPr>
          <w:tab/>
        </w:r>
        <w:r w:rsidRPr="00885209">
          <w:rPr>
            <w:rFonts w:cs="Times New Roman"/>
            <w:noProof/>
            <w:webHidden/>
          </w:rPr>
          <w:fldChar w:fldCharType="begin"/>
        </w:r>
        <w:r w:rsidRPr="00885209">
          <w:rPr>
            <w:rFonts w:cs="Times New Roman"/>
            <w:noProof/>
            <w:webHidden/>
          </w:rPr>
          <w:instrText xml:space="preserve"> PAGEREF _Toc456271072 \h </w:instrText>
        </w:r>
        <w:r w:rsidRPr="00885209">
          <w:rPr>
            <w:rFonts w:cs="Times New Roman"/>
            <w:noProof/>
            <w:webHidden/>
          </w:rPr>
        </w:r>
        <w:r w:rsidRPr="00885209">
          <w:rPr>
            <w:rFonts w:cs="Times New Roman"/>
            <w:noProof/>
            <w:webHidden/>
          </w:rPr>
          <w:fldChar w:fldCharType="separate"/>
        </w:r>
        <w:r w:rsidR="001F1C7F">
          <w:rPr>
            <w:rFonts w:cs="Times New Roman"/>
            <w:noProof/>
            <w:webHidden/>
          </w:rPr>
          <w:t>31</w:t>
        </w:r>
        <w:r w:rsidRPr="00885209">
          <w:rPr>
            <w:rFonts w:cs="Times New Roman"/>
            <w:noProof/>
            <w:webHidden/>
          </w:rPr>
          <w:fldChar w:fldCharType="end"/>
        </w:r>
      </w:hyperlink>
    </w:p>
    <w:p w14:paraId="55D54530" w14:textId="2EB83EAB" w:rsidR="00885209" w:rsidRPr="00885209" w:rsidRDefault="00885209" w:rsidP="00885209">
      <w:pPr>
        <w:pStyle w:val="TableofFigures"/>
        <w:tabs>
          <w:tab w:val="right" w:pos="360"/>
          <w:tab w:val="left" w:pos="960"/>
          <w:tab w:val="right" w:leader="dot" w:pos="7910"/>
        </w:tabs>
        <w:ind w:left="1200" w:hanging="1200"/>
        <w:rPr>
          <w:rFonts w:cs="Times New Roman"/>
          <w:noProof/>
          <w:sz w:val="22"/>
        </w:rPr>
      </w:pPr>
      <w:r w:rsidRPr="00885209">
        <w:rPr>
          <w:rStyle w:val="Hyperlink"/>
          <w:rFonts w:cs="Times New Roman"/>
          <w:noProof/>
          <w:color w:val="auto"/>
          <w:u w:val="none"/>
        </w:rPr>
        <w:tab/>
      </w:r>
      <w:hyperlink w:anchor="_Toc456271073" w:history="1">
        <w:r w:rsidRPr="00885209">
          <w:rPr>
            <w:rStyle w:val="Hyperlink"/>
            <w:rFonts w:cs="Times New Roman"/>
            <w:noProof/>
            <w:color w:val="auto"/>
            <w:u w:val="none"/>
          </w:rPr>
          <w:t>20</w:t>
        </w:r>
        <w:r w:rsidRPr="00885209">
          <w:rPr>
            <w:rStyle w:val="Hyperlink"/>
            <w:rFonts w:cs="Times New Roman"/>
            <w:noProof/>
            <w:color w:val="auto"/>
            <w:u w:val="none"/>
          </w:rPr>
          <w:tab/>
          <w:t>Inhabitance represented by percent of days tracked by active and passive data of acoustic-tagged bonytail during the September – November 2014 telemetry study, Bill Williams River, Arizona.</w:t>
        </w:r>
        <w:r w:rsidRPr="00885209">
          <w:rPr>
            <w:rFonts w:cs="Times New Roman"/>
            <w:noProof/>
            <w:webHidden/>
          </w:rPr>
          <w:tab/>
        </w:r>
        <w:r w:rsidRPr="00885209">
          <w:rPr>
            <w:rFonts w:cs="Times New Roman"/>
            <w:noProof/>
            <w:webHidden/>
          </w:rPr>
          <w:fldChar w:fldCharType="begin"/>
        </w:r>
        <w:r w:rsidRPr="00885209">
          <w:rPr>
            <w:rFonts w:cs="Times New Roman"/>
            <w:noProof/>
            <w:webHidden/>
          </w:rPr>
          <w:instrText xml:space="preserve"> PAGEREF _Toc456271073 \h </w:instrText>
        </w:r>
        <w:r w:rsidRPr="00885209">
          <w:rPr>
            <w:rFonts w:cs="Times New Roman"/>
            <w:noProof/>
            <w:webHidden/>
          </w:rPr>
        </w:r>
        <w:r w:rsidRPr="00885209">
          <w:rPr>
            <w:rFonts w:cs="Times New Roman"/>
            <w:noProof/>
            <w:webHidden/>
          </w:rPr>
          <w:fldChar w:fldCharType="separate"/>
        </w:r>
        <w:r w:rsidR="001F1C7F">
          <w:rPr>
            <w:rFonts w:cs="Times New Roman"/>
            <w:noProof/>
            <w:webHidden/>
          </w:rPr>
          <w:t>31</w:t>
        </w:r>
        <w:r w:rsidRPr="00885209">
          <w:rPr>
            <w:rFonts w:cs="Times New Roman"/>
            <w:noProof/>
            <w:webHidden/>
          </w:rPr>
          <w:fldChar w:fldCharType="end"/>
        </w:r>
      </w:hyperlink>
    </w:p>
    <w:p w14:paraId="71CC13E2" w14:textId="65B071D0" w:rsidR="00885209" w:rsidRPr="00885209" w:rsidRDefault="00885209" w:rsidP="00885209">
      <w:pPr>
        <w:pStyle w:val="TableofFigures"/>
        <w:tabs>
          <w:tab w:val="right" w:pos="360"/>
          <w:tab w:val="left" w:pos="960"/>
          <w:tab w:val="right" w:leader="dot" w:pos="7910"/>
        </w:tabs>
        <w:ind w:left="1200" w:hanging="1200"/>
        <w:rPr>
          <w:rFonts w:cs="Times New Roman"/>
          <w:noProof/>
          <w:sz w:val="22"/>
        </w:rPr>
      </w:pPr>
      <w:r w:rsidRPr="00885209">
        <w:rPr>
          <w:rStyle w:val="Hyperlink"/>
          <w:rFonts w:cs="Times New Roman"/>
          <w:noProof/>
          <w:color w:val="auto"/>
          <w:u w:val="none"/>
        </w:rPr>
        <w:tab/>
      </w:r>
      <w:hyperlink w:anchor="_Toc456271074" w:history="1">
        <w:r w:rsidRPr="00885209">
          <w:rPr>
            <w:rStyle w:val="Hyperlink"/>
            <w:rFonts w:cs="Times New Roman"/>
            <w:noProof/>
            <w:color w:val="auto"/>
            <w:u w:val="none"/>
          </w:rPr>
          <w:t>21</w:t>
        </w:r>
        <w:r w:rsidRPr="00885209">
          <w:rPr>
            <w:rStyle w:val="Hyperlink"/>
            <w:rFonts w:cs="Times New Roman"/>
            <w:noProof/>
            <w:color w:val="auto"/>
            <w:u w:val="none"/>
          </w:rPr>
          <w:tab/>
          <w:t>Active (red) and passive (gree</w:t>
        </w:r>
        <w:r>
          <w:rPr>
            <w:rStyle w:val="Hyperlink"/>
            <w:rFonts w:cs="Times New Roman"/>
            <w:noProof/>
            <w:color w:val="auto"/>
            <w:u w:val="none"/>
          </w:rPr>
          <w:t xml:space="preserve">n) telemetry contacts, </w:t>
        </w:r>
        <w:r w:rsidR="00035A4B">
          <w:rPr>
            <w:rStyle w:val="Hyperlink"/>
            <w:rFonts w:cs="Times New Roman"/>
            <w:noProof/>
            <w:color w:val="auto"/>
            <w:u w:val="none"/>
          </w:rPr>
          <w:t xml:space="preserve">the </w:t>
        </w:r>
        <w:r>
          <w:rPr>
            <w:rStyle w:val="Hyperlink"/>
            <w:rFonts w:cs="Times New Roman"/>
            <w:noProof/>
            <w:color w:val="auto"/>
            <w:u w:val="none"/>
          </w:rPr>
          <w:t>bonytail</w:t>
        </w:r>
        <w:r>
          <w:rPr>
            <w:rStyle w:val="Hyperlink"/>
            <w:rFonts w:cs="Times New Roman"/>
            <w:noProof/>
            <w:color w:val="auto"/>
            <w:u w:val="none"/>
          </w:rPr>
          <w:br/>
        </w:r>
        <w:r w:rsidRPr="00885209">
          <w:rPr>
            <w:rStyle w:val="Hyperlink"/>
            <w:rFonts w:cs="Times New Roman"/>
            <w:noProof/>
            <w:color w:val="auto"/>
            <w:u w:val="none"/>
          </w:rPr>
          <w:t xml:space="preserve">release site (blue x), and </w:t>
        </w:r>
        <w:r>
          <w:rPr>
            <w:rStyle w:val="Hyperlink"/>
            <w:rFonts w:cs="Times New Roman"/>
            <w:noProof/>
            <w:color w:val="auto"/>
            <w:u w:val="none"/>
          </w:rPr>
          <w:t>mortalities (maroon) during the</w:t>
        </w:r>
        <w:r>
          <w:rPr>
            <w:rStyle w:val="Hyperlink"/>
            <w:rFonts w:cs="Times New Roman"/>
            <w:noProof/>
            <w:color w:val="auto"/>
            <w:u w:val="none"/>
          </w:rPr>
          <w:br/>
        </w:r>
        <w:r w:rsidRPr="00885209">
          <w:rPr>
            <w:rStyle w:val="Hyperlink"/>
            <w:rFonts w:cs="Times New Roman"/>
            <w:noProof/>
            <w:color w:val="auto"/>
            <w:u w:val="none"/>
          </w:rPr>
          <w:t>April – July 2015 teleme</w:t>
        </w:r>
        <w:r>
          <w:rPr>
            <w:rStyle w:val="Hyperlink"/>
            <w:rFonts w:cs="Times New Roman"/>
            <w:noProof/>
            <w:color w:val="auto"/>
            <w:u w:val="none"/>
          </w:rPr>
          <w:t>try study, Regional Park Moabi,</w:t>
        </w:r>
        <w:r>
          <w:rPr>
            <w:rStyle w:val="Hyperlink"/>
            <w:rFonts w:cs="Times New Roman"/>
            <w:noProof/>
            <w:color w:val="auto"/>
            <w:u w:val="none"/>
          </w:rPr>
          <w:br/>
        </w:r>
        <w:r w:rsidRPr="00885209">
          <w:rPr>
            <w:rStyle w:val="Hyperlink"/>
            <w:rFonts w:cs="Times New Roman"/>
            <w:noProof/>
            <w:color w:val="auto"/>
            <w:u w:val="none"/>
          </w:rPr>
          <w:t>California.</w:t>
        </w:r>
        <w:r w:rsidRPr="00885209">
          <w:rPr>
            <w:rFonts w:cs="Times New Roman"/>
            <w:noProof/>
            <w:webHidden/>
          </w:rPr>
          <w:tab/>
        </w:r>
        <w:r w:rsidRPr="00885209">
          <w:rPr>
            <w:rFonts w:cs="Times New Roman"/>
            <w:noProof/>
            <w:webHidden/>
          </w:rPr>
          <w:fldChar w:fldCharType="begin"/>
        </w:r>
        <w:r w:rsidRPr="00885209">
          <w:rPr>
            <w:rFonts w:cs="Times New Roman"/>
            <w:noProof/>
            <w:webHidden/>
          </w:rPr>
          <w:instrText xml:space="preserve"> PAGEREF _Toc456271074 \h </w:instrText>
        </w:r>
        <w:r w:rsidRPr="00885209">
          <w:rPr>
            <w:rFonts w:cs="Times New Roman"/>
            <w:noProof/>
            <w:webHidden/>
          </w:rPr>
        </w:r>
        <w:r w:rsidRPr="00885209">
          <w:rPr>
            <w:rFonts w:cs="Times New Roman"/>
            <w:noProof/>
            <w:webHidden/>
          </w:rPr>
          <w:fldChar w:fldCharType="separate"/>
        </w:r>
        <w:r w:rsidR="001F1C7F">
          <w:rPr>
            <w:rFonts w:cs="Times New Roman"/>
            <w:noProof/>
            <w:webHidden/>
          </w:rPr>
          <w:t>33</w:t>
        </w:r>
        <w:r w:rsidRPr="00885209">
          <w:rPr>
            <w:rFonts w:cs="Times New Roman"/>
            <w:noProof/>
            <w:webHidden/>
          </w:rPr>
          <w:fldChar w:fldCharType="end"/>
        </w:r>
      </w:hyperlink>
    </w:p>
    <w:p w14:paraId="3D23AFF3" w14:textId="605C10C9" w:rsidR="00885209" w:rsidRPr="00885209" w:rsidRDefault="00885209" w:rsidP="00885209">
      <w:pPr>
        <w:pStyle w:val="TableofFigures"/>
        <w:tabs>
          <w:tab w:val="right" w:pos="360"/>
          <w:tab w:val="left" w:pos="960"/>
          <w:tab w:val="right" w:leader="dot" w:pos="7910"/>
        </w:tabs>
        <w:ind w:left="1200" w:hanging="1200"/>
        <w:rPr>
          <w:rFonts w:cs="Times New Roman"/>
          <w:noProof/>
          <w:sz w:val="22"/>
        </w:rPr>
      </w:pPr>
      <w:r w:rsidRPr="00885209">
        <w:rPr>
          <w:rStyle w:val="Hyperlink"/>
          <w:rFonts w:cs="Times New Roman"/>
          <w:noProof/>
          <w:color w:val="auto"/>
          <w:u w:val="none"/>
        </w:rPr>
        <w:tab/>
      </w:r>
      <w:hyperlink w:anchor="_Toc456271075" w:history="1">
        <w:r w:rsidRPr="00885209">
          <w:rPr>
            <w:rStyle w:val="Hyperlink"/>
            <w:rFonts w:cs="Times New Roman"/>
            <w:noProof/>
            <w:color w:val="auto"/>
            <w:u w:val="none"/>
          </w:rPr>
          <w:t>22</w:t>
        </w:r>
        <w:r w:rsidRPr="00885209">
          <w:rPr>
            <w:rStyle w:val="Hyperlink"/>
            <w:rFonts w:cs="Times New Roman"/>
            <w:noProof/>
            <w:color w:val="auto"/>
            <w:u w:val="none"/>
          </w:rPr>
          <w:tab/>
          <w:t>Total number of 14 acoustic-tagged</w:t>
        </w:r>
        <w:r>
          <w:rPr>
            <w:rStyle w:val="Hyperlink"/>
            <w:rFonts w:cs="Times New Roman"/>
            <w:noProof/>
            <w:color w:val="auto"/>
            <w:u w:val="none"/>
          </w:rPr>
          <w:t xml:space="preserve"> bonytail potentially available</w:t>
        </w:r>
        <w:r>
          <w:rPr>
            <w:rStyle w:val="Hyperlink"/>
            <w:rFonts w:cs="Times New Roman"/>
            <w:noProof/>
            <w:color w:val="auto"/>
            <w:u w:val="none"/>
          </w:rPr>
          <w:br/>
        </w:r>
        <w:r w:rsidRPr="00885209">
          <w:rPr>
            <w:rStyle w:val="Hyperlink"/>
            <w:rFonts w:cs="Times New Roman"/>
            <w:noProof/>
            <w:color w:val="auto"/>
            <w:u w:val="none"/>
          </w:rPr>
          <w:t>for contact (light gray box) and</w:t>
        </w:r>
        <w:r>
          <w:rPr>
            <w:rStyle w:val="Hyperlink"/>
            <w:rFonts w:cs="Times New Roman"/>
            <w:noProof/>
            <w:color w:val="auto"/>
            <w:u w:val="none"/>
          </w:rPr>
          <w:t xml:space="preserve"> those actually contacted (dark</w:t>
        </w:r>
        <w:r>
          <w:rPr>
            <w:rStyle w:val="Hyperlink"/>
            <w:rFonts w:cs="Times New Roman"/>
            <w:noProof/>
            <w:color w:val="auto"/>
            <w:u w:val="none"/>
          </w:rPr>
          <w:br/>
        </w:r>
        <w:r w:rsidRPr="00885209">
          <w:rPr>
            <w:rStyle w:val="Hyperlink"/>
            <w:rFonts w:cs="Times New Roman"/>
            <w:noProof/>
            <w:color w:val="auto"/>
            <w:u w:val="none"/>
          </w:rPr>
          <w:t>gray box) each week during the April – Jul</w:t>
        </w:r>
        <w:r>
          <w:rPr>
            <w:rStyle w:val="Hyperlink"/>
            <w:rFonts w:cs="Times New Roman"/>
            <w:noProof/>
            <w:color w:val="auto"/>
            <w:u w:val="none"/>
          </w:rPr>
          <w:t>y 2015 telemetry</w:t>
        </w:r>
        <w:r>
          <w:rPr>
            <w:rStyle w:val="Hyperlink"/>
            <w:rFonts w:cs="Times New Roman"/>
            <w:noProof/>
            <w:color w:val="auto"/>
            <w:u w:val="none"/>
          </w:rPr>
          <w:br/>
        </w:r>
        <w:r w:rsidRPr="00885209">
          <w:rPr>
            <w:rStyle w:val="Hyperlink"/>
            <w:rFonts w:cs="Times New Roman"/>
            <w:noProof/>
            <w:color w:val="auto"/>
            <w:u w:val="none"/>
          </w:rPr>
          <w:t>study, Regional Park Moabi, California.</w:t>
        </w:r>
        <w:r w:rsidRPr="00885209">
          <w:rPr>
            <w:rFonts w:cs="Times New Roman"/>
            <w:noProof/>
            <w:webHidden/>
          </w:rPr>
          <w:tab/>
        </w:r>
        <w:r w:rsidRPr="00885209">
          <w:rPr>
            <w:rFonts w:cs="Times New Roman"/>
            <w:noProof/>
            <w:webHidden/>
          </w:rPr>
          <w:fldChar w:fldCharType="begin"/>
        </w:r>
        <w:r w:rsidRPr="00885209">
          <w:rPr>
            <w:rFonts w:cs="Times New Roman"/>
            <w:noProof/>
            <w:webHidden/>
          </w:rPr>
          <w:instrText xml:space="preserve"> PAGEREF _Toc456271075 \h </w:instrText>
        </w:r>
        <w:r w:rsidRPr="00885209">
          <w:rPr>
            <w:rFonts w:cs="Times New Roman"/>
            <w:noProof/>
            <w:webHidden/>
          </w:rPr>
        </w:r>
        <w:r w:rsidRPr="00885209">
          <w:rPr>
            <w:rFonts w:cs="Times New Roman"/>
            <w:noProof/>
            <w:webHidden/>
          </w:rPr>
          <w:fldChar w:fldCharType="separate"/>
        </w:r>
        <w:r w:rsidR="001F1C7F">
          <w:rPr>
            <w:rFonts w:cs="Times New Roman"/>
            <w:noProof/>
            <w:webHidden/>
          </w:rPr>
          <w:t>34</w:t>
        </w:r>
        <w:r w:rsidRPr="00885209">
          <w:rPr>
            <w:rFonts w:cs="Times New Roman"/>
            <w:noProof/>
            <w:webHidden/>
          </w:rPr>
          <w:fldChar w:fldCharType="end"/>
        </w:r>
      </w:hyperlink>
    </w:p>
    <w:p w14:paraId="1D21D7DE" w14:textId="04FA4BDC" w:rsidR="00885209" w:rsidRPr="00885209" w:rsidRDefault="00885209" w:rsidP="00885209">
      <w:pPr>
        <w:pStyle w:val="TableofFigures"/>
        <w:tabs>
          <w:tab w:val="right" w:pos="360"/>
          <w:tab w:val="left" w:pos="960"/>
          <w:tab w:val="right" w:leader="dot" w:pos="7910"/>
        </w:tabs>
        <w:ind w:left="1200" w:hanging="1200"/>
        <w:rPr>
          <w:rFonts w:cs="Times New Roman"/>
          <w:noProof/>
          <w:sz w:val="22"/>
        </w:rPr>
      </w:pPr>
      <w:r w:rsidRPr="00885209">
        <w:rPr>
          <w:rStyle w:val="Hyperlink"/>
          <w:rFonts w:cs="Times New Roman"/>
          <w:noProof/>
          <w:color w:val="auto"/>
          <w:u w:val="none"/>
        </w:rPr>
        <w:tab/>
      </w:r>
      <w:hyperlink w:anchor="_Toc456271076" w:history="1">
        <w:r w:rsidRPr="00885209">
          <w:rPr>
            <w:rStyle w:val="Hyperlink"/>
            <w:rFonts w:cs="Times New Roman"/>
            <w:noProof/>
            <w:color w:val="auto"/>
            <w:u w:val="none"/>
          </w:rPr>
          <w:t>23</w:t>
        </w:r>
        <w:r w:rsidRPr="00885209">
          <w:rPr>
            <w:rStyle w:val="Hyperlink"/>
            <w:rFonts w:cs="Times New Roman"/>
            <w:noProof/>
            <w:color w:val="auto"/>
            <w:u w:val="none"/>
          </w:rPr>
          <w:tab/>
          <w:t>Weekly contacts (X) and no</w:t>
        </w:r>
        <w:r>
          <w:rPr>
            <w:rStyle w:val="Hyperlink"/>
            <w:rFonts w:cs="Times New Roman"/>
            <w:noProof/>
            <w:color w:val="auto"/>
            <w:u w:val="none"/>
          </w:rPr>
          <w:t>n-contacts (gray boxes) for all</w:t>
        </w:r>
        <w:r>
          <w:rPr>
            <w:rStyle w:val="Hyperlink"/>
            <w:rFonts w:cs="Times New Roman"/>
            <w:noProof/>
            <w:color w:val="auto"/>
            <w:u w:val="none"/>
          </w:rPr>
          <w:br/>
        </w:r>
        <w:r w:rsidRPr="00885209">
          <w:rPr>
            <w:rStyle w:val="Hyperlink"/>
            <w:rFonts w:cs="Times New Roman"/>
            <w:noProof/>
            <w:color w:val="auto"/>
            <w:u w:val="none"/>
          </w:rPr>
          <w:t>14 acoustic-tagged bonyta</w:t>
        </w:r>
        <w:r>
          <w:rPr>
            <w:rStyle w:val="Hyperlink"/>
            <w:rFonts w:cs="Times New Roman"/>
            <w:noProof/>
            <w:color w:val="auto"/>
            <w:u w:val="none"/>
          </w:rPr>
          <w:t>il during the April – July 2015</w:t>
        </w:r>
        <w:r>
          <w:rPr>
            <w:rStyle w:val="Hyperlink"/>
            <w:rFonts w:cs="Times New Roman"/>
            <w:noProof/>
            <w:color w:val="auto"/>
            <w:u w:val="none"/>
          </w:rPr>
          <w:br/>
        </w:r>
        <w:r w:rsidRPr="00885209">
          <w:rPr>
            <w:rStyle w:val="Hyperlink"/>
            <w:rFonts w:cs="Times New Roman"/>
            <w:noProof/>
            <w:color w:val="auto"/>
            <w:u w:val="none"/>
          </w:rPr>
          <w:t>telemetry study, Regional Park Moabi, California.</w:t>
        </w:r>
        <w:r w:rsidRPr="00885209">
          <w:rPr>
            <w:rFonts w:cs="Times New Roman"/>
            <w:noProof/>
            <w:webHidden/>
          </w:rPr>
          <w:tab/>
        </w:r>
        <w:r w:rsidRPr="00885209">
          <w:rPr>
            <w:rFonts w:cs="Times New Roman"/>
            <w:noProof/>
            <w:webHidden/>
          </w:rPr>
          <w:fldChar w:fldCharType="begin"/>
        </w:r>
        <w:r w:rsidRPr="00885209">
          <w:rPr>
            <w:rFonts w:cs="Times New Roman"/>
            <w:noProof/>
            <w:webHidden/>
          </w:rPr>
          <w:instrText xml:space="preserve"> PAGEREF _Toc456271076 \h </w:instrText>
        </w:r>
        <w:r w:rsidRPr="00885209">
          <w:rPr>
            <w:rFonts w:cs="Times New Roman"/>
            <w:noProof/>
            <w:webHidden/>
          </w:rPr>
        </w:r>
        <w:r w:rsidRPr="00885209">
          <w:rPr>
            <w:rFonts w:cs="Times New Roman"/>
            <w:noProof/>
            <w:webHidden/>
          </w:rPr>
          <w:fldChar w:fldCharType="separate"/>
        </w:r>
        <w:r w:rsidR="001F1C7F">
          <w:rPr>
            <w:rFonts w:cs="Times New Roman"/>
            <w:noProof/>
            <w:webHidden/>
          </w:rPr>
          <w:t>36</w:t>
        </w:r>
        <w:r w:rsidRPr="00885209">
          <w:rPr>
            <w:rFonts w:cs="Times New Roman"/>
            <w:noProof/>
            <w:webHidden/>
          </w:rPr>
          <w:fldChar w:fldCharType="end"/>
        </w:r>
      </w:hyperlink>
    </w:p>
    <w:p w14:paraId="36632A47" w14:textId="10934264" w:rsidR="00885209" w:rsidRPr="00885209" w:rsidRDefault="00885209" w:rsidP="00885209">
      <w:pPr>
        <w:pStyle w:val="TableofFigures"/>
        <w:tabs>
          <w:tab w:val="right" w:pos="360"/>
          <w:tab w:val="left" w:pos="960"/>
          <w:tab w:val="right" w:leader="dot" w:pos="7910"/>
        </w:tabs>
        <w:ind w:left="1200" w:hanging="1200"/>
        <w:rPr>
          <w:rFonts w:cs="Times New Roman"/>
          <w:noProof/>
          <w:sz w:val="22"/>
        </w:rPr>
      </w:pPr>
      <w:r w:rsidRPr="00885209">
        <w:rPr>
          <w:rStyle w:val="Hyperlink"/>
          <w:rFonts w:cs="Times New Roman"/>
          <w:noProof/>
          <w:color w:val="auto"/>
          <w:u w:val="none"/>
        </w:rPr>
        <w:tab/>
      </w:r>
      <w:hyperlink w:anchor="_Toc456271077" w:history="1">
        <w:r w:rsidRPr="00885209">
          <w:rPr>
            <w:rStyle w:val="Hyperlink"/>
            <w:rFonts w:cs="Times New Roman"/>
            <w:noProof/>
            <w:color w:val="auto"/>
            <w:u w:val="none"/>
          </w:rPr>
          <w:t>24</w:t>
        </w:r>
        <w:r w:rsidRPr="00885209">
          <w:rPr>
            <w:rStyle w:val="Hyperlink"/>
            <w:rFonts w:cs="Times New Roman"/>
            <w:noProof/>
            <w:color w:val="auto"/>
            <w:u w:val="none"/>
          </w:rPr>
          <w:tab/>
          <w:t>Inhabitance represented by pe</w:t>
        </w:r>
        <w:r>
          <w:rPr>
            <w:rStyle w:val="Hyperlink"/>
            <w:rFonts w:cs="Times New Roman"/>
            <w:noProof/>
            <w:color w:val="auto"/>
            <w:u w:val="none"/>
          </w:rPr>
          <w:t>rcent of days tracked by active</w:t>
        </w:r>
        <w:r>
          <w:rPr>
            <w:rStyle w:val="Hyperlink"/>
            <w:rFonts w:cs="Times New Roman"/>
            <w:noProof/>
            <w:color w:val="auto"/>
            <w:u w:val="none"/>
          </w:rPr>
          <w:br/>
        </w:r>
        <w:r w:rsidRPr="00885209">
          <w:rPr>
            <w:rStyle w:val="Hyperlink"/>
            <w:rFonts w:cs="Times New Roman"/>
            <w:noProof/>
            <w:color w:val="auto"/>
            <w:u w:val="none"/>
          </w:rPr>
          <w:t>and passive data of acoustic-tagged bonytail during the</w:t>
        </w:r>
        <w:r>
          <w:rPr>
            <w:rStyle w:val="Hyperlink"/>
            <w:rFonts w:cs="Times New Roman"/>
            <w:noProof/>
            <w:color w:val="auto"/>
            <w:u w:val="none"/>
          </w:rPr>
          <w:br/>
        </w:r>
        <w:r w:rsidRPr="00885209">
          <w:rPr>
            <w:rStyle w:val="Hyperlink"/>
            <w:rFonts w:cs="Times New Roman"/>
            <w:noProof/>
            <w:color w:val="auto"/>
            <w:u w:val="none"/>
          </w:rPr>
          <w:t>April – July 2015 teleme</w:t>
        </w:r>
        <w:r>
          <w:rPr>
            <w:rStyle w:val="Hyperlink"/>
            <w:rFonts w:cs="Times New Roman"/>
            <w:noProof/>
            <w:color w:val="auto"/>
            <w:u w:val="none"/>
          </w:rPr>
          <w:t>try study, Regional Park Moabi,</w:t>
        </w:r>
        <w:r>
          <w:rPr>
            <w:rStyle w:val="Hyperlink"/>
            <w:rFonts w:cs="Times New Roman"/>
            <w:noProof/>
            <w:color w:val="auto"/>
            <w:u w:val="none"/>
          </w:rPr>
          <w:br/>
        </w:r>
        <w:r w:rsidRPr="00885209">
          <w:rPr>
            <w:rStyle w:val="Hyperlink"/>
            <w:rFonts w:cs="Times New Roman"/>
            <w:noProof/>
            <w:color w:val="auto"/>
            <w:u w:val="none"/>
          </w:rPr>
          <w:t>California.</w:t>
        </w:r>
        <w:r w:rsidRPr="00885209">
          <w:rPr>
            <w:rFonts w:cs="Times New Roman"/>
            <w:noProof/>
            <w:webHidden/>
          </w:rPr>
          <w:tab/>
        </w:r>
        <w:r w:rsidRPr="00885209">
          <w:rPr>
            <w:rFonts w:cs="Times New Roman"/>
            <w:noProof/>
            <w:webHidden/>
          </w:rPr>
          <w:fldChar w:fldCharType="begin"/>
        </w:r>
        <w:r w:rsidRPr="00885209">
          <w:rPr>
            <w:rFonts w:cs="Times New Roman"/>
            <w:noProof/>
            <w:webHidden/>
          </w:rPr>
          <w:instrText xml:space="preserve"> PAGEREF _Toc456271077 \h </w:instrText>
        </w:r>
        <w:r w:rsidRPr="00885209">
          <w:rPr>
            <w:rFonts w:cs="Times New Roman"/>
            <w:noProof/>
            <w:webHidden/>
          </w:rPr>
        </w:r>
        <w:r w:rsidRPr="00885209">
          <w:rPr>
            <w:rFonts w:cs="Times New Roman"/>
            <w:noProof/>
            <w:webHidden/>
          </w:rPr>
          <w:fldChar w:fldCharType="separate"/>
        </w:r>
        <w:r w:rsidR="001F1C7F">
          <w:rPr>
            <w:rFonts w:cs="Times New Roman"/>
            <w:noProof/>
            <w:webHidden/>
          </w:rPr>
          <w:t>37</w:t>
        </w:r>
        <w:r w:rsidRPr="00885209">
          <w:rPr>
            <w:rFonts w:cs="Times New Roman"/>
            <w:noProof/>
            <w:webHidden/>
          </w:rPr>
          <w:fldChar w:fldCharType="end"/>
        </w:r>
      </w:hyperlink>
    </w:p>
    <w:p w14:paraId="1559BC57" w14:textId="70486753" w:rsidR="00885209" w:rsidRPr="00885209" w:rsidRDefault="00885209" w:rsidP="00885209">
      <w:pPr>
        <w:pStyle w:val="TableofFigures"/>
        <w:tabs>
          <w:tab w:val="right" w:pos="360"/>
          <w:tab w:val="left" w:pos="960"/>
          <w:tab w:val="right" w:leader="dot" w:pos="7910"/>
        </w:tabs>
        <w:ind w:left="1200" w:hanging="1200"/>
        <w:rPr>
          <w:rFonts w:cs="Times New Roman"/>
          <w:noProof/>
          <w:sz w:val="22"/>
        </w:rPr>
      </w:pPr>
      <w:r w:rsidRPr="00885209">
        <w:rPr>
          <w:rStyle w:val="Hyperlink"/>
          <w:rFonts w:cs="Times New Roman"/>
          <w:noProof/>
          <w:color w:val="auto"/>
          <w:u w:val="none"/>
        </w:rPr>
        <w:tab/>
      </w:r>
      <w:hyperlink w:anchor="_Toc456271078" w:history="1">
        <w:r w:rsidRPr="00885209">
          <w:rPr>
            <w:rStyle w:val="Hyperlink"/>
            <w:rFonts w:cs="Times New Roman"/>
            <w:noProof/>
            <w:color w:val="auto"/>
            <w:u w:val="none"/>
          </w:rPr>
          <w:t>25</w:t>
        </w:r>
        <w:r w:rsidRPr="00885209">
          <w:rPr>
            <w:rStyle w:val="Hyperlink"/>
            <w:rFonts w:cs="Times New Roman"/>
            <w:noProof/>
            <w:color w:val="auto"/>
            <w:u w:val="none"/>
          </w:rPr>
          <w:tab/>
          <w:t>Fish visually observed in bul</w:t>
        </w:r>
        <w:r w:rsidR="0008414A">
          <w:rPr>
            <w:rStyle w:val="Hyperlink"/>
            <w:rFonts w:cs="Times New Roman"/>
            <w:noProof/>
            <w:color w:val="auto"/>
            <w:u w:val="none"/>
          </w:rPr>
          <w:t>rush (A–</w:t>
        </w:r>
        <w:r>
          <w:rPr>
            <w:rStyle w:val="Hyperlink"/>
            <w:rFonts w:cs="Times New Roman"/>
            <w:noProof/>
            <w:color w:val="auto"/>
            <w:u w:val="none"/>
          </w:rPr>
          <w:t xml:space="preserve">D) and </w:t>
        </w:r>
        <w:r w:rsidR="0008414A">
          <w:rPr>
            <w:rStyle w:val="Hyperlink"/>
            <w:rFonts w:cs="Times New Roman"/>
            <w:noProof/>
            <w:color w:val="auto"/>
            <w:u w:val="none"/>
          </w:rPr>
          <w:t xml:space="preserve">the </w:t>
        </w:r>
        <w:r>
          <w:rPr>
            <w:rStyle w:val="Hyperlink"/>
            <w:rFonts w:cs="Times New Roman"/>
            <w:noProof/>
            <w:color w:val="auto"/>
            <w:u w:val="none"/>
          </w:rPr>
          <w:t>location of fish</w:t>
        </w:r>
        <w:r>
          <w:rPr>
            <w:rStyle w:val="Hyperlink"/>
            <w:rFonts w:cs="Times New Roman"/>
            <w:noProof/>
            <w:color w:val="auto"/>
            <w:u w:val="none"/>
          </w:rPr>
          <w:br/>
        </w:r>
        <w:r w:rsidRPr="00885209">
          <w:rPr>
            <w:rStyle w:val="Hyperlink"/>
            <w:rFonts w:cs="Times New Roman"/>
            <w:noProof/>
            <w:color w:val="auto"/>
            <w:u w:val="none"/>
          </w:rPr>
          <w:t>visually observed (E) during the December 2015 – March 2016 telemetry study, Laug</w:t>
        </w:r>
        <w:r>
          <w:rPr>
            <w:rStyle w:val="Hyperlink"/>
            <w:rFonts w:cs="Times New Roman"/>
            <w:noProof/>
            <w:color w:val="auto"/>
            <w:u w:val="none"/>
          </w:rPr>
          <w:t>hlin Lagoon, Nevada</w:t>
        </w:r>
        <w:r w:rsidR="0008414A">
          <w:rPr>
            <w:rStyle w:val="Hyperlink"/>
            <w:rFonts w:cs="Times New Roman"/>
            <w:noProof/>
            <w:color w:val="auto"/>
            <w:u w:val="none"/>
          </w:rPr>
          <w:t>,</w:t>
        </w:r>
        <w:r>
          <w:rPr>
            <w:rStyle w:val="Hyperlink"/>
            <w:rFonts w:cs="Times New Roman"/>
            <w:noProof/>
            <w:color w:val="auto"/>
            <w:u w:val="none"/>
          </w:rPr>
          <w:t xml:space="preserve"> and </w:t>
        </w:r>
        <w:r w:rsidR="0008414A">
          <w:rPr>
            <w:rStyle w:val="Hyperlink"/>
            <w:rFonts w:cs="Times New Roman"/>
            <w:noProof/>
            <w:color w:val="auto"/>
            <w:u w:val="none"/>
          </w:rPr>
          <w:t xml:space="preserve">the </w:t>
        </w:r>
        <w:r>
          <w:rPr>
            <w:rStyle w:val="Hyperlink"/>
            <w:rFonts w:cs="Times New Roman"/>
            <w:noProof/>
            <w:color w:val="auto"/>
            <w:u w:val="none"/>
          </w:rPr>
          <w:t>April –</w:t>
        </w:r>
        <w:r>
          <w:rPr>
            <w:rStyle w:val="Hyperlink"/>
            <w:rFonts w:cs="Times New Roman"/>
            <w:noProof/>
            <w:color w:val="auto"/>
            <w:u w:val="none"/>
          </w:rPr>
          <w:br/>
        </w:r>
        <w:r w:rsidRPr="00885209">
          <w:rPr>
            <w:rStyle w:val="Hyperlink"/>
            <w:rFonts w:cs="Times New Roman"/>
            <w:noProof/>
            <w:color w:val="auto"/>
            <w:u w:val="none"/>
          </w:rPr>
          <w:t>July 2015 telemetry study, Regional Park Moabi, California (F).</w:t>
        </w:r>
        <w:r w:rsidRPr="00885209">
          <w:rPr>
            <w:rFonts w:cs="Times New Roman"/>
            <w:noProof/>
            <w:webHidden/>
          </w:rPr>
          <w:tab/>
        </w:r>
        <w:r w:rsidRPr="00885209">
          <w:rPr>
            <w:rFonts w:cs="Times New Roman"/>
            <w:noProof/>
            <w:webHidden/>
          </w:rPr>
          <w:fldChar w:fldCharType="begin"/>
        </w:r>
        <w:r w:rsidRPr="00885209">
          <w:rPr>
            <w:rFonts w:cs="Times New Roman"/>
            <w:noProof/>
            <w:webHidden/>
          </w:rPr>
          <w:instrText xml:space="preserve"> PAGEREF _Toc456271078 \h </w:instrText>
        </w:r>
        <w:r w:rsidRPr="00885209">
          <w:rPr>
            <w:rFonts w:cs="Times New Roman"/>
            <w:noProof/>
            <w:webHidden/>
          </w:rPr>
        </w:r>
        <w:r w:rsidRPr="00885209">
          <w:rPr>
            <w:rFonts w:cs="Times New Roman"/>
            <w:noProof/>
            <w:webHidden/>
          </w:rPr>
          <w:fldChar w:fldCharType="separate"/>
        </w:r>
        <w:r w:rsidR="001F1C7F">
          <w:rPr>
            <w:rFonts w:cs="Times New Roman"/>
            <w:noProof/>
            <w:webHidden/>
          </w:rPr>
          <w:t>38</w:t>
        </w:r>
        <w:r w:rsidRPr="00885209">
          <w:rPr>
            <w:rFonts w:cs="Times New Roman"/>
            <w:noProof/>
            <w:webHidden/>
          </w:rPr>
          <w:fldChar w:fldCharType="end"/>
        </w:r>
      </w:hyperlink>
    </w:p>
    <w:p w14:paraId="30BD9762" w14:textId="7465450B" w:rsidR="00885209" w:rsidRDefault="00885209" w:rsidP="00885209">
      <w:pPr>
        <w:pStyle w:val="TableofFigures"/>
        <w:tabs>
          <w:tab w:val="right" w:pos="360"/>
          <w:tab w:val="left" w:pos="960"/>
          <w:tab w:val="right" w:leader="dot" w:pos="7910"/>
        </w:tabs>
        <w:ind w:left="1200" w:hanging="1200"/>
        <w:rPr>
          <w:rStyle w:val="Hyperlink"/>
          <w:noProof/>
          <w:color w:val="auto"/>
          <w:u w:val="none"/>
        </w:rPr>
      </w:pPr>
      <w:r w:rsidRPr="00885209">
        <w:rPr>
          <w:rStyle w:val="Hyperlink"/>
          <w:rFonts w:cs="Times New Roman"/>
          <w:noProof/>
          <w:color w:val="auto"/>
          <w:u w:val="none"/>
        </w:rPr>
        <w:tab/>
      </w:r>
      <w:hyperlink w:anchor="_Toc456271079" w:history="1">
        <w:r w:rsidRPr="00885209">
          <w:rPr>
            <w:rStyle w:val="Hyperlink"/>
            <w:rFonts w:cs="Times New Roman"/>
            <w:noProof/>
            <w:color w:val="auto"/>
            <w:u w:val="none"/>
          </w:rPr>
          <w:t>26</w:t>
        </w:r>
        <w:r w:rsidRPr="00885209">
          <w:rPr>
            <w:rStyle w:val="Hyperlink"/>
            <w:rFonts w:cs="Times New Roman"/>
            <w:noProof/>
            <w:color w:val="auto"/>
            <w:u w:val="none"/>
          </w:rPr>
          <w:tab/>
          <w:t xml:space="preserve">Active (red) and passive (green) </w:t>
        </w:r>
        <w:r>
          <w:rPr>
            <w:rStyle w:val="Hyperlink"/>
            <w:rFonts w:cs="Times New Roman"/>
            <w:noProof/>
            <w:color w:val="auto"/>
            <w:u w:val="none"/>
          </w:rPr>
          <w:t>telemetry contacts and bonytail</w:t>
        </w:r>
        <w:r>
          <w:rPr>
            <w:rStyle w:val="Hyperlink"/>
            <w:rFonts w:cs="Times New Roman"/>
            <w:noProof/>
            <w:color w:val="auto"/>
            <w:u w:val="none"/>
          </w:rPr>
          <w:br/>
        </w:r>
        <w:r w:rsidRPr="00885209">
          <w:rPr>
            <w:rStyle w:val="Hyperlink"/>
            <w:rFonts w:cs="Times New Roman"/>
            <w:noProof/>
            <w:color w:val="auto"/>
            <w:u w:val="none"/>
          </w:rPr>
          <w:t>release site (blue x) during the December 2015 – March 2016 telemetry study, Laughlin Lagoon, Nevada.</w:t>
        </w:r>
        <w:r w:rsidRPr="00885209">
          <w:rPr>
            <w:rFonts w:cs="Times New Roman"/>
            <w:noProof/>
            <w:webHidden/>
          </w:rPr>
          <w:tab/>
        </w:r>
        <w:r w:rsidRPr="00885209">
          <w:rPr>
            <w:rFonts w:cs="Times New Roman"/>
            <w:noProof/>
            <w:webHidden/>
          </w:rPr>
          <w:fldChar w:fldCharType="begin"/>
        </w:r>
        <w:r w:rsidRPr="00885209">
          <w:rPr>
            <w:rFonts w:cs="Times New Roman"/>
            <w:noProof/>
            <w:webHidden/>
          </w:rPr>
          <w:instrText xml:space="preserve"> PAGEREF _Toc456271079 \h </w:instrText>
        </w:r>
        <w:r w:rsidRPr="00885209">
          <w:rPr>
            <w:rFonts w:cs="Times New Roman"/>
            <w:noProof/>
            <w:webHidden/>
          </w:rPr>
        </w:r>
        <w:r w:rsidRPr="00885209">
          <w:rPr>
            <w:rFonts w:cs="Times New Roman"/>
            <w:noProof/>
            <w:webHidden/>
          </w:rPr>
          <w:fldChar w:fldCharType="separate"/>
        </w:r>
        <w:r w:rsidR="001F1C7F">
          <w:rPr>
            <w:rFonts w:cs="Times New Roman"/>
            <w:noProof/>
            <w:webHidden/>
          </w:rPr>
          <w:t>39</w:t>
        </w:r>
        <w:r w:rsidRPr="00885209">
          <w:rPr>
            <w:rFonts w:cs="Times New Roman"/>
            <w:noProof/>
            <w:webHidden/>
          </w:rPr>
          <w:fldChar w:fldCharType="end"/>
        </w:r>
      </w:hyperlink>
      <w:r>
        <w:rPr>
          <w:rStyle w:val="Hyperlink"/>
          <w:rFonts w:cs="Times New Roman"/>
          <w:noProof/>
          <w:color w:val="auto"/>
          <w:u w:val="none"/>
        </w:rPr>
        <w:br w:type="page"/>
      </w:r>
    </w:p>
    <w:p w14:paraId="73393BD0" w14:textId="4A260E18" w:rsidR="00885209" w:rsidRPr="00300C2E" w:rsidRDefault="00AD275C" w:rsidP="00885209">
      <w:pPr>
        <w:contextualSpacing/>
        <w:rPr>
          <w:rFonts w:ascii="Arial" w:hAnsi="Arial" w:cs="Arial"/>
          <w:b/>
          <w:noProof/>
          <w:sz w:val="28"/>
          <w:szCs w:val="28"/>
        </w:rPr>
      </w:pPr>
      <w:r w:rsidRPr="00AD275C">
        <w:rPr>
          <w:rFonts w:ascii="Arial" w:hAnsi="Arial" w:cs="Arial"/>
          <w:b/>
          <w:noProof/>
          <w:sz w:val="28"/>
          <w:szCs w:val="28"/>
        </w:rPr>
        <w:lastRenderedPageBreak/>
        <w:t>Figure</w:t>
      </w:r>
      <w:r w:rsidR="00885209" w:rsidRPr="00863207">
        <w:rPr>
          <w:rFonts w:ascii="Arial" w:hAnsi="Arial" w:cs="Arial"/>
          <w:b/>
          <w:noProof/>
          <w:sz w:val="28"/>
          <w:szCs w:val="28"/>
        </w:rPr>
        <w:t>s</w:t>
      </w:r>
      <w:r w:rsidR="00885209">
        <w:rPr>
          <w:rFonts w:ascii="Arial" w:hAnsi="Arial" w:cs="Arial"/>
          <w:b/>
          <w:noProof/>
          <w:sz w:val="28"/>
          <w:szCs w:val="28"/>
        </w:rPr>
        <w:t xml:space="preserve"> </w:t>
      </w:r>
      <w:r w:rsidR="00885209" w:rsidRPr="00885209">
        <w:rPr>
          <w:rFonts w:ascii="Arial" w:hAnsi="Arial" w:cs="Arial"/>
          <w:noProof/>
        </w:rPr>
        <w:t>(continued)</w:t>
      </w:r>
    </w:p>
    <w:p w14:paraId="75B898AA" w14:textId="77777777" w:rsidR="00885209" w:rsidRDefault="00885209" w:rsidP="00885209">
      <w:pPr>
        <w:rPr>
          <w:noProof/>
        </w:rPr>
      </w:pPr>
    </w:p>
    <w:p w14:paraId="45C5A692" w14:textId="23B1A273" w:rsidR="00885209" w:rsidRDefault="00AD275C" w:rsidP="00885209">
      <w:pPr>
        <w:tabs>
          <w:tab w:val="right" w:pos="7920"/>
        </w:tabs>
        <w:rPr>
          <w:rFonts w:ascii="Arial" w:hAnsi="Arial" w:cs="Arial"/>
          <w:noProof/>
          <w:sz w:val="22"/>
          <w:szCs w:val="22"/>
        </w:rPr>
      </w:pPr>
      <w:r w:rsidRPr="00AD275C">
        <w:rPr>
          <w:rFonts w:ascii="Arial" w:hAnsi="Arial" w:cs="Arial"/>
          <w:noProof/>
          <w:sz w:val="22"/>
          <w:szCs w:val="22"/>
        </w:rPr>
        <w:t>Figure</w:t>
      </w:r>
      <w:r w:rsidR="00885209" w:rsidRPr="00F91D9A">
        <w:rPr>
          <w:rFonts w:ascii="Arial" w:hAnsi="Arial" w:cs="Arial"/>
          <w:noProof/>
          <w:sz w:val="22"/>
          <w:szCs w:val="22"/>
        </w:rPr>
        <w:tab/>
        <w:t>Page</w:t>
      </w:r>
    </w:p>
    <w:p w14:paraId="4A940FC5" w14:textId="77777777" w:rsidR="00885209" w:rsidRDefault="00885209" w:rsidP="00885209">
      <w:pPr>
        <w:rPr>
          <w:noProof/>
        </w:rPr>
      </w:pPr>
    </w:p>
    <w:p w14:paraId="0B8A69E2" w14:textId="18A4E149" w:rsidR="00885209" w:rsidRPr="00885209" w:rsidRDefault="00885209" w:rsidP="00885209">
      <w:pPr>
        <w:pStyle w:val="TableofFigures"/>
        <w:tabs>
          <w:tab w:val="right" w:pos="360"/>
          <w:tab w:val="left" w:pos="960"/>
          <w:tab w:val="right" w:leader="dot" w:pos="7910"/>
        </w:tabs>
        <w:ind w:left="1200" w:hanging="1200"/>
        <w:rPr>
          <w:rFonts w:cs="Times New Roman"/>
          <w:noProof/>
          <w:sz w:val="22"/>
        </w:rPr>
      </w:pPr>
      <w:r w:rsidRPr="00885209">
        <w:rPr>
          <w:rStyle w:val="Hyperlink"/>
          <w:rFonts w:cs="Times New Roman"/>
          <w:noProof/>
          <w:color w:val="auto"/>
          <w:u w:val="none"/>
        </w:rPr>
        <w:tab/>
      </w:r>
      <w:hyperlink w:anchor="_Toc456271080" w:history="1">
        <w:r w:rsidRPr="00885209">
          <w:rPr>
            <w:rStyle w:val="Hyperlink"/>
            <w:rFonts w:cs="Times New Roman"/>
            <w:noProof/>
            <w:color w:val="auto"/>
            <w:u w:val="none"/>
          </w:rPr>
          <w:t>27</w:t>
        </w:r>
        <w:r w:rsidRPr="00885209">
          <w:rPr>
            <w:rStyle w:val="Hyperlink"/>
            <w:rFonts w:cs="Times New Roman"/>
            <w:noProof/>
            <w:color w:val="auto"/>
            <w:u w:val="none"/>
          </w:rPr>
          <w:tab/>
          <w:t>Total number of 24 acou</w:t>
        </w:r>
        <w:r>
          <w:rPr>
            <w:rStyle w:val="Hyperlink"/>
            <w:rFonts w:cs="Times New Roman"/>
            <w:noProof/>
            <w:color w:val="auto"/>
            <w:u w:val="none"/>
          </w:rPr>
          <w:t>stic- and radio-tagged bonytail</w:t>
        </w:r>
        <w:r>
          <w:rPr>
            <w:rStyle w:val="Hyperlink"/>
            <w:rFonts w:cs="Times New Roman"/>
            <w:noProof/>
            <w:color w:val="auto"/>
            <w:u w:val="none"/>
          </w:rPr>
          <w:br/>
        </w:r>
        <w:r w:rsidRPr="00885209">
          <w:rPr>
            <w:rStyle w:val="Hyperlink"/>
            <w:rFonts w:cs="Times New Roman"/>
            <w:noProof/>
            <w:color w:val="auto"/>
            <w:u w:val="none"/>
          </w:rPr>
          <w:t>potentially available for con</w:t>
        </w:r>
        <w:r>
          <w:rPr>
            <w:rStyle w:val="Hyperlink"/>
            <w:rFonts w:cs="Times New Roman"/>
            <w:noProof/>
            <w:color w:val="auto"/>
            <w:u w:val="none"/>
          </w:rPr>
          <w:t>tact (light gray box) and those</w:t>
        </w:r>
        <w:r>
          <w:rPr>
            <w:rStyle w:val="Hyperlink"/>
            <w:rFonts w:cs="Times New Roman"/>
            <w:noProof/>
            <w:color w:val="auto"/>
            <w:u w:val="none"/>
          </w:rPr>
          <w:br/>
        </w:r>
        <w:r w:rsidRPr="00885209">
          <w:rPr>
            <w:rStyle w:val="Hyperlink"/>
            <w:rFonts w:cs="Times New Roman"/>
            <w:noProof/>
            <w:color w:val="auto"/>
            <w:u w:val="none"/>
          </w:rPr>
          <w:t>actually contacted (dark</w:t>
        </w:r>
        <w:r>
          <w:rPr>
            <w:rStyle w:val="Hyperlink"/>
            <w:rFonts w:cs="Times New Roman"/>
            <w:noProof/>
            <w:color w:val="auto"/>
            <w:u w:val="none"/>
          </w:rPr>
          <w:t xml:space="preserve"> gray box) each week during the</w:t>
        </w:r>
        <w:r>
          <w:rPr>
            <w:rStyle w:val="Hyperlink"/>
            <w:rFonts w:cs="Times New Roman"/>
            <w:noProof/>
            <w:color w:val="auto"/>
            <w:u w:val="none"/>
          </w:rPr>
          <w:br/>
        </w:r>
        <w:r w:rsidRPr="00885209">
          <w:rPr>
            <w:rStyle w:val="Hyperlink"/>
            <w:rFonts w:cs="Times New Roman"/>
            <w:noProof/>
            <w:color w:val="auto"/>
            <w:u w:val="none"/>
          </w:rPr>
          <w:t>December 2015 – March</w:t>
        </w:r>
        <w:r>
          <w:rPr>
            <w:rStyle w:val="Hyperlink"/>
            <w:rFonts w:cs="Times New Roman"/>
            <w:noProof/>
            <w:color w:val="auto"/>
            <w:u w:val="none"/>
          </w:rPr>
          <w:t xml:space="preserve"> 2016 telemetry study, Laughlin</w:t>
        </w:r>
        <w:r>
          <w:rPr>
            <w:rStyle w:val="Hyperlink"/>
            <w:rFonts w:cs="Times New Roman"/>
            <w:noProof/>
            <w:color w:val="auto"/>
            <w:u w:val="none"/>
          </w:rPr>
          <w:br/>
        </w:r>
        <w:r w:rsidRPr="00885209">
          <w:rPr>
            <w:rStyle w:val="Hyperlink"/>
            <w:rFonts w:cs="Times New Roman"/>
            <w:noProof/>
            <w:color w:val="auto"/>
            <w:u w:val="none"/>
          </w:rPr>
          <w:t>Lagoon, Nevada.</w:t>
        </w:r>
        <w:r w:rsidRPr="00885209">
          <w:rPr>
            <w:rFonts w:cs="Times New Roman"/>
            <w:noProof/>
            <w:webHidden/>
          </w:rPr>
          <w:tab/>
        </w:r>
        <w:r w:rsidRPr="00885209">
          <w:rPr>
            <w:rFonts w:cs="Times New Roman"/>
            <w:noProof/>
            <w:webHidden/>
          </w:rPr>
          <w:fldChar w:fldCharType="begin"/>
        </w:r>
        <w:r w:rsidRPr="00885209">
          <w:rPr>
            <w:rFonts w:cs="Times New Roman"/>
            <w:noProof/>
            <w:webHidden/>
          </w:rPr>
          <w:instrText xml:space="preserve"> PAGEREF _Toc456271080 \h </w:instrText>
        </w:r>
        <w:r w:rsidRPr="00885209">
          <w:rPr>
            <w:rFonts w:cs="Times New Roman"/>
            <w:noProof/>
            <w:webHidden/>
          </w:rPr>
        </w:r>
        <w:r w:rsidRPr="00885209">
          <w:rPr>
            <w:rFonts w:cs="Times New Roman"/>
            <w:noProof/>
            <w:webHidden/>
          </w:rPr>
          <w:fldChar w:fldCharType="separate"/>
        </w:r>
        <w:r w:rsidR="001F1C7F">
          <w:rPr>
            <w:rFonts w:cs="Times New Roman"/>
            <w:noProof/>
            <w:webHidden/>
          </w:rPr>
          <w:t>40</w:t>
        </w:r>
        <w:r w:rsidRPr="00885209">
          <w:rPr>
            <w:rFonts w:cs="Times New Roman"/>
            <w:noProof/>
            <w:webHidden/>
          </w:rPr>
          <w:fldChar w:fldCharType="end"/>
        </w:r>
      </w:hyperlink>
    </w:p>
    <w:p w14:paraId="580CC0D7" w14:textId="2F03335E" w:rsidR="00885209" w:rsidRPr="00885209" w:rsidRDefault="00885209" w:rsidP="00885209">
      <w:pPr>
        <w:pStyle w:val="TableofFigures"/>
        <w:tabs>
          <w:tab w:val="right" w:pos="360"/>
          <w:tab w:val="left" w:pos="960"/>
          <w:tab w:val="right" w:leader="dot" w:pos="7910"/>
        </w:tabs>
        <w:ind w:left="1200" w:hanging="1200"/>
        <w:rPr>
          <w:rFonts w:cs="Times New Roman"/>
          <w:noProof/>
          <w:sz w:val="22"/>
        </w:rPr>
      </w:pPr>
      <w:r w:rsidRPr="00885209">
        <w:rPr>
          <w:rStyle w:val="Hyperlink"/>
          <w:rFonts w:cs="Times New Roman"/>
          <w:noProof/>
          <w:color w:val="auto"/>
          <w:u w:val="none"/>
        </w:rPr>
        <w:tab/>
      </w:r>
      <w:hyperlink w:anchor="_Toc456271081" w:history="1">
        <w:r w:rsidRPr="00885209">
          <w:rPr>
            <w:rStyle w:val="Hyperlink"/>
            <w:rFonts w:cs="Times New Roman"/>
            <w:noProof/>
            <w:color w:val="auto"/>
            <w:u w:val="none"/>
          </w:rPr>
          <w:t>28</w:t>
        </w:r>
        <w:r w:rsidRPr="00885209">
          <w:rPr>
            <w:rStyle w:val="Hyperlink"/>
            <w:rFonts w:cs="Times New Roman"/>
            <w:noProof/>
            <w:color w:val="auto"/>
            <w:u w:val="none"/>
          </w:rPr>
          <w:tab/>
          <w:t>Locations of recovered telemetry</w:t>
        </w:r>
        <w:r>
          <w:rPr>
            <w:rStyle w:val="Hyperlink"/>
            <w:rFonts w:cs="Times New Roman"/>
            <w:noProof/>
            <w:color w:val="auto"/>
            <w:u w:val="none"/>
          </w:rPr>
          <w:t xml:space="preserve"> tags indicating mortalities of</w:t>
        </w:r>
        <w:r>
          <w:rPr>
            <w:rStyle w:val="Hyperlink"/>
            <w:rFonts w:cs="Times New Roman"/>
            <w:noProof/>
            <w:color w:val="auto"/>
            <w:u w:val="none"/>
          </w:rPr>
          <w:br/>
        </w:r>
        <w:r w:rsidRPr="00885209">
          <w:rPr>
            <w:rStyle w:val="Hyperlink"/>
            <w:rFonts w:cs="Times New Roman"/>
            <w:noProof/>
            <w:color w:val="auto"/>
            <w:u w:val="none"/>
          </w:rPr>
          <w:t>acoustic- and radio-tagged bonytail during the December 2015 – March 2016 telemetry study, Laughlin Lagoon, Nevada.</w:t>
        </w:r>
        <w:r w:rsidRPr="00885209">
          <w:rPr>
            <w:rFonts w:cs="Times New Roman"/>
            <w:noProof/>
            <w:webHidden/>
          </w:rPr>
          <w:tab/>
        </w:r>
        <w:r w:rsidRPr="00885209">
          <w:rPr>
            <w:rFonts w:cs="Times New Roman"/>
            <w:noProof/>
            <w:webHidden/>
          </w:rPr>
          <w:fldChar w:fldCharType="begin"/>
        </w:r>
        <w:r w:rsidRPr="00885209">
          <w:rPr>
            <w:rFonts w:cs="Times New Roman"/>
            <w:noProof/>
            <w:webHidden/>
          </w:rPr>
          <w:instrText xml:space="preserve"> PAGEREF _Toc456271081 \h </w:instrText>
        </w:r>
        <w:r w:rsidRPr="00885209">
          <w:rPr>
            <w:rFonts w:cs="Times New Roman"/>
            <w:noProof/>
            <w:webHidden/>
          </w:rPr>
        </w:r>
        <w:r w:rsidRPr="00885209">
          <w:rPr>
            <w:rFonts w:cs="Times New Roman"/>
            <w:noProof/>
            <w:webHidden/>
          </w:rPr>
          <w:fldChar w:fldCharType="separate"/>
        </w:r>
        <w:r w:rsidR="001F1C7F">
          <w:rPr>
            <w:rFonts w:cs="Times New Roman"/>
            <w:noProof/>
            <w:webHidden/>
          </w:rPr>
          <w:t>42</w:t>
        </w:r>
        <w:r w:rsidRPr="00885209">
          <w:rPr>
            <w:rFonts w:cs="Times New Roman"/>
            <w:noProof/>
            <w:webHidden/>
          </w:rPr>
          <w:fldChar w:fldCharType="end"/>
        </w:r>
      </w:hyperlink>
    </w:p>
    <w:p w14:paraId="7C4EEBB7" w14:textId="4C101174" w:rsidR="00885209" w:rsidRPr="00885209" w:rsidRDefault="00885209" w:rsidP="00885209">
      <w:pPr>
        <w:pStyle w:val="TableofFigures"/>
        <w:tabs>
          <w:tab w:val="right" w:pos="360"/>
          <w:tab w:val="left" w:pos="960"/>
          <w:tab w:val="right" w:leader="dot" w:pos="7910"/>
        </w:tabs>
        <w:ind w:left="1200" w:hanging="1200"/>
        <w:rPr>
          <w:rFonts w:cs="Times New Roman"/>
          <w:noProof/>
          <w:sz w:val="22"/>
        </w:rPr>
      </w:pPr>
      <w:r w:rsidRPr="00885209">
        <w:rPr>
          <w:rStyle w:val="Hyperlink"/>
          <w:rFonts w:cs="Times New Roman"/>
          <w:noProof/>
          <w:color w:val="auto"/>
          <w:u w:val="none"/>
        </w:rPr>
        <w:tab/>
      </w:r>
      <w:hyperlink w:anchor="_Toc456271082" w:history="1">
        <w:r w:rsidRPr="00885209">
          <w:rPr>
            <w:rStyle w:val="Hyperlink"/>
            <w:rFonts w:cs="Times New Roman"/>
            <w:noProof/>
            <w:color w:val="auto"/>
            <w:spacing w:val="-2"/>
            <w:u w:val="none"/>
          </w:rPr>
          <w:t>29</w:t>
        </w:r>
        <w:r w:rsidRPr="00885209">
          <w:rPr>
            <w:rStyle w:val="Hyperlink"/>
            <w:rFonts w:cs="Times New Roman"/>
            <w:noProof/>
            <w:color w:val="auto"/>
            <w:spacing w:val="-2"/>
            <w:u w:val="none"/>
          </w:rPr>
          <w:tab/>
          <w:t>Weekly contacts (X) and no</w:t>
        </w:r>
        <w:r>
          <w:rPr>
            <w:rStyle w:val="Hyperlink"/>
            <w:rFonts w:cs="Times New Roman"/>
            <w:noProof/>
            <w:color w:val="auto"/>
            <w:spacing w:val="-2"/>
            <w:u w:val="none"/>
          </w:rPr>
          <w:t>n-contacts (gray boxes) for all</w:t>
        </w:r>
        <w:r>
          <w:rPr>
            <w:rStyle w:val="Hyperlink"/>
            <w:rFonts w:cs="Times New Roman"/>
            <w:noProof/>
            <w:color w:val="auto"/>
            <w:spacing w:val="-2"/>
            <w:u w:val="none"/>
          </w:rPr>
          <w:br/>
        </w:r>
        <w:r w:rsidRPr="00885209">
          <w:rPr>
            <w:rStyle w:val="Hyperlink"/>
            <w:rFonts w:cs="Times New Roman"/>
            <w:noProof/>
            <w:color w:val="auto"/>
            <w:spacing w:val="-2"/>
            <w:u w:val="none"/>
          </w:rPr>
          <w:t>24 acoustic- and r</w:t>
        </w:r>
        <w:r>
          <w:rPr>
            <w:rStyle w:val="Hyperlink"/>
            <w:rFonts w:cs="Times New Roman"/>
            <w:noProof/>
            <w:color w:val="auto"/>
            <w:spacing w:val="-2"/>
            <w:u w:val="none"/>
          </w:rPr>
          <w:t>adio-tagged bonytail during the</w:t>
        </w:r>
        <w:r>
          <w:rPr>
            <w:rStyle w:val="Hyperlink"/>
            <w:rFonts w:cs="Times New Roman"/>
            <w:noProof/>
            <w:color w:val="auto"/>
            <w:spacing w:val="-2"/>
            <w:u w:val="none"/>
          </w:rPr>
          <w:br/>
        </w:r>
        <w:r w:rsidRPr="00885209">
          <w:rPr>
            <w:rStyle w:val="Hyperlink"/>
            <w:rFonts w:cs="Times New Roman"/>
            <w:noProof/>
            <w:color w:val="auto"/>
            <w:spacing w:val="-2"/>
            <w:u w:val="none"/>
          </w:rPr>
          <w:t>December 2014 – March</w:t>
        </w:r>
        <w:r>
          <w:rPr>
            <w:rStyle w:val="Hyperlink"/>
            <w:rFonts w:cs="Times New Roman"/>
            <w:noProof/>
            <w:color w:val="auto"/>
            <w:spacing w:val="-2"/>
            <w:u w:val="none"/>
          </w:rPr>
          <w:t xml:space="preserve"> 2016 telemetry study, Laughlin</w:t>
        </w:r>
        <w:r>
          <w:rPr>
            <w:rStyle w:val="Hyperlink"/>
            <w:rFonts w:cs="Times New Roman"/>
            <w:noProof/>
            <w:color w:val="auto"/>
            <w:spacing w:val="-2"/>
            <w:u w:val="none"/>
          </w:rPr>
          <w:br/>
        </w:r>
        <w:r w:rsidRPr="00885209">
          <w:rPr>
            <w:rStyle w:val="Hyperlink"/>
            <w:rFonts w:cs="Times New Roman"/>
            <w:noProof/>
            <w:color w:val="auto"/>
            <w:spacing w:val="-2"/>
            <w:u w:val="none"/>
          </w:rPr>
          <w:t>Lagoon, Nevada.</w:t>
        </w:r>
        <w:r w:rsidRPr="00885209">
          <w:rPr>
            <w:rFonts w:cs="Times New Roman"/>
            <w:noProof/>
            <w:webHidden/>
          </w:rPr>
          <w:tab/>
        </w:r>
        <w:r w:rsidRPr="00885209">
          <w:rPr>
            <w:rFonts w:cs="Times New Roman"/>
            <w:noProof/>
            <w:webHidden/>
          </w:rPr>
          <w:fldChar w:fldCharType="begin"/>
        </w:r>
        <w:r w:rsidRPr="00885209">
          <w:rPr>
            <w:rFonts w:cs="Times New Roman"/>
            <w:noProof/>
            <w:webHidden/>
          </w:rPr>
          <w:instrText xml:space="preserve"> PAGEREF _Toc456271082 \h </w:instrText>
        </w:r>
        <w:r w:rsidRPr="00885209">
          <w:rPr>
            <w:rFonts w:cs="Times New Roman"/>
            <w:noProof/>
            <w:webHidden/>
          </w:rPr>
        </w:r>
        <w:r w:rsidRPr="00885209">
          <w:rPr>
            <w:rFonts w:cs="Times New Roman"/>
            <w:noProof/>
            <w:webHidden/>
          </w:rPr>
          <w:fldChar w:fldCharType="separate"/>
        </w:r>
        <w:r w:rsidR="001F1C7F">
          <w:rPr>
            <w:rFonts w:cs="Times New Roman"/>
            <w:noProof/>
            <w:webHidden/>
          </w:rPr>
          <w:t>43</w:t>
        </w:r>
        <w:r w:rsidRPr="00885209">
          <w:rPr>
            <w:rFonts w:cs="Times New Roman"/>
            <w:noProof/>
            <w:webHidden/>
          </w:rPr>
          <w:fldChar w:fldCharType="end"/>
        </w:r>
      </w:hyperlink>
    </w:p>
    <w:p w14:paraId="7AB5D618" w14:textId="2142CB4D" w:rsidR="00885209" w:rsidRPr="00885209" w:rsidRDefault="00885209" w:rsidP="00885209">
      <w:pPr>
        <w:pStyle w:val="TableofFigures"/>
        <w:tabs>
          <w:tab w:val="right" w:pos="360"/>
          <w:tab w:val="left" w:pos="960"/>
          <w:tab w:val="right" w:leader="dot" w:pos="7910"/>
        </w:tabs>
        <w:ind w:left="1200" w:hanging="1200"/>
        <w:rPr>
          <w:rFonts w:cs="Times New Roman"/>
          <w:noProof/>
          <w:sz w:val="22"/>
        </w:rPr>
      </w:pPr>
      <w:r w:rsidRPr="00885209">
        <w:rPr>
          <w:rStyle w:val="Hyperlink"/>
          <w:rFonts w:cs="Times New Roman"/>
          <w:noProof/>
          <w:color w:val="auto"/>
          <w:u w:val="none"/>
        </w:rPr>
        <w:tab/>
      </w:r>
      <w:hyperlink w:anchor="_Toc456271083" w:history="1">
        <w:r w:rsidRPr="00885209">
          <w:rPr>
            <w:rStyle w:val="Hyperlink"/>
            <w:rFonts w:cs="Times New Roman"/>
            <w:noProof/>
            <w:color w:val="auto"/>
            <w:spacing w:val="-2"/>
            <w:u w:val="none"/>
          </w:rPr>
          <w:t>30</w:t>
        </w:r>
        <w:r w:rsidRPr="00885209">
          <w:rPr>
            <w:rStyle w:val="Hyperlink"/>
            <w:rFonts w:cs="Times New Roman"/>
            <w:noProof/>
            <w:color w:val="auto"/>
            <w:spacing w:val="-2"/>
            <w:u w:val="none"/>
          </w:rPr>
          <w:tab/>
          <w:t>Contacts of bonytail at rem</w:t>
        </w:r>
        <w:r>
          <w:rPr>
            <w:rStyle w:val="Hyperlink"/>
            <w:rFonts w:cs="Times New Roman"/>
            <w:noProof/>
            <w:color w:val="auto"/>
            <w:spacing w:val="-2"/>
            <w:u w:val="none"/>
          </w:rPr>
          <w:t>ote PIT scanning locations from</w:t>
        </w:r>
        <w:r>
          <w:rPr>
            <w:rStyle w:val="Hyperlink"/>
            <w:rFonts w:cs="Times New Roman"/>
            <w:noProof/>
            <w:color w:val="auto"/>
            <w:spacing w:val="-2"/>
            <w:u w:val="none"/>
          </w:rPr>
          <w:br/>
        </w:r>
        <w:r w:rsidRPr="00885209">
          <w:rPr>
            <w:rStyle w:val="Hyperlink"/>
            <w:rFonts w:cs="Times New Roman"/>
            <w:noProof/>
            <w:color w:val="auto"/>
            <w:spacing w:val="-2"/>
            <w:u w:val="none"/>
          </w:rPr>
          <w:t>September – November 2</w:t>
        </w:r>
        <w:r>
          <w:rPr>
            <w:rStyle w:val="Hyperlink"/>
            <w:rFonts w:cs="Times New Roman"/>
            <w:noProof/>
            <w:color w:val="auto"/>
            <w:spacing w:val="-2"/>
            <w:u w:val="none"/>
          </w:rPr>
          <w:t>014 (above) and December 2014 –</w:t>
        </w:r>
        <w:r>
          <w:rPr>
            <w:rStyle w:val="Hyperlink"/>
            <w:rFonts w:cs="Times New Roman"/>
            <w:noProof/>
            <w:color w:val="auto"/>
            <w:spacing w:val="-2"/>
            <w:u w:val="none"/>
          </w:rPr>
          <w:br/>
        </w:r>
        <w:r w:rsidRPr="00885209">
          <w:rPr>
            <w:rStyle w:val="Hyperlink"/>
            <w:rFonts w:cs="Times New Roman"/>
            <w:noProof/>
            <w:color w:val="auto"/>
            <w:spacing w:val="-2"/>
            <w:u w:val="none"/>
          </w:rPr>
          <w:t>January 2015 (below), Bill Williams River, Arizona.</w:t>
        </w:r>
        <w:r w:rsidRPr="00885209">
          <w:rPr>
            <w:rFonts w:cs="Times New Roman"/>
            <w:noProof/>
            <w:webHidden/>
          </w:rPr>
          <w:tab/>
        </w:r>
        <w:r w:rsidRPr="00885209">
          <w:rPr>
            <w:rFonts w:cs="Times New Roman"/>
            <w:noProof/>
            <w:webHidden/>
          </w:rPr>
          <w:fldChar w:fldCharType="begin"/>
        </w:r>
        <w:r w:rsidRPr="00885209">
          <w:rPr>
            <w:rFonts w:cs="Times New Roman"/>
            <w:noProof/>
            <w:webHidden/>
          </w:rPr>
          <w:instrText xml:space="preserve"> PAGEREF _Toc456271083 \h </w:instrText>
        </w:r>
        <w:r w:rsidRPr="00885209">
          <w:rPr>
            <w:rFonts w:cs="Times New Roman"/>
            <w:noProof/>
            <w:webHidden/>
          </w:rPr>
        </w:r>
        <w:r w:rsidRPr="00885209">
          <w:rPr>
            <w:rFonts w:cs="Times New Roman"/>
            <w:noProof/>
            <w:webHidden/>
          </w:rPr>
          <w:fldChar w:fldCharType="separate"/>
        </w:r>
        <w:r w:rsidR="001F1C7F">
          <w:rPr>
            <w:rFonts w:cs="Times New Roman"/>
            <w:noProof/>
            <w:webHidden/>
          </w:rPr>
          <w:t>45</w:t>
        </w:r>
        <w:r w:rsidRPr="00885209">
          <w:rPr>
            <w:rFonts w:cs="Times New Roman"/>
            <w:noProof/>
            <w:webHidden/>
          </w:rPr>
          <w:fldChar w:fldCharType="end"/>
        </w:r>
      </w:hyperlink>
    </w:p>
    <w:p w14:paraId="2CE35845" w14:textId="4976AE71" w:rsidR="00885209" w:rsidRPr="00885209" w:rsidRDefault="00885209" w:rsidP="00885209">
      <w:pPr>
        <w:pStyle w:val="TableofFigures"/>
        <w:tabs>
          <w:tab w:val="right" w:pos="360"/>
          <w:tab w:val="left" w:pos="960"/>
          <w:tab w:val="right" w:leader="dot" w:pos="7910"/>
        </w:tabs>
        <w:ind w:left="1200" w:hanging="1200"/>
        <w:rPr>
          <w:rFonts w:asciiTheme="minorHAnsi" w:hAnsiTheme="minorHAnsi"/>
          <w:noProof/>
          <w:sz w:val="22"/>
        </w:rPr>
      </w:pPr>
      <w:r w:rsidRPr="00885209">
        <w:rPr>
          <w:rStyle w:val="Hyperlink"/>
          <w:rFonts w:cs="Times New Roman"/>
          <w:noProof/>
          <w:color w:val="auto"/>
          <w:u w:val="none"/>
        </w:rPr>
        <w:tab/>
      </w:r>
      <w:hyperlink w:anchor="_Toc456271084" w:history="1">
        <w:r w:rsidRPr="00885209">
          <w:rPr>
            <w:rStyle w:val="Hyperlink"/>
            <w:rFonts w:cs="Times New Roman"/>
            <w:noProof/>
            <w:color w:val="auto"/>
            <w:spacing w:val="-2"/>
            <w:u w:val="none"/>
          </w:rPr>
          <w:t>31</w:t>
        </w:r>
        <w:r w:rsidRPr="00885209">
          <w:rPr>
            <w:rStyle w:val="Hyperlink"/>
            <w:rFonts w:cs="Times New Roman"/>
            <w:noProof/>
            <w:color w:val="auto"/>
            <w:spacing w:val="-2"/>
            <w:u w:val="none"/>
          </w:rPr>
          <w:tab/>
          <w:t>Contacts of bonytail rele</w:t>
        </w:r>
        <w:r>
          <w:rPr>
            <w:rStyle w:val="Hyperlink"/>
            <w:rFonts w:cs="Times New Roman"/>
            <w:noProof/>
            <w:color w:val="auto"/>
            <w:spacing w:val="-2"/>
            <w:u w:val="none"/>
          </w:rPr>
          <w:t>ased September 30, 2014 (blue),</w:t>
        </w:r>
        <w:r>
          <w:rPr>
            <w:rStyle w:val="Hyperlink"/>
            <w:rFonts w:cs="Times New Roman"/>
            <w:noProof/>
            <w:color w:val="auto"/>
            <w:spacing w:val="-2"/>
            <w:u w:val="none"/>
          </w:rPr>
          <w:br/>
        </w:r>
        <w:r w:rsidRPr="00885209">
          <w:rPr>
            <w:rStyle w:val="Hyperlink"/>
            <w:rFonts w:cs="Times New Roman"/>
            <w:noProof/>
            <w:color w:val="auto"/>
            <w:spacing w:val="-2"/>
            <w:u w:val="none"/>
          </w:rPr>
          <w:t>December 10 – 11, 2014 (red), and November 29, 2011,</w:t>
        </w:r>
        <w:r>
          <w:rPr>
            <w:rStyle w:val="Hyperlink"/>
            <w:rFonts w:cs="Times New Roman"/>
            <w:noProof/>
            <w:color w:val="auto"/>
            <w:spacing w:val="-2"/>
            <w:u w:val="none"/>
          </w:rPr>
          <w:br/>
        </w:r>
        <w:r w:rsidRPr="00885209">
          <w:rPr>
            <w:rStyle w:val="Hyperlink"/>
            <w:rFonts w:cs="Times New Roman"/>
            <w:noProof/>
            <w:color w:val="auto"/>
            <w:spacing w:val="-2"/>
            <w:u w:val="none"/>
          </w:rPr>
          <w:t>October 8, 2012, or Decemb</w:t>
        </w:r>
        <w:r>
          <w:rPr>
            <w:rStyle w:val="Hyperlink"/>
            <w:rFonts w:cs="Times New Roman"/>
            <w:noProof/>
            <w:color w:val="auto"/>
            <w:spacing w:val="-2"/>
            <w:u w:val="none"/>
          </w:rPr>
          <w:t>er 3, 2010 (green) over time by</w:t>
        </w:r>
        <w:r>
          <w:rPr>
            <w:rStyle w:val="Hyperlink"/>
            <w:rFonts w:cs="Times New Roman"/>
            <w:noProof/>
            <w:color w:val="auto"/>
            <w:spacing w:val="-2"/>
            <w:u w:val="none"/>
          </w:rPr>
          <w:br/>
        </w:r>
        <w:r w:rsidRPr="00885209">
          <w:rPr>
            <w:rStyle w:val="Hyperlink"/>
            <w:rFonts w:cs="Times New Roman"/>
            <w:noProof/>
            <w:color w:val="auto"/>
            <w:spacing w:val="-2"/>
            <w:u w:val="none"/>
          </w:rPr>
          <w:t>remote PIT scanning from</w:t>
        </w:r>
        <w:r>
          <w:rPr>
            <w:rStyle w:val="Hyperlink"/>
            <w:rFonts w:cs="Times New Roman"/>
            <w:noProof/>
            <w:color w:val="auto"/>
            <w:spacing w:val="-2"/>
            <w:u w:val="none"/>
          </w:rPr>
          <w:t xml:space="preserve"> September 2014 – January 2015,</w:t>
        </w:r>
        <w:r>
          <w:rPr>
            <w:rStyle w:val="Hyperlink"/>
            <w:rFonts w:cs="Times New Roman"/>
            <w:noProof/>
            <w:color w:val="auto"/>
            <w:spacing w:val="-2"/>
            <w:u w:val="none"/>
          </w:rPr>
          <w:br/>
        </w:r>
        <w:r w:rsidRPr="00885209">
          <w:rPr>
            <w:rStyle w:val="Hyperlink"/>
            <w:rFonts w:cs="Times New Roman"/>
            <w:noProof/>
            <w:color w:val="auto"/>
            <w:spacing w:val="-2"/>
            <w:u w:val="none"/>
          </w:rPr>
          <w:t>Bill Williams River, Arizona.</w:t>
        </w:r>
        <w:r w:rsidRPr="00885209">
          <w:rPr>
            <w:rFonts w:cs="Times New Roman"/>
            <w:noProof/>
            <w:webHidden/>
          </w:rPr>
          <w:tab/>
        </w:r>
        <w:r w:rsidRPr="00885209">
          <w:rPr>
            <w:rFonts w:cs="Times New Roman"/>
            <w:noProof/>
            <w:webHidden/>
          </w:rPr>
          <w:fldChar w:fldCharType="begin"/>
        </w:r>
        <w:r w:rsidRPr="00885209">
          <w:rPr>
            <w:rFonts w:cs="Times New Roman"/>
            <w:noProof/>
            <w:webHidden/>
          </w:rPr>
          <w:instrText xml:space="preserve"> PAGEREF _Toc456271084 \h </w:instrText>
        </w:r>
        <w:r w:rsidRPr="00885209">
          <w:rPr>
            <w:rFonts w:cs="Times New Roman"/>
            <w:noProof/>
            <w:webHidden/>
          </w:rPr>
        </w:r>
        <w:r w:rsidRPr="00885209">
          <w:rPr>
            <w:rFonts w:cs="Times New Roman"/>
            <w:noProof/>
            <w:webHidden/>
          </w:rPr>
          <w:fldChar w:fldCharType="separate"/>
        </w:r>
        <w:r w:rsidR="001F1C7F">
          <w:rPr>
            <w:rFonts w:cs="Times New Roman"/>
            <w:noProof/>
            <w:webHidden/>
          </w:rPr>
          <w:t>46</w:t>
        </w:r>
        <w:r w:rsidRPr="00885209">
          <w:rPr>
            <w:rFonts w:cs="Times New Roman"/>
            <w:noProof/>
            <w:webHidden/>
          </w:rPr>
          <w:fldChar w:fldCharType="end"/>
        </w:r>
      </w:hyperlink>
    </w:p>
    <w:p w14:paraId="28BE2B28" w14:textId="4616AE23" w:rsidR="00885209" w:rsidRPr="00885209" w:rsidRDefault="00885209" w:rsidP="00885209">
      <w:pPr>
        <w:pStyle w:val="TableofFigures"/>
        <w:tabs>
          <w:tab w:val="right" w:pos="360"/>
          <w:tab w:val="left" w:pos="960"/>
          <w:tab w:val="right" w:leader="dot" w:pos="7910"/>
        </w:tabs>
        <w:ind w:left="1200" w:hanging="1200"/>
        <w:rPr>
          <w:rFonts w:asciiTheme="minorHAnsi" w:hAnsiTheme="minorHAnsi"/>
          <w:noProof/>
          <w:sz w:val="22"/>
        </w:rPr>
      </w:pPr>
      <w:r w:rsidRPr="00885209">
        <w:rPr>
          <w:rStyle w:val="Hyperlink"/>
          <w:noProof/>
          <w:color w:val="auto"/>
          <w:u w:val="none"/>
        </w:rPr>
        <w:tab/>
      </w:r>
      <w:hyperlink w:anchor="_Toc456271085" w:history="1">
        <w:r w:rsidRPr="00885209">
          <w:rPr>
            <w:rStyle w:val="Hyperlink"/>
            <w:noProof/>
            <w:color w:val="auto"/>
            <w:u w:val="none"/>
          </w:rPr>
          <w:t>32</w:t>
        </w:r>
        <w:r w:rsidRPr="00885209">
          <w:rPr>
            <w:rStyle w:val="Hyperlink"/>
            <w:noProof/>
            <w:color w:val="auto"/>
            <w:u w:val="none"/>
          </w:rPr>
          <w:tab/>
          <w:t>Contacts of bonytail at rem</w:t>
        </w:r>
        <w:r>
          <w:rPr>
            <w:rStyle w:val="Hyperlink"/>
            <w:noProof/>
            <w:color w:val="auto"/>
            <w:u w:val="none"/>
          </w:rPr>
          <w:t>ote PIT scanning locations from</w:t>
        </w:r>
        <w:r>
          <w:rPr>
            <w:rStyle w:val="Hyperlink"/>
            <w:noProof/>
            <w:color w:val="auto"/>
            <w:u w:val="none"/>
          </w:rPr>
          <w:br/>
        </w:r>
        <w:r w:rsidRPr="00885209">
          <w:rPr>
            <w:rStyle w:val="Hyperlink"/>
            <w:noProof/>
            <w:color w:val="auto"/>
            <w:u w:val="none"/>
          </w:rPr>
          <w:t>April – July 2015, Regional Park Moabi, California.</w:t>
        </w:r>
        <w:r w:rsidRPr="00885209">
          <w:rPr>
            <w:noProof/>
            <w:webHidden/>
          </w:rPr>
          <w:tab/>
        </w:r>
        <w:r w:rsidRPr="00885209">
          <w:rPr>
            <w:noProof/>
            <w:webHidden/>
          </w:rPr>
          <w:fldChar w:fldCharType="begin"/>
        </w:r>
        <w:r w:rsidRPr="00885209">
          <w:rPr>
            <w:noProof/>
            <w:webHidden/>
          </w:rPr>
          <w:instrText xml:space="preserve"> PAGEREF _Toc456271085 \h </w:instrText>
        </w:r>
        <w:r w:rsidRPr="00885209">
          <w:rPr>
            <w:noProof/>
            <w:webHidden/>
          </w:rPr>
        </w:r>
        <w:r w:rsidRPr="00885209">
          <w:rPr>
            <w:noProof/>
            <w:webHidden/>
          </w:rPr>
          <w:fldChar w:fldCharType="separate"/>
        </w:r>
        <w:r w:rsidR="001F1C7F">
          <w:rPr>
            <w:noProof/>
            <w:webHidden/>
          </w:rPr>
          <w:t>49</w:t>
        </w:r>
        <w:r w:rsidRPr="00885209">
          <w:rPr>
            <w:noProof/>
            <w:webHidden/>
          </w:rPr>
          <w:fldChar w:fldCharType="end"/>
        </w:r>
      </w:hyperlink>
    </w:p>
    <w:p w14:paraId="228A5A13" w14:textId="24B0D0B8" w:rsidR="00885209" w:rsidRPr="00885209" w:rsidRDefault="00885209" w:rsidP="00885209">
      <w:pPr>
        <w:pStyle w:val="TableofFigures"/>
        <w:tabs>
          <w:tab w:val="right" w:pos="360"/>
          <w:tab w:val="left" w:pos="960"/>
          <w:tab w:val="right" w:leader="dot" w:pos="7910"/>
        </w:tabs>
        <w:ind w:left="1200" w:hanging="1200"/>
        <w:rPr>
          <w:rFonts w:asciiTheme="minorHAnsi" w:hAnsiTheme="minorHAnsi"/>
          <w:noProof/>
          <w:sz w:val="22"/>
        </w:rPr>
      </w:pPr>
      <w:r w:rsidRPr="00885209">
        <w:rPr>
          <w:rStyle w:val="Hyperlink"/>
          <w:noProof/>
          <w:color w:val="auto"/>
          <w:u w:val="none"/>
        </w:rPr>
        <w:tab/>
      </w:r>
      <w:hyperlink w:anchor="_Toc456271086" w:history="1">
        <w:r w:rsidRPr="00885209">
          <w:rPr>
            <w:rStyle w:val="Hyperlink"/>
            <w:noProof/>
            <w:color w:val="auto"/>
            <w:u w:val="none"/>
          </w:rPr>
          <w:t>33</w:t>
        </w:r>
        <w:r w:rsidRPr="00885209">
          <w:rPr>
            <w:rStyle w:val="Hyperlink"/>
            <w:noProof/>
            <w:color w:val="auto"/>
            <w:u w:val="none"/>
          </w:rPr>
          <w:tab/>
          <w:t>Contacts of bonytail rele</w:t>
        </w:r>
        <w:r>
          <w:rPr>
            <w:rStyle w:val="Hyperlink"/>
            <w:noProof/>
            <w:color w:val="auto"/>
            <w:u w:val="none"/>
          </w:rPr>
          <w:t>ased April 13, 2015</w:t>
        </w:r>
        <w:r w:rsidR="0008414A">
          <w:rPr>
            <w:rStyle w:val="Hyperlink"/>
            <w:noProof/>
            <w:color w:val="auto"/>
            <w:u w:val="none"/>
          </w:rPr>
          <w:t>,</w:t>
        </w:r>
        <w:r>
          <w:rPr>
            <w:rStyle w:val="Hyperlink"/>
            <w:noProof/>
            <w:color w:val="auto"/>
            <w:u w:val="none"/>
          </w:rPr>
          <w:t xml:space="preserve"> at Regional</w:t>
        </w:r>
        <w:r>
          <w:rPr>
            <w:rStyle w:val="Hyperlink"/>
            <w:noProof/>
            <w:color w:val="auto"/>
            <w:u w:val="none"/>
          </w:rPr>
          <w:br/>
        </w:r>
        <w:r w:rsidRPr="00885209">
          <w:rPr>
            <w:rStyle w:val="Hyperlink"/>
            <w:noProof/>
            <w:color w:val="auto"/>
            <w:u w:val="none"/>
          </w:rPr>
          <w:t>Park Moabi (blue), and Janua</w:t>
        </w:r>
        <w:r>
          <w:rPr>
            <w:rStyle w:val="Hyperlink"/>
            <w:noProof/>
            <w:color w:val="auto"/>
            <w:u w:val="none"/>
          </w:rPr>
          <w:t>ry 14, 2014</w:t>
        </w:r>
        <w:r w:rsidR="00340D04">
          <w:rPr>
            <w:rStyle w:val="Hyperlink"/>
            <w:noProof/>
            <w:color w:val="auto"/>
            <w:u w:val="none"/>
          </w:rPr>
          <w:t>,</w:t>
        </w:r>
        <w:r>
          <w:rPr>
            <w:rStyle w:val="Hyperlink"/>
            <w:noProof/>
            <w:color w:val="auto"/>
            <w:u w:val="none"/>
          </w:rPr>
          <w:t xml:space="preserve"> at Blankenship Bend</w:t>
        </w:r>
        <w:r>
          <w:rPr>
            <w:rStyle w:val="Hyperlink"/>
            <w:noProof/>
            <w:color w:val="auto"/>
            <w:u w:val="none"/>
          </w:rPr>
          <w:br/>
        </w:r>
        <w:r w:rsidRPr="00885209">
          <w:rPr>
            <w:rStyle w:val="Hyperlink"/>
            <w:noProof/>
            <w:color w:val="auto"/>
            <w:u w:val="none"/>
          </w:rPr>
          <w:t>(red), over time by remote PIT scanning from April – July 2015, Regional Park Moabi, California.</w:t>
        </w:r>
        <w:r w:rsidRPr="00885209">
          <w:rPr>
            <w:noProof/>
            <w:webHidden/>
          </w:rPr>
          <w:tab/>
        </w:r>
        <w:r w:rsidRPr="00885209">
          <w:rPr>
            <w:noProof/>
            <w:webHidden/>
          </w:rPr>
          <w:fldChar w:fldCharType="begin"/>
        </w:r>
        <w:r w:rsidRPr="00885209">
          <w:rPr>
            <w:noProof/>
            <w:webHidden/>
          </w:rPr>
          <w:instrText xml:space="preserve"> PAGEREF _Toc456271086 \h </w:instrText>
        </w:r>
        <w:r w:rsidRPr="00885209">
          <w:rPr>
            <w:noProof/>
            <w:webHidden/>
          </w:rPr>
        </w:r>
        <w:r w:rsidRPr="00885209">
          <w:rPr>
            <w:noProof/>
            <w:webHidden/>
          </w:rPr>
          <w:fldChar w:fldCharType="separate"/>
        </w:r>
        <w:r w:rsidR="001F1C7F">
          <w:rPr>
            <w:noProof/>
            <w:webHidden/>
          </w:rPr>
          <w:t>50</w:t>
        </w:r>
        <w:r w:rsidRPr="00885209">
          <w:rPr>
            <w:noProof/>
            <w:webHidden/>
          </w:rPr>
          <w:fldChar w:fldCharType="end"/>
        </w:r>
      </w:hyperlink>
    </w:p>
    <w:p w14:paraId="30AE5BC0" w14:textId="6F730F43" w:rsidR="00885209" w:rsidRPr="00885209" w:rsidRDefault="00885209" w:rsidP="00885209">
      <w:pPr>
        <w:pStyle w:val="TableofFigures"/>
        <w:tabs>
          <w:tab w:val="right" w:pos="360"/>
          <w:tab w:val="left" w:pos="960"/>
          <w:tab w:val="right" w:leader="dot" w:pos="7910"/>
        </w:tabs>
        <w:ind w:left="1200" w:hanging="1200"/>
        <w:rPr>
          <w:rFonts w:asciiTheme="minorHAnsi" w:hAnsiTheme="minorHAnsi"/>
          <w:noProof/>
          <w:sz w:val="22"/>
        </w:rPr>
      </w:pPr>
      <w:r w:rsidRPr="00885209">
        <w:rPr>
          <w:rStyle w:val="Hyperlink"/>
          <w:noProof/>
          <w:color w:val="auto"/>
          <w:u w:val="none"/>
        </w:rPr>
        <w:tab/>
      </w:r>
      <w:hyperlink w:anchor="_Toc456271087" w:history="1">
        <w:r w:rsidRPr="00885209">
          <w:rPr>
            <w:rStyle w:val="Hyperlink"/>
            <w:noProof/>
            <w:color w:val="auto"/>
            <w:u w:val="none"/>
          </w:rPr>
          <w:t>34</w:t>
        </w:r>
        <w:r w:rsidRPr="00885209">
          <w:rPr>
            <w:rStyle w:val="Hyperlink"/>
            <w:noProof/>
            <w:color w:val="auto"/>
            <w:u w:val="none"/>
          </w:rPr>
          <w:tab/>
          <w:t>Mean unique bonytail contacts within three defin</w:t>
        </w:r>
        <w:r>
          <w:rPr>
            <w:rStyle w:val="Hyperlink"/>
            <w:noProof/>
            <w:color w:val="auto"/>
            <w:u w:val="none"/>
          </w:rPr>
          <w:t>ed areas (near</w:t>
        </w:r>
        <w:r>
          <w:rPr>
            <w:rStyle w:val="Hyperlink"/>
            <w:noProof/>
            <w:color w:val="auto"/>
            <w:u w:val="none"/>
          </w:rPr>
          <w:br/>
        </w:r>
        <w:r w:rsidRPr="00885209">
          <w:rPr>
            <w:rStyle w:val="Hyperlink"/>
            <w:noProof/>
            <w:color w:val="auto"/>
            <w:u w:val="none"/>
          </w:rPr>
          <w:t>the release site [release], down</w:t>
        </w:r>
        <w:r>
          <w:rPr>
            <w:rStyle w:val="Hyperlink"/>
            <w:noProof/>
            <w:color w:val="auto"/>
            <w:u w:val="none"/>
          </w:rPr>
          <w:t>stream from the release site at</w:t>
        </w:r>
        <w:r>
          <w:rPr>
            <w:rStyle w:val="Hyperlink"/>
            <w:noProof/>
            <w:color w:val="auto"/>
            <w:u w:val="none"/>
          </w:rPr>
          <w:br/>
        </w:r>
        <w:r w:rsidRPr="00885209">
          <w:rPr>
            <w:rStyle w:val="Hyperlink"/>
            <w:noProof/>
            <w:color w:val="auto"/>
            <w:u w:val="none"/>
          </w:rPr>
          <w:t>the exit point of a narrow bulr</w:t>
        </w:r>
        <w:r w:rsidR="00340D04">
          <w:rPr>
            <w:rStyle w:val="Hyperlink"/>
            <w:noProof/>
            <w:color w:val="auto"/>
            <w:u w:val="none"/>
          </w:rPr>
          <w:t>ush-</w:t>
        </w:r>
        <w:r>
          <w:rPr>
            <w:rStyle w:val="Hyperlink"/>
            <w:noProof/>
            <w:color w:val="auto"/>
            <w:u w:val="none"/>
          </w:rPr>
          <w:t>lined channel [middle], and</w:t>
        </w:r>
        <w:r>
          <w:rPr>
            <w:rStyle w:val="Hyperlink"/>
            <w:noProof/>
            <w:color w:val="auto"/>
            <w:u w:val="none"/>
          </w:rPr>
          <w:br/>
        </w:r>
        <w:r w:rsidRPr="00885209">
          <w:rPr>
            <w:rStyle w:val="Hyperlink"/>
            <w:noProof/>
            <w:color w:val="auto"/>
            <w:u w:val="none"/>
          </w:rPr>
          <w:t xml:space="preserve">where </w:t>
        </w:r>
        <w:r w:rsidR="00340D04">
          <w:rPr>
            <w:rStyle w:val="Hyperlink"/>
            <w:noProof/>
            <w:color w:val="auto"/>
            <w:u w:val="none"/>
          </w:rPr>
          <w:t xml:space="preserve">the </w:t>
        </w:r>
        <w:r w:rsidRPr="00885209">
          <w:rPr>
            <w:rStyle w:val="Hyperlink"/>
            <w:noProof/>
            <w:color w:val="auto"/>
            <w:u w:val="none"/>
          </w:rPr>
          <w:t>Regional Park Moabi backwater enters the main channel</w:t>
        </w:r>
        <w:r w:rsidR="003731BA">
          <w:rPr>
            <w:rStyle w:val="Hyperlink"/>
            <w:noProof/>
            <w:color w:val="auto"/>
            <w:u w:val="none"/>
          </w:rPr>
          <w:t xml:space="preserve"> [exit]) graphed over days post-</w:t>
        </w:r>
        <w:r w:rsidRPr="00885209">
          <w:rPr>
            <w:rStyle w:val="Hyperlink"/>
            <w:noProof/>
            <w:color w:val="auto"/>
            <w:u w:val="none"/>
          </w:rPr>
          <w:t>release, illustrating p</w:t>
        </w:r>
        <w:r>
          <w:rPr>
            <w:rStyle w:val="Hyperlink"/>
            <w:noProof/>
            <w:color w:val="auto"/>
            <w:u w:val="none"/>
          </w:rPr>
          <w:t>otential</w:t>
        </w:r>
        <w:r>
          <w:rPr>
            <w:rStyle w:val="Hyperlink"/>
            <w:noProof/>
            <w:color w:val="auto"/>
            <w:u w:val="none"/>
          </w:rPr>
          <w:br/>
        </w:r>
        <w:r w:rsidRPr="00885209">
          <w:rPr>
            <w:rStyle w:val="Hyperlink"/>
            <w:noProof/>
            <w:color w:val="auto"/>
            <w:u w:val="none"/>
          </w:rPr>
          <w:t>egression of bonytail from t</w:t>
        </w:r>
        <w:r>
          <w:rPr>
            <w:rStyle w:val="Hyperlink"/>
            <w:noProof/>
            <w:color w:val="auto"/>
            <w:u w:val="none"/>
          </w:rPr>
          <w:t>he release sites to the exit of</w:t>
        </w:r>
        <w:r>
          <w:rPr>
            <w:rStyle w:val="Hyperlink"/>
            <w:noProof/>
            <w:color w:val="auto"/>
            <w:u w:val="none"/>
          </w:rPr>
          <w:br/>
        </w:r>
        <w:r w:rsidRPr="00885209">
          <w:rPr>
            <w:rStyle w:val="Hyperlink"/>
            <w:noProof/>
            <w:color w:val="auto"/>
            <w:u w:val="none"/>
          </w:rPr>
          <w:t>Regional Park Moabi during April – July 2015 PIT scanning, Region</w:t>
        </w:r>
        <w:r w:rsidR="00340D04">
          <w:rPr>
            <w:rStyle w:val="Hyperlink"/>
            <w:noProof/>
            <w:color w:val="auto"/>
            <w:u w:val="none"/>
          </w:rPr>
          <w:t>al Park Moabi, California; see f</w:t>
        </w:r>
        <w:r w:rsidRPr="00885209">
          <w:rPr>
            <w:rStyle w:val="Hyperlink"/>
            <w:noProof/>
            <w:color w:val="auto"/>
            <w:u w:val="none"/>
          </w:rPr>
          <w:t>igure 11 for site number locations.</w:t>
        </w:r>
        <w:r w:rsidRPr="00885209">
          <w:rPr>
            <w:noProof/>
            <w:webHidden/>
          </w:rPr>
          <w:tab/>
        </w:r>
        <w:r w:rsidRPr="00885209">
          <w:rPr>
            <w:noProof/>
            <w:webHidden/>
          </w:rPr>
          <w:fldChar w:fldCharType="begin"/>
        </w:r>
        <w:r w:rsidRPr="00885209">
          <w:rPr>
            <w:noProof/>
            <w:webHidden/>
          </w:rPr>
          <w:instrText xml:space="preserve"> PAGEREF _Toc456271087 \h </w:instrText>
        </w:r>
        <w:r w:rsidRPr="00885209">
          <w:rPr>
            <w:noProof/>
            <w:webHidden/>
          </w:rPr>
        </w:r>
        <w:r w:rsidRPr="00885209">
          <w:rPr>
            <w:noProof/>
            <w:webHidden/>
          </w:rPr>
          <w:fldChar w:fldCharType="separate"/>
        </w:r>
        <w:r w:rsidR="001F1C7F">
          <w:rPr>
            <w:noProof/>
            <w:webHidden/>
          </w:rPr>
          <w:t>51</w:t>
        </w:r>
        <w:r w:rsidRPr="00885209">
          <w:rPr>
            <w:noProof/>
            <w:webHidden/>
          </w:rPr>
          <w:fldChar w:fldCharType="end"/>
        </w:r>
      </w:hyperlink>
    </w:p>
    <w:p w14:paraId="2C02AE37" w14:textId="32A4489B" w:rsidR="00885209" w:rsidRPr="00885209" w:rsidRDefault="00885209" w:rsidP="00885209">
      <w:pPr>
        <w:pStyle w:val="TableofFigures"/>
        <w:tabs>
          <w:tab w:val="right" w:pos="360"/>
          <w:tab w:val="left" w:pos="960"/>
          <w:tab w:val="right" w:leader="dot" w:pos="7910"/>
        </w:tabs>
        <w:ind w:left="1200" w:hanging="1200"/>
        <w:rPr>
          <w:rFonts w:asciiTheme="minorHAnsi" w:hAnsiTheme="minorHAnsi"/>
          <w:noProof/>
          <w:sz w:val="22"/>
        </w:rPr>
      </w:pPr>
      <w:r w:rsidRPr="00885209">
        <w:rPr>
          <w:rStyle w:val="Hyperlink"/>
          <w:noProof/>
          <w:color w:val="auto"/>
          <w:u w:val="none"/>
        </w:rPr>
        <w:tab/>
      </w:r>
      <w:hyperlink w:anchor="_Toc456271088" w:history="1">
        <w:r w:rsidRPr="00885209">
          <w:rPr>
            <w:rStyle w:val="Hyperlink"/>
            <w:noProof/>
            <w:color w:val="auto"/>
            <w:u w:val="none"/>
          </w:rPr>
          <w:t>35</w:t>
        </w:r>
        <w:r w:rsidRPr="00885209">
          <w:rPr>
            <w:rStyle w:val="Hyperlink"/>
            <w:noProof/>
            <w:color w:val="auto"/>
            <w:u w:val="none"/>
          </w:rPr>
          <w:tab/>
          <w:t>Contacts of bonytail at rem</w:t>
        </w:r>
        <w:r>
          <w:rPr>
            <w:rStyle w:val="Hyperlink"/>
            <w:noProof/>
            <w:color w:val="auto"/>
            <w:u w:val="none"/>
          </w:rPr>
          <w:t>ote PIT scanning locations from</w:t>
        </w:r>
        <w:r>
          <w:rPr>
            <w:rStyle w:val="Hyperlink"/>
            <w:noProof/>
            <w:color w:val="auto"/>
            <w:u w:val="none"/>
          </w:rPr>
          <w:br/>
        </w:r>
        <w:r w:rsidRPr="00885209">
          <w:rPr>
            <w:rStyle w:val="Hyperlink"/>
            <w:noProof/>
            <w:color w:val="auto"/>
            <w:u w:val="none"/>
          </w:rPr>
          <w:t>December 2015 – January 2016, Laughlin Lagoon, Nevada.</w:t>
        </w:r>
        <w:r w:rsidRPr="00885209">
          <w:rPr>
            <w:noProof/>
            <w:webHidden/>
          </w:rPr>
          <w:tab/>
        </w:r>
        <w:r w:rsidRPr="00885209">
          <w:rPr>
            <w:noProof/>
            <w:webHidden/>
          </w:rPr>
          <w:fldChar w:fldCharType="begin"/>
        </w:r>
        <w:r w:rsidRPr="00885209">
          <w:rPr>
            <w:noProof/>
            <w:webHidden/>
          </w:rPr>
          <w:instrText xml:space="preserve"> PAGEREF _Toc456271088 \h </w:instrText>
        </w:r>
        <w:r w:rsidRPr="00885209">
          <w:rPr>
            <w:noProof/>
            <w:webHidden/>
          </w:rPr>
        </w:r>
        <w:r w:rsidRPr="00885209">
          <w:rPr>
            <w:noProof/>
            <w:webHidden/>
          </w:rPr>
          <w:fldChar w:fldCharType="separate"/>
        </w:r>
        <w:r w:rsidR="001F1C7F">
          <w:rPr>
            <w:noProof/>
            <w:webHidden/>
          </w:rPr>
          <w:t>52</w:t>
        </w:r>
        <w:r w:rsidRPr="00885209">
          <w:rPr>
            <w:noProof/>
            <w:webHidden/>
          </w:rPr>
          <w:fldChar w:fldCharType="end"/>
        </w:r>
      </w:hyperlink>
    </w:p>
    <w:p w14:paraId="7DE2492C" w14:textId="79160CBE" w:rsidR="00885209" w:rsidRDefault="00885209" w:rsidP="00885209">
      <w:pPr>
        <w:pStyle w:val="TableofFigures"/>
        <w:tabs>
          <w:tab w:val="right" w:pos="360"/>
          <w:tab w:val="left" w:pos="960"/>
          <w:tab w:val="right" w:leader="dot" w:pos="7910"/>
        </w:tabs>
        <w:ind w:left="1200" w:hanging="1200"/>
        <w:rPr>
          <w:rStyle w:val="Hyperlink"/>
          <w:noProof/>
          <w:color w:val="auto"/>
          <w:u w:val="none"/>
        </w:rPr>
      </w:pPr>
      <w:r w:rsidRPr="00885209">
        <w:rPr>
          <w:rStyle w:val="Hyperlink"/>
          <w:noProof/>
          <w:color w:val="auto"/>
          <w:u w:val="none"/>
        </w:rPr>
        <w:tab/>
      </w:r>
      <w:hyperlink w:anchor="_Toc456271089" w:history="1">
        <w:r w:rsidRPr="00885209">
          <w:rPr>
            <w:rStyle w:val="Hyperlink"/>
            <w:noProof/>
            <w:color w:val="auto"/>
            <w:u w:val="none"/>
          </w:rPr>
          <w:t>36</w:t>
        </w:r>
        <w:r w:rsidRPr="00885209">
          <w:rPr>
            <w:rStyle w:val="Hyperlink"/>
            <w:noProof/>
            <w:color w:val="auto"/>
            <w:u w:val="none"/>
          </w:rPr>
          <w:tab/>
          <w:t>Contacts of bonytail releas</w:t>
        </w:r>
        <w:r>
          <w:rPr>
            <w:rStyle w:val="Hyperlink"/>
            <w:noProof/>
            <w:color w:val="auto"/>
            <w:u w:val="none"/>
          </w:rPr>
          <w:t>ed December 9, 2015 at Laughlin</w:t>
        </w:r>
        <w:r>
          <w:rPr>
            <w:rStyle w:val="Hyperlink"/>
            <w:noProof/>
            <w:color w:val="auto"/>
            <w:u w:val="none"/>
          </w:rPr>
          <w:br/>
        </w:r>
        <w:r w:rsidRPr="00885209">
          <w:rPr>
            <w:rStyle w:val="Hyperlink"/>
            <w:noProof/>
            <w:color w:val="auto"/>
            <w:u w:val="none"/>
          </w:rPr>
          <w:t>Lagoon (blue), and Septem</w:t>
        </w:r>
        <w:r>
          <w:rPr>
            <w:rStyle w:val="Hyperlink"/>
            <w:noProof/>
            <w:color w:val="auto"/>
            <w:u w:val="none"/>
          </w:rPr>
          <w:t>ber 15, 2015 at Laughlin Lagoon</w:t>
        </w:r>
        <w:r>
          <w:rPr>
            <w:rStyle w:val="Hyperlink"/>
            <w:noProof/>
            <w:color w:val="auto"/>
            <w:u w:val="none"/>
          </w:rPr>
          <w:br/>
        </w:r>
        <w:r w:rsidRPr="00885209">
          <w:rPr>
            <w:rStyle w:val="Hyperlink"/>
            <w:noProof/>
            <w:color w:val="auto"/>
            <w:u w:val="none"/>
          </w:rPr>
          <w:t>(red), over time by remote PIT scanning from December 2015 – January 2016, Laughlin Lagoon, Nevada.</w:t>
        </w:r>
        <w:r w:rsidRPr="00885209">
          <w:rPr>
            <w:noProof/>
            <w:webHidden/>
          </w:rPr>
          <w:tab/>
        </w:r>
        <w:r w:rsidRPr="00885209">
          <w:rPr>
            <w:noProof/>
            <w:webHidden/>
          </w:rPr>
          <w:fldChar w:fldCharType="begin"/>
        </w:r>
        <w:r w:rsidRPr="00885209">
          <w:rPr>
            <w:noProof/>
            <w:webHidden/>
          </w:rPr>
          <w:instrText xml:space="preserve"> PAGEREF _Toc456271089 \h </w:instrText>
        </w:r>
        <w:r w:rsidRPr="00885209">
          <w:rPr>
            <w:noProof/>
            <w:webHidden/>
          </w:rPr>
        </w:r>
        <w:r w:rsidRPr="00885209">
          <w:rPr>
            <w:noProof/>
            <w:webHidden/>
          </w:rPr>
          <w:fldChar w:fldCharType="separate"/>
        </w:r>
        <w:r w:rsidR="001F1C7F">
          <w:rPr>
            <w:noProof/>
            <w:webHidden/>
          </w:rPr>
          <w:t>53</w:t>
        </w:r>
        <w:r w:rsidRPr="00885209">
          <w:rPr>
            <w:noProof/>
            <w:webHidden/>
          </w:rPr>
          <w:fldChar w:fldCharType="end"/>
        </w:r>
      </w:hyperlink>
    </w:p>
    <w:p w14:paraId="5DF3D466" w14:textId="77777777" w:rsidR="00885209" w:rsidRDefault="00885209">
      <w:pPr>
        <w:rPr>
          <w:rStyle w:val="Hyperlink"/>
          <w:rFonts w:eastAsiaTheme="minorEastAsia" w:cstheme="minorBidi"/>
          <w:noProof/>
          <w:color w:val="auto"/>
          <w:szCs w:val="22"/>
          <w:u w:val="none"/>
        </w:rPr>
      </w:pPr>
      <w:r>
        <w:rPr>
          <w:rStyle w:val="Hyperlink"/>
          <w:noProof/>
          <w:color w:val="auto"/>
          <w:u w:val="none"/>
        </w:rPr>
        <w:br w:type="page"/>
      </w:r>
    </w:p>
    <w:p w14:paraId="6E28452A" w14:textId="737C2680" w:rsidR="00885209" w:rsidRPr="00300C2E" w:rsidRDefault="00AD275C" w:rsidP="00885209">
      <w:pPr>
        <w:contextualSpacing/>
        <w:rPr>
          <w:rFonts w:ascii="Arial" w:hAnsi="Arial" w:cs="Arial"/>
          <w:b/>
          <w:noProof/>
          <w:sz w:val="28"/>
          <w:szCs w:val="28"/>
        </w:rPr>
      </w:pPr>
      <w:r w:rsidRPr="00AD275C">
        <w:rPr>
          <w:rFonts w:ascii="Arial" w:hAnsi="Arial" w:cs="Arial"/>
          <w:b/>
          <w:noProof/>
          <w:sz w:val="28"/>
          <w:szCs w:val="28"/>
        </w:rPr>
        <w:lastRenderedPageBreak/>
        <w:t>Figure</w:t>
      </w:r>
      <w:r w:rsidR="00885209" w:rsidRPr="00863207">
        <w:rPr>
          <w:rFonts w:ascii="Arial" w:hAnsi="Arial" w:cs="Arial"/>
          <w:b/>
          <w:noProof/>
          <w:sz w:val="28"/>
          <w:szCs w:val="28"/>
        </w:rPr>
        <w:t>s</w:t>
      </w:r>
      <w:r w:rsidR="00885209">
        <w:rPr>
          <w:rFonts w:ascii="Arial" w:hAnsi="Arial" w:cs="Arial"/>
          <w:b/>
          <w:noProof/>
          <w:sz w:val="28"/>
          <w:szCs w:val="28"/>
        </w:rPr>
        <w:t xml:space="preserve"> </w:t>
      </w:r>
      <w:r w:rsidR="00885209" w:rsidRPr="00885209">
        <w:rPr>
          <w:rFonts w:ascii="Arial" w:hAnsi="Arial" w:cs="Arial"/>
          <w:noProof/>
        </w:rPr>
        <w:t>(continued)</w:t>
      </w:r>
    </w:p>
    <w:p w14:paraId="19F23C9E" w14:textId="77777777" w:rsidR="00885209" w:rsidRDefault="00885209" w:rsidP="00885209">
      <w:pPr>
        <w:rPr>
          <w:noProof/>
        </w:rPr>
      </w:pPr>
    </w:p>
    <w:p w14:paraId="7D0C4380" w14:textId="6AFAD9B9" w:rsidR="00885209" w:rsidRDefault="00AD275C" w:rsidP="00885209">
      <w:pPr>
        <w:tabs>
          <w:tab w:val="right" w:pos="7920"/>
        </w:tabs>
        <w:rPr>
          <w:rFonts w:ascii="Arial" w:hAnsi="Arial" w:cs="Arial"/>
          <w:noProof/>
          <w:sz w:val="22"/>
          <w:szCs w:val="22"/>
        </w:rPr>
      </w:pPr>
      <w:r w:rsidRPr="00AD275C">
        <w:rPr>
          <w:rFonts w:ascii="Arial" w:hAnsi="Arial" w:cs="Arial"/>
          <w:noProof/>
          <w:sz w:val="22"/>
          <w:szCs w:val="22"/>
        </w:rPr>
        <w:t>Figure</w:t>
      </w:r>
      <w:r w:rsidR="00885209" w:rsidRPr="00F91D9A">
        <w:rPr>
          <w:rFonts w:ascii="Arial" w:hAnsi="Arial" w:cs="Arial"/>
          <w:noProof/>
          <w:sz w:val="22"/>
          <w:szCs w:val="22"/>
        </w:rPr>
        <w:tab/>
        <w:t>Page</w:t>
      </w:r>
    </w:p>
    <w:p w14:paraId="5A8677FD" w14:textId="77777777" w:rsidR="00885209" w:rsidRDefault="00885209" w:rsidP="00885209">
      <w:pPr>
        <w:rPr>
          <w:noProof/>
        </w:rPr>
      </w:pPr>
    </w:p>
    <w:p w14:paraId="6D1E0AFA" w14:textId="276AF96E" w:rsidR="00885209" w:rsidRPr="00885209" w:rsidRDefault="00885209" w:rsidP="00885209">
      <w:pPr>
        <w:pStyle w:val="TableofFigures"/>
        <w:tabs>
          <w:tab w:val="right" w:pos="360"/>
          <w:tab w:val="left" w:pos="960"/>
          <w:tab w:val="right" w:leader="dot" w:pos="7910"/>
        </w:tabs>
        <w:ind w:left="1200" w:hanging="1200"/>
        <w:rPr>
          <w:rFonts w:asciiTheme="minorHAnsi" w:hAnsiTheme="minorHAnsi"/>
          <w:noProof/>
          <w:sz w:val="22"/>
        </w:rPr>
      </w:pPr>
      <w:r w:rsidRPr="00885209">
        <w:rPr>
          <w:rStyle w:val="Hyperlink"/>
          <w:noProof/>
          <w:color w:val="auto"/>
          <w:u w:val="none"/>
        </w:rPr>
        <w:tab/>
      </w:r>
      <w:hyperlink w:anchor="_Toc456271090" w:history="1">
        <w:r w:rsidRPr="00885209">
          <w:rPr>
            <w:rStyle w:val="Hyperlink"/>
            <w:noProof/>
            <w:color w:val="auto"/>
            <w:u w:val="none"/>
          </w:rPr>
          <w:t>37</w:t>
        </w:r>
        <w:r w:rsidRPr="00885209">
          <w:rPr>
            <w:rStyle w:val="Hyperlink"/>
            <w:noProof/>
            <w:color w:val="auto"/>
            <w:u w:val="none"/>
          </w:rPr>
          <w:tab/>
          <w:t>Mean unique bonytail contacts within three de</w:t>
        </w:r>
        <w:r>
          <w:rPr>
            <w:rStyle w:val="Hyperlink"/>
            <w:noProof/>
            <w:color w:val="auto"/>
            <w:u w:val="none"/>
          </w:rPr>
          <w:t>fined areas</w:t>
        </w:r>
        <w:r>
          <w:rPr>
            <w:rStyle w:val="Hyperlink"/>
            <w:noProof/>
            <w:color w:val="auto"/>
            <w:u w:val="none"/>
          </w:rPr>
          <w:br/>
        </w:r>
        <w:r w:rsidRPr="00885209">
          <w:rPr>
            <w:rStyle w:val="Hyperlink"/>
            <w:noProof/>
            <w:color w:val="auto"/>
            <w:u w:val="none"/>
          </w:rPr>
          <w:t>(near the release site [release]</w:t>
        </w:r>
        <w:r>
          <w:rPr>
            <w:rStyle w:val="Hyperlink"/>
            <w:noProof/>
            <w:color w:val="auto"/>
            <w:u w:val="none"/>
          </w:rPr>
          <w:t>, at least ½ km downstream from</w:t>
        </w:r>
        <w:r>
          <w:rPr>
            <w:rStyle w:val="Hyperlink"/>
            <w:noProof/>
            <w:color w:val="auto"/>
            <w:u w:val="none"/>
          </w:rPr>
          <w:br/>
        </w:r>
        <w:r w:rsidRPr="00885209">
          <w:rPr>
            <w:rStyle w:val="Hyperlink"/>
            <w:noProof/>
            <w:color w:val="auto"/>
            <w:u w:val="none"/>
          </w:rPr>
          <w:t>the release site [middle], and w</w:t>
        </w:r>
        <w:r>
          <w:rPr>
            <w:rStyle w:val="Hyperlink"/>
            <w:noProof/>
            <w:color w:val="auto"/>
            <w:u w:val="none"/>
          </w:rPr>
          <w:t>here Laughlin Lagoon enters the</w:t>
        </w:r>
        <w:r>
          <w:rPr>
            <w:rStyle w:val="Hyperlink"/>
            <w:noProof/>
            <w:color w:val="auto"/>
            <w:u w:val="none"/>
          </w:rPr>
          <w:br/>
        </w:r>
        <w:r w:rsidRPr="00885209">
          <w:rPr>
            <w:rStyle w:val="Hyperlink"/>
            <w:noProof/>
            <w:color w:val="auto"/>
            <w:u w:val="none"/>
          </w:rPr>
          <w:t>main channel</w:t>
        </w:r>
        <w:r w:rsidR="00340D04">
          <w:rPr>
            <w:rStyle w:val="Hyperlink"/>
            <w:noProof/>
            <w:color w:val="auto"/>
            <w:u w:val="none"/>
          </w:rPr>
          <w:t>,</w:t>
        </w:r>
        <w:r w:rsidRPr="00885209">
          <w:rPr>
            <w:rStyle w:val="Hyperlink"/>
            <w:noProof/>
            <w:color w:val="auto"/>
            <w:u w:val="none"/>
          </w:rPr>
          <w:t xml:space="preserve"> including two cul</w:t>
        </w:r>
        <w:r>
          <w:rPr>
            <w:rStyle w:val="Hyperlink"/>
            <w:noProof/>
            <w:color w:val="auto"/>
            <w:u w:val="none"/>
          </w:rPr>
          <w:t>verts [exit]) graphed over days</w:t>
        </w:r>
        <w:r>
          <w:rPr>
            <w:rStyle w:val="Hyperlink"/>
            <w:noProof/>
            <w:color w:val="auto"/>
            <w:u w:val="none"/>
          </w:rPr>
          <w:br/>
        </w:r>
        <w:r w:rsidR="003731BA">
          <w:rPr>
            <w:rStyle w:val="Hyperlink"/>
            <w:noProof/>
            <w:color w:val="auto"/>
            <w:u w:val="none"/>
          </w:rPr>
          <w:t>post-</w:t>
        </w:r>
        <w:r w:rsidRPr="00885209">
          <w:rPr>
            <w:rStyle w:val="Hyperlink"/>
            <w:noProof/>
            <w:color w:val="auto"/>
            <w:u w:val="none"/>
          </w:rPr>
          <w:t xml:space="preserve">release, illustrating potential egression of bonytail from the release sites to the exits of </w:t>
        </w:r>
        <w:r>
          <w:rPr>
            <w:rStyle w:val="Hyperlink"/>
            <w:noProof/>
            <w:color w:val="auto"/>
            <w:u w:val="none"/>
          </w:rPr>
          <w:t>Laughlin Lagoon during December</w:t>
        </w:r>
        <w:r>
          <w:rPr>
            <w:rStyle w:val="Hyperlink"/>
            <w:noProof/>
            <w:color w:val="auto"/>
            <w:u w:val="none"/>
          </w:rPr>
          <w:br/>
        </w:r>
        <w:r w:rsidRPr="00885209">
          <w:rPr>
            <w:rStyle w:val="Hyperlink"/>
            <w:noProof/>
            <w:color w:val="auto"/>
            <w:u w:val="none"/>
          </w:rPr>
          <w:t>2015 – January 2016 PIT sca</w:t>
        </w:r>
        <w:r>
          <w:rPr>
            <w:rStyle w:val="Hyperlink"/>
            <w:noProof/>
            <w:color w:val="auto"/>
            <w:u w:val="none"/>
          </w:rPr>
          <w:t>nning, Laughlin Lagoon, Nevada;</w:t>
        </w:r>
        <w:r>
          <w:rPr>
            <w:rStyle w:val="Hyperlink"/>
            <w:noProof/>
            <w:color w:val="auto"/>
            <w:u w:val="none"/>
          </w:rPr>
          <w:br/>
        </w:r>
        <w:r w:rsidR="00340D04">
          <w:rPr>
            <w:rStyle w:val="Hyperlink"/>
            <w:noProof/>
            <w:color w:val="auto"/>
            <w:u w:val="none"/>
          </w:rPr>
          <w:t>see f</w:t>
        </w:r>
        <w:r w:rsidRPr="00885209">
          <w:rPr>
            <w:rStyle w:val="Hyperlink"/>
            <w:noProof/>
            <w:color w:val="auto"/>
            <w:u w:val="none"/>
          </w:rPr>
          <w:t>igure 12 for site number locations.</w:t>
        </w:r>
        <w:r w:rsidRPr="00885209">
          <w:rPr>
            <w:noProof/>
            <w:webHidden/>
          </w:rPr>
          <w:tab/>
        </w:r>
        <w:r w:rsidRPr="00885209">
          <w:rPr>
            <w:noProof/>
            <w:webHidden/>
          </w:rPr>
          <w:fldChar w:fldCharType="begin"/>
        </w:r>
        <w:r w:rsidRPr="00885209">
          <w:rPr>
            <w:noProof/>
            <w:webHidden/>
          </w:rPr>
          <w:instrText xml:space="preserve"> PAGEREF _Toc456271090 \h </w:instrText>
        </w:r>
        <w:r w:rsidRPr="00885209">
          <w:rPr>
            <w:noProof/>
            <w:webHidden/>
          </w:rPr>
        </w:r>
        <w:r w:rsidRPr="00885209">
          <w:rPr>
            <w:noProof/>
            <w:webHidden/>
          </w:rPr>
          <w:fldChar w:fldCharType="separate"/>
        </w:r>
        <w:r w:rsidR="001F1C7F">
          <w:rPr>
            <w:noProof/>
            <w:webHidden/>
          </w:rPr>
          <w:t>54</w:t>
        </w:r>
        <w:r w:rsidRPr="00885209">
          <w:rPr>
            <w:noProof/>
            <w:webHidden/>
          </w:rPr>
          <w:fldChar w:fldCharType="end"/>
        </w:r>
      </w:hyperlink>
    </w:p>
    <w:p w14:paraId="34980B89" w14:textId="50D33194" w:rsidR="00885209" w:rsidRPr="00885209" w:rsidRDefault="00885209" w:rsidP="00885209">
      <w:pPr>
        <w:pStyle w:val="TableofFigures"/>
        <w:tabs>
          <w:tab w:val="right" w:pos="360"/>
          <w:tab w:val="left" w:pos="960"/>
          <w:tab w:val="right" w:leader="dot" w:pos="7910"/>
        </w:tabs>
        <w:ind w:left="1200" w:hanging="1200"/>
        <w:rPr>
          <w:rFonts w:asciiTheme="minorHAnsi" w:hAnsiTheme="minorHAnsi"/>
          <w:noProof/>
          <w:sz w:val="22"/>
        </w:rPr>
      </w:pPr>
      <w:r w:rsidRPr="00885209">
        <w:rPr>
          <w:rStyle w:val="Hyperlink"/>
          <w:noProof/>
          <w:color w:val="auto"/>
          <w:u w:val="none"/>
        </w:rPr>
        <w:tab/>
      </w:r>
      <w:hyperlink w:anchor="_Toc456271091" w:history="1">
        <w:r w:rsidRPr="00885209">
          <w:rPr>
            <w:rStyle w:val="Hyperlink"/>
            <w:noProof/>
            <w:color w:val="auto"/>
            <w:u w:val="none"/>
          </w:rPr>
          <w:t>38</w:t>
        </w:r>
        <w:r w:rsidRPr="00885209">
          <w:rPr>
            <w:rStyle w:val="Hyperlink"/>
            <w:noProof/>
            <w:color w:val="auto"/>
            <w:u w:val="none"/>
          </w:rPr>
          <w:tab/>
          <w:t>Weekly morning bird counts conducted during the September – November 2014 telemetry study, Bill Williams River, Arizona</w:t>
        </w:r>
        <w:r>
          <w:rPr>
            <w:rStyle w:val="Hyperlink"/>
            <w:noProof/>
            <w:color w:val="auto"/>
            <w:u w:val="none"/>
          </w:rPr>
          <w:br/>
        </w:r>
        <w:r w:rsidRPr="00885209">
          <w:rPr>
            <w:rStyle w:val="Hyperlink"/>
            <w:noProof/>
            <w:color w:val="auto"/>
            <w:u w:val="none"/>
          </w:rPr>
          <w:t>(top), April – July 2015 telemetry study, Regional Park Moabi, California (middle), and December 2015 – February 2016</w:t>
        </w:r>
        <w:r>
          <w:rPr>
            <w:rStyle w:val="Hyperlink"/>
            <w:noProof/>
            <w:color w:val="auto"/>
            <w:u w:val="none"/>
          </w:rPr>
          <w:br/>
        </w:r>
        <w:r w:rsidRPr="00885209">
          <w:rPr>
            <w:rStyle w:val="Hyperlink"/>
            <w:noProof/>
            <w:color w:val="auto"/>
            <w:u w:val="none"/>
          </w:rPr>
          <w:t>telemetry study, Laughlin Lagoon, Nevada (bottom).</w:t>
        </w:r>
        <w:r w:rsidRPr="00885209">
          <w:rPr>
            <w:noProof/>
            <w:webHidden/>
          </w:rPr>
          <w:tab/>
        </w:r>
        <w:r w:rsidRPr="00885209">
          <w:rPr>
            <w:noProof/>
            <w:webHidden/>
          </w:rPr>
          <w:fldChar w:fldCharType="begin"/>
        </w:r>
        <w:r w:rsidRPr="00885209">
          <w:rPr>
            <w:noProof/>
            <w:webHidden/>
          </w:rPr>
          <w:instrText xml:space="preserve"> PAGEREF _Toc456271091 \h </w:instrText>
        </w:r>
        <w:r w:rsidRPr="00885209">
          <w:rPr>
            <w:noProof/>
            <w:webHidden/>
          </w:rPr>
        </w:r>
        <w:r w:rsidRPr="00885209">
          <w:rPr>
            <w:noProof/>
            <w:webHidden/>
          </w:rPr>
          <w:fldChar w:fldCharType="separate"/>
        </w:r>
        <w:r w:rsidR="001F1C7F">
          <w:rPr>
            <w:noProof/>
            <w:webHidden/>
          </w:rPr>
          <w:t>55</w:t>
        </w:r>
        <w:r w:rsidRPr="00885209">
          <w:rPr>
            <w:noProof/>
            <w:webHidden/>
          </w:rPr>
          <w:fldChar w:fldCharType="end"/>
        </w:r>
      </w:hyperlink>
    </w:p>
    <w:p w14:paraId="47FF6434" w14:textId="3DA063BF" w:rsidR="00885209" w:rsidRPr="00885209" w:rsidRDefault="00885209" w:rsidP="00885209">
      <w:pPr>
        <w:pStyle w:val="TableofFigures"/>
        <w:tabs>
          <w:tab w:val="right" w:pos="360"/>
          <w:tab w:val="left" w:pos="960"/>
          <w:tab w:val="right" w:leader="dot" w:pos="7910"/>
        </w:tabs>
        <w:ind w:left="1200" w:hanging="1200"/>
        <w:rPr>
          <w:rFonts w:asciiTheme="minorHAnsi" w:hAnsiTheme="minorHAnsi"/>
          <w:noProof/>
          <w:sz w:val="22"/>
        </w:rPr>
      </w:pPr>
      <w:r w:rsidRPr="00885209">
        <w:rPr>
          <w:rStyle w:val="Hyperlink"/>
          <w:noProof/>
          <w:color w:val="auto"/>
          <w:u w:val="none"/>
        </w:rPr>
        <w:tab/>
      </w:r>
      <w:hyperlink w:anchor="_Toc456271092" w:history="1">
        <w:r w:rsidRPr="00885209">
          <w:rPr>
            <w:rStyle w:val="Hyperlink"/>
            <w:noProof/>
            <w:color w:val="auto"/>
            <w:u w:val="none"/>
          </w:rPr>
          <w:t>39</w:t>
        </w:r>
        <w:r w:rsidRPr="00885209">
          <w:rPr>
            <w:rStyle w:val="Hyperlink"/>
            <w:noProof/>
            <w:color w:val="auto"/>
            <w:u w:val="none"/>
          </w:rPr>
          <w:tab/>
          <w:t>Deceased bonytail with talon markings discovered during the September – November</w:t>
        </w:r>
        <w:r>
          <w:rPr>
            <w:rStyle w:val="Hyperlink"/>
            <w:noProof/>
            <w:color w:val="auto"/>
            <w:u w:val="none"/>
          </w:rPr>
          <w:t xml:space="preserve"> 2014 bonytail telemetry study,</w:t>
        </w:r>
        <w:r>
          <w:rPr>
            <w:rStyle w:val="Hyperlink"/>
            <w:noProof/>
            <w:color w:val="auto"/>
            <w:u w:val="none"/>
          </w:rPr>
          <w:br/>
        </w:r>
        <w:r w:rsidRPr="00885209">
          <w:rPr>
            <w:rStyle w:val="Hyperlink"/>
            <w:noProof/>
            <w:color w:val="auto"/>
            <w:u w:val="none"/>
          </w:rPr>
          <w:t>Bill Williams River, Arizona.</w:t>
        </w:r>
        <w:r w:rsidRPr="00885209">
          <w:rPr>
            <w:noProof/>
            <w:webHidden/>
          </w:rPr>
          <w:tab/>
        </w:r>
        <w:r w:rsidRPr="00885209">
          <w:rPr>
            <w:noProof/>
            <w:webHidden/>
          </w:rPr>
          <w:fldChar w:fldCharType="begin"/>
        </w:r>
        <w:r w:rsidRPr="00885209">
          <w:rPr>
            <w:noProof/>
            <w:webHidden/>
          </w:rPr>
          <w:instrText xml:space="preserve"> PAGEREF _Toc456271092 \h </w:instrText>
        </w:r>
        <w:r w:rsidRPr="00885209">
          <w:rPr>
            <w:noProof/>
            <w:webHidden/>
          </w:rPr>
        </w:r>
        <w:r w:rsidRPr="00885209">
          <w:rPr>
            <w:noProof/>
            <w:webHidden/>
          </w:rPr>
          <w:fldChar w:fldCharType="separate"/>
        </w:r>
        <w:r w:rsidR="001F1C7F">
          <w:rPr>
            <w:noProof/>
            <w:webHidden/>
          </w:rPr>
          <w:t>56</w:t>
        </w:r>
        <w:r w:rsidRPr="00885209">
          <w:rPr>
            <w:noProof/>
            <w:webHidden/>
          </w:rPr>
          <w:fldChar w:fldCharType="end"/>
        </w:r>
      </w:hyperlink>
    </w:p>
    <w:p w14:paraId="2BB40C23" w14:textId="62A85E8C" w:rsidR="00885209" w:rsidRPr="00885209" w:rsidRDefault="00885209" w:rsidP="00885209">
      <w:pPr>
        <w:pStyle w:val="TableofFigures"/>
        <w:tabs>
          <w:tab w:val="right" w:pos="360"/>
          <w:tab w:val="left" w:pos="960"/>
          <w:tab w:val="right" w:leader="dot" w:pos="7910"/>
        </w:tabs>
        <w:ind w:left="1200" w:hanging="1200"/>
        <w:rPr>
          <w:rFonts w:asciiTheme="minorHAnsi" w:hAnsiTheme="minorHAnsi"/>
          <w:noProof/>
          <w:sz w:val="22"/>
        </w:rPr>
      </w:pPr>
      <w:r w:rsidRPr="00885209">
        <w:rPr>
          <w:rStyle w:val="Hyperlink"/>
          <w:noProof/>
          <w:color w:val="auto"/>
          <w:u w:val="none"/>
        </w:rPr>
        <w:tab/>
      </w:r>
      <w:hyperlink w:anchor="_Toc456271093" w:history="1">
        <w:r w:rsidR="00340D04">
          <w:rPr>
            <w:rStyle w:val="Hyperlink"/>
            <w:noProof/>
            <w:color w:val="auto"/>
            <w:u w:val="none"/>
          </w:rPr>
          <w:t>40</w:t>
        </w:r>
        <w:r w:rsidR="00340D04">
          <w:rPr>
            <w:rStyle w:val="Hyperlink"/>
            <w:noProof/>
            <w:color w:val="auto"/>
            <w:u w:val="none"/>
          </w:rPr>
          <w:tab/>
          <w:t>Great b</w:t>
        </w:r>
        <w:r w:rsidRPr="00885209">
          <w:rPr>
            <w:rStyle w:val="Hyperlink"/>
            <w:noProof/>
            <w:color w:val="auto"/>
            <w:u w:val="none"/>
          </w:rPr>
          <w:t xml:space="preserve">lue </w:t>
        </w:r>
        <w:r w:rsidR="00340D04">
          <w:rPr>
            <w:rStyle w:val="Hyperlink"/>
            <w:noProof/>
            <w:color w:val="auto"/>
            <w:u w:val="none"/>
          </w:rPr>
          <w:t>h</w:t>
        </w:r>
        <w:r w:rsidRPr="00885209">
          <w:rPr>
            <w:rStyle w:val="Hyperlink"/>
            <w:noProof/>
            <w:color w:val="auto"/>
            <w:u w:val="none"/>
          </w:rPr>
          <w:t xml:space="preserve">eron consuming a bonytail during the April – </w:t>
        </w:r>
        <w:r>
          <w:rPr>
            <w:rStyle w:val="Hyperlink"/>
            <w:noProof/>
            <w:color w:val="auto"/>
            <w:u w:val="none"/>
          </w:rPr>
          <w:br/>
        </w:r>
        <w:r w:rsidRPr="00885209">
          <w:rPr>
            <w:rStyle w:val="Hyperlink"/>
            <w:noProof/>
            <w:color w:val="auto"/>
            <w:u w:val="none"/>
          </w:rPr>
          <w:t>July 2015 bonytail teleme</w:t>
        </w:r>
        <w:r>
          <w:rPr>
            <w:rStyle w:val="Hyperlink"/>
            <w:noProof/>
            <w:color w:val="auto"/>
            <w:u w:val="none"/>
          </w:rPr>
          <w:t>try study, Regional Park Moabi,</w:t>
        </w:r>
        <w:r>
          <w:rPr>
            <w:rStyle w:val="Hyperlink"/>
            <w:noProof/>
            <w:color w:val="auto"/>
            <w:u w:val="none"/>
          </w:rPr>
          <w:br/>
        </w:r>
        <w:r w:rsidRPr="00885209">
          <w:rPr>
            <w:rStyle w:val="Hyperlink"/>
            <w:noProof/>
            <w:color w:val="auto"/>
            <w:u w:val="none"/>
          </w:rPr>
          <w:t>California.</w:t>
        </w:r>
        <w:r w:rsidRPr="00885209">
          <w:rPr>
            <w:noProof/>
            <w:webHidden/>
          </w:rPr>
          <w:tab/>
        </w:r>
        <w:r w:rsidRPr="00885209">
          <w:rPr>
            <w:noProof/>
            <w:webHidden/>
          </w:rPr>
          <w:fldChar w:fldCharType="begin"/>
        </w:r>
        <w:r w:rsidRPr="00885209">
          <w:rPr>
            <w:noProof/>
            <w:webHidden/>
          </w:rPr>
          <w:instrText xml:space="preserve"> PAGEREF _Toc456271093 \h </w:instrText>
        </w:r>
        <w:r w:rsidRPr="00885209">
          <w:rPr>
            <w:noProof/>
            <w:webHidden/>
          </w:rPr>
        </w:r>
        <w:r w:rsidRPr="00885209">
          <w:rPr>
            <w:noProof/>
            <w:webHidden/>
          </w:rPr>
          <w:fldChar w:fldCharType="separate"/>
        </w:r>
        <w:r w:rsidR="001F1C7F">
          <w:rPr>
            <w:noProof/>
            <w:webHidden/>
          </w:rPr>
          <w:t>56</w:t>
        </w:r>
        <w:r w:rsidRPr="00885209">
          <w:rPr>
            <w:noProof/>
            <w:webHidden/>
          </w:rPr>
          <w:fldChar w:fldCharType="end"/>
        </w:r>
      </w:hyperlink>
    </w:p>
    <w:p w14:paraId="35426E1C" w14:textId="1C925DF1" w:rsidR="00885209" w:rsidRPr="00885209" w:rsidRDefault="00885209" w:rsidP="00885209">
      <w:pPr>
        <w:pStyle w:val="TableofFigures"/>
        <w:tabs>
          <w:tab w:val="right" w:pos="360"/>
          <w:tab w:val="left" w:pos="960"/>
          <w:tab w:val="right" w:leader="dot" w:pos="7910"/>
        </w:tabs>
        <w:ind w:left="1200" w:hanging="1200"/>
        <w:rPr>
          <w:rFonts w:asciiTheme="minorHAnsi" w:hAnsiTheme="minorHAnsi"/>
          <w:noProof/>
          <w:sz w:val="22"/>
        </w:rPr>
      </w:pPr>
      <w:r w:rsidRPr="00885209">
        <w:rPr>
          <w:rStyle w:val="Hyperlink"/>
          <w:noProof/>
          <w:color w:val="auto"/>
          <w:u w:val="none"/>
        </w:rPr>
        <w:tab/>
      </w:r>
      <w:hyperlink w:anchor="_Toc456271094" w:history="1">
        <w:r w:rsidRPr="00885209">
          <w:rPr>
            <w:rStyle w:val="Hyperlink"/>
            <w:noProof/>
            <w:color w:val="auto"/>
            <w:u w:val="none"/>
          </w:rPr>
          <w:t>41</w:t>
        </w:r>
        <w:r w:rsidRPr="00885209">
          <w:rPr>
            <w:rStyle w:val="Hyperlink"/>
            <w:noProof/>
            <w:color w:val="auto"/>
            <w:u w:val="none"/>
          </w:rPr>
          <w:tab/>
          <w:t>Trail camera footage of a double</w:t>
        </w:r>
        <w:r>
          <w:rPr>
            <w:rStyle w:val="Hyperlink"/>
            <w:noProof/>
            <w:color w:val="auto"/>
            <w:u w:val="none"/>
          </w:rPr>
          <w:t>-crested cormorant fishing (A)</w:t>
        </w:r>
        <w:r w:rsidR="00473A85">
          <w:rPr>
            <w:rStyle w:val="Hyperlink"/>
            <w:noProof/>
            <w:color w:val="auto"/>
            <w:u w:val="none"/>
          </w:rPr>
          <w:t>;</w:t>
        </w:r>
        <w:r>
          <w:rPr>
            <w:rStyle w:val="Hyperlink"/>
            <w:noProof/>
            <w:color w:val="auto"/>
            <w:u w:val="none"/>
          </w:rPr>
          <w:br/>
        </w:r>
        <w:r w:rsidRPr="00885209">
          <w:rPr>
            <w:rStyle w:val="Hyperlink"/>
            <w:noProof/>
            <w:color w:val="auto"/>
            <w:u w:val="none"/>
          </w:rPr>
          <w:t>birds attracted to the Bill Williams River NWR boat launch after bonytail stocking in the morning of December 11, 2014 (B)</w:t>
        </w:r>
        <w:r w:rsidR="00473A85">
          <w:rPr>
            <w:rStyle w:val="Hyperlink"/>
            <w:noProof/>
            <w:color w:val="auto"/>
            <w:u w:val="none"/>
          </w:rPr>
          <w:t>; a</w:t>
        </w:r>
        <w:r w:rsidR="00473A85">
          <w:rPr>
            <w:rStyle w:val="Hyperlink"/>
            <w:noProof/>
            <w:color w:val="auto"/>
            <w:u w:val="none"/>
          </w:rPr>
          <w:br/>
          <w:t>g</w:t>
        </w:r>
        <w:r w:rsidRPr="00885209">
          <w:rPr>
            <w:rStyle w:val="Hyperlink"/>
            <w:noProof/>
            <w:color w:val="auto"/>
            <w:u w:val="none"/>
          </w:rPr>
          <w:t xml:space="preserve">reat </w:t>
        </w:r>
        <w:r w:rsidR="00473A85">
          <w:rPr>
            <w:rStyle w:val="Hyperlink"/>
            <w:noProof/>
            <w:color w:val="auto"/>
            <w:u w:val="none"/>
          </w:rPr>
          <w:t>b</w:t>
        </w:r>
        <w:r w:rsidRPr="00885209">
          <w:rPr>
            <w:rStyle w:val="Hyperlink"/>
            <w:noProof/>
            <w:color w:val="auto"/>
            <w:u w:val="none"/>
          </w:rPr>
          <w:t xml:space="preserve">lue </w:t>
        </w:r>
        <w:r w:rsidR="00473A85">
          <w:rPr>
            <w:rStyle w:val="Hyperlink"/>
            <w:noProof/>
            <w:color w:val="auto"/>
            <w:u w:val="none"/>
          </w:rPr>
          <w:t>h</w:t>
        </w:r>
        <w:r w:rsidRPr="00885209">
          <w:rPr>
            <w:rStyle w:val="Hyperlink"/>
            <w:noProof/>
            <w:color w:val="auto"/>
            <w:u w:val="none"/>
          </w:rPr>
          <w:t>eron at the cattail islands (C) during the September – November 2014 bonytail telemetry study, Bill Williams River, Arizona</w:t>
        </w:r>
        <w:r w:rsidR="00473A85">
          <w:rPr>
            <w:rStyle w:val="Hyperlink"/>
            <w:noProof/>
            <w:color w:val="auto"/>
            <w:u w:val="none"/>
          </w:rPr>
          <w:t>;</w:t>
        </w:r>
        <w:r w:rsidRPr="00885209">
          <w:rPr>
            <w:rStyle w:val="Hyperlink"/>
            <w:noProof/>
            <w:color w:val="auto"/>
            <w:u w:val="none"/>
          </w:rPr>
          <w:t xml:space="preserve"> and a great blue heron</w:t>
        </w:r>
        <w:r>
          <w:rPr>
            <w:rStyle w:val="Hyperlink"/>
            <w:noProof/>
            <w:color w:val="auto"/>
            <w:u w:val="none"/>
          </w:rPr>
          <w:t xml:space="preserve"> standing (D) and in flight (E)</w:t>
        </w:r>
        <w:r>
          <w:rPr>
            <w:rStyle w:val="Hyperlink"/>
            <w:noProof/>
            <w:color w:val="auto"/>
            <w:u w:val="none"/>
          </w:rPr>
          <w:br/>
        </w:r>
        <w:r w:rsidRPr="00885209">
          <w:rPr>
            <w:rStyle w:val="Hyperlink"/>
            <w:noProof/>
            <w:color w:val="auto"/>
            <w:u w:val="none"/>
          </w:rPr>
          <w:t xml:space="preserve">near the release site during </w:t>
        </w:r>
        <w:r>
          <w:rPr>
            <w:rStyle w:val="Hyperlink"/>
            <w:noProof/>
            <w:color w:val="auto"/>
            <w:u w:val="none"/>
          </w:rPr>
          <w:t>the April – July 2015 telemetry</w:t>
        </w:r>
        <w:r>
          <w:rPr>
            <w:rStyle w:val="Hyperlink"/>
            <w:noProof/>
            <w:color w:val="auto"/>
            <w:u w:val="none"/>
          </w:rPr>
          <w:br/>
        </w:r>
        <w:r w:rsidRPr="00885209">
          <w:rPr>
            <w:rStyle w:val="Hyperlink"/>
            <w:noProof/>
            <w:color w:val="auto"/>
            <w:u w:val="none"/>
          </w:rPr>
          <w:t>study, Regional Park Moabi, California.</w:t>
        </w:r>
        <w:r w:rsidRPr="00885209">
          <w:rPr>
            <w:noProof/>
            <w:webHidden/>
          </w:rPr>
          <w:tab/>
        </w:r>
        <w:r w:rsidRPr="00885209">
          <w:rPr>
            <w:noProof/>
            <w:webHidden/>
          </w:rPr>
          <w:fldChar w:fldCharType="begin"/>
        </w:r>
        <w:r w:rsidRPr="00885209">
          <w:rPr>
            <w:noProof/>
            <w:webHidden/>
          </w:rPr>
          <w:instrText xml:space="preserve"> PAGEREF _Toc456271094 \h </w:instrText>
        </w:r>
        <w:r w:rsidRPr="00885209">
          <w:rPr>
            <w:noProof/>
            <w:webHidden/>
          </w:rPr>
        </w:r>
        <w:r w:rsidRPr="00885209">
          <w:rPr>
            <w:noProof/>
            <w:webHidden/>
          </w:rPr>
          <w:fldChar w:fldCharType="separate"/>
        </w:r>
        <w:r w:rsidR="001F1C7F">
          <w:rPr>
            <w:noProof/>
            <w:webHidden/>
          </w:rPr>
          <w:t>57</w:t>
        </w:r>
        <w:r w:rsidRPr="00885209">
          <w:rPr>
            <w:noProof/>
            <w:webHidden/>
          </w:rPr>
          <w:fldChar w:fldCharType="end"/>
        </w:r>
      </w:hyperlink>
    </w:p>
    <w:p w14:paraId="50870861" w14:textId="0DCB2239" w:rsidR="00885209" w:rsidRPr="00885209" w:rsidRDefault="00885209" w:rsidP="00885209">
      <w:pPr>
        <w:pStyle w:val="TableofFigures"/>
        <w:tabs>
          <w:tab w:val="right" w:pos="360"/>
          <w:tab w:val="left" w:pos="960"/>
          <w:tab w:val="right" w:leader="dot" w:pos="7910"/>
        </w:tabs>
        <w:ind w:left="1200" w:hanging="1200"/>
        <w:rPr>
          <w:rFonts w:asciiTheme="minorHAnsi" w:hAnsiTheme="minorHAnsi"/>
          <w:noProof/>
          <w:sz w:val="22"/>
        </w:rPr>
      </w:pPr>
      <w:r w:rsidRPr="00885209">
        <w:rPr>
          <w:rStyle w:val="Hyperlink"/>
          <w:noProof/>
          <w:color w:val="auto"/>
          <w:u w:val="none"/>
        </w:rPr>
        <w:tab/>
      </w:r>
      <w:hyperlink w:anchor="_Toc456271095" w:history="1">
        <w:r w:rsidRPr="00885209">
          <w:rPr>
            <w:rStyle w:val="Hyperlink"/>
            <w:noProof/>
            <w:color w:val="auto"/>
            <w:u w:val="none"/>
          </w:rPr>
          <w:t>42</w:t>
        </w:r>
        <w:r w:rsidRPr="00885209">
          <w:rPr>
            <w:rStyle w:val="Hyperlink"/>
            <w:noProof/>
            <w:color w:val="auto"/>
            <w:u w:val="none"/>
          </w:rPr>
          <w:tab/>
          <w:t>Turbidity (NTU) readings ta</w:t>
        </w:r>
        <w:r>
          <w:rPr>
            <w:rStyle w:val="Hyperlink"/>
            <w:noProof/>
            <w:color w:val="auto"/>
            <w:u w:val="none"/>
          </w:rPr>
          <w:t>ken October 2 (top), October 23</w:t>
        </w:r>
        <w:r>
          <w:rPr>
            <w:rStyle w:val="Hyperlink"/>
            <w:noProof/>
            <w:color w:val="auto"/>
            <w:u w:val="none"/>
          </w:rPr>
          <w:br/>
        </w:r>
        <w:r w:rsidRPr="00885209">
          <w:rPr>
            <w:rStyle w:val="Hyperlink"/>
            <w:noProof/>
            <w:color w:val="auto"/>
            <w:u w:val="none"/>
          </w:rPr>
          <w:t>(middle), and November 19 (bottom), 2014</w:t>
        </w:r>
        <w:r w:rsidR="00473A85">
          <w:rPr>
            <w:rStyle w:val="Hyperlink"/>
            <w:noProof/>
            <w:color w:val="auto"/>
            <w:u w:val="none"/>
          </w:rPr>
          <w:t>,</w:t>
        </w:r>
        <w:r w:rsidRPr="00885209">
          <w:rPr>
            <w:rStyle w:val="Hyperlink"/>
            <w:noProof/>
            <w:color w:val="auto"/>
            <w:u w:val="none"/>
          </w:rPr>
          <w:t xml:space="preserve"> beginning in the upstream-most watercraft accessible portions of</w:t>
        </w:r>
        <w:r w:rsidR="00473A85">
          <w:rPr>
            <w:rStyle w:val="Hyperlink"/>
            <w:noProof/>
            <w:color w:val="auto"/>
            <w:u w:val="none"/>
          </w:rPr>
          <w:t xml:space="preserve"> the Bill Williams River (w</w:t>
        </w:r>
        <w:r w:rsidRPr="00885209">
          <w:rPr>
            <w:rStyle w:val="Hyperlink"/>
            <w:noProof/>
            <w:color w:val="auto"/>
            <w:u w:val="none"/>
          </w:rPr>
          <w:t xml:space="preserve">ater sample site 1) and ending outside of the refuge boundary for </w:t>
        </w:r>
        <w:r w:rsidR="00725366">
          <w:rPr>
            <w:rStyle w:val="Hyperlink"/>
            <w:noProof/>
            <w:color w:val="auto"/>
            <w:u w:val="none"/>
          </w:rPr>
          <w:t xml:space="preserve">the </w:t>
        </w:r>
        <w:r w:rsidRPr="00885209">
          <w:rPr>
            <w:rStyle w:val="Hyperlink"/>
            <w:noProof/>
            <w:color w:val="auto"/>
            <w:u w:val="none"/>
          </w:rPr>
          <w:t>Bill Wi</w:t>
        </w:r>
        <w:r w:rsidR="00725366">
          <w:rPr>
            <w:rStyle w:val="Hyperlink"/>
            <w:noProof/>
            <w:color w:val="auto"/>
            <w:u w:val="none"/>
          </w:rPr>
          <w:t>lliams River NWR, Bill Williams</w:t>
        </w:r>
        <w:r w:rsidR="00725366">
          <w:rPr>
            <w:rStyle w:val="Hyperlink"/>
            <w:noProof/>
            <w:color w:val="auto"/>
            <w:u w:val="none"/>
          </w:rPr>
          <w:br/>
        </w:r>
        <w:r w:rsidRPr="00885209">
          <w:rPr>
            <w:rStyle w:val="Hyperlink"/>
            <w:noProof/>
            <w:color w:val="auto"/>
            <w:u w:val="none"/>
          </w:rPr>
          <w:t>River, Arizona; see figure 7.</w:t>
        </w:r>
        <w:r w:rsidRPr="00885209">
          <w:rPr>
            <w:noProof/>
            <w:webHidden/>
          </w:rPr>
          <w:tab/>
        </w:r>
        <w:r w:rsidRPr="00885209">
          <w:rPr>
            <w:noProof/>
            <w:webHidden/>
          </w:rPr>
          <w:fldChar w:fldCharType="begin"/>
        </w:r>
        <w:r w:rsidRPr="00885209">
          <w:rPr>
            <w:noProof/>
            <w:webHidden/>
          </w:rPr>
          <w:instrText xml:space="preserve"> PAGEREF _Toc456271095 \h </w:instrText>
        </w:r>
        <w:r w:rsidRPr="00885209">
          <w:rPr>
            <w:noProof/>
            <w:webHidden/>
          </w:rPr>
        </w:r>
        <w:r w:rsidRPr="00885209">
          <w:rPr>
            <w:noProof/>
            <w:webHidden/>
          </w:rPr>
          <w:fldChar w:fldCharType="separate"/>
        </w:r>
        <w:r w:rsidR="001F1C7F">
          <w:rPr>
            <w:noProof/>
            <w:webHidden/>
          </w:rPr>
          <w:t>58</w:t>
        </w:r>
        <w:r w:rsidRPr="00885209">
          <w:rPr>
            <w:noProof/>
            <w:webHidden/>
          </w:rPr>
          <w:fldChar w:fldCharType="end"/>
        </w:r>
      </w:hyperlink>
    </w:p>
    <w:p w14:paraId="36F56CEC" w14:textId="77777777" w:rsidR="00453CE5" w:rsidRPr="00885209" w:rsidRDefault="00885209" w:rsidP="00885209">
      <w:pPr>
        <w:tabs>
          <w:tab w:val="right" w:pos="360"/>
          <w:tab w:val="left" w:pos="960"/>
        </w:tabs>
        <w:ind w:left="1200" w:hanging="1200"/>
      </w:pPr>
      <w:r w:rsidRPr="00885209">
        <w:fldChar w:fldCharType="end"/>
      </w:r>
    </w:p>
    <w:p w14:paraId="48E187D9" w14:textId="397B82C6" w:rsidR="00885209" w:rsidRDefault="00885209">
      <w:r>
        <w:br w:type="page"/>
      </w:r>
    </w:p>
    <w:p w14:paraId="19FCE6D8" w14:textId="77777777" w:rsidR="00885209" w:rsidRPr="00300C2E" w:rsidRDefault="00885209" w:rsidP="00885209">
      <w:pPr>
        <w:rPr>
          <w:rFonts w:ascii="Arial" w:hAnsi="Arial" w:cs="Arial"/>
          <w:b/>
          <w:sz w:val="28"/>
          <w:szCs w:val="28"/>
        </w:rPr>
      </w:pPr>
      <w:r>
        <w:rPr>
          <w:rFonts w:ascii="Arial" w:hAnsi="Arial" w:cs="Arial"/>
          <w:b/>
          <w:sz w:val="28"/>
          <w:szCs w:val="28"/>
        </w:rPr>
        <w:lastRenderedPageBreak/>
        <w:t>Attachments</w:t>
      </w:r>
    </w:p>
    <w:p w14:paraId="16309B27" w14:textId="77777777" w:rsidR="00885209" w:rsidRDefault="00885209" w:rsidP="00885209"/>
    <w:p w14:paraId="61BCE0DC" w14:textId="77777777" w:rsidR="00885209" w:rsidRDefault="00885209" w:rsidP="00885209">
      <w:pPr>
        <w:tabs>
          <w:tab w:val="right" w:pos="7920"/>
        </w:tabs>
        <w:rPr>
          <w:rFonts w:ascii="Arial" w:hAnsi="Arial" w:cs="Arial"/>
          <w:sz w:val="22"/>
          <w:szCs w:val="22"/>
        </w:rPr>
      </w:pPr>
      <w:r>
        <w:rPr>
          <w:rFonts w:ascii="Arial" w:hAnsi="Arial" w:cs="Arial"/>
          <w:sz w:val="22"/>
          <w:szCs w:val="22"/>
        </w:rPr>
        <w:t>Attachment</w:t>
      </w:r>
    </w:p>
    <w:p w14:paraId="5254CB02" w14:textId="77777777" w:rsidR="003F3DAC" w:rsidRPr="00C05F20" w:rsidRDefault="003F3DAC" w:rsidP="003F3DAC">
      <w:pPr>
        <w:tabs>
          <w:tab w:val="right" w:pos="600"/>
          <w:tab w:val="left" w:pos="1320"/>
        </w:tabs>
        <w:ind w:left="1200" w:hanging="1200"/>
      </w:pPr>
    </w:p>
    <w:p w14:paraId="66181D96" w14:textId="19AEEAA0" w:rsidR="00E31E6D" w:rsidRDefault="00E31E6D" w:rsidP="00E31E6D">
      <w:pPr>
        <w:pStyle w:val="TableofFigures"/>
        <w:tabs>
          <w:tab w:val="right" w:pos="600"/>
          <w:tab w:val="left" w:pos="1560"/>
          <w:tab w:val="right" w:leader="dot" w:pos="7910"/>
        </w:tabs>
        <w:ind w:left="1560" w:hanging="1560"/>
        <w:rPr>
          <w:rStyle w:val="Hyperlink"/>
          <w:noProof/>
          <w:color w:val="auto"/>
          <w:u w:val="none"/>
        </w:rPr>
      </w:pPr>
      <w:r w:rsidRPr="00E31E6D">
        <w:tab/>
        <w:t>1</w:t>
      </w:r>
      <w:r w:rsidRPr="00E31E6D">
        <w:tab/>
      </w:r>
      <w:r w:rsidR="00885209" w:rsidRPr="00E31E6D">
        <w:fldChar w:fldCharType="begin"/>
      </w:r>
      <w:r w:rsidR="00885209" w:rsidRPr="00E31E6D">
        <w:instrText xml:space="preserve"> TOC \h \z \t "Attachment-title" \c </w:instrText>
      </w:r>
      <w:r w:rsidR="00885209" w:rsidRPr="00E31E6D">
        <w:fldChar w:fldCharType="separate"/>
      </w:r>
      <w:hyperlink w:anchor="_Toc456271822" w:history="1">
        <w:r w:rsidRPr="00E31E6D">
          <w:rPr>
            <w:rStyle w:val="Hyperlink"/>
            <w:noProof/>
            <w:color w:val="auto"/>
            <w:u w:val="none"/>
          </w:rPr>
          <w:t xml:space="preserve">Individual Fish Narratives for </w:t>
        </w:r>
        <w:r w:rsidR="00B00C57">
          <w:rPr>
            <w:rStyle w:val="Hyperlink"/>
            <w:noProof/>
            <w:color w:val="auto"/>
            <w:u w:val="none"/>
          </w:rPr>
          <w:t xml:space="preserve">the </w:t>
        </w:r>
        <w:r w:rsidRPr="00E31E6D">
          <w:rPr>
            <w:rStyle w:val="Hyperlink"/>
            <w:noProof/>
            <w:color w:val="auto"/>
            <w:u w:val="none"/>
          </w:rPr>
          <w:t>September – November 2014 Bonytail Telemetry</w:t>
        </w:r>
      </w:hyperlink>
      <w:r w:rsidR="00B00C57">
        <w:rPr>
          <w:rStyle w:val="Hyperlink"/>
          <w:noProof/>
          <w:color w:val="auto"/>
          <w:u w:val="none"/>
        </w:rPr>
        <w:t xml:space="preserve"> Study</w:t>
      </w:r>
    </w:p>
    <w:p w14:paraId="61B33C23" w14:textId="77777777" w:rsidR="00E31E6D" w:rsidRPr="00E31E6D" w:rsidRDefault="00E31E6D" w:rsidP="00E31E6D"/>
    <w:p w14:paraId="5DBEA758" w14:textId="4C1CDA0A" w:rsidR="00E31E6D" w:rsidRDefault="00E31E6D" w:rsidP="00E31E6D">
      <w:pPr>
        <w:pStyle w:val="TableofFigures"/>
        <w:tabs>
          <w:tab w:val="right" w:pos="600"/>
          <w:tab w:val="left" w:pos="1560"/>
          <w:tab w:val="right" w:leader="dot" w:pos="7910"/>
        </w:tabs>
        <w:ind w:left="1560" w:hanging="1560"/>
        <w:rPr>
          <w:rStyle w:val="Hyperlink"/>
          <w:noProof/>
          <w:color w:val="auto"/>
          <w:u w:val="none"/>
        </w:rPr>
      </w:pPr>
      <w:r w:rsidRPr="00E31E6D">
        <w:rPr>
          <w:rStyle w:val="Hyperlink"/>
          <w:noProof/>
          <w:color w:val="auto"/>
          <w:u w:val="none"/>
        </w:rPr>
        <w:tab/>
        <w:t>2</w:t>
      </w:r>
      <w:r w:rsidRPr="00E31E6D">
        <w:rPr>
          <w:rStyle w:val="Hyperlink"/>
          <w:noProof/>
          <w:color w:val="auto"/>
          <w:u w:val="none"/>
        </w:rPr>
        <w:tab/>
      </w:r>
      <w:hyperlink w:anchor="_Toc456271823" w:history="1">
        <w:r w:rsidRPr="00E31E6D">
          <w:rPr>
            <w:rStyle w:val="Hyperlink"/>
            <w:noProof/>
            <w:color w:val="auto"/>
            <w:u w:val="none"/>
          </w:rPr>
          <w:t xml:space="preserve">Individual Fish Narratives for </w:t>
        </w:r>
        <w:r w:rsidR="00B00C57">
          <w:rPr>
            <w:rStyle w:val="Hyperlink"/>
            <w:noProof/>
            <w:color w:val="auto"/>
            <w:u w:val="none"/>
          </w:rPr>
          <w:t xml:space="preserve">the </w:t>
        </w:r>
        <w:r w:rsidRPr="00E31E6D">
          <w:rPr>
            <w:rStyle w:val="Hyperlink"/>
            <w:noProof/>
            <w:color w:val="auto"/>
            <w:u w:val="none"/>
          </w:rPr>
          <w:t>April – May 2015 Bonytail Telemetry</w:t>
        </w:r>
      </w:hyperlink>
      <w:r w:rsidR="00B00C57">
        <w:rPr>
          <w:rStyle w:val="Hyperlink"/>
          <w:noProof/>
          <w:color w:val="auto"/>
          <w:u w:val="none"/>
        </w:rPr>
        <w:t xml:space="preserve"> Study</w:t>
      </w:r>
    </w:p>
    <w:p w14:paraId="5A489FB5" w14:textId="77777777" w:rsidR="00E31E6D" w:rsidRPr="00E31E6D" w:rsidRDefault="00E31E6D" w:rsidP="00E31E6D"/>
    <w:p w14:paraId="4F90E0A1" w14:textId="471E8761" w:rsidR="00E31E6D" w:rsidRDefault="00E31E6D" w:rsidP="00E31E6D">
      <w:pPr>
        <w:pStyle w:val="TableofFigures"/>
        <w:tabs>
          <w:tab w:val="right" w:pos="600"/>
          <w:tab w:val="left" w:pos="1560"/>
          <w:tab w:val="right" w:leader="dot" w:pos="7910"/>
        </w:tabs>
        <w:ind w:left="1560" w:hanging="1560"/>
        <w:rPr>
          <w:rStyle w:val="Hyperlink"/>
          <w:noProof/>
          <w:color w:val="auto"/>
          <w:u w:val="none"/>
        </w:rPr>
      </w:pPr>
      <w:r w:rsidRPr="00E31E6D">
        <w:rPr>
          <w:rStyle w:val="Hyperlink"/>
          <w:noProof/>
          <w:color w:val="auto"/>
          <w:u w:val="none"/>
        </w:rPr>
        <w:tab/>
        <w:t>3</w:t>
      </w:r>
      <w:r w:rsidRPr="00E31E6D">
        <w:rPr>
          <w:rStyle w:val="Hyperlink"/>
          <w:noProof/>
          <w:color w:val="auto"/>
          <w:u w:val="none"/>
        </w:rPr>
        <w:tab/>
      </w:r>
      <w:hyperlink w:anchor="_Toc456271824" w:history="1">
        <w:r w:rsidRPr="00E31E6D">
          <w:rPr>
            <w:rStyle w:val="Hyperlink"/>
            <w:noProof/>
            <w:color w:val="auto"/>
            <w:u w:val="none"/>
          </w:rPr>
          <w:t xml:space="preserve">Individual Fish Narratives for </w:t>
        </w:r>
        <w:r w:rsidR="00B00C57">
          <w:rPr>
            <w:rStyle w:val="Hyperlink"/>
            <w:noProof/>
            <w:color w:val="auto"/>
            <w:u w:val="none"/>
          </w:rPr>
          <w:t xml:space="preserve">the </w:t>
        </w:r>
        <w:r w:rsidRPr="00E31E6D">
          <w:rPr>
            <w:rStyle w:val="Hyperlink"/>
            <w:noProof/>
            <w:color w:val="auto"/>
            <w:u w:val="none"/>
          </w:rPr>
          <w:t>December 2015 – March 2016 Bonytail Telemetry</w:t>
        </w:r>
      </w:hyperlink>
      <w:r w:rsidR="00B00C57">
        <w:rPr>
          <w:rStyle w:val="Hyperlink"/>
          <w:noProof/>
          <w:color w:val="auto"/>
          <w:u w:val="none"/>
        </w:rPr>
        <w:t xml:space="preserve"> Study</w:t>
      </w:r>
    </w:p>
    <w:p w14:paraId="2F23C3F0" w14:textId="77777777" w:rsidR="00E31E6D" w:rsidRPr="00E31E6D" w:rsidRDefault="00E31E6D" w:rsidP="00E31E6D"/>
    <w:p w14:paraId="2A50B1C7" w14:textId="0925DC31" w:rsidR="00453CE5" w:rsidRDefault="00885209" w:rsidP="00E31E6D">
      <w:pPr>
        <w:tabs>
          <w:tab w:val="right" w:pos="600"/>
          <w:tab w:val="left" w:pos="1560"/>
        </w:tabs>
        <w:ind w:left="1560" w:hanging="1560"/>
      </w:pPr>
      <w:r w:rsidRPr="00E31E6D">
        <w:fldChar w:fldCharType="end"/>
      </w:r>
    </w:p>
    <w:p w14:paraId="74C0E74C" w14:textId="77777777" w:rsidR="00453CE5" w:rsidRPr="006640D3" w:rsidRDefault="00453CE5" w:rsidP="00FF0188">
      <w:pPr>
        <w:sectPr w:rsidR="00453CE5" w:rsidRPr="006640D3" w:rsidSect="00453CE5">
          <w:footerReference w:type="default" r:id="rId33"/>
          <w:footerReference w:type="first" r:id="rId34"/>
          <w:type w:val="oddPage"/>
          <w:pgSz w:w="12240" w:h="15840" w:code="1"/>
          <w:pgMar w:top="1440" w:right="2160" w:bottom="1440" w:left="2160" w:header="720" w:footer="720" w:gutter="0"/>
          <w:pgNumType w:fmt="lowerRoman" w:start="1"/>
          <w:cols w:space="720"/>
          <w:titlePg/>
          <w:docGrid w:linePitch="360"/>
        </w:sectPr>
      </w:pPr>
    </w:p>
    <w:p w14:paraId="27763DCE" w14:textId="77777777" w:rsidR="00D83324" w:rsidRDefault="00D83324" w:rsidP="00D83324">
      <w:pPr>
        <w:pStyle w:val="Heading1"/>
      </w:pPr>
      <w:bookmarkStart w:id="4" w:name="_Toc406749980"/>
      <w:bookmarkStart w:id="5" w:name="_Toc429644778"/>
      <w:bookmarkStart w:id="6" w:name="_Toc456938165"/>
      <w:r>
        <w:lastRenderedPageBreak/>
        <w:t>Executive Summary</w:t>
      </w:r>
      <w:bookmarkEnd w:id="4"/>
      <w:bookmarkEnd w:id="5"/>
      <w:bookmarkEnd w:id="6"/>
    </w:p>
    <w:p w14:paraId="7E2DD096" w14:textId="77777777" w:rsidR="00D83324" w:rsidRDefault="00D83324" w:rsidP="00D83324"/>
    <w:p w14:paraId="53B38B21" w14:textId="5DB0781D" w:rsidR="0087272C" w:rsidRDefault="00FB4772" w:rsidP="001B318F">
      <w:r>
        <w:t>The b</w:t>
      </w:r>
      <w:r w:rsidR="0087272C" w:rsidRPr="00CD1A49">
        <w:t>onytail (</w:t>
      </w:r>
      <w:r w:rsidR="0087272C" w:rsidRPr="00CD1A49">
        <w:rPr>
          <w:i/>
        </w:rPr>
        <w:t>Gila elegans</w:t>
      </w:r>
      <w:r w:rsidR="0087272C">
        <w:t xml:space="preserve">), federally listed as endangered, is </w:t>
      </w:r>
      <w:r w:rsidR="0087272C" w:rsidRPr="00CD1A49">
        <w:t>considered functionally extirpa</w:t>
      </w:r>
      <w:r w:rsidR="0087272C">
        <w:t>ted from its historical range</w:t>
      </w:r>
      <w:r>
        <w:t>,</w:t>
      </w:r>
      <w:r w:rsidR="0087272C">
        <w:t xml:space="preserve"> and its presence</w:t>
      </w:r>
      <w:r w:rsidR="0087272C" w:rsidRPr="00CD1A49">
        <w:t xml:space="preserve"> in the Colorado River </w:t>
      </w:r>
      <w:r w:rsidR="0087272C">
        <w:t>B</w:t>
      </w:r>
      <w:r w:rsidR="0087272C" w:rsidRPr="00CD1A49">
        <w:t>asin now relies entirely on stocking programs</w:t>
      </w:r>
      <w:r w:rsidR="00A96E71">
        <w:t xml:space="preserve">.  </w:t>
      </w:r>
      <w:r w:rsidR="0087272C" w:rsidRPr="00CD1A49">
        <w:t>Lake Havasu, Arizona, California, and Nevada, is one of the</w:t>
      </w:r>
      <w:r w:rsidR="0087272C">
        <w:t xml:space="preserve"> few</w:t>
      </w:r>
      <w:r w:rsidR="0087272C" w:rsidRPr="00CD1A49">
        <w:t xml:space="preserve"> release locations </w:t>
      </w:r>
      <w:r w:rsidR="0087272C">
        <w:t xml:space="preserve">for hatchery fish </w:t>
      </w:r>
      <w:r w:rsidR="0087272C" w:rsidRPr="00CD1A49">
        <w:t xml:space="preserve">and sites where </w:t>
      </w:r>
      <w:r w:rsidR="0087272C">
        <w:t xml:space="preserve">stocked </w:t>
      </w:r>
      <w:r w:rsidR="0087272C" w:rsidRPr="00CD1A49">
        <w:t>individuals are occasionally captured</w:t>
      </w:r>
      <w:r w:rsidR="00A96E71">
        <w:t xml:space="preserve">.  </w:t>
      </w:r>
      <w:r w:rsidR="0087272C">
        <w:t>I</w:t>
      </w:r>
      <w:r w:rsidR="0087272C" w:rsidRPr="00CD1A49">
        <w:t>nformation regarding the basic ecology of this species is limited to past field obs</w:t>
      </w:r>
      <w:r w:rsidR="00851D7F">
        <w:t>ervations and a small number of </w:t>
      </w:r>
      <w:r w:rsidR="0087272C" w:rsidRPr="00CD1A49">
        <w:t xml:space="preserve">telemetry projects in </w:t>
      </w:r>
      <w:r w:rsidR="0087272C">
        <w:t>the basin</w:t>
      </w:r>
      <w:r w:rsidR="00A96E71">
        <w:t xml:space="preserve">.  </w:t>
      </w:r>
      <w:r w:rsidR="0087272C">
        <w:t>The result is</w:t>
      </w:r>
      <w:r w:rsidR="0087272C" w:rsidRPr="00CD1A49">
        <w:t xml:space="preserve"> a </w:t>
      </w:r>
      <w:r w:rsidR="0087272C">
        <w:t xml:space="preserve">general </w:t>
      </w:r>
      <w:r w:rsidR="0087272C" w:rsidRPr="00CD1A49">
        <w:t>lack of knowledge regarding how to better inform managers of the post-stocking fate and habitat use of hatchery-reared bonytail</w:t>
      </w:r>
      <w:r w:rsidR="0087272C">
        <w:t xml:space="preserve"> and of practical measures to increase the survival of stocked fish</w:t>
      </w:r>
      <w:r w:rsidR="0087272C" w:rsidRPr="00CD1A49">
        <w:t>.</w:t>
      </w:r>
    </w:p>
    <w:p w14:paraId="29ED5FE3" w14:textId="77777777" w:rsidR="0087272C" w:rsidRDefault="0087272C" w:rsidP="001B318F"/>
    <w:p w14:paraId="12843FD0" w14:textId="56B4E7A0" w:rsidR="0087272C" w:rsidRDefault="00F03559" w:rsidP="001B318F">
      <w:ins w:id="7" w:author="Lantow, Jeffrey C" w:date="2016-08-09T13:09:00Z">
        <w:r>
          <w:t>A</w:t>
        </w:r>
        <w:r w:rsidRPr="005F275F">
          <w:t xml:space="preserve"> multi-year research project </w:t>
        </w:r>
        <w:r>
          <w:t xml:space="preserve">was implemented </w:t>
        </w:r>
        <w:r w:rsidRPr="005F275F">
          <w:t>on Lake Havasu in which the post-stocking distribution, habitat use, and mortality of bonytail</w:t>
        </w:r>
        <w:r>
          <w:t xml:space="preserve"> were documented.</w:t>
        </w:r>
      </w:ins>
      <w:commentRangeStart w:id="8"/>
      <w:commentRangeStart w:id="9"/>
      <w:del w:id="10" w:author="Lantow, Jeffrey C" w:date="2016-08-09T13:09:00Z">
        <w:r w:rsidR="0087272C" w:rsidRPr="005F275F" w:rsidDel="00F03559">
          <w:delText>We</w:delText>
        </w:r>
        <w:commentRangeEnd w:id="8"/>
        <w:r w:rsidR="00FB4772" w:rsidDel="00F03559">
          <w:rPr>
            <w:rStyle w:val="CommentReference"/>
          </w:rPr>
          <w:commentReference w:id="8"/>
        </w:r>
      </w:del>
      <w:commentRangeEnd w:id="9"/>
      <w:r w:rsidR="009C4097">
        <w:rPr>
          <w:rStyle w:val="CommentReference"/>
        </w:rPr>
        <w:commentReference w:id="9"/>
      </w:r>
      <w:del w:id="11" w:author="Lantow, Jeffrey C" w:date="2016-08-09T13:09:00Z">
        <w:r w:rsidR="0087272C" w:rsidRPr="005F275F" w:rsidDel="00F03559">
          <w:delText xml:space="preserve"> implemented a multi-year research project on Lake Havasu in which we documented the post-stocking distribution, habitat use, and mortality of bonytail</w:delText>
        </w:r>
        <w:r w:rsidR="00A96E71" w:rsidDel="00F03559">
          <w:delText>.</w:delText>
        </w:r>
      </w:del>
      <w:r w:rsidR="00A96E71">
        <w:t xml:space="preserve">  </w:t>
      </w:r>
      <w:r w:rsidR="00FB4772">
        <w:t>S</w:t>
      </w:r>
      <w:r w:rsidR="0087272C">
        <w:t>ix iterations of an acoustic telemetry study and five iterations of remote passive integrated transponder (PIT) scanning within Lake Havasu from spring 2013 to winter 2016</w:t>
      </w:r>
      <w:r w:rsidR="00FB4772">
        <w:t xml:space="preserve"> were completed</w:t>
      </w:r>
      <w:r w:rsidR="00A96E71">
        <w:t xml:space="preserve">.  </w:t>
      </w:r>
      <w:r w:rsidR="0087272C">
        <w:t xml:space="preserve">Six to 24 bonytail were surgically implanted with acoustic or radio tags and released during spring and autumn in </w:t>
      </w:r>
      <w:r w:rsidR="00FB4772">
        <w:t xml:space="preserve">the </w:t>
      </w:r>
      <w:r w:rsidR="0087272C">
        <w:t>Bill Williams River and Blankenship Bend and during spring in Regional Park Moabi and winter in Laughlin Lagoon</w:t>
      </w:r>
      <w:r w:rsidR="00A96E71">
        <w:t xml:space="preserve">.  </w:t>
      </w:r>
      <w:r w:rsidR="0087272C">
        <w:t xml:space="preserve">Fish were tracked intensively by active and passive efforts for at least </w:t>
      </w:r>
      <w:r w:rsidR="00D36AED">
        <w:t>1</w:t>
      </w:r>
      <w:r w:rsidR="0087272C">
        <w:t xml:space="preserve"> month</w:t>
      </w:r>
      <w:r w:rsidR="00A96E71">
        <w:t xml:space="preserve">.  </w:t>
      </w:r>
      <w:r w:rsidR="0087272C">
        <w:t>Additionally, remote PIT scanners were deployed to monitor PIT-tagged bonytail released during a stocking event at each study site</w:t>
      </w:r>
      <w:r w:rsidR="00A96E71">
        <w:t xml:space="preserve">.  </w:t>
      </w:r>
      <w:r w:rsidR="0087272C">
        <w:t>In February 2014 and 2015, Marsh &amp; Associates, LLC, participated in the week-long</w:t>
      </w:r>
      <w:r w:rsidR="00D36AED">
        <w:t>,</w:t>
      </w:r>
      <w:r w:rsidR="0087272C">
        <w:t xml:space="preserve"> multi-agency Native Fish Routine Monitoring “Roundup” at Lake Havasu</w:t>
      </w:r>
      <w:r w:rsidR="00A96E71">
        <w:t xml:space="preserve">.  </w:t>
      </w:r>
      <w:r w:rsidR="0087272C">
        <w:t>During this event, fish sampling was conducted predominantly through trammel netting efforts.</w:t>
      </w:r>
    </w:p>
    <w:p w14:paraId="7690D8D0" w14:textId="77777777" w:rsidR="0087272C" w:rsidRDefault="0087272C" w:rsidP="001B318F"/>
    <w:p w14:paraId="2DDAA3FE" w14:textId="1DC52008" w:rsidR="0087272C" w:rsidRDefault="00D36AED" w:rsidP="001B318F">
      <w:r>
        <w:t>Out of a total of 85 telemetry-</w:t>
      </w:r>
      <w:r w:rsidR="0087272C">
        <w:t xml:space="preserve">tagged bonytail throughout the entirety of the </w:t>
      </w:r>
      <w:r>
        <w:t>3</w:t>
      </w:r>
      <w:r w:rsidR="0087272C">
        <w:t>-year study, 44 were determined mortalities</w:t>
      </w:r>
      <w:r>
        <w:t>,</w:t>
      </w:r>
      <w:r w:rsidR="0087272C">
        <w:t xml:space="preserve"> and 35 were permanently lost to the study</w:t>
      </w:r>
      <w:r>
        <w:t xml:space="preserve"> (never contacted again)</w:t>
      </w:r>
      <w:r w:rsidR="00A96E71">
        <w:t xml:space="preserve">.  </w:t>
      </w:r>
      <w:r w:rsidR="0087272C">
        <w:t>The majority of these lost fish (83</w:t>
      </w:r>
      <w:r w:rsidR="0087272C" w:rsidRPr="00F27A98">
        <w:t xml:space="preserve">%) </w:t>
      </w:r>
      <w:r w:rsidR="0087272C">
        <w:t xml:space="preserve">were last located within the study area and were not contacted by </w:t>
      </w:r>
      <w:r w:rsidRPr="00354EF5">
        <w:t>submersible ultrasonic receiver</w:t>
      </w:r>
      <w:r>
        <w:t>s</w:t>
      </w:r>
      <w:r w:rsidR="0087272C">
        <w:t xml:space="preserve"> specifically placed in locations to detect fish leaving the study area</w:t>
      </w:r>
      <w:r w:rsidR="00A96E71">
        <w:t xml:space="preserve">.  </w:t>
      </w:r>
      <w:r w:rsidR="0087272C">
        <w:t xml:space="preserve">Loss of contact with these tags may have been due to removal from the system (for example, by an avian predator), tag failure, or a result of </w:t>
      </w:r>
      <w:r>
        <w:t>the</w:t>
      </w:r>
      <w:r w:rsidR="0087272C">
        <w:t xml:space="preserve"> inability to detect a signal even though the tag was present and functioning properly.</w:t>
      </w:r>
    </w:p>
    <w:p w14:paraId="37D2077D" w14:textId="77777777" w:rsidR="0087272C" w:rsidRDefault="0087272C" w:rsidP="001B318F"/>
    <w:p w14:paraId="286D231F" w14:textId="77777777" w:rsidR="00D36AED" w:rsidRDefault="0087272C" w:rsidP="001B318F">
      <w:r>
        <w:t xml:space="preserve">Most remote PIT scanning contacts (at least 55%) occurred within the first </w:t>
      </w:r>
      <w:r w:rsidR="00851D7F">
        <w:t>2</w:t>
      </w:r>
      <w:r w:rsidR="003731BA">
        <w:t> weeks post-</w:t>
      </w:r>
      <w:r>
        <w:t>stocking</w:t>
      </w:r>
      <w:r w:rsidR="00A96E71">
        <w:t xml:space="preserve">.  </w:t>
      </w:r>
      <w:r>
        <w:t xml:space="preserve">Over the course of all PIT scanning iterations, 27% of bonytail from the corresponding stocking event were contacted during winter 2014 in Blankenship Bend, 5% during both autumn 2014 and winter 2014–15 scanning at </w:t>
      </w:r>
      <w:r w:rsidR="004923B6">
        <w:t xml:space="preserve">the </w:t>
      </w:r>
      <w:r>
        <w:t>Bill Williams River, 68% in spring 2015 at Regional Park Moabi, and 23% during winter 2015–16 scanning at Laughlin Lagoon</w:t>
      </w:r>
      <w:r w:rsidR="00A96E71">
        <w:t xml:space="preserve">.  </w:t>
      </w:r>
      <w:r>
        <w:t xml:space="preserve">Trammel netting efforts during the multi-agency Native Fish Routine Monitoring “Roundup” </w:t>
      </w:r>
    </w:p>
    <w:p w14:paraId="7318BFCB" w14:textId="77777777" w:rsidR="00D36AED" w:rsidRDefault="00D36AED">
      <w:r>
        <w:lastRenderedPageBreak/>
        <w:br w:type="page"/>
      </w:r>
    </w:p>
    <w:p w14:paraId="0F761371" w14:textId="32D7DADB" w:rsidR="0087272C" w:rsidRDefault="00D36AED" w:rsidP="001B318F">
      <w:r>
        <w:lastRenderedPageBreak/>
        <w:t xml:space="preserve">resulted in the </w:t>
      </w:r>
      <w:r w:rsidR="0087272C">
        <w:t>captur</w:t>
      </w:r>
      <w:r w:rsidR="0090439B">
        <w:t>e</w:t>
      </w:r>
      <w:r w:rsidR="0087272C">
        <w:t xml:space="preserve"> </w:t>
      </w:r>
      <w:r>
        <w:t xml:space="preserve">of </w:t>
      </w:r>
      <w:r w:rsidR="0087272C">
        <w:t>eight bonytail in February 2014, one of which was inside the digestive tract of a largemouth bass, and no bonytail in February 2015 or 2016.</w:t>
      </w:r>
    </w:p>
    <w:p w14:paraId="1782B95F" w14:textId="77777777" w:rsidR="00D36AED" w:rsidRDefault="00D36AED" w:rsidP="001B318F"/>
    <w:p w14:paraId="561A63D2" w14:textId="64857917" w:rsidR="0087272C" w:rsidRDefault="0087272C" w:rsidP="001B318F">
      <w:pPr>
        <w:rPr>
          <w:color w:val="000000"/>
        </w:rPr>
      </w:pPr>
      <w:r>
        <w:t>Predation was a major threat to bonytail survival at all study areas</w:t>
      </w:r>
      <w:r w:rsidR="00D36AED">
        <w:t>,</w:t>
      </w:r>
      <w:r>
        <w:t xml:space="preserve"> and </w:t>
      </w:r>
      <w:r w:rsidR="00D36AED">
        <w:t>the</w:t>
      </w:r>
      <w:r>
        <w:t xml:space="preserve"> data suggest that p</w:t>
      </w:r>
      <w:r>
        <w:rPr>
          <w:color w:val="000000"/>
        </w:rPr>
        <w:t xml:space="preserve">iscivorous birds accounted for a large proportion of </w:t>
      </w:r>
      <w:r w:rsidRPr="00A7221B">
        <w:rPr>
          <w:color w:val="000000"/>
        </w:rPr>
        <w:t xml:space="preserve">mortality </w:t>
      </w:r>
      <w:r w:rsidR="00D36AED">
        <w:rPr>
          <w:color w:val="000000"/>
        </w:rPr>
        <w:t>in telemetry-</w:t>
      </w:r>
      <w:r>
        <w:rPr>
          <w:color w:val="000000"/>
        </w:rPr>
        <w:t>tagged fish</w:t>
      </w:r>
      <w:r w:rsidR="00A96E71">
        <w:rPr>
          <w:color w:val="000000"/>
        </w:rPr>
        <w:t xml:space="preserve">.  </w:t>
      </w:r>
      <w:r>
        <w:rPr>
          <w:color w:val="000000"/>
        </w:rPr>
        <w:t>Tags</w:t>
      </w:r>
      <w:r w:rsidRPr="00A7221B">
        <w:rPr>
          <w:color w:val="000000"/>
        </w:rPr>
        <w:t xml:space="preserve"> recover</w:t>
      </w:r>
      <w:r>
        <w:rPr>
          <w:color w:val="000000"/>
        </w:rPr>
        <w:t>ed</w:t>
      </w:r>
      <w:r w:rsidRPr="00A7221B">
        <w:rPr>
          <w:color w:val="000000"/>
        </w:rPr>
        <w:t xml:space="preserve"> </w:t>
      </w:r>
      <w:r>
        <w:rPr>
          <w:color w:val="000000"/>
        </w:rPr>
        <w:t xml:space="preserve">on land and under roosting sites </w:t>
      </w:r>
      <w:r w:rsidRPr="00A7221B">
        <w:rPr>
          <w:color w:val="000000"/>
        </w:rPr>
        <w:t>and observed capture events provide</w:t>
      </w:r>
      <w:r>
        <w:rPr>
          <w:color w:val="000000"/>
        </w:rPr>
        <w:t>d</w:t>
      </w:r>
      <w:r w:rsidRPr="00A7221B">
        <w:rPr>
          <w:color w:val="000000"/>
        </w:rPr>
        <w:t xml:space="preserve"> </w:t>
      </w:r>
      <w:r>
        <w:rPr>
          <w:color w:val="000000"/>
        </w:rPr>
        <w:t xml:space="preserve">direct </w:t>
      </w:r>
      <w:r w:rsidRPr="00A7221B">
        <w:rPr>
          <w:color w:val="000000"/>
        </w:rPr>
        <w:t xml:space="preserve">evidence </w:t>
      </w:r>
      <w:r>
        <w:rPr>
          <w:color w:val="000000"/>
        </w:rPr>
        <w:t xml:space="preserve">of </w:t>
      </w:r>
      <w:r w:rsidRPr="00A7221B">
        <w:rPr>
          <w:color w:val="000000"/>
        </w:rPr>
        <w:t>bird predation</w:t>
      </w:r>
      <w:r w:rsidR="00A96E71">
        <w:rPr>
          <w:color w:val="000000"/>
        </w:rPr>
        <w:t xml:space="preserve">.  </w:t>
      </w:r>
      <w:r w:rsidRPr="00A7221B">
        <w:rPr>
          <w:color w:val="000000"/>
        </w:rPr>
        <w:t>Increased total length of bonytail at release may b</w:t>
      </w:r>
      <w:r>
        <w:rPr>
          <w:color w:val="000000"/>
        </w:rPr>
        <w:t>enefit their survival</w:t>
      </w:r>
      <w:r w:rsidR="00A96E71">
        <w:rPr>
          <w:color w:val="000000"/>
        </w:rPr>
        <w:t xml:space="preserve">.  </w:t>
      </w:r>
      <w:r>
        <w:rPr>
          <w:color w:val="000000"/>
        </w:rPr>
        <w:t>F</w:t>
      </w:r>
      <w:r w:rsidRPr="00A7221B">
        <w:rPr>
          <w:color w:val="000000"/>
        </w:rPr>
        <w:t xml:space="preserve">ew fish </w:t>
      </w:r>
      <w:r>
        <w:rPr>
          <w:color w:val="000000"/>
        </w:rPr>
        <w:t>survived long enough after</w:t>
      </w:r>
      <w:r w:rsidRPr="00A7221B">
        <w:rPr>
          <w:color w:val="000000"/>
        </w:rPr>
        <w:t xml:space="preserve"> release to determine habitat selectivity</w:t>
      </w:r>
      <w:r w:rsidR="0008414A">
        <w:rPr>
          <w:color w:val="000000"/>
        </w:rPr>
        <w:t>,</w:t>
      </w:r>
      <w:r w:rsidRPr="00A7221B">
        <w:rPr>
          <w:color w:val="000000"/>
        </w:rPr>
        <w:t xml:space="preserve"> </w:t>
      </w:r>
      <w:r>
        <w:rPr>
          <w:color w:val="000000"/>
        </w:rPr>
        <w:t>al</w:t>
      </w:r>
      <w:r w:rsidRPr="00A7221B">
        <w:rPr>
          <w:color w:val="000000"/>
        </w:rPr>
        <w:t xml:space="preserve">though fish were documented to utilize </w:t>
      </w:r>
      <w:commentRangeStart w:id="12"/>
      <w:r w:rsidRPr="00A7221B">
        <w:rPr>
          <w:color w:val="000000"/>
        </w:rPr>
        <w:t>bulrush</w:t>
      </w:r>
      <w:commentRangeEnd w:id="12"/>
      <w:r w:rsidR="00D36AED">
        <w:rPr>
          <w:rStyle w:val="CommentReference"/>
        </w:rPr>
        <w:commentReference w:id="12"/>
      </w:r>
      <w:ins w:id="13" w:author="Lantow, Jeffrey C" w:date="2016-08-09T13:20:00Z">
        <w:r w:rsidR="00256C13">
          <w:rPr>
            <w:color w:val="000000"/>
          </w:rPr>
          <w:t xml:space="preserve"> (</w:t>
        </w:r>
        <w:r w:rsidR="00256C13" w:rsidRPr="00256C13">
          <w:rPr>
            <w:i/>
            <w:color w:val="000000"/>
            <w:rPrChange w:id="14" w:author="Lantow, Jeffrey C" w:date="2016-08-09T13:20:00Z">
              <w:rPr>
                <w:color w:val="000000"/>
              </w:rPr>
            </w:rPrChange>
          </w:rPr>
          <w:t xml:space="preserve">Scirpus </w:t>
        </w:r>
        <w:r w:rsidR="00256C13" w:rsidRPr="00B259E8">
          <w:rPr>
            <w:color w:val="000000"/>
          </w:rPr>
          <w:t>sp</w:t>
        </w:r>
        <w:r w:rsidR="00256C13" w:rsidRPr="00256C13">
          <w:rPr>
            <w:i/>
            <w:color w:val="000000"/>
            <w:rPrChange w:id="15" w:author="Lantow, Jeffrey C" w:date="2016-08-09T13:20:00Z">
              <w:rPr>
                <w:color w:val="000000"/>
              </w:rPr>
            </w:rPrChange>
          </w:rPr>
          <w:t>.</w:t>
        </w:r>
        <w:r w:rsidR="00256C13">
          <w:rPr>
            <w:color w:val="000000"/>
          </w:rPr>
          <w:t>)</w:t>
        </w:r>
      </w:ins>
      <w:r w:rsidR="00A96E71">
        <w:rPr>
          <w:color w:val="000000"/>
        </w:rPr>
        <w:t xml:space="preserve">.  </w:t>
      </w:r>
      <w:r>
        <w:rPr>
          <w:color w:val="000000"/>
        </w:rPr>
        <w:t>Data do</w:t>
      </w:r>
      <w:r w:rsidRPr="00A7221B">
        <w:rPr>
          <w:color w:val="000000"/>
        </w:rPr>
        <w:t xml:space="preserve"> </w:t>
      </w:r>
      <w:r>
        <w:rPr>
          <w:color w:val="000000"/>
        </w:rPr>
        <w:t>not suggest that fish disperse far from release sites</w:t>
      </w:r>
      <w:r w:rsidR="00A96E71">
        <w:rPr>
          <w:color w:val="000000"/>
        </w:rPr>
        <w:t xml:space="preserve">.  </w:t>
      </w:r>
      <w:r w:rsidR="00D36AED">
        <w:rPr>
          <w:color w:val="000000"/>
        </w:rPr>
        <w:t>Off-</w:t>
      </w:r>
      <w:r>
        <w:rPr>
          <w:color w:val="000000"/>
        </w:rPr>
        <w:t xml:space="preserve">channel </w:t>
      </w:r>
      <w:r w:rsidRPr="00A7221B">
        <w:rPr>
          <w:color w:val="000000"/>
        </w:rPr>
        <w:t>location</w:t>
      </w:r>
      <w:r>
        <w:rPr>
          <w:color w:val="000000"/>
        </w:rPr>
        <w:t xml:space="preserve">s with constricted connection to the </w:t>
      </w:r>
      <w:ins w:id="16" w:author="Brian Kesner" w:date="2016-08-15T13:22:00Z">
        <w:r w:rsidR="00732923">
          <w:rPr>
            <w:color w:val="000000"/>
          </w:rPr>
          <w:t xml:space="preserve">lower Colorado </w:t>
        </w:r>
      </w:ins>
      <w:commentRangeStart w:id="17"/>
      <w:commentRangeStart w:id="18"/>
      <w:del w:id="19" w:author="Brian Kesner" w:date="2016-08-15T13:22:00Z">
        <w:r w:rsidDel="00732923">
          <w:rPr>
            <w:color w:val="000000"/>
          </w:rPr>
          <w:delText>r</w:delText>
        </w:r>
      </w:del>
      <w:ins w:id="20" w:author="Brian Kesner" w:date="2016-08-15T13:22:00Z">
        <w:r w:rsidR="00732923">
          <w:rPr>
            <w:color w:val="000000"/>
          </w:rPr>
          <w:t>R</w:t>
        </w:r>
      </w:ins>
      <w:r>
        <w:rPr>
          <w:color w:val="000000"/>
        </w:rPr>
        <w:t>iver</w:t>
      </w:r>
      <w:commentRangeEnd w:id="17"/>
      <w:r w:rsidR="00725366">
        <w:rPr>
          <w:rStyle w:val="CommentReference"/>
        </w:rPr>
        <w:commentReference w:id="17"/>
      </w:r>
      <w:commentRangeEnd w:id="18"/>
      <w:r w:rsidR="00256C13">
        <w:rPr>
          <w:rStyle w:val="CommentReference"/>
        </w:rPr>
        <w:commentReference w:id="18"/>
      </w:r>
      <w:r>
        <w:rPr>
          <w:color w:val="000000"/>
        </w:rPr>
        <w:t xml:space="preserve"> </w:t>
      </w:r>
      <w:r w:rsidRPr="00A7221B">
        <w:rPr>
          <w:color w:val="000000"/>
        </w:rPr>
        <w:t>where the potential for fish to leave the study area is minimized</w:t>
      </w:r>
      <w:r w:rsidR="00725366">
        <w:rPr>
          <w:color w:val="000000"/>
        </w:rPr>
        <w:t>,</w:t>
      </w:r>
      <w:r>
        <w:rPr>
          <w:color w:val="000000"/>
        </w:rPr>
        <w:t xml:space="preserve"> such as Regional Park Moabi and Laughlin Lagoon</w:t>
      </w:r>
      <w:r w:rsidR="00725366">
        <w:rPr>
          <w:color w:val="000000"/>
        </w:rPr>
        <w:t>,</w:t>
      </w:r>
      <w:r>
        <w:rPr>
          <w:color w:val="000000"/>
        </w:rPr>
        <w:t xml:space="preserve"> are</w:t>
      </w:r>
      <w:r w:rsidRPr="00A7221B">
        <w:rPr>
          <w:color w:val="000000"/>
        </w:rPr>
        <w:t xml:space="preserve"> ideal site</w:t>
      </w:r>
      <w:r>
        <w:rPr>
          <w:color w:val="000000"/>
        </w:rPr>
        <w:t>s</w:t>
      </w:r>
      <w:r w:rsidRPr="00A7221B">
        <w:rPr>
          <w:color w:val="000000"/>
        </w:rPr>
        <w:t xml:space="preserve"> to track survival </w:t>
      </w:r>
      <w:r>
        <w:rPr>
          <w:color w:val="000000"/>
        </w:rPr>
        <w:t>through both telemetry and remote PIT scanning efforts</w:t>
      </w:r>
      <w:r w:rsidR="00A96E71">
        <w:rPr>
          <w:color w:val="000000"/>
        </w:rPr>
        <w:t xml:space="preserve">.  </w:t>
      </w:r>
      <w:r>
        <w:rPr>
          <w:color w:val="000000"/>
        </w:rPr>
        <w:t>Optimal release locations may also include availability of cover in the form of bulrush, structure (e.g., culverts and riprap), and turbidity (to reduce the impact of piscivorous birds).</w:t>
      </w:r>
    </w:p>
    <w:p w14:paraId="6AA8CC64" w14:textId="77777777" w:rsidR="00D83324" w:rsidRDefault="00D83324" w:rsidP="00D83324"/>
    <w:p w14:paraId="2AF7E0AD" w14:textId="1474145B" w:rsidR="00B16B3E" w:rsidRDefault="00B16B3E" w:rsidP="005E4D7A"/>
    <w:p w14:paraId="027323EB" w14:textId="77777777" w:rsidR="00453CE5" w:rsidRDefault="00453CE5" w:rsidP="005E4D7A"/>
    <w:p w14:paraId="1635A466" w14:textId="77777777" w:rsidR="00453CE5" w:rsidRPr="00C05F20" w:rsidRDefault="00453CE5" w:rsidP="00C05F20"/>
    <w:p w14:paraId="22F08F1C" w14:textId="77777777" w:rsidR="00453CE5" w:rsidRPr="00453CE5" w:rsidRDefault="00453CE5" w:rsidP="00453CE5">
      <w:pPr>
        <w:sectPr w:rsidR="00453CE5" w:rsidRPr="00453CE5" w:rsidSect="0087272C">
          <w:headerReference w:type="even" r:id="rId35"/>
          <w:headerReference w:type="default" r:id="rId36"/>
          <w:footerReference w:type="even" r:id="rId37"/>
          <w:footerReference w:type="first" r:id="rId38"/>
          <w:type w:val="oddPage"/>
          <w:pgSz w:w="12240" w:h="15840" w:code="1"/>
          <w:pgMar w:top="1440" w:right="2160" w:bottom="1440" w:left="2160" w:header="720" w:footer="720" w:gutter="0"/>
          <w:pgNumType w:start="1"/>
          <w:cols w:space="720"/>
          <w:titlePg/>
          <w:docGrid w:linePitch="360"/>
        </w:sectPr>
      </w:pPr>
    </w:p>
    <w:p w14:paraId="01AEFC8B" w14:textId="77777777" w:rsidR="00D83324" w:rsidRPr="00F90CB3" w:rsidRDefault="00D83324" w:rsidP="00D83324">
      <w:pPr>
        <w:pStyle w:val="Heading1"/>
      </w:pPr>
      <w:bookmarkStart w:id="21" w:name="_Toc406749981"/>
      <w:bookmarkStart w:id="22" w:name="_Toc398728877"/>
      <w:bookmarkStart w:id="23" w:name="_Toc429644779"/>
      <w:bookmarkStart w:id="24" w:name="_Toc456938166"/>
      <w:bookmarkStart w:id="25" w:name="_Toc338050402"/>
      <w:r w:rsidRPr="00F90CB3">
        <w:lastRenderedPageBreak/>
        <w:t>Introduction</w:t>
      </w:r>
      <w:bookmarkEnd w:id="21"/>
      <w:bookmarkEnd w:id="22"/>
      <w:bookmarkEnd w:id="23"/>
      <w:bookmarkEnd w:id="24"/>
    </w:p>
    <w:p w14:paraId="311B0C08" w14:textId="77777777" w:rsidR="00D83324" w:rsidRPr="0038380E" w:rsidRDefault="00D83324" w:rsidP="008A45F9">
      <w:pPr>
        <w:spacing w:line="264" w:lineRule="exact"/>
      </w:pPr>
    </w:p>
    <w:p w14:paraId="12B4073D" w14:textId="4F8DCE12" w:rsidR="00A757C6" w:rsidRPr="0038380E" w:rsidRDefault="00A757C6" w:rsidP="001B318F">
      <w:r w:rsidRPr="0038380E">
        <w:t>Lake Havasu</w:t>
      </w:r>
      <w:r>
        <w:t>, a</w:t>
      </w:r>
      <w:r w:rsidRPr="0038380E">
        <w:t xml:space="preserve"> main</w:t>
      </w:r>
      <w:r>
        <w:t xml:space="preserve"> </w:t>
      </w:r>
      <w:r w:rsidRPr="0038380E">
        <w:t>stem</w:t>
      </w:r>
      <w:r w:rsidRPr="00891B24">
        <w:t xml:space="preserve"> </w:t>
      </w:r>
      <w:r w:rsidRPr="0038380E">
        <w:t xml:space="preserve">lower Colorado River </w:t>
      </w:r>
      <w:r w:rsidR="003664BE">
        <w:t xml:space="preserve">(LCR) </w:t>
      </w:r>
      <w:r w:rsidRPr="0038380E">
        <w:t xml:space="preserve">reservoir, extends </w:t>
      </w:r>
      <w:r>
        <w:t xml:space="preserve">for </w:t>
      </w:r>
      <w:r w:rsidRPr="0038380E">
        <w:t xml:space="preserve">approximately 45 river </w:t>
      </w:r>
      <w:r>
        <w:t xml:space="preserve">kilometers (km) </w:t>
      </w:r>
      <w:r w:rsidRPr="0038380E">
        <w:t>from Parker Da</w:t>
      </w:r>
      <w:r w:rsidR="00725366">
        <w:t>m upstream to Lake </w:t>
      </w:r>
      <w:r>
        <w:t>Havasu City along t</w:t>
      </w:r>
      <w:r w:rsidRPr="0038380E">
        <w:t xml:space="preserve">he Arizona-California </w:t>
      </w:r>
      <w:r>
        <w:t>border</w:t>
      </w:r>
      <w:r w:rsidRPr="0038380E">
        <w:t xml:space="preserve"> </w:t>
      </w:r>
      <w:r>
        <w:t>(</w:t>
      </w:r>
      <w:r w:rsidR="00851D7F">
        <w:t>f</w:t>
      </w:r>
      <w:r w:rsidR="00725366">
        <w:t>igure</w:t>
      </w:r>
      <w:r>
        <w:t xml:space="preserve"> </w:t>
      </w:r>
      <w:r>
        <w:rPr>
          <w:noProof/>
        </w:rPr>
        <w:t>1</w:t>
      </w:r>
      <w:r w:rsidRPr="005C39E9">
        <w:t>)</w:t>
      </w:r>
      <w:r w:rsidR="00A96E71">
        <w:t xml:space="preserve">.  </w:t>
      </w:r>
      <w:r>
        <w:t>Upstream of the reservoir, the river continues</w:t>
      </w:r>
      <w:r w:rsidRPr="0038380E">
        <w:t xml:space="preserve"> another 87 km through Topock Gorge to Davis Dam</w:t>
      </w:r>
      <w:r w:rsidR="00A96E71">
        <w:t xml:space="preserve">.  </w:t>
      </w:r>
      <w:r>
        <w:t>This section</w:t>
      </w:r>
      <w:r w:rsidRPr="0038380E">
        <w:t xml:space="preserve"> of the </w:t>
      </w:r>
      <w:r>
        <w:t xml:space="preserve">Colorado River </w:t>
      </w:r>
      <w:r w:rsidRPr="0038380E">
        <w:t>is designated as Reach 3</w:t>
      </w:r>
      <w:r>
        <w:t xml:space="preserve"> (hereon referred to as Lake Havasu) </w:t>
      </w:r>
      <w:r w:rsidRPr="0038380E">
        <w:t xml:space="preserve">of the Lower Colorado River Multi-Species Conservation Program (LCR MSCP) and provides water to the Metropolitan Water District of Southern California and the Central Arizona Project </w:t>
      </w:r>
      <w:r>
        <w:t xml:space="preserve">(CAP) </w:t>
      </w:r>
      <w:r w:rsidRPr="0038380E">
        <w:t>through the Colorado River Aqueduct and the CAP Canal, respectively.</w:t>
      </w:r>
    </w:p>
    <w:p w14:paraId="070F0EC7" w14:textId="5411F641" w:rsidR="00851D7F" w:rsidRDefault="00851D7F">
      <w:r>
        <w:rPr>
          <w:noProof/>
        </w:rPr>
        <w:drawing>
          <wp:anchor distT="0" distB="0" distL="114300" distR="114300" simplePos="0" relativeHeight="251752448" behindDoc="0" locked="0" layoutInCell="0" allowOverlap="0" wp14:anchorId="656A844D" wp14:editId="507663C7">
            <wp:simplePos x="0" y="0"/>
            <wp:positionH relativeFrom="margin">
              <wp:align>left</wp:align>
            </wp:positionH>
            <wp:positionV relativeFrom="page">
              <wp:posOffset>3187065</wp:posOffset>
            </wp:positionV>
            <wp:extent cx="5029200" cy="3772535"/>
            <wp:effectExtent l="0" t="0" r="0" b="0"/>
            <wp:wrapTopAndBottom/>
            <wp:docPr id="350" name="Picture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vasu sites.jpg"/>
                    <pic:cNvPicPr/>
                  </pic:nvPicPr>
                  <pic:blipFill>
                    <a:blip r:embed="rId39">
                      <a:extLst>
                        <a:ext uri="{28A0092B-C50C-407E-A947-70E740481C1C}">
                          <a14:useLocalDpi xmlns:a14="http://schemas.microsoft.com/office/drawing/2010/main" val="0"/>
                        </a:ext>
                      </a:extLst>
                    </a:blip>
                    <a:stretch>
                      <a:fillRect/>
                    </a:stretch>
                  </pic:blipFill>
                  <pic:spPr>
                    <a:xfrm>
                      <a:off x="0" y="0"/>
                      <a:ext cx="5029200" cy="3772535"/>
                    </a:xfrm>
                    <a:prstGeom prst="rect">
                      <a:avLst/>
                    </a:prstGeom>
                  </pic:spPr>
                </pic:pic>
              </a:graphicData>
            </a:graphic>
          </wp:anchor>
        </w:drawing>
      </w:r>
    </w:p>
    <w:p w14:paraId="1577D9EC" w14:textId="6BDF4D80" w:rsidR="00851D7F" w:rsidRDefault="00851D7F" w:rsidP="00851D7F">
      <w:pPr>
        <w:pStyle w:val="Caption"/>
        <w:keepNext/>
      </w:pPr>
      <w:bookmarkStart w:id="26" w:name="_Ref447055070"/>
      <w:bookmarkStart w:id="27" w:name="_Toc456271054"/>
      <w:bookmarkStart w:id="28" w:name="_Toc453440207"/>
      <w:r>
        <w:t xml:space="preserve">Figure </w:t>
      </w:r>
      <w:r>
        <w:rPr>
          <w:noProof/>
        </w:rPr>
        <w:t>1</w:t>
      </w:r>
      <w:bookmarkEnd w:id="26"/>
      <w:r>
        <w:t xml:space="preserve">.—Map of telemetry and </w:t>
      </w:r>
      <w:r w:rsidR="00725366">
        <w:t>passive integrated transponder</w:t>
      </w:r>
      <w:r>
        <w:t xml:space="preserve"> scanning sites within Lake Havasu on the Colorado River, Arizona, California, and Nevada.</w:t>
      </w:r>
      <w:bookmarkEnd w:id="27"/>
    </w:p>
    <w:p w14:paraId="79989F9C" w14:textId="3830BBCB" w:rsidR="00851D7F" w:rsidRPr="00851D7F" w:rsidRDefault="00851D7F" w:rsidP="00851D7F">
      <w:pPr>
        <w:rPr>
          <w:rFonts w:ascii="Arial" w:hAnsi="Arial" w:cs="Arial"/>
          <w:sz w:val="20"/>
          <w:szCs w:val="20"/>
        </w:rPr>
      </w:pPr>
      <w:r w:rsidRPr="00851D7F">
        <w:rPr>
          <w:rFonts w:ascii="Arial" w:hAnsi="Arial" w:cs="Arial"/>
          <w:sz w:val="20"/>
          <w:szCs w:val="20"/>
        </w:rPr>
        <w:t>Photographs include Laughlin Lagoon, Nevada (top left)</w:t>
      </w:r>
      <w:r w:rsidR="00811B95">
        <w:rPr>
          <w:rFonts w:ascii="Arial" w:hAnsi="Arial" w:cs="Arial"/>
          <w:sz w:val="20"/>
          <w:szCs w:val="20"/>
        </w:rPr>
        <w:t>;</w:t>
      </w:r>
      <w:r w:rsidRPr="00851D7F">
        <w:rPr>
          <w:rFonts w:ascii="Arial" w:hAnsi="Arial" w:cs="Arial"/>
          <w:sz w:val="20"/>
          <w:szCs w:val="20"/>
        </w:rPr>
        <w:t xml:space="preserve"> Regional Park Moabi, California (top right)</w:t>
      </w:r>
      <w:r w:rsidR="00811B95">
        <w:rPr>
          <w:rFonts w:ascii="Arial" w:hAnsi="Arial" w:cs="Arial"/>
          <w:sz w:val="20"/>
          <w:szCs w:val="20"/>
        </w:rPr>
        <w:t>;</w:t>
      </w:r>
      <w:r w:rsidRPr="00851D7F">
        <w:rPr>
          <w:rFonts w:ascii="Arial" w:hAnsi="Arial" w:cs="Arial"/>
          <w:sz w:val="20"/>
          <w:szCs w:val="20"/>
        </w:rPr>
        <w:t xml:space="preserve"> Topock Gorge near Blankenship Bend, Arizona and California (middle)</w:t>
      </w:r>
      <w:r w:rsidR="00811B95">
        <w:rPr>
          <w:rFonts w:ascii="Arial" w:hAnsi="Arial" w:cs="Arial"/>
          <w:sz w:val="20"/>
          <w:szCs w:val="20"/>
        </w:rPr>
        <w:t>;</w:t>
      </w:r>
      <w:r w:rsidRPr="00851D7F">
        <w:rPr>
          <w:rFonts w:ascii="Arial" w:hAnsi="Arial" w:cs="Arial"/>
          <w:sz w:val="20"/>
          <w:szCs w:val="20"/>
        </w:rPr>
        <w:t xml:space="preserve"> and </w:t>
      </w:r>
      <w:r w:rsidR="00811B95">
        <w:rPr>
          <w:rFonts w:ascii="Arial" w:hAnsi="Arial" w:cs="Arial"/>
          <w:sz w:val="20"/>
          <w:szCs w:val="20"/>
        </w:rPr>
        <w:t xml:space="preserve">the </w:t>
      </w:r>
      <w:r w:rsidRPr="00851D7F">
        <w:rPr>
          <w:rFonts w:ascii="Arial" w:hAnsi="Arial" w:cs="Arial"/>
          <w:sz w:val="20"/>
          <w:szCs w:val="20"/>
        </w:rPr>
        <w:t>Bill Williams N</w:t>
      </w:r>
      <w:r w:rsidR="00811B95">
        <w:rPr>
          <w:rFonts w:ascii="Arial" w:hAnsi="Arial" w:cs="Arial"/>
          <w:sz w:val="20"/>
          <w:szCs w:val="20"/>
        </w:rPr>
        <w:t>ational Wildlife Refuge</w:t>
      </w:r>
      <w:r w:rsidRPr="00851D7F">
        <w:rPr>
          <w:rFonts w:ascii="Arial" w:hAnsi="Arial" w:cs="Arial"/>
          <w:sz w:val="20"/>
          <w:szCs w:val="20"/>
        </w:rPr>
        <w:t xml:space="preserve"> at the southeast terminus of Lake Havasu, Arizona and California (bottom).</w:t>
      </w:r>
      <w:bookmarkEnd w:id="28"/>
    </w:p>
    <w:p w14:paraId="3F92879F" w14:textId="77777777" w:rsidR="00851D7F" w:rsidRDefault="00851D7F"/>
    <w:p w14:paraId="7369A424" w14:textId="77777777" w:rsidR="00851D7F" w:rsidRDefault="00851D7F"/>
    <w:p w14:paraId="75AB7E81" w14:textId="5BB6F539" w:rsidR="00A757C6" w:rsidRPr="00116A23" w:rsidRDefault="00A757C6" w:rsidP="00A757C6">
      <w:r w:rsidRPr="004F1997">
        <w:t>Introductions of non-native fish species to support recreational angling have drastically altered the na</w:t>
      </w:r>
      <w:r>
        <w:t>tive fish community within Lake Havasu</w:t>
      </w:r>
      <w:r w:rsidRPr="004F1997">
        <w:t xml:space="preserve"> (Moffett 1942</w:t>
      </w:r>
      <w:r>
        <w:t>;</w:t>
      </w:r>
      <w:r w:rsidRPr="004F1997">
        <w:t xml:space="preserve"> Dill 1944</w:t>
      </w:r>
      <w:r>
        <w:t>;</w:t>
      </w:r>
      <w:r w:rsidRPr="004F1997">
        <w:t xml:space="preserve"> Minckley 1979</w:t>
      </w:r>
      <w:r>
        <w:t>;</w:t>
      </w:r>
      <w:r w:rsidRPr="004F1997">
        <w:t xml:space="preserve"> Minckley and Deacon 1991</w:t>
      </w:r>
      <w:r>
        <w:t>;</w:t>
      </w:r>
      <w:r w:rsidRPr="004F1997">
        <w:t xml:space="preserve"> Mueller and Marsh 2002)</w:t>
      </w:r>
      <w:r w:rsidR="00A96E71">
        <w:t xml:space="preserve">.  </w:t>
      </w:r>
      <w:r w:rsidRPr="004F1997">
        <w:t xml:space="preserve">Physical modifications that promote agriculture and urbanization throughout the </w:t>
      </w:r>
      <w:r>
        <w:t>S</w:t>
      </w:r>
      <w:r w:rsidRPr="004F1997">
        <w:t>outhwest have also exacerbated these changes (</w:t>
      </w:r>
      <w:r w:rsidRPr="004F1997">
        <w:rPr>
          <w:rFonts w:cs="Calibri"/>
          <w:color w:val="000000"/>
        </w:rPr>
        <w:t>Reisner 1986</w:t>
      </w:r>
      <w:r>
        <w:rPr>
          <w:rFonts w:cs="Calibri"/>
          <w:color w:val="000000"/>
        </w:rPr>
        <w:t>;</w:t>
      </w:r>
      <w:r w:rsidRPr="004F1997">
        <w:rPr>
          <w:rFonts w:cs="Calibri"/>
          <w:color w:val="000000"/>
        </w:rPr>
        <w:t xml:space="preserve"> </w:t>
      </w:r>
      <w:r w:rsidRPr="004F1997">
        <w:rPr>
          <w:rFonts w:cs="Calibri"/>
          <w:color w:val="000000"/>
        </w:rPr>
        <w:lastRenderedPageBreak/>
        <w:t>Mueller and Marsh 2002)</w:t>
      </w:r>
      <w:r w:rsidR="00A96E71">
        <w:t xml:space="preserve">.  </w:t>
      </w:r>
      <w:r w:rsidRPr="004F1997">
        <w:t>Bonytail</w:t>
      </w:r>
      <w:r w:rsidRPr="004F1997">
        <w:rPr>
          <w:i/>
        </w:rPr>
        <w:t xml:space="preserve"> </w:t>
      </w:r>
      <w:r w:rsidRPr="004F1997">
        <w:t>(</w:t>
      </w:r>
      <w:r w:rsidRPr="004F1997">
        <w:rPr>
          <w:i/>
        </w:rPr>
        <w:t>Gila elegans</w:t>
      </w:r>
      <w:r w:rsidRPr="004F1997">
        <w:t>) and razorback sucker (</w:t>
      </w:r>
      <w:r w:rsidRPr="004F1997">
        <w:rPr>
          <w:i/>
        </w:rPr>
        <w:t>Xyrauchen texanus</w:t>
      </w:r>
      <w:r w:rsidRPr="004F1997">
        <w:t>)</w:t>
      </w:r>
      <w:r w:rsidRPr="004F1997">
        <w:rPr>
          <w:i/>
        </w:rPr>
        <w:t xml:space="preserve"> </w:t>
      </w:r>
      <w:r w:rsidRPr="004F1997">
        <w:t>are two fish species endemic to the region and feder</w:t>
      </w:r>
      <w:r>
        <w:t>ally listed as endangered (U.S</w:t>
      </w:r>
      <w:r w:rsidR="00A96E71">
        <w:t>.</w:t>
      </w:r>
      <w:r w:rsidR="003664BE">
        <w:t xml:space="preserve"> </w:t>
      </w:r>
      <w:r w:rsidRPr="004F1997">
        <w:t xml:space="preserve">Fish and Wildlife Service </w:t>
      </w:r>
      <w:r>
        <w:t>[USFWS]</w:t>
      </w:r>
      <w:r w:rsidRPr="004F1997">
        <w:t xml:space="preserve"> 1980, 1991)</w:t>
      </w:r>
      <w:r w:rsidR="00A96E71">
        <w:t xml:space="preserve">.  </w:t>
      </w:r>
      <w:r w:rsidR="00811B95">
        <w:t>The b</w:t>
      </w:r>
      <w:r w:rsidRPr="004F1997">
        <w:t xml:space="preserve">onytail </w:t>
      </w:r>
      <w:r>
        <w:t>is</w:t>
      </w:r>
      <w:r w:rsidRPr="004F1997">
        <w:t xml:space="preserve"> </w:t>
      </w:r>
      <w:r>
        <w:t xml:space="preserve">among the most endangered North American freshwater fishes (Rinne and Minckley 1991) and </w:t>
      </w:r>
      <w:r w:rsidRPr="004F1997">
        <w:t xml:space="preserve">considered functionally extirpated from its </w:t>
      </w:r>
      <w:r>
        <w:t>historical</w:t>
      </w:r>
      <w:r w:rsidRPr="004F1997">
        <w:t xml:space="preserve"> range (Marsh 2004)</w:t>
      </w:r>
      <w:r w:rsidR="00A96E71">
        <w:t xml:space="preserve">.  </w:t>
      </w:r>
      <w:r>
        <w:t xml:space="preserve">Persistence of bonytail in the Colorado River Basin </w:t>
      </w:r>
      <w:r w:rsidRPr="004F1997">
        <w:t xml:space="preserve">now relies </w:t>
      </w:r>
      <w:r w:rsidRPr="00116A23">
        <w:t>entirely on stocking (Bureau of Reclamation [Reclamation] 2004; Minckley and Thorson 2007).</w:t>
      </w:r>
    </w:p>
    <w:p w14:paraId="4F210EA0" w14:textId="77777777" w:rsidR="00A757C6" w:rsidRPr="00116A23" w:rsidRDefault="00A757C6" w:rsidP="00A757C6"/>
    <w:p w14:paraId="423B0264" w14:textId="040386F6" w:rsidR="00A757C6" w:rsidRPr="00116A23" w:rsidRDefault="00A757C6" w:rsidP="00A757C6">
      <w:r w:rsidRPr="00116A23">
        <w:t xml:space="preserve">Since 1981 when augmentation began, approximately </w:t>
      </w:r>
      <w:r>
        <w:t>218,662</w:t>
      </w:r>
      <w:r w:rsidRPr="00116A23">
        <w:t xml:space="preserve"> bonytail have been stocke</w:t>
      </w:r>
      <w:r>
        <w:t>d into Lake Havasu, of which 315</w:t>
      </w:r>
      <w:r w:rsidRPr="00116A23">
        <w:t xml:space="preserve"> have been recaptured during r</w:t>
      </w:r>
      <w:r>
        <w:t>outine monitoring (Pacey 2015</w:t>
      </w:r>
      <w:r w:rsidRPr="00116A23">
        <w:t>)</w:t>
      </w:r>
      <w:r w:rsidR="00A96E71">
        <w:t xml:space="preserve">.  </w:t>
      </w:r>
      <w:r w:rsidRPr="00116A23">
        <w:t>Capture events are an indirect result of the Lake Havasu Fishery Improvement Project, which w</w:t>
      </w:r>
      <w:r w:rsidR="00585DFB">
        <w:t>as initiated in 1993 in part to </w:t>
      </w:r>
      <w:r w:rsidRPr="00116A23">
        <w:t>help re-establish bonytail and razorback</w:t>
      </w:r>
      <w:r>
        <w:t xml:space="preserve"> sucker populations within the reach</w:t>
      </w:r>
      <w:r w:rsidR="00585DFB">
        <w:t> </w:t>
      </w:r>
      <w:r w:rsidRPr="00116A23">
        <w:t>(Doelker 1994)</w:t>
      </w:r>
      <w:r w:rsidR="00A96E71">
        <w:t xml:space="preserve">.  </w:t>
      </w:r>
      <w:r w:rsidRPr="00116A23">
        <w:t>The stocking goal of 3</w:t>
      </w:r>
      <w:r w:rsidR="00851D7F">
        <w:t>0,000 bonytail greater than 250 </w:t>
      </w:r>
      <w:r w:rsidRPr="00116A23">
        <w:t xml:space="preserve">millimeters (mm) total length (TL) established </w:t>
      </w:r>
      <w:r w:rsidR="00585DFB">
        <w:t>under the project</w:t>
      </w:r>
      <w:r w:rsidRPr="00116A23">
        <w:t xml:space="preserve"> was achieved in 2003 (Minckley and Thorson 2007)</w:t>
      </w:r>
      <w:r w:rsidR="00A96E71">
        <w:t xml:space="preserve">.  </w:t>
      </w:r>
      <w:r w:rsidRPr="00116A23">
        <w:t>Since 2006 and for the next 4</w:t>
      </w:r>
      <w:r>
        <w:t>0</w:t>
      </w:r>
      <w:r w:rsidR="00585DFB">
        <w:t> </w:t>
      </w:r>
      <w:r w:rsidRPr="00116A23">
        <w:t xml:space="preserve">years, the LCR MSCP will stock 4,000 bonytail per year greater than 300 mm TL into </w:t>
      </w:r>
      <w:r>
        <w:t>Lake Havasu</w:t>
      </w:r>
      <w:r w:rsidRPr="00116A23">
        <w:t xml:space="preserve"> (Reclamation 2004)</w:t>
      </w:r>
      <w:r w:rsidR="00A96E71">
        <w:t xml:space="preserve">.  </w:t>
      </w:r>
      <w:r w:rsidRPr="00116A23">
        <w:t xml:space="preserve">To date, the program has stocked approximately </w:t>
      </w:r>
      <w:r>
        <w:t>45,347 bonytail into the reach</w:t>
      </w:r>
      <w:r w:rsidRPr="00116A23">
        <w:t xml:space="preserve">, of which </w:t>
      </w:r>
      <w:r w:rsidRPr="00855845">
        <w:t xml:space="preserve">approximately </w:t>
      </w:r>
      <w:r>
        <w:t>25,000</w:t>
      </w:r>
      <w:r w:rsidRPr="00116A23">
        <w:t> were passive integrated transponder (PIT) tagged prior to release</w:t>
      </w:r>
      <w:r>
        <w:t xml:space="preserve"> </w:t>
      </w:r>
      <w:r w:rsidR="003664BE">
        <w:rPr>
          <w:color w:val="000000"/>
        </w:rPr>
        <w:t>(unpublished data, L</w:t>
      </w:r>
      <w:r>
        <w:rPr>
          <w:color w:val="000000"/>
        </w:rPr>
        <w:t xml:space="preserve">ower Colorado River </w:t>
      </w:r>
      <w:r w:rsidR="003664BE">
        <w:rPr>
          <w:color w:val="000000"/>
        </w:rPr>
        <w:t>N</w:t>
      </w:r>
      <w:r>
        <w:rPr>
          <w:color w:val="000000"/>
        </w:rPr>
        <w:t xml:space="preserve">ative </w:t>
      </w:r>
      <w:r w:rsidR="003664BE">
        <w:rPr>
          <w:color w:val="000000"/>
        </w:rPr>
        <w:t>F</w:t>
      </w:r>
      <w:r>
        <w:rPr>
          <w:color w:val="000000"/>
        </w:rPr>
        <w:t xml:space="preserve">ish </w:t>
      </w:r>
      <w:r w:rsidR="003664BE">
        <w:rPr>
          <w:color w:val="000000"/>
        </w:rPr>
        <w:t>D</w:t>
      </w:r>
      <w:r>
        <w:rPr>
          <w:color w:val="000000"/>
        </w:rPr>
        <w:t>atabase)</w:t>
      </w:r>
      <w:r w:rsidRPr="00116A23">
        <w:t>.</w:t>
      </w:r>
    </w:p>
    <w:p w14:paraId="6CD7903D" w14:textId="77777777" w:rsidR="00A757C6" w:rsidRPr="0038380E" w:rsidRDefault="00A757C6" w:rsidP="00A757C6"/>
    <w:p w14:paraId="45DFE79A" w14:textId="0117962B" w:rsidR="00A757C6" w:rsidRDefault="00A757C6" w:rsidP="00851D7F">
      <w:r>
        <w:t>B</w:t>
      </w:r>
      <w:r w:rsidRPr="0038380E">
        <w:t xml:space="preserve">onytail </w:t>
      </w:r>
      <w:r>
        <w:t>m</w:t>
      </w:r>
      <w:r w:rsidRPr="0038380E">
        <w:t>onitor</w:t>
      </w:r>
      <w:r>
        <w:t>ing in Lake Havasu is accomplished through c</w:t>
      </w:r>
      <w:r w:rsidRPr="0038380E">
        <w:t xml:space="preserve">ombined efforts </w:t>
      </w:r>
      <w:r>
        <w:t xml:space="preserve">of the </w:t>
      </w:r>
      <w:r w:rsidRPr="0038380E">
        <w:t xml:space="preserve">USFWS, Reclamation, Bureau of Land Management, California Department of </w:t>
      </w:r>
      <w:ins w:id="29" w:author="Lantow, Jeffrey C" w:date="2016-08-09T13:24:00Z">
        <w:r w:rsidR="00256C13">
          <w:t xml:space="preserve">Fish and </w:t>
        </w:r>
      </w:ins>
      <w:commentRangeStart w:id="30"/>
      <w:commentRangeStart w:id="31"/>
      <w:r w:rsidRPr="0038380E">
        <w:t>Wildlife</w:t>
      </w:r>
      <w:commentRangeEnd w:id="30"/>
      <w:r w:rsidR="00811B95">
        <w:rPr>
          <w:rStyle w:val="CommentReference"/>
        </w:rPr>
        <w:commentReference w:id="30"/>
      </w:r>
      <w:commentRangeEnd w:id="31"/>
      <w:r w:rsidR="00770A72">
        <w:rPr>
          <w:rStyle w:val="CommentReference"/>
        </w:rPr>
        <w:commentReference w:id="31"/>
      </w:r>
      <w:r w:rsidRPr="0038380E">
        <w:t xml:space="preserve">, </w:t>
      </w:r>
      <w:r>
        <w:t>A</w:t>
      </w:r>
      <w:r w:rsidR="00851D7F">
        <w:t>rizona Game and Fish Department</w:t>
      </w:r>
      <w:r>
        <w:t xml:space="preserve">, </w:t>
      </w:r>
      <w:r w:rsidRPr="0038380E">
        <w:t>and public volunteers</w:t>
      </w:r>
      <w:r w:rsidR="00A96E71">
        <w:t xml:space="preserve">.  </w:t>
      </w:r>
      <w:r>
        <w:t>Routine monitoring s</w:t>
      </w:r>
      <w:r w:rsidRPr="0038380E">
        <w:t xml:space="preserve">urveys are </w:t>
      </w:r>
      <w:r>
        <w:t>performed</w:t>
      </w:r>
      <w:r w:rsidRPr="0038380E">
        <w:t xml:space="preserve"> in February and involve trammel netting between </w:t>
      </w:r>
      <w:r>
        <w:t>the Bill </w:t>
      </w:r>
      <w:r w:rsidRPr="0038380E">
        <w:t xml:space="preserve">Williams </w:t>
      </w:r>
      <w:r>
        <w:t>River National Wildlife Refuge</w:t>
      </w:r>
      <w:r w:rsidRPr="0038380E">
        <w:t xml:space="preserve"> </w:t>
      </w:r>
      <w:r w:rsidR="00851D7F">
        <w:t>(Bill </w:t>
      </w:r>
      <w:r>
        <w:t xml:space="preserve">Williams River NWR) </w:t>
      </w:r>
      <w:bookmarkStart w:id="32" w:name="_Ref394142114"/>
      <w:bookmarkStart w:id="33" w:name="_Toc398308903"/>
      <w:r>
        <w:t>and </w:t>
      </w:r>
      <w:del w:id="34" w:author="Paul C Marsh" w:date="2016-09-07T11:09:00Z">
        <w:r w:rsidRPr="0038380E" w:rsidDel="005641FE">
          <w:delText>Moabi</w:delText>
        </w:r>
        <w:r w:rsidDel="005641FE">
          <w:delText xml:space="preserve"> </w:delText>
        </w:r>
      </w:del>
      <w:r>
        <w:t>Regional Park</w:t>
      </w:r>
      <w:r w:rsidRPr="0038380E">
        <w:t xml:space="preserve"> </w:t>
      </w:r>
      <w:ins w:id="35" w:author="Paul C Marsh" w:date="2016-09-07T11:09:00Z">
        <w:r w:rsidR="005641FE">
          <w:t xml:space="preserve">Moabi </w:t>
        </w:r>
      </w:ins>
      <w:r w:rsidRPr="0038380E">
        <w:t>near Needles, California</w:t>
      </w:r>
      <w:r>
        <w:t>,</w:t>
      </w:r>
      <w:r w:rsidRPr="0038380E">
        <w:t xml:space="preserve"> and extensive boat</w:t>
      </w:r>
      <w:bookmarkEnd w:id="32"/>
      <w:bookmarkEnd w:id="33"/>
      <w:r>
        <w:t xml:space="preserve"> electroshocking</w:t>
      </w:r>
      <w:r w:rsidRPr="0038380E">
        <w:t xml:space="preserve"> between Needles and Laughlin, </w:t>
      </w:r>
      <w:r w:rsidRPr="00C421A4">
        <w:t>Nevada</w:t>
      </w:r>
      <w:r w:rsidR="00A96E71">
        <w:t xml:space="preserve">.  </w:t>
      </w:r>
      <w:r w:rsidRPr="00C421A4">
        <w:t>O</w:t>
      </w:r>
      <w:r>
        <w:t>ut of the 315</w:t>
      </w:r>
      <w:r w:rsidRPr="00C421A4">
        <w:t xml:space="preserve"> bonytail encountered during monitoring, 80 were PIT tagged upon release (unpublished data</w:t>
      </w:r>
      <w:r w:rsidR="003664BE">
        <w:rPr>
          <w:color w:val="000000"/>
        </w:rPr>
        <w:t>, L</w:t>
      </w:r>
      <w:r>
        <w:rPr>
          <w:color w:val="000000"/>
        </w:rPr>
        <w:t xml:space="preserve">ower Colorado River </w:t>
      </w:r>
      <w:r w:rsidR="003664BE">
        <w:rPr>
          <w:color w:val="000000"/>
        </w:rPr>
        <w:t>N</w:t>
      </w:r>
      <w:r>
        <w:rPr>
          <w:color w:val="000000"/>
        </w:rPr>
        <w:t xml:space="preserve">ative </w:t>
      </w:r>
      <w:r w:rsidR="003664BE">
        <w:rPr>
          <w:color w:val="000000"/>
        </w:rPr>
        <w:t>F</w:t>
      </w:r>
      <w:r>
        <w:rPr>
          <w:color w:val="000000"/>
        </w:rPr>
        <w:t xml:space="preserve">ish </w:t>
      </w:r>
      <w:r w:rsidR="003664BE">
        <w:rPr>
          <w:color w:val="000000"/>
        </w:rPr>
        <w:t>D</w:t>
      </w:r>
      <w:r>
        <w:rPr>
          <w:color w:val="000000"/>
        </w:rPr>
        <w:t>atabase</w:t>
      </w:r>
      <w:r w:rsidRPr="00C421A4">
        <w:t>)</w:t>
      </w:r>
      <w:r w:rsidR="00811B95">
        <w:t>,</w:t>
      </w:r>
      <w:r w:rsidRPr="00C421A4">
        <w:t xml:space="preserve"> and only </w:t>
      </w:r>
      <w:r w:rsidR="00811B95">
        <w:t>3</w:t>
      </w:r>
      <w:r w:rsidRPr="00C421A4">
        <w:t xml:space="preserve"> of these were recaptured more than a year after stocking</w:t>
      </w:r>
      <w:r w:rsidR="00A96E71">
        <w:t xml:space="preserve">.  </w:t>
      </w:r>
      <w:r>
        <w:t xml:space="preserve">Short times at large and low recapture rates </w:t>
      </w:r>
      <w:r w:rsidRPr="00C421A4">
        <w:t>suggest that stocking in the reach has failed to establish a persistent population.</w:t>
      </w:r>
    </w:p>
    <w:p w14:paraId="0A057F21" w14:textId="77777777" w:rsidR="00851D7F" w:rsidRPr="0038380E" w:rsidRDefault="00851D7F" w:rsidP="00851D7F"/>
    <w:p w14:paraId="39C4D484" w14:textId="58AB0DE8" w:rsidR="00A757C6" w:rsidRPr="0038380E" w:rsidRDefault="00A757C6" w:rsidP="00A757C6">
      <w:pPr>
        <w:spacing w:line="270" w:lineRule="exact"/>
      </w:pPr>
      <w:r>
        <w:t xml:space="preserve">Previous </w:t>
      </w:r>
      <w:r w:rsidRPr="0038380E">
        <w:t xml:space="preserve">telemetry studies in the </w:t>
      </w:r>
      <w:r w:rsidR="003664BE">
        <w:t>L</w:t>
      </w:r>
      <w:r w:rsidRPr="0038380E">
        <w:t xml:space="preserve">ower </w:t>
      </w:r>
      <w:r>
        <w:t>Colorado River B</w:t>
      </w:r>
      <w:r w:rsidRPr="0038380E">
        <w:t xml:space="preserve">asin </w:t>
      </w:r>
      <w:r>
        <w:t xml:space="preserve">have involved </w:t>
      </w:r>
      <w:r w:rsidRPr="0038380E">
        <w:t>examin</w:t>
      </w:r>
      <w:r>
        <w:t>ing</w:t>
      </w:r>
      <w:r w:rsidRPr="0038380E">
        <w:t xml:space="preserve"> habitat use of bonytail</w:t>
      </w:r>
      <w:r w:rsidR="00A96E71">
        <w:t xml:space="preserve">.  </w:t>
      </w:r>
      <w:r>
        <w:t xml:space="preserve">A telemetry study on Lake Mohave tracked </w:t>
      </w:r>
      <w:r w:rsidRPr="0038380E">
        <w:t xml:space="preserve">bonytail </w:t>
      </w:r>
      <w:r>
        <w:t>into</w:t>
      </w:r>
      <w:r w:rsidRPr="0038380E">
        <w:t xml:space="preserve"> deeper portions of</w:t>
      </w:r>
      <w:r>
        <w:t xml:space="preserve"> the l</w:t>
      </w:r>
      <w:r w:rsidRPr="0038380E">
        <w:t>ake</w:t>
      </w:r>
      <w:r>
        <w:t xml:space="preserve"> during the day and shallower shoreline habitat at night (Marsh and Mueller 1999)</w:t>
      </w:r>
      <w:r w:rsidR="00A96E71">
        <w:t xml:space="preserve">.  </w:t>
      </w:r>
      <w:r>
        <w:t xml:space="preserve">A separate study at </w:t>
      </w:r>
      <w:r w:rsidR="004F345F">
        <w:t xml:space="preserve">the </w:t>
      </w:r>
      <w:r w:rsidRPr="0038380E">
        <w:t>Cibola High Levee Pond</w:t>
      </w:r>
      <w:r>
        <w:t xml:space="preserve"> documented bonytail use of</w:t>
      </w:r>
      <w:r w:rsidRPr="0038380E">
        <w:t xml:space="preserve"> riprap shoreline </w:t>
      </w:r>
      <w:r>
        <w:t xml:space="preserve">during daylight and movement </w:t>
      </w:r>
      <w:r w:rsidRPr="0038380E">
        <w:t>into open waters</w:t>
      </w:r>
      <w:r>
        <w:t xml:space="preserve"> at night (Mueller et al</w:t>
      </w:r>
      <w:r w:rsidR="00A96E71">
        <w:t>.</w:t>
      </w:r>
      <w:r w:rsidR="001A6E9F">
        <w:t xml:space="preserve"> </w:t>
      </w:r>
      <w:r>
        <w:t>2003; Marsh et al</w:t>
      </w:r>
      <w:r w:rsidR="00A96E71">
        <w:t>.</w:t>
      </w:r>
      <w:r w:rsidR="001A6E9F">
        <w:t xml:space="preserve"> </w:t>
      </w:r>
      <w:r>
        <w:t>2013a)</w:t>
      </w:r>
      <w:r w:rsidR="00A96E71">
        <w:t xml:space="preserve">.  </w:t>
      </w:r>
      <w:r>
        <w:t>In a</w:t>
      </w:r>
      <w:r w:rsidRPr="0038380E">
        <w:t xml:space="preserve"> study completed </w:t>
      </w:r>
      <w:r>
        <w:t>on</w:t>
      </w:r>
      <w:r w:rsidRPr="0038380E">
        <w:t xml:space="preserve"> Lake Havasu</w:t>
      </w:r>
      <w:r>
        <w:t>,</w:t>
      </w:r>
      <w:r w:rsidRPr="0038380E">
        <w:t xml:space="preserve"> </w:t>
      </w:r>
      <w:r>
        <w:t>bonytail</w:t>
      </w:r>
      <w:r w:rsidRPr="0038380E">
        <w:t xml:space="preserve"> were </w:t>
      </w:r>
      <w:r>
        <w:t xml:space="preserve">contacted </w:t>
      </w:r>
      <w:r w:rsidRPr="0038380E">
        <w:t>along shorelines or in coves</w:t>
      </w:r>
      <w:r>
        <w:t xml:space="preserve">, suggesting near-shore habitat use </w:t>
      </w:r>
      <w:r w:rsidRPr="0038380E">
        <w:t>(Minckley 2006)</w:t>
      </w:r>
      <w:r w:rsidR="00A96E71">
        <w:t xml:space="preserve">.  </w:t>
      </w:r>
      <w:r w:rsidRPr="0038380E">
        <w:t>More recently, Karam et al</w:t>
      </w:r>
      <w:r w:rsidR="00A96E71">
        <w:t>.</w:t>
      </w:r>
      <w:r w:rsidR="001A6E9F">
        <w:t xml:space="preserve"> </w:t>
      </w:r>
      <w:r w:rsidRPr="0038380E">
        <w:t>(2012) conducted four telemetry studies within</w:t>
      </w:r>
      <w:r>
        <w:t xml:space="preserve"> the Bill Williams River NWR, concluding that</w:t>
      </w:r>
      <w:r w:rsidRPr="0038380E">
        <w:t xml:space="preserve"> </w:t>
      </w:r>
      <w:r>
        <w:t>(</w:t>
      </w:r>
      <w:r w:rsidRPr="0038380E">
        <w:t>1) PIT-tagged bonytail could be reliabl</w:t>
      </w:r>
      <w:r>
        <w:t>y</w:t>
      </w:r>
      <w:r w:rsidRPr="0038380E">
        <w:t xml:space="preserve"> contacted by </w:t>
      </w:r>
      <w:r w:rsidRPr="0038380E">
        <w:lastRenderedPageBreak/>
        <w:t>remote</w:t>
      </w:r>
      <w:r>
        <w:t xml:space="preserve"> </w:t>
      </w:r>
      <w:r w:rsidRPr="0038380E">
        <w:t>PIT scann</w:t>
      </w:r>
      <w:r>
        <w:t>ers</w:t>
      </w:r>
      <w:r w:rsidRPr="0038380E">
        <w:t xml:space="preserve"> up to </w:t>
      </w:r>
      <w:r>
        <w:t xml:space="preserve">3 </w:t>
      </w:r>
      <w:r w:rsidRPr="0038380E">
        <w:t xml:space="preserve">months post-stocking and </w:t>
      </w:r>
      <w:r>
        <w:t>(</w:t>
      </w:r>
      <w:r w:rsidRPr="0038380E">
        <w:t>2) water clarity, stocking site, and time of year may influence bonytail post-stocking mortality and dispersal</w:t>
      </w:r>
      <w:r w:rsidR="00A96E71">
        <w:t xml:space="preserve">.  </w:t>
      </w:r>
      <w:r>
        <w:t>It has been concluded from m</w:t>
      </w:r>
      <w:r w:rsidRPr="0038380E">
        <w:t>ultiple studies that</w:t>
      </w:r>
      <w:r w:rsidRPr="00770FB2">
        <w:t xml:space="preserve"> </w:t>
      </w:r>
      <w:r w:rsidRPr="0038380E">
        <w:t xml:space="preserve">predation by </w:t>
      </w:r>
      <w:r w:rsidR="003664BE">
        <w:t>birds and </w:t>
      </w:r>
      <w:r w:rsidRPr="0038380E">
        <w:t>non</w:t>
      </w:r>
      <w:r>
        <w:t>-</w:t>
      </w:r>
      <w:r w:rsidRPr="0038380E">
        <w:t xml:space="preserve">native </w:t>
      </w:r>
      <w:r>
        <w:t xml:space="preserve">fishes are </w:t>
      </w:r>
      <w:r w:rsidRPr="0038380E">
        <w:t>likely cause</w:t>
      </w:r>
      <w:r>
        <w:t>s</w:t>
      </w:r>
      <w:r w:rsidRPr="0038380E">
        <w:t xml:space="preserve"> for mortality of native fish</w:t>
      </w:r>
      <w:r w:rsidR="00811B95">
        <w:t>es</w:t>
      </w:r>
      <w:r w:rsidRPr="0038380E">
        <w:t xml:space="preserve"> within the </w:t>
      </w:r>
      <w:r w:rsidR="003664BE">
        <w:t>LCR</w:t>
      </w:r>
      <w:r w:rsidRPr="0038380E">
        <w:t xml:space="preserve"> </w:t>
      </w:r>
      <w:r>
        <w:t>(Doelker 1994; Mueller 2003;</w:t>
      </w:r>
      <w:r w:rsidRPr="0038380E">
        <w:t xml:space="preserve"> Schooley et al</w:t>
      </w:r>
      <w:r w:rsidR="00A96E71">
        <w:t>.</w:t>
      </w:r>
      <w:r w:rsidR="001A6E9F">
        <w:t xml:space="preserve"> </w:t>
      </w:r>
      <w:r w:rsidRPr="0038380E">
        <w:t>2008</w:t>
      </w:r>
      <w:r>
        <w:t>;</w:t>
      </w:r>
      <w:r w:rsidRPr="0038380E">
        <w:t xml:space="preserve"> Karam and Marsh 2010</w:t>
      </w:r>
      <w:r>
        <w:t>; Schooley 2010</w:t>
      </w:r>
      <w:r w:rsidRPr="0038380E">
        <w:t>).</w:t>
      </w:r>
    </w:p>
    <w:p w14:paraId="4F199010" w14:textId="77777777" w:rsidR="00A757C6" w:rsidRPr="005F275F" w:rsidRDefault="00A757C6" w:rsidP="00A757C6">
      <w:pPr>
        <w:spacing w:line="270" w:lineRule="exact"/>
      </w:pPr>
    </w:p>
    <w:p w14:paraId="22B893ED" w14:textId="0C526627" w:rsidR="00A757C6" w:rsidRDefault="00811B95" w:rsidP="00A757C6">
      <w:pPr>
        <w:spacing w:line="270" w:lineRule="exact"/>
      </w:pPr>
      <w:r>
        <w:t>A</w:t>
      </w:r>
      <w:r w:rsidR="00A757C6" w:rsidRPr="005F275F">
        <w:t xml:space="preserve"> multi-year research project on Lake Havasu </w:t>
      </w:r>
      <w:r>
        <w:t xml:space="preserve">was implemented </w:t>
      </w:r>
      <w:r w:rsidR="0008414A">
        <w:t>in which the </w:t>
      </w:r>
      <w:r w:rsidR="00A757C6" w:rsidRPr="005F275F">
        <w:t>post-stocking distribution, habitat use, and mortality of bonytail</w:t>
      </w:r>
      <w:r>
        <w:t xml:space="preserve"> were documented</w:t>
      </w:r>
      <w:r w:rsidR="00A96E71">
        <w:t xml:space="preserve">.  </w:t>
      </w:r>
      <w:r w:rsidR="00A757C6" w:rsidRPr="005F275F">
        <w:t xml:space="preserve">For all of </w:t>
      </w:r>
      <w:r>
        <w:t>the</w:t>
      </w:r>
      <w:r w:rsidR="00A757C6" w:rsidRPr="005F275F">
        <w:t xml:space="preserve"> investigations, inferences regarding post-stocking habitat use are based on where study fish are contacted over time</w:t>
      </w:r>
      <w:r w:rsidR="00A96E71">
        <w:t xml:space="preserve">.  </w:t>
      </w:r>
      <w:r w:rsidR="00A757C6" w:rsidRPr="005F275F">
        <w:t>No analysis was conducted about the availability of habitat in the release area</w:t>
      </w:r>
      <w:r>
        <w:t>; therefore,</w:t>
      </w:r>
      <w:r w:rsidR="00A757C6" w:rsidRPr="005F275F">
        <w:t xml:space="preserve"> individual or third order habitat selection is not implied or investigated (</w:t>
      </w:r>
      <w:r w:rsidR="00A757C6" w:rsidRPr="005F275F">
        <w:rPr>
          <w:i/>
        </w:rPr>
        <w:t>sensu</w:t>
      </w:r>
      <w:r w:rsidR="00A757C6" w:rsidRPr="005F275F">
        <w:t xml:space="preserve"> Martin et al</w:t>
      </w:r>
      <w:r w:rsidR="00A96E71">
        <w:t>.</w:t>
      </w:r>
      <w:r w:rsidR="001A6E9F">
        <w:t xml:space="preserve"> </w:t>
      </w:r>
      <w:r w:rsidR="00A757C6" w:rsidRPr="005F275F">
        <w:t>2009)</w:t>
      </w:r>
      <w:r w:rsidR="00A96E71">
        <w:t xml:space="preserve">.  </w:t>
      </w:r>
      <w:r w:rsidR="00A757C6" w:rsidRPr="005F275F">
        <w:t xml:space="preserve">The goal of this research is to document post-stocking distribution and survival and guide future stocking endeavors in </w:t>
      </w:r>
      <w:r w:rsidR="00A757C6">
        <w:t>Lake Havasu</w:t>
      </w:r>
      <w:r w:rsidR="00A96E71">
        <w:t xml:space="preserve">.  </w:t>
      </w:r>
      <w:r w:rsidR="0008414A">
        <w:t>A </w:t>
      </w:r>
      <w:r w:rsidR="00A757C6" w:rsidRPr="005F275F">
        <w:t>list of objectives as specified in the Statement of Work for the current study period is provided below.</w:t>
      </w:r>
    </w:p>
    <w:p w14:paraId="0FEAB895" w14:textId="77777777" w:rsidR="00851D7F" w:rsidRDefault="00851D7F" w:rsidP="00A757C6">
      <w:pPr>
        <w:spacing w:line="270" w:lineRule="exact"/>
      </w:pPr>
    </w:p>
    <w:p w14:paraId="1E0FA3F8" w14:textId="77777777" w:rsidR="00A757C6" w:rsidRDefault="00A757C6" w:rsidP="00A757C6">
      <w:pPr>
        <w:spacing w:line="270" w:lineRule="exact"/>
      </w:pPr>
    </w:p>
    <w:p w14:paraId="591235C3" w14:textId="77777777" w:rsidR="00A757C6" w:rsidRPr="007A5CEC" w:rsidRDefault="00A757C6" w:rsidP="00851D7F">
      <w:pPr>
        <w:pStyle w:val="Heading2"/>
      </w:pPr>
      <w:bookmarkStart w:id="36" w:name="_Toc398728878"/>
      <w:bookmarkStart w:id="37" w:name="_Toc456938167"/>
      <w:r w:rsidRPr="007A5CEC">
        <w:t>Primary Objectives</w:t>
      </w:r>
      <w:bookmarkEnd w:id="36"/>
      <w:bookmarkEnd w:id="37"/>
    </w:p>
    <w:p w14:paraId="2AA55D6C" w14:textId="77777777" w:rsidR="00A757C6" w:rsidRDefault="00A757C6" w:rsidP="00A757C6">
      <w:pPr>
        <w:spacing w:line="270" w:lineRule="exact"/>
      </w:pPr>
    </w:p>
    <w:p w14:paraId="24FDBB13" w14:textId="77777777" w:rsidR="00A757C6" w:rsidRDefault="00A757C6" w:rsidP="00A757C6">
      <w:pPr>
        <w:pStyle w:val="ListParagraph"/>
        <w:numPr>
          <w:ilvl w:val="0"/>
          <w:numId w:val="15"/>
        </w:numPr>
        <w:spacing w:line="270" w:lineRule="exact"/>
      </w:pPr>
      <w:r w:rsidRPr="0038380E">
        <w:t>Continue investigations across multiple release sites and variable habitat conditions within Reach 3</w:t>
      </w:r>
      <w:r>
        <w:t>.</w:t>
      </w:r>
    </w:p>
    <w:p w14:paraId="34FE7C47" w14:textId="77777777" w:rsidR="00A757C6" w:rsidRPr="0038380E" w:rsidRDefault="00A757C6" w:rsidP="00A757C6">
      <w:pPr>
        <w:pStyle w:val="ListParagraph"/>
        <w:spacing w:line="270" w:lineRule="exact"/>
      </w:pPr>
    </w:p>
    <w:p w14:paraId="21F2885C" w14:textId="249C198F" w:rsidR="00A757C6" w:rsidRDefault="003B765B" w:rsidP="00A757C6">
      <w:pPr>
        <w:pStyle w:val="ListParagraph"/>
        <w:numPr>
          <w:ilvl w:val="0"/>
          <w:numId w:val="15"/>
        </w:numPr>
        <w:spacing w:line="270" w:lineRule="exact"/>
      </w:pPr>
      <w:r>
        <w:t>Choose u</w:t>
      </w:r>
      <w:r w:rsidR="00A757C6" w:rsidRPr="0038380E">
        <w:t>p to three release sites:</w:t>
      </w:r>
      <w:r w:rsidR="00A757C6">
        <w:t xml:space="preserve"> </w:t>
      </w:r>
      <w:r w:rsidR="00A757C6" w:rsidRPr="0038380E">
        <w:t xml:space="preserve"> </w:t>
      </w:r>
      <w:r w:rsidR="00A757C6" w:rsidRPr="00A93CC3">
        <w:t xml:space="preserve">one release site must be near the </w:t>
      </w:r>
      <w:r w:rsidR="00A757C6">
        <w:t>Bill Williams River NWR</w:t>
      </w:r>
      <w:r w:rsidR="00A757C6" w:rsidRPr="00A93CC3">
        <w:t>, and other proposed sites should be upstream of Lake Havasu</w:t>
      </w:r>
      <w:r w:rsidR="00A96E71">
        <w:t>.</w:t>
      </w:r>
      <w:r w:rsidR="00417112">
        <w:t xml:space="preserve">  </w:t>
      </w:r>
      <w:r w:rsidR="00A757C6" w:rsidRPr="0038380E">
        <w:t>Releases and subsequent monitoring could be accomplished simultaneously or successively.</w:t>
      </w:r>
    </w:p>
    <w:p w14:paraId="7065FFB8" w14:textId="77777777" w:rsidR="00A757C6" w:rsidRDefault="00A757C6" w:rsidP="00A757C6">
      <w:pPr>
        <w:pStyle w:val="ListParagraph"/>
        <w:spacing w:line="270" w:lineRule="exact"/>
      </w:pPr>
    </w:p>
    <w:p w14:paraId="14102EEE" w14:textId="18D5FD2F" w:rsidR="00A757C6" w:rsidRDefault="00256C13" w:rsidP="00A757C6">
      <w:pPr>
        <w:pStyle w:val="ListParagraph"/>
        <w:numPr>
          <w:ilvl w:val="0"/>
          <w:numId w:val="15"/>
        </w:numPr>
        <w:spacing w:line="270" w:lineRule="exact"/>
      </w:pPr>
      <w:ins w:id="38" w:author="Lantow, Jeffrey C" w:date="2016-08-09T13:24:00Z">
        <w:r>
          <w:t>Require that e</w:t>
        </w:r>
      </w:ins>
      <w:del w:id="39" w:author="Lantow, Jeffrey C" w:date="2016-08-09T13:24:00Z">
        <w:r w:rsidR="00A757C6" w:rsidRPr="0038380E" w:rsidDel="00256C13">
          <w:delText>E</w:delText>
        </w:r>
      </w:del>
      <w:r w:rsidR="00A757C6" w:rsidRPr="0038380E">
        <w:t xml:space="preserve">ach release site </w:t>
      </w:r>
      <w:del w:id="40" w:author="Lantow, Jeffrey C" w:date="2016-08-09T13:24:00Z">
        <w:r w:rsidR="00A757C6" w:rsidRPr="0038380E" w:rsidDel="00256C13">
          <w:delText xml:space="preserve">requires </w:delText>
        </w:r>
      </w:del>
      <w:ins w:id="41" w:author="Lantow, Jeffrey C" w:date="2016-08-09T13:24:00Z">
        <w:r>
          <w:t>be monitored for</w:t>
        </w:r>
        <w:r w:rsidRPr="0038380E">
          <w:t xml:space="preserve"> </w:t>
        </w:r>
      </w:ins>
      <w:r w:rsidR="00A757C6" w:rsidRPr="0038380E">
        <w:t xml:space="preserve">a minimum of </w:t>
      </w:r>
      <w:r w:rsidR="00A757C6">
        <w:t>1</w:t>
      </w:r>
      <w:r w:rsidR="00A757C6" w:rsidRPr="0038380E">
        <w:t xml:space="preserve"> month</w:t>
      </w:r>
      <w:del w:id="42" w:author="Lantow, Jeffrey C" w:date="2016-08-09T13:25:00Z">
        <w:r w:rsidR="00A757C6" w:rsidRPr="0038380E" w:rsidDel="00256C13">
          <w:delText xml:space="preserve"> of </w:delText>
        </w:r>
        <w:commentRangeStart w:id="43"/>
        <w:r w:rsidR="00A757C6" w:rsidRPr="0038380E" w:rsidDel="00256C13">
          <w:delText>monitoring</w:delText>
        </w:r>
        <w:commentRangeEnd w:id="43"/>
        <w:r w:rsidR="003B765B" w:rsidDel="00256C13">
          <w:rPr>
            <w:rStyle w:val="CommentReference"/>
            <w:rFonts w:eastAsia="Times New Roman" w:cs="Times New Roman"/>
          </w:rPr>
          <w:commentReference w:id="43"/>
        </w:r>
      </w:del>
      <w:r w:rsidR="00A757C6">
        <w:t>.</w:t>
      </w:r>
    </w:p>
    <w:p w14:paraId="4BE52851" w14:textId="77777777" w:rsidR="00A757C6" w:rsidRDefault="00A757C6" w:rsidP="00A757C6">
      <w:pPr>
        <w:pStyle w:val="ListParagraph"/>
      </w:pPr>
    </w:p>
    <w:p w14:paraId="31488CAF" w14:textId="1828D1E6" w:rsidR="00A757C6" w:rsidRDefault="00A757C6" w:rsidP="00A757C6">
      <w:pPr>
        <w:pStyle w:val="ListParagraph"/>
        <w:numPr>
          <w:ilvl w:val="0"/>
          <w:numId w:val="15"/>
        </w:numPr>
      </w:pPr>
      <w:r w:rsidRPr="0038380E">
        <w:t xml:space="preserve">Identify specific habitat types used or preferred by </w:t>
      </w:r>
      <w:r w:rsidR="00811B95">
        <w:t>bonytail</w:t>
      </w:r>
      <w:r w:rsidRPr="0038380E">
        <w:t xml:space="preserve"> within each release site</w:t>
      </w:r>
      <w:r>
        <w:t>.</w:t>
      </w:r>
    </w:p>
    <w:p w14:paraId="4749E692" w14:textId="77777777" w:rsidR="00A757C6" w:rsidRPr="0038380E" w:rsidRDefault="00A757C6" w:rsidP="00A757C6">
      <w:pPr>
        <w:pStyle w:val="ListParagraph"/>
      </w:pPr>
    </w:p>
    <w:p w14:paraId="791F5670" w14:textId="3D35559C" w:rsidR="00A757C6" w:rsidRDefault="003B765B" w:rsidP="00A757C6">
      <w:pPr>
        <w:pStyle w:val="ListParagraph"/>
        <w:numPr>
          <w:ilvl w:val="0"/>
          <w:numId w:val="15"/>
        </w:numPr>
      </w:pPr>
      <w:r>
        <w:t>Determine s</w:t>
      </w:r>
      <w:r w:rsidR="00A757C6" w:rsidRPr="0038380E">
        <w:t>hort-term survival estimates (minimum of 1</w:t>
      </w:r>
      <w:r w:rsidR="00A757C6">
        <w:t>–</w:t>
      </w:r>
      <w:r w:rsidR="00A757C6" w:rsidRPr="0038380E">
        <w:t>3 months) for bonytail at each release site</w:t>
      </w:r>
      <w:r w:rsidR="00A757C6">
        <w:t>.</w:t>
      </w:r>
    </w:p>
    <w:p w14:paraId="4243FA01" w14:textId="77777777" w:rsidR="00A757C6" w:rsidRPr="0038380E" w:rsidRDefault="00A757C6" w:rsidP="00A757C6">
      <w:pPr>
        <w:pStyle w:val="ListParagraph"/>
      </w:pPr>
    </w:p>
    <w:p w14:paraId="44DAC0D2" w14:textId="77777777" w:rsidR="00A757C6" w:rsidRDefault="00A757C6" w:rsidP="00A757C6">
      <w:pPr>
        <w:pStyle w:val="ListParagraph"/>
        <w:numPr>
          <w:ilvl w:val="0"/>
          <w:numId w:val="15"/>
        </w:numPr>
      </w:pPr>
      <w:r w:rsidRPr="0038380E">
        <w:t>Monitor movements and/or movement patterns of individual bonytail within Reach 3</w:t>
      </w:r>
      <w:r>
        <w:t>.</w:t>
      </w:r>
    </w:p>
    <w:p w14:paraId="17240492" w14:textId="77777777" w:rsidR="00A757C6" w:rsidRPr="0038380E" w:rsidRDefault="00A757C6" w:rsidP="00A757C6">
      <w:pPr>
        <w:pStyle w:val="ListParagraph"/>
      </w:pPr>
    </w:p>
    <w:p w14:paraId="5BD00511" w14:textId="440DE2E3" w:rsidR="00A757C6" w:rsidRDefault="00A757C6" w:rsidP="00A757C6">
      <w:pPr>
        <w:pStyle w:val="ListParagraph"/>
        <w:numPr>
          <w:ilvl w:val="0"/>
          <w:numId w:val="15"/>
        </w:numPr>
      </w:pPr>
      <w:r w:rsidRPr="0038380E">
        <w:t xml:space="preserve">Summarize all annual bonytail contact/collection data for Reach 3 </w:t>
      </w:r>
      <w:r>
        <w:t>that</w:t>
      </w:r>
      <w:r w:rsidRPr="0038380E">
        <w:t xml:space="preserve"> was collected </w:t>
      </w:r>
      <w:r w:rsidR="003B765B">
        <w:t>under</w:t>
      </w:r>
      <w:r w:rsidRPr="0038380E">
        <w:t xml:space="preserve"> this project in addition to other </w:t>
      </w:r>
      <w:r>
        <w:t>F</w:t>
      </w:r>
      <w:r w:rsidRPr="0038380E">
        <w:t>ederal and non-</w:t>
      </w:r>
      <w:r>
        <w:t>F</w:t>
      </w:r>
      <w:r w:rsidRPr="0038380E">
        <w:t>ederal entities</w:t>
      </w:r>
      <w:r>
        <w:t>.</w:t>
      </w:r>
    </w:p>
    <w:p w14:paraId="565F4793" w14:textId="77777777" w:rsidR="00A757C6" w:rsidRDefault="00A757C6" w:rsidP="00A757C6"/>
    <w:p w14:paraId="3CA51C7D" w14:textId="77777777" w:rsidR="00851D7F" w:rsidRPr="00851D7F" w:rsidRDefault="00851D7F" w:rsidP="00851D7F">
      <w:pPr>
        <w:rPr>
          <w:rFonts w:eastAsia="Calibri"/>
        </w:rPr>
      </w:pPr>
      <w:bookmarkStart w:id="44" w:name="_Toc398728879"/>
      <w:r>
        <w:br w:type="page"/>
      </w:r>
    </w:p>
    <w:p w14:paraId="2049A98C" w14:textId="3AB7EA52" w:rsidR="00A757C6" w:rsidRPr="007A5CEC" w:rsidRDefault="00A757C6" w:rsidP="001B318F">
      <w:pPr>
        <w:pStyle w:val="Heading2"/>
      </w:pPr>
      <w:bookmarkStart w:id="45" w:name="_Toc456938168"/>
      <w:r w:rsidRPr="007A5CEC">
        <w:lastRenderedPageBreak/>
        <w:t>Secondary Objectives</w:t>
      </w:r>
      <w:bookmarkEnd w:id="44"/>
      <w:bookmarkEnd w:id="45"/>
    </w:p>
    <w:p w14:paraId="44FA1CDA" w14:textId="77777777" w:rsidR="00A757C6" w:rsidRDefault="00A757C6" w:rsidP="00867AE2">
      <w:pPr>
        <w:spacing w:line="270" w:lineRule="exact"/>
      </w:pPr>
    </w:p>
    <w:p w14:paraId="4A31AB7D" w14:textId="6F7D47BC" w:rsidR="00A757C6" w:rsidRDefault="00A757C6" w:rsidP="00867AE2">
      <w:pPr>
        <w:pStyle w:val="ListParagraph"/>
        <w:numPr>
          <w:ilvl w:val="0"/>
          <w:numId w:val="16"/>
        </w:numPr>
        <w:spacing w:line="270" w:lineRule="exact"/>
      </w:pPr>
      <w:r w:rsidRPr="0038380E">
        <w:t>Participat</w:t>
      </w:r>
      <w:r w:rsidR="003B765B">
        <w:t>e</w:t>
      </w:r>
      <w:r w:rsidRPr="0038380E">
        <w:t xml:space="preserve"> in at least one annual, week-long, multi-agency, survey event held in February and November each year</w:t>
      </w:r>
      <w:r>
        <w:t>.</w:t>
      </w:r>
    </w:p>
    <w:p w14:paraId="6E8CC182" w14:textId="77777777" w:rsidR="00A757C6" w:rsidRPr="0038380E" w:rsidRDefault="00A757C6" w:rsidP="00867AE2">
      <w:pPr>
        <w:pStyle w:val="ListParagraph"/>
        <w:spacing w:line="270" w:lineRule="exact"/>
      </w:pPr>
    </w:p>
    <w:p w14:paraId="28E89608" w14:textId="77777777" w:rsidR="00A757C6" w:rsidRDefault="00A757C6" w:rsidP="00867AE2">
      <w:pPr>
        <w:pStyle w:val="ListParagraph"/>
        <w:numPr>
          <w:ilvl w:val="0"/>
          <w:numId w:val="16"/>
        </w:numPr>
        <w:spacing w:line="270" w:lineRule="exact"/>
      </w:pPr>
      <w:r w:rsidRPr="0038380E">
        <w:t xml:space="preserve">Compare or assess environmental conditions </w:t>
      </w:r>
      <w:r>
        <w:t xml:space="preserve">at </w:t>
      </w:r>
      <w:r w:rsidRPr="0038380E">
        <w:t xml:space="preserve">survey sites </w:t>
      </w:r>
      <w:r>
        <w:t>that</w:t>
      </w:r>
      <w:r w:rsidRPr="0038380E">
        <w:t xml:space="preserve"> may influence survival (i.e., turbidity</w:t>
      </w:r>
      <w:r>
        <w:t xml:space="preserve"> and</w:t>
      </w:r>
      <w:r w:rsidRPr="0038380E">
        <w:t xml:space="preserve"> vegetation)</w:t>
      </w:r>
      <w:r>
        <w:t>.</w:t>
      </w:r>
    </w:p>
    <w:p w14:paraId="7DD089D8" w14:textId="77777777" w:rsidR="00A757C6" w:rsidRPr="00851D7F" w:rsidRDefault="00A757C6" w:rsidP="00867AE2">
      <w:pPr>
        <w:spacing w:line="270" w:lineRule="exact"/>
      </w:pPr>
    </w:p>
    <w:p w14:paraId="4445149C" w14:textId="77777777" w:rsidR="00A757C6" w:rsidRDefault="00A757C6" w:rsidP="00867AE2">
      <w:pPr>
        <w:spacing w:line="270" w:lineRule="exact"/>
      </w:pPr>
    </w:p>
    <w:p w14:paraId="29348927" w14:textId="77777777" w:rsidR="00A757C6" w:rsidRPr="00BE44BD" w:rsidRDefault="00A757C6" w:rsidP="001B318F">
      <w:pPr>
        <w:pStyle w:val="Heading1"/>
      </w:pPr>
      <w:bookmarkStart w:id="46" w:name="_Toc398728880"/>
      <w:bookmarkStart w:id="47" w:name="_Toc453440164"/>
      <w:bookmarkStart w:id="48" w:name="_Toc456938169"/>
      <w:r w:rsidRPr="00BE44BD">
        <w:t>Methods</w:t>
      </w:r>
      <w:bookmarkEnd w:id="46"/>
      <w:bookmarkEnd w:id="47"/>
      <w:bookmarkEnd w:id="48"/>
    </w:p>
    <w:p w14:paraId="5F7E66E5" w14:textId="77777777" w:rsidR="00A757C6" w:rsidRPr="00BE44BD" w:rsidRDefault="00A757C6" w:rsidP="00867AE2">
      <w:pPr>
        <w:spacing w:line="270" w:lineRule="exact"/>
      </w:pPr>
    </w:p>
    <w:p w14:paraId="0F3E5535" w14:textId="5A443170" w:rsidR="00A757C6" w:rsidRPr="0038380E" w:rsidRDefault="00A757C6" w:rsidP="00867AE2">
      <w:pPr>
        <w:spacing w:line="270" w:lineRule="exact"/>
      </w:pPr>
      <w:r>
        <w:t>P</w:t>
      </w:r>
      <w:r w:rsidRPr="0038380E">
        <w:t xml:space="preserve">assive and active </w:t>
      </w:r>
      <w:r>
        <w:t>remote sensing technologies</w:t>
      </w:r>
      <w:r w:rsidRPr="0038380E">
        <w:t xml:space="preserve"> </w:t>
      </w:r>
      <w:r>
        <w:t xml:space="preserve">were applied </w:t>
      </w:r>
      <w:r w:rsidRPr="0038380E">
        <w:t xml:space="preserve">to each of </w:t>
      </w:r>
      <w:r w:rsidR="003B765B">
        <w:t>the</w:t>
      </w:r>
      <w:r w:rsidRPr="0038380E">
        <w:t xml:space="preserve"> study sites </w:t>
      </w:r>
      <w:r>
        <w:t>to meet primary o</w:t>
      </w:r>
      <w:r w:rsidRPr="0038380E">
        <w:t>bjectives 1 and 2</w:t>
      </w:r>
      <w:r w:rsidR="00A96E71">
        <w:t xml:space="preserve">.  </w:t>
      </w:r>
      <w:r>
        <w:t>P</w:t>
      </w:r>
      <w:r w:rsidRPr="0038380E">
        <w:t xml:space="preserve">assive sampling was achieved using </w:t>
      </w:r>
      <w:r>
        <w:t xml:space="preserve">an array of </w:t>
      </w:r>
      <w:r w:rsidRPr="0038380E">
        <w:t>submersible ultrasonic receiver</w:t>
      </w:r>
      <w:r>
        <w:t>s</w:t>
      </w:r>
      <w:r w:rsidRPr="0038380E">
        <w:t xml:space="preserve"> (SUR</w:t>
      </w:r>
      <w:r>
        <w:t>s</w:t>
      </w:r>
      <w:r w:rsidRPr="0038380E">
        <w:t xml:space="preserve">) </w:t>
      </w:r>
      <w:r>
        <w:t xml:space="preserve">and PIT scanning units, while </w:t>
      </w:r>
      <w:r w:rsidRPr="0038380E">
        <w:t xml:space="preserve">active sampling was </w:t>
      </w:r>
      <w:r>
        <w:t>conducted by boat using a directional or towable omnidirectional hydrophone</w:t>
      </w:r>
      <w:r w:rsidR="00A96E71">
        <w:t xml:space="preserve">.  </w:t>
      </w:r>
      <w:r w:rsidRPr="0038380E">
        <w:t xml:space="preserve">During </w:t>
      </w:r>
      <w:r>
        <w:t>spring and autumn 2013 and 2014, and spring 2015,</w:t>
      </w:r>
      <w:r w:rsidRPr="0038380E">
        <w:t xml:space="preserve"> acoustic tags were surgically implanted into </w:t>
      </w:r>
      <w:r w:rsidRPr="00396FA1">
        <w:t>bonytail</w:t>
      </w:r>
      <w:r w:rsidR="00A96E71">
        <w:t xml:space="preserve">.  </w:t>
      </w:r>
      <w:r>
        <w:t>I</w:t>
      </w:r>
      <w:r w:rsidRPr="0038380E">
        <w:t xml:space="preserve">ntensive </w:t>
      </w:r>
      <w:r>
        <w:t xml:space="preserve">active sampling </w:t>
      </w:r>
      <w:r w:rsidRPr="0038380E">
        <w:t>began immediately following</w:t>
      </w:r>
      <w:r>
        <w:t xml:space="preserve"> </w:t>
      </w:r>
      <w:r w:rsidRPr="0038380E">
        <w:t>release</w:t>
      </w:r>
      <w:r>
        <w:t>s of study fish</w:t>
      </w:r>
      <w:r w:rsidR="00A96E71">
        <w:t xml:space="preserve">.  </w:t>
      </w:r>
      <w:r>
        <w:t>Remote PIT scanning systems were deployed in winter 2014, winter 2014</w:t>
      </w:r>
      <w:r w:rsidR="003B765B">
        <w:t>–</w:t>
      </w:r>
      <w:r>
        <w:t>15</w:t>
      </w:r>
      <w:r w:rsidR="003B765B">
        <w:t>,</w:t>
      </w:r>
      <w:r>
        <w:t xml:space="preserve"> and concurrently during telemetry in autumn 2014 and spring 2015</w:t>
      </w:r>
      <w:r w:rsidR="00A96E71">
        <w:t xml:space="preserve">.  </w:t>
      </w:r>
      <w:r w:rsidRPr="0038380E">
        <w:t>Collaboratively</w:t>
      </w:r>
      <w:r>
        <w:t>,</w:t>
      </w:r>
      <w:r w:rsidRPr="0038380E">
        <w:t xml:space="preserve"> th</w:t>
      </w:r>
      <w:r>
        <w:t>ese</w:t>
      </w:r>
      <w:r w:rsidRPr="0038380E">
        <w:t xml:space="preserve"> data will be used to evaluate bonytail post-stocking </w:t>
      </w:r>
      <w:r w:rsidRPr="00541063">
        <w:t>movement</w:t>
      </w:r>
      <w:r w:rsidRPr="0038380E">
        <w:t>, habitat preference, and differential survival among stocking locations and seasons (</w:t>
      </w:r>
      <w:r>
        <w:t>primary o</w:t>
      </w:r>
      <w:r w:rsidRPr="0038380E">
        <w:t>bjectives 3, 4, 5, and 6).</w:t>
      </w:r>
    </w:p>
    <w:p w14:paraId="655788F3" w14:textId="77777777" w:rsidR="00A757C6" w:rsidRDefault="00A757C6" w:rsidP="00867AE2">
      <w:pPr>
        <w:spacing w:line="270" w:lineRule="exact"/>
      </w:pPr>
    </w:p>
    <w:p w14:paraId="4FD9FD97" w14:textId="77777777" w:rsidR="00867AE2" w:rsidRDefault="00867AE2" w:rsidP="00867AE2">
      <w:pPr>
        <w:spacing w:line="270" w:lineRule="exact"/>
      </w:pPr>
    </w:p>
    <w:p w14:paraId="6A2DC30B" w14:textId="77777777" w:rsidR="00A757C6" w:rsidRPr="00BE44BD" w:rsidRDefault="00A757C6" w:rsidP="00867AE2">
      <w:pPr>
        <w:pStyle w:val="Heading2"/>
        <w:spacing w:line="270" w:lineRule="exact"/>
      </w:pPr>
      <w:bookmarkStart w:id="49" w:name="_Toc398728881"/>
      <w:bookmarkStart w:id="50" w:name="_Toc453440165"/>
      <w:bookmarkStart w:id="51" w:name="_Toc456938170"/>
      <w:r w:rsidRPr="00BE44BD">
        <w:t>Study Area</w:t>
      </w:r>
      <w:bookmarkEnd w:id="49"/>
      <w:bookmarkEnd w:id="50"/>
      <w:bookmarkEnd w:id="51"/>
    </w:p>
    <w:p w14:paraId="78A064FE" w14:textId="77777777" w:rsidR="00A757C6" w:rsidRDefault="00A757C6" w:rsidP="00867AE2">
      <w:pPr>
        <w:spacing w:line="270" w:lineRule="exact"/>
      </w:pPr>
    </w:p>
    <w:p w14:paraId="607A648F" w14:textId="3A07A0AC" w:rsidR="00867AE2" w:rsidRDefault="00A757C6" w:rsidP="001B318F">
      <w:pPr>
        <w:spacing w:line="270" w:lineRule="exact"/>
      </w:pPr>
      <w:r>
        <w:t xml:space="preserve">Lake Havasu (see </w:t>
      </w:r>
      <w:r w:rsidR="00AD275C" w:rsidRPr="00AD275C">
        <w:t>figure</w:t>
      </w:r>
      <w:r>
        <w:t xml:space="preserve"> </w:t>
      </w:r>
      <w:r>
        <w:rPr>
          <w:noProof/>
        </w:rPr>
        <w:t>1</w:t>
      </w:r>
      <w:r w:rsidRPr="00F44EBE">
        <w:t>)</w:t>
      </w:r>
      <w:r>
        <w:t xml:space="preserve"> is impounded by Parker Dam, which was completed by Reclamation in 1938</w:t>
      </w:r>
      <w:r w:rsidR="00A96E71">
        <w:t xml:space="preserve">.  </w:t>
      </w:r>
      <w:r>
        <w:t xml:space="preserve">The dam creates a 7.98 x 10 cubic meter storage capacity reservoir and generates hydroelectric power for the Metropolitan Water District of Southern California and for </w:t>
      </w:r>
      <w:r w:rsidRPr="007F37BA">
        <w:t>utilities in Arizona, California, and Nevada</w:t>
      </w:r>
      <w:r w:rsidR="00A96E71">
        <w:t xml:space="preserve">.  </w:t>
      </w:r>
      <w:r>
        <w:t>The Bill Williams River NWR</w:t>
      </w:r>
      <w:r w:rsidRPr="007F37BA">
        <w:t xml:space="preserve"> occupies</w:t>
      </w:r>
      <w:r>
        <w:t xml:space="preserve"> the southeast terminus of Lake </w:t>
      </w:r>
      <w:r w:rsidRPr="007F37BA">
        <w:t>Havasu (</w:t>
      </w:r>
      <w:r w:rsidR="00AD275C" w:rsidRPr="00AD275C">
        <w:t>figure</w:t>
      </w:r>
      <w:r>
        <w:t xml:space="preserve"> </w:t>
      </w:r>
      <w:r>
        <w:rPr>
          <w:noProof/>
        </w:rPr>
        <w:t>2</w:t>
      </w:r>
      <w:r w:rsidRPr="007F37BA">
        <w:t>)</w:t>
      </w:r>
      <w:r w:rsidR="00A96E71">
        <w:t xml:space="preserve">.  </w:t>
      </w:r>
      <w:r w:rsidRPr="007F37BA">
        <w:t>The Lake</w:t>
      </w:r>
      <w:r>
        <w:t xml:space="preserve"> Havasu Basin extends to the northern reach of Windsor Basin at the Colorado River inflow near Lake Havasu City</w:t>
      </w:r>
      <w:r w:rsidR="00A96E71">
        <w:t xml:space="preserve">.  </w:t>
      </w:r>
      <w:r>
        <w:t xml:space="preserve">Upstream of Windsor Basin, the Colorado River forms a braided channel for approximately 10 km, much of which is within the boundaries of </w:t>
      </w:r>
      <w:r w:rsidR="003B765B">
        <w:t xml:space="preserve">the </w:t>
      </w:r>
      <w:r>
        <w:t xml:space="preserve">Lake </w:t>
      </w:r>
      <w:r w:rsidR="003731BA">
        <w:t>Havasu National Wildlife Refuge</w:t>
      </w:r>
      <w:r>
        <w:t xml:space="preserve"> and filled with an extensive network of backwaters that continue through Topock Gorge</w:t>
      </w:r>
      <w:r w:rsidR="00A96E71">
        <w:t xml:space="preserve">.  </w:t>
      </w:r>
      <w:r>
        <w:t>Between Topock Gorge and Davis Dam, the Colorado River is sinuous and channelized, flowing through urban areas and farmlands surrounding Laughlin, Nevada, Mohave Valley, and Needles, California (</w:t>
      </w:r>
      <w:r w:rsidR="00AD275C" w:rsidRPr="00AD275C">
        <w:t>figure</w:t>
      </w:r>
      <w:r w:rsidR="003B765B">
        <w:t> </w:t>
      </w:r>
      <w:r>
        <w:rPr>
          <w:noProof/>
        </w:rPr>
        <w:t>3</w:t>
      </w:r>
      <w:r w:rsidRPr="00540780">
        <w:t>)</w:t>
      </w:r>
      <w:r w:rsidR="00A96E71">
        <w:t xml:space="preserve">.  </w:t>
      </w:r>
      <w:r>
        <w:t>North of Topock, Regional Park Moabi is a dredged lagoon, initiated in 1959, connected to the Colorado River appr</w:t>
      </w:r>
      <w:r w:rsidR="003B765B">
        <w:t>oximately 400 meters (m) to the </w:t>
      </w:r>
      <w:r>
        <w:t>east and extending approximately 2</w:t>
      </w:r>
      <w:r w:rsidR="003B765B">
        <w:t>,</w:t>
      </w:r>
      <w:r>
        <w:t>000 m (</w:t>
      </w:r>
      <w:r w:rsidR="00AD275C" w:rsidRPr="00AD275C">
        <w:t>figure</w:t>
      </w:r>
      <w:r>
        <w:t xml:space="preserve"> </w:t>
      </w:r>
      <w:r>
        <w:rPr>
          <w:noProof/>
        </w:rPr>
        <w:t>4</w:t>
      </w:r>
      <w:r w:rsidR="003B765B">
        <w:rPr>
          <w:noProof/>
        </w:rPr>
        <w:t>)</w:t>
      </w:r>
      <w:r>
        <w:t xml:space="preserve"> </w:t>
      </w:r>
      <w:r w:rsidR="003B765B">
        <w:t>(</w:t>
      </w:r>
      <w:r>
        <w:t>Udall 1964)</w:t>
      </w:r>
      <w:r w:rsidR="00A96E71">
        <w:t xml:space="preserve">.  </w:t>
      </w:r>
      <w:r>
        <w:t xml:space="preserve">Approximately 13 km downstream from Davis Dam, Laughlin Lagoon, at </w:t>
      </w:r>
      <w:r w:rsidR="003B765B">
        <w:t>R</w:t>
      </w:r>
      <w:r>
        <w:t xml:space="preserve">eservoir </w:t>
      </w:r>
      <w:r w:rsidR="003B765B">
        <w:t>K</w:t>
      </w:r>
      <w:r>
        <w:t>ilometer 121.8 (</w:t>
      </w:r>
      <w:r w:rsidR="003B765B">
        <w:t>R</w:t>
      </w:r>
      <w:r>
        <w:t xml:space="preserve">eservoir </w:t>
      </w:r>
      <w:r w:rsidR="003B765B">
        <w:t>M</w:t>
      </w:r>
      <w:r>
        <w:t xml:space="preserve">ile 75.7), is a dredged lagoon </w:t>
      </w:r>
      <w:r>
        <w:lastRenderedPageBreak/>
        <w:t xml:space="preserve">approximately 0.4 </w:t>
      </w:r>
      <w:r w:rsidRPr="00E754D2">
        <w:t>km</w:t>
      </w:r>
      <w:r>
        <w:t xml:space="preserve"> </w:t>
      </w:r>
      <w:r w:rsidR="003B765B">
        <w:t xml:space="preserve">and </w:t>
      </w:r>
      <w:r w:rsidRPr="00E754D2">
        <w:t>inundated</w:t>
      </w:r>
      <w:r>
        <w:t xml:space="preserve"> with shallow areas of </w:t>
      </w:r>
      <w:commentRangeStart w:id="52"/>
      <w:r>
        <w:t>bulrush</w:t>
      </w:r>
      <w:commentRangeEnd w:id="52"/>
      <w:r w:rsidR="003B765B">
        <w:rPr>
          <w:rStyle w:val="CommentReference"/>
        </w:rPr>
        <w:commentReference w:id="52"/>
      </w:r>
      <w:ins w:id="53" w:author="Lantow, Jeffrey C" w:date="2016-08-09T13:25:00Z">
        <w:r w:rsidR="00256C13">
          <w:t xml:space="preserve"> (</w:t>
        </w:r>
        <w:del w:id="54" w:author="Paul C Marsh" w:date="2016-09-07T13:23:00Z">
          <w:r w:rsidR="00256C13" w:rsidDel="003F2CE4">
            <w:rPr>
              <w:i/>
            </w:rPr>
            <w:delText>Scrip</w:delText>
          </w:r>
        </w:del>
        <w:del w:id="55" w:author="Paul C Marsh" w:date="2016-09-07T10:54:00Z">
          <w:r w:rsidR="00256C13" w:rsidDel="00770A72">
            <w:rPr>
              <w:i/>
            </w:rPr>
            <w:delText>t</w:delText>
          </w:r>
        </w:del>
        <w:del w:id="56" w:author="Paul C Marsh" w:date="2016-09-07T13:23:00Z">
          <w:r w:rsidR="00256C13" w:rsidDel="003F2CE4">
            <w:rPr>
              <w:i/>
            </w:rPr>
            <w:delText>us</w:delText>
          </w:r>
        </w:del>
      </w:ins>
      <w:ins w:id="57" w:author="Paul C Marsh" w:date="2016-09-07T13:23:00Z">
        <w:r w:rsidR="003F2CE4">
          <w:rPr>
            <w:i/>
          </w:rPr>
          <w:t>Scirpus</w:t>
        </w:r>
      </w:ins>
      <w:ins w:id="58" w:author="Lantow, Jeffrey C" w:date="2016-08-09T13:25:00Z">
        <w:r w:rsidR="00256C13">
          <w:rPr>
            <w:i/>
          </w:rPr>
          <w:t xml:space="preserve"> </w:t>
        </w:r>
        <w:r w:rsidR="00256C13" w:rsidRPr="00770A72">
          <w:rPr>
            <w:rPrChange w:id="59" w:author="Paul C Marsh" w:date="2016-09-07T10:54:00Z">
              <w:rPr>
                <w:i/>
              </w:rPr>
            </w:rPrChange>
          </w:rPr>
          <w:t>sp</w:t>
        </w:r>
        <w:r w:rsidR="00256C13">
          <w:rPr>
            <w:i/>
          </w:rPr>
          <w:t>.</w:t>
        </w:r>
        <w:r w:rsidR="00256C13">
          <w:t>)</w:t>
        </w:r>
      </w:ins>
      <w:r>
        <w:t xml:space="preserve"> (</w:t>
      </w:r>
      <w:r w:rsidR="00AD275C" w:rsidRPr="00AD275C">
        <w:t>figure</w:t>
      </w:r>
      <w:r>
        <w:t xml:space="preserve"> </w:t>
      </w:r>
      <w:r>
        <w:rPr>
          <w:noProof/>
        </w:rPr>
        <w:t>5</w:t>
      </w:r>
      <w:r>
        <w:t>).</w:t>
      </w:r>
      <w:r w:rsidR="00867AE2">
        <w:br w:type="page"/>
      </w:r>
    </w:p>
    <w:p w14:paraId="4123C3C5" w14:textId="77777777" w:rsidR="00851D7F" w:rsidRDefault="00851D7F" w:rsidP="00851D7F">
      <w:pPr>
        <w:pStyle w:val="Caption"/>
      </w:pPr>
      <w:bookmarkStart w:id="60" w:name="_Ref447055164"/>
      <w:bookmarkStart w:id="61" w:name="_Toc456271055"/>
      <w:bookmarkStart w:id="62" w:name="_Toc413076273"/>
      <w:bookmarkStart w:id="63" w:name="_Toc453440208"/>
      <w:r>
        <w:lastRenderedPageBreak/>
        <w:t xml:space="preserve">Figure </w:t>
      </w:r>
      <w:r>
        <w:rPr>
          <w:noProof/>
        </w:rPr>
        <w:t>2</w:t>
      </w:r>
      <w:bookmarkEnd w:id="60"/>
      <w:r>
        <w:t>.—Satellite view of the Bill Williams River, Arizona, with place names mentioned in text.</w:t>
      </w:r>
      <w:bookmarkEnd w:id="61"/>
    </w:p>
    <w:p w14:paraId="2D298550" w14:textId="77777777" w:rsidR="00851D7F" w:rsidRDefault="00851D7F">
      <w:pPr>
        <w:rPr>
          <w:rFonts w:ascii="Arial" w:hAnsi="Arial" w:cs="Arial"/>
          <w:sz w:val="20"/>
          <w:szCs w:val="20"/>
        </w:rPr>
      </w:pPr>
      <w:r w:rsidRPr="00851D7F">
        <w:rPr>
          <w:rFonts w:ascii="Arial" w:hAnsi="Arial" w:cs="Arial"/>
          <w:sz w:val="20"/>
          <w:szCs w:val="20"/>
        </w:rPr>
        <w:t>Image:  Google Earth.</w:t>
      </w:r>
      <w:bookmarkEnd w:id="62"/>
      <w:bookmarkEnd w:id="63"/>
    </w:p>
    <w:p w14:paraId="785C7643" w14:textId="77777777" w:rsidR="00851D7F" w:rsidRDefault="00851D7F" w:rsidP="00851D7F"/>
    <w:p w14:paraId="1742066D" w14:textId="6F3B08AC" w:rsidR="00851D7F" w:rsidRPr="00851D7F" w:rsidRDefault="00867AE2" w:rsidP="00851D7F">
      <w:r w:rsidRPr="00867AE2">
        <w:rPr>
          <w:rFonts w:eastAsia="Calibri"/>
          <w:noProof/>
        </w:rPr>
        <w:drawing>
          <wp:anchor distT="0" distB="0" distL="114300" distR="114300" simplePos="0" relativeHeight="251753472" behindDoc="0" locked="0" layoutInCell="0" allowOverlap="0" wp14:anchorId="5C8E7BEF" wp14:editId="405E8871">
            <wp:simplePos x="0" y="0"/>
            <wp:positionH relativeFrom="margin">
              <wp:posOffset>0</wp:posOffset>
            </wp:positionH>
            <wp:positionV relativeFrom="margin">
              <wp:posOffset>2540</wp:posOffset>
            </wp:positionV>
            <wp:extent cx="5029200" cy="3726180"/>
            <wp:effectExtent l="0" t="0" r="0" b="7620"/>
            <wp:wrapTopAndBottom/>
            <wp:docPr id="351" name="Picture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t image.jpg"/>
                    <pic:cNvPicPr/>
                  </pic:nvPicPr>
                  <pic:blipFill>
                    <a:blip r:embed="rId40">
                      <a:extLst>
                        <a:ext uri="{28A0092B-C50C-407E-A947-70E740481C1C}">
                          <a14:useLocalDpi xmlns:a14="http://schemas.microsoft.com/office/drawing/2010/main" val="0"/>
                        </a:ext>
                      </a:extLst>
                    </a:blip>
                    <a:stretch>
                      <a:fillRect/>
                    </a:stretch>
                  </pic:blipFill>
                  <pic:spPr>
                    <a:xfrm>
                      <a:off x="0" y="0"/>
                      <a:ext cx="5029200" cy="3726180"/>
                    </a:xfrm>
                    <a:prstGeom prst="rect">
                      <a:avLst/>
                    </a:prstGeom>
                  </pic:spPr>
                </pic:pic>
              </a:graphicData>
            </a:graphic>
            <wp14:sizeRelH relativeFrom="margin">
              <wp14:pctWidth>0</wp14:pctWidth>
            </wp14:sizeRelH>
            <wp14:sizeRelV relativeFrom="margin">
              <wp14:pctHeight>0</wp14:pctHeight>
            </wp14:sizeRelV>
          </wp:anchor>
        </w:drawing>
      </w:r>
    </w:p>
    <w:p w14:paraId="28CE2BEB" w14:textId="195D75B5" w:rsidR="00867AE2" w:rsidRDefault="00A757C6" w:rsidP="001B318F">
      <w:r>
        <w:t xml:space="preserve">Telemetry studies were conducted within </w:t>
      </w:r>
      <w:r w:rsidR="004923B6">
        <w:t xml:space="preserve">the </w:t>
      </w:r>
      <w:r>
        <w:t xml:space="preserve">Bill Williams River (see </w:t>
      </w:r>
      <w:r w:rsidR="00851D7F">
        <w:t>figure</w:t>
      </w:r>
      <w:r>
        <w:t xml:space="preserve"> </w:t>
      </w:r>
      <w:r>
        <w:rPr>
          <w:noProof/>
        </w:rPr>
        <w:t>2</w:t>
      </w:r>
      <w:r>
        <w:t>), Blankenship Bend</w:t>
      </w:r>
      <w:r w:rsidR="00851D7F">
        <w:t xml:space="preserve"> (</w:t>
      </w:r>
      <w:r w:rsidR="00AD275C" w:rsidRPr="00AD275C">
        <w:t>figure</w:t>
      </w:r>
      <w:r>
        <w:t xml:space="preserve"> </w:t>
      </w:r>
      <w:r>
        <w:rPr>
          <w:noProof/>
        </w:rPr>
        <w:t>3</w:t>
      </w:r>
      <w:r>
        <w:t>), Regional Park Moabi (</w:t>
      </w:r>
      <w:r w:rsidR="00AD275C" w:rsidRPr="00AD275C">
        <w:t>figure</w:t>
      </w:r>
      <w:r>
        <w:t xml:space="preserve"> </w:t>
      </w:r>
      <w:r>
        <w:rPr>
          <w:noProof/>
        </w:rPr>
        <w:t>4</w:t>
      </w:r>
      <w:r>
        <w:t>), and Laughlin Lagoon (</w:t>
      </w:r>
      <w:r w:rsidR="00AD275C" w:rsidRPr="00AD275C">
        <w:t>figure</w:t>
      </w:r>
      <w:r>
        <w:t xml:space="preserve"> </w:t>
      </w:r>
      <w:r>
        <w:rPr>
          <w:noProof/>
        </w:rPr>
        <w:t>5</w:t>
      </w:r>
      <w:r>
        <w:t>)</w:t>
      </w:r>
      <w:r w:rsidR="00A96E71">
        <w:t xml:space="preserve">.  </w:t>
      </w:r>
      <w:r>
        <w:t xml:space="preserve">The termini of the study areas were determined by the most up- and </w:t>
      </w:r>
      <w:r w:rsidRPr="00870D72">
        <w:t>downstream SURs</w:t>
      </w:r>
      <w:r w:rsidR="003B765B">
        <w:t xml:space="preserve">: </w:t>
      </w:r>
      <w:r w:rsidRPr="00870D72">
        <w:t xml:space="preserve"> from the U</w:t>
      </w:r>
      <w:r w:rsidR="00AA5978">
        <w:t>.</w:t>
      </w:r>
      <w:r w:rsidRPr="00870D72">
        <w:t>S</w:t>
      </w:r>
      <w:r w:rsidR="00AA5978">
        <w:t xml:space="preserve">. </w:t>
      </w:r>
      <w:r w:rsidRPr="00870D72">
        <w:t>G</w:t>
      </w:r>
      <w:r w:rsidR="00AA5978">
        <w:t xml:space="preserve">eological </w:t>
      </w:r>
      <w:r w:rsidRPr="00870D72">
        <w:t>S</w:t>
      </w:r>
      <w:r w:rsidR="00AA5978">
        <w:t>urvey</w:t>
      </w:r>
      <w:r w:rsidRPr="00870D72">
        <w:t xml:space="preserve"> gaging station to </w:t>
      </w:r>
      <w:r w:rsidR="003B765B">
        <w:t xml:space="preserve">the </w:t>
      </w:r>
      <w:r>
        <w:t xml:space="preserve">Castle Rock </w:t>
      </w:r>
      <w:r w:rsidR="00B65B65">
        <w:t>b</w:t>
      </w:r>
      <w:r>
        <w:t>ackwater at</w:t>
      </w:r>
      <w:r w:rsidRPr="00870D72">
        <w:t xml:space="preserve"> Blankenship Bend, from the upp</w:t>
      </w:r>
      <w:r w:rsidR="004923B6">
        <w:t>er Bill Williams River i</w:t>
      </w:r>
      <w:r w:rsidR="00851D7F">
        <w:t xml:space="preserve">nlet to </w:t>
      </w:r>
      <w:r w:rsidRPr="00870D72">
        <w:t xml:space="preserve">Parker Dam </w:t>
      </w:r>
      <w:r>
        <w:t xml:space="preserve">at </w:t>
      </w:r>
      <w:r w:rsidR="004923B6">
        <w:t xml:space="preserve">the </w:t>
      </w:r>
      <w:r w:rsidRPr="00870D72">
        <w:t xml:space="preserve">Bill Williams River, from </w:t>
      </w:r>
      <w:r w:rsidRPr="00B71DCB">
        <w:t xml:space="preserve">near </w:t>
      </w:r>
      <w:r w:rsidR="003B765B">
        <w:t>Reservoir K</w:t>
      </w:r>
      <w:r w:rsidR="00851D7F">
        <w:t>ilometer 73.2 </w:t>
      </w:r>
      <w:r w:rsidR="003B765B">
        <w:t>(R</w:t>
      </w:r>
      <w:r w:rsidRPr="00B71DCB">
        <w:t>eservoir</w:t>
      </w:r>
      <w:r w:rsidR="00851D7F">
        <w:t xml:space="preserve"> </w:t>
      </w:r>
      <w:r w:rsidR="003B765B">
        <w:t>M</w:t>
      </w:r>
      <w:r w:rsidRPr="00B71DCB">
        <w:t>ile 45.5) to Pulpit Rock at Regional Park Moabi</w:t>
      </w:r>
      <w:r>
        <w:t xml:space="preserve">, and from Davis Dam to </w:t>
      </w:r>
      <w:r w:rsidR="003B765B">
        <w:t xml:space="preserve">the </w:t>
      </w:r>
      <w:r w:rsidR="00B65B65">
        <w:t>Boyscout b</w:t>
      </w:r>
      <w:r>
        <w:t>ackwater at Laughlin Lagoon</w:t>
      </w:r>
      <w:r w:rsidR="00A96E71">
        <w:t xml:space="preserve">.  </w:t>
      </w:r>
      <w:r w:rsidRPr="00870D72">
        <w:t>Bot</w:t>
      </w:r>
      <w:r w:rsidR="00851D7F">
        <w:t>h the Blankenship Bend and Bill </w:t>
      </w:r>
      <w:r w:rsidRPr="00870D72">
        <w:t xml:space="preserve">Williams River study areas were sampled during </w:t>
      </w:r>
      <w:r w:rsidRPr="005D041A">
        <w:t xml:space="preserve">both </w:t>
      </w:r>
      <w:r w:rsidR="003B765B">
        <w:t xml:space="preserve">the </w:t>
      </w:r>
      <w:r>
        <w:t>spring and autumn seasons in an attempt to compare seasonal variability</w:t>
      </w:r>
      <w:r w:rsidR="00A96E71">
        <w:t xml:space="preserve">.  </w:t>
      </w:r>
      <w:r>
        <w:t>These study areas were chosen to represent different habitats within Lake Havasu, focusing respectively on its river and reservoir portions</w:t>
      </w:r>
      <w:r w:rsidR="00A96E71">
        <w:t xml:space="preserve">.  </w:t>
      </w:r>
      <w:r>
        <w:t>Further, two separate release sites were chosen within each study area</w:t>
      </w:r>
      <w:r w:rsidRPr="003F4E7C">
        <w:t xml:space="preserve"> </w:t>
      </w:r>
      <w:r>
        <w:t>to represent different mesohabitats</w:t>
      </w:r>
      <w:r w:rsidR="00A96E71">
        <w:t xml:space="preserve">.  </w:t>
      </w:r>
      <w:r>
        <w:t xml:space="preserve">Bonytail were released in both a backwater and main channel area at Blankenship Bend and in both the inlet and arm portion of </w:t>
      </w:r>
      <w:r w:rsidR="004923B6">
        <w:t xml:space="preserve">the </w:t>
      </w:r>
      <w:r>
        <w:t>Bill Williams River</w:t>
      </w:r>
      <w:r w:rsidR="00A96E71">
        <w:t xml:space="preserve">.  </w:t>
      </w:r>
      <w:r>
        <w:t xml:space="preserve">To maximize our ability to assess environmental conditions that influence movement, habitat use, and survival, a third and </w:t>
      </w:r>
      <w:r w:rsidR="003B765B">
        <w:t>fourth study area was chosen at </w:t>
      </w:r>
      <w:r>
        <w:t xml:space="preserve">Regional Park Moabi and Laughlin Lagoon in spring and winter 2015, </w:t>
      </w:r>
    </w:p>
    <w:p w14:paraId="72709C22" w14:textId="77777777" w:rsidR="00867AE2" w:rsidRDefault="00867AE2">
      <w:r>
        <w:br w:type="page"/>
      </w:r>
    </w:p>
    <w:p w14:paraId="2D1EECA4" w14:textId="77777777" w:rsidR="00867AE2" w:rsidRDefault="00867AE2" w:rsidP="00867AE2">
      <w:pPr>
        <w:pStyle w:val="Caption"/>
      </w:pPr>
      <w:bookmarkStart w:id="64" w:name="_Ref447055231"/>
      <w:bookmarkStart w:id="65" w:name="_Toc456271056"/>
      <w:bookmarkStart w:id="66" w:name="_Toc453440209"/>
      <w:r>
        <w:lastRenderedPageBreak/>
        <w:t xml:space="preserve">Figure </w:t>
      </w:r>
      <w:r>
        <w:rPr>
          <w:noProof/>
        </w:rPr>
        <w:t>3</w:t>
      </w:r>
      <w:bookmarkEnd w:id="64"/>
      <w:r>
        <w:t>.—Satellite view of Blankenship Bend, Arizona and California, with place names mentioned in text.</w:t>
      </w:r>
      <w:bookmarkEnd w:id="65"/>
    </w:p>
    <w:p w14:paraId="332D76AB" w14:textId="37688F92" w:rsidR="00867AE2" w:rsidRPr="00867AE2" w:rsidRDefault="00867AE2" w:rsidP="00867AE2">
      <w:pPr>
        <w:rPr>
          <w:rFonts w:ascii="Arial" w:hAnsi="Arial" w:cs="Arial"/>
          <w:sz w:val="20"/>
          <w:szCs w:val="20"/>
        </w:rPr>
      </w:pPr>
      <w:r w:rsidRPr="00867AE2">
        <w:rPr>
          <w:rFonts w:ascii="Arial" w:hAnsi="Arial" w:cs="Arial"/>
          <w:sz w:val="20"/>
          <w:szCs w:val="20"/>
        </w:rPr>
        <w:t>Image: Google Earth</w:t>
      </w:r>
      <w:bookmarkEnd w:id="66"/>
      <w:r w:rsidR="00A96E71">
        <w:rPr>
          <w:rFonts w:ascii="Arial" w:hAnsi="Arial" w:cs="Arial"/>
          <w:sz w:val="20"/>
          <w:szCs w:val="20"/>
        </w:rPr>
        <w:t>.</w:t>
      </w:r>
    </w:p>
    <w:p w14:paraId="6522ABAD" w14:textId="18B3D9C7" w:rsidR="00867AE2" w:rsidRDefault="00867AE2" w:rsidP="00A757C6">
      <w:r>
        <w:rPr>
          <w:noProof/>
        </w:rPr>
        <w:drawing>
          <wp:anchor distT="0" distB="0" distL="114300" distR="114300" simplePos="0" relativeHeight="251754496" behindDoc="0" locked="0" layoutInCell="0" allowOverlap="0" wp14:anchorId="1C8AEB9A" wp14:editId="5B518071">
            <wp:simplePos x="1371600" y="1043940"/>
            <wp:positionH relativeFrom="margin">
              <wp:align>left</wp:align>
            </wp:positionH>
            <wp:positionV relativeFrom="margin">
              <wp:align>top</wp:align>
            </wp:positionV>
            <wp:extent cx="5029200" cy="3771900"/>
            <wp:effectExtent l="0" t="0" r="0" b="0"/>
            <wp:wrapTopAndBottom/>
            <wp:docPr id="352" name="Picture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ankenship locations.jp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029200" cy="3771900"/>
                    </a:xfrm>
                    <a:prstGeom prst="rect">
                      <a:avLst/>
                    </a:prstGeom>
                  </pic:spPr>
                </pic:pic>
              </a:graphicData>
            </a:graphic>
          </wp:anchor>
        </w:drawing>
      </w:r>
    </w:p>
    <w:p w14:paraId="012AABF7" w14:textId="77777777" w:rsidR="00867AE2" w:rsidRDefault="00867AE2" w:rsidP="00A757C6"/>
    <w:p w14:paraId="7EE233F8" w14:textId="7951C7E1" w:rsidR="00A757C6" w:rsidRDefault="003B765B" w:rsidP="001B318F">
      <w:r>
        <w:t xml:space="preserve">respectively.  These sites offered </w:t>
      </w:r>
      <w:r w:rsidR="004923B6">
        <w:t xml:space="preserve">controlled </w:t>
      </w:r>
      <w:r w:rsidR="00A757C6">
        <w:t xml:space="preserve">and less complex environments with choke points expected to minimize </w:t>
      </w:r>
      <w:r>
        <w:t xml:space="preserve">the </w:t>
      </w:r>
      <w:r w:rsidR="00A757C6">
        <w:t>loss of fish as a result of tracking limitations and to facilitate monitoring fish egression from the site.</w:t>
      </w:r>
    </w:p>
    <w:p w14:paraId="6D448DA7" w14:textId="77777777" w:rsidR="00867AE2" w:rsidRDefault="00867AE2" w:rsidP="001B318F"/>
    <w:p w14:paraId="46F0B80A" w14:textId="77777777" w:rsidR="00A757C6" w:rsidRDefault="00A757C6" w:rsidP="001B318F"/>
    <w:p w14:paraId="1BD136B8" w14:textId="77777777" w:rsidR="00A757C6" w:rsidRDefault="00A757C6" w:rsidP="001B318F">
      <w:pPr>
        <w:pStyle w:val="Heading2"/>
      </w:pPr>
      <w:bookmarkStart w:id="67" w:name="_Toc453440166"/>
      <w:bookmarkStart w:id="68" w:name="_Toc456938171"/>
      <w:r w:rsidRPr="00BE44BD">
        <w:t>Bonytail Surgeries</w:t>
      </w:r>
      <w:bookmarkEnd w:id="67"/>
      <w:bookmarkEnd w:id="68"/>
    </w:p>
    <w:p w14:paraId="442CF793" w14:textId="77777777" w:rsidR="00A757C6" w:rsidRDefault="00A757C6" w:rsidP="001B318F"/>
    <w:p w14:paraId="35EB09E7" w14:textId="30AF3626" w:rsidR="00867AE2" w:rsidRDefault="00A757C6" w:rsidP="001B318F">
      <w:r>
        <w:t>Prior to stocking of bonytail within Lake Havasu, study fish were implanted with PT-4 (2.3 g</w:t>
      </w:r>
      <w:r w:rsidR="003B765B">
        <w:t>ram</w:t>
      </w:r>
      <w:r w:rsidR="0090439B">
        <w:t>s</w:t>
      </w:r>
      <w:r w:rsidR="003B765B">
        <w:t xml:space="preserve"> [g]</w:t>
      </w:r>
      <w:r>
        <w:t>) or IBT-96-9-I (3.8 g</w:t>
      </w:r>
      <w:r w:rsidR="0008414A">
        <w:t>;</w:t>
      </w:r>
      <w:r>
        <w:t xml:space="preserve"> only Laughlin Lagoon released study fish) acoustic transmitters (Sonotronics, Inc.) with a standard battery life of </w:t>
      </w:r>
      <w:r w:rsidR="0008414A">
        <w:t>3 or 9 </w:t>
      </w:r>
      <w:r>
        <w:t xml:space="preserve">months, respectively, or </w:t>
      </w:r>
      <w:r w:rsidR="003B765B">
        <w:t xml:space="preserve">a </w:t>
      </w:r>
      <w:r>
        <w:t>F-1810 radio tag (6 g</w:t>
      </w:r>
      <w:r w:rsidR="0008414A">
        <w:t>;</w:t>
      </w:r>
      <w:r>
        <w:t xml:space="preserve"> Advanced Telemetry Systems, Inc.; only Laughlin Lagoon released study fish)</w:t>
      </w:r>
      <w:r w:rsidR="00A96E71">
        <w:t xml:space="preserve">.  </w:t>
      </w:r>
      <w:r>
        <w:t>Acoustic t</w:t>
      </w:r>
      <w:r w:rsidRPr="00D446A6">
        <w:t xml:space="preserve">ags were activated </w:t>
      </w:r>
      <w:r w:rsidRPr="0038380E">
        <w:t>with an external magnet and tested for functionality using a directional hydrophone (DH-4; Sonotronics, Inc</w:t>
      </w:r>
      <w:r>
        <w:t>.</w:t>
      </w:r>
      <w:r w:rsidRPr="0038380E">
        <w:t>) and</w:t>
      </w:r>
      <w:r>
        <w:t xml:space="preserve"> </w:t>
      </w:r>
      <w:r w:rsidRPr="0038380E">
        <w:t>receiver (USR-08; Sonotronics, Inc.)</w:t>
      </w:r>
      <w:r>
        <w:t xml:space="preserve"> prior to implantation</w:t>
      </w:r>
      <w:r w:rsidR="00A96E71">
        <w:t xml:space="preserve">.  </w:t>
      </w:r>
      <w:r>
        <w:t>Fish were identified by the unique tag number assigned by Sonotronics, Inc</w:t>
      </w:r>
      <w:r w:rsidR="00A96E71">
        <w:t>.</w:t>
      </w:r>
      <w:r w:rsidR="003B765B">
        <w:t xml:space="preserve">, </w:t>
      </w:r>
      <w:r>
        <w:t xml:space="preserve">or </w:t>
      </w:r>
      <w:r w:rsidR="003B765B">
        <w:t xml:space="preserve">by </w:t>
      </w:r>
      <w:r>
        <w:t>radio tag frequency</w:t>
      </w:r>
      <w:r w:rsidR="00A96E71">
        <w:t xml:space="preserve">.  </w:t>
      </w:r>
      <w:r>
        <w:t>Surgeries were performed under a constructed s</w:t>
      </w:r>
      <w:r w:rsidRPr="0038380E">
        <w:t>haded area</w:t>
      </w:r>
      <w:r>
        <w:t xml:space="preserve"> </w:t>
      </w:r>
      <w:r w:rsidRPr="0038380E">
        <w:t>near</w:t>
      </w:r>
      <w:r>
        <w:t xml:space="preserve"> </w:t>
      </w:r>
      <w:r w:rsidR="003B765B">
        <w:t xml:space="preserve">the </w:t>
      </w:r>
      <w:r>
        <w:t>release sites</w:t>
      </w:r>
      <w:r w:rsidR="003B765B">
        <w:t>,</w:t>
      </w:r>
      <w:r>
        <w:t xml:space="preserve"> and study fish were immediately </w:t>
      </w:r>
    </w:p>
    <w:p w14:paraId="163ED2D0" w14:textId="77777777" w:rsidR="00867AE2" w:rsidRDefault="00867AE2">
      <w:r>
        <w:br w:type="page"/>
      </w:r>
    </w:p>
    <w:p w14:paraId="366951A5" w14:textId="37D33D0B" w:rsidR="00867AE2" w:rsidRDefault="003B765B" w:rsidP="00867AE2">
      <w:pPr>
        <w:pStyle w:val="Caption"/>
      </w:pPr>
      <w:bookmarkStart w:id="69" w:name="_Ref447055412"/>
      <w:bookmarkStart w:id="70" w:name="_Toc456271057"/>
      <w:bookmarkStart w:id="71" w:name="_Toc453440210"/>
      <w:r>
        <w:rPr>
          <w:noProof/>
        </w:rPr>
        <w:lastRenderedPageBreak/>
        <w:drawing>
          <wp:anchor distT="0" distB="0" distL="114300" distR="114300" simplePos="0" relativeHeight="251755520" behindDoc="0" locked="0" layoutInCell="0" allowOverlap="0" wp14:anchorId="5BC2E704" wp14:editId="40734BC0">
            <wp:simplePos x="0" y="0"/>
            <wp:positionH relativeFrom="margin">
              <wp:align>left</wp:align>
            </wp:positionH>
            <wp:positionV relativeFrom="margin">
              <wp:align>top</wp:align>
            </wp:positionV>
            <wp:extent cx="5029200" cy="3696716"/>
            <wp:effectExtent l="0" t="0" r="0" b="0"/>
            <wp:wrapTopAndBottom/>
            <wp:docPr id="353" name="Picture 353" descr="V:\Lake Havasu\2015\report\Moabi\moabi locations Spr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Lake Havasu\2015\report\Moabi\moabi locations Spr15.jpg"/>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2652" t="3787" r="2273" b="3030"/>
                    <a:stretch/>
                  </pic:blipFill>
                  <pic:spPr bwMode="auto">
                    <a:xfrm>
                      <a:off x="0" y="0"/>
                      <a:ext cx="5029200" cy="369671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67AE2">
        <w:t xml:space="preserve">Figure </w:t>
      </w:r>
      <w:r w:rsidR="00867AE2">
        <w:rPr>
          <w:noProof/>
        </w:rPr>
        <w:t>4</w:t>
      </w:r>
      <w:bookmarkEnd w:id="69"/>
      <w:r w:rsidR="00867AE2">
        <w:t>.—Satellite view of Regional Park Moabi, California, with place names mentioned in text.</w:t>
      </w:r>
      <w:bookmarkEnd w:id="70"/>
    </w:p>
    <w:p w14:paraId="0A995567" w14:textId="016DE549" w:rsidR="00867AE2" w:rsidRPr="00867AE2" w:rsidRDefault="00867AE2" w:rsidP="00867AE2">
      <w:pPr>
        <w:rPr>
          <w:rFonts w:ascii="Arial" w:hAnsi="Arial" w:cs="Arial"/>
          <w:sz w:val="20"/>
          <w:szCs w:val="20"/>
        </w:rPr>
      </w:pPr>
      <w:r w:rsidRPr="00867AE2">
        <w:rPr>
          <w:rFonts w:ascii="Arial" w:hAnsi="Arial" w:cs="Arial"/>
          <w:sz w:val="20"/>
          <w:szCs w:val="20"/>
        </w:rPr>
        <w:t>Image: Google Earth.</w:t>
      </w:r>
      <w:bookmarkEnd w:id="71"/>
    </w:p>
    <w:p w14:paraId="0DEF70D2" w14:textId="77777777" w:rsidR="00867AE2" w:rsidRDefault="00867AE2" w:rsidP="00867AE2"/>
    <w:p w14:paraId="35C7DDDD" w14:textId="3CA5985F" w:rsidR="00867AE2" w:rsidRDefault="00867AE2" w:rsidP="00867AE2"/>
    <w:p w14:paraId="0C22AE3A" w14:textId="7CD50A5C" w:rsidR="00A757C6" w:rsidRPr="0038380E" w:rsidRDefault="003731BA" w:rsidP="00867AE2">
      <w:r>
        <w:t>released post-</w:t>
      </w:r>
      <w:r w:rsidR="00A757C6">
        <w:t>recovery</w:t>
      </w:r>
      <w:r w:rsidR="00A96E71">
        <w:t xml:space="preserve">.  </w:t>
      </w:r>
      <w:r w:rsidR="00A757C6">
        <w:t xml:space="preserve">As an exception, surgeries during the Laughlin Lagoon telemetry iteration were conducted at </w:t>
      </w:r>
      <w:r w:rsidR="003B765B">
        <w:t xml:space="preserve">the </w:t>
      </w:r>
      <w:r w:rsidR="00A757C6">
        <w:t>Lake Mead Fish Hatchery</w:t>
      </w:r>
      <w:r w:rsidR="003B765B">
        <w:t>,</w:t>
      </w:r>
      <w:r w:rsidR="00A757C6">
        <w:t xml:space="preserve"> and study fish were held for </w:t>
      </w:r>
      <w:r w:rsidR="003B765B">
        <w:t>1</w:t>
      </w:r>
      <w:r w:rsidR="00A757C6">
        <w:t xml:space="preserve"> week prior to release.</w:t>
      </w:r>
    </w:p>
    <w:p w14:paraId="2982A929" w14:textId="77777777" w:rsidR="00A757C6" w:rsidRPr="0038380E" w:rsidRDefault="00A757C6" w:rsidP="00A757C6"/>
    <w:p w14:paraId="2FF7DF52" w14:textId="73FC90B1" w:rsidR="003B765B" w:rsidRDefault="00A757C6" w:rsidP="00A757C6">
      <w:pPr>
        <w:spacing w:line="270" w:lineRule="exact"/>
      </w:pPr>
      <w:r w:rsidRPr="0038380E">
        <w:t>Surgeries generally followed the outline describ</w:t>
      </w:r>
      <w:r>
        <w:t>ed by Marsh (1997) and Karam et </w:t>
      </w:r>
      <w:r w:rsidRPr="0038380E">
        <w:t>al</w:t>
      </w:r>
      <w:r w:rsidR="00A96E71">
        <w:t>.</w:t>
      </w:r>
      <w:r w:rsidR="001A6E9F">
        <w:t xml:space="preserve"> </w:t>
      </w:r>
      <w:r w:rsidRPr="0038380E">
        <w:t>(2008)</w:t>
      </w:r>
      <w:r w:rsidR="00A96E71">
        <w:t xml:space="preserve">.  </w:t>
      </w:r>
      <w:r>
        <w:t>F</w:t>
      </w:r>
      <w:r w:rsidRPr="0038380E">
        <w:t>ish we</w:t>
      </w:r>
      <w:r>
        <w:t>re</w:t>
      </w:r>
      <w:r w:rsidRPr="0038380E">
        <w:t xml:space="preserve"> placed into a solution containing tricaine methanesulphonate (MS-222</w:t>
      </w:r>
      <w:r w:rsidR="00AA5978">
        <w:t>)</w:t>
      </w:r>
      <w:r w:rsidRPr="0038380E">
        <w:t xml:space="preserve"> </w:t>
      </w:r>
      <w:r w:rsidR="00AA5978">
        <w:t>(</w:t>
      </w:r>
      <w:r w:rsidRPr="0038380E">
        <w:t>125 m</w:t>
      </w:r>
      <w:r w:rsidR="003731BA">
        <w:t>illigrams per liter</w:t>
      </w:r>
      <w:r w:rsidRPr="0038380E">
        <w:t>) until equilibrium was lost</w:t>
      </w:r>
      <w:r w:rsidR="003731BA">
        <w:t xml:space="preserve">.  </w:t>
      </w:r>
      <w:r w:rsidRPr="0038380E">
        <w:t xml:space="preserve">Anesthesia progress was determined by cessation of all fin and muscular movements </w:t>
      </w:r>
      <w:r>
        <w:t>and</w:t>
      </w:r>
      <w:r w:rsidRPr="0038380E">
        <w:t xml:space="preserve"> weak operculation</w:t>
      </w:r>
      <w:r w:rsidR="00A96E71">
        <w:t xml:space="preserve">.  </w:t>
      </w:r>
      <w:r w:rsidRPr="0038380E">
        <w:t>Once the desired depth</w:t>
      </w:r>
      <w:r>
        <w:t xml:space="preserve"> of anesthesia</w:t>
      </w:r>
      <w:r w:rsidRPr="0038380E">
        <w:t xml:space="preserve"> </w:t>
      </w:r>
      <w:r>
        <w:t xml:space="preserve">was reached, </w:t>
      </w:r>
      <w:r w:rsidRPr="0038380E">
        <w:t xml:space="preserve">the fish was removed from the container, measured (TL; nearest </w:t>
      </w:r>
      <w:r>
        <w:t>m</w:t>
      </w:r>
      <w:r w:rsidRPr="0038380E">
        <w:t xml:space="preserve">m), weighed (nearest </w:t>
      </w:r>
      <w:r>
        <w:t>g</w:t>
      </w:r>
      <w:r w:rsidRPr="0038380E">
        <w:t>), and scanned for a 134</w:t>
      </w:r>
      <w:r>
        <w:t>-kilohertz</w:t>
      </w:r>
      <w:r w:rsidRPr="0038380E">
        <w:t xml:space="preserve"> </w:t>
      </w:r>
      <w:r>
        <w:t>(</w:t>
      </w:r>
      <w:r w:rsidRPr="0038380E">
        <w:t>kHz</w:t>
      </w:r>
      <w:r>
        <w:t>)</w:t>
      </w:r>
      <w:r w:rsidRPr="0038380E">
        <w:t xml:space="preserve"> PIT </w:t>
      </w:r>
      <w:r w:rsidRPr="008E2D05">
        <w:t>tag (</w:t>
      </w:r>
      <w:r w:rsidR="00AD275C" w:rsidRPr="00AD275C">
        <w:t>table</w:t>
      </w:r>
      <w:r w:rsidR="00867AE2">
        <w:t> </w:t>
      </w:r>
      <w:r>
        <w:rPr>
          <w:noProof/>
        </w:rPr>
        <w:t>1</w:t>
      </w:r>
      <w:r w:rsidRPr="008E2D05">
        <w:t>)</w:t>
      </w:r>
      <w:r w:rsidR="00A96E71">
        <w:t xml:space="preserve">.  </w:t>
      </w:r>
      <w:r w:rsidRPr="008E2D05">
        <w:t xml:space="preserve">The fish </w:t>
      </w:r>
      <w:r>
        <w:t xml:space="preserve">then </w:t>
      </w:r>
      <w:r w:rsidRPr="008E2D05">
        <w:t>was placed on its dorsum in a cradle specifically made for surgeries with a wet towel wrapped around its body</w:t>
      </w:r>
      <w:r w:rsidR="00A96E71">
        <w:t xml:space="preserve">.  </w:t>
      </w:r>
      <w:r w:rsidRPr="008E2D05">
        <w:t xml:space="preserve">Once in place, a turkey </w:t>
      </w:r>
      <w:r w:rsidRPr="0038380E">
        <w:t>baster was used to continually pump MS-222</w:t>
      </w:r>
      <w:r w:rsidR="003731BA">
        <w:t xml:space="preserve"> solution (125 </w:t>
      </w:r>
      <w:r>
        <w:t>m</w:t>
      </w:r>
      <w:r w:rsidR="003731BA">
        <w:t>illigrams per liter</w:t>
      </w:r>
      <w:r>
        <w:t>)</w:t>
      </w:r>
      <w:r w:rsidRPr="0038380E">
        <w:t xml:space="preserve"> into its mouth and gills</w:t>
      </w:r>
      <w:r w:rsidR="00A96E71">
        <w:t xml:space="preserve">.  </w:t>
      </w:r>
      <w:r w:rsidRPr="0038380E">
        <w:t xml:space="preserve">A </w:t>
      </w:r>
      <w:r>
        <w:t>short (&lt; 1.5 centimeter [cm]</w:t>
      </w:r>
      <w:r w:rsidRPr="0038380E">
        <w:t xml:space="preserve">) incision was made slightly anterior and dorsal to the left pelvic fin where a </w:t>
      </w:r>
      <w:r>
        <w:t xml:space="preserve">sanitized </w:t>
      </w:r>
      <w:r w:rsidRPr="0038380E">
        <w:t>acoustic tag w</w:t>
      </w:r>
      <w:r>
        <w:t>as then inserted into </w:t>
      </w:r>
      <w:r w:rsidRPr="0038380E">
        <w:t>the abdominal cavity</w:t>
      </w:r>
      <w:r w:rsidR="00A96E71">
        <w:t xml:space="preserve">.  </w:t>
      </w:r>
      <w:r>
        <w:t>During radio tag implantations, a puncture was made approximately 2 cm posterior to the incision site using a spinal needle guided by a grooved director</w:t>
      </w:r>
      <w:r w:rsidR="00A96E71">
        <w:t xml:space="preserve">.  </w:t>
      </w:r>
      <w:r>
        <w:t xml:space="preserve">The radio tag’s </w:t>
      </w:r>
      <w:r w:rsidR="003B765B">
        <w:t>trailing whip antenna was threaded in through</w:t>
      </w:r>
    </w:p>
    <w:p w14:paraId="3B47CBF0" w14:textId="77777777" w:rsidR="003B765B" w:rsidRDefault="003B765B">
      <w:r>
        <w:br w:type="page"/>
      </w:r>
    </w:p>
    <w:p w14:paraId="17DBBBD9" w14:textId="77777777" w:rsidR="00867AE2" w:rsidRDefault="00867AE2" w:rsidP="00867AE2">
      <w:pPr>
        <w:pStyle w:val="Caption"/>
      </w:pPr>
      <w:bookmarkStart w:id="72" w:name="_Ref447055430"/>
      <w:bookmarkStart w:id="73" w:name="_Toc456271058"/>
      <w:bookmarkStart w:id="74" w:name="_Toc453440211"/>
      <w:r>
        <w:lastRenderedPageBreak/>
        <w:t xml:space="preserve">Figure </w:t>
      </w:r>
      <w:r>
        <w:rPr>
          <w:noProof/>
        </w:rPr>
        <w:t>5</w:t>
      </w:r>
      <w:bookmarkEnd w:id="72"/>
      <w:r>
        <w:t>.—Satellite view of Laughlin Lagoon, Nevada, with place names mentioned in text.</w:t>
      </w:r>
      <w:bookmarkEnd w:id="73"/>
    </w:p>
    <w:p w14:paraId="777BBFDE" w14:textId="63C24308" w:rsidR="00867AE2" w:rsidRPr="00867AE2" w:rsidRDefault="00867AE2" w:rsidP="00867AE2">
      <w:pPr>
        <w:rPr>
          <w:rFonts w:ascii="Arial" w:hAnsi="Arial" w:cs="Arial"/>
          <w:sz w:val="20"/>
          <w:szCs w:val="20"/>
        </w:rPr>
      </w:pPr>
      <w:r w:rsidRPr="00867AE2">
        <w:rPr>
          <w:rFonts w:ascii="Arial" w:hAnsi="Arial" w:cs="Arial"/>
          <w:sz w:val="20"/>
          <w:szCs w:val="20"/>
        </w:rPr>
        <w:t>Image: Google Earth.</w:t>
      </w:r>
      <w:bookmarkEnd w:id="74"/>
    </w:p>
    <w:p w14:paraId="6F71A17A" w14:textId="77777777" w:rsidR="00867AE2" w:rsidRDefault="00867AE2"/>
    <w:p w14:paraId="754CA78C" w14:textId="77777777" w:rsidR="00867AE2" w:rsidRDefault="00867AE2"/>
    <w:p w14:paraId="14A04551" w14:textId="3AA0FD8B" w:rsidR="00A757C6" w:rsidRDefault="003731BA" w:rsidP="00867AE2">
      <w:r>
        <w:t>the incision site and out the puncture site by use of the spinal needle so that the</w:t>
      </w:r>
      <w:r>
        <w:rPr>
          <w:noProof/>
        </w:rPr>
        <w:t xml:space="preserve"> </w:t>
      </w:r>
      <w:r w:rsidR="00867AE2">
        <w:rPr>
          <w:noProof/>
        </w:rPr>
        <w:drawing>
          <wp:anchor distT="0" distB="0" distL="114300" distR="114300" simplePos="0" relativeHeight="251756544" behindDoc="0" locked="0" layoutInCell="0" allowOverlap="0" wp14:anchorId="7C1D5455" wp14:editId="27B53F1B">
            <wp:simplePos x="1371600" y="1043940"/>
            <wp:positionH relativeFrom="margin">
              <wp:align>left</wp:align>
            </wp:positionH>
            <wp:positionV relativeFrom="page">
              <wp:posOffset>1043940</wp:posOffset>
            </wp:positionV>
            <wp:extent cx="5029200" cy="3771900"/>
            <wp:effectExtent l="0" t="0" r="0" b="0"/>
            <wp:wrapTopAndBottom/>
            <wp:docPr id="354" name="Picture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ughlin locations Win15.jp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029200" cy="3771900"/>
                    </a:xfrm>
                    <a:prstGeom prst="rect">
                      <a:avLst/>
                    </a:prstGeom>
                  </pic:spPr>
                </pic:pic>
              </a:graphicData>
            </a:graphic>
          </wp:anchor>
        </w:drawing>
      </w:r>
      <w:r w:rsidR="00A757C6">
        <w:t>radio tag could be inserted into the abdominal cavity and rest posterior to the incision site</w:t>
      </w:r>
      <w:r w:rsidR="00A96E71">
        <w:t xml:space="preserve">.  </w:t>
      </w:r>
      <w:r w:rsidR="00A757C6" w:rsidRPr="0038380E">
        <w:t xml:space="preserve">The incision was </w:t>
      </w:r>
      <w:r w:rsidR="00A757C6">
        <w:t>closed</w:t>
      </w:r>
      <w:r w:rsidR="00A757C6" w:rsidRPr="0038380E">
        <w:t xml:space="preserve"> with </w:t>
      </w:r>
      <w:r w:rsidR="00A757C6">
        <w:t>three</w:t>
      </w:r>
      <w:r w:rsidR="00A757C6" w:rsidRPr="0038380E">
        <w:t xml:space="preserve"> knots using </w:t>
      </w:r>
      <w:r w:rsidR="0008414A">
        <w:t xml:space="preserve">A </w:t>
      </w:r>
      <w:r w:rsidR="00A757C6">
        <w:t>CP Medical</w:t>
      </w:r>
      <w:r w:rsidR="00A757C6" w:rsidRPr="0038380E">
        <w:t xml:space="preserve"> </w:t>
      </w:r>
      <w:r w:rsidR="00A757C6">
        <w:t>4/0</w:t>
      </w:r>
      <w:r w:rsidR="00A757C6" w:rsidRPr="0038380E">
        <w:t xml:space="preserve"> </w:t>
      </w:r>
      <w:r w:rsidR="00A757C6">
        <w:t xml:space="preserve">Coated VISORB violet braided suture </w:t>
      </w:r>
      <w:r w:rsidR="00A757C6" w:rsidRPr="0038380E">
        <w:t xml:space="preserve">and </w:t>
      </w:r>
      <w:r w:rsidR="003B765B">
        <w:t xml:space="preserve">a </w:t>
      </w:r>
      <w:r w:rsidR="00A757C6">
        <w:t>NSH 26</w:t>
      </w:r>
      <w:r w:rsidR="003B765B">
        <w:t>-</w:t>
      </w:r>
      <w:r w:rsidR="00A757C6">
        <w:t xml:space="preserve">mm ½ taper </w:t>
      </w:r>
      <w:r w:rsidR="00A757C6" w:rsidRPr="0038380E">
        <w:t>needle</w:t>
      </w:r>
      <w:r w:rsidR="00867AE2">
        <w:t xml:space="preserve"> (CP </w:t>
      </w:r>
      <w:r w:rsidR="00A757C6">
        <w:t>Medical, Portland, Oregon) or PGA Medical 4-0 Coated absorbable braided sut</w:t>
      </w:r>
      <w:r w:rsidR="00867AE2">
        <w:t>ure and RB-1 17-</w:t>
      </w:r>
      <w:r w:rsidR="00A757C6">
        <w:t>mm ½ taper needle (AD Surgical, Sunnyvale, California)</w:t>
      </w:r>
      <w:r w:rsidR="00A96E71">
        <w:t xml:space="preserve">.  </w:t>
      </w:r>
      <w:r w:rsidR="00A757C6" w:rsidRPr="0038380E">
        <w:t xml:space="preserve">Betadine </w:t>
      </w:r>
      <w:r w:rsidR="00A757C6">
        <w:t>then was</w:t>
      </w:r>
      <w:r w:rsidR="00A757C6" w:rsidRPr="0038380E">
        <w:t xml:space="preserve"> swabbed ove</w:t>
      </w:r>
      <w:r w:rsidR="00A757C6">
        <w:t xml:space="preserve">r the incision site, and the antibiotic </w:t>
      </w:r>
      <w:r w:rsidR="003B765B">
        <w:t>Baytril was injected using a 10-milligram-per-</w:t>
      </w:r>
      <w:r w:rsidR="00A757C6">
        <w:t>kilogram</w:t>
      </w:r>
      <w:r w:rsidR="00A757C6" w:rsidRPr="0038380E">
        <w:t xml:space="preserve"> dosage into the dorsal-lateral musculature to prevent infection (Martinsen </w:t>
      </w:r>
      <w:r w:rsidR="00A757C6">
        <w:t>and</w:t>
      </w:r>
      <w:r w:rsidR="00A757C6" w:rsidRPr="0038380E">
        <w:t xml:space="preserve"> Horsberg 1995)</w:t>
      </w:r>
      <w:r w:rsidR="00A96E71">
        <w:t xml:space="preserve">.  </w:t>
      </w:r>
      <w:r w:rsidR="00A757C6" w:rsidRPr="0038380E">
        <w:t xml:space="preserve">The fish </w:t>
      </w:r>
      <w:r w:rsidR="00A757C6">
        <w:t>then was</w:t>
      </w:r>
      <w:r w:rsidR="00A757C6" w:rsidRPr="0038380E">
        <w:t xml:space="preserve"> </w:t>
      </w:r>
      <w:r w:rsidR="00A757C6">
        <w:t>placed into a fresh</w:t>
      </w:r>
      <w:r w:rsidR="00A757C6" w:rsidRPr="0038380E">
        <w:t xml:space="preserve">water </w:t>
      </w:r>
      <w:r w:rsidR="00A757C6">
        <w:t>recovery tank</w:t>
      </w:r>
      <w:r w:rsidR="00A757C6" w:rsidRPr="0038380E">
        <w:t xml:space="preserve"> and </w:t>
      </w:r>
      <w:r w:rsidR="00A757C6">
        <w:t>closely watched to ensure complete recovery</w:t>
      </w:r>
      <w:r w:rsidR="00A96E71">
        <w:t xml:space="preserve">.  </w:t>
      </w:r>
      <w:r w:rsidR="00A757C6" w:rsidRPr="0038380E">
        <w:t>Two aerated “recovery” tanks were fi</w:t>
      </w:r>
      <w:r w:rsidR="00A757C6">
        <w:t xml:space="preserve">lled with a 50:50 mixture of lake and </w:t>
      </w:r>
      <w:r w:rsidR="00A757C6" w:rsidRPr="0038380E">
        <w:t xml:space="preserve">hatchery </w:t>
      </w:r>
      <w:r w:rsidR="00A757C6" w:rsidRPr="003377B9">
        <w:t>water and located near the surgical station</w:t>
      </w:r>
      <w:r w:rsidR="00A96E71">
        <w:t xml:space="preserve">.  </w:t>
      </w:r>
      <w:r w:rsidR="00A757C6">
        <w:t>W</w:t>
      </w:r>
      <w:r w:rsidR="00A757C6" w:rsidRPr="0038380E">
        <w:t xml:space="preserve">ater temperature </w:t>
      </w:r>
      <w:r w:rsidR="00A757C6">
        <w:t>(degrees Celsius [</w:t>
      </w:r>
      <w:r w:rsidR="00A757C6">
        <w:sym w:font="Symbol" w:char="F0B0"/>
      </w:r>
      <w:r w:rsidR="00A757C6">
        <w:t xml:space="preserve">C]) </w:t>
      </w:r>
      <w:r w:rsidR="00A757C6" w:rsidRPr="0038380E">
        <w:t>w</w:t>
      </w:r>
      <w:r w:rsidR="00A757C6">
        <w:t>as</w:t>
      </w:r>
      <w:r w:rsidR="00A757C6" w:rsidRPr="0038380E">
        <w:t xml:space="preserve"> monitored with a hand-held </w:t>
      </w:r>
      <w:r w:rsidR="00A757C6">
        <w:t>thermometer or Garmin GPSmap 531s.</w:t>
      </w:r>
    </w:p>
    <w:p w14:paraId="638FE979" w14:textId="77777777" w:rsidR="00A757C6" w:rsidRDefault="00A757C6" w:rsidP="00A757C6"/>
    <w:p w14:paraId="2C9AB726" w14:textId="0B5D04C9" w:rsidR="00867AE2" w:rsidRDefault="00A757C6">
      <w:r>
        <w:t>Additionally, five dummy tags were surgically implanted into bonytail concurrently under the same conditions and from the same stock during autumn 2014 surgeries</w:t>
      </w:r>
      <w:r w:rsidR="00A96E71">
        <w:t xml:space="preserve">.  </w:t>
      </w:r>
      <w:r>
        <w:t xml:space="preserve">These </w:t>
      </w:r>
      <w:r w:rsidR="003B765B">
        <w:t>5</w:t>
      </w:r>
      <w:r>
        <w:t xml:space="preserve"> fish</w:t>
      </w:r>
      <w:r w:rsidR="003B765B">
        <w:t>,</w:t>
      </w:r>
      <w:r>
        <w:t xml:space="preserve"> along with 15 control fish</w:t>
      </w:r>
      <w:r w:rsidR="003B765B">
        <w:t>,</w:t>
      </w:r>
      <w:r>
        <w:t xml:space="preserve"> were transported and held at </w:t>
      </w:r>
      <w:r w:rsidR="003B765B">
        <w:t xml:space="preserve">the </w:t>
      </w:r>
      <w:r>
        <w:t>Lake Mead Fish Hatchery to monitor post-surgery effects.</w:t>
      </w:r>
      <w:r w:rsidR="00867AE2">
        <w:br w:type="page"/>
      </w:r>
    </w:p>
    <w:tbl>
      <w:tblPr>
        <w:tblW w:w="8775"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67"/>
        <w:gridCol w:w="688"/>
        <w:gridCol w:w="816"/>
        <w:gridCol w:w="1377"/>
        <w:gridCol w:w="1137"/>
        <w:gridCol w:w="2670"/>
        <w:gridCol w:w="1320"/>
      </w:tblGrid>
      <w:tr w:rsidR="00867AE2" w:rsidRPr="00B67930" w14:paraId="6A5A82E3" w14:textId="77777777" w:rsidTr="004F345F">
        <w:trPr>
          <w:tblHeader/>
        </w:trPr>
        <w:tc>
          <w:tcPr>
            <w:tcW w:w="8775" w:type="dxa"/>
            <w:gridSpan w:val="7"/>
            <w:tcBorders>
              <w:top w:val="nil"/>
              <w:left w:val="nil"/>
              <w:right w:val="nil"/>
            </w:tcBorders>
            <w:shd w:val="clear" w:color="000000" w:fill="FFFFFF" w:themeFill="background1"/>
            <w:noWrap/>
            <w:tcMar>
              <w:top w:w="60" w:type="dxa"/>
              <w:bottom w:w="60" w:type="dxa"/>
            </w:tcMar>
            <w:vAlign w:val="center"/>
          </w:tcPr>
          <w:p w14:paraId="375AA1A0" w14:textId="30018DA4" w:rsidR="00867AE2" w:rsidRDefault="00867AE2" w:rsidP="00867AE2">
            <w:pPr>
              <w:pStyle w:val="Table-heading"/>
            </w:pPr>
            <w:bookmarkStart w:id="75" w:name="_Ref447055639"/>
            <w:bookmarkStart w:id="76" w:name="_Toc456270936"/>
            <w:bookmarkStart w:id="77" w:name="_Toc413075041"/>
            <w:bookmarkStart w:id="78" w:name="_Toc453440201"/>
            <w:r>
              <w:lastRenderedPageBreak/>
              <w:t xml:space="preserve">Table </w:t>
            </w:r>
            <w:r>
              <w:rPr>
                <w:noProof/>
              </w:rPr>
              <w:t>1</w:t>
            </w:r>
            <w:bookmarkEnd w:id="75"/>
            <w:r>
              <w:t>.—Data collected from 57 bonytail surgically implanted w</w:t>
            </w:r>
            <w:r w:rsidR="004F345F">
              <w:t>ith telemetry tags on September </w:t>
            </w:r>
            <w:r>
              <w:t>30 and October 21, 2014, Bill Williams River, Arizona</w:t>
            </w:r>
            <w:bookmarkStart w:id="79" w:name="_Toc406759554"/>
            <w:bookmarkStart w:id="80" w:name="_Toc406747221"/>
            <w:r w:rsidR="004F345F">
              <w:t>;</w:t>
            </w:r>
            <w:r>
              <w:t xml:space="preserve"> April 13, 2015, Regional Park Moabi, California</w:t>
            </w:r>
            <w:r w:rsidR="004F345F">
              <w:t>;</w:t>
            </w:r>
            <w:r>
              <w:t xml:space="preserve"> and December 9, 2015, Laughlin Lagoon, Nevada</w:t>
            </w:r>
            <w:bookmarkEnd w:id="76"/>
          </w:p>
          <w:p w14:paraId="2AF73FE2" w14:textId="77777777" w:rsidR="00867AE2" w:rsidRPr="00867AE2" w:rsidRDefault="00867AE2" w:rsidP="00867AE2">
            <w:pPr>
              <w:spacing w:after="40"/>
              <w:rPr>
                <w:rFonts w:ascii="Arial" w:hAnsi="Arial" w:cs="Arial"/>
                <w:b/>
                <w:bCs/>
                <w:color w:val="000000"/>
                <w:sz w:val="20"/>
                <w:szCs w:val="20"/>
              </w:rPr>
            </w:pPr>
            <w:r w:rsidRPr="00867AE2">
              <w:rPr>
                <w:rFonts w:ascii="Arial" w:hAnsi="Arial" w:cs="Arial"/>
                <w:sz w:val="20"/>
                <w:szCs w:val="20"/>
              </w:rPr>
              <w:t>(“Determined dead” is the first date of contact with a sedentary ta</w:t>
            </w:r>
            <w:bookmarkEnd w:id="79"/>
            <w:bookmarkEnd w:id="80"/>
            <w:r w:rsidRPr="00867AE2">
              <w:rPr>
                <w:rFonts w:ascii="Arial" w:hAnsi="Arial" w:cs="Arial"/>
                <w:sz w:val="20"/>
                <w:szCs w:val="20"/>
              </w:rPr>
              <w:t>g.</w:t>
            </w:r>
            <w:bookmarkEnd w:id="77"/>
            <w:bookmarkEnd w:id="78"/>
            <w:r w:rsidRPr="00867AE2">
              <w:rPr>
                <w:rFonts w:ascii="Arial" w:hAnsi="Arial" w:cs="Arial"/>
                <w:sz w:val="20"/>
                <w:szCs w:val="20"/>
              </w:rPr>
              <w:t>)</w:t>
            </w:r>
          </w:p>
        </w:tc>
      </w:tr>
      <w:tr w:rsidR="00867AE2" w:rsidRPr="00B67930" w14:paraId="440E68E3" w14:textId="77777777" w:rsidTr="004F345F">
        <w:trPr>
          <w:tblHeader/>
        </w:trPr>
        <w:tc>
          <w:tcPr>
            <w:tcW w:w="767" w:type="dxa"/>
            <w:shd w:val="pct12" w:color="000000" w:fill="FFFFFF" w:themeFill="background1"/>
            <w:noWrap/>
            <w:tcMar>
              <w:top w:w="60" w:type="dxa"/>
              <w:bottom w:w="60" w:type="dxa"/>
            </w:tcMar>
            <w:vAlign w:val="bottom"/>
            <w:hideMark/>
          </w:tcPr>
          <w:p w14:paraId="2D5C2ABD" w14:textId="77777777" w:rsidR="00867AE2" w:rsidRPr="00B67930" w:rsidRDefault="00867AE2" w:rsidP="00867AE2">
            <w:pPr>
              <w:jc w:val="center"/>
              <w:rPr>
                <w:rFonts w:ascii="Arial" w:hAnsi="Arial" w:cs="Arial"/>
                <w:b/>
                <w:bCs/>
                <w:color w:val="000000"/>
                <w:sz w:val="18"/>
                <w:szCs w:val="18"/>
              </w:rPr>
            </w:pPr>
            <w:r w:rsidRPr="00B67930">
              <w:rPr>
                <w:rFonts w:ascii="Arial" w:hAnsi="Arial" w:cs="Arial"/>
                <w:b/>
                <w:bCs/>
                <w:color w:val="000000"/>
                <w:sz w:val="18"/>
                <w:szCs w:val="18"/>
              </w:rPr>
              <w:t>Tag ID</w:t>
            </w:r>
          </w:p>
        </w:tc>
        <w:tc>
          <w:tcPr>
            <w:tcW w:w="688" w:type="dxa"/>
            <w:shd w:val="pct12" w:color="000000" w:fill="FFFFFF" w:themeFill="background1"/>
            <w:tcMar>
              <w:top w:w="60" w:type="dxa"/>
              <w:bottom w:w="60" w:type="dxa"/>
            </w:tcMar>
            <w:vAlign w:val="bottom"/>
            <w:hideMark/>
          </w:tcPr>
          <w:p w14:paraId="43E05A32" w14:textId="77777777" w:rsidR="00867AE2" w:rsidRPr="00B67930" w:rsidRDefault="00867AE2" w:rsidP="00867AE2">
            <w:pPr>
              <w:jc w:val="center"/>
              <w:rPr>
                <w:rFonts w:ascii="Arial" w:hAnsi="Arial" w:cs="Arial"/>
                <w:b/>
                <w:bCs/>
                <w:color w:val="000000"/>
                <w:sz w:val="18"/>
                <w:szCs w:val="18"/>
              </w:rPr>
            </w:pPr>
            <w:r w:rsidRPr="00B67930">
              <w:rPr>
                <w:rFonts w:ascii="Arial" w:hAnsi="Arial" w:cs="Arial"/>
                <w:b/>
                <w:bCs/>
                <w:color w:val="000000"/>
                <w:sz w:val="18"/>
                <w:szCs w:val="18"/>
              </w:rPr>
              <w:t>TL (mm)</w:t>
            </w:r>
          </w:p>
        </w:tc>
        <w:tc>
          <w:tcPr>
            <w:tcW w:w="816" w:type="dxa"/>
            <w:shd w:val="pct12" w:color="000000" w:fill="FFFFFF" w:themeFill="background1"/>
            <w:tcMar>
              <w:top w:w="60" w:type="dxa"/>
              <w:bottom w:w="60" w:type="dxa"/>
            </w:tcMar>
            <w:vAlign w:val="bottom"/>
            <w:hideMark/>
          </w:tcPr>
          <w:p w14:paraId="10F0F939" w14:textId="77777777" w:rsidR="00867AE2" w:rsidRPr="00B67930" w:rsidRDefault="00867AE2" w:rsidP="00867AE2">
            <w:pPr>
              <w:jc w:val="center"/>
              <w:rPr>
                <w:rFonts w:ascii="Arial" w:hAnsi="Arial" w:cs="Arial"/>
                <w:b/>
                <w:bCs/>
                <w:color w:val="000000"/>
                <w:sz w:val="18"/>
                <w:szCs w:val="18"/>
              </w:rPr>
            </w:pPr>
            <w:r w:rsidRPr="00B67930">
              <w:rPr>
                <w:rFonts w:ascii="Arial" w:hAnsi="Arial" w:cs="Arial"/>
                <w:b/>
                <w:bCs/>
                <w:color w:val="000000"/>
                <w:sz w:val="18"/>
                <w:szCs w:val="18"/>
              </w:rPr>
              <w:t>Weight (g)</w:t>
            </w:r>
          </w:p>
        </w:tc>
        <w:tc>
          <w:tcPr>
            <w:tcW w:w="1377" w:type="dxa"/>
            <w:shd w:val="pct12" w:color="000000" w:fill="FFFFFF" w:themeFill="background1"/>
            <w:noWrap/>
            <w:tcMar>
              <w:top w:w="60" w:type="dxa"/>
              <w:bottom w:w="60" w:type="dxa"/>
            </w:tcMar>
            <w:vAlign w:val="bottom"/>
            <w:hideMark/>
          </w:tcPr>
          <w:p w14:paraId="0795B702" w14:textId="77777777" w:rsidR="00867AE2" w:rsidRPr="00B67930" w:rsidRDefault="00867AE2" w:rsidP="00867AE2">
            <w:pPr>
              <w:jc w:val="center"/>
              <w:rPr>
                <w:rFonts w:ascii="Arial" w:hAnsi="Arial" w:cs="Arial"/>
                <w:b/>
                <w:bCs/>
                <w:color w:val="000000"/>
                <w:sz w:val="18"/>
                <w:szCs w:val="18"/>
              </w:rPr>
            </w:pPr>
            <w:r w:rsidRPr="00B67930">
              <w:rPr>
                <w:rFonts w:ascii="Arial" w:hAnsi="Arial" w:cs="Arial"/>
                <w:b/>
                <w:bCs/>
                <w:color w:val="000000"/>
                <w:sz w:val="18"/>
                <w:szCs w:val="18"/>
              </w:rPr>
              <w:t>PIT tag No.</w:t>
            </w:r>
          </w:p>
        </w:tc>
        <w:tc>
          <w:tcPr>
            <w:tcW w:w="1137" w:type="dxa"/>
            <w:shd w:val="pct12" w:color="000000" w:fill="FFFFFF" w:themeFill="background1"/>
            <w:tcMar>
              <w:top w:w="60" w:type="dxa"/>
              <w:bottom w:w="60" w:type="dxa"/>
            </w:tcMar>
            <w:vAlign w:val="bottom"/>
            <w:hideMark/>
          </w:tcPr>
          <w:p w14:paraId="159A7D27" w14:textId="77777777" w:rsidR="00867AE2" w:rsidRPr="00B67930" w:rsidRDefault="00867AE2" w:rsidP="00867AE2">
            <w:pPr>
              <w:jc w:val="center"/>
              <w:rPr>
                <w:rFonts w:ascii="Arial" w:hAnsi="Arial" w:cs="Arial"/>
                <w:b/>
                <w:bCs/>
                <w:color w:val="000000"/>
                <w:sz w:val="18"/>
                <w:szCs w:val="18"/>
              </w:rPr>
            </w:pPr>
            <w:r w:rsidRPr="00B67930">
              <w:rPr>
                <w:rFonts w:ascii="Arial" w:hAnsi="Arial" w:cs="Arial"/>
                <w:b/>
                <w:bCs/>
                <w:color w:val="000000"/>
                <w:sz w:val="18"/>
                <w:szCs w:val="18"/>
              </w:rPr>
              <w:t>Release date</w:t>
            </w:r>
          </w:p>
        </w:tc>
        <w:tc>
          <w:tcPr>
            <w:tcW w:w="2670" w:type="dxa"/>
            <w:shd w:val="pct12" w:color="000000" w:fill="FFFFFF" w:themeFill="background1"/>
            <w:noWrap/>
            <w:tcMar>
              <w:top w:w="60" w:type="dxa"/>
              <w:bottom w:w="60" w:type="dxa"/>
            </w:tcMar>
            <w:vAlign w:val="bottom"/>
            <w:hideMark/>
          </w:tcPr>
          <w:p w14:paraId="62C00833" w14:textId="77777777" w:rsidR="00867AE2" w:rsidRPr="00B67930" w:rsidRDefault="00867AE2" w:rsidP="00867AE2">
            <w:pPr>
              <w:jc w:val="center"/>
              <w:rPr>
                <w:rFonts w:ascii="Arial" w:hAnsi="Arial" w:cs="Arial"/>
                <w:b/>
                <w:bCs/>
                <w:color w:val="000000"/>
                <w:sz w:val="18"/>
                <w:szCs w:val="18"/>
              </w:rPr>
            </w:pPr>
            <w:r w:rsidRPr="00B67930">
              <w:rPr>
                <w:rFonts w:ascii="Arial" w:hAnsi="Arial" w:cs="Arial"/>
                <w:b/>
                <w:bCs/>
                <w:color w:val="000000"/>
                <w:sz w:val="18"/>
                <w:szCs w:val="18"/>
              </w:rPr>
              <w:t>Release location</w:t>
            </w:r>
          </w:p>
        </w:tc>
        <w:tc>
          <w:tcPr>
            <w:tcW w:w="1320" w:type="dxa"/>
            <w:shd w:val="pct12" w:color="000000" w:fill="FFFFFF" w:themeFill="background1"/>
            <w:tcMar>
              <w:top w:w="60" w:type="dxa"/>
              <w:bottom w:w="60" w:type="dxa"/>
            </w:tcMar>
            <w:vAlign w:val="bottom"/>
            <w:hideMark/>
          </w:tcPr>
          <w:p w14:paraId="7C076DDB" w14:textId="77777777" w:rsidR="00867AE2" w:rsidRPr="00B67930" w:rsidRDefault="00867AE2" w:rsidP="00867AE2">
            <w:pPr>
              <w:jc w:val="center"/>
              <w:rPr>
                <w:rFonts w:ascii="Arial" w:hAnsi="Arial" w:cs="Arial"/>
                <w:b/>
                <w:bCs/>
                <w:color w:val="000000"/>
                <w:sz w:val="18"/>
                <w:szCs w:val="18"/>
              </w:rPr>
            </w:pPr>
            <w:r w:rsidRPr="00B67930">
              <w:rPr>
                <w:rFonts w:ascii="Arial" w:hAnsi="Arial" w:cs="Arial"/>
                <w:b/>
                <w:bCs/>
                <w:color w:val="000000"/>
                <w:sz w:val="18"/>
                <w:szCs w:val="18"/>
              </w:rPr>
              <w:t>Determined dead</w:t>
            </w:r>
          </w:p>
        </w:tc>
      </w:tr>
      <w:tr w:rsidR="00867AE2" w:rsidRPr="00B67930" w14:paraId="3EE9001E" w14:textId="77777777" w:rsidTr="004F345F">
        <w:tc>
          <w:tcPr>
            <w:tcW w:w="767" w:type="dxa"/>
            <w:shd w:val="clear" w:color="auto" w:fill="auto"/>
            <w:tcMar>
              <w:top w:w="60" w:type="dxa"/>
              <w:bottom w:w="60" w:type="dxa"/>
            </w:tcMar>
            <w:hideMark/>
          </w:tcPr>
          <w:p w14:paraId="77DAAFBE"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2</w:t>
            </w:r>
          </w:p>
        </w:tc>
        <w:tc>
          <w:tcPr>
            <w:tcW w:w="688" w:type="dxa"/>
            <w:shd w:val="clear" w:color="auto" w:fill="auto"/>
            <w:tcMar>
              <w:top w:w="60" w:type="dxa"/>
              <w:bottom w:w="60" w:type="dxa"/>
            </w:tcMar>
            <w:hideMark/>
          </w:tcPr>
          <w:p w14:paraId="1B94FFB7"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305</w:t>
            </w:r>
          </w:p>
        </w:tc>
        <w:tc>
          <w:tcPr>
            <w:tcW w:w="816" w:type="dxa"/>
            <w:shd w:val="clear" w:color="auto" w:fill="auto"/>
            <w:tcMar>
              <w:top w:w="60" w:type="dxa"/>
              <w:bottom w:w="60" w:type="dxa"/>
            </w:tcMar>
            <w:hideMark/>
          </w:tcPr>
          <w:p w14:paraId="3E22D457"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232</w:t>
            </w:r>
          </w:p>
        </w:tc>
        <w:tc>
          <w:tcPr>
            <w:tcW w:w="1377" w:type="dxa"/>
            <w:shd w:val="clear" w:color="auto" w:fill="auto"/>
            <w:tcMar>
              <w:top w:w="60" w:type="dxa"/>
              <w:bottom w:w="60" w:type="dxa"/>
            </w:tcMar>
            <w:hideMark/>
          </w:tcPr>
          <w:p w14:paraId="5938E4AC"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003BCB7F27</w:t>
            </w:r>
          </w:p>
        </w:tc>
        <w:tc>
          <w:tcPr>
            <w:tcW w:w="1137" w:type="dxa"/>
            <w:shd w:val="clear" w:color="auto" w:fill="auto"/>
            <w:tcMar>
              <w:top w:w="60" w:type="dxa"/>
              <w:bottom w:w="60" w:type="dxa"/>
            </w:tcMar>
            <w:hideMark/>
          </w:tcPr>
          <w:p w14:paraId="76A976DE"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9/30/2014</w:t>
            </w:r>
          </w:p>
        </w:tc>
        <w:tc>
          <w:tcPr>
            <w:tcW w:w="2670" w:type="dxa"/>
            <w:shd w:val="clear" w:color="auto" w:fill="auto"/>
            <w:tcMar>
              <w:top w:w="60" w:type="dxa"/>
              <w:bottom w:w="60" w:type="dxa"/>
            </w:tcMar>
            <w:hideMark/>
          </w:tcPr>
          <w:p w14:paraId="5E42216D" w14:textId="50F6FC94" w:rsidR="00867AE2" w:rsidRPr="00B67930" w:rsidRDefault="00867AE2" w:rsidP="004923B6">
            <w:pPr>
              <w:rPr>
                <w:rFonts w:ascii="Arial" w:hAnsi="Arial" w:cs="Arial"/>
                <w:color w:val="000000"/>
                <w:sz w:val="18"/>
                <w:szCs w:val="18"/>
              </w:rPr>
            </w:pPr>
            <w:r w:rsidRPr="00B67930">
              <w:rPr>
                <w:rFonts w:ascii="Arial" w:hAnsi="Arial" w:cs="Arial"/>
                <w:color w:val="000000"/>
                <w:sz w:val="18"/>
                <w:szCs w:val="18"/>
              </w:rPr>
              <w:t xml:space="preserve">Bill Williams River NWR </w:t>
            </w:r>
            <w:r w:rsidR="004923B6">
              <w:rPr>
                <w:rFonts w:ascii="Arial" w:hAnsi="Arial" w:cs="Arial"/>
                <w:color w:val="000000"/>
                <w:sz w:val="18"/>
                <w:szCs w:val="18"/>
              </w:rPr>
              <w:t>a</w:t>
            </w:r>
            <w:r w:rsidRPr="00B67930">
              <w:rPr>
                <w:rFonts w:ascii="Arial" w:hAnsi="Arial" w:cs="Arial"/>
                <w:color w:val="000000"/>
                <w:sz w:val="18"/>
                <w:szCs w:val="18"/>
              </w:rPr>
              <w:t>rm boat launch</w:t>
            </w:r>
          </w:p>
        </w:tc>
        <w:tc>
          <w:tcPr>
            <w:tcW w:w="1320" w:type="dxa"/>
            <w:shd w:val="clear" w:color="auto" w:fill="auto"/>
            <w:tcMar>
              <w:top w:w="60" w:type="dxa"/>
              <w:bottom w:w="60" w:type="dxa"/>
            </w:tcMar>
            <w:hideMark/>
          </w:tcPr>
          <w:p w14:paraId="2A093953"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10/9/2014</w:t>
            </w:r>
          </w:p>
        </w:tc>
      </w:tr>
      <w:tr w:rsidR="00867AE2" w:rsidRPr="00B67930" w14:paraId="6B78E922" w14:textId="77777777" w:rsidTr="004F345F">
        <w:tc>
          <w:tcPr>
            <w:tcW w:w="767" w:type="dxa"/>
            <w:shd w:val="clear" w:color="auto" w:fill="auto"/>
            <w:tcMar>
              <w:top w:w="60" w:type="dxa"/>
              <w:bottom w:w="60" w:type="dxa"/>
            </w:tcMar>
            <w:hideMark/>
          </w:tcPr>
          <w:p w14:paraId="0BB64602"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4</w:t>
            </w:r>
          </w:p>
        </w:tc>
        <w:tc>
          <w:tcPr>
            <w:tcW w:w="688" w:type="dxa"/>
            <w:shd w:val="clear" w:color="auto" w:fill="auto"/>
            <w:tcMar>
              <w:top w:w="60" w:type="dxa"/>
              <w:bottom w:w="60" w:type="dxa"/>
            </w:tcMar>
            <w:hideMark/>
          </w:tcPr>
          <w:p w14:paraId="6AA87CA9"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320</w:t>
            </w:r>
          </w:p>
        </w:tc>
        <w:tc>
          <w:tcPr>
            <w:tcW w:w="816" w:type="dxa"/>
            <w:shd w:val="clear" w:color="auto" w:fill="auto"/>
            <w:tcMar>
              <w:top w:w="60" w:type="dxa"/>
              <w:bottom w:w="60" w:type="dxa"/>
            </w:tcMar>
            <w:hideMark/>
          </w:tcPr>
          <w:p w14:paraId="5CC3599A"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290</w:t>
            </w:r>
          </w:p>
        </w:tc>
        <w:tc>
          <w:tcPr>
            <w:tcW w:w="1377" w:type="dxa"/>
            <w:shd w:val="clear" w:color="auto" w:fill="auto"/>
            <w:tcMar>
              <w:top w:w="60" w:type="dxa"/>
              <w:bottom w:w="60" w:type="dxa"/>
            </w:tcMar>
            <w:hideMark/>
          </w:tcPr>
          <w:p w14:paraId="4D514C99"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003BCB7DFF</w:t>
            </w:r>
          </w:p>
        </w:tc>
        <w:tc>
          <w:tcPr>
            <w:tcW w:w="1137" w:type="dxa"/>
            <w:shd w:val="clear" w:color="auto" w:fill="auto"/>
            <w:tcMar>
              <w:top w:w="60" w:type="dxa"/>
              <w:bottom w:w="60" w:type="dxa"/>
            </w:tcMar>
            <w:hideMark/>
          </w:tcPr>
          <w:p w14:paraId="42F479C0"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9/30/2014</w:t>
            </w:r>
          </w:p>
        </w:tc>
        <w:tc>
          <w:tcPr>
            <w:tcW w:w="2670" w:type="dxa"/>
            <w:shd w:val="clear" w:color="auto" w:fill="auto"/>
            <w:tcMar>
              <w:top w:w="60" w:type="dxa"/>
              <w:bottom w:w="60" w:type="dxa"/>
            </w:tcMar>
            <w:hideMark/>
          </w:tcPr>
          <w:p w14:paraId="37EF915E" w14:textId="1A635604" w:rsidR="00867AE2" w:rsidRPr="00B67930" w:rsidRDefault="00867AE2" w:rsidP="004923B6">
            <w:pPr>
              <w:rPr>
                <w:rFonts w:ascii="Arial" w:hAnsi="Arial" w:cs="Arial"/>
                <w:color w:val="000000"/>
                <w:sz w:val="18"/>
                <w:szCs w:val="18"/>
              </w:rPr>
            </w:pPr>
            <w:r>
              <w:rPr>
                <w:rFonts w:ascii="Arial" w:hAnsi="Arial" w:cs="Arial"/>
                <w:color w:val="000000"/>
                <w:sz w:val="18"/>
                <w:szCs w:val="18"/>
              </w:rPr>
              <w:t xml:space="preserve">Bill Williams River NWR </w:t>
            </w:r>
            <w:r w:rsidR="004923B6">
              <w:rPr>
                <w:rFonts w:ascii="Arial" w:hAnsi="Arial" w:cs="Arial"/>
                <w:color w:val="000000"/>
                <w:sz w:val="18"/>
                <w:szCs w:val="18"/>
              </w:rPr>
              <w:t>a</w:t>
            </w:r>
            <w:r w:rsidRPr="00B67930">
              <w:rPr>
                <w:rFonts w:ascii="Arial" w:hAnsi="Arial" w:cs="Arial"/>
                <w:color w:val="000000"/>
                <w:sz w:val="18"/>
                <w:szCs w:val="18"/>
              </w:rPr>
              <w:t>rm boat launch</w:t>
            </w:r>
          </w:p>
        </w:tc>
        <w:tc>
          <w:tcPr>
            <w:tcW w:w="1320" w:type="dxa"/>
            <w:shd w:val="clear" w:color="auto" w:fill="auto"/>
            <w:tcMar>
              <w:top w:w="60" w:type="dxa"/>
              <w:bottom w:w="60" w:type="dxa"/>
            </w:tcMar>
            <w:hideMark/>
          </w:tcPr>
          <w:p w14:paraId="7CA89C16"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11/11/2014</w:t>
            </w:r>
          </w:p>
        </w:tc>
      </w:tr>
      <w:tr w:rsidR="00867AE2" w:rsidRPr="00B67930" w14:paraId="480F5EA9" w14:textId="77777777" w:rsidTr="004F345F">
        <w:tc>
          <w:tcPr>
            <w:tcW w:w="767" w:type="dxa"/>
            <w:shd w:val="clear" w:color="auto" w:fill="auto"/>
            <w:tcMar>
              <w:top w:w="60" w:type="dxa"/>
              <w:bottom w:w="60" w:type="dxa"/>
            </w:tcMar>
            <w:hideMark/>
          </w:tcPr>
          <w:p w14:paraId="1894A1D5"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68</w:t>
            </w:r>
          </w:p>
        </w:tc>
        <w:tc>
          <w:tcPr>
            <w:tcW w:w="688" w:type="dxa"/>
            <w:shd w:val="clear" w:color="auto" w:fill="auto"/>
            <w:tcMar>
              <w:top w:w="60" w:type="dxa"/>
              <w:bottom w:w="60" w:type="dxa"/>
            </w:tcMar>
            <w:hideMark/>
          </w:tcPr>
          <w:p w14:paraId="19113230"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340</w:t>
            </w:r>
          </w:p>
        </w:tc>
        <w:tc>
          <w:tcPr>
            <w:tcW w:w="816" w:type="dxa"/>
            <w:shd w:val="clear" w:color="auto" w:fill="auto"/>
            <w:tcMar>
              <w:top w:w="60" w:type="dxa"/>
              <w:bottom w:w="60" w:type="dxa"/>
            </w:tcMar>
            <w:hideMark/>
          </w:tcPr>
          <w:p w14:paraId="43BF0BB1"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306</w:t>
            </w:r>
          </w:p>
        </w:tc>
        <w:tc>
          <w:tcPr>
            <w:tcW w:w="1377" w:type="dxa"/>
            <w:shd w:val="clear" w:color="auto" w:fill="auto"/>
            <w:tcMar>
              <w:top w:w="60" w:type="dxa"/>
              <w:bottom w:w="60" w:type="dxa"/>
            </w:tcMar>
            <w:hideMark/>
          </w:tcPr>
          <w:p w14:paraId="13305E3E"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003BCB7E5F</w:t>
            </w:r>
          </w:p>
        </w:tc>
        <w:tc>
          <w:tcPr>
            <w:tcW w:w="1137" w:type="dxa"/>
            <w:shd w:val="clear" w:color="auto" w:fill="auto"/>
            <w:tcMar>
              <w:top w:w="60" w:type="dxa"/>
              <w:bottom w:w="60" w:type="dxa"/>
            </w:tcMar>
            <w:hideMark/>
          </w:tcPr>
          <w:p w14:paraId="419C3B4D"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9/30/2014</w:t>
            </w:r>
          </w:p>
        </w:tc>
        <w:tc>
          <w:tcPr>
            <w:tcW w:w="2670" w:type="dxa"/>
            <w:shd w:val="clear" w:color="auto" w:fill="auto"/>
            <w:tcMar>
              <w:top w:w="60" w:type="dxa"/>
              <w:bottom w:w="60" w:type="dxa"/>
            </w:tcMar>
            <w:hideMark/>
          </w:tcPr>
          <w:p w14:paraId="219BDD74" w14:textId="205C630D" w:rsidR="00867AE2" w:rsidRPr="00B67930" w:rsidRDefault="00867AE2" w:rsidP="004923B6">
            <w:pPr>
              <w:rPr>
                <w:rFonts w:ascii="Arial" w:hAnsi="Arial" w:cs="Arial"/>
                <w:color w:val="000000"/>
                <w:sz w:val="18"/>
                <w:szCs w:val="18"/>
              </w:rPr>
            </w:pPr>
            <w:r w:rsidRPr="00B67930">
              <w:rPr>
                <w:rFonts w:ascii="Arial" w:hAnsi="Arial" w:cs="Arial"/>
                <w:color w:val="000000"/>
                <w:sz w:val="18"/>
                <w:szCs w:val="18"/>
              </w:rPr>
              <w:t xml:space="preserve">Bill Williams River NWR </w:t>
            </w:r>
            <w:r w:rsidR="004923B6">
              <w:rPr>
                <w:rFonts w:ascii="Arial" w:hAnsi="Arial" w:cs="Arial"/>
                <w:color w:val="000000"/>
                <w:sz w:val="18"/>
                <w:szCs w:val="18"/>
              </w:rPr>
              <w:t>a</w:t>
            </w:r>
            <w:r w:rsidRPr="00B67930">
              <w:rPr>
                <w:rFonts w:ascii="Arial" w:hAnsi="Arial" w:cs="Arial"/>
                <w:color w:val="000000"/>
                <w:sz w:val="18"/>
                <w:szCs w:val="18"/>
              </w:rPr>
              <w:t>rm boat launch</w:t>
            </w:r>
          </w:p>
        </w:tc>
        <w:tc>
          <w:tcPr>
            <w:tcW w:w="1320" w:type="dxa"/>
            <w:shd w:val="clear" w:color="auto" w:fill="auto"/>
            <w:tcMar>
              <w:top w:w="60" w:type="dxa"/>
              <w:bottom w:w="60" w:type="dxa"/>
            </w:tcMar>
            <w:hideMark/>
          </w:tcPr>
          <w:p w14:paraId="738B74DE"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10/7/2014</w:t>
            </w:r>
          </w:p>
        </w:tc>
      </w:tr>
      <w:tr w:rsidR="00867AE2" w:rsidRPr="00B67930" w14:paraId="73B33DF1" w14:textId="77777777" w:rsidTr="004F345F">
        <w:tc>
          <w:tcPr>
            <w:tcW w:w="767" w:type="dxa"/>
            <w:shd w:val="clear" w:color="auto" w:fill="auto"/>
            <w:tcMar>
              <w:top w:w="60" w:type="dxa"/>
              <w:bottom w:w="60" w:type="dxa"/>
            </w:tcMar>
            <w:hideMark/>
          </w:tcPr>
          <w:p w14:paraId="10AF5689"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70</w:t>
            </w:r>
          </w:p>
        </w:tc>
        <w:tc>
          <w:tcPr>
            <w:tcW w:w="688" w:type="dxa"/>
            <w:shd w:val="clear" w:color="auto" w:fill="auto"/>
            <w:tcMar>
              <w:top w:w="60" w:type="dxa"/>
              <w:bottom w:w="60" w:type="dxa"/>
            </w:tcMar>
            <w:hideMark/>
          </w:tcPr>
          <w:p w14:paraId="319770C8"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320</w:t>
            </w:r>
          </w:p>
        </w:tc>
        <w:tc>
          <w:tcPr>
            <w:tcW w:w="816" w:type="dxa"/>
            <w:shd w:val="clear" w:color="auto" w:fill="auto"/>
            <w:tcMar>
              <w:top w:w="60" w:type="dxa"/>
              <w:bottom w:w="60" w:type="dxa"/>
            </w:tcMar>
            <w:hideMark/>
          </w:tcPr>
          <w:p w14:paraId="19CE662D"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231</w:t>
            </w:r>
          </w:p>
        </w:tc>
        <w:tc>
          <w:tcPr>
            <w:tcW w:w="1377" w:type="dxa"/>
            <w:shd w:val="clear" w:color="auto" w:fill="auto"/>
            <w:tcMar>
              <w:top w:w="60" w:type="dxa"/>
              <w:bottom w:w="60" w:type="dxa"/>
            </w:tcMar>
            <w:hideMark/>
          </w:tcPr>
          <w:p w14:paraId="1E3284B2"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003BCB7C5B</w:t>
            </w:r>
          </w:p>
        </w:tc>
        <w:tc>
          <w:tcPr>
            <w:tcW w:w="1137" w:type="dxa"/>
            <w:shd w:val="clear" w:color="auto" w:fill="auto"/>
            <w:tcMar>
              <w:top w:w="60" w:type="dxa"/>
              <w:bottom w:w="60" w:type="dxa"/>
            </w:tcMar>
            <w:hideMark/>
          </w:tcPr>
          <w:p w14:paraId="13196AEC"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9/30/2014</w:t>
            </w:r>
          </w:p>
        </w:tc>
        <w:tc>
          <w:tcPr>
            <w:tcW w:w="2670" w:type="dxa"/>
            <w:shd w:val="clear" w:color="auto" w:fill="auto"/>
            <w:tcMar>
              <w:top w:w="60" w:type="dxa"/>
              <w:bottom w:w="60" w:type="dxa"/>
            </w:tcMar>
            <w:hideMark/>
          </w:tcPr>
          <w:p w14:paraId="5127936F" w14:textId="1712FA8C" w:rsidR="00867AE2" w:rsidRPr="00B67930" w:rsidRDefault="004923B6" w:rsidP="004923B6">
            <w:pPr>
              <w:rPr>
                <w:rFonts w:ascii="Arial" w:hAnsi="Arial" w:cs="Arial"/>
                <w:color w:val="000000"/>
                <w:sz w:val="18"/>
                <w:szCs w:val="18"/>
              </w:rPr>
            </w:pPr>
            <w:r>
              <w:rPr>
                <w:rFonts w:ascii="Arial" w:hAnsi="Arial" w:cs="Arial"/>
                <w:color w:val="000000"/>
                <w:sz w:val="18"/>
                <w:szCs w:val="18"/>
              </w:rPr>
              <w:t>Bill Williams River NWR a</w:t>
            </w:r>
            <w:r w:rsidR="00867AE2" w:rsidRPr="00B67930">
              <w:rPr>
                <w:rFonts w:ascii="Arial" w:hAnsi="Arial" w:cs="Arial"/>
                <w:color w:val="000000"/>
                <w:sz w:val="18"/>
                <w:szCs w:val="18"/>
              </w:rPr>
              <w:t>rm boat launch</w:t>
            </w:r>
          </w:p>
        </w:tc>
        <w:tc>
          <w:tcPr>
            <w:tcW w:w="1320" w:type="dxa"/>
            <w:shd w:val="clear" w:color="auto" w:fill="auto"/>
            <w:tcMar>
              <w:top w:w="60" w:type="dxa"/>
              <w:bottom w:w="60" w:type="dxa"/>
            </w:tcMar>
            <w:hideMark/>
          </w:tcPr>
          <w:p w14:paraId="764FEFE6"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10/10/2014</w:t>
            </w:r>
          </w:p>
        </w:tc>
      </w:tr>
      <w:tr w:rsidR="00867AE2" w:rsidRPr="00B67930" w14:paraId="2959B929" w14:textId="77777777" w:rsidTr="004F345F">
        <w:tc>
          <w:tcPr>
            <w:tcW w:w="767" w:type="dxa"/>
            <w:shd w:val="clear" w:color="auto" w:fill="auto"/>
            <w:tcMar>
              <w:top w:w="60" w:type="dxa"/>
              <w:bottom w:w="60" w:type="dxa"/>
            </w:tcMar>
            <w:hideMark/>
          </w:tcPr>
          <w:p w14:paraId="3E5C3C43"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72</w:t>
            </w:r>
          </w:p>
        </w:tc>
        <w:tc>
          <w:tcPr>
            <w:tcW w:w="688" w:type="dxa"/>
            <w:shd w:val="clear" w:color="auto" w:fill="auto"/>
            <w:tcMar>
              <w:top w:w="60" w:type="dxa"/>
              <w:bottom w:w="60" w:type="dxa"/>
            </w:tcMar>
            <w:hideMark/>
          </w:tcPr>
          <w:p w14:paraId="7380BDF6"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355</w:t>
            </w:r>
          </w:p>
        </w:tc>
        <w:tc>
          <w:tcPr>
            <w:tcW w:w="816" w:type="dxa"/>
            <w:shd w:val="clear" w:color="auto" w:fill="auto"/>
            <w:tcMar>
              <w:top w:w="60" w:type="dxa"/>
              <w:bottom w:w="60" w:type="dxa"/>
            </w:tcMar>
            <w:hideMark/>
          </w:tcPr>
          <w:p w14:paraId="2D048E97"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338</w:t>
            </w:r>
          </w:p>
        </w:tc>
        <w:tc>
          <w:tcPr>
            <w:tcW w:w="1377" w:type="dxa"/>
            <w:shd w:val="clear" w:color="auto" w:fill="auto"/>
            <w:tcMar>
              <w:top w:w="60" w:type="dxa"/>
              <w:bottom w:w="60" w:type="dxa"/>
            </w:tcMar>
            <w:hideMark/>
          </w:tcPr>
          <w:p w14:paraId="22DEF2E0"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003BCB766C</w:t>
            </w:r>
          </w:p>
        </w:tc>
        <w:tc>
          <w:tcPr>
            <w:tcW w:w="1137" w:type="dxa"/>
            <w:shd w:val="clear" w:color="auto" w:fill="auto"/>
            <w:tcMar>
              <w:top w:w="60" w:type="dxa"/>
              <w:bottom w:w="60" w:type="dxa"/>
            </w:tcMar>
            <w:hideMark/>
          </w:tcPr>
          <w:p w14:paraId="5E1841CE"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9/30/2014</w:t>
            </w:r>
          </w:p>
        </w:tc>
        <w:tc>
          <w:tcPr>
            <w:tcW w:w="2670" w:type="dxa"/>
            <w:shd w:val="clear" w:color="auto" w:fill="auto"/>
            <w:tcMar>
              <w:top w:w="60" w:type="dxa"/>
              <w:bottom w:w="60" w:type="dxa"/>
            </w:tcMar>
            <w:hideMark/>
          </w:tcPr>
          <w:p w14:paraId="63A17225" w14:textId="1D546CE6" w:rsidR="00867AE2" w:rsidRPr="00B67930" w:rsidRDefault="004923B6" w:rsidP="004923B6">
            <w:pPr>
              <w:rPr>
                <w:rFonts w:ascii="Arial" w:hAnsi="Arial" w:cs="Arial"/>
                <w:color w:val="000000"/>
                <w:sz w:val="18"/>
                <w:szCs w:val="18"/>
              </w:rPr>
            </w:pPr>
            <w:r>
              <w:rPr>
                <w:rFonts w:ascii="Arial" w:hAnsi="Arial" w:cs="Arial"/>
                <w:color w:val="000000"/>
                <w:sz w:val="18"/>
                <w:szCs w:val="18"/>
              </w:rPr>
              <w:t>Bill Williams River NWR a</w:t>
            </w:r>
            <w:r w:rsidR="00867AE2" w:rsidRPr="00B67930">
              <w:rPr>
                <w:rFonts w:ascii="Arial" w:hAnsi="Arial" w:cs="Arial"/>
                <w:color w:val="000000"/>
                <w:sz w:val="18"/>
                <w:szCs w:val="18"/>
              </w:rPr>
              <w:t>rm boat launch</w:t>
            </w:r>
          </w:p>
        </w:tc>
        <w:tc>
          <w:tcPr>
            <w:tcW w:w="1320" w:type="dxa"/>
            <w:shd w:val="clear" w:color="auto" w:fill="auto"/>
            <w:tcMar>
              <w:top w:w="60" w:type="dxa"/>
              <w:bottom w:w="60" w:type="dxa"/>
            </w:tcMar>
            <w:hideMark/>
          </w:tcPr>
          <w:p w14:paraId="43A4EE60"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10/7/2014</w:t>
            </w:r>
          </w:p>
        </w:tc>
      </w:tr>
      <w:tr w:rsidR="00867AE2" w:rsidRPr="00B67930" w14:paraId="6719DE67" w14:textId="77777777" w:rsidTr="004F345F">
        <w:tc>
          <w:tcPr>
            <w:tcW w:w="767" w:type="dxa"/>
            <w:shd w:val="clear" w:color="auto" w:fill="auto"/>
            <w:tcMar>
              <w:top w:w="60" w:type="dxa"/>
              <w:bottom w:w="60" w:type="dxa"/>
            </w:tcMar>
            <w:hideMark/>
          </w:tcPr>
          <w:p w14:paraId="72211D07"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141</w:t>
            </w:r>
          </w:p>
        </w:tc>
        <w:tc>
          <w:tcPr>
            <w:tcW w:w="688" w:type="dxa"/>
            <w:shd w:val="clear" w:color="auto" w:fill="auto"/>
            <w:tcMar>
              <w:top w:w="60" w:type="dxa"/>
              <w:bottom w:w="60" w:type="dxa"/>
            </w:tcMar>
            <w:hideMark/>
          </w:tcPr>
          <w:p w14:paraId="7B638C27"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315</w:t>
            </w:r>
          </w:p>
        </w:tc>
        <w:tc>
          <w:tcPr>
            <w:tcW w:w="816" w:type="dxa"/>
            <w:shd w:val="clear" w:color="auto" w:fill="auto"/>
            <w:tcMar>
              <w:top w:w="60" w:type="dxa"/>
              <w:bottom w:w="60" w:type="dxa"/>
            </w:tcMar>
            <w:hideMark/>
          </w:tcPr>
          <w:p w14:paraId="3504A2B0"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244</w:t>
            </w:r>
          </w:p>
        </w:tc>
        <w:tc>
          <w:tcPr>
            <w:tcW w:w="1377" w:type="dxa"/>
            <w:shd w:val="clear" w:color="auto" w:fill="auto"/>
            <w:tcMar>
              <w:top w:w="60" w:type="dxa"/>
              <w:bottom w:w="60" w:type="dxa"/>
            </w:tcMar>
            <w:hideMark/>
          </w:tcPr>
          <w:p w14:paraId="0DE210C8"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003BCB73EB</w:t>
            </w:r>
          </w:p>
        </w:tc>
        <w:tc>
          <w:tcPr>
            <w:tcW w:w="1137" w:type="dxa"/>
            <w:shd w:val="clear" w:color="auto" w:fill="auto"/>
            <w:tcMar>
              <w:top w:w="60" w:type="dxa"/>
              <w:bottom w:w="60" w:type="dxa"/>
            </w:tcMar>
            <w:hideMark/>
          </w:tcPr>
          <w:p w14:paraId="34AA9024"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9/30/2014</w:t>
            </w:r>
          </w:p>
        </w:tc>
        <w:tc>
          <w:tcPr>
            <w:tcW w:w="2670" w:type="dxa"/>
            <w:shd w:val="clear" w:color="auto" w:fill="auto"/>
            <w:tcMar>
              <w:top w:w="60" w:type="dxa"/>
              <w:bottom w:w="60" w:type="dxa"/>
            </w:tcMar>
            <w:hideMark/>
          </w:tcPr>
          <w:p w14:paraId="0E68737F" w14:textId="6C7A59D9" w:rsidR="00867AE2" w:rsidRPr="00B67930" w:rsidRDefault="004923B6" w:rsidP="004923B6">
            <w:pPr>
              <w:rPr>
                <w:rFonts w:ascii="Arial" w:hAnsi="Arial" w:cs="Arial"/>
                <w:color w:val="000000"/>
                <w:sz w:val="18"/>
                <w:szCs w:val="18"/>
              </w:rPr>
            </w:pPr>
            <w:r>
              <w:rPr>
                <w:rFonts w:ascii="Arial" w:hAnsi="Arial" w:cs="Arial"/>
                <w:color w:val="000000"/>
                <w:sz w:val="18"/>
                <w:szCs w:val="18"/>
              </w:rPr>
              <w:t>Bill Williams River NWR a</w:t>
            </w:r>
            <w:r w:rsidR="00867AE2" w:rsidRPr="00B67930">
              <w:rPr>
                <w:rFonts w:ascii="Arial" w:hAnsi="Arial" w:cs="Arial"/>
                <w:color w:val="000000"/>
                <w:sz w:val="18"/>
                <w:szCs w:val="18"/>
              </w:rPr>
              <w:t>rm boat launch</w:t>
            </w:r>
          </w:p>
        </w:tc>
        <w:tc>
          <w:tcPr>
            <w:tcW w:w="1320" w:type="dxa"/>
            <w:shd w:val="clear" w:color="auto" w:fill="auto"/>
            <w:tcMar>
              <w:top w:w="60" w:type="dxa"/>
              <w:bottom w:w="60" w:type="dxa"/>
            </w:tcMar>
            <w:hideMark/>
          </w:tcPr>
          <w:p w14:paraId="58238E60"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10/13/2014</w:t>
            </w:r>
          </w:p>
        </w:tc>
      </w:tr>
      <w:tr w:rsidR="00867AE2" w:rsidRPr="00B67930" w14:paraId="524DB9FA" w14:textId="77777777" w:rsidTr="004F345F">
        <w:tc>
          <w:tcPr>
            <w:tcW w:w="767" w:type="dxa"/>
            <w:shd w:val="clear" w:color="auto" w:fill="auto"/>
            <w:tcMar>
              <w:top w:w="60" w:type="dxa"/>
              <w:bottom w:w="60" w:type="dxa"/>
            </w:tcMar>
            <w:hideMark/>
          </w:tcPr>
          <w:p w14:paraId="6675F3FA"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32</w:t>
            </w:r>
          </w:p>
        </w:tc>
        <w:tc>
          <w:tcPr>
            <w:tcW w:w="688" w:type="dxa"/>
            <w:shd w:val="clear" w:color="auto" w:fill="auto"/>
            <w:tcMar>
              <w:top w:w="60" w:type="dxa"/>
              <w:bottom w:w="60" w:type="dxa"/>
            </w:tcMar>
            <w:hideMark/>
          </w:tcPr>
          <w:p w14:paraId="561DA080"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310</w:t>
            </w:r>
          </w:p>
        </w:tc>
        <w:tc>
          <w:tcPr>
            <w:tcW w:w="816" w:type="dxa"/>
            <w:shd w:val="clear" w:color="auto" w:fill="auto"/>
            <w:tcMar>
              <w:top w:w="60" w:type="dxa"/>
              <w:bottom w:w="60" w:type="dxa"/>
            </w:tcMar>
            <w:hideMark/>
          </w:tcPr>
          <w:p w14:paraId="49A330CE"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206</w:t>
            </w:r>
          </w:p>
        </w:tc>
        <w:tc>
          <w:tcPr>
            <w:tcW w:w="1377" w:type="dxa"/>
            <w:shd w:val="clear" w:color="auto" w:fill="auto"/>
            <w:tcMar>
              <w:top w:w="60" w:type="dxa"/>
              <w:bottom w:w="60" w:type="dxa"/>
            </w:tcMar>
            <w:hideMark/>
          </w:tcPr>
          <w:p w14:paraId="149434AB"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003BCB7E69</w:t>
            </w:r>
          </w:p>
        </w:tc>
        <w:tc>
          <w:tcPr>
            <w:tcW w:w="1137" w:type="dxa"/>
            <w:shd w:val="clear" w:color="auto" w:fill="auto"/>
            <w:tcMar>
              <w:top w:w="60" w:type="dxa"/>
              <w:bottom w:w="60" w:type="dxa"/>
            </w:tcMar>
            <w:hideMark/>
          </w:tcPr>
          <w:p w14:paraId="14B531D5"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9/30/2014</w:t>
            </w:r>
          </w:p>
        </w:tc>
        <w:tc>
          <w:tcPr>
            <w:tcW w:w="2670" w:type="dxa"/>
            <w:shd w:val="clear" w:color="auto" w:fill="auto"/>
            <w:tcMar>
              <w:top w:w="60" w:type="dxa"/>
              <w:bottom w:w="60" w:type="dxa"/>
            </w:tcMar>
            <w:hideMark/>
          </w:tcPr>
          <w:p w14:paraId="06456437" w14:textId="22C420E6" w:rsidR="00867AE2" w:rsidRPr="00B67930" w:rsidRDefault="004923B6" w:rsidP="004923B6">
            <w:pPr>
              <w:rPr>
                <w:rFonts w:ascii="Arial" w:hAnsi="Arial" w:cs="Arial"/>
                <w:color w:val="000000"/>
                <w:sz w:val="18"/>
                <w:szCs w:val="18"/>
              </w:rPr>
            </w:pPr>
            <w:r>
              <w:rPr>
                <w:rFonts w:ascii="Arial" w:hAnsi="Arial" w:cs="Arial"/>
                <w:color w:val="000000"/>
                <w:sz w:val="18"/>
                <w:szCs w:val="18"/>
              </w:rPr>
              <w:t>Bill Williams River NWR i</w:t>
            </w:r>
            <w:r w:rsidR="00867AE2" w:rsidRPr="00B67930">
              <w:rPr>
                <w:rFonts w:ascii="Arial" w:hAnsi="Arial" w:cs="Arial"/>
                <w:color w:val="000000"/>
                <w:sz w:val="18"/>
                <w:szCs w:val="18"/>
              </w:rPr>
              <w:t>nlet</w:t>
            </w:r>
          </w:p>
        </w:tc>
        <w:tc>
          <w:tcPr>
            <w:tcW w:w="1320" w:type="dxa"/>
            <w:shd w:val="clear" w:color="auto" w:fill="auto"/>
            <w:tcMar>
              <w:top w:w="60" w:type="dxa"/>
              <w:bottom w:w="60" w:type="dxa"/>
            </w:tcMar>
            <w:hideMark/>
          </w:tcPr>
          <w:p w14:paraId="2F224F6C"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10/9/2014</w:t>
            </w:r>
          </w:p>
        </w:tc>
      </w:tr>
      <w:tr w:rsidR="00867AE2" w:rsidRPr="00B67930" w14:paraId="4D0FF209" w14:textId="77777777" w:rsidTr="004F345F">
        <w:tc>
          <w:tcPr>
            <w:tcW w:w="767" w:type="dxa"/>
            <w:shd w:val="clear" w:color="auto" w:fill="auto"/>
            <w:tcMar>
              <w:top w:w="60" w:type="dxa"/>
              <w:bottom w:w="60" w:type="dxa"/>
            </w:tcMar>
            <w:hideMark/>
          </w:tcPr>
          <w:p w14:paraId="0AE47A33"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34</w:t>
            </w:r>
          </w:p>
        </w:tc>
        <w:tc>
          <w:tcPr>
            <w:tcW w:w="688" w:type="dxa"/>
            <w:shd w:val="clear" w:color="auto" w:fill="auto"/>
            <w:tcMar>
              <w:top w:w="60" w:type="dxa"/>
              <w:bottom w:w="60" w:type="dxa"/>
            </w:tcMar>
            <w:hideMark/>
          </w:tcPr>
          <w:p w14:paraId="7A30A9DA"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335</w:t>
            </w:r>
          </w:p>
        </w:tc>
        <w:tc>
          <w:tcPr>
            <w:tcW w:w="816" w:type="dxa"/>
            <w:shd w:val="clear" w:color="auto" w:fill="auto"/>
            <w:tcMar>
              <w:top w:w="60" w:type="dxa"/>
              <w:bottom w:w="60" w:type="dxa"/>
            </w:tcMar>
            <w:hideMark/>
          </w:tcPr>
          <w:p w14:paraId="37F0FA4B"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277</w:t>
            </w:r>
          </w:p>
        </w:tc>
        <w:tc>
          <w:tcPr>
            <w:tcW w:w="1377" w:type="dxa"/>
            <w:shd w:val="clear" w:color="auto" w:fill="auto"/>
            <w:tcMar>
              <w:top w:w="60" w:type="dxa"/>
              <w:bottom w:w="60" w:type="dxa"/>
            </w:tcMar>
            <w:hideMark/>
          </w:tcPr>
          <w:p w14:paraId="32BEF0E1"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003BCB7757</w:t>
            </w:r>
          </w:p>
        </w:tc>
        <w:tc>
          <w:tcPr>
            <w:tcW w:w="1137" w:type="dxa"/>
            <w:shd w:val="clear" w:color="auto" w:fill="auto"/>
            <w:tcMar>
              <w:top w:w="60" w:type="dxa"/>
              <w:bottom w:w="60" w:type="dxa"/>
            </w:tcMar>
            <w:hideMark/>
          </w:tcPr>
          <w:p w14:paraId="622BB536"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9/30/2014</w:t>
            </w:r>
          </w:p>
        </w:tc>
        <w:tc>
          <w:tcPr>
            <w:tcW w:w="2670" w:type="dxa"/>
            <w:shd w:val="clear" w:color="auto" w:fill="auto"/>
            <w:tcMar>
              <w:top w:w="60" w:type="dxa"/>
              <w:bottom w:w="60" w:type="dxa"/>
            </w:tcMar>
            <w:hideMark/>
          </w:tcPr>
          <w:p w14:paraId="41D3D1C7" w14:textId="75718995" w:rsidR="00867AE2" w:rsidRPr="00B67930" w:rsidRDefault="00867AE2" w:rsidP="004923B6">
            <w:pPr>
              <w:rPr>
                <w:rFonts w:ascii="Arial" w:hAnsi="Arial" w:cs="Arial"/>
                <w:color w:val="000000"/>
                <w:sz w:val="18"/>
                <w:szCs w:val="18"/>
              </w:rPr>
            </w:pPr>
            <w:r>
              <w:rPr>
                <w:rFonts w:ascii="Arial" w:hAnsi="Arial" w:cs="Arial"/>
                <w:color w:val="000000"/>
                <w:sz w:val="18"/>
                <w:szCs w:val="18"/>
              </w:rPr>
              <w:t>Bill Wil</w:t>
            </w:r>
            <w:r w:rsidR="004923B6">
              <w:rPr>
                <w:rFonts w:ascii="Arial" w:hAnsi="Arial" w:cs="Arial"/>
                <w:color w:val="000000"/>
                <w:sz w:val="18"/>
                <w:szCs w:val="18"/>
              </w:rPr>
              <w:t>liams River NWR i</w:t>
            </w:r>
            <w:r w:rsidRPr="00B67930">
              <w:rPr>
                <w:rFonts w:ascii="Arial" w:hAnsi="Arial" w:cs="Arial"/>
                <w:color w:val="000000"/>
                <w:sz w:val="18"/>
                <w:szCs w:val="18"/>
              </w:rPr>
              <w:t>nlet</w:t>
            </w:r>
          </w:p>
        </w:tc>
        <w:tc>
          <w:tcPr>
            <w:tcW w:w="1320" w:type="dxa"/>
            <w:shd w:val="clear" w:color="auto" w:fill="auto"/>
            <w:tcMar>
              <w:top w:w="60" w:type="dxa"/>
              <w:bottom w:w="60" w:type="dxa"/>
            </w:tcMar>
            <w:hideMark/>
          </w:tcPr>
          <w:p w14:paraId="76238E1D"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11/4/2014</w:t>
            </w:r>
          </w:p>
        </w:tc>
      </w:tr>
      <w:tr w:rsidR="00867AE2" w:rsidRPr="00B67930" w14:paraId="343B8D51" w14:textId="77777777" w:rsidTr="004F345F">
        <w:tc>
          <w:tcPr>
            <w:tcW w:w="767" w:type="dxa"/>
            <w:shd w:val="clear" w:color="auto" w:fill="auto"/>
            <w:tcMar>
              <w:top w:w="60" w:type="dxa"/>
              <w:bottom w:w="60" w:type="dxa"/>
            </w:tcMar>
            <w:hideMark/>
          </w:tcPr>
          <w:p w14:paraId="77C514B7"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36</w:t>
            </w:r>
          </w:p>
        </w:tc>
        <w:tc>
          <w:tcPr>
            <w:tcW w:w="688" w:type="dxa"/>
            <w:shd w:val="clear" w:color="auto" w:fill="auto"/>
            <w:tcMar>
              <w:top w:w="60" w:type="dxa"/>
              <w:bottom w:w="60" w:type="dxa"/>
            </w:tcMar>
            <w:hideMark/>
          </w:tcPr>
          <w:p w14:paraId="5EB89B54"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335</w:t>
            </w:r>
          </w:p>
        </w:tc>
        <w:tc>
          <w:tcPr>
            <w:tcW w:w="816" w:type="dxa"/>
            <w:shd w:val="clear" w:color="auto" w:fill="auto"/>
            <w:tcMar>
              <w:top w:w="60" w:type="dxa"/>
              <w:bottom w:w="60" w:type="dxa"/>
            </w:tcMar>
            <w:hideMark/>
          </w:tcPr>
          <w:p w14:paraId="6B2BC01A"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250</w:t>
            </w:r>
          </w:p>
        </w:tc>
        <w:tc>
          <w:tcPr>
            <w:tcW w:w="1377" w:type="dxa"/>
            <w:shd w:val="clear" w:color="auto" w:fill="auto"/>
            <w:tcMar>
              <w:top w:w="60" w:type="dxa"/>
              <w:bottom w:w="60" w:type="dxa"/>
            </w:tcMar>
            <w:hideMark/>
          </w:tcPr>
          <w:p w14:paraId="08759671"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003BCB749C</w:t>
            </w:r>
          </w:p>
        </w:tc>
        <w:tc>
          <w:tcPr>
            <w:tcW w:w="1137" w:type="dxa"/>
            <w:shd w:val="clear" w:color="auto" w:fill="auto"/>
            <w:tcMar>
              <w:top w:w="60" w:type="dxa"/>
              <w:bottom w:w="60" w:type="dxa"/>
            </w:tcMar>
            <w:hideMark/>
          </w:tcPr>
          <w:p w14:paraId="22191D3B"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9/30/2014</w:t>
            </w:r>
          </w:p>
        </w:tc>
        <w:tc>
          <w:tcPr>
            <w:tcW w:w="2670" w:type="dxa"/>
            <w:shd w:val="clear" w:color="auto" w:fill="auto"/>
            <w:tcMar>
              <w:top w:w="60" w:type="dxa"/>
              <w:bottom w:w="60" w:type="dxa"/>
            </w:tcMar>
            <w:hideMark/>
          </w:tcPr>
          <w:p w14:paraId="38833268" w14:textId="64CE3B12" w:rsidR="00867AE2" w:rsidRPr="00B67930" w:rsidRDefault="004923B6" w:rsidP="004923B6">
            <w:pPr>
              <w:rPr>
                <w:rFonts w:ascii="Arial" w:hAnsi="Arial" w:cs="Arial"/>
                <w:color w:val="000000"/>
                <w:sz w:val="18"/>
                <w:szCs w:val="18"/>
              </w:rPr>
            </w:pPr>
            <w:r>
              <w:rPr>
                <w:rFonts w:ascii="Arial" w:hAnsi="Arial" w:cs="Arial"/>
                <w:color w:val="000000"/>
                <w:sz w:val="18"/>
                <w:szCs w:val="18"/>
              </w:rPr>
              <w:t>Bill Williams River NWR i</w:t>
            </w:r>
            <w:r w:rsidR="00867AE2" w:rsidRPr="00B67930">
              <w:rPr>
                <w:rFonts w:ascii="Arial" w:hAnsi="Arial" w:cs="Arial"/>
                <w:color w:val="000000"/>
                <w:sz w:val="18"/>
                <w:szCs w:val="18"/>
              </w:rPr>
              <w:t>nlet</w:t>
            </w:r>
          </w:p>
        </w:tc>
        <w:tc>
          <w:tcPr>
            <w:tcW w:w="1320" w:type="dxa"/>
            <w:shd w:val="clear" w:color="auto" w:fill="auto"/>
            <w:tcMar>
              <w:top w:w="60" w:type="dxa"/>
              <w:bottom w:w="60" w:type="dxa"/>
            </w:tcMar>
            <w:hideMark/>
          </w:tcPr>
          <w:p w14:paraId="1C318EAF"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10/30/2014</w:t>
            </w:r>
          </w:p>
        </w:tc>
      </w:tr>
      <w:tr w:rsidR="00867AE2" w:rsidRPr="00B67930" w14:paraId="2A4721FB" w14:textId="77777777" w:rsidTr="004F345F">
        <w:tc>
          <w:tcPr>
            <w:tcW w:w="767" w:type="dxa"/>
            <w:shd w:val="clear" w:color="auto" w:fill="auto"/>
            <w:tcMar>
              <w:top w:w="60" w:type="dxa"/>
              <w:bottom w:w="60" w:type="dxa"/>
            </w:tcMar>
            <w:hideMark/>
          </w:tcPr>
          <w:p w14:paraId="6BA929AD"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38</w:t>
            </w:r>
          </w:p>
        </w:tc>
        <w:tc>
          <w:tcPr>
            <w:tcW w:w="688" w:type="dxa"/>
            <w:shd w:val="clear" w:color="auto" w:fill="auto"/>
            <w:tcMar>
              <w:top w:w="60" w:type="dxa"/>
              <w:bottom w:w="60" w:type="dxa"/>
            </w:tcMar>
            <w:hideMark/>
          </w:tcPr>
          <w:p w14:paraId="53B0B61A"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335</w:t>
            </w:r>
          </w:p>
        </w:tc>
        <w:tc>
          <w:tcPr>
            <w:tcW w:w="816" w:type="dxa"/>
            <w:shd w:val="clear" w:color="auto" w:fill="auto"/>
            <w:tcMar>
              <w:top w:w="60" w:type="dxa"/>
              <w:bottom w:w="60" w:type="dxa"/>
            </w:tcMar>
            <w:hideMark/>
          </w:tcPr>
          <w:p w14:paraId="3D46DEA2"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254</w:t>
            </w:r>
          </w:p>
        </w:tc>
        <w:tc>
          <w:tcPr>
            <w:tcW w:w="1377" w:type="dxa"/>
            <w:shd w:val="clear" w:color="auto" w:fill="auto"/>
            <w:tcMar>
              <w:top w:w="60" w:type="dxa"/>
              <w:bottom w:w="60" w:type="dxa"/>
            </w:tcMar>
            <w:hideMark/>
          </w:tcPr>
          <w:p w14:paraId="62D7C8DD"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003BCB7E34</w:t>
            </w:r>
          </w:p>
        </w:tc>
        <w:tc>
          <w:tcPr>
            <w:tcW w:w="1137" w:type="dxa"/>
            <w:shd w:val="clear" w:color="auto" w:fill="auto"/>
            <w:tcMar>
              <w:top w:w="60" w:type="dxa"/>
              <w:bottom w:w="60" w:type="dxa"/>
            </w:tcMar>
            <w:hideMark/>
          </w:tcPr>
          <w:p w14:paraId="0B41A23A"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9/30/2014</w:t>
            </w:r>
          </w:p>
        </w:tc>
        <w:tc>
          <w:tcPr>
            <w:tcW w:w="2670" w:type="dxa"/>
            <w:shd w:val="clear" w:color="auto" w:fill="auto"/>
            <w:tcMar>
              <w:top w:w="60" w:type="dxa"/>
              <w:bottom w:w="60" w:type="dxa"/>
            </w:tcMar>
            <w:hideMark/>
          </w:tcPr>
          <w:p w14:paraId="6FF939AC" w14:textId="2E7FA1D2" w:rsidR="00867AE2" w:rsidRPr="00B67930" w:rsidRDefault="004923B6" w:rsidP="004923B6">
            <w:pPr>
              <w:rPr>
                <w:rFonts w:ascii="Arial" w:hAnsi="Arial" w:cs="Arial"/>
                <w:color w:val="000000"/>
                <w:sz w:val="18"/>
                <w:szCs w:val="18"/>
              </w:rPr>
            </w:pPr>
            <w:r>
              <w:rPr>
                <w:rFonts w:ascii="Arial" w:hAnsi="Arial" w:cs="Arial"/>
                <w:color w:val="000000"/>
                <w:sz w:val="18"/>
                <w:szCs w:val="18"/>
              </w:rPr>
              <w:t>Bill Williams River NWR i</w:t>
            </w:r>
            <w:r w:rsidR="00867AE2" w:rsidRPr="00B67930">
              <w:rPr>
                <w:rFonts w:ascii="Arial" w:hAnsi="Arial" w:cs="Arial"/>
                <w:color w:val="000000"/>
                <w:sz w:val="18"/>
                <w:szCs w:val="18"/>
              </w:rPr>
              <w:t>nlet</w:t>
            </w:r>
          </w:p>
        </w:tc>
        <w:tc>
          <w:tcPr>
            <w:tcW w:w="1320" w:type="dxa"/>
            <w:shd w:val="clear" w:color="auto" w:fill="auto"/>
            <w:tcMar>
              <w:top w:w="60" w:type="dxa"/>
              <w:bottom w:w="60" w:type="dxa"/>
            </w:tcMar>
            <w:hideMark/>
          </w:tcPr>
          <w:p w14:paraId="47267AF0"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10/7/2014</w:t>
            </w:r>
          </w:p>
        </w:tc>
      </w:tr>
      <w:tr w:rsidR="00867AE2" w:rsidRPr="00B67930" w14:paraId="3BB022A8" w14:textId="77777777" w:rsidTr="004F345F">
        <w:tc>
          <w:tcPr>
            <w:tcW w:w="767" w:type="dxa"/>
            <w:shd w:val="clear" w:color="auto" w:fill="auto"/>
            <w:tcMar>
              <w:top w:w="60" w:type="dxa"/>
              <w:bottom w:w="60" w:type="dxa"/>
            </w:tcMar>
            <w:hideMark/>
          </w:tcPr>
          <w:p w14:paraId="05EF5707"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40</w:t>
            </w:r>
          </w:p>
        </w:tc>
        <w:tc>
          <w:tcPr>
            <w:tcW w:w="688" w:type="dxa"/>
            <w:shd w:val="clear" w:color="auto" w:fill="auto"/>
            <w:tcMar>
              <w:top w:w="60" w:type="dxa"/>
              <w:bottom w:w="60" w:type="dxa"/>
            </w:tcMar>
            <w:hideMark/>
          </w:tcPr>
          <w:p w14:paraId="49EA6DE6"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305</w:t>
            </w:r>
          </w:p>
        </w:tc>
        <w:tc>
          <w:tcPr>
            <w:tcW w:w="816" w:type="dxa"/>
            <w:shd w:val="clear" w:color="auto" w:fill="auto"/>
            <w:tcMar>
              <w:top w:w="60" w:type="dxa"/>
              <w:bottom w:w="60" w:type="dxa"/>
            </w:tcMar>
            <w:hideMark/>
          </w:tcPr>
          <w:p w14:paraId="4186FFE6"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262</w:t>
            </w:r>
          </w:p>
        </w:tc>
        <w:tc>
          <w:tcPr>
            <w:tcW w:w="1377" w:type="dxa"/>
            <w:shd w:val="clear" w:color="auto" w:fill="auto"/>
            <w:tcMar>
              <w:top w:w="60" w:type="dxa"/>
              <w:bottom w:w="60" w:type="dxa"/>
            </w:tcMar>
            <w:hideMark/>
          </w:tcPr>
          <w:p w14:paraId="7313F13E"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003BCB7BE8</w:t>
            </w:r>
          </w:p>
        </w:tc>
        <w:tc>
          <w:tcPr>
            <w:tcW w:w="1137" w:type="dxa"/>
            <w:shd w:val="clear" w:color="auto" w:fill="auto"/>
            <w:tcMar>
              <w:top w:w="60" w:type="dxa"/>
              <w:bottom w:w="60" w:type="dxa"/>
            </w:tcMar>
            <w:hideMark/>
          </w:tcPr>
          <w:p w14:paraId="5F1ADDCB"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9/30/2014</w:t>
            </w:r>
          </w:p>
        </w:tc>
        <w:tc>
          <w:tcPr>
            <w:tcW w:w="2670" w:type="dxa"/>
            <w:shd w:val="clear" w:color="auto" w:fill="auto"/>
            <w:tcMar>
              <w:top w:w="60" w:type="dxa"/>
              <w:bottom w:w="60" w:type="dxa"/>
            </w:tcMar>
            <w:hideMark/>
          </w:tcPr>
          <w:p w14:paraId="24BBA1C5" w14:textId="679E0B5A" w:rsidR="00867AE2" w:rsidRPr="00B67930" w:rsidRDefault="004923B6" w:rsidP="004923B6">
            <w:pPr>
              <w:rPr>
                <w:rFonts w:ascii="Arial" w:hAnsi="Arial" w:cs="Arial"/>
                <w:color w:val="000000"/>
                <w:sz w:val="18"/>
                <w:szCs w:val="18"/>
              </w:rPr>
            </w:pPr>
            <w:r>
              <w:rPr>
                <w:rFonts w:ascii="Arial" w:hAnsi="Arial" w:cs="Arial"/>
                <w:color w:val="000000"/>
                <w:sz w:val="18"/>
                <w:szCs w:val="18"/>
              </w:rPr>
              <w:t>Bill Williams River NWR i</w:t>
            </w:r>
            <w:r w:rsidR="00867AE2" w:rsidRPr="00B67930">
              <w:rPr>
                <w:rFonts w:ascii="Arial" w:hAnsi="Arial" w:cs="Arial"/>
                <w:color w:val="000000"/>
                <w:sz w:val="18"/>
                <w:szCs w:val="18"/>
              </w:rPr>
              <w:t>nlet</w:t>
            </w:r>
          </w:p>
        </w:tc>
        <w:tc>
          <w:tcPr>
            <w:tcW w:w="1320" w:type="dxa"/>
            <w:shd w:val="clear" w:color="auto" w:fill="auto"/>
            <w:tcMar>
              <w:top w:w="60" w:type="dxa"/>
              <w:bottom w:w="60" w:type="dxa"/>
            </w:tcMar>
            <w:hideMark/>
          </w:tcPr>
          <w:p w14:paraId="4D39C10E"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10/7/2014</w:t>
            </w:r>
          </w:p>
        </w:tc>
      </w:tr>
      <w:tr w:rsidR="00867AE2" w:rsidRPr="00B67930" w14:paraId="13296946" w14:textId="77777777" w:rsidTr="004F345F">
        <w:tc>
          <w:tcPr>
            <w:tcW w:w="767" w:type="dxa"/>
            <w:shd w:val="clear" w:color="auto" w:fill="auto"/>
            <w:tcMar>
              <w:top w:w="60" w:type="dxa"/>
              <w:bottom w:w="60" w:type="dxa"/>
            </w:tcMar>
            <w:hideMark/>
          </w:tcPr>
          <w:p w14:paraId="6F2E686F"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177</w:t>
            </w:r>
          </w:p>
        </w:tc>
        <w:tc>
          <w:tcPr>
            <w:tcW w:w="688" w:type="dxa"/>
            <w:shd w:val="clear" w:color="auto" w:fill="auto"/>
            <w:tcMar>
              <w:top w:w="60" w:type="dxa"/>
              <w:bottom w:w="60" w:type="dxa"/>
            </w:tcMar>
            <w:hideMark/>
          </w:tcPr>
          <w:p w14:paraId="62696F9F"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320</w:t>
            </w:r>
          </w:p>
        </w:tc>
        <w:tc>
          <w:tcPr>
            <w:tcW w:w="816" w:type="dxa"/>
            <w:shd w:val="clear" w:color="auto" w:fill="auto"/>
            <w:tcMar>
              <w:top w:w="60" w:type="dxa"/>
              <w:bottom w:w="60" w:type="dxa"/>
            </w:tcMar>
            <w:hideMark/>
          </w:tcPr>
          <w:p w14:paraId="01EC0600"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225</w:t>
            </w:r>
          </w:p>
        </w:tc>
        <w:tc>
          <w:tcPr>
            <w:tcW w:w="1377" w:type="dxa"/>
            <w:shd w:val="clear" w:color="auto" w:fill="auto"/>
            <w:tcMar>
              <w:top w:w="60" w:type="dxa"/>
              <w:bottom w:w="60" w:type="dxa"/>
            </w:tcMar>
            <w:hideMark/>
          </w:tcPr>
          <w:p w14:paraId="56AEDC4E"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003BCB752A</w:t>
            </w:r>
          </w:p>
        </w:tc>
        <w:tc>
          <w:tcPr>
            <w:tcW w:w="1137" w:type="dxa"/>
            <w:shd w:val="clear" w:color="auto" w:fill="auto"/>
            <w:tcMar>
              <w:top w:w="60" w:type="dxa"/>
              <w:bottom w:w="60" w:type="dxa"/>
            </w:tcMar>
            <w:hideMark/>
          </w:tcPr>
          <w:p w14:paraId="0D467FEC"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9/30/2014</w:t>
            </w:r>
          </w:p>
        </w:tc>
        <w:tc>
          <w:tcPr>
            <w:tcW w:w="2670" w:type="dxa"/>
            <w:shd w:val="clear" w:color="auto" w:fill="auto"/>
            <w:tcMar>
              <w:top w:w="60" w:type="dxa"/>
              <w:bottom w:w="60" w:type="dxa"/>
            </w:tcMar>
            <w:hideMark/>
          </w:tcPr>
          <w:p w14:paraId="64A63435" w14:textId="1BAEEECE" w:rsidR="00867AE2" w:rsidRPr="00B67930" w:rsidRDefault="004923B6" w:rsidP="004923B6">
            <w:pPr>
              <w:rPr>
                <w:rFonts w:ascii="Arial" w:hAnsi="Arial" w:cs="Arial"/>
                <w:color w:val="000000"/>
                <w:sz w:val="18"/>
                <w:szCs w:val="18"/>
              </w:rPr>
            </w:pPr>
            <w:r>
              <w:rPr>
                <w:rFonts w:ascii="Arial" w:hAnsi="Arial" w:cs="Arial"/>
                <w:color w:val="000000"/>
                <w:sz w:val="18"/>
                <w:szCs w:val="18"/>
              </w:rPr>
              <w:t>Bill Williams River NWR i</w:t>
            </w:r>
            <w:r w:rsidR="00867AE2" w:rsidRPr="00B67930">
              <w:rPr>
                <w:rFonts w:ascii="Arial" w:hAnsi="Arial" w:cs="Arial"/>
                <w:color w:val="000000"/>
                <w:sz w:val="18"/>
                <w:szCs w:val="18"/>
              </w:rPr>
              <w:t>nlet</w:t>
            </w:r>
          </w:p>
        </w:tc>
        <w:tc>
          <w:tcPr>
            <w:tcW w:w="1320" w:type="dxa"/>
            <w:shd w:val="clear" w:color="auto" w:fill="auto"/>
            <w:tcMar>
              <w:top w:w="60" w:type="dxa"/>
              <w:bottom w:w="60" w:type="dxa"/>
            </w:tcMar>
            <w:hideMark/>
          </w:tcPr>
          <w:p w14:paraId="572DCD4A"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10/30/2014</w:t>
            </w:r>
          </w:p>
        </w:tc>
      </w:tr>
      <w:tr w:rsidR="00867AE2" w:rsidRPr="00B67930" w14:paraId="026DF6FD" w14:textId="77777777" w:rsidTr="004F345F">
        <w:tc>
          <w:tcPr>
            <w:tcW w:w="767" w:type="dxa"/>
            <w:shd w:val="clear" w:color="auto" w:fill="auto"/>
            <w:tcMar>
              <w:top w:w="60" w:type="dxa"/>
              <w:bottom w:w="60" w:type="dxa"/>
            </w:tcMar>
            <w:hideMark/>
          </w:tcPr>
          <w:p w14:paraId="36B870A8"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2-2</w:t>
            </w:r>
          </w:p>
        </w:tc>
        <w:tc>
          <w:tcPr>
            <w:tcW w:w="688" w:type="dxa"/>
            <w:shd w:val="clear" w:color="auto" w:fill="auto"/>
            <w:tcMar>
              <w:top w:w="60" w:type="dxa"/>
              <w:bottom w:w="60" w:type="dxa"/>
            </w:tcMar>
            <w:hideMark/>
          </w:tcPr>
          <w:p w14:paraId="5CC6A8C8"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330</w:t>
            </w:r>
          </w:p>
        </w:tc>
        <w:tc>
          <w:tcPr>
            <w:tcW w:w="816" w:type="dxa"/>
            <w:shd w:val="clear" w:color="auto" w:fill="auto"/>
            <w:tcMar>
              <w:top w:w="60" w:type="dxa"/>
              <w:bottom w:w="60" w:type="dxa"/>
            </w:tcMar>
            <w:hideMark/>
          </w:tcPr>
          <w:p w14:paraId="4C45F2FF"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310</w:t>
            </w:r>
          </w:p>
        </w:tc>
        <w:tc>
          <w:tcPr>
            <w:tcW w:w="1377" w:type="dxa"/>
            <w:shd w:val="clear" w:color="auto" w:fill="auto"/>
            <w:tcMar>
              <w:top w:w="60" w:type="dxa"/>
              <w:bottom w:w="60" w:type="dxa"/>
            </w:tcMar>
            <w:hideMark/>
          </w:tcPr>
          <w:p w14:paraId="32880185"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1C2D6BFBED</w:t>
            </w:r>
          </w:p>
        </w:tc>
        <w:tc>
          <w:tcPr>
            <w:tcW w:w="1137" w:type="dxa"/>
            <w:shd w:val="clear" w:color="auto" w:fill="auto"/>
            <w:tcMar>
              <w:top w:w="60" w:type="dxa"/>
              <w:bottom w:w="60" w:type="dxa"/>
            </w:tcMar>
            <w:hideMark/>
          </w:tcPr>
          <w:p w14:paraId="26AF1FD6"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10/21/2014</w:t>
            </w:r>
          </w:p>
        </w:tc>
        <w:tc>
          <w:tcPr>
            <w:tcW w:w="2670" w:type="dxa"/>
            <w:shd w:val="clear" w:color="auto" w:fill="auto"/>
            <w:tcMar>
              <w:top w:w="60" w:type="dxa"/>
              <w:bottom w:w="60" w:type="dxa"/>
            </w:tcMar>
            <w:hideMark/>
          </w:tcPr>
          <w:p w14:paraId="27652A63" w14:textId="677F2186" w:rsidR="00867AE2" w:rsidRPr="00B67930" w:rsidRDefault="00867AE2" w:rsidP="004923B6">
            <w:pPr>
              <w:rPr>
                <w:rFonts w:ascii="Arial" w:hAnsi="Arial" w:cs="Arial"/>
                <w:color w:val="000000"/>
                <w:sz w:val="18"/>
                <w:szCs w:val="18"/>
              </w:rPr>
            </w:pPr>
            <w:r w:rsidRPr="00B67930">
              <w:rPr>
                <w:rFonts w:ascii="Arial" w:hAnsi="Arial" w:cs="Arial"/>
                <w:color w:val="000000"/>
                <w:sz w:val="18"/>
                <w:szCs w:val="18"/>
              </w:rPr>
              <w:t xml:space="preserve">Bill </w:t>
            </w:r>
            <w:r w:rsidR="004923B6">
              <w:rPr>
                <w:rFonts w:ascii="Arial" w:hAnsi="Arial" w:cs="Arial"/>
                <w:color w:val="000000"/>
                <w:sz w:val="18"/>
                <w:szCs w:val="18"/>
              </w:rPr>
              <w:t>Williams River NWR i</w:t>
            </w:r>
            <w:r w:rsidRPr="00B67930">
              <w:rPr>
                <w:rFonts w:ascii="Arial" w:hAnsi="Arial" w:cs="Arial"/>
                <w:color w:val="000000"/>
                <w:sz w:val="18"/>
                <w:szCs w:val="18"/>
              </w:rPr>
              <w:t>nlet</w:t>
            </w:r>
          </w:p>
        </w:tc>
        <w:tc>
          <w:tcPr>
            <w:tcW w:w="1320" w:type="dxa"/>
            <w:shd w:val="clear" w:color="auto" w:fill="auto"/>
            <w:tcMar>
              <w:top w:w="60" w:type="dxa"/>
              <w:bottom w:w="60" w:type="dxa"/>
            </w:tcMar>
            <w:hideMark/>
          </w:tcPr>
          <w:p w14:paraId="6F17E30A"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10/28/2014</w:t>
            </w:r>
          </w:p>
        </w:tc>
      </w:tr>
      <w:tr w:rsidR="00867AE2" w:rsidRPr="00B67930" w14:paraId="464945CE" w14:textId="77777777" w:rsidTr="004F345F">
        <w:tc>
          <w:tcPr>
            <w:tcW w:w="767" w:type="dxa"/>
            <w:shd w:val="clear" w:color="auto" w:fill="auto"/>
            <w:tcMar>
              <w:top w:w="60" w:type="dxa"/>
              <w:bottom w:w="60" w:type="dxa"/>
            </w:tcMar>
            <w:hideMark/>
          </w:tcPr>
          <w:p w14:paraId="4FA9013B"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32-2</w:t>
            </w:r>
          </w:p>
        </w:tc>
        <w:tc>
          <w:tcPr>
            <w:tcW w:w="688" w:type="dxa"/>
            <w:shd w:val="clear" w:color="auto" w:fill="auto"/>
            <w:tcMar>
              <w:top w:w="60" w:type="dxa"/>
              <w:bottom w:w="60" w:type="dxa"/>
            </w:tcMar>
            <w:hideMark/>
          </w:tcPr>
          <w:p w14:paraId="21A10C8E"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325</w:t>
            </w:r>
          </w:p>
        </w:tc>
        <w:tc>
          <w:tcPr>
            <w:tcW w:w="816" w:type="dxa"/>
            <w:shd w:val="clear" w:color="auto" w:fill="auto"/>
            <w:tcMar>
              <w:top w:w="60" w:type="dxa"/>
              <w:bottom w:w="60" w:type="dxa"/>
            </w:tcMar>
            <w:hideMark/>
          </w:tcPr>
          <w:p w14:paraId="3A6B5F14"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313</w:t>
            </w:r>
          </w:p>
        </w:tc>
        <w:tc>
          <w:tcPr>
            <w:tcW w:w="1377" w:type="dxa"/>
            <w:shd w:val="clear" w:color="auto" w:fill="auto"/>
            <w:tcMar>
              <w:top w:w="60" w:type="dxa"/>
              <w:bottom w:w="60" w:type="dxa"/>
            </w:tcMar>
            <w:hideMark/>
          </w:tcPr>
          <w:p w14:paraId="442B64A6"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1C2D6BF7B2</w:t>
            </w:r>
          </w:p>
        </w:tc>
        <w:tc>
          <w:tcPr>
            <w:tcW w:w="1137" w:type="dxa"/>
            <w:shd w:val="clear" w:color="auto" w:fill="auto"/>
            <w:tcMar>
              <w:top w:w="60" w:type="dxa"/>
              <w:bottom w:w="60" w:type="dxa"/>
            </w:tcMar>
            <w:hideMark/>
          </w:tcPr>
          <w:p w14:paraId="4FC0FABD"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10/21/2014</w:t>
            </w:r>
          </w:p>
        </w:tc>
        <w:tc>
          <w:tcPr>
            <w:tcW w:w="2670" w:type="dxa"/>
            <w:shd w:val="clear" w:color="auto" w:fill="auto"/>
            <w:tcMar>
              <w:top w:w="60" w:type="dxa"/>
              <w:bottom w:w="60" w:type="dxa"/>
            </w:tcMar>
            <w:hideMark/>
          </w:tcPr>
          <w:p w14:paraId="395FF49C" w14:textId="18BB466B" w:rsidR="00867AE2" w:rsidRPr="00B67930" w:rsidRDefault="004923B6" w:rsidP="004923B6">
            <w:pPr>
              <w:rPr>
                <w:rFonts w:ascii="Arial" w:hAnsi="Arial" w:cs="Arial"/>
                <w:color w:val="000000"/>
                <w:sz w:val="18"/>
                <w:szCs w:val="18"/>
              </w:rPr>
            </w:pPr>
            <w:r>
              <w:rPr>
                <w:rFonts w:ascii="Arial" w:hAnsi="Arial" w:cs="Arial"/>
                <w:color w:val="000000"/>
                <w:sz w:val="18"/>
                <w:szCs w:val="18"/>
              </w:rPr>
              <w:t>Bill Williams River NWR i</w:t>
            </w:r>
            <w:r w:rsidR="00867AE2" w:rsidRPr="00B67930">
              <w:rPr>
                <w:rFonts w:ascii="Arial" w:hAnsi="Arial" w:cs="Arial"/>
                <w:color w:val="000000"/>
                <w:sz w:val="18"/>
                <w:szCs w:val="18"/>
              </w:rPr>
              <w:t>nlet</w:t>
            </w:r>
          </w:p>
        </w:tc>
        <w:tc>
          <w:tcPr>
            <w:tcW w:w="1320" w:type="dxa"/>
            <w:shd w:val="clear" w:color="auto" w:fill="auto"/>
            <w:tcMar>
              <w:top w:w="60" w:type="dxa"/>
              <w:bottom w:w="60" w:type="dxa"/>
            </w:tcMar>
            <w:hideMark/>
          </w:tcPr>
          <w:p w14:paraId="3137D73E"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11/4/2014</w:t>
            </w:r>
          </w:p>
        </w:tc>
      </w:tr>
      <w:tr w:rsidR="00867AE2" w:rsidRPr="00B67930" w14:paraId="691C4886" w14:textId="77777777" w:rsidTr="004F345F">
        <w:tc>
          <w:tcPr>
            <w:tcW w:w="767" w:type="dxa"/>
            <w:shd w:val="clear" w:color="auto" w:fill="auto"/>
            <w:tcMar>
              <w:top w:w="60" w:type="dxa"/>
              <w:bottom w:w="60" w:type="dxa"/>
            </w:tcMar>
            <w:hideMark/>
          </w:tcPr>
          <w:p w14:paraId="0407D957"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40-2</w:t>
            </w:r>
          </w:p>
        </w:tc>
        <w:tc>
          <w:tcPr>
            <w:tcW w:w="688" w:type="dxa"/>
            <w:shd w:val="clear" w:color="auto" w:fill="auto"/>
            <w:tcMar>
              <w:top w:w="60" w:type="dxa"/>
              <w:bottom w:w="60" w:type="dxa"/>
            </w:tcMar>
            <w:hideMark/>
          </w:tcPr>
          <w:p w14:paraId="3C29887E"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315</w:t>
            </w:r>
          </w:p>
        </w:tc>
        <w:tc>
          <w:tcPr>
            <w:tcW w:w="816" w:type="dxa"/>
            <w:shd w:val="clear" w:color="auto" w:fill="auto"/>
            <w:tcMar>
              <w:top w:w="60" w:type="dxa"/>
              <w:bottom w:w="60" w:type="dxa"/>
            </w:tcMar>
            <w:hideMark/>
          </w:tcPr>
          <w:p w14:paraId="206611DB"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312</w:t>
            </w:r>
          </w:p>
        </w:tc>
        <w:tc>
          <w:tcPr>
            <w:tcW w:w="1377" w:type="dxa"/>
            <w:shd w:val="clear" w:color="auto" w:fill="auto"/>
            <w:tcMar>
              <w:top w:w="60" w:type="dxa"/>
              <w:bottom w:w="60" w:type="dxa"/>
            </w:tcMar>
            <w:hideMark/>
          </w:tcPr>
          <w:p w14:paraId="06C7CE5C"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1C2D6BFFC6</w:t>
            </w:r>
          </w:p>
        </w:tc>
        <w:tc>
          <w:tcPr>
            <w:tcW w:w="1137" w:type="dxa"/>
            <w:shd w:val="clear" w:color="auto" w:fill="auto"/>
            <w:tcMar>
              <w:top w:w="60" w:type="dxa"/>
              <w:bottom w:w="60" w:type="dxa"/>
            </w:tcMar>
            <w:hideMark/>
          </w:tcPr>
          <w:p w14:paraId="3A44640F"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10/21/2014</w:t>
            </w:r>
          </w:p>
        </w:tc>
        <w:tc>
          <w:tcPr>
            <w:tcW w:w="2670" w:type="dxa"/>
            <w:shd w:val="clear" w:color="auto" w:fill="auto"/>
            <w:tcMar>
              <w:top w:w="60" w:type="dxa"/>
              <w:bottom w:w="60" w:type="dxa"/>
            </w:tcMar>
            <w:hideMark/>
          </w:tcPr>
          <w:p w14:paraId="6CBF559C" w14:textId="237D43BA" w:rsidR="00867AE2" w:rsidRPr="00B67930" w:rsidRDefault="004923B6" w:rsidP="004923B6">
            <w:pPr>
              <w:rPr>
                <w:rFonts w:ascii="Arial" w:hAnsi="Arial" w:cs="Arial"/>
                <w:color w:val="000000"/>
                <w:sz w:val="18"/>
                <w:szCs w:val="18"/>
              </w:rPr>
            </w:pPr>
            <w:r>
              <w:rPr>
                <w:rFonts w:ascii="Arial" w:hAnsi="Arial" w:cs="Arial"/>
                <w:color w:val="000000"/>
                <w:sz w:val="18"/>
                <w:szCs w:val="18"/>
              </w:rPr>
              <w:t>Bill Williams River NWR i</w:t>
            </w:r>
            <w:r w:rsidR="00867AE2" w:rsidRPr="00B67930">
              <w:rPr>
                <w:rFonts w:ascii="Arial" w:hAnsi="Arial" w:cs="Arial"/>
                <w:color w:val="000000"/>
                <w:sz w:val="18"/>
                <w:szCs w:val="18"/>
              </w:rPr>
              <w:t>nlet</w:t>
            </w:r>
          </w:p>
        </w:tc>
        <w:tc>
          <w:tcPr>
            <w:tcW w:w="1320" w:type="dxa"/>
            <w:shd w:val="clear" w:color="auto" w:fill="auto"/>
            <w:noWrap/>
            <w:tcMar>
              <w:top w:w="60" w:type="dxa"/>
              <w:bottom w:w="60" w:type="dxa"/>
            </w:tcMar>
            <w:hideMark/>
          </w:tcPr>
          <w:p w14:paraId="03442A6D" w14:textId="7D6BAB60" w:rsidR="00867AE2" w:rsidRPr="00B67930" w:rsidRDefault="00867AE2" w:rsidP="004923B6">
            <w:pPr>
              <w:jc w:val="center"/>
              <w:rPr>
                <w:rFonts w:ascii="Arial" w:hAnsi="Arial" w:cs="Arial"/>
                <w:color w:val="000000"/>
                <w:sz w:val="18"/>
                <w:szCs w:val="18"/>
              </w:rPr>
            </w:pPr>
          </w:p>
        </w:tc>
      </w:tr>
      <w:tr w:rsidR="00867AE2" w:rsidRPr="00B67930" w14:paraId="32F5C509" w14:textId="77777777" w:rsidTr="004F345F">
        <w:tc>
          <w:tcPr>
            <w:tcW w:w="767" w:type="dxa"/>
            <w:shd w:val="clear" w:color="auto" w:fill="auto"/>
            <w:tcMar>
              <w:top w:w="60" w:type="dxa"/>
              <w:bottom w:w="60" w:type="dxa"/>
            </w:tcMar>
            <w:hideMark/>
          </w:tcPr>
          <w:p w14:paraId="7D172DF8"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68-2</w:t>
            </w:r>
          </w:p>
        </w:tc>
        <w:tc>
          <w:tcPr>
            <w:tcW w:w="688" w:type="dxa"/>
            <w:shd w:val="clear" w:color="auto" w:fill="auto"/>
            <w:tcMar>
              <w:top w:w="60" w:type="dxa"/>
              <w:bottom w:w="60" w:type="dxa"/>
            </w:tcMar>
            <w:hideMark/>
          </w:tcPr>
          <w:p w14:paraId="7D4B8C82"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315</w:t>
            </w:r>
          </w:p>
        </w:tc>
        <w:tc>
          <w:tcPr>
            <w:tcW w:w="816" w:type="dxa"/>
            <w:shd w:val="clear" w:color="auto" w:fill="auto"/>
            <w:tcMar>
              <w:top w:w="60" w:type="dxa"/>
              <w:bottom w:w="60" w:type="dxa"/>
            </w:tcMar>
            <w:hideMark/>
          </w:tcPr>
          <w:p w14:paraId="565A5C60"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271</w:t>
            </w:r>
          </w:p>
        </w:tc>
        <w:tc>
          <w:tcPr>
            <w:tcW w:w="1377" w:type="dxa"/>
            <w:shd w:val="clear" w:color="auto" w:fill="auto"/>
            <w:tcMar>
              <w:top w:w="60" w:type="dxa"/>
              <w:bottom w:w="60" w:type="dxa"/>
            </w:tcMar>
            <w:hideMark/>
          </w:tcPr>
          <w:p w14:paraId="6396A02C"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1C2D6C3AC7</w:t>
            </w:r>
          </w:p>
        </w:tc>
        <w:tc>
          <w:tcPr>
            <w:tcW w:w="1137" w:type="dxa"/>
            <w:shd w:val="clear" w:color="auto" w:fill="auto"/>
            <w:tcMar>
              <w:top w:w="60" w:type="dxa"/>
              <w:bottom w:w="60" w:type="dxa"/>
            </w:tcMar>
            <w:hideMark/>
          </w:tcPr>
          <w:p w14:paraId="248B94E6"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10/21/2014</w:t>
            </w:r>
          </w:p>
        </w:tc>
        <w:tc>
          <w:tcPr>
            <w:tcW w:w="2670" w:type="dxa"/>
            <w:shd w:val="clear" w:color="auto" w:fill="auto"/>
            <w:tcMar>
              <w:top w:w="60" w:type="dxa"/>
              <w:bottom w:w="60" w:type="dxa"/>
            </w:tcMar>
            <w:hideMark/>
          </w:tcPr>
          <w:p w14:paraId="19DBF806" w14:textId="5488535B" w:rsidR="00867AE2" w:rsidRPr="00B67930" w:rsidRDefault="004923B6" w:rsidP="004923B6">
            <w:pPr>
              <w:rPr>
                <w:rFonts w:ascii="Arial" w:hAnsi="Arial" w:cs="Arial"/>
                <w:color w:val="000000"/>
                <w:sz w:val="18"/>
                <w:szCs w:val="18"/>
              </w:rPr>
            </w:pPr>
            <w:r>
              <w:rPr>
                <w:rFonts w:ascii="Arial" w:hAnsi="Arial" w:cs="Arial"/>
                <w:color w:val="000000"/>
                <w:sz w:val="18"/>
                <w:szCs w:val="18"/>
              </w:rPr>
              <w:t>Bill Williams River NWR i</w:t>
            </w:r>
            <w:r w:rsidR="00867AE2" w:rsidRPr="00B67930">
              <w:rPr>
                <w:rFonts w:ascii="Arial" w:hAnsi="Arial" w:cs="Arial"/>
                <w:color w:val="000000"/>
                <w:sz w:val="18"/>
                <w:szCs w:val="18"/>
              </w:rPr>
              <w:t>nlet</w:t>
            </w:r>
          </w:p>
        </w:tc>
        <w:tc>
          <w:tcPr>
            <w:tcW w:w="1320" w:type="dxa"/>
            <w:shd w:val="clear" w:color="auto" w:fill="auto"/>
            <w:tcMar>
              <w:top w:w="60" w:type="dxa"/>
              <w:bottom w:w="60" w:type="dxa"/>
            </w:tcMar>
            <w:hideMark/>
          </w:tcPr>
          <w:p w14:paraId="26C6C810"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11/12/2014</w:t>
            </w:r>
          </w:p>
        </w:tc>
      </w:tr>
      <w:tr w:rsidR="00867AE2" w:rsidRPr="00B67930" w14:paraId="408EA5DB" w14:textId="77777777" w:rsidTr="004F345F">
        <w:tc>
          <w:tcPr>
            <w:tcW w:w="767" w:type="dxa"/>
            <w:shd w:val="clear" w:color="auto" w:fill="auto"/>
            <w:tcMar>
              <w:top w:w="60" w:type="dxa"/>
              <w:bottom w:w="60" w:type="dxa"/>
            </w:tcMar>
            <w:hideMark/>
          </w:tcPr>
          <w:p w14:paraId="1994BF17"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70-2</w:t>
            </w:r>
          </w:p>
        </w:tc>
        <w:tc>
          <w:tcPr>
            <w:tcW w:w="688" w:type="dxa"/>
            <w:shd w:val="clear" w:color="auto" w:fill="auto"/>
            <w:tcMar>
              <w:top w:w="60" w:type="dxa"/>
              <w:bottom w:w="60" w:type="dxa"/>
            </w:tcMar>
            <w:hideMark/>
          </w:tcPr>
          <w:p w14:paraId="7A73A081"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340</w:t>
            </w:r>
          </w:p>
        </w:tc>
        <w:tc>
          <w:tcPr>
            <w:tcW w:w="816" w:type="dxa"/>
            <w:shd w:val="clear" w:color="auto" w:fill="auto"/>
            <w:tcMar>
              <w:top w:w="60" w:type="dxa"/>
              <w:bottom w:w="60" w:type="dxa"/>
            </w:tcMar>
            <w:hideMark/>
          </w:tcPr>
          <w:p w14:paraId="40E17C2F"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340</w:t>
            </w:r>
          </w:p>
        </w:tc>
        <w:tc>
          <w:tcPr>
            <w:tcW w:w="1377" w:type="dxa"/>
            <w:shd w:val="clear" w:color="auto" w:fill="auto"/>
            <w:tcMar>
              <w:top w:w="60" w:type="dxa"/>
              <w:bottom w:w="60" w:type="dxa"/>
            </w:tcMar>
            <w:hideMark/>
          </w:tcPr>
          <w:p w14:paraId="2565F290"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1C2D6BF6F4</w:t>
            </w:r>
          </w:p>
        </w:tc>
        <w:tc>
          <w:tcPr>
            <w:tcW w:w="1137" w:type="dxa"/>
            <w:shd w:val="clear" w:color="auto" w:fill="auto"/>
            <w:tcMar>
              <w:top w:w="60" w:type="dxa"/>
              <w:bottom w:w="60" w:type="dxa"/>
            </w:tcMar>
            <w:hideMark/>
          </w:tcPr>
          <w:p w14:paraId="53174FD5"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10/21/2014</w:t>
            </w:r>
          </w:p>
        </w:tc>
        <w:tc>
          <w:tcPr>
            <w:tcW w:w="2670" w:type="dxa"/>
            <w:shd w:val="clear" w:color="auto" w:fill="auto"/>
            <w:tcMar>
              <w:top w:w="60" w:type="dxa"/>
              <w:bottom w:w="60" w:type="dxa"/>
            </w:tcMar>
            <w:hideMark/>
          </w:tcPr>
          <w:p w14:paraId="405E9032" w14:textId="562CE1B4" w:rsidR="00867AE2" w:rsidRPr="00B67930" w:rsidRDefault="004923B6" w:rsidP="004923B6">
            <w:pPr>
              <w:rPr>
                <w:rFonts w:ascii="Arial" w:hAnsi="Arial" w:cs="Arial"/>
                <w:color w:val="000000"/>
                <w:sz w:val="18"/>
                <w:szCs w:val="18"/>
              </w:rPr>
            </w:pPr>
            <w:r>
              <w:rPr>
                <w:rFonts w:ascii="Arial" w:hAnsi="Arial" w:cs="Arial"/>
                <w:color w:val="000000"/>
                <w:sz w:val="18"/>
                <w:szCs w:val="18"/>
              </w:rPr>
              <w:t>Bill Williams River NWR i</w:t>
            </w:r>
            <w:r w:rsidR="00867AE2" w:rsidRPr="00B67930">
              <w:rPr>
                <w:rFonts w:ascii="Arial" w:hAnsi="Arial" w:cs="Arial"/>
                <w:color w:val="000000"/>
                <w:sz w:val="18"/>
                <w:szCs w:val="18"/>
              </w:rPr>
              <w:t>nlet</w:t>
            </w:r>
          </w:p>
        </w:tc>
        <w:tc>
          <w:tcPr>
            <w:tcW w:w="1320" w:type="dxa"/>
            <w:shd w:val="clear" w:color="auto" w:fill="auto"/>
            <w:tcMar>
              <w:top w:w="60" w:type="dxa"/>
              <w:bottom w:w="60" w:type="dxa"/>
            </w:tcMar>
            <w:hideMark/>
          </w:tcPr>
          <w:p w14:paraId="06CEA4A3"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11/4/2014</w:t>
            </w:r>
          </w:p>
        </w:tc>
      </w:tr>
      <w:tr w:rsidR="00867AE2" w:rsidRPr="00B67930" w14:paraId="58EF03C5" w14:textId="77777777" w:rsidTr="004F345F">
        <w:tc>
          <w:tcPr>
            <w:tcW w:w="767" w:type="dxa"/>
            <w:shd w:val="clear" w:color="auto" w:fill="auto"/>
            <w:tcMar>
              <w:top w:w="60" w:type="dxa"/>
              <w:bottom w:w="60" w:type="dxa"/>
            </w:tcMar>
            <w:hideMark/>
          </w:tcPr>
          <w:p w14:paraId="3B7D9594"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72-2</w:t>
            </w:r>
          </w:p>
        </w:tc>
        <w:tc>
          <w:tcPr>
            <w:tcW w:w="688" w:type="dxa"/>
            <w:shd w:val="clear" w:color="auto" w:fill="auto"/>
            <w:tcMar>
              <w:top w:w="60" w:type="dxa"/>
              <w:bottom w:w="60" w:type="dxa"/>
            </w:tcMar>
            <w:hideMark/>
          </w:tcPr>
          <w:p w14:paraId="5BE0327E"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325</w:t>
            </w:r>
          </w:p>
        </w:tc>
        <w:tc>
          <w:tcPr>
            <w:tcW w:w="816" w:type="dxa"/>
            <w:shd w:val="clear" w:color="auto" w:fill="auto"/>
            <w:tcMar>
              <w:top w:w="60" w:type="dxa"/>
              <w:bottom w:w="60" w:type="dxa"/>
            </w:tcMar>
            <w:hideMark/>
          </w:tcPr>
          <w:p w14:paraId="42FE02E9"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316</w:t>
            </w:r>
          </w:p>
        </w:tc>
        <w:tc>
          <w:tcPr>
            <w:tcW w:w="1377" w:type="dxa"/>
            <w:shd w:val="clear" w:color="auto" w:fill="auto"/>
            <w:tcMar>
              <w:top w:w="60" w:type="dxa"/>
              <w:bottom w:w="60" w:type="dxa"/>
            </w:tcMar>
            <w:hideMark/>
          </w:tcPr>
          <w:p w14:paraId="25C27724"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1C2D6D08A9</w:t>
            </w:r>
          </w:p>
        </w:tc>
        <w:tc>
          <w:tcPr>
            <w:tcW w:w="1137" w:type="dxa"/>
            <w:shd w:val="clear" w:color="auto" w:fill="auto"/>
            <w:tcMar>
              <w:top w:w="60" w:type="dxa"/>
              <w:bottom w:w="60" w:type="dxa"/>
            </w:tcMar>
            <w:hideMark/>
          </w:tcPr>
          <w:p w14:paraId="30617965"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10/21/2014</w:t>
            </w:r>
          </w:p>
        </w:tc>
        <w:tc>
          <w:tcPr>
            <w:tcW w:w="2670" w:type="dxa"/>
            <w:shd w:val="clear" w:color="auto" w:fill="auto"/>
            <w:tcMar>
              <w:top w:w="60" w:type="dxa"/>
              <w:bottom w:w="60" w:type="dxa"/>
            </w:tcMar>
            <w:hideMark/>
          </w:tcPr>
          <w:p w14:paraId="267ADEF3" w14:textId="0FE20EF3" w:rsidR="00867AE2" w:rsidRPr="00B67930" w:rsidRDefault="004923B6" w:rsidP="004923B6">
            <w:pPr>
              <w:rPr>
                <w:rFonts w:ascii="Arial" w:hAnsi="Arial" w:cs="Arial"/>
                <w:color w:val="000000"/>
                <w:sz w:val="18"/>
                <w:szCs w:val="18"/>
              </w:rPr>
            </w:pPr>
            <w:r>
              <w:rPr>
                <w:rFonts w:ascii="Arial" w:hAnsi="Arial" w:cs="Arial"/>
                <w:color w:val="000000"/>
                <w:sz w:val="18"/>
                <w:szCs w:val="18"/>
              </w:rPr>
              <w:t>Bill Williams River NWR i</w:t>
            </w:r>
            <w:r w:rsidR="00867AE2" w:rsidRPr="00B67930">
              <w:rPr>
                <w:rFonts w:ascii="Arial" w:hAnsi="Arial" w:cs="Arial"/>
                <w:color w:val="000000"/>
                <w:sz w:val="18"/>
                <w:szCs w:val="18"/>
              </w:rPr>
              <w:t>nlet</w:t>
            </w:r>
          </w:p>
        </w:tc>
        <w:tc>
          <w:tcPr>
            <w:tcW w:w="1320" w:type="dxa"/>
            <w:shd w:val="clear" w:color="auto" w:fill="auto"/>
            <w:tcMar>
              <w:top w:w="60" w:type="dxa"/>
              <w:bottom w:w="60" w:type="dxa"/>
            </w:tcMar>
            <w:hideMark/>
          </w:tcPr>
          <w:p w14:paraId="52C7E026"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10/30/2014</w:t>
            </w:r>
          </w:p>
        </w:tc>
      </w:tr>
      <w:tr w:rsidR="00867AE2" w:rsidRPr="00B67930" w14:paraId="7F563A17" w14:textId="77777777" w:rsidTr="004F345F">
        <w:tc>
          <w:tcPr>
            <w:tcW w:w="767" w:type="dxa"/>
            <w:shd w:val="clear" w:color="auto" w:fill="auto"/>
            <w:tcMar>
              <w:top w:w="60" w:type="dxa"/>
              <w:bottom w:w="60" w:type="dxa"/>
            </w:tcMar>
            <w:hideMark/>
          </w:tcPr>
          <w:p w14:paraId="647080F8"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141-2</w:t>
            </w:r>
          </w:p>
        </w:tc>
        <w:tc>
          <w:tcPr>
            <w:tcW w:w="688" w:type="dxa"/>
            <w:shd w:val="clear" w:color="auto" w:fill="auto"/>
            <w:tcMar>
              <w:top w:w="60" w:type="dxa"/>
              <w:bottom w:w="60" w:type="dxa"/>
            </w:tcMar>
            <w:hideMark/>
          </w:tcPr>
          <w:p w14:paraId="4B109338"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320</w:t>
            </w:r>
          </w:p>
        </w:tc>
        <w:tc>
          <w:tcPr>
            <w:tcW w:w="816" w:type="dxa"/>
            <w:shd w:val="clear" w:color="auto" w:fill="auto"/>
            <w:tcMar>
              <w:top w:w="60" w:type="dxa"/>
              <w:bottom w:w="60" w:type="dxa"/>
            </w:tcMar>
            <w:hideMark/>
          </w:tcPr>
          <w:p w14:paraId="55EC9F1D"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248</w:t>
            </w:r>
          </w:p>
        </w:tc>
        <w:tc>
          <w:tcPr>
            <w:tcW w:w="1377" w:type="dxa"/>
            <w:shd w:val="clear" w:color="auto" w:fill="auto"/>
            <w:tcMar>
              <w:top w:w="60" w:type="dxa"/>
              <w:bottom w:w="60" w:type="dxa"/>
            </w:tcMar>
            <w:hideMark/>
          </w:tcPr>
          <w:p w14:paraId="71A0F838"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1C2D6D0E28</w:t>
            </w:r>
          </w:p>
        </w:tc>
        <w:tc>
          <w:tcPr>
            <w:tcW w:w="1137" w:type="dxa"/>
            <w:shd w:val="clear" w:color="auto" w:fill="auto"/>
            <w:tcMar>
              <w:top w:w="60" w:type="dxa"/>
              <w:bottom w:w="60" w:type="dxa"/>
            </w:tcMar>
            <w:hideMark/>
          </w:tcPr>
          <w:p w14:paraId="475F70A2"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10/21/2014</w:t>
            </w:r>
          </w:p>
        </w:tc>
        <w:tc>
          <w:tcPr>
            <w:tcW w:w="2670" w:type="dxa"/>
            <w:shd w:val="clear" w:color="auto" w:fill="auto"/>
            <w:tcMar>
              <w:top w:w="60" w:type="dxa"/>
              <w:bottom w:w="60" w:type="dxa"/>
            </w:tcMar>
            <w:hideMark/>
          </w:tcPr>
          <w:p w14:paraId="3370CD18" w14:textId="14F446DB" w:rsidR="00867AE2" w:rsidRPr="00B67930" w:rsidRDefault="004923B6" w:rsidP="004923B6">
            <w:pPr>
              <w:rPr>
                <w:rFonts w:ascii="Arial" w:hAnsi="Arial" w:cs="Arial"/>
                <w:color w:val="000000"/>
                <w:sz w:val="18"/>
                <w:szCs w:val="18"/>
              </w:rPr>
            </w:pPr>
            <w:r>
              <w:rPr>
                <w:rFonts w:ascii="Arial" w:hAnsi="Arial" w:cs="Arial"/>
                <w:color w:val="000000"/>
                <w:sz w:val="18"/>
                <w:szCs w:val="18"/>
              </w:rPr>
              <w:t>Bill Williams River NWR i</w:t>
            </w:r>
            <w:r w:rsidR="00867AE2" w:rsidRPr="00B67930">
              <w:rPr>
                <w:rFonts w:ascii="Arial" w:hAnsi="Arial" w:cs="Arial"/>
                <w:color w:val="000000"/>
                <w:sz w:val="18"/>
                <w:szCs w:val="18"/>
              </w:rPr>
              <w:t>nlet</w:t>
            </w:r>
          </w:p>
        </w:tc>
        <w:tc>
          <w:tcPr>
            <w:tcW w:w="1320" w:type="dxa"/>
            <w:shd w:val="clear" w:color="auto" w:fill="auto"/>
            <w:noWrap/>
            <w:tcMar>
              <w:top w:w="60" w:type="dxa"/>
              <w:bottom w:w="60" w:type="dxa"/>
            </w:tcMar>
            <w:hideMark/>
          </w:tcPr>
          <w:p w14:paraId="0978EE2F" w14:textId="269A841A" w:rsidR="00867AE2" w:rsidRPr="00B67930" w:rsidRDefault="00867AE2" w:rsidP="004923B6">
            <w:pPr>
              <w:jc w:val="center"/>
              <w:rPr>
                <w:rFonts w:ascii="Arial" w:hAnsi="Arial" w:cs="Arial"/>
                <w:color w:val="000000"/>
                <w:sz w:val="18"/>
                <w:szCs w:val="18"/>
              </w:rPr>
            </w:pPr>
          </w:p>
        </w:tc>
      </w:tr>
      <w:tr w:rsidR="00867AE2" w:rsidRPr="00B67930" w14:paraId="2278419B" w14:textId="77777777" w:rsidTr="004F345F">
        <w:tc>
          <w:tcPr>
            <w:tcW w:w="767" w:type="dxa"/>
            <w:shd w:val="clear" w:color="auto" w:fill="auto"/>
            <w:tcMar>
              <w:top w:w="60" w:type="dxa"/>
              <w:bottom w:w="60" w:type="dxa"/>
            </w:tcMar>
            <w:hideMark/>
          </w:tcPr>
          <w:p w14:paraId="29FF8D53"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152</w:t>
            </w:r>
          </w:p>
        </w:tc>
        <w:tc>
          <w:tcPr>
            <w:tcW w:w="688" w:type="dxa"/>
            <w:shd w:val="clear" w:color="auto" w:fill="auto"/>
            <w:tcMar>
              <w:top w:w="60" w:type="dxa"/>
              <w:bottom w:w="60" w:type="dxa"/>
            </w:tcMar>
            <w:hideMark/>
          </w:tcPr>
          <w:p w14:paraId="4BDD847D"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360</w:t>
            </w:r>
          </w:p>
        </w:tc>
        <w:tc>
          <w:tcPr>
            <w:tcW w:w="816" w:type="dxa"/>
            <w:shd w:val="clear" w:color="auto" w:fill="auto"/>
            <w:tcMar>
              <w:top w:w="60" w:type="dxa"/>
              <w:bottom w:w="60" w:type="dxa"/>
            </w:tcMar>
            <w:hideMark/>
          </w:tcPr>
          <w:p w14:paraId="0C30995D"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361</w:t>
            </w:r>
          </w:p>
        </w:tc>
        <w:tc>
          <w:tcPr>
            <w:tcW w:w="1377" w:type="dxa"/>
            <w:shd w:val="clear" w:color="auto" w:fill="auto"/>
            <w:tcMar>
              <w:top w:w="60" w:type="dxa"/>
              <w:bottom w:w="60" w:type="dxa"/>
            </w:tcMar>
            <w:hideMark/>
          </w:tcPr>
          <w:p w14:paraId="3F78321E"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003BA15C35</w:t>
            </w:r>
          </w:p>
        </w:tc>
        <w:tc>
          <w:tcPr>
            <w:tcW w:w="1137" w:type="dxa"/>
            <w:shd w:val="clear" w:color="auto" w:fill="auto"/>
            <w:tcMar>
              <w:top w:w="60" w:type="dxa"/>
              <w:bottom w:w="60" w:type="dxa"/>
            </w:tcMar>
            <w:hideMark/>
          </w:tcPr>
          <w:p w14:paraId="01277E9F"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4/13/2015</w:t>
            </w:r>
          </w:p>
        </w:tc>
        <w:tc>
          <w:tcPr>
            <w:tcW w:w="2670" w:type="dxa"/>
            <w:shd w:val="clear" w:color="auto" w:fill="auto"/>
            <w:tcMar>
              <w:top w:w="60" w:type="dxa"/>
              <w:bottom w:w="60" w:type="dxa"/>
            </w:tcMar>
            <w:hideMark/>
          </w:tcPr>
          <w:p w14:paraId="63314571" w14:textId="77777777" w:rsidR="00867AE2" w:rsidRPr="00B67930" w:rsidRDefault="00867AE2" w:rsidP="004923B6">
            <w:pPr>
              <w:rPr>
                <w:rFonts w:ascii="Arial" w:hAnsi="Arial" w:cs="Arial"/>
                <w:color w:val="000000"/>
                <w:sz w:val="18"/>
                <w:szCs w:val="18"/>
              </w:rPr>
            </w:pPr>
            <w:r w:rsidRPr="00B67930">
              <w:rPr>
                <w:rFonts w:ascii="Arial" w:hAnsi="Arial" w:cs="Arial"/>
                <w:color w:val="000000"/>
                <w:sz w:val="18"/>
                <w:szCs w:val="18"/>
              </w:rPr>
              <w:t>Regional Park Moabi</w:t>
            </w:r>
          </w:p>
        </w:tc>
        <w:tc>
          <w:tcPr>
            <w:tcW w:w="1320" w:type="dxa"/>
            <w:shd w:val="clear" w:color="auto" w:fill="auto"/>
            <w:noWrap/>
            <w:tcMar>
              <w:top w:w="60" w:type="dxa"/>
              <w:bottom w:w="60" w:type="dxa"/>
            </w:tcMar>
            <w:hideMark/>
          </w:tcPr>
          <w:p w14:paraId="7441FC48" w14:textId="10CAA773" w:rsidR="00867AE2" w:rsidRPr="00B67930" w:rsidRDefault="00867AE2" w:rsidP="004923B6">
            <w:pPr>
              <w:jc w:val="center"/>
              <w:rPr>
                <w:rFonts w:ascii="Arial" w:hAnsi="Arial" w:cs="Arial"/>
                <w:color w:val="000000"/>
                <w:sz w:val="18"/>
                <w:szCs w:val="18"/>
              </w:rPr>
            </w:pPr>
          </w:p>
        </w:tc>
      </w:tr>
      <w:tr w:rsidR="00867AE2" w:rsidRPr="00B67930" w14:paraId="720E0E48" w14:textId="77777777" w:rsidTr="004F345F">
        <w:tc>
          <w:tcPr>
            <w:tcW w:w="767" w:type="dxa"/>
            <w:shd w:val="clear" w:color="auto" w:fill="auto"/>
            <w:tcMar>
              <w:top w:w="60" w:type="dxa"/>
              <w:bottom w:w="60" w:type="dxa"/>
            </w:tcMar>
            <w:hideMark/>
          </w:tcPr>
          <w:p w14:paraId="7A799CEA"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153</w:t>
            </w:r>
          </w:p>
        </w:tc>
        <w:tc>
          <w:tcPr>
            <w:tcW w:w="688" w:type="dxa"/>
            <w:shd w:val="clear" w:color="auto" w:fill="auto"/>
            <w:tcMar>
              <w:top w:w="60" w:type="dxa"/>
              <w:bottom w:w="60" w:type="dxa"/>
            </w:tcMar>
            <w:hideMark/>
          </w:tcPr>
          <w:p w14:paraId="2685B365"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350</w:t>
            </w:r>
          </w:p>
        </w:tc>
        <w:tc>
          <w:tcPr>
            <w:tcW w:w="816" w:type="dxa"/>
            <w:shd w:val="clear" w:color="auto" w:fill="auto"/>
            <w:tcMar>
              <w:top w:w="60" w:type="dxa"/>
              <w:bottom w:w="60" w:type="dxa"/>
            </w:tcMar>
            <w:hideMark/>
          </w:tcPr>
          <w:p w14:paraId="7240033A"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335</w:t>
            </w:r>
          </w:p>
        </w:tc>
        <w:tc>
          <w:tcPr>
            <w:tcW w:w="1377" w:type="dxa"/>
            <w:shd w:val="clear" w:color="auto" w:fill="auto"/>
            <w:tcMar>
              <w:top w:w="60" w:type="dxa"/>
              <w:bottom w:w="60" w:type="dxa"/>
            </w:tcMar>
            <w:hideMark/>
          </w:tcPr>
          <w:p w14:paraId="1CC8CA99"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003BA15C59</w:t>
            </w:r>
          </w:p>
        </w:tc>
        <w:tc>
          <w:tcPr>
            <w:tcW w:w="1137" w:type="dxa"/>
            <w:shd w:val="clear" w:color="auto" w:fill="auto"/>
            <w:tcMar>
              <w:top w:w="60" w:type="dxa"/>
              <w:bottom w:w="60" w:type="dxa"/>
            </w:tcMar>
            <w:hideMark/>
          </w:tcPr>
          <w:p w14:paraId="5E111317"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4/13/2015</w:t>
            </w:r>
          </w:p>
        </w:tc>
        <w:tc>
          <w:tcPr>
            <w:tcW w:w="2670" w:type="dxa"/>
            <w:shd w:val="clear" w:color="auto" w:fill="auto"/>
            <w:tcMar>
              <w:top w:w="60" w:type="dxa"/>
              <w:bottom w:w="60" w:type="dxa"/>
            </w:tcMar>
            <w:hideMark/>
          </w:tcPr>
          <w:p w14:paraId="50164C72" w14:textId="77777777" w:rsidR="00867AE2" w:rsidRPr="00B67930" w:rsidRDefault="00867AE2" w:rsidP="004923B6">
            <w:pPr>
              <w:rPr>
                <w:rFonts w:ascii="Arial" w:hAnsi="Arial" w:cs="Arial"/>
                <w:color w:val="000000"/>
                <w:sz w:val="18"/>
                <w:szCs w:val="18"/>
              </w:rPr>
            </w:pPr>
            <w:r w:rsidRPr="00B67930">
              <w:rPr>
                <w:rFonts w:ascii="Arial" w:hAnsi="Arial" w:cs="Arial"/>
                <w:color w:val="000000"/>
                <w:sz w:val="18"/>
                <w:szCs w:val="18"/>
              </w:rPr>
              <w:t>Regional Park Moabi</w:t>
            </w:r>
          </w:p>
        </w:tc>
        <w:tc>
          <w:tcPr>
            <w:tcW w:w="1320" w:type="dxa"/>
            <w:shd w:val="clear" w:color="auto" w:fill="auto"/>
            <w:tcMar>
              <w:top w:w="60" w:type="dxa"/>
              <w:bottom w:w="60" w:type="dxa"/>
            </w:tcMar>
            <w:hideMark/>
          </w:tcPr>
          <w:p w14:paraId="027F8B42"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5/27/2015</w:t>
            </w:r>
          </w:p>
        </w:tc>
      </w:tr>
      <w:tr w:rsidR="00867AE2" w:rsidRPr="00B67930" w14:paraId="20815AD6" w14:textId="77777777" w:rsidTr="004F345F">
        <w:tc>
          <w:tcPr>
            <w:tcW w:w="767" w:type="dxa"/>
            <w:shd w:val="clear" w:color="auto" w:fill="auto"/>
            <w:tcMar>
              <w:top w:w="60" w:type="dxa"/>
              <w:bottom w:w="60" w:type="dxa"/>
            </w:tcMar>
            <w:hideMark/>
          </w:tcPr>
          <w:p w14:paraId="2046DFEA"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154</w:t>
            </w:r>
          </w:p>
        </w:tc>
        <w:tc>
          <w:tcPr>
            <w:tcW w:w="688" w:type="dxa"/>
            <w:shd w:val="clear" w:color="auto" w:fill="auto"/>
            <w:tcMar>
              <w:top w:w="60" w:type="dxa"/>
              <w:bottom w:w="60" w:type="dxa"/>
            </w:tcMar>
            <w:hideMark/>
          </w:tcPr>
          <w:p w14:paraId="5A08D2DF"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361</w:t>
            </w:r>
          </w:p>
        </w:tc>
        <w:tc>
          <w:tcPr>
            <w:tcW w:w="816" w:type="dxa"/>
            <w:shd w:val="clear" w:color="auto" w:fill="auto"/>
            <w:tcMar>
              <w:top w:w="60" w:type="dxa"/>
              <w:bottom w:w="60" w:type="dxa"/>
            </w:tcMar>
            <w:hideMark/>
          </w:tcPr>
          <w:p w14:paraId="1F8E9E10"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420</w:t>
            </w:r>
          </w:p>
        </w:tc>
        <w:tc>
          <w:tcPr>
            <w:tcW w:w="1377" w:type="dxa"/>
            <w:shd w:val="clear" w:color="auto" w:fill="auto"/>
            <w:tcMar>
              <w:top w:w="60" w:type="dxa"/>
              <w:bottom w:w="60" w:type="dxa"/>
            </w:tcMar>
            <w:hideMark/>
          </w:tcPr>
          <w:p w14:paraId="3D52989D"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003BA15C43</w:t>
            </w:r>
          </w:p>
        </w:tc>
        <w:tc>
          <w:tcPr>
            <w:tcW w:w="1137" w:type="dxa"/>
            <w:shd w:val="clear" w:color="auto" w:fill="auto"/>
            <w:tcMar>
              <w:top w:w="60" w:type="dxa"/>
              <w:bottom w:w="60" w:type="dxa"/>
            </w:tcMar>
            <w:hideMark/>
          </w:tcPr>
          <w:p w14:paraId="24B59FD8"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4/13/2015</w:t>
            </w:r>
          </w:p>
        </w:tc>
        <w:tc>
          <w:tcPr>
            <w:tcW w:w="2670" w:type="dxa"/>
            <w:shd w:val="clear" w:color="auto" w:fill="auto"/>
            <w:tcMar>
              <w:top w:w="60" w:type="dxa"/>
              <w:bottom w:w="60" w:type="dxa"/>
            </w:tcMar>
            <w:hideMark/>
          </w:tcPr>
          <w:p w14:paraId="66C1EF04" w14:textId="77777777" w:rsidR="00867AE2" w:rsidRPr="00B67930" w:rsidRDefault="00867AE2" w:rsidP="004923B6">
            <w:pPr>
              <w:rPr>
                <w:rFonts w:ascii="Arial" w:hAnsi="Arial" w:cs="Arial"/>
                <w:color w:val="000000"/>
                <w:sz w:val="18"/>
                <w:szCs w:val="18"/>
              </w:rPr>
            </w:pPr>
            <w:r w:rsidRPr="00B67930">
              <w:rPr>
                <w:rFonts w:ascii="Arial" w:hAnsi="Arial" w:cs="Arial"/>
                <w:color w:val="000000"/>
                <w:sz w:val="18"/>
                <w:szCs w:val="18"/>
              </w:rPr>
              <w:t>Regional Park Moabi</w:t>
            </w:r>
          </w:p>
        </w:tc>
        <w:tc>
          <w:tcPr>
            <w:tcW w:w="1320" w:type="dxa"/>
            <w:shd w:val="clear" w:color="auto" w:fill="auto"/>
            <w:noWrap/>
            <w:tcMar>
              <w:top w:w="60" w:type="dxa"/>
              <w:bottom w:w="60" w:type="dxa"/>
            </w:tcMar>
            <w:hideMark/>
          </w:tcPr>
          <w:p w14:paraId="38FB6C95" w14:textId="49869DA0" w:rsidR="00867AE2" w:rsidRPr="00B67930" w:rsidRDefault="00867AE2" w:rsidP="004923B6">
            <w:pPr>
              <w:jc w:val="center"/>
              <w:rPr>
                <w:rFonts w:ascii="Arial" w:hAnsi="Arial" w:cs="Arial"/>
                <w:color w:val="000000"/>
                <w:sz w:val="18"/>
                <w:szCs w:val="18"/>
              </w:rPr>
            </w:pPr>
          </w:p>
        </w:tc>
      </w:tr>
      <w:tr w:rsidR="00867AE2" w:rsidRPr="00B67930" w14:paraId="28551054" w14:textId="77777777" w:rsidTr="004F345F">
        <w:tc>
          <w:tcPr>
            <w:tcW w:w="767" w:type="dxa"/>
            <w:shd w:val="clear" w:color="auto" w:fill="auto"/>
            <w:tcMar>
              <w:top w:w="60" w:type="dxa"/>
              <w:bottom w:w="60" w:type="dxa"/>
            </w:tcMar>
            <w:hideMark/>
          </w:tcPr>
          <w:p w14:paraId="1D867AE4"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155</w:t>
            </w:r>
          </w:p>
        </w:tc>
        <w:tc>
          <w:tcPr>
            <w:tcW w:w="688" w:type="dxa"/>
            <w:shd w:val="clear" w:color="auto" w:fill="auto"/>
            <w:tcMar>
              <w:top w:w="60" w:type="dxa"/>
              <w:bottom w:w="60" w:type="dxa"/>
            </w:tcMar>
            <w:hideMark/>
          </w:tcPr>
          <w:p w14:paraId="4B254AAE"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336</w:t>
            </w:r>
          </w:p>
        </w:tc>
        <w:tc>
          <w:tcPr>
            <w:tcW w:w="816" w:type="dxa"/>
            <w:shd w:val="clear" w:color="auto" w:fill="auto"/>
            <w:tcMar>
              <w:top w:w="60" w:type="dxa"/>
              <w:bottom w:w="60" w:type="dxa"/>
            </w:tcMar>
            <w:hideMark/>
          </w:tcPr>
          <w:p w14:paraId="70AEC47C"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292</w:t>
            </w:r>
          </w:p>
        </w:tc>
        <w:tc>
          <w:tcPr>
            <w:tcW w:w="1377" w:type="dxa"/>
            <w:shd w:val="clear" w:color="auto" w:fill="auto"/>
            <w:tcMar>
              <w:top w:w="60" w:type="dxa"/>
              <w:bottom w:w="60" w:type="dxa"/>
            </w:tcMar>
            <w:hideMark/>
          </w:tcPr>
          <w:p w14:paraId="7BB4A9A0"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003BA15C7D</w:t>
            </w:r>
          </w:p>
        </w:tc>
        <w:tc>
          <w:tcPr>
            <w:tcW w:w="1137" w:type="dxa"/>
            <w:shd w:val="clear" w:color="auto" w:fill="auto"/>
            <w:tcMar>
              <w:top w:w="60" w:type="dxa"/>
              <w:bottom w:w="60" w:type="dxa"/>
            </w:tcMar>
            <w:hideMark/>
          </w:tcPr>
          <w:p w14:paraId="5CDC6492"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4/13/2015</w:t>
            </w:r>
          </w:p>
        </w:tc>
        <w:tc>
          <w:tcPr>
            <w:tcW w:w="2670" w:type="dxa"/>
            <w:shd w:val="clear" w:color="auto" w:fill="auto"/>
            <w:tcMar>
              <w:top w:w="60" w:type="dxa"/>
              <w:bottom w:w="60" w:type="dxa"/>
            </w:tcMar>
            <w:hideMark/>
          </w:tcPr>
          <w:p w14:paraId="0E0B2237" w14:textId="77777777" w:rsidR="00867AE2" w:rsidRPr="00B67930" w:rsidRDefault="00867AE2" w:rsidP="004923B6">
            <w:pPr>
              <w:rPr>
                <w:rFonts w:ascii="Arial" w:hAnsi="Arial" w:cs="Arial"/>
                <w:color w:val="000000"/>
                <w:sz w:val="18"/>
                <w:szCs w:val="18"/>
              </w:rPr>
            </w:pPr>
            <w:r w:rsidRPr="00B67930">
              <w:rPr>
                <w:rFonts w:ascii="Arial" w:hAnsi="Arial" w:cs="Arial"/>
                <w:color w:val="000000"/>
                <w:sz w:val="18"/>
                <w:szCs w:val="18"/>
              </w:rPr>
              <w:t>Regional Park Moabi</w:t>
            </w:r>
          </w:p>
        </w:tc>
        <w:tc>
          <w:tcPr>
            <w:tcW w:w="1320" w:type="dxa"/>
            <w:shd w:val="clear" w:color="auto" w:fill="auto"/>
            <w:tcMar>
              <w:top w:w="60" w:type="dxa"/>
              <w:bottom w:w="60" w:type="dxa"/>
            </w:tcMar>
            <w:hideMark/>
          </w:tcPr>
          <w:p w14:paraId="5C2C3E0B"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5/1/2015</w:t>
            </w:r>
          </w:p>
        </w:tc>
      </w:tr>
      <w:tr w:rsidR="00867AE2" w:rsidRPr="00B67930" w14:paraId="4CA3ABB5" w14:textId="77777777" w:rsidTr="004F345F">
        <w:tc>
          <w:tcPr>
            <w:tcW w:w="767" w:type="dxa"/>
            <w:shd w:val="clear" w:color="auto" w:fill="auto"/>
            <w:tcMar>
              <w:top w:w="60" w:type="dxa"/>
              <w:bottom w:w="60" w:type="dxa"/>
            </w:tcMar>
            <w:hideMark/>
          </w:tcPr>
          <w:p w14:paraId="6260224E"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156</w:t>
            </w:r>
          </w:p>
        </w:tc>
        <w:tc>
          <w:tcPr>
            <w:tcW w:w="688" w:type="dxa"/>
            <w:shd w:val="clear" w:color="auto" w:fill="auto"/>
            <w:tcMar>
              <w:top w:w="60" w:type="dxa"/>
              <w:bottom w:w="60" w:type="dxa"/>
            </w:tcMar>
            <w:hideMark/>
          </w:tcPr>
          <w:p w14:paraId="1D110898"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354</w:t>
            </w:r>
          </w:p>
        </w:tc>
        <w:tc>
          <w:tcPr>
            <w:tcW w:w="816" w:type="dxa"/>
            <w:shd w:val="clear" w:color="auto" w:fill="auto"/>
            <w:tcMar>
              <w:top w:w="60" w:type="dxa"/>
              <w:bottom w:w="60" w:type="dxa"/>
            </w:tcMar>
            <w:hideMark/>
          </w:tcPr>
          <w:p w14:paraId="3183652B"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320</w:t>
            </w:r>
          </w:p>
        </w:tc>
        <w:tc>
          <w:tcPr>
            <w:tcW w:w="1377" w:type="dxa"/>
            <w:shd w:val="clear" w:color="auto" w:fill="auto"/>
            <w:tcMar>
              <w:top w:w="60" w:type="dxa"/>
              <w:bottom w:w="60" w:type="dxa"/>
            </w:tcMar>
            <w:hideMark/>
          </w:tcPr>
          <w:p w14:paraId="18CCF412"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003BA15C4F</w:t>
            </w:r>
          </w:p>
        </w:tc>
        <w:tc>
          <w:tcPr>
            <w:tcW w:w="1137" w:type="dxa"/>
            <w:shd w:val="clear" w:color="auto" w:fill="auto"/>
            <w:tcMar>
              <w:top w:w="60" w:type="dxa"/>
              <w:bottom w:w="60" w:type="dxa"/>
            </w:tcMar>
            <w:hideMark/>
          </w:tcPr>
          <w:p w14:paraId="09BC1B07"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4/13/2015</w:t>
            </w:r>
          </w:p>
        </w:tc>
        <w:tc>
          <w:tcPr>
            <w:tcW w:w="2670" w:type="dxa"/>
            <w:shd w:val="clear" w:color="auto" w:fill="auto"/>
            <w:tcMar>
              <w:top w:w="60" w:type="dxa"/>
              <w:bottom w:w="60" w:type="dxa"/>
            </w:tcMar>
            <w:hideMark/>
          </w:tcPr>
          <w:p w14:paraId="10658FC5" w14:textId="77777777" w:rsidR="00867AE2" w:rsidRPr="00B67930" w:rsidRDefault="00867AE2" w:rsidP="004923B6">
            <w:pPr>
              <w:rPr>
                <w:rFonts w:ascii="Arial" w:hAnsi="Arial" w:cs="Arial"/>
                <w:color w:val="000000"/>
                <w:sz w:val="18"/>
                <w:szCs w:val="18"/>
              </w:rPr>
            </w:pPr>
            <w:r w:rsidRPr="00B67930">
              <w:rPr>
                <w:rFonts w:ascii="Arial" w:hAnsi="Arial" w:cs="Arial"/>
                <w:color w:val="000000"/>
                <w:sz w:val="18"/>
                <w:szCs w:val="18"/>
              </w:rPr>
              <w:t>Regional Park Moabi</w:t>
            </w:r>
          </w:p>
        </w:tc>
        <w:tc>
          <w:tcPr>
            <w:tcW w:w="1320" w:type="dxa"/>
            <w:shd w:val="clear" w:color="auto" w:fill="auto"/>
            <w:noWrap/>
            <w:tcMar>
              <w:top w:w="60" w:type="dxa"/>
              <w:bottom w:w="60" w:type="dxa"/>
            </w:tcMar>
            <w:hideMark/>
          </w:tcPr>
          <w:p w14:paraId="23494332" w14:textId="4C59DB77" w:rsidR="00867AE2" w:rsidRPr="00B67930" w:rsidRDefault="00867AE2" w:rsidP="004923B6">
            <w:pPr>
              <w:jc w:val="center"/>
              <w:rPr>
                <w:rFonts w:ascii="Arial" w:hAnsi="Arial" w:cs="Arial"/>
                <w:color w:val="000000"/>
                <w:sz w:val="18"/>
                <w:szCs w:val="18"/>
              </w:rPr>
            </w:pPr>
          </w:p>
        </w:tc>
      </w:tr>
      <w:tr w:rsidR="00867AE2" w:rsidRPr="00B67930" w14:paraId="06527D28" w14:textId="77777777" w:rsidTr="004F345F">
        <w:tc>
          <w:tcPr>
            <w:tcW w:w="767" w:type="dxa"/>
            <w:shd w:val="clear" w:color="auto" w:fill="auto"/>
            <w:tcMar>
              <w:top w:w="60" w:type="dxa"/>
              <w:bottom w:w="60" w:type="dxa"/>
            </w:tcMar>
            <w:hideMark/>
          </w:tcPr>
          <w:p w14:paraId="3DFF10BA"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157</w:t>
            </w:r>
          </w:p>
        </w:tc>
        <w:tc>
          <w:tcPr>
            <w:tcW w:w="688" w:type="dxa"/>
            <w:shd w:val="clear" w:color="auto" w:fill="auto"/>
            <w:tcMar>
              <w:top w:w="60" w:type="dxa"/>
              <w:bottom w:w="60" w:type="dxa"/>
            </w:tcMar>
            <w:hideMark/>
          </w:tcPr>
          <w:p w14:paraId="7D317E77"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344</w:t>
            </w:r>
          </w:p>
        </w:tc>
        <w:tc>
          <w:tcPr>
            <w:tcW w:w="816" w:type="dxa"/>
            <w:shd w:val="clear" w:color="auto" w:fill="auto"/>
            <w:tcMar>
              <w:top w:w="60" w:type="dxa"/>
              <w:bottom w:w="60" w:type="dxa"/>
            </w:tcMar>
            <w:hideMark/>
          </w:tcPr>
          <w:p w14:paraId="6ECDA5B2"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297</w:t>
            </w:r>
          </w:p>
        </w:tc>
        <w:tc>
          <w:tcPr>
            <w:tcW w:w="1377" w:type="dxa"/>
            <w:shd w:val="clear" w:color="auto" w:fill="auto"/>
            <w:tcMar>
              <w:top w:w="60" w:type="dxa"/>
              <w:bottom w:w="60" w:type="dxa"/>
            </w:tcMar>
            <w:hideMark/>
          </w:tcPr>
          <w:p w14:paraId="625A9147"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003BA15C32</w:t>
            </w:r>
          </w:p>
        </w:tc>
        <w:tc>
          <w:tcPr>
            <w:tcW w:w="1137" w:type="dxa"/>
            <w:shd w:val="clear" w:color="auto" w:fill="auto"/>
            <w:tcMar>
              <w:top w:w="60" w:type="dxa"/>
              <w:bottom w:w="60" w:type="dxa"/>
            </w:tcMar>
            <w:hideMark/>
          </w:tcPr>
          <w:p w14:paraId="4784351F"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4/13/2015</w:t>
            </w:r>
          </w:p>
        </w:tc>
        <w:tc>
          <w:tcPr>
            <w:tcW w:w="2670" w:type="dxa"/>
            <w:shd w:val="clear" w:color="auto" w:fill="auto"/>
            <w:tcMar>
              <w:top w:w="60" w:type="dxa"/>
              <w:bottom w:w="60" w:type="dxa"/>
            </w:tcMar>
            <w:hideMark/>
          </w:tcPr>
          <w:p w14:paraId="35F6C86B" w14:textId="77777777" w:rsidR="00867AE2" w:rsidRPr="00B67930" w:rsidRDefault="00867AE2" w:rsidP="004923B6">
            <w:pPr>
              <w:rPr>
                <w:rFonts w:ascii="Arial" w:hAnsi="Arial" w:cs="Arial"/>
                <w:color w:val="000000"/>
                <w:sz w:val="18"/>
                <w:szCs w:val="18"/>
              </w:rPr>
            </w:pPr>
            <w:r w:rsidRPr="00B67930">
              <w:rPr>
                <w:rFonts w:ascii="Arial" w:hAnsi="Arial" w:cs="Arial"/>
                <w:color w:val="000000"/>
                <w:sz w:val="18"/>
                <w:szCs w:val="18"/>
              </w:rPr>
              <w:t>Regional Park Moabi</w:t>
            </w:r>
          </w:p>
        </w:tc>
        <w:tc>
          <w:tcPr>
            <w:tcW w:w="1320" w:type="dxa"/>
            <w:shd w:val="clear" w:color="auto" w:fill="auto"/>
            <w:noWrap/>
            <w:tcMar>
              <w:top w:w="60" w:type="dxa"/>
              <w:bottom w:w="60" w:type="dxa"/>
            </w:tcMar>
            <w:hideMark/>
          </w:tcPr>
          <w:p w14:paraId="577388C3" w14:textId="2E4543FD" w:rsidR="00867AE2" w:rsidRPr="00B67930" w:rsidRDefault="00867AE2" w:rsidP="004923B6">
            <w:pPr>
              <w:jc w:val="center"/>
              <w:rPr>
                <w:rFonts w:ascii="Arial" w:hAnsi="Arial" w:cs="Arial"/>
                <w:color w:val="000000"/>
                <w:sz w:val="18"/>
                <w:szCs w:val="18"/>
              </w:rPr>
            </w:pPr>
          </w:p>
        </w:tc>
      </w:tr>
      <w:tr w:rsidR="00867AE2" w:rsidRPr="00B67930" w14:paraId="5BE45B2E" w14:textId="77777777" w:rsidTr="004F345F">
        <w:tc>
          <w:tcPr>
            <w:tcW w:w="767" w:type="dxa"/>
            <w:shd w:val="clear" w:color="auto" w:fill="auto"/>
            <w:tcMar>
              <w:top w:w="60" w:type="dxa"/>
              <w:bottom w:w="60" w:type="dxa"/>
            </w:tcMar>
            <w:hideMark/>
          </w:tcPr>
          <w:p w14:paraId="2598129E"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158</w:t>
            </w:r>
          </w:p>
        </w:tc>
        <w:tc>
          <w:tcPr>
            <w:tcW w:w="688" w:type="dxa"/>
            <w:shd w:val="clear" w:color="auto" w:fill="auto"/>
            <w:tcMar>
              <w:top w:w="60" w:type="dxa"/>
              <w:bottom w:w="60" w:type="dxa"/>
            </w:tcMar>
            <w:hideMark/>
          </w:tcPr>
          <w:p w14:paraId="560EFBE2"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342</w:t>
            </w:r>
          </w:p>
        </w:tc>
        <w:tc>
          <w:tcPr>
            <w:tcW w:w="816" w:type="dxa"/>
            <w:shd w:val="clear" w:color="auto" w:fill="auto"/>
            <w:tcMar>
              <w:top w:w="60" w:type="dxa"/>
              <w:bottom w:w="60" w:type="dxa"/>
            </w:tcMar>
            <w:hideMark/>
          </w:tcPr>
          <w:p w14:paraId="17E1E7B1"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284</w:t>
            </w:r>
          </w:p>
        </w:tc>
        <w:tc>
          <w:tcPr>
            <w:tcW w:w="1377" w:type="dxa"/>
            <w:shd w:val="clear" w:color="auto" w:fill="auto"/>
            <w:tcMar>
              <w:top w:w="60" w:type="dxa"/>
              <w:bottom w:w="60" w:type="dxa"/>
            </w:tcMar>
            <w:hideMark/>
          </w:tcPr>
          <w:p w14:paraId="50823BEE"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003BA15C65</w:t>
            </w:r>
          </w:p>
        </w:tc>
        <w:tc>
          <w:tcPr>
            <w:tcW w:w="1137" w:type="dxa"/>
            <w:shd w:val="clear" w:color="auto" w:fill="auto"/>
            <w:tcMar>
              <w:top w:w="60" w:type="dxa"/>
              <w:bottom w:w="60" w:type="dxa"/>
            </w:tcMar>
            <w:hideMark/>
          </w:tcPr>
          <w:p w14:paraId="2F41F001"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4/13/2015</w:t>
            </w:r>
          </w:p>
        </w:tc>
        <w:tc>
          <w:tcPr>
            <w:tcW w:w="2670" w:type="dxa"/>
            <w:shd w:val="clear" w:color="auto" w:fill="auto"/>
            <w:tcMar>
              <w:top w:w="60" w:type="dxa"/>
              <w:bottom w:w="60" w:type="dxa"/>
            </w:tcMar>
            <w:hideMark/>
          </w:tcPr>
          <w:p w14:paraId="0FA12857" w14:textId="77777777" w:rsidR="00867AE2" w:rsidRPr="00B67930" w:rsidRDefault="00867AE2" w:rsidP="004923B6">
            <w:pPr>
              <w:rPr>
                <w:rFonts w:ascii="Arial" w:hAnsi="Arial" w:cs="Arial"/>
                <w:color w:val="000000"/>
                <w:sz w:val="18"/>
                <w:szCs w:val="18"/>
              </w:rPr>
            </w:pPr>
            <w:r w:rsidRPr="00B67930">
              <w:rPr>
                <w:rFonts w:ascii="Arial" w:hAnsi="Arial" w:cs="Arial"/>
                <w:color w:val="000000"/>
                <w:sz w:val="18"/>
                <w:szCs w:val="18"/>
              </w:rPr>
              <w:t>Regional Park Moabi</w:t>
            </w:r>
          </w:p>
        </w:tc>
        <w:tc>
          <w:tcPr>
            <w:tcW w:w="1320" w:type="dxa"/>
            <w:shd w:val="clear" w:color="auto" w:fill="auto"/>
            <w:noWrap/>
            <w:tcMar>
              <w:top w:w="60" w:type="dxa"/>
              <w:bottom w:w="60" w:type="dxa"/>
            </w:tcMar>
            <w:hideMark/>
          </w:tcPr>
          <w:p w14:paraId="34953A25" w14:textId="324E1FFF" w:rsidR="00867AE2" w:rsidRPr="00B67930" w:rsidRDefault="00867AE2" w:rsidP="004923B6">
            <w:pPr>
              <w:jc w:val="center"/>
              <w:rPr>
                <w:rFonts w:ascii="Arial" w:hAnsi="Arial" w:cs="Arial"/>
                <w:color w:val="000000"/>
                <w:sz w:val="18"/>
                <w:szCs w:val="18"/>
              </w:rPr>
            </w:pPr>
          </w:p>
        </w:tc>
      </w:tr>
      <w:tr w:rsidR="00867AE2" w:rsidRPr="00B67930" w14:paraId="7D51EA84" w14:textId="77777777" w:rsidTr="004F345F">
        <w:tc>
          <w:tcPr>
            <w:tcW w:w="767" w:type="dxa"/>
            <w:shd w:val="clear" w:color="auto" w:fill="auto"/>
            <w:tcMar>
              <w:top w:w="60" w:type="dxa"/>
              <w:bottom w:w="60" w:type="dxa"/>
            </w:tcMar>
            <w:hideMark/>
          </w:tcPr>
          <w:p w14:paraId="628AE753"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159</w:t>
            </w:r>
          </w:p>
        </w:tc>
        <w:tc>
          <w:tcPr>
            <w:tcW w:w="688" w:type="dxa"/>
            <w:shd w:val="clear" w:color="auto" w:fill="auto"/>
            <w:tcMar>
              <w:top w:w="60" w:type="dxa"/>
              <w:bottom w:w="60" w:type="dxa"/>
            </w:tcMar>
            <w:hideMark/>
          </w:tcPr>
          <w:p w14:paraId="05D93F69"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354</w:t>
            </w:r>
          </w:p>
        </w:tc>
        <w:tc>
          <w:tcPr>
            <w:tcW w:w="816" w:type="dxa"/>
            <w:shd w:val="clear" w:color="auto" w:fill="auto"/>
            <w:tcMar>
              <w:top w:w="60" w:type="dxa"/>
              <w:bottom w:w="60" w:type="dxa"/>
            </w:tcMar>
            <w:hideMark/>
          </w:tcPr>
          <w:p w14:paraId="7A6253F7"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361</w:t>
            </w:r>
          </w:p>
        </w:tc>
        <w:tc>
          <w:tcPr>
            <w:tcW w:w="1377" w:type="dxa"/>
            <w:shd w:val="clear" w:color="auto" w:fill="auto"/>
            <w:tcMar>
              <w:top w:w="60" w:type="dxa"/>
              <w:bottom w:w="60" w:type="dxa"/>
            </w:tcMar>
            <w:hideMark/>
          </w:tcPr>
          <w:p w14:paraId="293C2D1B"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003BA15C61</w:t>
            </w:r>
          </w:p>
        </w:tc>
        <w:tc>
          <w:tcPr>
            <w:tcW w:w="1137" w:type="dxa"/>
            <w:shd w:val="clear" w:color="auto" w:fill="auto"/>
            <w:tcMar>
              <w:top w:w="60" w:type="dxa"/>
              <w:bottom w:w="60" w:type="dxa"/>
            </w:tcMar>
            <w:hideMark/>
          </w:tcPr>
          <w:p w14:paraId="049B40C0"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4/13/2015</w:t>
            </w:r>
          </w:p>
        </w:tc>
        <w:tc>
          <w:tcPr>
            <w:tcW w:w="2670" w:type="dxa"/>
            <w:shd w:val="clear" w:color="auto" w:fill="auto"/>
            <w:tcMar>
              <w:top w:w="60" w:type="dxa"/>
              <w:bottom w:w="60" w:type="dxa"/>
            </w:tcMar>
            <w:hideMark/>
          </w:tcPr>
          <w:p w14:paraId="530FB45B" w14:textId="77777777" w:rsidR="00867AE2" w:rsidRPr="00B67930" w:rsidRDefault="00867AE2" w:rsidP="004923B6">
            <w:pPr>
              <w:rPr>
                <w:rFonts w:ascii="Arial" w:hAnsi="Arial" w:cs="Arial"/>
                <w:color w:val="000000"/>
                <w:sz w:val="18"/>
                <w:szCs w:val="18"/>
              </w:rPr>
            </w:pPr>
            <w:r w:rsidRPr="00B67930">
              <w:rPr>
                <w:rFonts w:ascii="Arial" w:hAnsi="Arial" w:cs="Arial"/>
                <w:color w:val="000000"/>
                <w:sz w:val="18"/>
                <w:szCs w:val="18"/>
              </w:rPr>
              <w:t>Regional Park Moabi</w:t>
            </w:r>
          </w:p>
        </w:tc>
        <w:tc>
          <w:tcPr>
            <w:tcW w:w="1320" w:type="dxa"/>
            <w:shd w:val="clear" w:color="auto" w:fill="auto"/>
            <w:noWrap/>
            <w:tcMar>
              <w:top w:w="60" w:type="dxa"/>
              <w:bottom w:w="60" w:type="dxa"/>
            </w:tcMar>
            <w:hideMark/>
          </w:tcPr>
          <w:p w14:paraId="1C86E027" w14:textId="7A2E405E" w:rsidR="00867AE2" w:rsidRPr="00B67930" w:rsidRDefault="00867AE2" w:rsidP="004923B6">
            <w:pPr>
              <w:jc w:val="center"/>
              <w:rPr>
                <w:rFonts w:ascii="Arial" w:hAnsi="Arial" w:cs="Arial"/>
                <w:color w:val="000000"/>
                <w:sz w:val="18"/>
                <w:szCs w:val="18"/>
              </w:rPr>
            </w:pPr>
          </w:p>
        </w:tc>
      </w:tr>
      <w:tr w:rsidR="00867AE2" w:rsidRPr="00B67930" w14:paraId="52637861" w14:textId="77777777" w:rsidTr="004F345F">
        <w:tc>
          <w:tcPr>
            <w:tcW w:w="767" w:type="dxa"/>
            <w:shd w:val="clear" w:color="auto" w:fill="auto"/>
            <w:tcMar>
              <w:top w:w="60" w:type="dxa"/>
              <w:bottom w:w="60" w:type="dxa"/>
            </w:tcMar>
            <w:hideMark/>
          </w:tcPr>
          <w:p w14:paraId="4A9ECC8E"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160</w:t>
            </w:r>
          </w:p>
        </w:tc>
        <w:tc>
          <w:tcPr>
            <w:tcW w:w="688" w:type="dxa"/>
            <w:shd w:val="clear" w:color="auto" w:fill="auto"/>
            <w:tcMar>
              <w:top w:w="60" w:type="dxa"/>
              <w:bottom w:w="60" w:type="dxa"/>
            </w:tcMar>
            <w:hideMark/>
          </w:tcPr>
          <w:p w14:paraId="491A2E24"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333</w:t>
            </w:r>
          </w:p>
        </w:tc>
        <w:tc>
          <w:tcPr>
            <w:tcW w:w="816" w:type="dxa"/>
            <w:shd w:val="clear" w:color="auto" w:fill="auto"/>
            <w:tcMar>
              <w:top w:w="60" w:type="dxa"/>
              <w:bottom w:w="60" w:type="dxa"/>
            </w:tcMar>
            <w:hideMark/>
          </w:tcPr>
          <w:p w14:paraId="0C68EAA8"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286</w:t>
            </w:r>
          </w:p>
        </w:tc>
        <w:tc>
          <w:tcPr>
            <w:tcW w:w="1377" w:type="dxa"/>
            <w:shd w:val="clear" w:color="auto" w:fill="auto"/>
            <w:tcMar>
              <w:top w:w="60" w:type="dxa"/>
              <w:bottom w:w="60" w:type="dxa"/>
            </w:tcMar>
            <w:hideMark/>
          </w:tcPr>
          <w:p w14:paraId="2FFEDEC3"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003BA15C2D</w:t>
            </w:r>
          </w:p>
        </w:tc>
        <w:tc>
          <w:tcPr>
            <w:tcW w:w="1137" w:type="dxa"/>
            <w:shd w:val="clear" w:color="auto" w:fill="auto"/>
            <w:tcMar>
              <w:top w:w="60" w:type="dxa"/>
              <w:bottom w:w="60" w:type="dxa"/>
            </w:tcMar>
            <w:hideMark/>
          </w:tcPr>
          <w:p w14:paraId="5FB4AD5D"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4/13/2015</w:t>
            </w:r>
          </w:p>
        </w:tc>
        <w:tc>
          <w:tcPr>
            <w:tcW w:w="2670" w:type="dxa"/>
            <w:shd w:val="clear" w:color="auto" w:fill="auto"/>
            <w:tcMar>
              <w:top w:w="60" w:type="dxa"/>
              <w:bottom w:w="60" w:type="dxa"/>
            </w:tcMar>
            <w:hideMark/>
          </w:tcPr>
          <w:p w14:paraId="316BB06A" w14:textId="77777777" w:rsidR="00867AE2" w:rsidRPr="00B67930" w:rsidRDefault="00867AE2" w:rsidP="004923B6">
            <w:pPr>
              <w:rPr>
                <w:rFonts w:ascii="Arial" w:hAnsi="Arial" w:cs="Arial"/>
                <w:color w:val="000000"/>
                <w:sz w:val="18"/>
                <w:szCs w:val="18"/>
              </w:rPr>
            </w:pPr>
            <w:r w:rsidRPr="00B67930">
              <w:rPr>
                <w:rFonts w:ascii="Arial" w:hAnsi="Arial" w:cs="Arial"/>
                <w:color w:val="000000"/>
                <w:sz w:val="18"/>
                <w:szCs w:val="18"/>
              </w:rPr>
              <w:t>Regional Park Moabi</w:t>
            </w:r>
          </w:p>
        </w:tc>
        <w:tc>
          <w:tcPr>
            <w:tcW w:w="1320" w:type="dxa"/>
            <w:shd w:val="clear" w:color="auto" w:fill="auto"/>
            <w:noWrap/>
            <w:tcMar>
              <w:top w:w="60" w:type="dxa"/>
              <w:bottom w:w="60" w:type="dxa"/>
            </w:tcMar>
            <w:hideMark/>
          </w:tcPr>
          <w:p w14:paraId="0B5B8E01" w14:textId="5B6841F8" w:rsidR="00867AE2" w:rsidRPr="00B67930" w:rsidRDefault="00867AE2" w:rsidP="004923B6">
            <w:pPr>
              <w:jc w:val="center"/>
              <w:rPr>
                <w:rFonts w:ascii="Arial" w:hAnsi="Arial" w:cs="Arial"/>
                <w:color w:val="000000"/>
                <w:sz w:val="18"/>
                <w:szCs w:val="18"/>
              </w:rPr>
            </w:pPr>
          </w:p>
        </w:tc>
      </w:tr>
      <w:tr w:rsidR="00867AE2" w:rsidRPr="00B67930" w14:paraId="690EEE98" w14:textId="77777777" w:rsidTr="004F345F">
        <w:tc>
          <w:tcPr>
            <w:tcW w:w="767" w:type="dxa"/>
            <w:shd w:val="clear" w:color="auto" w:fill="auto"/>
            <w:tcMar>
              <w:top w:w="60" w:type="dxa"/>
              <w:bottom w:w="60" w:type="dxa"/>
            </w:tcMar>
            <w:hideMark/>
          </w:tcPr>
          <w:p w14:paraId="4D0E0E09"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161</w:t>
            </w:r>
          </w:p>
        </w:tc>
        <w:tc>
          <w:tcPr>
            <w:tcW w:w="688" w:type="dxa"/>
            <w:shd w:val="clear" w:color="auto" w:fill="auto"/>
            <w:tcMar>
              <w:top w:w="60" w:type="dxa"/>
              <w:bottom w:w="60" w:type="dxa"/>
            </w:tcMar>
            <w:hideMark/>
          </w:tcPr>
          <w:p w14:paraId="2F3D3F38"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343</w:t>
            </w:r>
          </w:p>
        </w:tc>
        <w:tc>
          <w:tcPr>
            <w:tcW w:w="816" w:type="dxa"/>
            <w:shd w:val="clear" w:color="auto" w:fill="auto"/>
            <w:tcMar>
              <w:top w:w="60" w:type="dxa"/>
              <w:bottom w:w="60" w:type="dxa"/>
            </w:tcMar>
            <w:hideMark/>
          </w:tcPr>
          <w:p w14:paraId="5BAF19EA"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297</w:t>
            </w:r>
          </w:p>
        </w:tc>
        <w:tc>
          <w:tcPr>
            <w:tcW w:w="1377" w:type="dxa"/>
            <w:shd w:val="clear" w:color="auto" w:fill="auto"/>
            <w:tcMar>
              <w:top w:w="60" w:type="dxa"/>
              <w:bottom w:w="60" w:type="dxa"/>
            </w:tcMar>
            <w:hideMark/>
          </w:tcPr>
          <w:p w14:paraId="6782064A"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003BA15C4A</w:t>
            </w:r>
          </w:p>
        </w:tc>
        <w:tc>
          <w:tcPr>
            <w:tcW w:w="1137" w:type="dxa"/>
            <w:shd w:val="clear" w:color="auto" w:fill="auto"/>
            <w:tcMar>
              <w:top w:w="60" w:type="dxa"/>
              <w:bottom w:w="60" w:type="dxa"/>
            </w:tcMar>
            <w:hideMark/>
          </w:tcPr>
          <w:p w14:paraId="02382E63"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4/13/2015</w:t>
            </w:r>
          </w:p>
        </w:tc>
        <w:tc>
          <w:tcPr>
            <w:tcW w:w="2670" w:type="dxa"/>
            <w:shd w:val="clear" w:color="auto" w:fill="auto"/>
            <w:tcMar>
              <w:top w:w="60" w:type="dxa"/>
              <w:bottom w:w="60" w:type="dxa"/>
            </w:tcMar>
            <w:hideMark/>
          </w:tcPr>
          <w:p w14:paraId="405835DA" w14:textId="77777777" w:rsidR="00867AE2" w:rsidRPr="00B67930" w:rsidRDefault="00867AE2" w:rsidP="004923B6">
            <w:pPr>
              <w:rPr>
                <w:rFonts w:ascii="Arial" w:hAnsi="Arial" w:cs="Arial"/>
                <w:color w:val="000000"/>
                <w:sz w:val="18"/>
                <w:szCs w:val="18"/>
              </w:rPr>
            </w:pPr>
            <w:r w:rsidRPr="00B67930">
              <w:rPr>
                <w:rFonts w:ascii="Arial" w:hAnsi="Arial" w:cs="Arial"/>
                <w:color w:val="000000"/>
                <w:sz w:val="18"/>
                <w:szCs w:val="18"/>
              </w:rPr>
              <w:t>Regional Park Moabi</w:t>
            </w:r>
          </w:p>
        </w:tc>
        <w:tc>
          <w:tcPr>
            <w:tcW w:w="1320" w:type="dxa"/>
            <w:shd w:val="clear" w:color="auto" w:fill="auto"/>
            <w:noWrap/>
            <w:tcMar>
              <w:top w:w="60" w:type="dxa"/>
              <w:bottom w:w="60" w:type="dxa"/>
            </w:tcMar>
            <w:hideMark/>
          </w:tcPr>
          <w:p w14:paraId="1316B448" w14:textId="49B7AF9E" w:rsidR="00867AE2" w:rsidRPr="00B67930" w:rsidRDefault="00867AE2" w:rsidP="004923B6">
            <w:pPr>
              <w:jc w:val="center"/>
              <w:rPr>
                <w:rFonts w:ascii="Arial" w:hAnsi="Arial" w:cs="Arial"/>
                <w:color w:val="000000"/>
                <w:sz w:val="18"/>
                <w:szCs w:val="18"/>
              </w:rPr>
            </w:pPr>
          </w:p>
        </w:tc>
      </w:tr>
      <w:tr w:rsidR="00867AE2" w:rsidRPr="00B67930" w14:paraId="14E0A656" w14:textId="77777777" w:rsidTr="004F345F">
        <w:tc>
          <w:tcPr>
            <w:tcW w:w="767" w:type="dxa"/>
            <w:shd w:val="clear" w:color="auto" w:fill="auto"/>
            <w:tcMar>
              <w:top w:w="60" w:type="dxa"/>
              <w:bottom w:w="60" w:type="dxa"/>
            </w:tcMar>
            <w:hideMark/>
          </w:tcPr>
          <w:p w14:paraId="7CE41F26"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lastRenderedPageBreak/>
              <w:t>162</w:t>
            </w:r>
          </w:p>
        </w:tc>
        <w:tc>
          <w:tcPr>
            <w:tcW w:w="688" w:type="dxa"/>
            <w:shd w:val="clear" w:color="auto" w:fill="auto"/>
            <w:tcMar>
              <w:top w:w="60" w:type="dxa"/>
              <w:bottom w:w="60" w:type="dxa"/>
            </w:tcMar>
            <w:hideMark/>
          </w:tcPr>
          <w:p w14:paraId="568BDE27"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340</w:t>
            </w:r>
          </w:p>
        </w:tc>
        <w:tc>
          <w:tcPr>
            <w:tcW w:w="816" w:type="dxa"/>
            <w:shd w:val="clear" w:color="auto" w:fill="auto"/>
            <w:tcMar>
              <w:top w:w="60" w:type="dxa"/>
              <w:bottom w:w="60" w:type="dxa"/>
            </w:tcMar>
            <w:hideMark/>
          </w:tcPr>
          <w:p w14:paraId="4ED666D8"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299</w:t>
            </w:r>
          </w:p>
        </w:tc>
        <w:tc>
          <w:tcPr>
            <w:tcW w:w="1377" w:type="dxa"/>
            <w:shd w:val="clear" w:color="auto" w:fill="auto"/>
            <w:tcMar>
              <w:top w:w="60" w:type="dxa"/>
              <w:bottom w:w="60" w:type="dxa"/>
            </w:tcMar>
            <w:hideMark/>
          </w:tcPr>
          <w:p w14:paraId="12343CCC"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003BA15C5C</w:t>
            </w:r>
          </w:p>
        </w:tc>
        <w:tc>
          <w:tcPr>
            <w:tcW w:w="1137" w:type="dxa"/>
            <w:shd w:val="clear" w:color="auto" w:fill="auto"/>
            <w:tcMar>
              <w:top w:w="60" w:type="dxa"/>
              <w:bottom w:w="60" w:type="dxa"/>
            </w:tcMar>
            <w:hideMark/>
          </w:tcPr>
          <w:p w14:paraId="790D06CB"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4/13/2015</w:t>
            </w:r>
          </w:p>
        </w:tc>
        <w:tc>
          <w:tcPr>
            <w:tcW w:w="2670" w:type="dxa"/>
            <w:shd w:val="clear" w:color="auto" w:fill="auto"/>
            <w:tcMar>
              <w:top w:w="60" w:type="dxa"/>
              <w:bottom w:w="60" w:type="dxa"/>
            </w:tcMar>
            <w:hideMark/>
          </w:tcPr>
          <w:p w14:paraId="03CA8BCA" w14:textId="77777777" w:rsidR="00867AE2" w:rsidRPr="00B67930" w:rsidRDefault="00867AE2" w:rsidP="004923B6">
            <w:pPr>
              <w:rPr>
                <w:rFonts w:ascii="Arial" w:hAnsi="Arial" w:cs="Arial"/>
                <w:color w:val="000000"/>
                <w:sz w:val="18"/>
                <w:szCs w:val="18"/>
              </w:rPr>
            </w:pPr>
            <w:r w:rsidRPr="00B67930">
              <w:rPr>
                <w:rFonts w:ascii="Arial" w:hAnsi="Arial" w:cs="Arial"/>
                <w:color w:val="000000"/>
                <w:sz w:val="18"/>
                <w:szCs w:val="18"/>
              </w:rPr>
              <w:t>Regional Park Moabi</w:t>
            </w:r>
          </w:p>
        </w:tc>
        <w:tc>
          <w:tcPr>
            <w:tcW w:w="1320" w:type="dxa"/>
            <w:shd w:val="clear" w:color="auto" w:fill="auto"/>
            <w:noWrap/>
            <w:tcMar>
              <w:top w:w="60" w:type="dxa"/>
              <w:bottom w:w="60" w:type="dxa"/>
            </w:tcMar>
            <w:hideMark/>
          </w:tcPr>
          <w:p w14:paraId="0C618965" w14:textId="26D92926" w:rsidR="00867AE2" w:rsidRPr="00B67930" w:rsidRDefault="00867AE2" w:rsidP="004923B6">
            <w:pPr>
              <w:jc w:val="center"/>
              <w:rPr>
                <w:rFonts w:ascii="Arial" w:hAnsi="Arial" w:cs="Arial"/>
                <w:color w:val="000000"/>
                <w:sz w:val="18"/>
                <w:szCs w:val="18"/>
              </w:rPr>
            </w:pPr>
          </w:p>
        </w:tc>
      </w:tr>
      <w:tr w:rsidR="00867AE2" w:rsidRPr="00B67930" w14:paraId="673D6257" w14:textId="77777777" w:rsidTr="004F345F">
        <w:tc>
          <w:tcPr>
            <w:tcW w:w="767" w:type="dxa"/>
            <w:shd w:val="clear" w:color="auto" w:fill="auto"/>
            <w:tcMar>
              <w:top w:w="60" w:type="dxa"/>
              <w:bottom w:w="60" w:type="dxa"/>
            </w:tcMar>
            <w:hideMark/>
          </w:tcPr>
          <w:p w14:paraId="0959DF07"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163</w:t>
            </w:r>
          </w:p>
        </w:tc>
        <w:tc>
          <w:tcPr>
            <w:tcW w:w="688" w:type="dxa"/>
            <w:shd w:val="clear" w:color="auto" w:fill="auto"/>
            <w:tcMar>
              <w:top w:w="60" w:type="dxa"/>
              <w:bottom w:w="60" w:type="dxa"/>
            </w:tcMar>
            <w:hideMark/>
          </w:tcPr>
          <w:p w14:paraId="57CDC258"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363</w:t>
            </w:r>
          </w:p>
        </w:tc>
        <w:tc>
          <w:tcPr>
            <w:tcW w:w="816" w:type="dxa"/>
            <w:shd w:val="clear" w:color="auto" w:fill="auto"/>
            <w:tcMar>
              <w:top w:w="60" w:type="dxa"/>
              <w:bottom w:w="60" w:type="dxa"/>
            </w:tcMar>
            <w:hideMark/>
          </w:tcPr>
          <w:p w14:paraId="0BA589A8"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280</w:t>
            </w:r>
          </w:p>
        </w:tc>
        <w:tc>
          <w:tcPr>
            <w:tcW w:w="1377" w:type="dxa"/>
            <w:shd w:val="clear" w:color="auto" w:fill="auto"/>
            <w:tcMar>
              <w:top w:w="60" w:type="dxa"/>
              <w:bottom w:w="60" w:type="dxa"/>
            </w:tcMar>
            <w:hideMark/>
          </w:tcPr>
          <w:p w14:paraId="689EA3C8"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003BA2F49C</w:t>
            </w:r>
          </w:p>
        </w:tc>
        <w:tc>
          <w:tcPr>
            <w:tcW w:w="1137" w:type="dxa"/>
            <w:shd w:val="clear" w:color="auto" w:fill="auto"/>
            <w:tcMar>
              <w:top w:w="60" w:type="dxa"/>
              <w:bottom w:w="60" w:type="dxa"/>
            </w:tcMar>
            <w:hideMark/>
          </w:tcPr>
          <w:p w14:paraId="28FE20E0"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4/13/2015</w:t>
            </w:r>
          </w:p>
        </w:tc>
        <w:tc>
          <w:tcPr>
            <w:tcW w:w="2670" w:type="dxa"/>
            <w:shd w:val="clear" w:color="auto" w:fill="auto"/>
            <w:tcMar>
              <w:top w:w="60" w:type="dxa"/>
              <w:bottom w:w="60" w:type="dxa"/>
            </w:tcMar>
            <w:hideMark/>
          </w:tcPr>
          <w:p w14:paraId="383FF676" w14:textId="77777777" w:rsidR="00867AE2" w:rsidRPr="00B67930" w:rsidRDefault="00867AE2" w:rsidP="004923B6">
            <w:pPr>
              <w:rPr>
                <w:rFonts w:ascii="Arial" w:hAnsi="Arial" w:cs="Arial"/>
                <w:color w:val="000000"/>
                <w:sz w:val="18"/>
                <w:szCs w:val="18"/>
              </w:rPr>
            </w:pPr>
            <w:r w:rsidRPr="00B67930">
              <w:rPr>
                <w:rFonts w:ascii="Arial" w:hAnsi="Arial" w:cs="Arial"/>
                <w:color w:val="000000"/>
                <w:sz w:val="18"/>
                <w:szCs w:val="18"/>
              </w:rPr>
              <w:t>Regional Park Moabi</w:t>
            </w:r>
          </w:p>
        </w:tc>
        <w:tc>
          <w:tcPr>
            <w:tcW w:w="1320" w:type="dxa"/>
            <w:shd w:val="clear" w:color="auto" w:fill="auto"/>
            <w:tcMar>
              <w:top w:w="60" w:type="dxa"/>
              <w:bottom w:w="60" w:type="dxa"/>
            </w:tcMar>
            <w:hideMark/>
          </w:tcPr>
          <w:p w14:paraId="08DED27B"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5/26/2015</w:t>
            </w:r>
          </w:p>
        </w:tc>
      </w:tr>
      <w:tr w:rsidR="00867AE2" w:rsidRPr="00B67930" w14:paraId="48A5CAB2" w14:textId="77777777" w:rsidTr="004F345F">
        <w:tc>
          <w:tcPr>
            <w:tcW w:w="767" w:type="dxa"/>
            <w:shd w:val="clear" w:color="auto" w:fill="auto"/>
            <w:tcMar>
              <w:top w:w="60" w:type="dxa"/>
              <w:bottom w:w="60" w:type="dxa"/>
            </w:tcMar>
            <w:hideMark/>
          </w:tcPr>
          <w:p w14:paraId="38F2A382"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164</w:t>
            </w:r>
          </w:p>
        </w:tc>
        <w:tc>
          <w:tcPr>
            <w:tcW w:w="688" w:type="dxa"/>
            <w:shd w:val="clear" w:color="auto" w:fill="auto"/>
            <w:tcMar>
              <w:top w:w="60" w:type="dxa"/>
              <w:bottom w:w="60" w:type="dxa"/>
            </w:tcMar>
            <w:hideMark/>
          </w:tcPr>
          <w:p w14:paraId="4F778E63"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335</w:t>
            </w:r>
          </w:p>
        </w:tc>
        <w:tc>
          <w:tcPr>
            <w:tcW w:w="816" w:type="dxa"/>
            <w:shd w:val="clear" w:color="auto" w:fill="auto"/>
            <w:tcMar>
              <w:top w:w="60" w:type="dxa"/>
              <w:bottom w:w="60" w:type="dxa"/>
            </w:tcMar>
            <w:hideMark/>
          </w:tcPr>
          <w:p w14:paraId="389E55D7"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295</w:t>
            </w:r>
          </w:p>
        </w:tc>
        <w:tc>
          <w:tcPr>
            <w:tcW w:w="1377" w:type="dxa"/>
            <w:shd w:val="clear" w:color="auto" w:fill="auto"/>
            <w:tcMar>
              <w:top w:w="60" w:type="dxa"/>
              <w:bottom w:w="60" w:type="dxa"/>
            </w:tcMar>
            <w:hideMark/>
          </w:tcPr>
          <w:p w14:paraId="2D4FE5D5"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003BA15C4E</w:t>
            </w:r>
          </w:p>
        </w:tc>
        <w:tc>
          <w:tcPr>
            <w:tcW w:w="1137" w:type="dxa"/>
            <w:shd w:val="clear" w:color="auto" w:fill="auto"/>
            <w:tcMar>
              <w:top w:w="60" w:type="dxa"/>
              <w:bottom w:w="60" w:type="dxa"/>
            </w:tcMar>
            <w:hideMark/>
          </w:tcPr>
          <w:p w14:paraId="6D30F637"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4/13/2015</w:t>
            </w:r>
          </w:p>
        </w:tc>
        <w:tc>
          <w:tcPr>
            <w:tcW w:w="2670" w:type="dxa"/>
            <w:shd w:val="clear" w:color="auto" w:fill="auto"/>
            <w:tcMar>
              <w:top w:w="60" w:type="dxa"/>
              <w:bottom w:w="60" w:type="dxa"/>
            </w:tcMar>
            <w:hideMark/>
          </w:tcPr>
          <w:p w14:paraId="0A629405" w14:textId="77777777" w:rsidR="00867AE2" w:rsidRPr="00B67930" w:rsidRDefault="00867AE2" w:rsidP="004923B6">
            <w:pPr>
              <w:rPr>
                <w:rFonts w:ascii="Arial" w:hAnsi="Arial" w:cs="Arial"/>
                <w:color w:val="000000"/>
                <w:sz w:val="18"/>
                <w:szCs w:val="18"/>
              </w:rPr>
            </w:pPr>
            <w:r w:rsidRPr="00B67930">
              <w:rPr>
                <w:rFonts w:ascii="Arial" w:hAnsi="Arial" w:cs="Arial"/>
                <w:color w:val="000000"/>
                <w:sz w:val="18"/>
                <w:szCs w:val="18"/>
              </w:rPr>
              <w:t>Regional Park Moabi</w:t>
            </w:r>
          </w:p>
        </w:tc>
        <w:tc>
          <w:tcPr>
            <w:tcW w:w="1320" w:type="dxa"/>
            <w:shd w:val="clear" w:color="auto" w:fill="auto"/>
            <w:tcMar>
              <w:top w:w="60" w:type="dxa"/>
              <w:bottom w:w="60" w:type="dxa"/>
            </w:tcMar>
            <w:hideMark/>
          </w:tcPr>
          <w:p w14:paraId="02D536D9"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4/28/2015</w:t>
            </w:r>
          </w:p>
        </w:tc>
      </w:tr>
      <w:tr w:rsidR="00867AE2" w:rsidRPr="00B67930" w14:paraId="774380DC" w14:textId="77777777" w:rsidTr="004F345F">
        <w:tc>
          <w:tcPr>
            <w:tcW w:w="767" w:type="dxa"/>
            <w:shd w:val="clear" w:color="auto" w:fill="auto"/>
            <w:tcMar>
              <w:top w:w="60" w:type="dxa"/>
              <w:bottom w:w="60" w:type="dxa"/>
            </w:tcMar>
            <w:hideMark/>
          </w:tcPr>
          <w:p w14:paraId="1B5DDA6C"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165</w:t>
            </w:r>
          </w:p>
        </w:tc>
        <w:tc>
          <w:tcPr>
            <w:tcW w:w="688" w:type="dxa"/>
            <w:shd w:val="clear" w:color="auto" w:fill="auto"/>
            <w:tcMar>
              <w:top w:w="60" w:type="dxa"/>
              <w:bottom w:w="60" w:type="dxa"/>
            </w:tcMar>
            <w:hideMark/>
          </w:tcPr>
          <w:p w14:paraId="7A911DD9"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367</w:t>
            </w:r>
          </w:p>
        </w:tc>
        <w:tc>
          <w:tcPr>
            <w:tcW w:w="816" w:type="dxa"/>
            <w:shd w:val="clear" w:color="auto" w:fill="auto"/>
            <w:tcMar>
              <w:top w:w="60" w:type="dxa"/>
              <w:bottom w:w="60" w:type="dxa"/>
            </w:tcMar>
            <w:hideMark/>
          </w:tcPr>
          <w:p w14:paraId="2C330C03"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399</w:t>
            </w:r>
          </w:p>
        </w:tc>
        <w:tc>
          <w:tcPr>
            <w:tcW w:w="1377" w:type="dxa"/>
            <w:shd w:val="clear" w:color="auto" w:fill="auto"/>
            <w:tcMar>
              <w:top w:w="60" w:type="dxa"/>
              <w:bottom w:w="60" w:type="dxa"/>
            </w:tcMar>
            <w:hideMark/>
          </w:tcPr>
          <w:p w14:paraId="3D60A46F"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003BA15C3B</w:t>
            </w:r>
          </w:p>
        </w:tc>
        <w:tc>
          <w:tcPr>
            <w:tcW w:w="1137" w:type="dxa"/>
            <w:shd w:val="clear" w:color="auto" w:fill="auto"/>
            <w:tcMar>
              <w:top w:w="60" w:type="dxa"/>
              <w:bottom w:w="60" w:type="dxa"/>
            </w:tcMar>
            <w:hideMark/>
          </w:tcPr>
          <w:p w14:paraId="3F910BE5"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4/13/2015</w:t>
            </w:r>
          </w:p>
        </w:tc>
        <w:tc>
          <w:tcPr>
            <w:tcW w:w="2670" w:type="dxa"/>
            <w:shd w:val="clear" w:color="auto" w:fill="auto"/>
            <w:tcMar>
              <w:top w:w="60" w:type="dxa"/>
              <w:bottom w:w="60" w:type="dxa"/>
            </w:tcMar>
            <w:hideMark/>
          </w:tcPr>
          <w:p w14:paraId="3A82144D" w14:textId="77777777" w:rsidR="00867AE2" w:rsidRPr="00B67930" w:rsidRDefault="00867AE2" w:rsidP="004923B6">
            <w:pPr>
              <w:rPr>
                <w:rFonts w:ascii="Arial" w:hAnsi="Arial" w:cs="Arial"/>
                <w:color w:val="000000"/>
                <w:sz w:val="18"/>
                <w:szCs w:val="18"/>
              </w:rPr>
            </w:pPr>
            <w:r w:rsidRPr="00B67930">
              <w:rPr>
                <w:rFonts w:ascii="Arial" w:hAnsi="Arial" w:cs="Arial"/>
                <w:color w:val="000000"/>
                <w:sz w:val="18"/>
                <w:szCs w:val="18"/>
              </w:rPr>
              <w:t>Regional Park Moabi</w:t>
            </w:r>
          </w:p>
        </w:tc>
        <w:tc>
          <w:tcPr>
            <w:tcW w:w="1320" w:type="dxa"/>
            <w:shd w:val="clear" w:color="auto" w:fill="auto"/>
            <w:noWrap/>
            <w:tcMar>
              <w:top w:w="60" w:type="dxa"/>
              <w:bottom w:w="60" w:type="dxa"/>
            </w:tcMar>
            <w:hideMark/>
          </w:tcPr>
          <w:p w14:paraId="2B51AC16" w14:textId="740C6E18" w:rsidR="00867AE2" w:rsidRPr="00B67930" w:rsidRDefault="00867AE2" w:rsidP="004923B6">
            <w:pPr>
              <w:jc w:val="center"/>
              <w:rPr>
                <w:rFonts w:ascii="Arial" w:hAnsi="Arial" w:cs="Arial"/>
                <w:color w:val="000000"/>
                <w:sz w:val="18"/>
                <w:szCs w:val="18"/>
              </w:rPr>
            </w:pPr>
          </w:p>
        </w:tc>
      </w:tr>
      <w:tr w:rsidR="00867AE2" w:rsidRPr="00B67930" w14:paraId="652DF922" w14:textId="77777777" w:rsidTr="004F345F">
        <w:tc>
          <w:tcPr>
            <w:tcW w:w="767" w:type="dxa"/>
            <w:shd w:val="clear" w:color="auto" w:fill="auto"/>
            <w:tcMar>
              <w:top w:w="60" w:type="dxa"/>
              <w:bottom w:w="60" w:type="dxa"/>
            </w:tcMar>
            <w:hideMark/>
          </w:tcPr>
          <w:p w14:paraId="73B372F4"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107</w:t>
            </w:r>
          </w:p>
        </w:tc>
        <w:tc>
          <w:tcPr>
            <w:tcW w:w="688" w:type="dxa"/>
            <w:shd w:val="clear" w:color="auto" w:fill="auto"/>
            <w:tcMar>
              <w:top w:w="60" w:type="dxa"/>
              <w:bottom w:w="60" w:type="dxa"/>
            </w:tcMar>
            <w:hideMark/>
          </w:tcPr>
          <w:p w14:paraId="464DDE38"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393</w:t>
            </w:r>
          </w:p>
        </w:tc>
        <w:tc>
          <w:tcPr>
            <w:tcW w:w="816" w:type="dxa"/>
            <w:shd w:val="clear" w:color="auto" w:fill="auto"/>
            <w:tcMar>
              <w:top w:w="60" w:type="dxa"/>
              <w:bottom w:w="60" w:type="dxa"/>
            </w:tcMar>
            <w:hideMark/>
          </w:tcPr>
          <w:p w14:paraId="3452F39E"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492</w:t>
            </w:r>
          </w:p>
        </w:tc>
        <w:tc>
          <w:tcPr>
            <w:tcW w:w="1377" w:type="dxa"/>
            <w:shd w:val="clear" w:color="auto" w:fill="auto"/>
            <w:tcMar>
              <w:top w:w="60" w:type="dxa"/>
              <w:bottom w:w="60" w:type="dxa"/>
            </w:tcMar>
            <w:hideMark/>
          </w:tcPr>
          <w:p w14:paraId="6D58D61A"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003BCBF7FF</w:t>
            </w:r>
          </w:p>
        </w:tc>
        <w:tc>
          <w:tcPr>
            <w:tcW w:w="1137" w:type="dxa"/>
            <w:shd w:val="clear" w:color="auto" w:fill="auto"/>
            <w:tcMar>
              <w:top w:w="60" w:type="dxa"/>
              <w:bottom w:w="60" w:type="dxa"/>
            </w:tcMar>
            <w:hideMark/>
          </w:tcPr>
          <w:p w14:paraId="041A9E42"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12/9/2015</w:t>
            </w:r>
          </w:p>
        </w:tc>
        <w:tc>
          <w:tcPr>
            <w:tcW w:w="2670" w:type="dxa"/>
            <w:shd w:val="clear" w:color="auto" w:fill="auto"/>
            <w:tcMar>
              <w:top w:w="60" w:type="dxa"/>
              <w:bottom w:w="60" w:type="dxa"/>
            </w:tcMar>
            <w:hideMark/>
          </w:tcPr>
          <w:p w14:paraId="0C35F25E" w14:textId="5E44F210" w:rsidR="00867AE2" w:rsidRPr="00B67930" w:rsidRDefault="00867AE2" w:rsidP="004923B6">
            <w:pPr>
              <w:rPr>
                <w:rFonts w:ascii="Arial" w:hAnsi="Arial" w:cs="Arial"/>
                <w:color w:val="000000"/>
                <w:sz w:val="18"/>
                <w:szCs w:val="18"/>
              </w:rPr>
            </w:pPr>
            <w:del w:id="81" w:author="Brian Kesner" w:date="2016-08-15T13:24:00Z">
              <w:r w:rsidDel="00732923">
                <w:rPr>
                  <w:rFonts w:ascii="Arial" w:hAnsi="Arial" w:cs="Arial"/>
                  <w:color w:val="000000"/>
                  <w:sz w:val="18"/>
                  <w:szCs w:val="18"/>
                </w:rPr>
                <w:delText xml:space="preserve">Laughlin Lagoon </w:delText>
              </w:r>
              <w:commentRangeStart w:id="82"/>
              <w:commentRangeStart w:id="83"/>
              <w:r w:rsidDel="00732923">
                <w:rPr>
                  <w:rFonts w:ascii="Arial" w:hAnsi="Arial" w:cs="Arial"/>
                  <w:color w:val="000000"/>
                  <w:sz w:val="18"/>
                  <w:szCs w:val="18"/>
                </w:rPr>
                <w:delText>m</w:delText>
              </w:r>
              <w:r w:rsidRPr="00B67930" w:rsidDel="00732923">
                <w:rPr>
                  <w:rFonts w:ascii="Arial" w:hAnsi="Arial" w:cs="Arial"/>
                  <w:color w:val="000000"/>
                  <w:sz w:val="18"/>
                  <w:szCs w:val="18"/>
                </w:rPr>
                <w:delText>arina</w:delText>
              </w:r>
            </w:del>
            <w:commentRangeEnd w:id="82"/>
            <w:ins w:id="84" w:author="Brian Kesner" w:date="2016-08-15T13:24:00Z">
              <w:r w:rsidR="00732923">
                <w:rPr>
                  <w:rFonts w:ascii="Arial" w:hAnsi="Arial" w:cs="Arial"/>
                  <w:color w:val="000000"/>
                  <w:sz w:val="18"/>
                  <w:szCs w:val="18"/>
                </w:rPr>
                <w:t>Laughlin Lagoon</w:t>
              </w:r>
            </w:ins>
            <w:r w:rsidR="004F345F">
              <w:rPr>
                <w:rStyle w:val="CommentReference"/>
              </w:rPr>
              <w:commentReference w:id="82"/>
            </w:r>
            <w:commentRangeEnd w:id="83"/>
            <w:r w:rsidR="00256C13">
              <w:rPr>
                <w:rStyle w:val="CommentReference"/>
              </w:rPr>
              <w:commentReference w:id="83"/>
            </w:r>
          </w:p>
        </w:tc>
        <w:tc>
          <w:tcPr>
            <w:tcW w:w="1320" w:type="dxa"/>
            <w:shd w:val="clear" w:color="auto" w:fill="auto"/>
            <w:tcMar>
              <w:top w:w="60" w:type="dxa"/>
              <w:bottom w:w="60" w:type="dxa"/>
            </w:tcMar>
            <w:hideMark/>
          </w:tcPr>
          <w:p w14:paraId="0C9FAFF5"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12/29/2015</w:t>
            </w:r>
          </w:p>
        </w:tc>
      </w:tr>
      <w:tr w:rsidR="00867AE2" w:rsidRPr="00B67930" w14:paraId="5D90C660" w14:textId="77777777" w:rsidTr="004F345F">
        <w:tc>
          <w:tcPr>
            <w:tcW w:w="767" w:type="dxa"/>
            <w:shd w:val="clear" w:color="auto" w:fill="auto"/>
            <w:tcMar>
              <w:top w:w="60" w:type="dxa"/>
              <w:bottom w:w="60" w:type="dxa"/>
            </w:tcMar>
            <w:hideMark/>
          </w:tcPr>
          <w:p w14:paraId="2FBB70DC"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108</w:t>
            </w:r>
          </w:p>
        </w:tc>
        <w:tc>
          <w:tcPr>
            <w:tcW w:w="688" w:type="dxa"/>
            <w:shd w:val="clear" w:color="auto" w:fill="auto"/>
            <w:tcMar>
              <w:top w:w="60" w:type="dxa"/>
              <w:bottom w:w="60" w:type="dxa"/>
            </w:tcMar>
            <w:hideMark/>
          </w:tcPr>
          <w:p w14:paraId="44E563CA"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401</w:t>
            </w:r>
          </w:p>
        </w:tc>
        <w:tc>
          <w:tcPr>
            <w:tcW w:w="816" w:type="dxa"/>
            <w:shd w:val="clear" w:color="auto" w:fill="auto"/>
            <w:tcMar>
              <w:top w:w="60" w:type="dxa"/>
              <w:bottom w:w="60" w:type="dxa"/>
            </w:tcMar>
            <w:hideMark/>
          </w:tcPr>
          <w:p w14:paraId="2F321B3E"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487</w:t>
            </w:r>
          </w:p>
        </w:tc>
        <w:tc>
          <w:tcPr>
            <w:tcW w:w="1377" w:type="dxa"/>
            <w:shd w:val="clear" w:color="auto" w:fill="auto"/>
            <w:tcMar>
              <w:top w:w="60" w:type="dxa"/>
              <w:bottom w:w="60" w:type="dxa"/>
            </w:tcMar>
            <w:hideMark/>
          </w:tcPr>
          <w:p w14:paraId="304BF1B7"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003BCBF816</w:t>
            </w:r>
          </w:p>
        </w:tc>
        <w:tc>
          <w:tcPr>
            <w:tcW w:w="1137" w:type="dxa"/>
            <w:shd w:val="clear" w:color="auto" w:fill="auto"/>
            <w:tcMar>
              <w:top w:w="60" w:type="dxa"/>
              <w:bottom w:w="60" w:type="dxa"/>
            </w:tcMar>
            <w:hideMark/>
          </w:tcPr>
          <w:p w14:paraId="6C84CB4D"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12/9/2015</w:t>
            </w:r>
          </w:p>
        </w:tc>
        <w:tc>
          <w:tcPr>
            <w:tcW w:w="2670" w:type="dxa"/>
            <w:shd w:val="clear" w:color="auto" w:fill="auto"/>
            <w:tcMar>
              <w:top w:w="60" w:type="dxa"/>
              <w:bottom w:w="60" w:type="dxa"/>
            </w:tcMar>
            <w:hideMark/>
          </w:tcPr>
          <w:p w14:paraId="3D78304D" w14:textId="0FA5B05C" w:rsidR="00867AE2" w:rsidRPr="00B67930" w:rsidRDefault="00867AE2" w:rsidP="004923B6">
            <w:pPr>
              <w:rPr>
                <w:rFonts w:ascii="Arial" w:hAnsi="Arial" w:cs="Arial"/>
                <w:color w:val="000000"/>
                <w:sz w:val="18"/>
                <w:szCs w:val="18"/>
              </w:rPr>
            </w:pPr>
            <w:r>
              <w:rPr>
                <w:rFonts w:ascii="Arial" w:hAnsi="Arial" w:cs="Arial"/>
                <w:color w:val="000000"/>
                <w:sz w:val="18"/>
                <w:szCs w:val="18"/>
              </w:rPr>
              <w:t>Laughlin Lagoon</w:t>
            </w:r>
            <w:del w:id="85" w:author="Brian Kesner" w:date="2016-08-15T13:24:00Z">
              <w:r w:rsidDel="00732923">
                <w:rPr>
                  <w:rFonts w:ascii="Arial" w:hAnsi="Arial" w:cs="Arial"/>
                  <w:color w:val="000000"/>
                  <w:sz w:val="18"/>
                  <w:szCs w:val="18"/>
                </w:rPr>
                <w:delText xml:space="preserve"> m</w:delText>
              </w:r>
              <w:r w:rsidRPr="00B67930" w:rsidDel="00732923">
                <w:rPr>
                  <w:rFonts w:ascii="Arial" w:hAnsi="Arial" w:cs="Arial"/>
                  <w:color w:val="000000"/>
                  <w:sz w:val="18"/>
                  <w:szCs w:val="18"/>
                </w:rPr>
                <w:delText>arina</w:delText>
              </w:r>
            </w:del>
          </w:p>
        </w:tc>
        <w:tc>
          <w:tcPr>
            <w:tcW w:w="1320" w:type="dxa"/>
            <w:shd w:val="clear" w:color="auto" w:fill="auto"/>
            <w:noWrap/>
            <w:tcMar>
              <w:top w:w="60" w:type="dxa"/>
              <w:bottom w:w="60" w:type="dxa"/>
            </w:tcMar>
            <w:hideMark/>
          </w:tcPr>
          <w:p w14:paraId="46E1C008" w14:textId="1BE88003" w:rsidR="00867AE2" w:rsidRPr="00B67930" w:rsidRDefault="00867AE2" w:rsidP="004923B6">
            <w:pPr>
              <w:jc w:val="center"/>
              <w:rPr>
                <w:rFonts w:ascii="Arial" w:hAnsi="Arial" w:cs="Arial"/>
                <w:color w:val="000000"/>
                <w:sz w:val="18"/>
                <w:szCs w:val="18"/>
              </w:rPr>
            </w:pPr>
          </w:p>
        </w:tc>
      </w:tr>
      <w:tr w:rsidR="00867AE2" w:rsidRPr="00B67930" w14:paraId="19B4AD7E" w14:textId="77777777" w:rsidTr="004F345F">
        <w:tc>
          <w:tcPr>
            <w:tcW w:w="767" w:type="dxa"/>
            <w:shd w:val="clear" w:color="auto" w:fill="auto"/>
            <w:tcMar>
              <w:top w:w="60" w:type="dxa"/>
              <w:bottom w:w="60" w:type="dxa"/>
            </w:tcMar>
            <w:hideMark/>
          </w:tcPr>
          <w:p w14:paraId="1617380E"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109</w:t>
            </w:r>
          </w:p>
        </w:tc>
        <w:tc>
          <w:tcPr>
            <w:tcW w:w="688" w:type="dxa"/>
            <w:shd w:val="clear" w:color="auto" w:fill="auto"/>
            <w:tcMar>
              <w:top w:w="60" w:type="dxa"/>
              <w:bottom w:w="60" w:type="dxa"/>
            </w:tcMar>
            <w:hideMark/>
          </w:tcPr>
          <w:p w14:paraId="13CE2923"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392</w:t>
            </w:r>
          </w:p>
        </w:tc>
        <w:tc>
          <w:tcPr>
            <w:tcW w:w="816" w:type="dxa"/>
            <w:shd w:val="clear" w:color="auto" w:fill="auto"/>
            <w:tcMar>
              <w:top w:w="60" w:type="dxa"/>
              <w:bottom w:w="60" w:type="dxa"/>
            </w:tcMar>
            <w:hideMark/>
          </w:tcPr>
          <w:p w14:paraId="670CD218"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503</w:t>
            </w:r>
          </w:p>
        </w:tc>
        <w:tc>
          <w:tcPr>
            <w:tcW w:w="1377" w:type="dxa"/>
            <w:shd w:val="clear" w:color="auto" w:fill="auto"/>
            <w:tcMar>
              <w:top w:w="60" w:type="dxa"/>
              <w:bottom w:w="60" w:type="dxa"/>
            </w:tcMar>
            <w:hideMark/>
          </w:tcPr>
          <w:p w14:paraId="71E4CD44"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003BCBF7DD</w:t>
            </w:r>
          </w:p>
        </w:tc>
        <w:tc>
          <w:tcPr>
            <w:tcW w:w="1137" w:type="dxa"/>
            <w:shd w:val="clear" w:color="auto" w:fill="auto"/>
            <w:tcMar>
              <w:top w:w="60" w:type="dxa"/>
              <w:bottom w:w="60" w:type="dxa"/>
            </w:tcMar>
            <w:hideMark/>
          </w:tcPr>
          <w:p w14:paraId="71A38EC7"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12/9/2015</w:t>
            </w:r>
          </w:p>
        </w:tc>
        <w:tc>
          <w:tcPr>
            <w:tcW w:w="2670" w:type="dxa"/>
            <w:shd w:val="clear" w:color="auto" w:fill="auto"/>
            <w:tcMar>
              <w:top w:w="60" w:type="dxa"/>
              <w:bottom w:w="60" w:type="dxa"/>
            </w:tcMar>
            <w:hideMark/>
          </w:tcPr>
          <w:p w14:paraId="2AA969D8" w14:textId="461414F9" w:rsidR="00867AE2" w:rsidRPr="00B67930" w:rsidRDefault="00867AE2" w:rsidP="004923B6">
            <w:pPr>
              <w:rPr>
                <w:rFonts w:ascii="Arial" w:hAnsi="Arial" w:cs="Arial"/>
                <w:color w:val="000000"/>
                <w:sz w:val="18"/>
                <w:szCs w:val="18"/>
              </w:rPr>
            </w:pPr>
            <w:r>
              <w:rPr>
                <w:rFonts w:ascii="Arial" w:hAnsi="Arial" w:cs="Arial"/>
                <w:color w:val="000000"/>
                <w:sz w:val="18"/>
                <w:szCs w:val="18"/>
              </w:rPr>
              <w:t>Laughlin Lagoon</w:t>
            </w:r>
            <w:del w:id="86" w:author="Brian Kesner" w:date="2016-08-15T13:24:00Z">
              <w:r w:rsidDel="00732923">
                <w:rPr>
                  <w:rFonts w:ascii="Arial" w:hAnsi="Arial" w:cs="Arial"/>
                  <w:color w:val="000000"/>
                  <w:sz w:val="18"/>
                  <w:szCs w:val="18"/>
                </w:rPr>
                <w:delText xml:space="preserve"> m</w:delText>
              </w:r>
              <w:r w:rsidRPr="00B67930" w:rsidDel="00732923">
                <w:rPr>
                  <w:rFonts w:ascii="Arial" w:hAnsi="Arial" w:cs="Arial"/>
                  <w:color w:val="000000"/>
                  <w:sz w:val="18"/>
                  <w:szCs w:val="18"/>
                </w:rPr>
                <w:delText>arina</w:delText>
              </w:r>
            </w:del>
          </w:p>
        </w:tc>
        <w:tc>
          <w:tcPr>
            <w:tcW w:w="1320" w:type="dxa"/>
            <w:shd w:val="clear" w:color="auto" w:fill="auto"/>
            <w:tcMar>
              <w:top w:w="60" w:type="dxa"/>
              <w:bottom w:w="60" w:type="dxa"/>
            </w:tcMar>
            <w:hideMark/>
          </w:tcPr>
          <w:p w14:paraId="404E5F8E"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2/19/2016</w:t>
            </w:r>
          </w:p>
        </w:tc>
      </w:tr>
      <w:tr w:rsidR="00867AE2" w:rsidRPr="00B67930" w14:paraId="642FC283" w14:textId="77777777" w:rsidTr="004F345F">
        <w:tc>
          <w:tcPr>
            <w:tcW w:w="767" w:type="dxa"/>
            <w:shd w:val="clear" w:color="auto" w:fill="auto"/>
            <w:tcMar>
              <w:top w:w="60" w:type="dxa"/>
              <w:bottom w:w="60" w:type="dxa"/>
            </w:tcMar>
            <w:hideMark/>
          </w:tcPr>
          <w:p w14:paraId="43708B9F"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110</w:t>
            </w:r>
          </w:p>
        </w:tc>
        <w:tc>
          <w:tcPr>
            <w:tcW w:w="688" w:type="dxa"/>
            <w:shd w:val="clear" w:color="auto" w:fill="auto"/>
            <w:tcMar>
              <w:top w:w="60" w:type="dxa"/>
              <w:bottom w:w="60" w:type="dxa"/>
            </w:tcMar>
            <w:hideMark/>
          </w:tcPr>
          <w:p w14:paraId="4FA92C3A"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387</w:t>
            </w:r>
          </w:p>
        </w:tc>
        <w:tc>
          <w:tcPr>
            <w:tcW w:w="816" w:type="dxa"/>
            <w:shd w:val="clear" w:color="auto" w:fill="auto"/>
            <w:tcMar>
              <w:top w:w="60" w:type="dxa"/>
              <w:bottom w:w="60" w:type="dxa"/>
            </w:tcMar>
            <w:hideMark/>
          </w:tcPr>
          <w:p w14:paraId="28128244"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469</w:t>
            </w:r>
          </w:p>
        </w:tc>
        <w:tc>
          <w:tcPr>
            <w:tcW w:w="1377" w:type="dxa"/>
            <w:shd w:val="clear" w:color="auto" w:fill="auto"/>
            <w:tcMar>
              <w:top w:w="60" w:type="dxa"/>
              <w:bottom w:w="60" w:type="dxa"/>
            </w:tcMar>
            <w:hideMark/>
          </w:tcPr>
          <w:p w14:paraId="691C3255"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003BCBF83B</w:t>
            </w:r>
          </w:p>
        </w:tc>
        <w:tc>
          <w:tcPr>
            <w:tcW w:w="1137" w:type="dxa"/>
            <w:shd w:val="clear" w:color="auto" w:fill="auto"/>
            <w:tcMar>
              <w:top w:w="60" w:type="dxa"/>
              <w:bottom w:w="60" w:type="dxa"/>
            </w:tcMar>
            <w:hideMark/>
          </w:tcPr>
          <w:p w14:paraId="79C3D997"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12/9/2015</w:t>
            </w:r>
          </w:p>
        </w:tc>
        <w:tc>
          <w:tcPr>
            <w:tcW w:w="2670" w:type="dxa"/>
            <w:shd w:val="clear" w:color="auto" w:fill="auto"/>
            <w:tcMar>
              <w:top w:w="60" w:type="dxa"/>
              <w:bottom w:w="60" w:type="dxa"/>
            </w:tcMar>
            <w:hideMark/>
          </w:tcPr>
          <w:p w14:paraId="697F7994" w14:textId="35504A00" w:rsidR="00867AE2" w:rsidRPr="00B67930" w:rsidRDefault="00867AE2" w:rsidP="004923B6">
            <w:pPr>
              <w:rPr>
                <w:rFonts w:ascii="Arial" w:hAnsi="Arial" w:cs="Arial"/>
                <w:color w:val="000000"/>
                <w:sz w:val="18"/>
                <w:szCs w:val="18"/>
              </w:rPr>
            </w:pPr>
            <w:r>
              <w:rPr>
                <w:rFonts w:ascii="Arial" w:hAnsi="Arial" w:cs="Arial"/>
                <w:color w:val="000000"/>
                <w:sz w:val="18"/>
                <w:szCs w:val="18"/>
              </w:rPr>
              <w:t>Laughlin Lagoon</w:t>
            </w:r>
            <w:del w:id="87" w:author="Brian Kesner" w:date="2016-08-15T13:24:00Z">
              <w:r w:rsidDel="00732923">
                <w:rPr>
                  <w:rFonts w:ascii="Arial" w:hAnsi="Arial" w:cs="Arial"/>
                  <w:color w:val="000000"/>
                  <w:sz w:val="18"/>
                  <w:szCs w:val="18"/>
                </w:rPr>
                <w:delText xml:space="preserve"> m</w:delText>
              </w:r>
              <w:r w:rsidRPr="00B67930" w:rsidDel="00732923">
                <w:rPr>
                  <w:rFonts w:ascii="Arial" w:hAnsi="Arial" w:cs="Arial"/>
                  <w:color w:val="000000"/>
                  <w:sz w:val="18"/>
                  <w:szCs w:val="18"/>
                </w:rPr>
                <w:delText>arina</w:delText>
              </w:r>
            </w:del>
          </w:p>
        </w:tc>
        <w:tc>
          <w:tcPr>
            <w:tcW w:w="1320" w:type="dxa"/>
            <w:shd w:val="clear" w:color="auto" w:fill="auto"/>
            <w:tcMar>
              <w:top w:w="60" w:type="dxa"/>
              <w:bottom w:w="60" w:type="dxa"/>
            </w:tcMar>
            <w:hideMark/>
          </w:tcPr>
          <w:p w14:paraId="5A68090B"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1/25/2016</w:t>
            </w:r>
          </w:p>
        </w:tc>
      </w:tr>
      <w:tr w:rsidR="00867AE2" w:rsidRPr="00B67930" w14:paraId="1B83DCBE" w14:textId="77777777" w:rsidTr="004F345F">
        <w:tc>
          <w:tcPr>
            <w:tcW w:w="767" w:type="dxa"/>
            <w:shd w:val="clear" w:color="auto" w:fill="auto"/>
            <w:tcMar>
              <w:top w:w="60" w:type="dxa"/>
              <w:bottom w:w="60" w:type="dxa"/>
            </w:tcMar>
            <w:hideMark/>
          </w:tcPr>
          <w:p w14:paraId="1745FB6D"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111</w:t>
            </w:r>
          </w:p>
        </w:tc>
        <w:tc>
          <w:tcPr>
            <w:tcW w:w="688" w:type="dxa"/>
            <w:shd w:val="clear" w:color="auto" w:fill="auto"/>
            <w:tcMar>
              <w:top w:w="60" w:type="dxa"/>
              <w:bottom w:w="60" w:type="dxa"/>
            </w:tcMar>
            <w:hideMark/>
          </w:tcPr>
          <w:p w14:paraId="72CB4449"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391</w:t>
            </w:r>
          </w:p>
        </w:tc>
        <w:tc>
          <w:tcPr>
            <w:tcW w:w="816" w:type="dxa"/>
            <w:shd w:val="clear" w:color="auto" w:fill="auto"/>
            <w:tcMar>
              <w:top w:w="60" w:type="dxa"/>
              <w:bottom w:w="60" w:type="dxa"/>
            </w:tcMar>
            <w:hideMark/>
          </w:tcPr>
          <w:p w14:paraId="7B078D7E"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575</w:t>
            </w:r>
          </w:p>
        </w:tc>
        <w:tc>
          <w:tcPr>
            <w:tcW w:w="1377" w:type="dxa"/>
            <w:shd w:val="clear" w:color="auto" w:fill="auto"/>
            <w:tcMar>
              <w:top w:w="60" w:type="dxa"/>
              <w:bottom w:w="60" w:type="dxa"/>
            </w:tcMar>
            <w:hideMark/>
          </w:tcPr>
          <w:p w14:paraId="6BCC070B"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003BCBF7FB</w:t>
            </w:r>
          </w:p>
        </w:tc>
        <w:tc>
          <w:tcPr>
            <w:tcW w:w="1137" w:type="dxa"/>
            <w:shd w:val="clear" w:color="auto" w:fill="auto"/>
            <w:tcMar>
              <w:top w:w="60" w:type="dxa"/>
              <w:bottom w:w="60" w:type="dxa"/>
            </w:tcMar>
            <w:hideMark/>
          </w:tcPr>
          <w:p w14:paraId="0D371CF9"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12/9/2015</w:t>
            </w:r>
          </w:p>
        </w:tc>
        <w:tc>
          <w:tcPr>
            <w:tcW w:w="2670" w:type="dxa"/>
            <w:shd w:val="clear" w:color="auto" w:fill="auto"/>
            <w:tcMar>
              <w:top w:w="60" w:type="dxa"/>
              <w:bottom w:w="60" w:type="dxa"/>
            </w:tcMar>
            <w:hideMark/>
          </w:tcPr>
          <w:p w14:paraId="165F2632" w14:textId="3639CE37" w:rsidR="00867AE2" w:rsidRPr="00B67930" w:rsidRDefault="00867AE2" w:rsidP="004923B6">
            <w:pPr>
              <w:rPr>
                <w:rFonts w:ascii="Arial" w:hAnsi="Arial" w:cs="Arial"/>
                <w:color w:val="000000"/>
                <w:sz w:val="18"/>
                <w:szCs w:val="18"/>
              </w:rPr>
            </w:pPr>
            <w:r>
              <w:rPr>
                <w:rFonts w:ascii="Arial" w:hAnsi="Arial" w:cs="Arial"/>
                <w:color w:val="000000"/>
                <w:sz w:val="18"/>
                <w:szCs w:val="18"/>
              </w:rPr>
              <w:t>Laughlin Lagoon</w:t>
            </w:r>
            <w:del w:id="88" w:author="Brian Kesner" w:date="2016-08-15T13:24:00Z">
              <w:r w:rsidDel="00732923">
                <w:rPr>
                  <w:rFonts w:ascii="Arial" w:hAnsi="Arial" w:cs="Arial"/>
                  <w:color w:val="000000"/>
                  <w:sz w:val="18"/>
                  <w:szCs w:val="18"/>
                </w:rPr>
                <w:delText xml:space="preserve"> m</w:delText>
              </w:r>
              <w:r w:rsidRPr="00B67930" w:rsidDel="00732923">
                <w:rPr>
                  <w:rFonts w:ascii="Arial" w:hAnsi="Arial" w:cs="Arial"/>
                  <w:color w:val="000000"/>
                  <w:sz w:val="18"/>
                  <w:szCs w:val="18"/>
                </w:rPr>
                <w:delText>arina</w:delText>
              </w:r>
            </w:del>
          </w:p>
        </w:tc>
        <w:tc>
          <w:tcPr>
            <w:tcW w:w="1320" w:type="dxa"/>
            <w:shd w:val="clear" w:color="auto" w:fill="auto"/>
            <w:tcMar>
              <w:top w:w="60" w:type="dxa"/>
              <w:bottom w:w="60" w:type="dxa"/>
            </w:tcMar>
            <w:hideMark/>
          </w:tcPr>
          <w:p w14:paraId="5B49064F"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2/19/2016</w:t>
            </w:r>
          </w:p>
        </w:tc>
      </w:tr>
      <w:tr w:rsidR="00867AE2" w:rsidRPr="00B67930" w14:paraId="4E4EEE45" w14:textId="77777777" w:rsidTr="004F345F">
        <w:tc>
          <w:tcPr>
            <w:tcW w:w="767" w:type="dxa"/>
            <w:shd w:val="clear" w:color="auto" w:fill="auto"/>
            <w:tcMar>
              <w:top w:w="60" w:type="dxa"/>
              <w:bottom w:w="60" w:type="dxa"/>
            </w:tcMar>
            <w:hideMark/>
          </w:tcPr>
          <w:p w14:paraId="2CB828E9"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112</w:t>
            </w:r>
          </w:p>
        </w:tc>
        <w:tc>
          <w:tcPr>
            <w:tcW w:w="688" w:type="dxa"/>
            <w:shd w:val="clear" w:color="auto" w:fill="auto"/>
            <w:tcMar>
              <w:top w:w="60" w:type="dxa"/>
              <w:bottom w:w="60" w:type="dxa"/>
            </w:tcMar>
            <w:hideMark/>
          </w:tcPr>
          <w:p w14:paraId="30063BDA"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419</w:t>
            </w:r>
          </w:p>
        </w:tc>
        <w:tc>
          <w:tcPr>
            <w:tcW w:w="816" w:type="dxa"/>
            <w:shd w:val="clear" w:color="auto" w:fill="auto"/>
            <w:tcMar>
              <w:top w:w="60" w:type="dxa"/>
              <w:bottom w:w="60" w:type="dxa"/>
            </w:tcMar>
            <w:hideMark/>
          </w:tcPr>
          <w:p w14:paraId="7A32DF6D"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579</w:t>
            </w:r>
          </w:p>
        </w:tc>
        <w:tc>
          <w:tcPr>
            <w:tcW w:w="1377" w:type="dxa"/>
            <w:shd w:val="clear" w:color="auto" w:fill="auto"/>
            <w:tcMar>
              <w:top w:w="60" w:type="dxa"/>
              <w:bottom w:w="60" w:type="dxa"/>
            </w:tcMar>
            <w:hideMark/>
          </w:tcPr>
          <w:p w14:paraId="0CB25282"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003BCBF826</w:t>
            </w:r>
          </w:p>
        </w:tc>
        <w:tc>
          <w:tcPr>
            <w:tcW w:w="1137" w:type="dxa"/>
            <w:shd w:val="clear" w:color="auto" w:fill="auto"/>
            <w:tcMar>
              <w:top w:w="60" w:type="dxa"/>
              <w:bottom w:w="60" w:type="dxa"/>
            </w:tcMar>
            <w:hideMark/>
          </w:tcPr>
          <w:p w14:paraId="30140D16"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12/9/2015</w:t>
            </w:r>
          </w:p>
        </w:tc>
        <w:tc>
          <w:tcPr>
            <w:tcW w:w="2670" w:type="dxa"/>
            <w:shd w:val="clear" w:color="auto" w:fill="auto"/>
            <w:tcMar>
              <w:top w:w="60" w:type="dxa"/>
              <w:bottom w:w="60" w:type="dxa"/>
            </w:tcMar>
            <w:hideMark/>
          </w:tcPr>
          <w:p w14:paraId="0C46BFE4" w14:textId="0D57DAB8" w:rsidR="00867AE2" w:rsidRPr="00B67930" w:rsidRDefault="00867AE2" w:rsidP="004923B6">
            <w:pPr>
              <w:rPr>
                <w:rFonts w:ascii="Arial" w:hAnsi="Arial" w:cs="Arial"/>
                <w:color w:val="000000"/>
                <w:sz w:val="18"/>
                <w:szCs w:val="18"/>
              </w:rPr>
            </w:pPr>
            <w:r>
              <w:rPr>
                <w:rFonts w:ascii="Arial" w:hAnsi="Arial" w:cs="Arial"/>
                <w:color w:val="000000"/>
                <w:sz w:val="18"/>
                <w:szCs w:val="18"/>
              </w:rPr>
              <w:t>Laughlin Lagoon</w:t>
            </w:r>
            <w:del w:id="89" w:author="Brian Kesner" w:date="2016-08-15T13:24:00Z">
              <w:r w:rsidDel="00732923">
                <w:rPr>
                  <w:rFonts w:ascii="Arial" w:hAnsi="Arial" w:cs="Arial"/>
                  <w:color w:val="000000"/>
                  <w:sz w:val="18"/>
                  <w:szCs w:val="18"/>
                </w:rPr>
                <w:delText xml:space="preserve"> m</w:delText>
              </w:r>
              <w:r w:rsidRPr="00B67930" w:rsidDel="00732923">
                <w:rPr>
                  <w:rFonts w:ascii="Arial" w:hAnsi="Arial" w:cs="Arial"/>
                  <w:color w:val="000000"/>
                  <w:sz w:val="18"/>
                  <w:szCs w:val="18"/>
                </w:rPr>
                <w:delText>arina</w:delText>
              </w:r>
            </w:del>
          </w:p>
        </w:tc>
        <w:tc>
          <w:tcPr>
            <w:tcW w:w="1320" w:type="dxa"/>
            <w:shd w:val="clear" w:color="auto" w:fill="auto"/>
            <w:noWrap/>
            <w:tcMar>
              <w:top w:w="60" w:type="dxa"/>
              <w:bottom w:w="60" w:type="dxa"/>
            </w:tcMar>
            <w:hideMark/>
          </w:tcPr>
          <w:p w14:paraId="113C3877" w14:textId="4183BF24" w:rsidR="00867AE2" w:rsidRPr="00B67930" w:rsidRDefault="00867AE2" w:rsidP="004923B6">
            <w:pPr>
              <w:jc w:val="center"/>
              <w:rPr>
                <w:rFonts w:ascii="Arial" w:hAnsi="Arial" w:cs="Arial"/>
                <w:color w:val="000000"/>
                <w:sz w:val="18"/>
                <w:szCs w:val="18"/>
              </w:rPr>
            </w:pPr>
          </w:p>
        </w:tc>
      </w:tr>
      <w:tr w:rsidR="00867AE2" w:rsidRPr="00B67930" w14:paraId="7EDA47A9" w14:textId="77777777" w:rsidTr="004F345F">
        <w:tc>
          <w:tcPr>
            <w:tcW w:w="767" w:type="dxa"/>
            <w:shd w:val="clear" w:color="auto" w:fill="auto"/>
            <w:tcMar>
              <w:top w:w="60" w:type="dxa"/>
              <w:bottom w:w="60" w:type="dxa"/>
            </w:tcMar>
            <w:hideMark/>
          </w:tcPr>
          <w:p w14:paraId="45179A05"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122</w:t>
            </w:r>
          </w:p>
        </w:tc>
        <w:tc>
          <w:tcPr>
            <w:tcW w:w="688" w:type="dxa"/>
            <w:shd w:val="clear" w:color="auto" w:fill="auto"/>
            <w:tcMar>
              <w:top w:w="60" w:type="dxa"/>
              <w:bottom w:w="60" w:type="dxa"/>
            </w:tcMar>
            <w:hideMark/>
          </w:tcPr>
          <w:p w14:paraId="357C7A33"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405</w:t>
            </w:r>
          </w:p>
        </w:tc>
        <w:tc>
          <w:tcPr>
            <w:tcW w:w="816" w:type="dxa"/>
            <w:shd w:val="clear" w:color="auto" w:fill="auto"/>
            <w:tcMar>
              <w:top w:w="60" w:type="dxa"/>
              <w:bottom w:w="60" w:type="dxa"/>
            </w:tcMar>
            <w:hideMark/>
          </w:tcPr>
          <w:p w14:paraId="0368BBD7"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617</w:t>
            </w:r>
          </w:p>
        </w:tc>
        <w:tc>
          <w:tcPr>
            <w:tcW w:w="1377" w:type="dxa"/>
            <w:shd w:val="clear" w:color="auto" w:fill="auto"/>
            <w:tcMar>
              <w:top w:w="60" w:type="dxa"/>
              <w:bottom w:w="60" w:type="dxa"/>
            </w:tcMar>
            <w:hideMark/>
          </w:tcPr>
          <w:p w14:paraId="63FADB41"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003BCBF7EE</w:t>
            </w:r>
          </w:p>
        </w:tc>
        <w:tc>
          <w:tcPr>
            <w:tcW w:w="1137" w:type="dxa"/>
            <w:shd w:val="clear" w:color="auto" w:fill="auto"/>
            <w:tcMar>
              <w:top w:w="60" w:type="dxa"/>
              <w:bottom w:w="60" w:type="dxa"/>
            </w:tcMar>
            <w:hideMark/>
          </w:tcPr>
          <w:p w14:paraId="29BA36A3"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12/9/2015</w:t>
            </w:r>
          </w:p>
        </w:tc>
        <w:tc>
          <w:tcPr>
            <w:tcW w:w="2670" w:type="dxa"/>
            <w:shd w:val="clear" w:color="auto" w:fill="auto"/>
            <w:tcMar>
              <w:top w:w="60" w:type="dxa"/>
              <w:bottom w:w="60" w:type="dxa"/>
            </w:tcMar>
            <w:hideMark/>
          </w:tcPr>
          <w:p w14:paraId="67CEE5E0" w14:textId="4F65C27F" w:rsidR="00867AE2" w:rsidRPr="00B67930" w:rsidRDefault="00867AE2" w:rsidP="004923B6">
            <w:pPr>
              <w:rPr>
                <w:rFonts w:ascii="Arial" w:hAnsi="Arial" w:cs="Arial"/>
                <w:color w:val="000000"/>
                <w:sz w:val="18"/>
                <w:szCs w:val="18"/>
              </w:rPr>
            </w:pPr>
            <w:r>
              <w:rPr>
                <w:rFonts w:ascii="Arial" w:hAnsi="Arial" w:cs="Arial"/>
                <w:color w:val="000000"/>
                <w:sz w:val="18"/>
                <w:szCs w:val="18"/>
              </w:rPr>
              <w:t>Laughlin Lagoon</w:t>
            </w:r>
            <w:del w:id="90" w:author="Brian Kesner" w:date="2016-08-15T13:24:00Z">
              <w:r w:rsidDel="00732923">
                <w:rPr>
                  <w:rFonts w:ascii="Arial" w:hAnsi="Arial" w:cs="Arial"/>
                  <w:color w:val="000000"/>
                  <w:sz w:val="18"/>
                  <w:szCs w:val="18"/>
                </w:rPr>
                <w:delText xml:space="preserve"> m</w:delText>
              </w:r>
              <w:r w:rsidRPr="00B67930" w:rsidDel="00732923">
                <w:rPr>
                  <w:rFonts w:ascii="Arial" w:hAnsi="Arial" w:cs="Arial"/>
                  <w:color w:val="000000"/>
                  <w:sz w:val="18"/>
                  <w:szCs w:val="18"/>
                </w:rPr>
                <w:delText>arina</w:delText>
              </w:r>
            </w:del>
          </w:p>
        </w:tc>
        <w:tc>
          <w:tcPr>
            <w:tcW w:w="1320" w:type="dxa"/>
            <w:shd w:val="clear" w:color="auto" w:fill="auto"/>
            <w:noWrap/>
            <w:tcMar>
              <w:top w:w="60" w:type="dxa"/>
              <w:bottom w:w="60" w:type="dxa"/>
            </w:tcMar>
            <w:hideMark/>
          </w:tcPr>
          <w:p w14:paraId="0755BA57" w14:textId="7648AFED" w:rsidR="00867AE2" w:rsidRPr="00B67930" w:rsidRDefault="00867AE2" w:rsidP="004923B6">
            <w:pPr>
              <w:jc w:val="center"/>
              <w:rPr>
                <w:rFonts w:ascii="Arial" w:hAnsi="Arial" w:cs="Arial"/>
                <w:color w:val="000000"/>
                <w:sz w:val="18"/>
                <w:szCs w:val="18"/>
              </w:rPr>
            </w:pPr>
          </w:p>
        </w:tc>
      </w:tr>
      <w:tr w:rsidR="00867AE2" w:rsidRPr="00B67930" w14:paraId="00851ACE" w14:textId="77777777" w:rsidTr="004F345F">
        <w:tc>
          <w:tcPr>
            <w:tcW w:w="767" w:type="dxa"/>
            <w:shd w:val="clear" w:color="auto" w:fill="auto"/>
            <w:tcMar>
              <w:top w:w="60" w:type="dxa"/>
              <w:bottom w:w="60" w:type="dxa"/>
            </w:tcMar>
            <w:hideMark/>
          </w:tcPr>
          <w:p w14:paraId="16FC171B"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123</w:t>
            </w:r>
          </w:p>
        </w:tc>
        <w:tc>
          <w:tcPr>
            <w:tcW w:w="688" w:type="dxa"/>
            <w:shd w:val="clear" w:color="auto" w:fill="auto"/>
            <w:tcMar>
              <w:top w:w="60" w:type="dxa"/>
              <w:bottom w:w="60" w:type="dxa"/>
            </w:tcMar>
            <w:hideMark/>
          </w:tcPr>
          <w:p w14:paraId="600F3242"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416</w:t>
            </w:r>
          </w:p>
        </w:tc>
        <w:tc>
          <w:tcPr>
            <w:tcW w:w="816" w:type="dxa"/>
            <w:shd w:val="clear" w:color="auto" w:fill="auto"/>
            <w:tcMar>
              <w:top w:w="60" w:type="dxa"/>
              <w:bottom w:w="60" w:type="dxa"/>
            </w:tcMar>
            <w:hideMark/>
          </w:tcPr>
          <w:p w14:paraId="42080ACF"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636</w:t>
            </w:r>
          </w:p>
        </w:tc>
        <w:tc>
          <w:tcPr>
            <w:tcW w:w="1377" w:type="dxa"/>
            <w:shd w:val="clear" w:color="auto" w:fill="auto"/>
            <w:tcMar>
              <w:top w:w="60" w:type="dxa"/>
              <w:bottom w:w="60" w:type="dxa"/>
            </w:tcMar>
            <w:hideMark/>
          </w:tcPr>
          <w:p w14:paraId="49937234"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003BCBF811</w:t>
            </w:r>
          </w:p>
        </w:tc>
        <w:tc>
          <w:tcPr>
            <w:tcW w:w="1137" w:type="dxa"/>
            <w:shd w:val="clear" w:color="auto" w:fill="auto"/>
            <w:tcMar>
              <w:top w:w="60" w:type="dxa"/>
              <w:bottom w:w="60" w:type="dxa"/>
            </w:tcMar>
            <w:hideMark/>
          </w:tcPr>
          <w:p w14:paraId="389107E9"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12/9/2015</w:t>
            </w:r>
          </w:p>
        </w:tc>
        <w:tc>
          <w:tcPr>
            <w:tcW w:w="2670" w:type="dxa"/>
            <w:shd w:val="clear" w:color="auto" w:fill="auto"/>
            <w:tcMar>
              <w:top w:w="60" w:type="dxa"/>
              <w:bottom w:w="60" w:type="dxa"/>
            </w:tcMar>
            <w:hideMark/>
          </w:tcPr>
          <w:p w14:paraId="2EE95960" w14:textId="475C9D48" w:rsidR="00867AE2" w:rsidRPr="00B67930" w:rsidRDefault="00867AE2" w:rsidP="004923B6">
            <w:pPr>
              <w:rPr>
                <w:rFonts w:ascii="Arial" w:hAnsi="Arial" w:cs="Arial"/>
                <w:color w:val="000000"/>
                <w:sz w:val="18"/>
                <w:szCs w:val="18"/>
              </w:rPr>
            </w:pPr>
            <w:r>
              <w:rPr>
                <w:rFonts w:ascii="Arial" w:hAnsi="Arial" w:cs="Arial"/>
                <w:color w:val="000000"/>
                <w:sz w:val="18"/>
                <w:szCs w:val="18"/>
              </w:rPr>
              <w:t>Laughlin Lagoon</w:t>
            </w:r>
            <w:del w:id="91" w:author="Brian Kesner" w:date="2016-08-15T13:24:00Z">
              <w:r w:rsidDel="00732923">
                <w:rPr>
                  <w:rFonts w:ascii="Arial" w:hAnsi="Arial" w:cs="Arial"/>
                  <w:color w:val="000000"/>
                  <w:sz w:val="18"/>
                  <w:szCs w:val="18"/>
                </w:rPr>
                <w:delText xml:space="preserve"> m</w:delText>
              </w:r>
              <w:r w:rsidRPr="00B67930" w:rsidDel="00732923">
                <w:rPr>
                  <w:rFonts w:ascii="Arial" w:hAnsi="Arial" w:cs="Arial"/>
                  <w:color w:val="000000"/>
                  <w:sz w:val="18"/>
                  <w:szCs w:val="18"/>
                </w:rPr>
                <w:delText>arina</w:delText>
              </w:r>
            </w:del>
          </w:p>
        </w:tc>
        <w:tc>
          <w:tcPr>
            <w:tcW w:w="1320" w:type="dxa"/>
            <w:shd w:val="clear" w:color="auto" w:fill="auto"/>
            <w:noWrap/>
            <w:tcMar>
              <w:top w:w="60" w:type="dxa"/>
              <w:bottom w:w="60" w:type="dxa"/>
            </w:tcMar>
            <w:hideMark/>
          </w:tcPr>
          <w:p w14:paraId="491688A6" w14:textId="5D920DDC" w:rsidR="00867AE2" w:rsidRPr="00B67930" w:rsidRDefault="00867AE2" w:rsidP="004923B6">
            <w:pPr>
              <w:jc w:val="center"/>
              <w:rPr>
                <w:rFonts w:ascii="Arial" w:hAnsi="Arial" w:cs="Arial"/>
                <w:color w:val="000000"/>
                <w:sz w:val="18"/>
                <w:szCs w:val="18"/>
              </w:rPr>
            </w:pPr>
          </w:p>
        </w:tc>
      </w:tr>
      <w:tr w:rsidR="00867AE2" w:rsidRPr="00B67930" w14:paraId="448C738B" w14:textId="77777777" w:rsidTr="004F345F">
        <w:tc>
          <w:tcPr>
            <w:tcW w:w="767" w:type="dxa"/>
            <w:shd w:val="clear" w:color="auto" w:fill="auto"/>
            <w:tcMar>
              <w:top w:w="60" w:type="dxa"/>
              <w:bottom w:w="60" w:type="dxa"/>
            </w:tcMar>
            <w:hideMark/>
          </w:tcPr>
          <w:p w14:paraId="0D6203CA"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124</w:t>
            </w:r>
          </w:p>
        </w:tc>
        <w:tc>
          <w:tcPr>
            <w:tcW w:w="688" w:type="dxa"/>
            <w:shd w:val="clear" w:color="auto" w:fill="auto"/>
            <w:tcMar>
              <w:top w:w="60" w:type="dxa"/>
              <w:bottom w:w="60" w:type="dxa"/>
            </w:tcMar>
            <w:hideMark/>
          </w:tcPr>
          <w:p w14:paraId="043823A5"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419</w:t>
            </w:r>
          </w:p>
        </w:tc>
        <w:tc>
          <w:tcPr>
            <w:tcW w:w="816" w:type="dxa"/>
            <w:shd w:val="clear" w:color="auto" w:fill="auto"/>
            <w:tcMar>
              <w:top w:w="60" w:type="dxa"/>
              <w:bottom w:w="60" w:type="dxa"/>
            </w:tcMar>
            <w:hideMark/>
          </w:tcPr>
          <w:p w14:paraId="78BC25F3"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701</w:t>
            </w:r>
          </w:p>
        </w:tc>
        <w:tc>
          <w:tcPr>
            <w:tcW w:w="1377" w:type="dxa"/>
            <w:shd w:val="clear" w:color="auto" w:fill="auto"/>
            <w:tcMar>
              <w:top w:w="60" w:type="dxa"/>
              <w:bottom w:w="60" w:type="dxa"/>
            </w:tcMar>
            <w:hideMark/>
          </w:tcPr>
          <w:p w14:paraId="6508DBE4"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003BCBF825</w:t>
            </w:r>
          </w:p>
        </w:tc>
        <w:tc>
          <w:tcPr>
            <w:tcW w:w="1137" w:type="dxa"/>
            <w:shd w:val="clear" w:color="auto" w:fill="auto"/>
            <w:tcMar>
              <w:top w:w="60" w:type="dxa"/>
              <w:bottom w:w="60" w:type="dxa"/>
            </w:tcMar>
            <w:hideMark/>
          </w:tcPr>
          <w:p w14:paraId="1FE89E9C"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12/9/2015</w:t>
            </w:r>
          </w:p>
        </w:tc>
        <w:tc>
          <w:tcPr>
            <w:tcW w:w="2670" w:type="dxa"/>
            <w:shd w:val="clear" w:color="auto" w:fill="auto"/>
            <w:tcMar>
              <w:top w:w="60" w:type="dxa"/>
              <w:bottom w:w="60" w:type="dxa"/>
            </w:tcMar>
            <w:hideMark/>
          </w:tcPr>
          <w:p w14:paraId="3A1985E9" w14:textId="61AC760C" w:rsidR="00867AE2" w:rsidRPr="00B67930" w:rsidRDefault="00867AE2" w:rsidP="004923B6">
            <w:pPr>
              <w:rPr>
                <w:rFonts w:ascii="Arial" w:hAnsi="Arial" w:cs="Arial"/>
                <w:color w:val="000000"/>
                <w:sz w:val="18"/>
                <w:szCs w:val="18"/>
              </w:rPr>
            </w:pPr>
            <w:r>
              <w:rPr>
                <w:rFonts w:ascii="Arial" w:hAnsi="Arial" w:cs="Arial"/>
                <w:color w:val="000000"/>
                <w:sz w:val="18"/>
                <w:szCs w:val="18"/>
              </w:rPr>
              <w:t>Laughlin Lagoon</w:t>
            </w:r>
            <w:del w:id="92" w:author="Brian Kesner" w:date="2016-08-15T13:24:00Z">
              <w:r w:rsidDel="00732923">
                <w:rPr>
                  <w:rFonts w:ascii="Arial" w:hAnsi="Arial" w:cs="Arial"/>
                  <w:color w:val="000000"/>
                  <w:sz w:val="18"/>
                  <w:szCs w:val="18"/>
                </w:rPr>
                <w:delText xml:space="preserve"> m</w:delText>
              </w:r>
              <w:r w:rsidRPr="00B67930" w:rsidDel="00732923">
                <w:rPr>
                  <w:rFonts w:ascii="Arial" w:hAnsi="Arial" w:cs="Arial"/>
                  <w:color w:val="000000"/>
                  <w:sz w:val="18"/>
                  <w:szCs w:val="18"/>
                </w:rPr>
                <w:delText>arina</w:delText>
              </w:r>
            </w:del>
          </w:p>
        </w:tc>
        <w:tc>
          <w:tcPr>
            <w:tcW w:w="1320" w:type="dxa"/>
            <w:shd w:val="clear" w:color="auto" w:fill="auto"/>
            <w:tcMar>
              <w:top w:w="60" w:type="dxa"/>
              <w:bottom w:w="60" w:type="dxa"/>
            </w:tcMar>
            <w:hideMark/>
          </w:tcPr>
          <w:p w14:paraId="0033212D"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2/16/2016</w:t>
            </w:r>
          </w:p>
        </w:tc>
      </w:tr>
      <w:tr w:rsidR="00867AE2" w:rsidRPr="00B67930" w14:paraId="58EC93EF" w14:textId="77777777" w:rsidTr="004F345F">
        <w:tc>
          <w:tcPr>
            <w:tcW w:w="767" w:type="dxa"/>
            <w:shd w:val="clear" w:color="auto" w:fill="auto"/>
            <w:tcMar>
              <w:top w:w="60" w:type="dxa"/>
              <w:bottom w:w="60" w:type="dxa"/>
            </w:tcMar>
            <w:hideMark/>
          </w:tcPr>
          <w:p w14:paraId="5B397E2D"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125</w:t>
            </w:r>
          </w:p>
        </w:tc>
        <w:tc>
          <w:tcPr>
            <w:tcW w:w="688" w:type="dxa"/>
            <w:shd w:val="clear" w:color="auto" w:fill="auto"/>
            <w:tcMar>
              <w:top w:w="60" w:type="dxa"/>
              <w:bottom w:w="60" w:type="dxa"/>
            </w:tcMar>
            <w:hideMark/>
          </w:tcPr>
          <w:p w14:paraId="47AA750A"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385</w:t>
            </w:r>
          </w:p>
        </w:tc>
        <w:tc>
          <w:tcPr>
            <w:tcW w:w="816" w:type="dxa"/>
            <w:shd w:val="clear" w:color="auto" w:fill="auto"/>
            <w:tcMar>
              <w:top w:w="60" w:type="dxa"/>
              <w:bottom w:w="60" w:type="dxa"/>
            </w:tcMar>
            <w:hideMark/>
          </w:tcPr>
          <w:p w14:paraId="7158E1AA"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494</w:t>
            </w:r>
          </w:p>
        </w:tc>
        <w:tc>
          <w:tcPr>
            <w:tcW w:w="1377" w:type="dxa"/>
            <w:shd w:val="clear" w:color="auto" w:fill="auto"/>
            <w:tcMar>
              <w:top w:w="60" w:type="dxa"/>
              <w:bottom w:w="60" w:type="dxa"/>
            </w:tcMar>
            <w:hideMark/>
          </w:tcPr>
          <w:p w14:paraId="79D61936"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003BCBF7E5</w:t>
            </w:r>
          </w:p>
        </w:tc>
        <w:tc>
          <w:tcPr>
            <w:tcW w:w="1137" w:type="dxa"/>
            <w:shd w:val="clear" w:color="auto" w:fill="auto"/>
            <w:tcMar>
              <w:top w:w="60" w:type="dxa"/>
              <w:bottom w:w="60" w:type="dxa"/>
            </w:tcMar>
            <w:hideMark/>
          </w:tcPr>
          <w:p w14:paraId="25922062"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12/9/2015</w:t>
            </w:r>
          </w:p>
        </w:tc>
        <w:tc>
          <w:tcPr>
            <w:tcW w:w="2670" w:type="dxa"/>
            <w:shd w:val="clear" w:color="auto" w:fill="auto"/>
            <w:tcMar>
              <w:top w:w="60" w:type="dxa"/>
              <w:bottom w:w="60" w:type="dxa"/>
            </w:tcMar>
            <w:hideMark/>
          </w:tcPr>
          <w:p w14:paraId="71F11B80" w14:textId="094FECA8" w:rsidR="00867AE2" w:rsidRPr="00B67930" w:rsidRDefault="00867AE2" w:rsidP="004923B6">
            <w:pPr>
              <w:rPr>
                <w:rFonts w:ascii="Arial" w:hAnsi="Arial" w:cs="Arial"/>
                <w:color w:val="000000"/>
                <w:sz w:val="18"/>
                <w:szCs w:val="18"/>
              </w:rPr>
            </w:pPr>
            <w:r>
              <w:rPr>
                <w:rFonts w:ascii="Arial" w:hAnsi="Arial" w:cs="Arial"/>
                <w:color w:val="000000"/>
                <w:sz w:val="18"/>
                <w:szCs w:val="18"/>
              </w:rPr>
              <w:t>Laughlin Lagoon</w:t>
            </w:r>
            <w:del w:id="93" w:author="Brian Kesner" w:date="2016-08-15T13:24:00Z">
              <w:r w:rsidDel="00732923">
                <w:rPr>
                  <w:rFonts w:ascii="Arial" w:hAnsi="Arial" w:cs="Arial"/>
                  <w:color w:val="000000"/>
                  <w:sz w:val="18"/>
                  <w:szCs w:val="18"/>
                </w:rPr>
                <w:delText xml:space="preserve"> m</w:delText>
              </w:r>
              <w:r w:rsidRPr="00B67930" w:rsidDel="00732923">
                <w:rPr>
                  <w:rFonts w:ascii="Arial" w:hAnsi="Arial" w:cs="Arial"/>
                  <w:color w:val="000000"/>
                  <w:sz w:val="18"/>
                  <w:szCs w:val="18"/>
                </w:rPr>
                <w:delText>arina</w:delText>
              </w:r>
            </w:del>
          </w:p>
        </w:tc>
        <w:tc>
          <w:tcPr>
            <w:tcW w:w="1320" w:type="dxa"/>
            <w:shd w:val="clear" w:color="auto" w:fill="auto"/>
            <w:tcMar>
              <w:top w:w="60" w:type="dxa"/>
              <w:bottom w:w="60" w:type="dxa"/>
            </w:tcMar>
            <w:hideMark/>
          </w:tcPr>
          <w:p w14:paraId="49B8FDC7"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1/26/2016</w:t>
            </w:r>
          </w:p>
        </w:tc>
      </w:tr>
      <w:tr w:rsidR="00867AE2" w:rsidRPr="00B67930" w14:paraId="69ACE20A" w14:textId="77777777" w:rsidTr="004F345F">
        <w:tc>
          <w:tcPr>
            <w:tcW w:w="767" w:type="dxa"/>
            <w:shd w:val="clear" w:color="auto" w:fill="auto"/>
            <w:tcMar>
              <w:top w:w="60" w:type="dxa"/>
              <w:bottom w:w="60" w:type="dxa"/>
            </w:tcMar>
            <w:hideMark/>
          </w:tcPr>
          <w:p w14:paraId="06F40D19"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126</w:t>
            </w:r>
          </w:p>
        </w:tc>
        <w:tc>
          <w:tcPr>
            <w:tcW w:w="688" w:type="dxa"/>
            <w:shd w:val="clear" w:color="auto" w:fill="auto"/>
            <w:tcMar>
              <w:top w:w="60" w:type="dxa"/>
              <w:bottom w:w="60" w:type="dxa"/>
            </w:tcMar>
            <w:hideMark/>
          </w:tcPr>
          <w:p w14:paraId="5BA72051"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380</w:t>
            </w:r>
          </w:p>
        </w:tc>
        <w:tc>
          <w:tcPr>
            <w:tcW w:w="816" w:type="dxa"/>
            <w:shd w:val="clear" w:color="auto" w:fill="auto"/>
            <w:tcMar>
              <w:top w:w="60" w:type="dxa"/>
              <w:bottom w:w="60" w:type="dxa"/>
            </w:tcMar>
            <w:hideMark/>
          </w:tcPr>
          <w:p w14:paraId="358FB205"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566</w:t>
            </w:r>
          </w:p>
        </w:tc>
        <w:tc>
          <w:tcPr>
            <w:tcW w:w="1377" w:type="dxa"/>
            <w:shd w:val="clear" w:color="auto" w:fill="auto"/>
            <w:tcMar>
              <w:top w:w="60" w:type="dxa"/>
              <w:bottom w:w="60" w:type="dxa"/>
            </w:tcMar>
            <w:hideMark/>
          </w:tcPr>
          <w:p w14:paraId="64AD478D"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003BCBF7EA</w:t>
            </w:r>
          </w:p>
        </w:tc>
        <w:tc>
          <w:tcPr>
            <w:tcW w:w="1137" w:type="dxa"/>
            <w:shd w:val="clear" w:color="auto" w:fill="auto"/>
            <w:tcMar>
              <w:top w:w="60" w:type="dxa"/>
              <w:bottom w:w="60" w:type="dxa"/>
            </w:tcMar>
            <w:hideMark/>
          </w:tcPr>
          <w:p w14:paraId="669ECEFA"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12/9/2015</w:t>
            </w:r>
          </w:p>
        </w:tc>
        <w:tc>
          <w:tcPr>
            <w:tcW w:w="2670" w:type="dxa"/>
            <w:shd w:val="clear" w:color="auto" w:fill="auto"/>
            <w:tcMar>
              <w:top w:w="60" w:type="dxa"/>
              <w:bottom w:w="60" w:type="dxa"/>
            </w:tcMar>
            <w:hideMark/>
          </w:tcPr>
          <w:p w14:paraId="75773617" w14:textId="098C82EA" w:rsidR="00867AE2" w:rsidRPr="00B67930" w:rsidRDefault="00867AE2" w:rsidP="004923B6">
            <w:pPr>
              <w:rPr>
                <w:rFonts w:ascii="Arial" w:hAnsi="Arial" w:cs="Arial"/>
                <w:color w:val="000000"/>
                <w:sz w:val="18"/>
                <w:szCs w:val="18"/>
              </w:rPr>
            </w:pPr>
            <w:del w:id="94" w:author="Brian Kesner" w:date="2016-08-15T13:24:00Z">
              <w:r w:rsidDel="00732923">
                <w:rPr>
                  <w:rFonts w:ascii="Arial" w:hAnsi="Arial" w:cs="Arial"/>
                  <w:color w:val="000000"/>
                  <w:sz w:val="18"/>
                  <w:szCs w:val="18"/>
                </w:rPr>
                <w:delText>Laughlin Lagoon m</w:delText>
              </w:r>
              <w:r w:rsidRPr="00B67930" w:rsidDel="00732923">
                <w:rPr>
                  <w:rFonts w:ascii="Arial" w:hAnsi="Arial" w:cs="Arial"/>
                  <w:color w:val="000000"/>
                  <w:sz w:val="18"/>
                  <w:szCs w:val="18"/>
                </w:rPr>
                <w:delText>arina</w:delText>
              </w:r>
            </w:del>
            <w:ins w:id="95" w:author="Brian Kesner" w:date="2016-08-15T13:24:00Z">
              <w:r w:rsidR="00732923">
                <w:rPr>
                  <w:rFonts w:ascii="Arial" w:hAnsi="Arial" w:cs="Arial"/>
                  <w:color w:val="000000"/>
                  <w:sz w:val="18"/>
                  <w:szCs w:val="18"/>
                </w:rPr>
                <w:t>Laughlin Lagoon</w:t>
              </w:r>
            </w:ins>
          </w:p>
        </w:tc>
        <w:tc>
          <w:tcPr>
            <w:tcW w:w="1320" w:type="dxa"/>
            <w:shd w:val="clear" w:color="auto" w:fill="auto"/>
            <w:tcMar>
              <w:top w:w="60" w:type="dxa"/>
              <w:bottom w:w="60" w:type="dxa"/>
            </w:tcMar>
            <w:hideMark/>
          </w:tcPr>
          <w:p w14:paraId="7963186C"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1/25/2016</w:t>
            </w:r>
          </w:p>
        </w:tc>
      </w:tr>
      <w:tr w:rsidR="00867AE2" w:rsidRPr="00B67930" w14:paraId="3DEDDD57" w14:textId="77777777" w:rsidTr="004F345F">
        <w:tc>
          <w:tcPr>
            <w:tcW w:w="767" w:type="dxa"/>
            <w:shd w:val="clear" w:color="auto" w:fill="auto"/>
            <w:tcMar>
              <w:top w:w="60" w:type="dxa"/>
              <w:bottom w:w="60" w:type="dxa"/>
            </w:tcMar>
            <w:hideMark/>
          </w:tcPr>
          <w:p w14:paraId="28688EBF"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127</w:t>
            </w:r>
          </w:p>
        </w:tc>
        <w:tc>
          <w:tcPr>
            <w:tcW w:w="688" w:type="dxa"/>
            <w:shd w:val="clear" w:color="auto" w:fill="auto"/>
            <w:tcMar>
              <w:top w:w="60" w:type="dxa"/>
              <w:bottom w:w="60" w:type="dxa"/>
            </w:tcMar>
            <w:hideMark/>
          </w:tcPr>
          <w:p w14:paraId="4E390B8E"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430</w:t>
            </w:r>
          </w:p>
        </w:tc>
        <w:tc>
          <w:tcPr>
            <w:tcW w:w="816" w:type="dxa"/>
            <w:shd w:val="clear" w:color="auto" w:fill="auto"/>
            <w:tcMar>
              <w:top w:w="60" w:type="dxa"/>
              <w:bottom w:w="60" w:type="dxa"/>
            </w:tcMar>
            <w:hideMark/>
          </w:tcPr>
          <w:p w14:paraId="7D7D1C13"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634</w:t>
            </w:r>
          </w:p>
        </w:tc>
        <w:tc>
          <w:tcPr>
            <w:tcW w:w="1377" w:type="dxa"/>
            <w:shd w:val="clear" w:color="auto" w:fill="auto"/>
            <w:tcMar>
              <w:top w:w="60" w:type="dxa"/>
              <w:bottom w:w="60" w:type="dxa"/>
            </w:tcMar>
            <w:hideMark/>
          </w:tcPr>
          <w:p w14:paraId="43AB0EC5"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003BCBF821</w:t>
            </w:r>
          </w:p>
        </w:tc>
        <w:tc>
          <w:tcPr>
            <w:tcW w:w="1137" w:type="dxa"/>
            <w:shd w:val="clear" w:color="auto" w:fill="auto"/>
            <w:tcMar>
              <w:top w:w="60" w:type="dxa"/>
              <w:bottom w:w="60" w:type="dxa"/>
            </w:tcMar>
            <w:hideMark/>
          </w:tcPr>
          <w:p w14:paraId="14627DCD"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12/9/2015</w:t>
            </w:r>
          </w:p>
        </w:tc>
        <w:tc>
          <w:tcPr>
            <w:tcW w:w="2670" w:type="dxa"/>
            <w:shd w:val="clear" w:color="auto" w:fill="auto"/>
            <w:tcMar>
              <w:top w:w="60" w:type="dxa"/>
              <w:bottom w:w="60" w:type="dxa"/>
            </w:tcMar>
            <w:hideMark/>
          </w:tcPr>
          <w:p w14:paraId="2180D9F9" w14:textId="633344AC" w:rsidR="00867AE2" w:rsidRPr="00B67930" w:rsidRDefault="00867AE2" w:rsidP="004923B6">
            <w:pPr>
              <w:rPr>
                <w:rFonts w:ascii="Arial" w:hAnsi="Arial" w:cs="Arial"/>
                <w:color w:val="000000"/>
                <w:sz w:val="18"/>
                <w:szCs w:val="18"/>
              </w:rPr>
            </w:pPr>
            <w:del w:id="96" w:author="Brian Kesner" w:date="2016-08-15T13:24:00Z">
              <w:r w:rsidDel="00732923">
                <w:rPr>
                  <w:rFonts w:ascii="Arial" w:hAnsi="Arial" w:cs="Arial"/>
                  <w:color w:val="000000"/>
                  <w:sz w:val="18"/>
                  <w:szCs w:val="18"/>
                </w:rPr>
                <w:delText>Laughlin Lagoon m</w:delText>
              </w:r>
              <w:r w:rsidRPr="00B67930" w:rsidDel="00732923">
                <w:rPr>
                  <w:rFonts w:ascii="Arial" w:hAnsi="Arial" w:cs="Arial"/>
                  <w:color w:val="000000"/>
                  <w:sz w:val="18"/>
                  <w:szCs w:val="18"/>
                </w:rPr>
                <w:delText>arina</w:delText>
              </w:r>
            </w:del>
            <w:ins w:id="97" w:author="Brian Kesner" w:date="2016-08-15T13:24:00Z">
              <w:r w:rsidR="00732923">
                <w:rPr>
                  <w:rFonts w:ascii="Arial" w:hAnsi="Arial" w:cs="Arial"/>
                  <w:color w:val="000000"/>
                  <w:sz w:val="18"/>
                  <w:szCs w:val="18"/>
                </w:rPr>
                <w:t>Laughlin Lagoon</w:t>
              </w:r>
            </w:ins>
          </w:p>
        </w:tc>
        <w:tc>
          <w:tcPr>
            <w:tcW w:w="1320" w:type="dxa"/>
            <w:shd w:val="clear" w:color="auto" w:fill="auto"/>
            <w:noWrap/>
            <w:tcMar>
              <w:top w:w="60" w:type="dxa"/>
              <w:bottom w:w="60" w:type="dxa"/>
            </w:tcMar>
            <w:hideMark/>
          </w:tcPr>
          <w:p w14:paraId="6736D748" w14:textId="472A8704" w:rsidR="00867AE2" w:rsidRPr="00B67930" w:rsidRDefault="00867AE2" w:rsidP="004923B6">
            <w:pPr>
              <w:jc w:val="center"/>
              <w:rPr>
                <w:rFonts w:ascii="Arial" w:hAnsi="Arial" w:cs="Arial"/>
                <w:color w:val="000000"/>
                <w:sz w:val="18"/>
                <w:szCs w:val="18"/>
              </w:rPr>
            </w:pPr>
          </w:p>
        </w:tc>
      </w:tr>
      <w:tr w:rsidR="00867AE2" w:rsidRPr="00B67930" w14:paraId="52F66E49" w14:textId="77777777" w:rsidTr="004F345F">
        <w:tc>
          <w:tcPr>
            <w:tcW w:w="767" w:type="dxa"/>
            <w:shd w:val="clear" w:color="auto" w:fill="auto"/>
            <w:tcMar>
              <w:top w:w="60" w:type="dxa"/>
              <w:bottom w:w="60" w:type="dxa"/>
            </w:tcMar>
            <w:hideMark/>
          </w:tcPr>
          <w:p w14:paraId="695139EE"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40.011</w:t>
            </w:r>
          </w:p>
        </w:tc>
        <w:tc>
          <w:tcPr>
            <w:tcW w:w="688" w:type="dxa"/>
            <w:shd w:val="clear" w:color="auto" w:fill="auto"/>
            <w:tcMar>
              <w:top w:w="60" w:type="dxa"/>
              <w:bottom w:w="60" w:type="dxa"/>
            </w:tcMar>
            <w:hideMark/>
          </w:tcPr>
          <w:p w14:paraId="6C284BCE"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395</w:t>
            </w:r>
          </w:p>
        </w:tc>
        <w:tc>
          <w:tcPr>
            <w:tcW w:w="816" w:type="dxa"/>
            <w:shd w:val="clear" w:color="auto" w:fill="auto"/>
            <w:tcMar>
              <w:top w:w="60" w:type="dxa"/>
              <w:bottom w:w="60" w:type="dxa"/>
            </w:tcMar>
            <w:hideMark/>
          </w:tcPr>
          <w:p w14:paraId="60F110B3"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521</w:t>
            </w:r>
          </w:p>
        </w:tc>
        <w:tc>
          <w:tcPr>
            <w:tcW w:w="1377" w:type="dxa"/>
            <w:shd w:val="clear" w:color="auto" w:fill="auto"/>
            <w:tcMar>
              <w:top w:w="60" w:type="dxa"/>
              <w:bottom w:w="60" w:type="dxa"/>
            </w:tcMar>
            <w:hideMark/>
          </w:tcPr>
          <w:p w14:paraId="1B1A8E67"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003BCBF7EB</w:t>
            </w:r>
          </w:p>
        </w:tc>
        <w:tc>
          <w:tcPr>
            <w:tcW w:w="1137" w:type="dxa"/>
            <w:shd w:val="clear" w:color="auto" w:fill="auto"/>
            <w:tcMar>
              <w:top w:w="60" w:type="dxa"/>
              <w:bottom w:w="60" w:type="dxa"/>
            </w:tcMar>
            <w:hideMark/>
          </w:tcPr>
          <w:p w14:paraId="64D5C40E"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12/9/2015</w:t>
            </w:r>
          </w:p>
        </w:tc>
        <w:tc>
          <w:tcPr>
            <w:tcW w:w="2670" w:type="dxa"/>
            <w:shd w:val="clear" w:color="auto" w:fill="auto"/>
            <w:tcMar>
              <w:top w:w="60" w:type="dxa"/>
              <w:bottom w:w="60" w:type="dxa"/>
            </w:tcMar>
            <w:hideMark/>
          </w:tcPr>
          <w:p w14:paraId="77CF4797" w14:textId="550BD62E" w:rsidR="00867AE2" w:rsidRPr="00B67930" w:rsidRDefault="00867AE2" w:rsidP="004923B6">
            <w:pPr>
              <w:rPr>
                <w:rFonts w:ascii="Arial" w:hAnsi="Arial" w:cs="Arial"/>
                <w:color w:val="000000"/>
                <w:sz w:val="18"/>
                <w:szCs w:val="18"/>
              </w:rPr>
            </w:pPr>
            <w:del w:id="98" w:author="Brian Kesner" w:date="2016-08-15T13:24:00Z">
              <w:r w:rsidDel="00732923">
                <w:rPr>
                  <w:rFonts w:ascii="Arial" w:hAnsi="Arial" w:cs="Arial"/>
                  <w:color w:val="000000"/>
                  <w:sz w:val="18"/>
                  <w:szCs w:val="18"/>
                </w:rPr>
                <w:delText>Laughlin Lagoon m</w:delText>
              </w:r>
              <w:r w:rsidRPr="00B67930" w:rsidDel="00732923">
                <w:rPr>
                  <w:rFonts w:ascii="Arial" w:hAnsi="Arial" w:cs="Arial"/>
                  <w:color w:val="000000"/>
                  <w:sz w:val="18"/>
                  <w:szCs w:val="18"/>
                </w:rPr>
                <w:delText>arina</w:delText>
              </w:r>
            </w:del>
            <w:ins w:id="99" w:author="Brian Kesner" w:date="2016-08-15T13:24:00Z">
              <w:r w:rsidR="00732923">
                <w:rPr>
                  <w:rFonts w:ascii="Arial" w:hAnsi="Arial" w:cs="Arial"/>
                  <w:color w:val="000000"/>
                  <w:sz w:val="18"/>
                  <w:szCs w:val="18"/>
                </w:rPr>
                <w:t>Laughlin Lagoon</w:t>
              </w:r>
            </w:ins>
          </w:p>
        </w:tc>
        <w:tc>
          <w:tcPr>
            <w:tcW w:w="1320" w:type="dxa"/>
            <w:shd w:val="clear" w:color="auto" w:fill="auto"/>
            <w:tcMar>
              <w:top w:w="60" w:type="dxa"/>
              <w:bottom w:w="60" w:type="dxa"/>
            </w:tcMar>
            <w:hideMark/>
          </w:tcPr>
          <w:p w14:paraId="65FA6B62"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1/27/2016</w:t>
            </w:r>
          </w:p>
        </w:tc>
      </w:tr>
      <w:tr w:rsidR="00867AE2" w:rsidRPr="00B67930" w14:paraId="6DB8CFB8" w14:textId="77777777" w:rsidTr="004F345F">
        <w:tc>
          <w:tcPr>
            <w:tcW w:w="767" w:type="dxa"/>
            <w:shd w:val="clear" w:color="auto" w:fill="auto"/>
            <w:tcMar>
              <w:top w:w="60" w:type="dxa"/>
              <w:bottom w:w="60" w:type="dxa"/>
            </w:tcMar>
            <w:hideMark/>
          </w:tcPr>
          <w:p w14:paraId="52F1BEA2"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40.021</w:t>
            </w:r>
          </w:p>
        </w:tc>
        <w:tc>
          <w:tcPr>
            <w:tcW w:w="688" w:type="dxa"/>
            <w:shd w:val="clear" w:color="auto" w:fill="auto"/>
            <w:tcMar>
              <w:top w:w="60" w:type="dxa"/>
              <w:bottom w:w="60" w:type="dxa"/>
            </w:tcMar>
            <w:hideMark/>
          </w:tcPr>
          <w:p w14:paraId="1F2B3E12"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424</w:t>
            </w:r>
          </w:p>
        </w:tc>
        <w:tc>
          <w:tcPr>
            <w:tcW w:w="816" w:type="dxa"/>
            <w:shd w:val="clear" w:color="auto" w:fill="auto"/>
            <w:tcMar>
              <w:top w:w="60" w:type="dxa"/>
              <w:bottom w:w="60" w:type="dxa"/>
            </w:tcMar>
            <w:hideMark/>
          </w:tcPr>
          <w:p w14:paraId="58F8FD9F"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608</w:t>
            </w:r>
          </w:p>
        </w:tc>
        <w:tc>
          <w:tcPr>
            <w:tcW w:w="1377" w:type="dxa"/>
            <w:shd w:val="clear" w:color="auto" w:fill="auto"/>
            <w:tcMar>
              <w:top w:w="60" w:type="dxa"/>
              <w:bottom w:w="60" w:type="dxa"/>
            </w:tcMar>
            <w:hideMark/>
          </w:tcPr>
          <w:p w14:paraId="6326A8BB"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003BCBF7ED</w:t>
            </w:r>
          </w:p>
        </w:tc>
        <w:tc>
          <w:tcPr>
            <w:tcW w:w="1137" w:type="dxa"/>
            <w:shd w:val="clear" w:color="auto" w:fill="auto"/>
            <w:tcMar>
              <w:top w:w="60" w:type="dxa"/>
              <w:bottom w:w="60" w:type="dxa"/>
            </w:tcMar>
            <w:hideMark/>
          </w:tcPr>
          <w:p w14:paraId="5D240452"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12/9/2015</w:t>
            </w:r>
          </w:p>
        </w:tc>
        <w:tc>
          <w:tcPr>
            <w:tcW w:w="2670" w:type="dxa"/>
            <w:shd w:val="clear" w:color="auto" w:fill="auto"/>
            <w:tcMar>
              <w:top w:w="60" w:type="dxa"/>
              <w:bottom w:w="60" w:type="dxa"/>
            </w:tcMar>
            <w:hideMark/>
          </w:tcPr>
          <w:p w14:paraId="49C69754" w14:textId="09470A6E" w:rsidR="00867AE2" w:rsidRPr="00B67930" w:rsidRDefault="00867AE2" w:rsidP="004923B6">
            <w:pPr>
              <w:rPr>
                <w:rFonts w:ascii="Arial" w:hAnsi="Arial" w:cs="Arial"/>
                <w:color w:val="000000"/>
                <w:sz w:val="18"/>
                <w:szCs w:val="18"/>
              </w:rPr>
            </w:pPr>
            <w:del w:id="100" w:author="Brian Kesner" w:date="2016-08-15T13:24:00Z">
              <w:r w:rsidDel="00732923">
                <w:rPr>
                  <w:rFonts w:ascii="Arial" w:hAnsi="Arial" w:cs="Arial"/>
                  <w:color w:val="000000"/>
                  <w:sz w:val="18"/>
                  <w:szCs w:val="18"/>
                </w:rPr>
                <w:delText>Laughlin Lagoon m</w:delText>
              </w:r>
              <w:r w:rsidRPr="00B67930" w:rsidDel="00732923">
                <w:rPr>
                  <w:rFonts w:ascii="Arial" w:hAnsi="Arial" w:cs="Arial"/>
                  <w:color w:val="000000"/>
                  <w:sz w:val="18"/>
                  <w:szCs w:val="18"/>
                </w:rPr>
                <w:delText>arina</w:delText>
              </w:r>
            </w:del>
            <w:ins w:id="101" w:author="Brian Kesner" w:date="2016-08-15T13:24:00Z">
              <w:r w:rsidR="00732923">
                <w:rPr>
                  <w:rFonts w:ascii="Arial" w:hAnsi="Arial" w:cs="Arial"/>
                  <w:color w:val="000000"/>
                  <w:sz w:val="18"/>
                  <w:szCs w:val="18"/>
                </w:rPr>
                <w:t>Laughlin Lagoon</w:t>
              </w:r>
            </w:ins>
          </w:p>
        </w:tc>
        <w:tc>
          <w:tcPr>
            <w:tcW w:w="1320" w:type="dxa"/>
            <w:shd w:val="clear" w:color="auto" w:fill="auto"/>
            <w:noWrap/>
            <w:tcMar>
              <w:top w:w="60" w:type="dxa"/>
              <w:bottom w:w="60" w:type="dxa"/>
            </w:tcMar>
            <w:hideMark/>
          </w:tcPr>
          <w:p w14:paraId="62A84DAD" w14:textId="458A72FA" w:rsidR="00867AE2" w:rsidRPr="00B67930" w:rsidRDefault="00867AE2" w:rsidP="004923B6">
            <w:pPr>
              <w:jc w:val="center"/>
              <w:rPr>
                <w:rFonts w:ascii="Arial" w:hAnsi="Arial" w:cs="Arial"/>
                <w:color w:val="000000"/>
                <w:sz w:val="18"/>
                <w:szCs w:val="18"/>
              </w:rPr>
            </w:pPr>
          </w:p>
        </w:tc>
      </w:tr>
      <w:tr w:rsidR="00867AE2" w:rsidRPr="00B67930" w14:paraId="22CFEAD9" w14:textId="77777777" w:rsidTr="004F345F">
        <w:tc>
          <w:tcPr>
            <w:tcW w:w="767" w:type="dxa"/>
            <w:shd w:val="clear" w:color="auto" w:fill="auto"/>
            <w:tcMar>
              <w:top w:w="60" w:type="dxa"/>
              <w:bottom w:w="60" w:type="dxa"/>
            </w:tcMar>
            <w:hideMark/>
          </w:tcPr>
          <w:p w14:paraId="6605B8EE"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40.041</w:t>
            </w:r>
          </w:p>
        </w:tc>
        <w:tc>
          <w:tcPr>
            <w:tcW w:w="688" w:type="dxa"/>
            <w:shd w:val="clear" w:color="auto" w:fill="auto"/>
            <w:tcMar>
              <w:top w:w="60" w:type="dxa"/>
              <w:bottom w:w="60" w:type="dxa"/>
            </w:tcMar>
            <w:hideMark/>
          </w:tcPr>
          <w:p w14:paraId="049482AB"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383</w:t>
            </w:r>
          </w:p>
        </w:tc>
        <w:tc>
          <w:tcPr>
            <w:tcW w:w="816" w:type="dxa"/>
            <w:shd w:val="clear" w:color="auto" w:fill="auto"/>
            <w:tcMar>
              <w:top w:w="60" w:type="dxa"/>
              <w:bottom w:w="60" w:type="dxa"/>
            </w:tcMar>
            <w:hideMark/>
          </w:tcPr>
          <w:p w14:paraId="5065856E"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526</w:t>
            </w:r>
          </w:p>
        </w:tc>
        <w:tc>
          <w:tcPr>
            <w:tcW w:w="1377" w:type="dxa"/>
            <w:shd w:val="clear" w:color="auto" w:fill="auto"/>
            <w:tcMar>
              <w:top w:w="60" w:type="dxa"/>
              <w:bottom w:w="60" w:type="dxa"/>
            </w:tcMar>
            <w:hideMark/>
          </w:tcPr>
          <w:p w14:paraId="61BCA659"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003BCBF817</w:t>
            </w:r>
          </w:p>
        </w:tc>
        <w:tc>
          <w:tcPr>
            <w:tcW w:w="1137" w:type="dxa"/>
            <w:shd w:val="clear" w:color="auto" w:fill="auto"/>
            <w:tcMar>
              <w:top w:w="60" w:type="dxa"/>
              <w:bottom w:w="60" w:type="dxa"/>
            </w:tcMar>
            <w:hideMark/>
          </w:tcPr>
          <w:p w14:paraId="1D4698EC"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12/9/2015</w:t>
            </w:r>
          </w:p>
        </w:tc>
        <w:tc>
          <w:tcPr>
            <w:tcW w:w="2670" w:type="dxa"/>
            <w:shd w:val="clear" w:color="auto" w:fill="auto"/>
            <w:tcMar>
              <w:top w:w="60" w:type="dxa"/>
              <w:bottom w:w="60" w:type="dxa"/>
            </w:tcMar>
            <w:hideMark/>
          </w:tcPr>
          <w:p w14:paraId="3865617D" w14:textId="4D0680F3" w:rsidR="00867AE2" w:rsidRPr="00B67930" w:rsidRDefault="00867AE2" w:rsidP="004923B6">
            <w:pPr>
              <w:rPr>
                <w:rFonts w:ascii="Arial" w:hAnsi="Arial" w:cs="Arial"/>
                <w:color w:val="000000"/>
                <w:sz w:val="18"/>
                <w:szCs w:val="18"/>
              </w:rPr>
            </w:pPr>
            <w:del w:id="102" w:author="Brian Kesner" w:date="2016-08-15T13:24:00Z">
              <w:r w:rsidDel="00732923">
                <w:rPr>
                  <w:rFonts w:ascii="Arial" w:hAnsi="Arial" w:cs="Arial"/>
                  <w:color w:val="000000"/>
                  <w:sz w:val="18"/>
                  <w:szCs w:val="18"/>
                </w:rPr>
                <w:delText>Laughlin Lagoon m</w:delText>
              </w:r>
              <w:r w:rsidRPr="00B67930" w:rsidDel="00732923">
                <w:rPr>
                  <w:rFonts w:ascii="Arial" w:hAnsi="Arial" w:cs="Arial"/>
                  <w:color w:val="000000"/>
                  <w:sz w:val="18"/>
                  <w:szCs w:val="18"/>
                </w:rPr>
                <w:delText>arina</w:delText>
              </w:r>
            </w:del>
            <w:ins w:id="103" w:author="Brian Kesner" w:date="2016-08-15T13:24:00Z">
              <w:r w:rsidR="00732923">
                <w:rPr>
                  <w:rFonts w:ascii="Arial" w:hAnsi="Arial" w:cs="Arial"/>
                  <w:color w:val="000000"/>
                  <w:sz w:val="18"/>
                  <w:szCs w:val="18"/>
                </w:rPr>
                <w:t>Laughlin Lagoon</w:t>
              </w:r>
            </w:ins>
          </w:p>
        </w:tc>
        <w:tc>
          <w:tcPr>
            <w:tcW w:w="1320" w:type="dxa"/>
            <w:shd w:val="clear" w:color="auto" w:fill="auto"/>
            <w:noWrap/>
            <w:tcMar>
              <w:top w:w="60" w:type="dxa"/>
              <w:bottom w:w="60" w:type="dxa"/>
            </w:tcMar>
            <w:hideMark/>
          </w:tcPr>
          <w:p w14:paraId="2459C464" w14:textId="6B69C872" w:rsidR="00867AE2" w:rsidRPr="00B67930" w:rsidRDefault="00867AE2" w:rsidP="004923B6">
            <w:pPr>
              <w:jc w:val="center"/>
              <w:rPr>
                <w:rFonts w:ascii="Arial" w:hAnsi="Arial" w:cs="Arial"/>
                <w:color w:val="000000"/>
                <w:sz w:val="18"/>
                <w:szCs w:val="18"/>
              </w:rPr>
            </w:pPr>
          </w:p>
        </w:tc>
      </w:tr>
      <w:tr w:rsidR="00867AE2" w:rsidRPr="00B67930" w14:paraId="51BC19D8" w14:textId="77777777" w:rsidTr="004F345F">
        <w:tc>
          <w:tcPr>
            <w:tcW w:w="767" w:type="dxa"/>
            <w:shd w:val="clear" w:color="auto" w:fill="auto"/>
            <w:tcMar>
              <w:top w:w="60" w:type="dxa"/>
              <w:bottom w:w="60" w:type="dxa"/>
            </w:tcMar>
            <w:hideMark/>
          </w:tcPr>
          <w:p w14:paraId="1D715B5B"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40.061</w:t>
            </w:r>
          </w:p>
        </w:tc>
        <w:tc>
          <w:tcPr>
            <w:tcW w:w="688" w:type="dxa"/>
            <w:shd w:val="clear" w:color="auto" w:fill="auto"/>
            <w:tcMar>
              <w:top w:w="60" w:type="dxa"/>
              <w:bottom w:w="60" w:type="dxa"/>
            </w:tcMar>
            <w:hideMark/>
          </w:tcPr>
          <w:p w14:paraId="20CA6157"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382</w:t>
            </w:r>
          </w:p>
        </w:tc>
        <w:tc>
          <w:tcPr>
            <w:tcW w:w="816" w:type="dxa"/>
            <w:shd w:val="clear" w:color="auto" w:fill="auto"/>
            <w:tcMar>
              <w:top w:w="60" w:type="dxa"/>
              <w:bottom w:w="60" w:type="dxa"/>
            </w:tcMar>
            <w:hideMark/>
          </w:tcPr>
          <w:p w14:paraId="0F0511B0"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542</w:t>
            </w:r>
          </w:p>
        </w:tc>
        <w:tc>
          <w:tcPr>
            <w:tcW w:w="1377" w:type="dxa"/>
            <w:shd w:val="clear" w:color="auto" w:fill="auto"/>
            <w:tcMar>
              <w:top w:w="60" w:type="dxa"/>
              <w:bottom w:w="60" w:type="dxa"/>
            </w:tcMar>
            <w:hideMark/>
          </w:tcPr>
          <w:p w14:paraId="50844090"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003BCBF833</w:t>
            </w:r>
          </w:p>
        </w:tc>
        <w:tc>
          <w:tcPr>
            <w:tcW w:w="1137" w:type="dxa"/>
            <w:shd w:val="clear" w:color="auto" w:fill="auto"/>
            <w:tcMar>
              <w:top w:w="60" w:type="dxa"/>
              <w:bottom w:w="60" w:type="dxa"/>
            </w:tcMar>
            <w:hideMark/>
          </w:tcPr>
          <w:p w14:paraId="7CADB3EB"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12/9/2015</w:t>
            </w:r>
          </w:p>
        </w:tc>
        <w:tc>
          <w:tcPr>
            <w:tcW w:w="2670" w:type="dxa"/>
            <w:shd w:val="clear" w:color="auto" w:fill="auto"/>
            <w:tcMar>
              <w:top w:w="60" w:type="dxa"/>
              <w:bottom w:w="60" w:type="dxa"/>
            </w:tcMar>
            <w:hideMark/>
          </w:tcPr>
          <w:p w14:paraId="2EDC35E2" w14:textId="6D073043" w:rsidR="00867AE2" w:rsidRPr="00B67930" w:rsidRDefault="00867AE2" w:rsidP="004923B6">
            <w:pPr>
              <w:rPr>
                <w:rFonts w:ascii="Arial" w:hAnsi="Arial" w:cs="Arial"/>
                <w:color w:val="000000"/>
                <w:sz w:val="18"/>
                <w:szCs w:val="18"/>
              </w:rPr>
            </w:pPr>
            <w:del w:id="104" w:author="Brian Kesner" w:date="2016-08-15T13:24:00Z">
              <w:r w:rsidDel="00732923">
                <w:rPr>
                  <w:rFonts w:ascii="Arial" w:hAnsi="Arial" w:cs="Arial"/>
                  <w:color w:val="000000"/>
                  <w:sz w:val="18"/>
                  <w:szCs w:val="18"/>
                </w:rPr>
                <w:delText>Laughlin Lagoon m</w:delText>
              </w:r>
              <w:r w:rsidRPr="00B67930" w:rsidDel="00732923">
                <w:rPr>
                  <w:rFonts w:ascii="Arial" w:hAnsi="Arial" w:cs="Arial"/>
                  <w:color w:val="000000"/>
                  <w:sz w:val="18"/>
                  <w:szCs w:val="18"/>
                </w:rPr>
                <w:delText>arina</w:delText>
              </w:r>
            </w:del>
            <w:ins w:id="105" w:author="Brian Kesner" w:date="2016-08-15T13:24:00Z">
              <w:r w:rsidR="00732923">
                <w:rPr>
                  <w:rFonts w:ascii="Arial" w:hAnsi="Arial" w:cs="Arial"/>
                  <w:color w:val="000000"/>
                  <w:sz w:val="18"/>
                  <w:szCs w:val="18"/>
                </w:rPr>
                <w:t>Laughlin Lagoon</w:t>
              </w:r>
            </w:ins>
          </w:p>
        </w:tc>
        <w:tc>
          <w:tcPr>
            <w:tcW w:w="1320" w:type="dxa"/>
            <w:shd w:val="clear" w:color="auto" w:fill="auto"/>
            <w:noWrap/>
            <w:tcMar>
              <w:top w:w="60" w:type="dxa"/>
              <w:bottom w:w="60" w:type="dxa"/>
            </w:tcMar>
            <w:hideMark/>
          </w:tcPr>
          <w:p w14:paraId="510BEE26" w14:textId="543B9F45" w:rsidR="00867AE2" w:rsidRPr="00B67930" w:rsidRDefault="00867AE2" w:rsidP="004923B6">
            <w:pPr>
              <w:jc w:val="center"/>
              <w:rPr>
                <w:rFonts w:ascii="Arial" w:hAnsi="Arial" w:cs="Arial"/>
                <w:color w:val="000000"/>
                <w:sz w:val="18"/>
                <w:szCs w:val="18"/>
              </w:rPr>
            </w:pPr>
          </w:p>
        </w:tc>
      </w:tr>
      <w:tr w:rsidR="00867AE2" w:rsidRPr="00B67930" w14:paraId="413DF5E5" w14:textId="77777777" w:rsidTr="004F345F">
        <w:tc>
          <w:tcPr>
            <w:tcW w:w="767" w:type="dxa"/>
            <w:shd w:val="clear" w:color="auto" w:fill="auto"/>
            <w:tcMar>
              <w:top w:w="60" w:type="dxa"/>
              <w:bottom w:w="60" w:type="dxa"/>
            </w:tcMar>
            <w:hideMark/>
          </w:tcPr>
          <w:p w14:paraId="38385ED7"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40.671</w:t>
            </w:r>
          </w:p>
        </w:tc>
        <w:tc>
          <w:tcPr>
            <w:tcW w:w="688" w:type="dxa"/>
            <w:shd w:val="clear" w:color="auto" w:fill="auto"/>
            <w:tcMar>
              <w:top w:w="60" w:type="dxa"/>
              <w:bottom w:w="60" w:type="dxa"/>
            </w:tcMar>
            <w:hideMark/>
          </w:tcPr>
          <w:p w14:paraId="659B431B"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405</w:t>
            </w:r>
          </w:p>
        </w:tc>
        <w:tc>
          <w:tcPr>
            <w:tcW w:w="816" w:type="dxa"/>
            <w:shd w:val="clear" w:color="auto" w:fill="auto"/>
            <w:tcMar>
              <w:top w:w="60" w:type="dxa"/>
              <w:bottom w:w="60" w:type="dxa"/>
            </w:tcMar>
            <w:hideMark/>
          </w:tcPr>
          <w:p w14:paraId="106A5D52"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575</w:t>
            </w:r>
          </w:p>
        </w:tc>
        <w:tc>
          <w:tcPr>
            <w:tcW w:w="1377" w:type="dxa"/>
            <w:shd w:val="clear" w:color="auto" w:fill="auto"/>
            <w:tcMar>
              <w:top w:w="60" w:type="dxa"/>
              <w:bottom w:w="60" w:type="dxa"/>
            </w:tcMar>
            <w:hideMark/>
          </w:tcPr>
          <w:p w14:paraId="5B8AC597"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003BCBF7DE</w:t>
            </w:r>
          </w:p>
        </w:tc>
        <w:tc>
          <w:tcPr>
            <w:tcW w:w="1137" w:type="dxa"/>
            <w:shd w:val="clear" w:color="auto" w:fill="auto"/>
            <w:tcMar>
              <w:top w:w="60" w:type="dxa"/>
              <w:bottom w:w="60" w:type="dxa"/>
            </w:tcMar>
            <w:hideMark/>
          </w:tcPr>
          <w:p w14:paraId="75CB1189"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12/9/2015</w:t>
            </w:r>
          </w:p>
        </w:tc>
        <w:tc>
          <w:tcPr>
            <w:tcW w:w="2670" w:type="dxa"/>
            <w:shd w:val="clear" w:color="auto" w:fill="auto"/>
            <w:tcMar>
              <w:top w:w="60" w:type="dxa"/>
              <w:bottom w:w="60" w:type="dxa"/>
            </w:tcMar>
            <w:hideMark/>
          </w:tcPr>
          <w:p w14:paraId="0A6CB341" w14:textId="6F0B06DB" w:rsidR="00867AE2" w:rsidRPr="00B67930" w:rsidRDefault="00867AE2" w:rsidP="004923B6">
            <w:pPr>
              <w:rPr>
                <w:rFonts w:ascii="Arial" w:hAnsi="Arial" w:cs="Arial"/>
                <w:color w:val="000000"/>
                <w:sz w:val="18"/>
                <w:szCs w:val="18"/>
              </w:rPr>
            </w:pPr>
            <w:del w:id="106" w:author="Brian Kesner" w:date="2016-08-15T13:24:00Z">
              <w:r w:rsidRPr="00B67930" w:rsidDel="00732923">
                <w:rPr>
                  <w:rFonts w:ascii="Arial" w:hAnsi="Arial" w:cs="Arial"/>
                  <w:color w:val="000000"/>
                  <w:sz w:val="18"/>
                  <w:szCs w:val="18"/>
                </w:rPr>
                <w:delText xml:space="preserve">Laughlin Lagoon </w:delText>
              </w:r>
              <w:r w:rsidDel="00732923">
                <w:rPr>
                  <w:rFonts w:ascii="Arial" w:hAnsi="Arial" w:cs="Arial"/>
                  <w:color w:val="000000"/>
                  <w:sz w:val="18"/>
                  <w:szCs w:val="18"/>
                </w:rPr>
                <w:delText>m</w:delText>
              </w:r>
              <w:r w:rsidRPr="00B67930" w:rsidDel="00732923">
                <w:rPr>
                  <w:rFonts w:ascii="Arial" w:hAnsi="Arial" w:cs="Arial"/>
                  <w:color w:val="000000"/>
                  <w:sz w:val="18"/>
                  <w:szCs w:val="18"/>
                </w:rPr>
                <w:delText>arina</w:delText>
              </w:r>
            </w:del>
            <w:ins w:id="107" w:author="Brian Kesner" w:date="2016-08-15T13:24:00Z">
              <w:r w:rsidR="00732923">
                <w:rPr>
                  <w:rFonts w:ascii="Arial" w:hAnsi="Arial" w:cs="Arial"/>
                  <w:color w:val="000000"/>
                  <w:sz w:val="18"/>
                  <w:szCs w:val="18"/>
                </w:rPr>
                <w:t>Laughlin Lagoon</w:t>
              </w:r>
            </w:ins>
          </w:p>
        </w:tc>
        <w:tc>
          <w:tcPr>
            <w:tcW w:w="1320" w:type="dxa"/>
            <w:shd w:val="clear" w:color="auto" w:fill="auto"/>
            <w:noWrap/>
            <w:tcMar>
              <w:top w:w="60" w:type="dxa"/>
              <w:bottom w:w="60" w:type="dxa"/>
            </w:tcMar>
            <w:hideMark/>
          </w:tcPr>
          <w:p w14:paraId="0725691B" w14:textId="0E59FC73" w:rsidR="00867AE2" w:rsidRPr="00B67930" w:rsidRDefault="00867AE2" w:rsidP="004923B6">
            <w:pPr>
              <w:jc w:val="center"/>
              <w:rPr>
                <w:rFonts w:ascii="Arial" w:hAnsi="Arial" w:cs="Arial"/>
                <w:color w:val="000000"/>
                <w:sz w:val="18"/>
                <w:szCs w:val="18"/>
              </w:rPr>
            </w:pPr>
          </w:p>
        </w:tc>
      </w:tr>
      <w:tr w:rsidR="00867AE2" w:rsidRPr="00B67930" w14:paraId="365D9848" w14:textId="77777777" w:rsidTr="004F345F">
        <w:tc>
          <w:tcPr>
            <w:tcW w:w="767" w:type="dxa"/>
            <w:shd w:val="clear" w:color="auto" w:fill="auto"/>
            <w:tcMar>
              <w:top w:w="60" w:type="dxa"/>
              <w:bottom w:w="60" w:type="dxa"/>
            </w:tcMar>
            <w:hideMark/>
          </w:tcPr>
          <w:p w14:paraId="010F17CE"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40.681</w:t>
            </w:r>
          </w:p>
        </w:tc>
        <w:tc>
          <w:tcPr>
            <w:tcW w:w="688" w:type="dxa"/>
            <w:shd w:val="clear" w:color="auto" w:fill="auto"/>
            <w:tcMar>
              <w:top w:w="60" w:type="dxa"/>
              <w:bottom w:w="60" w:type="dxa"/>
            </w:tcMar>
            <w:hideMark/>
          </w:tcPr>
          <w:p w14:paraId="3B10E37F"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383</w:t>
            </w:r>
          </w:p>
        </w:tc>
        <w:tc>
          <w:tcPr>
            <w:tcW w:w="816" w:type="dxa"/>
            <w:shd w:val="clear" w:color="auto" w:fill="auto"/>
            <w:tcMar>
              <w:top w:w="60" w:type="dxa"/>
              <w:bottom w:w="60" w:type="dxa"/>
            </w:tcMar>
            <w:hideMark/>
          </w:tcPr>
          <w:p w14:paraId="11F458AE"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502</w:t>
            </w:r>
          </w:p>
        </w:tc>
        <w:tc>
          <w:tcPr>
            <w:tcW w:w="1377" w:type="dxa"/>
            <w:shd w:val="clear" w:color="auto" w:fill="auto"/>
            <w:tcMar>
              <w:top w:w="60" w:type="dxa"/>
              <w:bottom w:w="60" w:type="dxa"/>
            </w:tcMar>
            <w:hideMark/>
          </w:tcPr>
          <w:p w14:paraId="65FACC79"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003BCBF806</w:t>
            </w:r>
          </w:p>
        </w:tc>
        <w:tc>
          <w:tcPr>
            <w:tcW w:w="1137" w:type="dxa"/>
            <w:shd w:val="clear" w:color="auto" w:fill="auto"/>
            <w:tcMar>
              <w:top w:w="60" w:type="dxa"/>
              <w:bottom w:w="60" w:type="dxa"/>
            </w:tcMar>
            <w:hideMark/>
          </w:tcPr>
          <w:p w14:paraId="61831FD0"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12/9/2015</w:t>
            </w:r>
          </w:p>
        </w:tc>
        <w:tc>
          <w:tcPr>
            <w:tcW w:w="2670" w:type="dxa"/>
            <w:shd w:val="clear" w:color="auto" w:fill="auto"/>
            <w:tcMar>
              <w:top w:w="60" w:type="dxa"/>
              <w:bottom w:w="60" w:type="dxa"/>
            </w:tcMar>
            <w:hideMark/>
          </w:tcPr>
          <w:p w14:paraId="7E6850F1" w14:textId="7752D4FE" w:rsidR="00867AE2" w:rsidRPr="00B67930" w:rsidRDefault="00867AE2" w:rsidP="004923B6">
            <w:pPr>
              <w:rPr>
                <w:rFonts w:ascii="Arial" w:hAnsi="Arial" w:cs="Arial"/>
                <w:color w:val="000000"/>
                <w:sz w:val="18"/>
                <w:szCs w:val="18"/>
              </w:rPr>
            </w:pPr>
            <w:del w:id="108" w:author="Brian Kesner" w:date="2016-08-15T13:24:00Z">
              <w:r w:rsidDel="00732923">
                <w:rPr>
                  <w:rFonts w:ascii="Arial" w:hAnsi="Arial" w:cs="Arial"/>
                  <w:color w:val="000000"/>
                  <w:sz w:val="18"/>
                  <w:szCs w:val="18"/>
                </w:rPr>
                <w:delText>Laughlin Lagoon m</w:delText>
              </w:r>
              <w:r w:rsidRPr="00B67930" w:rsidDel="00732923">
                <w:rPr>
                  <w:rFonts w:ascii="Arial" w:hAnsi="Arial" w:cs="Arial"/>
                  <w:color w:val="000000"/>
                  <w:sz w:val="18"/>
                  <w:szCs w:val="18"/>
                </w:rPr>
                <w:delText>arina</w:delText>
              </w:r>
            </w:del>
            <w:ins w:id="109" w:author="Brian Kesner" w:date="2016-08-15T13:24:00Z">
              <w:r w:rsidR="00732923">
                <w:rPr>
                  <w:rFonts w:ascii="Arial" w:hAnsi="Arial" w:cs="Arial"/>
                  <w:color w:val="000000"/>
                  <w:sz w:val="18"/>
                  <w:szCs w:val="18"/>
                </w:rPr>
                <w:t>Laughlin Lagoon</w:t>
              </w:r>
            </w:ins>
          </w:p>
        </w:tc>
        <w:tc>
          <w:tcPr>
            <w:tcW w:w="1320" w:type="dxa"/>
            <w:shd w:val="clear" w:color="auto" w:fill="auto"/>
            <w:noWrap/>
            <w:tcMar>
              <w:top w:w="60" w:type="dxa"/>
              <w:bottom w:w="60" w:type="dxa"/>
            </w:tcMar>
            <w:hideMark/>
          </w:tcPr>
          <w:p w14:paraId="02F61A5A" w14:textId="2D368E36" w:rsidR="00867AE2" w:rsidRPr="00B67930" w:rsidRDefault="00867AE2" w:rsidP="004923B6">
            <w:pPr>
              <w:jc w:val="center"/>
              <w:rPr>
                <w:rFonts w:ascii="Arial" w:hAnsi="Arial" w:cs="Arial"/>
                <w:color w:val="000000"/>
                <w:sz w:val="18"/>
                <w:szCs w:val="18"/>
              </w:rPr>
            </w:pPr>
          </w:p>
        </w:tc>
      </w:tr>
      <w:tr w:rsidR="00867AE2" w:rsidRPr="00B67930" w14:paraId="4D541DF6" w14:textId="77777777" w:rsidTr="004F345F">
        <w:tc>
          <w:tcPr>
            <w:tcW w:w="767" w:type="dxa"/>
            <w:shd w:val="clear" w:color="auto" w:fill="auto"/>
            <w:tcMar>
              <w:top w:w="60" w:type="dxa"/>
              <w:bottom w:w="60" w:type="dxa"/>
            </w:tcMar>
            <w:hideMark/>
          </w:tcPr>
          <w:p w14:paraId="3FA7D4BB"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40.691</w:t>
            </w:r>
          </w:p>
        </w:tc>
        <w:tc>
          <w:tcPr>
            <w:tcW w:w="688" w:type="dxa"/>
            <w:shd w:val="clear" w:color="auto" w:fill="auto"/>
            <w:tcMar>
              <w:top w:w="60" w:type="dxa"/>
              <w:bottom w:w="60" w:type="dxa"/>
            </w:tcMar>
            <w:hideMark/>
          </w:tcPr>
          <w:p w14:paraId="2498DADC"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385</w:t>
            </w:r>
          </w:p>
        </w:tc>
        <w:tc>
          <w:tcPr>
            <w:tcW w:w="816" w:type="dxa"/>
            <w:shd w:val="clear" w:color="auto" w:fill="auto"/>
            <w:tcMar>
              <w:top w:w="60" w:type="dxa"/>
              <w:bottom w:w="60" w:type="dxa"/>
            </w:tcMar>
            <w:hideMark/>
          </w:tcPr>
          <w:p w14:paraId="1710E3FE"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502</w:t>
            </w:r>
          </w:p>
        </w:tc>
        <w:tc>
          <w:tcPr>
            <w:tcW w:w="1377" w:type="dxa"/>
            <w:shd w:val="clear" w:color="auto" w:fill="auto"/>
            <w:tcMar>
              <w:top w:w="60" w:type="dxa"/>
              <w:bottom w:w="60" w:type="dxa"/>
            </w:tcMar>
            <w:hideMark/>
          </w:tcPr>
          <w:p w14:paraId="7E075858"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003BCBF815</w:t>
            </w:r>
          </w:p>
        </w:tc>
        <w:tc>
          <w:tcPr>
            <w:tcW w:w="1137" w:type="dxa"/>
            <w:shd w:val="clear" w:color="auto" w:fill="auto"/>
            <w:tcMar>
              <w:top w:w="60" w:type="dxa"/>
              <w:bottom w:w="60" w:type="dxa"/>
            </w:tcMar>
            <w:hideMark/>
          </w:tcPr>
          <w:p w14:paraId="7AD51656"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12/9/2015</w:t>
            </w:r>
          </w:p>
        </w:tc>
        <w:tc>
          <w:tcPr>
            <w:tcW w:w="2670" w:type="dxa"/>
            <w:shd w:val="clear" w:color="auto" w:fill="auto"/>
            <w:tcMar>
              <w:top w:w="60" w:type="dxa"/>
              <w:bottom w:w="60" w:type="dxa"/>
            </w:tcMar>
            <w:hideMark/>
          </w:tcPr>
          <w:p w14:paraId="5BC6D082" w14:textId="05D88A50" w:rsidR="00867AE2" w:rsidRPr="00B67930" w:rsidRDefault="00867AE2" w:rsidP="004923B6">
            <w:pPr>
              <w:rPr>
                <w:rFonts w:ascii="Arial" w:hAnsi="Arial" w:cs="Arial"/>
                <w:color w:val="000000"/>
                <w:sz w:val="18"/>
                <w:szCs w:val="18"/>
              </w:rPr>
            </w:pPr>
            <w:del w:id="110" w:author="Brian Kesner" w:date="2016-08-15T13:24:00Z">
              <w:r w:rsidDel="00732923">
                <w:rPr>
                  <w:rFonts w:ascii="Arial" w:hAnsi="Arial" w:cs="Arial"/>
                  <w:color w:val="000000"/>
                  <w:sz w:val="18"/>
                  <w:szCs w:val="18"/>
                </w:rPr>
                <w:delText>Laughlin Lagoon m</w:delText>
              </w:r>
              <w:r w:rsidRPr="00B67930" w:rsidDel="00732923">
                <w:rPr>
                  <w:rFonts w:ascii="Arial" w:hAnsi="Arial" w:cs="Arial"/>
                  <w:color w:val="000000"/>
                  <w:sz w:val="18"/>
                  <w:szCs w:val="18"/>
                </w:rPr>
                <w:delText>arina</w:delText>
              </w:r>
            </w:del>
            <w:ins w:id="111" w:author="Brian Kesner" w:date="2016-08-15T13:24:00Z">
              <w:r w:rsidR="00732923">
                <w:rPr>
                  <w:rFonts w:ascii="Arial" w:hAnsi="Arial" w:cs="Arial"/>
                  <w:color w:val="000000"/>
                  <w:sz w:val="18"/>
                  <w:szCs w:val="18"/>
                </w:rPr>
                <w:t>Laughlin Lagoon</w:t>
              </w:r>
            </w:ins>
          </w:p>
        </w:tc>
        <w:tc>
          <w:tcPr>
            <w:tcW w:w="1320" w:type="dxa"/>
            <w:shd w:val="clear" w:color="auto" w:fill="auto"/>
            <w:tcMar>
              <w:top w:w="60" w:type="dxa"/>
              <w:bottom w:w="60" w:type="dxa"/>
            </w:tcMar>
            <w:hideMark/>
          </w:tcPr>
          <w:p w14:paraId="753A0163"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12/15/2015</w:t>
            </w:r>
          </w:p>
        </w:tc>
      </w:tr>
      <w:tr w:rsidR="00867AE2" w:rsidRPr="00B67930" w14:paraId="2B6C31C2" w14:textId="77777777" w:rsidTr="004F345F">
        <w:tc>
          <w:tcPr>
            <w:tcW w:w="767" w:type="dxa"/>
            <w:shd w:val="clear" w:color="auto" w:fill="auto"/>
            <w:tcMar>
              <w:top w:w="60" w:type="dxa"/>
              <w:bottom w:w="60" w:type="dxa"/>
            </w:tcMar>
            <w:hideMark/>
          </w:tcPr>
          <w:p w14:paraId="2F0E4EE5"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40.761</w:t>
            </w:r>
          </w:p>
        </w:tc>
        <w:tc>
          <w:tcPr>
            <w:tcW w:w="688" w:type="dxa"/>
            <w:shd w:val="clear" w:color="auto" w:fill="auto"/>
            <w:tcMar>
              <w:top w:w="60" w:type="dxa"/>
              <w:bottom w:w="60" w:type="dxa"/>
            </w:tcMar>
            <w:hideMark/>
          </w:tcPr>
          <w:p w14:paraId="52F56994"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440</w:t>
            </w:r>
          </w:p>
        </w:tc>
        <w:tc>
          <w:tcPr>
            <w:tcW w:w="816" w:type="dxa"/>
            <w:shd w:val="clear" w:color="auto" w:fill="auto"/>
            <w:tcMar>
              <w:top w:w="60" w:type="dxa"/>
              <w:bottom w:w="60" w:type="dxa"/>
            </w:tcMar>
            <w:hideMark/>
          </w:tcPr>
          <w:p w14:paraId="2BE02A0F"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796</w:t>
            </w:r>
          </w:p>
        </w:tc>
        <w:tc>
          <w:tcPr>
            <w:tcW w:w="1377" w:type="dxa"/>
            <w:shd w:val="clear" w:color="auto" w:fill="auto"/>
            <w:tcMar>
              <w:top w:w="60" w:type="dxa"/>
              <w:bottom w:w="60" w:type="dxa"/>
            </w:tcMar>
            <w:hideMark/>
          </w:tcPr>
          <w:p w14:paraId="51BA4C60"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003BCBF7F2</w:t>
            </w:r>
          </w:p>
        </w:tc>
        <w:tc>
          <w:tcPr>
            <w:tcW w:w="1137" w:type="dxa"/>
            <w:shd w:val="clear" w:color="auto" w:fill="auto"/>
            <w:tcMar>
              <w:top w:w="60" w:type="dxa"/>
              <w:bottom w:w="60" w:type="dxa"/>
            </w:tcMar>
            <w:hideMark/>
          </w:tcPr>
          <w:p w14:paraId="7310F14A"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12/9/2015</w:t>
            </w:r>
          </w:p>
        </w:tc>
        <w:tc>
          <w:tcPr>
            <w:tcW w:w="2670" w:type="dxa"/>
            <w:shd w:val="clear" w:color="auto" w:fill="auto"/>
            <w:tcMar>
              <w:top w:w="60" w:type="dxa"/>
              <w:bottom w:w="60" w:type="dxa"/>
            </w:tcMar>
            <w:hideMark/>
          </w:tcPr>
          <w:p w14:paraId="6C058BBB" w14:textId="43100F76" w:rsidR="00867AE2" w:rsidRPr="00B67930" w:rsidRDefault="00867AE2" w:rsidP="004923B6">
            <w:pPr>
              <w:rPr>
                <w:rFonts w:ascii="Arial" w:hAnsi="Arial" w:cs="Arial"/>
                <w:color w:val="000000"/>
                <w:sz w:val="18"/>
                <w:szCs w:val="18"/>
              </w:rPr>
            </w:pPr>
            <w:del w:id="112" w:author="Brian Kesner" w:date="2016-08-15T13:24:00Z">
              <w:r w:rsidDel="00732923">
                <w:rPr>
                  <w:rFonts w:ascii="Arial" w:hAnsi="Arial" w:cs="Arial"/>
                  <w:color w:val="000000"/>
                  <w:sz w:val="18"/>
                  <w:szCs w:val="18"/>
                </w:rPr>
                <w:delText>Laughlin Lagoon m</w:delText>
              </w:r>
              <w:r w:rsidRPr="00B67930" w:rsidDel="00732923">
                <w:rPr>
                  <w:rFonts w:ascii="Arial" w:hAnsi="Arial" w:cs="Arial"/>
                  <w:color w:val="000000"/>
                  <w:sz w:val="18"/>
                  <w:szCs w:val="18"/>
                </w:rPr>
                <w:delText>arina</w:delText>
              </w:r>
            </w:del>
            <w:ins w:id="113" w:author="Brian Kesner" w:date="2016-08-15T13:24:00Z">
              <w:r w:rsidR="00732923">
                <w:rPr>
                  <w:rFonts w:ascii="Arial" w:hAnsi="Arial" w:cs="Arial"/>
                  <w:color w:val="000000"/>
                  <w:sz w:val="18"/>
                  <w:szCs w:val="18"/>
                </w:rPr>
                <w:t>Laughlin Lagoon</w:t>
              </w:r>
            </w:ins>
          </w:p>
        </w:tc>
        <w:tc>
          <w:tcPr>
            <w:tcW w:w="1320" w:type="dxa"/>
            <w:shd w:val="clear" w:color="auto" w:fill="auto"/>
            <w:tcMar>
              <w:top w:w="60" w:type="dxa"/>
              <w:bottom w:w="60" w:type="dxa"/>
            </w:tcMar>
            <w:hideMark/>
          </w:tcPr>
          <w:p w14:paraId="2BCE7BB2"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12/22/2015</w:t>
            </w:r>
          </w:p>
        </w:tc>
      </w:tr>
      <w:tr w:rsidR="00867AE2" w:rsidRPr="00B67930" w14:paraId="4957A391" w14:textId="77777777" w:rsidTr="004F345F">
        <w:tc>
          <w:tcPr>
            <w:tcW w:w="767" w:type="dxa"/>
            <w:shd w:val="clear" w:color="auto" w:fill="auto"/>
            <w:tcMar>
              <w:top w:w="60" w:type="dxa"/>
              <w:bottom w:w="60" w:type="dxa"/>
            </w:tcMar>
            <w:hideMark/>
          </w:tcPr>
          <w:p w14:paraId="70BDAE00"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40.771</w:t>
            </w:r>
          </w:p>
        </w:tc>
        <w:tc>
          <w:tcPr>
            <w:tcW w:w="688" w:type="dxa"/>
            <w:shd w:val="clear" w:color="auto" w:fill="auto"/>
            <w:tcMar>
              <w:top w:w="60" w:type="dxa"/>
              <w:bottom w:w="60" w:type="dxa"/>
            </w:tcMar>
            <w:hideMark/>
          </w:tcPr>
          <w:p w14:paraId="37C91DA0"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444</w:t>
            </w:r>
          </w:p>
        </w:tc>
        <w:tc>
          <w:tcPr>
            <w:tcW w:w="816" w:type="dxa"/>
            <w:shd w:val="clear" w:color="auto" w:fill="auto"/>
            <w:tcMar>
              <w:top w:w="60" w:type="dxa"/>
              <w:bottom w:w="60" w:type="dxa"/>
            </w:tcMar>
            <w:hideMark/>
          </w:tcPr>
          <w:p w14:paraId="3982650F"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835</w:t>
            </w:r>
          </w:p>
        </w:tc>
        <w:tc>
          <w:tcPr>
            <w:tcW w:w="1377" w:type="dxa"/>
            <w:shd w:val="clear" w:color="auto" w:fill="auto"/>
            <w:tcMar>
              <w:top w:w="60" w:type="dxa"/>
              <w:bottom w:w="60" w:type="dxa"/>
            </w:tcMar>
            <w:hideMark/>
          </w:tcPr>
          <w:p w14:paraId="5A6BB36F"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003BCBF804</w:t>
            </w:r>
          </w:p>
        </w:tc>
        <w:tc>
          <w:tcPr>
            <w:tcW w:w="1137" w:type="dxa"/>
            <w:shd w:val="clear" w:color="auto" w:fill="auto"/>
            <w:tcMar>
              <w:top w:w="60" w:type="dxa"/>
              <w:bottom w:w="60" w:type="dxa"/>
            </w:tcMar>
            <w:hideMark/>
          </w:tcPr>
          <w:p w14:paraId="70CF91FF"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12/9/2015</w:t>
            </w:r>
          </w:p>
        </w:tc>
        <w:tc>
          <w:tcPr>
            <w:tcW w:w="2670" w:type="dxa"/>
            <w:shd w:val="clear" w:color="auto" w:fill="auto"/>
            <w:tcMar>
              <w:top w:w="60" w:type="dxa"/>
              <w:bottom w:w="60" w:type="dxa"/>
            </w:tcMar>
            <w:hideMark/>
          </w:tcPr>
          <w:p w14:paraId="6620DA52" w14:textId="7A5F1F85" w:rsidR="00867AE2" w:rsidRPr="00B67930" w:rsidRDefault="00867AE2" w:rsidP="004923B6">
            <w:pPr>
              <w:rPr>
                <w:rFonts w:ascii="Arial" w:hAnsi="Arial" w:cs="Arial"/>
                <w:color w:val="000000"/>
                <w:sz w:val="18"/>
                <w:szCs w:val="18"/>
              </w:rPr>
            </w:pPr>
            <w:del w:id="114" w:author="Brian Kesner" w:date="2016-08-15T13:24:00Z">
              <w:r w:rsidDel="00732923">
                <w:rPr>
                  <w:rFonts w:ascii="Arial" w:hAnsi="Arial" w:cs="Arial"/>
                  <w:color w:val="000000"/>
                  <w:sz w:val="18"/>
                  <w:szCs w:val="18"/>
                </w:rPr>
                <w:delText>Laughlin Lagoon m</w:delText>
              </w:r>
              <w:r w:rsidRPr="00B67930" w:rsidDel="00732923">
                <w:rPr>
                  <w:rFonts w:ascii="Arial" w:hAnsi="Arial" w:cs="Arial"/>
                  <w:color w:val="000000"/>
                  <w:sz w:val="18"/>
                  <w:szCs w:val="18"/>
                </w:rPr>
                <w:delText>arina</w:delText>
              </w:r>
            </w:del>
            <w:ins w:id="115" w:author="Brian Kesner" w:date="2016-08-15T13:24:00Z">
              <w:r w:rsidR="00732923">
                <w:rPr>
                  <w:rFonts w:ascii="Arial" w:hAnsi="Arial" w:cs="Arial"/>
                  <w:color w:val="000000"/>
                  <w:sz w:val="18"/>
                  <w:szCs w:val="18"/>
                </w:rPr>
                <w:t>Laughlin Lagoon</w:t>
              </w:r>
            </w:ins>
          </w:p>
        </w:tc>
        <w:tc>
          <w:tcPr>
            <w:tcW w:w="1320" w:type="dxa"/>
            <w:shd w:val="clear" w:color="auto" w:fill="auto"/>
            <w:tcMar>
              <w:top w:w="60" w:type="dxa"/>
              <w:bottom w:w="60" w:type="dxa"/>
            </w:tcMar>
            <w:hideMark/>
          </w:tcPr>
          <w:p w14:paraId="15647134"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1/27/2016</w:t>
            </w:r>
          </w:p>
        </w:tc>
      </w:tr>
      <w:tr w:rsidR="00867AE2" w:rsidRPr="00B67930" w14:paraId="3A8D1EA5" w14:textId="77777777" w:rsidTr="004F345F">
        <w:tc>
          <w:tcPr>
            <w:tcW w:w="767" w:type="dxa"/>
            <w:shd w:val="clear" w:color="auto" w:fill="auto"/>
            <w:tcMar>
              <w:top w:w="60" w:type="dxa"/>
              <w:bottom w:w="60" w:type="dxa"/>
            </w:tcMar>
            <w:hideMark/>
          </w:tcPr>
          <w:p w14:paraId="422ADD0C"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lastRenderedPageBreak/>
              <w:t>40.781</w:t>
            </w:r>
          </w:p>
        </w:tc>
        <w:tc>
          <w:tcPr>
            <w:tcW w:w="688" w:type="dxa"/>
            <w:shd w:val="clear" w:color="auto" w:fill="auto"/>
            <w:tcMar>
              <w:top w:w="60" w:type="dxa"/>
              <w:bottom w:w="60" w:type="dxa"/>
            </w:tcMar>
            <w:hideMark/>
          </w:tcPr>
          <w:p w14:paraId="016EFA5E"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405</w:t>
            </w:r>
          </w:p>
        </w:tc>
        <w:tc>
          <w:tcPr>
            <w:tcW w:w="816" w:type="dxa"/>
            <w:shd w:val="clear" w:color="auto" w:fill="auto"/>
            <w:tcMar>
              <w:top w:w="60" w:type="dxa"/>
              <w:bottom w:w="60" w:type="dxa"/>
            </w:tcMar>
            <w:hideMark/>
          </w:tcPr>
          <w:p w14:paraId="198795EF"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564</w:t>
            </w:r>
          </w:p>
        </w:tc>
        <w:tc>
          <w:tcPr>
            <w:tcW w:w="1377" w:type="dxa"/>
            <w:shd w:val="clear" w:color="auto" w:fill="auto"/>
            <w:tcMar>
              <w:top w:w="60" w:type="dxa"/>
              <w:bottom w:w="60" w:type="dxa"/>
            </w:tcMar>
            <w:hideMark/>
          </w:tcPr>
          <w:p w14:paraId="018FA4A2"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003BCBF83C</w:t>
            </w:r>
          </w:p>
        </w:tc>
        <w:tc>
          <w:tcPr>
            <w:tcW w:w="1137" w:type="dxa"/>
            <w:shd w:val="clear" w:color="auto" w:fill="auto"/>
            <w:tcMar>
              <w:top w:w="60" w:type="dxa"/>
              <w:bottom w:w="60" w:type="dxa"/>
            </w:tcMar>
            <w:hideMark/>
          </w:tcPr>
          <w:p w14:paraId="7EAB794E"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12/9/2015</w:t>
            </w:r>
          </w:p>
        </w:tc>
        <w:tc>
          <w:tcPr>
            <w:tcW w:w="2670" w:type="dxa"/>
            <w:shd w:val="clear" w:color="auto" w:fill="auto"/>
            <w:tcMar>
              <w:top w:w="60" w:type="dxa"/>
              <w:bottom w:w="60" w:type="dxa"/>
            </w:tcMar>
            <w:hideMark/>
          </w:tcPr>
          <w:p w14:paraId="1359B278" w14:textId="0E91F48B" w:rsidR="00867AE2" w:rsidRPr="00B67930" w:rsidRDefault="00867AE2" w:rsidP="004923B6">
            <w:pPr>
              <w:rPr>
                <w:rFonts w:ascii="Arial" w:hAnsi="Arial" w:cs="Arial"/>
                <w:color w:val="000000"/>
                <w:sz w:val="18"/>
                <w:szCs w:val="18"/>
              </w:rPr>
            </w:pPr>
            <w:del w:id="116" w:author="Brian Kesner" w:date="2016-08-15T13:24:00Z">
              <w:r w:rsidDel="00732923">
                <w:rPr>
                  <w:rFonts w:ascii="Arial" w:hAnsi="Arial" w:cs="Arial"/>
                  <w:color w:val="000000"/>
                  <w:sz w:val="18"/>
                  <w:szCs w:val="18"/>
                </w:rPr>
                <w:delText>Laughlin Lagoon m</w:delText>
              </w:r>
              <w:r w:rsidRPr="00B67930" w:rsidDel="00732923">
                <w:rPr>
                  <w:rFonts w:ascii="Arial" w:hAnsi="Arial" w:cs="Arial"/>
                  <w:color w:val="000000"/>
                  <w:sz w:val="18"/>
                  <w:szCs w:val="18"/>
                </w:rPr>
                <w:delText>arina</w:delText>
              </w:r>
            </w:del>
            <w:ins w:id="117" w:author="Brian Kesner" w:date="2016-08-15T13:24:00Z">
              <w:r w:rsidR="00732923">
                <w:rPr>
                  <w:rFonts w:ascii="Arial" w:hAnsi="Arial" w:cs="Arial"/>
                  <w:color w:val="000000"/>
                  <w:sz w:val="18"/>
                  <w:szCs w:val="18"/>
                </w:rPr>
                <w:t>Laughlin Lagoon</w:t>
              </w:r>
            </w:ins>
          </w:p>
        </w:tc>
        <w:tc>
          <w:tcPr>
            <w:tcW w:w="1320" w:type="dxa"/>
            <w:shd w:val="clear" w:color="auto" w:fill="auto"/>
            <w:noWrap/>
            <w:tcMar>
              <w:top w:w="60" w:type="dxa"/>
              <w:bottom w:w="60" w:type="dxa"/>
            </w:tcMar>
            <w:hideMark/>
          </w:tcPr>
          <w:p w14:paraId="732055EB" w14:textId="20FA7D91" w:rsidR="00867AE2" w:rsidRPr="00B67930" w:rsidRDefault="00867AE2" w:rsidP="004923B6">
            <w:pPr>
              <w:jc w:val="center"/>
              <w:rPr>
                <w:rFonts w:ascii="Arial" w:hAnsi="Arial" w:cs="Arial"/>
                <w:color w:val="000000"/>
                <w:sz w:val="18"/>
                <w:szCs w:val="18"/>
              </w:rPr>
            </w:pPr>
          </w:p>
        </w:tc>
      </w:tr>
      <w:tr w:rsidR="00867AE2" w:rsidRPr="00B67930" w14:paraId="49496063" w14:textId="77777777" w:rsidTr="004F345F">
        <w:tc>
          <w:tcPr>
            <w:tcW w:w="767" w:type="dxa"/>
            <w:shd w:val="clear" w:color="auto" w:fill="auto"/>
            <w:tcMar>
              <w:top w:w="60" w:type="dxa"/>
              <w:bottom w:w="60" w:type="dxa"/>
            </w:tcMar>
            <w:hideMark/>
          </w:tcPr>
          <w:p w14:paraId="52DD6699"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40.792</w:t>
            </w:r>
          </w:p>
        </w:tc>
        <w:tc>
          <w:tcPr>
            <w:tcW w:w="688" w:type="dxa"/>
            <w:shd w:val="clear" w:color="auto" w:fill="auto"/>
            <w:tcMar>
              <w:top w:w="60" w:type="dxa"/>
              <w:bottom w:w="60" w:type="dxa"/>
            </w:tcMar>
            <w:hideMark/>
          </w:tcPr>
          <w:p w14:paraId="12B5E070"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409</w:t>
            </w:r>
          </w:p>
        </w:tc>
        <w:tc>
          <w:tcPr>
            <w:tcW w:w="816" w:type="dxa"/>
            <w:shd w:val="clear" w:color="auto" w:fill="auto"/>
            <w:tcMar>
              <w:top w:w="60" w:type="dxa"/>
              <w:bottom w:w="60" w:type="dxa"/>
            </w:tcMar>
            <w:hideMark/>
          </w:tcPr>
          <w:p w14:paraId="666FEEE5"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573</w:t>
            </w:r>
          </w:p>
        </w:tc>
        <w:tc>
          <w:tcPr>
            <w:tcW w:w="1377" w:type="dxa"/>
            <w:shd w:val="clear" w:color="auto" w:fill="auto"/>
            <w:tcMar>
              <w:top w:w="60" w:type="dxa"/>
              <w:bottom w:w="60" w:type="dxa"/>
            </w:tcMar>
            <w:hideMark/>
          </w:tcPr>
          <w:p w14:paraId="6F2CA898"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003BCBF81D</w:t>
            </w:r>
          </w:p>
        </w:tc>
        <w:tc>
          <w:tcPr>
            <w:tcW w:w="1137" w:type="dxa"/>
            <w:shd w:val="clear" w:color="auto" w:fill="auto"/>
            <w:tcMar>
              <w:top w:w="60" w:type="dxa"/>
              <w:bottom w:w="60" w:type="dxa"/>
            </w:tcMar>
            <w:hideMark/>
          </w:tcPr>
          <w:p w14:paraId="1F4CD485"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12/9/2015</w:t>
            </w:r>
          </w:p>
        </w:tc>
        <w:tc>
          <w:tcPr>
            <w:tcW w:w="2670" w:type="dxa"/>
            <w:shd w:val="clear" w:color="auto" w:fill="auto"/>
            <w:tcMar>
              <w:top w:w="60" w:type="dxa"/>
              <w:bottom w:w="60" w:type="dxa"/>
            </w:tcMar>
            <w:hideMark/>
          </w:tcPr>
          <w:p w14:paraId="6181AB2F" w14:textId="5D370F28" w:rsidR="00867AE2" w:rsidRPr="00B67930" w:rsidRDefault="00867AE2" w:rsidP="004923B6">
            <w:pPr>
              <w:rPr>
                <w:rFonts w:ascii="Arial" w:hAnsi="Arial" w:cs="Arial"/>
                <w:color w:val="000000"/>
                <w:sz w:val="18"/>
                <w:szCs w:val="18"/>
              </w:rPr>
            </w:pPr>
            <w:del w:id="118" w:author="Brian Kesner" w:date="2016-08-15T13:24:00Z">
              <w:r w:rsidDel="00732923">
                <w:rPr>
                  <w:rFonts w:ascii="Arial" w:hAnsi="Arial" w:cs="Arial"/>
                  <w:color w:val="000000"/>
                  <w:sz w:val="18"/>
                  <w:szCs w:val="18"/>
                </w:rPr>
                <w:delText>Laughlin Lagoon m</w:delText>
              </w:r>
              <w:r w:rsidRPr="00B67930" w:rsidDel="00732923">
                <w:rPr>
                  <w:rFonts w:ascii="Arial" w:hAnsi="Arial" w:cs="Arial"/>
                  <w:color w:val="000000"/>
                  <w:sz w:val="18"/>
                  <w:szCs w:val="18"/>
                </w:rPr>
                <w:delText>arina</w:delText>
              </w:r>
            </w:del>
            <w:ins w:id="119" w:author="Brian Kesner" w:date="2016-08-15T13:24:00Z">
              <w:r w:rsidR="00732923">
                <w:rPr>
                  <w:rFonts w:ascii="Arial" w:hAnsi="Arial" w:cs="Arial"/>
                  <w:color w:val="000000"/>
                  <w:sz w:val="18"/>
                  <w:szCs w:val="18"/>
                </w:rPr>
                <w:t>Laughlin Lagoon</w:t>
              </w:r>
            </w:ins>
          </w:p>
        </w:tc>
        <w:tc>
          <w:tcPr>
            <w:tcW w:w="1320" w:type="dxa"/>
            <w:shd w:val="clear" w:color="auto" w:fill="auto"/>
            <w:noWrap/>
            <w:tcMar>
              <w:top w:w="60" w:type="dxa"/>
              <w:bottom w:w="60" w:type="dxa"/>
            </w:tcMar>
            <w:hideMark/>
          </w:tcPr>
          <w:p w14:paraId="4691251B" w14:textId="44AFF63F" w:rsidR="00867AE2" w:rsidRPr="00B67930" w:rsidRDefault="00867AE2" w:rsidP="004923B6">
            <w:pPr>
              <w:jc w:val="center"/>
              <w:rPr>
                <w:rFonts w:ascii="Arial" w:hAnsi="Arial" w:cs="Arial"/>
                <w:color w:val="000000"/>
                <w:sz w:val="18"/>
                <w:szCs w:val="18"/>
              </w:rPr>
            </w:pPr>
          </w:p>
        </w:tc>
      </w:tr>
      <w:tr w:rsidR="00867AE2" w:rsidRPr="00B67930" w14:paraId="027554BF" w14:textId="77777777" w:rsidTr="004F345F">
        <w:tc>
          <w:tcPr>
            <w:tcW w:w="767" w:type="dxa"/>
            <w:shd w:val="clear" w:color="auto" w:fill="auto"/>
            <w:tcMar>
              <w:top w:w="60" w:type="dxa"/>
              <w:bottom w:w="60" w:type="dxa"/>
            </w:tcMar>
            <w:hideMark/>
          </w:tcPr>
          <w:p w14:paraId="1F039F2B"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40.801</w:t>
            </w:r>
          </w:p>
        </w:tc>
        <w:tc>
          <w:tcPr>
            <w:tcW w:w="688" w:type="dxa"/>
            <w:shd w:val="clear" w:color="auto" w:fill="auto"/>
            <w:tcMar>
              <w:top w:w="60" w:type="dxa"/>
              <w:bottom w:w="60" w:type="dxa"/>
            </w:tcMar>
            <w:hideMark/>
          </w:tcPr>
          <w:p w14:paraId="68FDE8FE"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391</w:t>
            </w:r>
          </w:p>
        </w:tc>
        <w:tc>
          <w:tcPr>
            <w:tcW w:w="816" w:type="dxa"/>
            <w:shd w:val="clear" w:color="auto" w:fill="auto"/>
            <w:tcMar>
              <w:top w:w="60" w:type="dxa"/>
              <w:bottom w:w="60" w:type="dxa"/>
            </w:tcMar>
            <w:hideMark/>
          </w:tcPr>
          <w:p w14:paraId="6FE05733"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549</w:t>
            </w:r>
          </w:p>
        </w:tc>
        <w:tc>
          <w:tcPr>
            <w:tcW w:w="1377" w:type="dxa"/>
            <w:shd w:val="clear" w:color="auto" w:fill="auto"/>
            <w:tcMar>
              <w:top w:w="60" w:type="dxa"/>
              <w:bottom w:w="60" w:type="dxa"/>
            </w:tcMar>
            <w:hideMark/>
          </w:tcPr>
          <w:p w14:paraId="0C7E3432"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003BCBF7F5</w:t>
            </w:r>
          </w:p>
        </w:tc>
        <w:tc>
          <w:tcPr>
            <w:tcW w:w="1137" w:type="dxa"/>
            <w:shd w:val="clear" w:color="auto" w:fill="auto"/>
            <w:tcMar>
              <w:top w:w="60" w:type="dxa"/>
              <w:bottom w:w="60" w:type="dxa"/>
            </w:tcMar>
            <w:hideMark/>
          </w:tcPr>
          <w:p w14:paraId="60A50E98"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12/9/2015</w:t>
            </w:r>
          </w:p>
        </w:tc>
        <w:tc>
          <w:tcPr>
            <w:tcW w:w="2670" w:type="dxa"/>
            <w:shd w:val="clear" w:color="auto" w:fill="auto"/>
            <w:tcMar>
              <w:top w:w="60" w:type="dxa"/>
              <w:bottom w:w="60" w:type="dxa"/>
            </w:tcMar>
            <w:hideMark/>
          </w:tcPr>
          <w:p w14:paraId="372DD268" w14:textId="414FDF1F" w:rsidR="00867AE2" w:rsidRPr="00B67930" w:rsidRDefault="00867AE2" w:rsidP="004923B6">
            <w:pPr>
              <w:rPr>
                <w:rFonts w:ascii="Arial" w:hAnsi="Arial" w:cs="Arial"/>
                <w:color w:val="000000"/>
                <w:sz w:val="18"/>
                <w:szCs w:val="18"/>
              </w:rPr>
            </w:pPr>
            <w:del w:id="120" w:author="Brian Kesner" w:date="2016-08-15T13:24:00Z">
              <w:r w:rsidDel="00732923">
                <w:rPr>
                  <w:rFonts w:ascii="Arial" w:hAnsi="Arial" w:cs="Arial"/>
                  <w:color w:val="000000"/>
                  <w:sz w:val="18"/>
                  <w:szCs w:val="18"/>
                </w:rPr>
                <w:delText>Laughlin Lagoon m</w:delText>
              </w:r>
              <w:r w:rsidRPr="00B67930" w:rsidDel="00732923">
                <w:rPr>
                  <w:rFonts w:ascii="Arial" w:hAnsi="Arial" w:cs="Arial"/>
                  <w:color w:val="000000"/>
                  <w:sz w:val="18"/>
                  <w:szCs w:val="18"/>
                </w:rPr>
                <w:delText>arina</w:delText>
              </w:r>
            </w:del>
            <w:ins w:id="121" w:author="Brian Kesner" w:date="2016-08-15T13:24:00Z">
              <w:r w:rsidR="00732923">
                <w:rPr>
                  <w:rFonts w:ascii="Arial" w:hAnsi="Arial" w:cs="Arial"/>
                  <w:color w:val="000000"/>
                  <w:sz w:val="18"/>
                  <w:szCs w:val="18"/>
                </w:rPr>
                <w:t>Laughlin Lagoon</w:t>
              </w:r>
            </w:ins>
          </w:p>
        </w:tc>
        <w:tc>
          <w:tcPr>
            <w:tcW w:w="1320" w:type="dxa"/>
            <w:shd w:val="clear" w:color="auto" w:fill="auto"/>
            <w:tcMar>
              <w:top w:w="60" w:type="dxa"/>
              <w:bottom w:w="60" w:type="dxa"/>
            </w:tcMar>
            <w:hideMark/>
          </w:tcPr>
          <w:p w14:paraId="73EDBCEA" w14:textId="77777777" w:rsidR="00867AE2" w:rsidRPr="00B67930" w:rsidRDefault="00867AE2" w:rsidP="004923B6">
            <w:pPr>
              <w:jc w:val="center"/>
              <w:rPr>
                <w:rFonts w:ascii="Arial" w:hAnsi="Arial" w:cs="Arial"/>
                <w:color w:val="000000"/>
                <w:sz w:val="18"/>
                <w:szCs w:val="18"/>
              </w:rPr>
            </w:pPr>
            <w:r w:rsidRPr="00B67930">
              <w:rPr>
                <w:rFonts w:ascii="Arial" w:hAnsi="Arial" w:cs="Arial"/>
                <w:color w:val="000000"/>
                <w:sz w:val="18"/>
                <w:szCs w:val="18"/>
              </w:rPr>
              <w:t>2/18/2016</w:t>
            </w:r>
          </w:p>
        </w:tc>
      </w:tr>
    </w:tbl>
    <w:p w14:paraId="6E23357D" w14:textId="77777777" w:rsidR="00A757C6" w:rsidRDefault="00A757C6" w:rsidP="00A757C6"/>
    <w:p w14:paraId="5426DBF3" w14:textId="4670F08A" w:rsidR="00867AE2" w:rsidRDefault="00867AE2">
      <w:r>
        <w:br w:type="page"/>
      </w:r>
    </w:p>
    <w:p w14:paraId="71D0CF5E" w14:textId="77777777" w:rsidR="00A757C6" w:rsidRDefault="00A757C6" w:rsidP="001B318F">
      <w:pPr>
        <w:pStyle w:val="Heading2"/>
      </w:pPr>
      <w:bookmarkStart w:id="122" w:name="_Toc398728884"/>
      <w:bookmarkStart w:id="123" w:name="_Toc453440167"/>
      <w:bookmarkStart w:id="124" w:name="_Toc456938172"/>
      <w:r w:rsidRPr="00F33DA0">
        <w:lastRenderedPageBreak/>
        <w:t>Telemetry</w:t>
      </w:r>
      <w:bookmarkEnd w:id="122"/>
      <w:bookmarkEnd w:id="123"/>
      <w:bookmarkEnd w:id="124"/>
    </w:p>
    <w:p w14:paraId="72B03E09" w14:textId="77777777" w:rsidR="00A757C6" w:rsidRDefault="00A757C6" w:rsidP="001B318F"/>
    <w:p w14:paraId="6E48C6E5" w14:textId="7B1AE39E" w:rsidR="00A757C6" w:rsidRDefault="00A757C6" w:rsidP="001B318F">
      <w:r w:rsidRPr="005D041A">
        <w:t>SURs were deployed at different locations throughout the study area</w:t>
      </w:r>
      <w:r>
        <w:t xml:space="preserve"> prior to the stocking of bonytail</w:t>
      </w:r>
      <w:r w:rsidR="00A96E71">
        <w:t xml:space="preserve">.  </w:t>
      </w:r>
      <w:r w:rsidRPr="005D041A">
        <w:t>Sites were selected to ensure detection of movement up- or downstream and to determine if fish entered or exited major backwaters</w:t>
      </w:r>
      <w:r w:rsidR="00A96E71">
        <w:t xml:space="preserve">.  </w:t>
      </w:r>
      <w:r w:rsidRPr="00890A6A">
        <w:t xml:space="preserve">All SURs </w:t>
      </w:r>
      <w:r>
        <w:t>deployed</w:t>
      </w:r>
      <w:r w:rsidRPr="00890A6A">
        <w:t xml:space="preserve"> </w:t>
      </w:r>
      <w:r>
        <w:t xml:space="preserve">throughout the study area </w:t>
      </w:r>
      <w:r w:rsidRPr="00890A6A">
        <w:t xml:space="preserve">were attached to a camouflage rope and connected to a </w:t>
      </w:r>
      <w:r>
        <w:t>6-m length</w:t>
      </w:r>
      <w:r w:rsidRPr="00890A6A">
        <w:t xml:space="preserve"> of galvanized cable that was connected to secure on-shore habitat (</w:t>
      </w:r>
      <w:r>
        <w:t>e.g.,</w:t>
      </w:r>
      <w:r w:rsidRPr="00890A6A">
        <w:t xml:space="preserve"> a tree root)</w:t>
      </w:r>
      <w:r>
        <w:t xml:space="preserve"> or buoy</w:t>
      </w:r>
      <w:r w:rsidR="00A96E71">
        <w:t xml:space="preserve">.  </w:t>
      </w:r>
      <w:r w:rsidRPr="00890A6A">
        <w:t xml:space="preserve">The cable was </w:t>
      </w:r>
      <w:r>
        <w:t xml:space="preserve">used </w:t>
      </w:r>
      <w:r w:rsidRPr="00890A6A">
        <w:t>to avoid rope abrasion caused by waves and roc</w:t>
      </w:r>
      <w:r>
        <w:t>ks</w:t>
      </w:r>
      <w:r w:rsidR="00A96E71">
        <w:t xml:space="preserve">.  </w:t>
      </w:r>
      <w:r w:rsidRPr="00890A6A">
        <w:t>Weights were tied near each SUR and to a central location on the rope</w:t>
      </w:r>
      <w:r w:rsidR="00A96E71">
        <w:t xml:space="preserve">.  </w:t>
      </w:r>
      <w:r w:rsidRPr="00890A6A">
        <w:t xml:space="preserve">The </w:t>
      </w:r>
      <w:r>
        <w:t xml:space="preserve">placement of </w:t>
      </w:r>
      <w:r w:rsidRPr="00890A6A">
        <w:t xml:space="preserve">weights </w:t>
      </w:r>
      <w:r>
        <w:t>ensured</w:t>
      </w:r>
      <w:r w:rsidRPr="00890A6A">
        <w:t xml:space="preserve"> that each unit was completely submerged within the water colum</w:t>
      </w:r>
      <w:r>
        <w:t>n</w:t>
      </w:r>
      <w:r w:rsidR="00A96E71">
        <w:t xml:space="preserve">.  </w:t>
      </w:r>
      <w:r>
        <w:t>Each SUR had a battery life </w:t>
      </w:r>
      <w:r w:rsidRPr="00890A6A">
        <w:t>expectanc</w:t>
      </w:r>
      <w:r>
        <w:t>y</w:t>
      </w:r>
      <w:r w:rsidRPr="00890A6A">
        <w:t xml:space="preserve"> of 8 months, a nominal detection radius of 200 m, and</w:t>
      </w:r>
      <w:r>
        <w:t xml:space="preserve"> was programmed to</w:t>
      </w:r>
      <w:r w:rsidRPr="00890A6A">
        <w:t xml:space="preserve"> scan</w:t>
      </w:r>
      <w:r>
        <w:t xml:space="preserve"> </w:t>
      </w:r>
      <w:r w:rsidRPr="00890A6A">
        <w:t>continuously</w:t>
      </w:r>
      <w:r w:rsidR="00A96E71">
        <w:t xml:space="preserve">.  </w:t>
      </w:r>
      <w:r>
        <w:t>SURs</w:t>
      </w:r>
      <w:r w:rsidRPr="00890A6A">
        <w:t xml:space="preserve"> were positioned throughout the study area</w:t>
      </w:r>
      <w:r w:rsidR="004F345F">
        <w:t>,</w:t>
      </w:r>
      <w:r w:rsidRPr="00890A6A">
        <w:t xml:space="preserve"> </w:t>
      </w:r>
      <w:r>
        <w:t>targeting</w:t>
      </w:r>
      <w:r w:rsidRPr="00890A6A">
        <w:t xml:space="preserve"> passageways </w:t>
      </w:r>
      <w:r>
        <w:t>of</w:t>
      </w:r>
      <w:r w:rsidRPr="00890A6A">
        <w:t xml:space="preserve"> fish movement</w:t>
      </w:r>
      <w:r w:rsidR="00A96E71">
        <w:t xml:space="preserve">.  </w:t>
      </w:r>
      <w:r>
        <w:t>Additionally, SURs</w:t>
      </w:r>
      <w:r w:rsidRPr="00890A6A">
        <w:t xml:space="preserve"> </w:t>
      </w:r>
      <w:r>
        <w:t xml:space="preserve">were </w:t>
      </w:r>
      <w:r w:rsidRPr="00890A6A">
        <w:t xml:space="preserve">placed </w:t>
      </w:r>
      <w:r>
        <w:t>within</w:t>
      </w:r>
      <w:r w:rsidRPr="00890A6A">
        <w:t xml:space="preserve"> backwaters to obtain data on fish entering and exiting these locations</w:t>
      </w:r>
      <w:r w:rsidR="00A96E71">
        <w:t xml:space="preserve">.  </w:t>
      </w:r>
      <w:r w:rsidRPr="00890A6A">
        <w:t xml:space="preserve">There was no set distance </w:t>
      </w:r>
      <w:r>
        <w:t>between</w:t>
      </w:r>
      <w:r w:rsidRPr="00890A6A">
        <w:t xml:space="preserve"> SUR locations</w:t>
      </w:r>
      <w:r>
        <w:t>,</w:t>
      </w:r>
      <w:r w:rsidRPr="00890A6A">
        <w:t xml:space="preserve"> and deployment relied heavily on </w:t>
      </w:r>
      <w:r w:rsidR="004F345F">
        <w:t xml:space="preserve">the </w:t>
      </w:r>
      <w:r w:rsidRPr="00890A6A">
        <w:t>availabilit</w:t>
      </w:r>
      <w:r>
        <w:t>y of secure on-shore habitat</w:t>
      </w:r>
      <w:r w:rsidR="00A96E71">
        <w:t xml:space="preserve">.  </w:t>
      </w:r>
      <w:commentRangeStart w:id="125"/>
      <w:commentRangeStart w:id="126"/>
      <w:r>
        <w:t>SUR</w:t>
      </w:r>
      <w:commentRangeEnd w:id="125"/>
      <w:r w:rsidR="00256C13">
        <w:rPr>
          <w:rStyle w:val="CommentReference"/>
        </w:rPr>
        <w:commentReference w:id="125"/>
      </w:r>
      <w:ins w:id="127" w:author="Lantow, Jeffrey C" w:date="2016-08-09T13:27:00Z">
        <w:r w:rsidR="00256C13">
          <w:t xml:space="preserve"> data</w:t>
        </w:r>
      </w:ins>
      <w:del w:id="128" w:author="Lantow, Jeffrey C" w:date="2016-08-09T13:27:00Z">
        <w:r w:rsidDel="00256C13">
          <w:delText>s</w:delText>
        </w:r>
      </w:del>
      <w:r>
        <w:t xml:space="preserve"> were</w:t>
      </w:r>
      <w:r w:rsidRPr="0038380E">
        <w:t xml:space="preserve"> downloaded </w:t>
      </w:r>
      <w:commentRangeEnd w:id="126"/>
      <w:r w:rsidR="004F345F">
        <w:rPr>
          <w:rStyle w:val="CommentReference"/>
        </w:rPr>
        <w:commentReference w:id="126"/>
      </w:r>
      <w:r w:rsidRPr="0038380E">
        <w:t>routinely</w:t>
      </w:r>
      <w:r w:rsidR="004F345F">
        <w:t>,</w:t>
      </w:r>
      <w:r w:rsidRPr="0038380E">
        <w:t xml:space="preserve"> </w:t>
      </w:r>
      <w:r>
        <w:t xml:space="preserve">and confidence values, defined by </w:t>
      </w:r>
      <w:r w:rsidR="004F345F">
        <w:t xml:space="preserve">the </w:t>
      </w:r>
      <w:r>
        <w:t>number of detections within a timed window, were calculated using Sonotronics SURsoft Stand Alone Data Processing Center software</w:t>
      </w:r>
      <w:r w:rsidR="00A96E71">
        <w:t xml:space="preserve">.  </w:t>
      </w:r>
      <w:r w:rsidRPr="0002326C">
        <w:t xml:space="preserve">Only records from SURs with </w:t>
      </w:r>
      <w:r>
        <w:t xml:space="preserve">the highest </w:t>
      </w:r>
      <w:r w:rsidRPr="0002326C">
        <w:t>confidence of 5 were included in</w:t>
      </w:r>
      <w:r>
        <w:t xml:space="preserve"> </w:t>
      </w:r>
      <w:r w:rsidR="004F345F">
        <w:t xml:space="preserve">the </w:t>
      </w:r>
      <w:r>
        <w:t>analysis</w:t>
      </w:r>
      <w:r w:rsidR="00A96E71">
        <w:t xml:space="preserve">.  </w:t>
      </w:r>
      <w:r>
        <w:t>Data were imported</w:t>
      </w:r>
      <w:r w:rsidRPr="0038380E">
        <w:t xml:space="preserve"> into a Microsoft Access</w:t>
      </w:r>
      <w:r>
        <w:t>®</w:t>
      </w:r>
      <w:r w:rsidRPr="0038380E">
        <w:t xml:space="preserve"> database </w:t>
      </w:r>
      <w:r>
        <w:t>used for managing fish</w:t>
      </w:r>
      <w:r w:rsidRPr="0038380E">
        <w:t xml:space="preserve"> cont</w:t>
      </w:r>
      <w:r>
        <w:t>act histories and SUR locations.</w:t>
      </w:r>
    </w:p>
    <w:p w14:paraId="7903211F" w14:textId="77777777" w:rsidR="00A757C6" w:rsidRDefault="00A757C6" w:rsidP="001B318F"/>
    <w:p w14:paraId="081A8BB1" w14:textId="017D618E" w:rsidR="00A757C6" w:rsidRDefault="00A757C6">
      <w:pPr>
        <w:spacing w:before="240"/>
        <w:pPrChange w:id="129" w:author="Lantow, Jeffrey C" w:date="2016-08-15T10:03:00Z">
          <w:pPr/>
        </w:pPrChange>
      </w:pPr>
      <w:r w:rsidRPr="00991767">
        <w:t xml:space="preserve">Active tracking was conducted with a directional </w:t>
      </w:r>
      <w:r>
        <w:t xml:space="preserve">(Model DH-4, Sonotronics, Inc.) or omnidirectional towable (Model TH-2, Sonotronics, Inc.) hydrophone </w:t>
      </w:r>
      <w:r w:rsidRPr="00991767">
        <w:t>and</w:t>
      </w:r>
      <w:r w:rsidRPr="000E4513">
        <w:t xml:space="preserve"> </w:t>
      </w:r>
      <w:r w:rsidRPr="00991767">
        <w:t>receiver</w:t>
      </w:r>
      <w:r w:rsidR="00A96E71">
        <w:t xml:space="preserve">.  </w:t>
      </w:r>
      <w:r w:rsidRPr="00991767">
        <w:t>The receiver was manually set to specific tag frequencies corresponding to each tagged fish</w:t>
      </w:r>
      <w:r w:rsidR="00A96E71">
        <w:t xml:space="preserve">.  </w:t>
      </w:r>
      <w:r w:rsidRPr="00991767">
        <w:t>Active tracking initially began at each release site but later varied depending on recorded fish movement</w:t>
      </w:r>
      <w:r w:rsidR="00A96E71">
        <w:t xml:space="preserve">.  </w:t>
      </w:r>
      <w:r w:rsidRPr="00991767">
        <w:t xml:space="preserve">If all bonytail were not contacted by active tracking, </w:t>
      </w:r>
      <w:commentRangeStart w:id="130"/>
      <w:r w:rsidRPr="00991767">
        <w:t>SUR</w:t>
      </w:r>
      <w:del w:id="131" w:author="Brian Kesner" w:date="2016-08-15T13:25:00Z">
        <w:r w:rsidRPr="00991767" w:rsidDel="00732923">
          <w:delText>s</w:delText>
        </w:r>
      </w:del>
      <w:ins w:id="132" w:author="Brian Kesner" w:date="2016-08-15T13:25:00Z">
        <w:r w:rsidR="00732923">
          <w:t xml:space="preserve"> data</w:t>
        </w:r>
      </w:ins>
      <w:r w:rsidRPr="00991767">
        <w:t xml:space="preserve"> were downloaded </w:t>
      </w:r>
      <w:commentRangeEnd w:id="130"/>
      <w:r w:rsidR="004F345F">
        <w:rPr>
          <w:rStyle w:val="CommentReference"/>
        </w:rPr>
        <w:commentReference w:id="130"/>
      </w:r>
      <w:r w:rsidRPr="00991767">
        <w:t>and the data reviewed for the missing fish</w:t>
      </w:r>
      <w:r w:rsidR="00A96E71">
        <w:t xml:space="preserve">.  </w:t>
      </w:r>
      <w:r w:rsidRPr="00991767">
        <w:t>Active tracking locations were moved based on the most recent encounter or most recent SUR record for each fish</w:t>
      </w:r>
      <w:r w:rsidR="00A96E71">
        <w:t xml:space="preserve">.  </w:t>
      </w:r>
      <w:r w:rsidRPr="00991767">
        <w:t xml:space="preserve">If fish could not be located, active tracking resumed at the location of </w:t>
      </w:r>
      <w:r>
        <w:t xml:space="preserve">the </w:t>
      </w:r>
      <w:r w:rsidRPr="00991767">
        <w:t xml:space="preserve">most recent encounter, continuing along </w:t>
      </w:r>
      <w:r>
        <w:t>a</w:t>
      </w:r>
      <w:r w:rsidR="004F345F">
        <w:t xml:space="preserve"> grid system of 1-</w:t>
      </w:r>
      <w:r w:rsidRPr="00991767">
        <w:t xml:space="preserve">km spaced waypoints </w:t>
      </w:r>
      <w:r>
        <w:t xml:space="preserve">mimicked from </w:t>
      </w:r>
      <w:r w:rsidRPr="00991767">
        <w:t>previous acoustic telemetry studies (Mueller et al</w:t>
      </w:r>
      <w:r w:rsidR="00A96E71">
        <w:t>.</w:t>
      </w:r>
      <w:r w:rsidR="001A6E9F">
        <w:t xml:space="preserve"> </w:t>
      </w:r>
      <w:r w:rsidRPr="00991767">
        <w:t>2000</w:t>
      </w:r>
      <w:r>
        <w:t>;</w:t>
      </w:r>
      <w:r w:rsidRPr="00991767">
        <w:t xml:space="preserve"> Karam et al</w:t>
      </w:r>
      <w:r w:rsidR="00A96E71">
        <w:t>.</w:t>
      </w:r>
      <w:r w:rsidR="001A6E9F">
        <w:t xml:space="preserve"> </w:t>
      </w:r>
      <w:r w:rsidRPr="00991767">
        <w:t>2008)</w:t>
      </w:r>
      <w:r w:rsidR="00A96E71">
        <w:t xml:space="preserve">.  </w:t>
      </w:r>
      <w:r>
        <w:t>Active tracking efforts were prioritized to a defined study area, such as within Regional Park Moabi or Laughlin Lagoon, although SURs were deployed beyond these areas</w:t>
      </w:r>
      <w:r w:rsidR="00A96E71">
        <w:t xml:space="preserve">.  </w:t>
      </w:r>
      <w:r>
        <w:t>When the towable hydrophone was used, b</w:t>
      </w:r>
      <w:r w:rsidRPr="00991767">
        <w:t>oat speed was maintained at about 10 k</w:t>
      </w:r>
      <w:r>
        <w:t>m</w:t>
      </w:r>
      <w:r w:rsidRPr="00991767">
        <w:t xml:space="preserve"> p</w:t>
      </w:r>
      <w:r>
        <w:t>er hour or less to reduce noise </w:t>
      </w:r>
      <w:r w:rsidRPr="00991767">
        <w:t xml:space="preserve">interference from the engine and </w:t>
      </w:r>
      <w:r>
        <w:t xml:space="preserve">to </w:t>
      </w:r>
      <w:r w:rsidRPr="00991767">
        <w:t>allow the device to scan for multiple frequencies</w:t>
      </w:r>
      <w:r w:rsidR="00A96E71">
        <w:t xml:space="preserve">.  </w:t>
      </w:r>
      <w:r w:rsidRPr="00991767">
        <w:t>Once a fish was detected using the towable</w:t>
      </w:r>
      <w:r>
        <w:t xml:space="preserve"> hydrophone</w:t>
      </w:r>
      <w:r w:rsidRPr="00991767">
        <w:t>, the directional hydrophone was used t</w:t>
      </w:r>
      <w:r>
        <w:t>o triangulate its location</w:t>
      </w:r>
      <w:r w:rsidR="00A96E71">
        <w:t xml:space="preserve">.  </w:t>
      </w:r>
      <w:r>
        <w:t>When conditions permitted, an underwater diver receiver (UDR) was used to pinpoint tag location</w:t>
      </w:r>
      <w:r w:rsidR="004F345F">
        <w:t>s</w:t>
      </w:r>
      <w:r>
        <w:t xml:space="preserve"> within a few meters (based on repeated use of the UDR to pinpoint an acoustic tag’s location prior to tag recovery via </w:t>
      </w:r>
      <w:commentRangeStart w:id="133"/>
      <w:r w:rsidR="002124DB">
        <w:t>scuba divers</w:t>
      </w:r>
      <w:commentRangeEnd w:id="133"/>
      <w:r w:rsidR="004F345F">
        <w:rPr>
          <w:rStyle w:val="CommentReference"/>
        </w:rPr>
        <w:commentReference w:id="133"/>
      </w:r>
      <w:r>
        <w:t xml:space="preserve">, surface pinpointing is accurate to </w:t>
      </w:r>
      <w:r w:rsidR="004F345F">
        <w:t xml:space="preserve">an </w:t>
      </w:r>
      <w:r>
        <w:t>approximate 2</w:t>
      </w:r>
      <w:r w:rsidR="004F345F">
        <w:t>- to 3-</w:t>
      </w:r>
      <w:r>
        <w:t>m radius)</w:t>
      </w:r>
      <w:r w:rsidR="00A96E71">
        <w:t xml:space="preserve">.  </w:t>
      </w:r>
      <w:r>
        <w:t xml:space="preserve">Habitat variables were recorded </w:t>
      </w:r>
      <w:r w:rsidRPr="003377B9">
        <w:t xml:space="preserve">at </w:t>
      </w:r>
      <w:r>
        <w:t>each point of active tracking triangulation</w:t>
      </w:r>
      <w:r w:rsidR="00A96E71">
        <w:t xml:space="preserve">.  </w:t>
      </w:r>
      <w:r>
        <w:t xml:space="preserve">Mesohabitat was </w:t>
      </w:r>
      <w:r>
        <w:lastRenderedPageBreak/>
        <w:t>described as riverine, lacustrine, cove, backwater, or peripheral channel</w:t>
      </w:r>
      <w:r w:rsidR="004F345F">
        <w:t>,</w:t>
      </w:r>
      <w:r>
        <w:t xml:space="preserve"> while fine-scale habitat variables included surface turbidity (</w:t>
      </w:r>
      <w:r w:rsidRPr="003B79E1">
        <w:rPr>
          <w:color w:val="000000"/>
        </w:rPr>
        <w:t>using a calibrated LaMotte 2020we/wi turbidimeter</w:t>
      </w:r>
      <w:r>
        <w:rPr>
          <w:color w:val="000000"/>
        </w:rPr>
        <w:t xml:space="preserve">, </w:t>
      </w:r>
      <w:r>
        <w:t xml:space="preserve">nephelometric turbidity units [NTUs]), surface water temperature (°C), </w:t>
      </w:r>
      <w:r w:rsidRPr="003377B9">
        <w:t>depth (m), substrate</w:t>
      </w:r>
      <w:r>
        <w:t xml:space="preserve"> (described as silt, sand, or gravel)</w:t>
      </w:r>
      <w:r w:rsidRPr="003377B9">
        <w:t xml:space="preserve">, distance to shore </w:t>
      </w:r>
      <w:r>
        <w:t xml:space="preserve">by visual estimation </w:t>
      </w:r>
      <w:r w:rsidRPr="003377B9">
        <w:t xml:space="preserve">(m), and </w:t>
      </w:r>
      <w:r>
        <w:t xml:space="preserve">major </w:t>
      </w:r>
      <w:r w:rsidRPr="003377B9">
        <w:t>vegetation presence</w:t>
      </w:r>
      <w:r>
        <w:t xml:space="preserve"> </w:t>
      </w:r>
      <w:del w:id="134" w:author="Lantow, Jeffrey C" w:date="2016-08-15T10:03:00Z">
        <w:r w:rsidDel="00962304">
          <w:delText>(</w:delText>
        </w:r>
      </w:del>
      <w:ins w:id="135" w:author="Lantow, Jeffrey C" w:date="2016-08-15T10:03:00Z">
        <w:r w:rsidR="00962304">
          <w:t>[</w:t>
        </w:r>
      </w:ins>
      <w:commentRangeStart w:id="136"/>
      <w:r>
        <w:t>cattail</w:t>
      </w:r>
      <w:del w:id="137" w:author="Paul C Marsh" w:date="2016-09-07T10:58:00Z">
        <w:r w:rsidDel="00770A72">
          <w:delText>s</w:delText>
        </w:r>
      </w:del>
      <w:commentRangeEnd w:id="136"/>
      <w:r w:rsidR="004F345F">
        <w:rPr>
          <w:rStyle w:val="CommentReference"/>
        </w:rPr>
        <w:commentReference w:id="136"/>
      </w:r>
      <w:r>
        <w:t xml:space="preserve"> </w:t>
      </w:r>
      <w:ins w:id="138" w:author="Lantow, Jeffrey C" w:date="2016-08-15T10:03:00Z">
        <w:r w:rsidR="00962304">
          <w:t>(</w:t>
        </w:r>
        <w:r w:rsidR="00962304">
          <w:rPr>
            <w:i/>
          </w:rPr>
          <w:t xml:space="preserve">Typha </w:t>
        </w:r>
        <w:r w:rsidR="00962304" w:rsidRPr="00962304">
          <w:rPr>
            <w:rPrChange w:id="139" w:author="Lantow, Jeffrey C" w:date="2016-08-15T10:03:00Z">
              <w:rPr>
                <w:i/>
              </w:rPr>
            </w:rPrChange>
          </w:rPr>
          <w:t>sp</w:t>
        </w:r>
      </w:ins>
      <w:ins w:id="140" w:author="Paul C Marsh" w:date="2016-09-07T13:20:00Z">
        <w:r w:rsidR="003F2CE4">
          <w:t>.</w:t>
        </w:r>
      </w:ins>
      <w:ins w:id="141" w:author="Lantow, Jeffrey C" w:date="2016-08-15T10:03:00Z">
        <w:r w:rsidR="00962304">
          <w:t xml:space="preserve">) </w:t>
        </w:r>
      </w:ins>
      <w:r w:rsidRPr="00962304">
        <w:t>or</w:t>
      </w:r>
      <w:r>
        <w:t xml:space="preserve"> bulrush</w:t>
      </w:r>
      <w:del w:id="142" w:author="Lantow, Jeffrey C" w:date="2016-08-15T10:03:00Z">
        <w:r w:rsidDel="00962304">
          <w:delText>)</w:delText>
        </w:r>
      </w:del>
      <w:ins w:id="143" w:author="Lantow, Jeffrey C" w:date="2016-08-15T10:03:00Z">
        <w:r w:rsidR="00962304">
          <w:t>]</w:t>
        </w:r>
      </w:ins>
      <w:r w:rsidR="00A96E71">
        <w:t xml:space="preserve">.  </w:t>
      </w:r>
      <w:r>
        <w:t>Mean habitat measurements only included data from dates prior to the date of a determined mortality</w:t>
      </w:r>
      <w:r w:rsidR="00A96E71">
        <w:t xml:space="preserve">.  </w:t>
      </w:r>
      <w:r w:rsidRPr="00361E3A">
        <w:t xml:space="preserve">The first date of three consecutive </w:t>
      </w:r>
      <w:r>
        <w:t xml:space="preserve">active </w:t>
      </w:r>
      <w:r w:rsidRPr="00361E3A">
        <w:t>tracking events that a fish was found at the same location was determined as its time of death</w:t>
      </w:r>
      <w:r w:rsidR="00A96E71">
        <w:t xml:space="preserve">.  </w:t>
      </w:r>
      <w:r>
        <w:t xml:space="preserve">A fish was considered a confirmed mortality if the tag was recovered by </w:t>
      </w:r>
      <w:r w:rsidR="002124DB">
        <w:t>scuba divers</w:t>
      </w:r>
      <w:r>
        <w:t xml:space="preserve"> </w:t>
      </w:r>
      <w:commentRangeStart w:id="144"/>
      <w:commentRangeStart w:id="145"/>
      <w:r>
        <w:t>and</w:t>
      </w:r>
      <w:commentRangeEnd w:id="144"/>
      <w:r w:rsidR="004F345F">
        <w:rPr>
          <w:rStyle w:val="CommentReference"/>
        </w:rPr>
        <w:commentReference w:id="144"/>
      </w:r>
      <w:commentRangeEnd w:id="145"/>
      <w:r w:rsidR="00962304">
        <w:rPr>
          <w:rStyle w:val="CommentReference"/>
        </w:rPr>
        <w:commentReference w:id="145"/>
      </w:r>
      <w:r>
        <w:t xml:space="preserve"> UDR</w:t>
      </w:r>
      <w:r w:rsidR="00A96E71">
        <w:t xml:space="preserve">.  </w:t>
      </w:r>
      <w:r w:rsidRPr="00361E3A">
        <w:t xml:space="preserve">The time of the last recorded active or passive (SUR) contact with a fish whose signal was permanently lost during the </w:t>
      </w:r>
      <w:r>
        <w:t>study period</w:t>
      </w:r>
      <w:r w:rsidRPr="00361E3A">
        <w:t xml:space="preserve"> was determined as the time the fish was lost to the study</w:t>
      </w:r>
      <w:r w:rsidR="00D36AED">
        <w:t xml:space="preserve"> (never contacted again)</w:t>
      </w:r>
      <w:r w:rsidRPr="00361E3A">
        <w:t>.</w:t>
      </w:r>
    </w:p>
    <w:p w14:paraId="7D6DA84A" w14:textId="77777777" w:rsidR="00A757C6" w:rsidRDefault="00A757C6" w:rsidP="001B318F"/>
    <w:p w14:paraId="72DE186A" w14:textId="19C74D88" w:rsidR="00A757C6" w:rsidRPr="008622FA" w:rsidRDefault="00A757C6" w:rsidP="001B318F">
      <w:r>
        <w:t xml:space="preserve">The purpose of radio tracking was to identify tags evacuated on land potentially </w:t>
      </w:r>
      <w:r w:rsidR="004F345F">
        <w:t>by avian predators, though fine-</w:t>
      </w:r>
      <w:r>
        <w:t>scale habitat data w</w:t>
      </w:r>
      <w:r w:rsidR="004F345F">
        <w:t>ere</w:t>
      </w:r>
      <w:r>
        <w:t xml:space="preserve"> collected when possible</w:t>
      </w:r>
      <w:r w:rsidR="00A96E71">
        <w:t xml:space="preserve">.  </w:t>
      </w:r>
      <w:r w:rsidR="004F345F">
        <w:t>The p</w:t>
      </w:r>
      <w:r>
        <w:t>resence of radio-tagged fish was identified within a general area by scanning tag frequencies using a whip antenna and receiver (Advanced Telemetry Systems, Inc.)</w:t>
      </w:r>
      <w:r w:rsidR="00A96E71">
        <w:t xml:space="preserve">.  </w:t>
      </w:r>
      <w:r>
        <w:t>Further mobile tracking was conducted by identifying peak and null signal bearings with a directional loop antenna to first triangulate a target area and then “home in” (following the signal back to the transmitter) on a study fish</w:t>
      </w:r>
      <w:r w:rsidR="00A96E71">
        <w:t xml:space="preserve">.  </w:t>
      </w:r>
      <w:r>
        <w:t>A small</w:t>
      </w:r>
      <w:r w:rsidR="004F345F">
        <w:t>,</w:t>
      </w:r>
      <w:r w:rsidR="0008414A">
        <w:t xml:space="preserve"> water</w:t>
      </w:r>
      <w:r>
        <w:t>proof hand</w:t>
      </w:r>
      <w:r w:rsidR="004F345F">
        <w:t>-</w:t>
      </w:r>
      <w:r>
        <w:t>held directional antenna constructed in house could then be used to determine the precise location of a radio tag and potentially recover tags under water when conditions permitted.</w:t>
      </w:r>
    </w:p>
    <w:p w14:paraId="4D5B8C2C" w14:textId="77777777" w:rsidR="00A757C6" w:rsidRDefault="00A757C6" w:rsidP="001B318F"/>
    <w:p w14:paraId="4C1D62F4" w14:textId="4D14C894" w:rsidR="00A757C6" w:rsidRDefault="00A757C6" w:rsidP="001B318F">
      <w:r w:rsidRPr="005F275F">
        <w:t>Patterns of dispersal and displacement were assessed for individual fish using Esri® ArcMAP Version 10.1</w:t>
      </w:r>
      <w:r w:rsidR="00A96E71">
        <w:t xml:space="preserve">.  </w:t>
      </w:r>
      <w:r w:rsidR="004F345F">
        <w:t>The f</w:t>
      </w:r>
      <w:r w:rsidRPr="005F275F">
        <w:t xml:space="preserve">arthest maximum dispersal was calculated by measuring the river distance between the release site and </w:t>
      </w:r>
      <w:r w:rsidR="004F345F">
        <w:t xml:space="preserve">the </w:t>
      </w:r>
      <w:r w:rsidRPr="005F275F">
        <w:t>farthest point of contact by active or passive efforts</w:t>
      </w:r>
      <w:r w:rsidR="00A96E71">
        <w:t xml:space="preserve">.  </w:t>
      </w:r>
      <w:r w:rsidRPr="005F275F">
        <w:t>Results were within 200 m based on the SUR nominal detection radius</w:t>
      </w:r>
      <w:r w:rsidR="00A96E71">
        <w:t xml:space="preserve">.  </w:t>
      </w:r>
      <w:r w:rsidRPr="005F275F">
        <w:t>Total straight line displacement was assessed in ArcGIS by creating paths between tracking events for each fish</w:t>
      </w:r>
      <w:r w:rsidR="00A96E71">
        <w:t xml:space="preserve">.  </w:t>
      </w:r>
      <w:r w:rsidRPr="005F275F">
        <w:t xml:space="preserve">The total distance of these paths was calculated to provide </w:t>
      </w:r>
      <w:r w:rsidR="004F345F">
        <w:t xml:space="preserve">the </w:t>
      </w:r>
      <w:r w:rsidRPr="005F275F">
        <w:t xml:space="preserve">minimum (straight line) total </w:t>
      </w:r>
      <w:r w:rsidRPr="00815F66">
        <w:t>distance displaced between contacts for each fish and does not account for river sinuosity</w:t>
      </w:r>
      <w:r w:rsidR="00A96E71">
        <w:t xml:space="preserve">.  </w:t>
      </w:r>
      <w:r w:rsidR="004F345F">
        <w:t>The v</w:t>
      </w:r>
      <w:r>
        <w:t>alues represent minimal dispersal and displacement if points of contact included SURs deployed at the study area’s termini</w:t>
      </w:r>
      <w:r w:rsidR="00A96E71">
        <w:t xml:space="preserve">.  </w:t>
      </w:r>
      <w:r w:rsidRPr="00815F66">
        <w:t xml:space="preserve">Inhabitance in </w:t>
      </w:r>
      <w:r w:rsidR="004923B6">
        <w:t xml:space="preserve">the </w:t>
      </w:r>
      <w:r w:rsidRPr="00815F66">
        <w:t>Bi</w:t>
      </w:r>
      <w:r w:rsidR="004923B6">
        <w:t>ll Williams River NWR a</w:t>
      </w:r>
      <w:r w:rsidRPr="00815F66">
        <w:t xml:space="preserve">rm and </w:t>
      </w:r>
      <w:r w:rsidR="004923B6">
        <w:t>i</w:t>
      </w:r>
      <w:r w:rsidRPr="00815F66">
        <w:t>nlet are represented by the percentage of days tracked in these areas over the total number of days tracked per fish.</w:t>
      </w:r>
    </w:p>
    <w:p w14:paraId="1E6A04DB" w14:textId="77777777" w:rsidR="00A757C6" w:rsidRDefault="00A757C6" w:rsidP="001B318F"/>
    <w:p w14:paraId="439C5A6D" w14:textId="77777777" w:rsidR="00230A88" w:rsidRPr="00103293" w:rsidRDefault="00230A88" w:rsidP="001B318F"/>
    <w:p w14:paraId="644913B5" w14:textId="77777777" w:rsidR="00A757C6" w:rsidRDefault="00A757C6" w:rsidP="001B318F">
      <w:pPr>
        <w:pStyle w:val="Heading3"/>
      </w:pPr>
      <w:bookmarkStart w:id="146" w:name="_Toc453440168"/>
      <w:bookmarkStart w:id="147" w:name="_Toc456938173"/>
      <w:r>
        <w:t>Blankenship Bend</w:t>
      </w:r>
      <w:bookmarkEnd w:id="146"/>
      <w:bookmarkEnd w:id="147"/>
    </w:p>
    <w:p w14:paraId="479DFB04" w14:textId="77777777" w:rsidR="00A757C6" w:rsidRPr="00FB5293" w:rsidRDefault="00A757C6" w:rsidP="001B318F">
      <w:pPr>
        <w:pStyle w:val="Heading4-space"/>
      </w:pPr>
      <w:r w:rsidRPr="00FB5293">
        <w:t>Autumn 2013</w:t>
      </w:r>
    </w:p>
    <w:p w14:paraId="28FE95DB" w14:textId="2C9220E8" w:rsidR="00FB5293" w:rsidRDefault="00A757C6" w:rsidP="001B318F">
      <w:pPr>
        <w:rPr>
          <w:rFonts w:eastAsiaTheme="minorHAnsi"/>
        </w:rPr>
      </w:pPr>
      <w:r>
        <w:t>In autumn 2013, SURs were deployed from October 22, 2013</w:t>
      </w:r>
      <w:r w:rsidR="004F345F">
        <w:t>,</w:t>
      </w:r>
      <w:r>
        <w:t xml:space="preserve"> to January 19, 2014</w:t>
      </w:r>
      <w:r w:rsidR="004F345F">
        <w:t>,</w:t>
      </w:r>
      <w:r>
        <w:t xml:space="preserve"> and </w:t>
      </w:r>
      <w:r w:rsidR="004F345F">
        <w:t>10</w:t>
      </w:r>
      <w:r>
        <w:t xml:space="preserve"> (mean TL</w:t>
      </w:r>
      <w:r w:rsidR="009B3567">
        <w:t xml:space="preserve"> = </w:t>
      </w:r>
      <w:r>
        <w:t>306 mm, range</w:t>
      </w:r>
      <w:r w:rsidR="009B3567">
        <w:t xml:space="preserve"> = </w:t>
      </w:r>
      <w:r>
        <w:t>285–325 mm) acoustic-tagged study fish were released into Blankenship Bend</w:t>
      </w:r>
      <w:r w:rsidR="00A96E71">
        <w:t xml:space="preserve">.  </w:t>
      </w:r>
      <w:r w:rsidRPr="00F358DE">
        <w:rPr>
          <w:rFonts w:eastAsiaTheme="minorHAnsi"/>
        </w:rPr>
        <w:t>Fish were actively track</w:t>
      </w:r>
      <w:r>
        <w:rPr>
          <w:rFonts w:eastAsiaTheme="minorHAnsi"/>
        </w:rPr>
        <w:t xml:space="preserve">ed by boat each day </w:t>
      </w:r>
      <w:r w:rsidRPr="00F358DE">
        <w:rPr>
          <w:rFonts w:eastAsiaTheme="minorHAnsi"/>
        </w:rPr>
        <w:t xml:space="preserve">for the first 4 weeks and once a month within the </w:t>
      </w:r>
      <w:r>
        <w:rPr>
          <w:rFonts w:eastAsiaTheme="minorHAnsi"/>
        </w:rPr>
        <w:t>following 60 days</w:t>
      </w:r>
      <w:r w:rsidRPr="00F358DE">
        <w:rPr>
          <w:rFonts w:eastAsiaTheme="minorHAnsi"/>
        </w:rPr>
        <w:t>.</w:t>
      </w:r>
    </w:p>
    <w:p w14:paraId="0C840A13" w14:textId="77777777" w:rsidR="00FB5293" w:rsidRDefault="00FB5293" w:rsidP="001B318F">
      <w:pPr>
        <w:rPr>
          <w:rFonts w:eastAsiaTheme="minorHAnsi"/>
        </w:rPr>
      </w:pPr>
      <w:r>
        <w:rPr>
          <w:rFonts w:eastAsiaTheme="minorHAnsi"/>
        </w:rPr>
        <w:lastRenderedPageBreak/>
        <w:br w:type="page"/>
      </w:r>
    </w:p>
    <w:p w14:paraId="12B3A8F7" w14:textId="27D0D9E9" w:rsidR="00A757C6" w:rsidRDefault="00A757C6" w:rsidP="001B318F">
      <w:pPr>
        <w:rPr>
          <w:rFonts w:eastAsiaTheme="minorHAnsi"/>
        </w:rPr>
      </w:pPr>
      <w:r>
        <w:rPr>
          <w:rFonts w:eastAsiaTheme="minorHAnsi"/>
        </w:rPr>
        <w:lastRenderedPageBreak/>
        <w:t>Sampling schedules remained flexible to combat weather unpredictability and to adapt to behavioral observations of tracked fish</w:t>
      </w:r>
      <w:r w:rsidR="00A96E71">
        <w:rPr>
          <w:rFonts w:eastAsiaTheme="minorHAnsi"/>
        </w:rPr>
        <w:t xml:space="preserve">.  </w:t>
      </w:r>
      <w:r>
        <w:rPr>
          <w:rFonts w:eastAsiaTheme="minorHAnsi"/>
        </w:rPr>
        <w:t xml:space="preserve">The majority of tracking occurred during </w:t>
      </w:r>
      <w:r w:rsidR="007611D3">
        <w:rPr>
          <w:rFonts w:eastAsiaTheme="minorHAnsi"/>
        </w:rPr>
        <w:t xml:space="preserve">the </w:t>
      </w:r>
      <w:r>
        <w:rPr>
          <w:rFonts w:eastAsiaTheme="minorHAnsi"/>
        </w:rPr>
        <w:t>daylight hours.</w:t>
      </w:r>
    </w:p>
    <w:p w14:paraId="722D5593" w14:textId="77777777" w:rsidR="00FB5293" w:rsidRDefault="00FB5293" w:rsidP="001B318F">
      <w:pPr>
        <w:rPr>
          <w:rFonts w:eastAsiaTheme="minorHAnsi"/>
        </w:rPr>
      </w:pPr>
    </w:p>
    <w:p w14:paraId="1165BD69" w14:textId="77777777" w:rsidR="00A757C6" w:rsidRDefault="00A757C6" w:rsidP="001B318F"/>
    <w:p w14:paraId="07202909" w14:textId="77777777" w:rsidR="00A757C6" w:rsidRPr="00FB5293" w:rsidRDefault="00A757C6" w:rsidP="001B318F">
      <w:pPr>
        <w:pStyle w:val="Heading4"/>
      </w:pPr>
      <w:r w:rsidRPr="00FB5293">
        <w:t>Spring 2014</w:t>
      </w:r>
    </w:p>
    <w:p w14:paraId="7012DAC4" w14:textId="26AA36C9" w:rsidR="00A757C6" w:rsidRDefault="00A757C6" w:rsidP="001B318F">
      <w:pPr>
        <w:autoSpaceDE w:val="0"/>
        <w:autoSpaceDN w:val="0"/>
        <w:adjustRightInd w:val="0"/>
        <w:rPr>
          <w:rFonts w:eastAsiaTheme="minorHAnsi"/>
        </w:rPr>
      </w:pPr>
      <w:r>
        <w:rPr>
          <w:rFonts w:eastAsiaTheme="minorHAnsi"/>
        </w:rPr>
        <w:t>SURs were deployed from April 8 to May 21, 2014</w:t>
      </w:r>
      <w:r w:rsidR="004F345F">
        <w:rPr>
          <w:rFonts w:eastAsiaTheme="minorHAnsi"/>
        </w:rPr>
        <w:t>,</w:t>
      </w:r>
      <w:r>
        <w:rPr>
          <w:rFonts w:eastAsiaTheme="minorHAnsi"/>
        </w:rPr>
        <w:t xml:space="preserve"> </w:t>
      </w:r>
      <w:r w:rsidRPr="004A7B38">
        <w:rPr>
          <w:rFonts w:eastAsiaTheme="minorHAnsi"/>
        </w:rPr>
        <w:t>at Blankenship Bend</w:t>
      </w:r>
      <w:r w:rsidR="00A96E71">
        <w:rPr>
          <w:rFonts w:eastAsiaTheme="minorHAnsi"/>
        </w:rPr>
        <w:t xml:space="preserve">.  </w:t>
      </w:r>
      <w:r w:rsidRPr="00F358DE">
        <w:rPr>
          <w:rFonts w:eastAsiaTheme="minorHAnsi"/>
        </w:rPr>
        <w:t xml:space="preserve">Due to an unavailability of hatchery bonytail, </w:t>
      </w:r>
      <w:r w:rsidR="004F345F">
        <w:rPr>
          <w:rFonts w:eastAsiaTheme="minorHAnsi"/>
        </w:rPr>
        <w:t>12</w:t>
      </w:r>
      <w:r>
        <w:rPr>
          <w:rFonts w:eastAsiaTheme="minorHAnsi"/>
        </w:rPr>
        <w:t xml:space="preserve"> (TL</w:t>
      </w:r>
      <w:r w:rsidR="009B3567">
        <w:rPr>
          <w:rFonts w:eastAsiaTheme="minorHAnsi"/>
        </w:rPr>
        <w:t xml:space="preserve"> = </w:t>
      </w:r>
      <w:r>
        <w:rPr>
          <w:rFonts w:eastAsiaTheme="minorHAnsi"/>
        </w:rPr>
        <w:t>346 mm, range</w:t>
      </w:r>
      <w:r w:rsidR="009B3567">
        <w:rPr>
          <w:rFonts w:eastAsiaTheme="minorHAnsi"/>
        </w:rPr>
        <w:t xml:space="preserve"> = </w:t>
      </w:r>
      <w:r>
        <w:rPr>
          <w:rFonts w:eastAsiaTheme="minorHAnsi"/>
        </w:rPr>
        <w:t>268–486 mm)</w:t>
      </w:r>
      <w:r w:rsidRPr="00F358DE">
        <w:rPr>
          <w:rFonts w:eastAsiaTheme="minorHAnsi"/>
        </w:rPr>
        <w:t xml:space="preserve"> study fish were captured from </w:t>
      </w:r>
      <w:r w:rsidR="004F345F">
        <w:rPr>
          <w:rFonts w:eastAsiaTheme="minorHAnsi"/>
        </w:rPr>
        <w:t xml:space="preserve">the </w:t>
      </w:r>
      <w:r w:rsidRPr="00F358DE">
        <w:rPr>
          <w:rFonts w:eastAsiaTheme="minorHAnsi"/>
        </w:rPr>
        <w:t xml:space="preserve">Cibola High Levee Pond </w:t>
      </w:r>
      <w:r>
        <w:rPr>
          <w:rFonts w:eastAsiaTheme="minorHAnsi"/>
        </w:rPr>
        <w:t>(initially developed as a grow-out pond for bonytail and razorback sucker</w:t>
      </w:r>
      <w:r w:rsidR="004F345F">
        <w:rPr>
          <w:rFonts w:eastAsiaTheme="minorHAnsi"/>
        </w:rPr>
        <w:t>s</w:t>
      </w:r>
      <w:r>
        <w:rPr>
          <w:rFonts w:eastAsiaTheme="minorHAnsi"/>
        </w:rPr>
        <w:t xml:space="preserve"> located in the Cibola National Wildlife Refuge near Palo Verde, California) </w:t>
      </w:r>
      <w:r w:rsidRPr="00F358DE">
        <w:rPr>
          <w:rFonts w:eastAsiaTheme="minorHAnsi"/>
        </w:rPr>
        <w:t xml:space="preserve">and </w:t>
      </w:r>
      <w:r w:rsidR="004F345F">
        <w:rPr>
          <w:rFonts w:eastAsiaTheme="minorHAnsi"/>
        </w:rPr>
        <w:t xml:space="preserve">acoustic </w:t>
      </w:r>
      <w:r>
        <w:rPr>
          <w:rFonts w:eastAsiaTheme="minorHAnsi"/>
        </w:rPr>
        <w:t>tagged</w:t>
      </w:r>
      <w:r w:rsidR="00A96E71">
        <w:rPr>
          <w:rFonts w:eastAsiaTheme="minorHAnsi"/>
        </w:rPr>
        <w:t>.</w:t>
      </w:r>
      <w:r w:rsidR="004F345F">
        <w:rPr>
          <w:rFonts w:eastAsiaTheme="minorHAnsi"/>
        </w:rPr>
        <w:t xml:space="preserve">  </w:t>
      </w:r>
      <w:r w:rsidRPr="00F358DE">
        <w:rPr>
          <w:rFonts w:eastAsiaTheme="minorHAnsi"/>
        </w:rPr>
        <w:t>To combat signal detection issues in the complex and highly vegetated backwater systems, acoustic transmitters were programed with increased power</w:t>
      </w:r>
      <w:r w:rsidRPr="005C4D47">
        <w:rPr>
          <w:rFonts w:eastAsiaTheme="minorHAnsi"/>
        </w:rPr>
        <w:t>, which</w:t>
      </w:r>
      <w:r w:rsidRPr="00F358DE">
        <w:rPr>
          <w:rFonts w:eastAsiaTheme="minorHAnsi"/>
        </w:rPr>
        <w:t xml:space="preserve"> decreased </w:t>
      </w:r>
      <w:r w:rsidR="004F345F">
        <w:rPr>
          <w:rFonts w:eastAsiaTheme="minorHAnsi"/>
        </w:rPr>
        <w:t xml:space="preserve">the </w:t>
      </w:r>
      <w:r w:rsidRPr="00F358DE">
        <w:rPr>
          <w:rFonts w:eastAsiaTheme="minorHAnsi"/>
        </w:rPr>
        <w:t>nominal battery life to approximately 45 days</w:t>
      </w:r>
      <w:r w:rsidR="00A96E71">
        <w:rPr>
          <w:rFonts w:eastAsiaTheme="minorHAnsi"/>
        </w:rPr>
        <w:t xml:space="preserve">.  </w:t>
      </w:r>
      <w:r w:rsidRPr="00F358DE">
        <w:rPr>
          <w:rFonts w:eastAsiaTheme="minorHAnsi"/>
        </w:rPr>
        <w:t>Fish were therefore actively tracked by boat each day for 6 weeks during the spring 2014</w:t>
      </w:r>
      <w:r>
        <w:rPr>
          <w:rFonts w:eastAsiaTheme="minorHAnsi"/>
        </w:rPr>
        <w:t xml:space="preserve"> </w:t>
      </w:r>
      <w:r w:rsidRPr="00F358DE">
        <w:rPr>
          <w:rFonts w:eastAsiaTheme="minorHAnsi"/>
        </w:rPr>
        <w:t>study</w:t>
      </w:r>
      <w:r w:rsidRPr="005C4D47">
        <w:rPr>
          <w:rFonts w:eastAsiaTheme="minorHAnsi"/>
        </w:rPr>
        <w:t xml:space="preserve">, </w:t>
      </w:r>
      <w:r>
        <w:rPr>
          <w:rFonts w:eastAsiaTheme="minorHAnsi"/>
        </w:rPr>
        <w:t xml:space="preserve">and </w:t>
      </w:r>
      <w:r>
        <w:t>s</w:t>
      </w:r>
      <w:r w:rsidRPr="00C83E1B">
        <w:t>ampling schedules remained flexible</w:t>
      </w:r>
      <w:r w:rsidR="00A96E71">
        <w:t xml:space="preserve">.  </w:t>
      </w:r>
      <w:r>
        <w:t>M</w:t>
      </w:r>
      <w:r w:rsidRPr="00F358DE">
        <w:rPr>
          <w:rFonts w:eastAsiaTheme="minorHAnsi"/>
        </w:rPr>
        <w:t xml:space="preserve">ost tracking in the spring 2014 study occurred between sunset and sunrise </w:t>
      </w:r>
      <w:r w:rsidR="0008414A">
        <w:rPr>
          <w:rFonts w:eastAsiaTheme="minorHAnsi"/>
        </w:rPr>
        <w:t xml:space="preserve">because </w:t>
      </w:r>
      <w:r w:rsidRPr="00F358DE">
        <w:rPr>
          <w:rFonts w:eastAsiaTheme="minorHAnsi"/>
        </w:rPr>
        <w:t xml:space="preserve">bonytail are </w:t>
      </w:r>
      <w:ins w:id="148" w:author="Paul C Marsh" w:date="2016-09-07T10:59:00Z">
        <w:r w:rsidR="00770A72">
          <w:rPr>
            <w:rFonts w:eastAsiaTheme="minorHAnsi"/>
          </w:rPr>
          <w:t xml:space="preserve">documented </w:t>
        </w:r>
      </w:ins>
      <w:del w:id="149" w:author="Paul C Marsh" w:date="2016-09-07T11:00:00Z">
        <w:r w:rsidR="0008414A" w:rsidDel="00770A72">
          <w:rPr>
            <w:rFonts w:eastAsiaTheme="minorHAnsi"/>
          </w:rPr>
          <w:delText xml:space="preserve">assumed </w:delText>
        </w:r>
      </w:del>
      <w:r w:rsidR="0008414A" w:rsidRPr="000817CF">
        <w:rPr>
          <w:rFonts w:eastAsiaTheme="minorHAnsi"/>
        </w:rPr>
        <w:t xml:space="preserve">to be </w:t>
      </w:r>
      <w:r w:rsidRPr="000817CF">
        <w:rPr>
          <w:rFonts w:eastAsiaTheme="minorHAnsi"/>
          <w:rPrChange w:id="150" w:author="Kristen Humphrey" w:date="2016-08-22T19:46:00Z">
            <w:rPr>
              <w:rFonts w:eastAsiaTheme="minorHAnsi"/>
              <w:highlight w:val="yellow"/>
            </w:rPr>
          </w:rPrChange>
        </w:rPr>
        <w:t>more active</w:t>
      </w:r>
      <w:del w:id="151" w:author="Brian Kesner" w:date="2016-08-15T13:34:00Z">
        <w:r w:rsidRPr="000817CF" w:rsidDel="00702D32">
          <w:rPr>
            <w:rFonts w:eastAsiaTheme="minorHAnsi"/>
            <w:rPrChange w:id="152" w:author="Kristen Humphrey" w:date="2016-08-22T19:46:00Z">
              <w:rPr>
                <w:rFonts w:eastAsiaTheme="minorHAnsi"/>
                <w:highlight w:val="yellow"/>
              </w:rPr>
            </w:rPrChange>
          </w:rPr>
          <w:delText xml:space="preserve"> in the</w:delText>
        </w:r>
      </w:del>
      <w:r w:rsidRPr="000817CF">
        <w:rPr>
          <w:rFonts w:eastAsiaTheme="minorHAnsi"/>
          <w:rPrChange w:id="153" w:author="Kristen Humphrey" w:date="2016-08-22T19:46:00Z">
            <w:rPr>
              <w:rFonts w:eastAsiaTheme="minorHAnsi"/>
              <w:highlight w:val="yellow"/>
            </w:rPr>
          </w:rPrChange>
        </w:rPr>
        <w:t xml:space="preserve"> </w:t>
      </w:r>
      <w:del w:id="154" w:author="Brian Kesner" w:date="2016-08-15T13:34:00Z">
        <w:r w:rsidRPr="000817CF" w:rsidDel="00702D32">
          <w:rPr>
            <w:rFonts w:eastAsiaTheme="minorHAnsi"/>
            <w:rPrChange w:id="155" w:author="Kristen Humphrey" w:date="2016-08-22T19:46:00Z">
              <w:rPr>
                <w:rFonts w:eastAsiaTheme="minorHAnsi"/>
                <w:highlight w:val="yellow"/>
              </w:rPr>
            </w:rPrChange>
          </w:rPr>
          <w:delText xml:space="preserve">evening </w:delText>
        </w:r>
      </w:del>
      <w:ins w:id="156" w:author="Brian Kesner" w:date="2016-08-15T13:34:00Z">
        <w:r w:rsidR="00702D32" w:rsidRPr="000817CF">
          <w:rPr>
            <w:rFonts w:eastAsiaTheme="minorHAnsi"/>
            <w:rPrChange w:id="157" w:author="Kristen Humphrey" w:date="2016-08-22T19:46:00Z">
              <w:rPr>
                <w:rFonts w:eastAsiaTheme="minorHAnsi"/>
                <w:highlight w:val="yellow"/>
              </w:rPr>
            </w:rPrChange>
          </w:rPr>
          <w:t xml:space="preserve">during these </w:t>
        </w:r>
      </w:ins>
      <w:commentRangeStart w:id="158"/>
      <w:r w:rsidRPr="000817CF">
        <w:rPr>
          <w:rFonts w:eastAsiaTheme="minorHAnsi"/>
          <w:rPrChange w:id="159" w:author="Kristen Humphrey" w:date="2016-08-22T19:46:00Z">
            <w:rPr>
              <w:rFonts w:eastAsiaTheme="minorHAnsi"/>
              <w:highlight w:val="yellow"/>
            </w:rPr>
          </w:rPrChange>
        </w:rPr>
        <w:t>hours</w:t>
      </w:r>
      <w:commentRangeEnd w:id="158"/>
      <w:r w:rsidR="0008414A" w:rsidRPr="000817CF">
        <w:rPr>
          <w:rStyle w:val="CommentReference"/>
        </w:rPr>
        <w:commentReference w:id="158"/>
      </w:r>
      <w:r w:rsidRPr="000817CF">
        <w:rPr>
          <w:rFonts w:eastAsiaTheme="minorHAnsi"/>
        </w:rPr>
        <w:t xml:space="preserve"> (Marsh et al</w:t>
      </w:r>
      <w:r w:rsidR="00A96E71" w:rsidRPr="000817CF">
        <w:rPr>
          <w:rFonts w:eastAsiaTheme="minorHAnsi"/>
        </w:rPr>
        <w:t>.</w:t>
      </w:r>
      <w:r w:rsidR="001A6E9F" w:rsidRPr="000817CF">
        <w:rPr>
          <w:rFonts w:eastAsiaTheme="minorHAnsi"/>
        </w:rPr>
        <w:t xml:space="preserve"> </w:t>
      </w:r>
      <w:r w:rsidRPr="000817CF">
        <w:rPr>
          <w:rFonts w:eastAsiaTheme="minorHAnsi"/>
        </w:rPr>
        <w:t>2013a).</w:t>
      </w:r>
    </w:p>
    <w:p w14:paraId="349A5786" w14:textId="77777777" w:rsidR="00FB5293" w:rsidRPr="00FB5293" w:rsidRDefault="00FB5293" w:rsidP="001B318F">
      <w:pPr>
        <w:rPr>
          <w:rFonts w:eastAsiaTheme="minorHAnsi"/>
        </w:rPr>
      </w:pPr>
    </w:p>
    <w:p w14:paraId="201C8C4B" w14:textId="77777777" w:rsidR="00FB5293" w:rsidRPr="00FB5293" w:rsidRDefault="00FB5293" w:rsidP="001B318F"/>
    <w:p w14:paraId="1E5F8B1D" w14:textId="77777777" w:rsidR="00A757C6" w:rsidRDefault="00A757C6" w:rsidP="001B318F">
      <w:pPr>
        <w:pStyle w:val="Heading3"/>
      </w:pPr>
      <w:bookmarkStart w:id="160" w:name="_Toc453440169"/>
      <w:bookmarkStart w:id="161" w:name="_Toc456938174"/>
      <w:r>
        <w:t>Bill Williams River</w:t>
      </w:r>
      <w:bookmarkEnd w:id="160"/>
      <w:bookmarkEnd w:id="161"/>
    </w:p>
    <w:p w14:paraId="12B7A097" w14:textId="77777777" w:rsidR="00A757C6" w:rsidRPr="00FB5293" w:rsidRDefault="00A757C6" w:rsidP="001B318F">
      <w:pPr>
        <w:pStyle w:val="Heading4-space"/>
      </w:pPr>
      <w:r w:rsidRPr="00FB5293">
        <w:t>Spring 2013</w:t>
      </w:r>
    </w:p>
    <w:p w14:paraId="29986B7E" w14:textId="432C773E" w:rsidR="00A757C6" w:rsidRDefault="00A757C6" w:rsidP="001B318F">
      <w:pPr>
        <w:autoSpaceDE w:val="0"/>
        <w:autoSpaceDN w:val="0"/>
        <w:adjustRightInd w:val="0"/>
      </w:pPr>
      <w:r>
        <w:t xml:space="preserve">During spring 2013, SURs recorded data </w:t>
      </w:r>
      <w:r w:rsidRPr="00A16F28">
        <w:t xml:space="preserve">from </w:t>
      </w:r>
      <w:r>
        <w:t xml:space="preserve">April 11 </w:t>
      </w:r>
      <w:r w:rsidRPr="00A16F28">
        <w:t>to May 9, 2013</w:t>
      </w:r>
      <w:r w:rsidR="00EA3BE4">
        <w:t>,</w:t>
      </w:r>
      <w:r>
        <w:t xml:space="preserve"> at </w:t>
      </w:r>
      <w:r w:rsidR="00D9531B">
        <w:t xml:space="preserve">the </w:t>
      </w:r>
      <w:r w:rsidR="001A5476">
        <w:t>Bill </w:t>
      </w:r>
      <w:r>
        <w:t>Williams River where six (TL</w:t>
      </w:r>
      <w:r w:rsidR="009B3567">
        <w:t xml:space="preserve"> = </w:t>
      </w:r>
      <w:r>
        <w:t>325 mm, range</w:t>
      </w:r>
      <w:r w:rsidR="009B3567">
        <w:t xml:space="preserve"> = </w:t>
      </w:r>
      <w:r>
        <w:t xml:space="preserve">307–336 mm) acoustic-tagged study fish were intensively tracked for </w:t>
      </w:r>
      <w:r w:rsidR="00FB5293">
        <w:t>4</w:t>
      </w:r>
      <w:r>
        <w:t xml:space="preserve"> weeks</w:t>
      </w:r>
      <w:r w:rsidRPr="00A16F28">
        <w:t>.</w:t>
      </w:r>
    </w:p>
    <w:p w14:paraId="3A9DFE99" w14:textId="77777777" w:rsidR="00FB5293" w:rsidRDefault="00FB5293" w:rsidP="001B318F">
      <w:pPr>
        <w:autoSpaceDE w:val="0"/>
        <w:autoSpaceDN w:val="0"/>
        <w:adjustRightInd w:val="0"/>
      </w:pPr>
    </w:p>
    <w:p w14:paraId="5A3D01CE" w14:textId="77777777" w:rsidR="00FB5293" w:rsidRDefault="00FB5293" w:rsidP="001B318F">
      <w:pPr>
        <w:autoSpaceDE w:val="0"/>
        <w:autoSpaceDN w:val="0"/>
        <w:adjustRightInd w:val="0"/>
      </w:pPr>
    </w:p>
    <w:p w14:paraId="2C60D584" w14:textId="77777777" w:rsidR="00A757C6" w:rsidRPr="00FB5293" w:rsidRDefault="00A757C6" w:rsidP="001B318F">
      <w:pPr>
        <w:pStyle w:val="Heading4"/>
      </w:pPr>
      <w:r w:rsidRPr="00FB5293">
        <w:t>Autumn 2014</w:t>
      </w:r>
    </w:p>
    <w:p w14:paraId="19EBF156" w14:textId="548A3A17" w:rsidR="00A757C6" w:rsidRDefault="00A757C6" w:rsidP="001B318F">
      <w:r>
        <w:t>During autumn 2014</w:t>
      </w:r>
      <w:r w:rsidRPr="005D041A">
        <w:t xml:space="preserve">, </w:t>
      </w:r>
      <w:r>
        <w:t>18</w:t>
      </w:r>
      <w:r w:rsidRPr="005D041A">
        <w:t xml:space="preserve"> SURs were i</w:t>
      </w:r>
      <w:r>
        <w:t xml:space="preserve">nitially placed throughout </w:t>
      </w:r>
      <w:r w:rsidR="00D9531B">
        <w:t xml:space="preserve">the </w:t>
      </w:r>
      <w:r>
        <w:t>Bill Williams River,</w:t>
      </w:r>
      <w:r w:rsidRPr="005D041A">
        <w:t xml:space="preserve"> and </w:t>
      </w:r>
      <w:r>
        <w:t>6</w:t>
      </w:r>
      <w:r w:rsidRPr="005D041A">
        <w:t xml:space="preserve"> SURs were added a week</w:t>
      </w:r>
      <w:r>
        <w:t xml:space="preserve"> or more</w:t>
      </w:r>
      <w:r w:rsidRPr="005D041A">
        <w:t xml:space="preserve"> post</w:t>
      </w:r>
      <w:r>
        <w:t>-</w:t>
      </w:r>
      <w:r w:rsidRPr="005D041A">
        <w:t>stocking</w:t>
      </w:r>
      <w:r>
        <w:t xml:space="preserve"> (</w:t>
      </w:r>
      <w:r w:rsidR="00AD275C" w:rsidRPr="00AD275C">
        <w:t>figure</w:t>
      </w:r>
      <w:r>
        <w:t xml:space="preserve"> </w:t>
      </w:r>
      <w:r>
        <w:rPr>
          <w:noProof/>
        </w:rPr>
        <w:t>6</w:t>
      </w:r>
      <w:r w:rsidRPr="00B4302F">
        <w:t>)</w:t>
      </w:r>
      <w:r w:rsidR="00A96E71">
        <w:t xml:space="preserve">.  </w:t>
      </w:r>
      <w:r>
        <w:t>SURs were deployed from September 24 to November 19, 20</w:t>
      </w:r>
      <w:r w:rsidRPr="00C83E1B">
        <w:t>14</w:t>
      </w:r>
      <w:r w:rsidR="00A96E71">
        <w:t xml:space="preserve">.  </w:t>
      </w:r>
      <w:r>
        <w:t xml:space="preserve">Prior to the stocking of bonytail, </w:t>
      </w:r>
      <w:r w:rsidRPr="00D446A6">
        <w:t>19 (</w:t>
      </w:r>
      <w:r>
        <w:t>mean TL</w:t>
      </w:r>
      <w:r w:rsidR="009B3567">
        <w:t xml:space="preserve"> = </w:t>
      </w:r>
      <w:r>
        <w:t>324 mm, range</w:t>
      </w:r>
      <w:r w:rsidR="009B3567">
        <w:t xml:space="preserve"> = </w:t>
      </w:r>
      <w:r w:rsidRPr="00D446A6">
        <w:t xml:space="preserve">305–355 mm) study fish were implanted </w:t>
      </w:r>
      <w:r>
        <w:t>with PT-4 acoustic transmitters</w:t>
      </w:r>
      <w:r w:rsidR="00A96E71">
        <w:t xml:space="preserve">.  </w:t>
      </w:r>
      <w:r w:rsidR="00B26074">
        <w:t>Study fish were propagated and </w:t>
      </w:r>
      <w:r w:rsidRPr="00C83E1B">
        <w:t>reared at the Southwest Native Aquat</w:t>
      </w:r>
      <w:r>
        <w:t>ic Resources &amp; Recovery Center (SNARRC)</w:t>
      </w:r>
      <w:r w:rsidRPr="00C83E1B">
        <w:t xml:space="preserve">, Dexter, New Mexico </w:t>
      </w:r>
      <w:r>
        <w:t xml:space="preserve">(formerly </w:t>
      </w:r>
      <w:r w:rsidRPr="00C83E1B">
        <w:t>USFWS De</w:t>
      </w:r>
      <w:r>
        <w:t xml:space="preserve">xter National Fish Hatchery) </w:t>
      </w:r>
      <w:r w:rsidRPr="00C83E1B">
        <w:t xml:space="preserve">and released </w:t>
      </w:r>
      <w:r>
        <w:t>with 2,080</w:t>
      </w:r>
      <w:r w:rsidRPr="00D17804">
        <w:t xml:space="preserve"> </w:t>
      </w:r>
      <w:r>
        <w:t xml:space="preserve">PIT-tagged </w:t>
      </w:r>
      <w:r w:rsidRPr="00D17804">
        <w:t xml:space="preserve">bonytail </w:t>
      </w:r>
      <w:r w:rsidRPr="00C83E1B">
        <w:t xml:space="preserve">into </w:t>
      </w:r>
      <w:r w:rsidR="00D9531B">
        <w:t xml:space="preserve">the </w:t>
      </w:r>
      <w:r w:rsidRPr="00C83E1B">
        <w:t>Bill Williams River NWR on September 30, 2014</w:t>
      </w:r>
      <w:r w:rsidR="00A96E71">
        <w:t xml:space="preserve">.  </w:t>
      </w:r>
      <w:r>
        <w:t xml:space="preserve">Acoustic transmitters used were modified to increase detection, which decreased nominal battery life to approximately 60 </w:t>
      </w:r>
      <w:r w:rsidRPr="00C83E1B">
        <w:t>days</w:t>
      </w:r>
      <w:r w:rsidR="001A5476">
        <w:t>,</w:t>
      </w:r>
      <w:r>
        <w:t xml:space="preserve"> in an attempt to combat signal detection issues in vegetated systems</w:t>
      </w:r>
      <w:r w:rsidR="00A96E71">
        <w:t xml:space="preserve">.  </w:t>
      </w:r>
      <w:r w:rsidRPr="00C83E1B">
        <w:t>Fish were actively tracked by boat for 8 weeks</w:t>
      </w:r>
      <w:r w:rsidR="00A96E71">
        <w:t xml:space="preserve">.  </w:t>
      </w:r>
      <w:r>
        <w:t>While s</w:t>
      </w:r>
      <w:r w:rsidRPr="00C83E1B">
        <w:t>ampl</w:t>
      </w:r>
      <w:r>
        <w:t>ing schedules remained flexible, t</w:t>
      </w:r>
      <w:r w:rsidRPr="00C83E1B">
        <w:t xml:space="preserve">he majority of sampling was conducted between </w:t>
      </w:r>
      <w:r>
        <w:t xml:space="preserve">sunset and sunrise because bonytail are assumed to </w:t>
      </w:r>
      <w:r w:rsidRPr="00A01CC2">
        <w:t xml:space="preserve">be </w:t>
      </w:r>
      <w:r w:rsidRPr="00A01CC2">
        <w:rPr>
          <w:rPrChange w:id="162" w:author="Kristen Humphrey" w:date="2016-08-22T20:08:00Z">
            <w:rPr>
              <w:highlight w:val="yellow"/>
            </w:rPr>
          </w:rPrChange>
        </w:rPr>
        <w:t>more active during these hours</w:t>
      </w:r>
      <w:r>
        <w:t xml:space="preserve"> (Marsh et al</w:t>
      </w:r>
      <w:r w:rsidR="00A96E71">
        <w:t>.</w:t>
      </w:r>
      <w:r w:rsidR="00D9531B">
        <w:t xml:space="preserve"> </w:t>
      </w:r>
      <w:r>
        <w:t>2013a).</w:t>
      </w:r>
    </w:p>
    <w:p w14:paraId="0B96358E" w14:textId="77777777" w:rsidR="00A757C6" w:rsidRDefault="00A757C6" w:rsidP="001B318F"/>
    <w:p w14:paraId="7B673401" w14:textId="77777777" w:rsidR="009B3567" w:rsidRDefault="009B3567">
      <w:bookmarkStart w:id="163" w:name="_Toc412726127"/>
      <w:r>
        <w:br w:type="page"/>
      </w:r>
    </w:p>
    <w:p w14:paraId="4E09A174" w14:textId="36608BE0" w:rsidR="00B26074" w:rsidRDefault="00B26074" w:rsidP="00B26074">
      <w:pPr>
        <w:pStyle w:val="Caption"/>
      </w:pPr>
      <w:bookmarkStart w:id="164" w:name="_Ref447055722"/>
      <w:bookmarkStart w:id="165" w:name="_Toc413076274"/>
      <w:bookmarkStart w:id="166" w:name="_Toc453440212"/>
      <w:bookmarkStart w:id="167" w:name="_Toc456271059"/>
      <w:r>
        <w:lastRenderedPageBreak/>
        <w:t xml:space="preserve">Figure </w:t>
      </w:r>
      <w:r>
        <w:rPr>
          <w:noProof/>
        </w:rPr>
        <w:t>6</w:t>
      </w:r>
      <w:bookmarkEnd w:id="164"/>
      <w:r>
        <w:t xml:space="preserve">.—Locations of SURs deployed September </w:t>
      </w:r>
      <w:r w:rsidR="001A5476">
        <w:t xml:space="preserve">24 to November 19, 2014 (green – </w:t>
      </w:r>
      <w:r>
        <w:t>stationary)</w:t>
      </w:r>
      <w:r w:rsidR="001A5476">
        <w:t>,</w:t>
      </w:r>
      <w:r>
        <w:t xml:space="preserve"> an</w:t>
      </w:r>
      <w:r w:rsidR="001A5476">
        <w:t>d later through the study (red –</w:t>
      </w:r>
      <w:r>
        <w:t>additional); Bill Williams River, Arizona.</w:t>
      </w:r>
      <w:bookmarkEnd w:id="165"/>
      <w:bookmarkEnd w:id="166"/>
      <w:bookmarkEnd w:id="167"/>
    </w:p>
    <w:p w14:paraId="1216F525" w14:textId="77777777" w:rsidR="00B26074" w:rsidRDefault="00B26074">
      <w:r>
        <w:rPr>
          <w:noProof/>
        </w:rPr>
        <w:drawing>
          <wp:anchor distT="0" distB="0" distL="114300" distR="114300" simplePos="0" relativeHeight="251757568" behindDoc="0" locked="0" layoutInCell="0" allowOverlap="0" wp14:anchorId="492FAB21" wp14:editId="3CF71309">
            <wp:simplePos x="1371600" y="1043940"/>
            <wp:positionH relativeFrom="margin">
              <wp:align>left</wp:align>
            </wp:positionH>
            <wp:positionV relativeFrom="margin">
              <wp:align>top</wp:align>
            </wp:positionV>
            <wp:extent cx="5029200" cy="3733165"/>
            <wp:effectExtent l="0" t="0" r="0" b="635"/>
            <wp:wrapTopAndBottom/>
            <wp:docPr id="355" name="Picture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R location Aug14.jpg"/>
                    <pic:cNvPicPr/>
                  </pic:nvPicPr>
                  <pic:blipFill>
                    <a:blip r:embed="rId44">
                      <a:extLst>
                        <a:ext uri="{28A0092B-C50C-407E-A947-70E740481C1C}">
                          <a14:useLocalDpi xmlns:a14="http://schemas.microsoft.com/office/drawing/2010/main" val="0"/>
                        </a:ext>
                      </a:extLst>
                    </a:blip>
                    <a:stretch>
                      <a:fillRect/>
                    </a:stretch>
                  </pic:blipFill>
                  <pic:spPr>
                    <a:xfrm>
                      <a:off x="0" y="0"/>
                      <a:ext cx="5029200" cy="3733165"/>
                    </a:xfrm>
                    <a:prstGeom prst="rect">
                      <a:avLst/>
                    </a:prstGeom>
                  </pic:spPr>
                </pic:pic>
              </a:graphicData>
            </a:graphic>
          </wp:anchor>
        </w:drawing>
      </w:r>
    </w:p>
    <w:p w14:paraId="164DFEAB" w14:textId="77777777" w:rsidR="00B26074" w:rsidRDefault="00B26074"/>
    <w:p w14:paraId="1C913CBD" w14:textId="2798E830" w:rsidR="00A757C6" w:rsidRPr="00596F50" w:rsidRDefault="00A757C6" w:rsidP="00A757C6">
      <w:pPr>
        <w:pStyle w:val="Heading5"/>
      </w:pPr>
      <w:r w:rsidRPr="00596F50">
        <w:t>Bird Observations</w:t>
      </w:r>
      <w:bookmarkEnd w:id="163"/>
    </w:p>
    <w:p w14:paraId="0AD3E253" w14:textId="02A5C456" w:rsidR="00A757C6" w:rsidRDefault="00A757C6" w:rsidP="00A757C6">
      <w:pPr>
        <w:spacing w:line="270" w:lineRule="exact"/>
      </w:pPr>
      <w:r>
        <w:t>Bird counts were conducted weekly at cattail island</w:t>
      </w:r>
      <w:r w:rsidR="004923B6">
        <w:t>s near the Bill Williams River i</w:t>
      </w:r>
      <w:r>
        <w:t xml:space="preserve">nlet’s mouth (see </w:t>
      </w:r>
      <w:r w:rsidR="00AD275C" w:rsidRPr="00AD275C">
        <w:t>figure</w:t>
      </w:r>
      <w:r>
        <w:t xml:space="preserve"> 2)</w:t>
      </w:r>
      <w:r w:rsidR="00A96E71">
        <w:t xml:space="preserve">.  </w:t>
      </w:r>
      <w:r>
        <w:t>This area was chosen due to the relative abundance of natural roosting sites</w:t>
      </w:r>
      <w:r w:rsidR="00A96E71">
        <w:t xml:space="preserve">.  </w:t>
      </w:r>
      <w:r>
        <w:t>Observation times targeted sunrise and lasted for approximately 15 minutes at a fixed location from the boat</w:t>
      </w:r>
      <w:r w:rsidR="00A96E71">
        <w:t xml:space="preserve">.  </w:t>
      </w:r>
      <w:r>
        <w:t>O</w:t>
      </w:r>
      <w:r w:rsidR="00CC38DF">
        <w:t>nly potential avian predators (great blue h</w:t>
      </w:r>
      <w:r>
        <w:t>eron [</w:t>
      </w:r>
      <w:r>
        <w:rPr>
          <w:i/>
        </w:rPr>
        <w:t>Ardea Herodias</w:t>
      </w:r>
      <w:r w:rsidR="00CC38DF">
        <w:t>], great e</w:t>
      </w:r>
      <w:r>
        <w:t>gret [</w:t>
      </w:r>
      <w:r>
        <w:rPr>
          <w:i/>
        </w:rPr>
        <w:t>Ardea alba</w:t>
      </w:r>
      <w:r w:rsidR="00CC38DF">
        <w:t>], double-crested c</w:t>
      </w:r>
      <w:r>
        <w:t>ormorant [</w:t>
      </w:r>
      <w:r>
        <w:rPr>
          <w:i/>
        </w:rPr>
        <w:t>Phalacrocorax auritus]</w:t>
      </w:r>
      <w:r>
        <w:t>, gulls [</w:t>
      </w:r>
      <w:r>
        <w:rPr>
          <w:i/>
        </w:rPr>
        <w:t>Larus</w:t>
      </w:r>
      <w:r w:rsidRPr="0090439B">
        <w:t xml:space="preserve"> sp.</w:t>
      </w:r>
      <w:r w:rsidR="00CC38DF">
        <w:t>], and o</w:t>
      </w:r>
      <w:r>
        <w:t>sprey</w:t>
      </w:r>
      <w:r w:rsidRPr="00453CD9">
        <w:t xml:space="preserve"> </w:t>
      </w:r>
      <w:r>
        <w:t>[</w:t>
      </w:r>
      <w:r>
        <w:rPr>
          <w:i/>
          <w:iCs/>
        </w:rPr>
        <w:t>Pandion haliaetus</w:t>
      </w:r>
      <w:r>
        <w:t>]) o</w:t>
      </w:r>
      <w:r w:rsidR="001A5476">
        <w:t>f</w:t>
      </w:r>
      <w:r>
        <w:t xml:space="preserve"> bonytail were recorded</w:t>
      </w:r>
      <w:r w:rsidR="00A96E71">
        <w:t xml:space="preserve">.  </w:t>
      </w:r>
      <w:r>
        <w:t xml:space="preserve">Additionally, stationary camouflaged Moultrie model MCG-12631 and Browning model BTC-6 trail cameras equipped with night vision and motion detection were deployed both at </w:t>
      </w:r>
      <w:r w:rsidR="00D9531B">
        <w:t xml:space="preserve">the </w:t>
      </w:r>
      <w:r>
        <w:t>Bill Williams River NWR boat launch, where bonytail stocking events occurred, and on cattail islands</w:t>
      </w:r>
      <w:r w:rsidR="00A96E71">
        <w:t xml:space="preserve">.  </w:t>
      </w:r>
      <w:r>
        <w:t>PIT scanners were deployed under and around known roosting sites at cattail islands in an attempt to contact PIT tags expelled by avian predators post-consumption.</w:t>
      </w:r>
    </w:p>
    <w:p w14:paraId="71A8F47A" w14:textId="77777777" w:rsidR="00B26074" w:rsidRDefault="00B26074" w:rsidP="00A757C6">
      <w:pPr>
        <w:spacing w:line="270" w:lineRule="exact"/>
      </w:pPr>
    </w:p>
    <w:p w14:paraId="7D9E3E73" w14:textId="77777777" w:rsidR="00A757C6" w:rsidRDefault="00A757C6" w:rsidP="00A757C6">
      <w:pPr>
        <w:spacing w:line="270" w:lineRule="exact"/>
      </w:pPr>
    </w:p>
    <w:p w14:paraId="3ACEB9BD" w14:textId="77777777" w:rsidR="00A757C6" w:rsidRPr="00596F50" w:rsidRDefault="00A757C6" w:rsidP="00A757C6">
      <w:pPr>
        <w:pStyle w:val="Heading5"/>
      </w:pPr>
      <w:bookmarkStart w:id="168" w:name="_Toc412726128"/>
      <w:r w:rsidRPr="00596F50">
        <w:t>Turbidity</w:t>
      </w:r>
      <w:bookmarkEnd w:id="168"/>
    </w:p>
    <w:p w14:paraId="27B85A28" w14:textId="2C69CEC4" w:rsidR="00A757C6" w:rsidRDefault="00A757C6" w:rsidP="00A757C6">
      <w:pPr>
        <w:autoSpaceDE w:val="0"/>
        <w:autoSpaceDN w:val="0"/>
        <w:adjustRightInd w:val="0"/>
        <w:rPr>
          <w:color w:val="000000"/>
        </w:rPr>
      </w:pPr>
      <w:r>
        <w:rPr>
          <w:rFonts w:eastAsiaTheme="minorHAnsi"/>
        </w:rPr>
        <w:t>D</w:t>
      </w:r>
      <w:r w:rsidRPr="009A78B5">
        <w:rPr>
          <w:rFonts w:eastAsiaTheme="minorHAnsi"/>
        </w:rPr>
        <w:t xml:space="preserve">ischarge from </w:t>
      </w:r>
      <w:r w:rsidR="00D9531B">
        <w:rPr>
          <w:rFonts w:eastAsiaTheme="minorHAnsi"/>
        </w:rPr>
        <w:t xml:space="preserve">the </w:t>
      </w:r>
      <w:r w:rsidRPr="009A78B5">
        <w:rPr>
          <w:rFonts w:eastAsiaTheme="minorHAnsi"/>
        </w:rPr>
        <w:t>Bill Williams River</w:t>
      </w:r>
      <w:r>
        <w:rPr>
          <w:rFonts w:eastAsiaTheme="minorHAnsi"/>
        </w:rPr>
        <w:t xml:space="preserve"> contributes to </w:t>
      </w:r>
      <w:r w:rsidRPr="009A78B5">
        <w:rPr>
          <w:rFonts w:eastAsiaTheme="minorHAnsi"/>
        </w:rPr>
        <w:t xml:space="preserve">comparably </w:t>
      </w:r>
      <w:r>
        <w:rPr>
          <w:rFonts w:eastAsiaTheme="minorHAnsi"/>
        </w:rPr>
        <w:t xml:space="preserve">high turbidity within the refuge compared to elsewhere in Lake </w:t>
      </w:r>
      <w:r w:rsidRPr="00AA19E4">
        <w:rPr>
          <w:rFonts w:eastAsiaTheme="minorHAnsi"/>
        </w:rPr>
        <w:t>Havasu (Dill 1944; Wiele et al</w:t>
      </w:r>
      <w:r w:rsidR="00A96E71">
        <w:rPr>
          <w:rFonts w:eastAsiaTheme="minorHAnsi"/>
        </w:rPr>
        <w:t>.</w:t>
      </w:r>
      <w:r w:rsidR="00D9531B">
        <w:rPr>
          <w:rFonts w:eastAsiaTheme="minorHAnsi"/>
        </w:rPr>
        <w:t xml:space="preserve"> </w:t>
      </w:r>
      <w:r w:rsidRPr="00AA19E4">
        <w:rPr>
          <w:rFonts w:eastAsiaTheme="minorHAnsi"/>
        </w:rPr>
        <w:t>2009 and 2011)</w:t>
      </w:r>
      <w:r w:rsidR="00A96E71">
        <w:rPr>
          <w:rFonts w:eastAsiaTheme="minorHAnsi"/>
        </w:rPr>
        <w:t xml:space="preserve">.  </w:t>
      </w:r>
      <w:r w:rsidRPr="00AA19E4">
        <w:rPr>
          <w:color w:val="000000"/>
        </w:rPr>
        <w:t>Accompanying established habitat assessments during</w:t>
      </w:r>
      <w:r w:rsidRPr="009A78B5">
        <w:rPr>
          <w:color w:val="000000"/>
        </w:rPr>
        <w:t xml:space="preserve"> active </w:t>
      </w:r>
      <w:r w:rsidRPr="009A78B5">
        <w:rPr>
          <w:color w:val="000000"/>
        </w:rPr>
        <w:lastRenderedPageBreak/>
        <w:t>tracking, additional turbidity sampling was included</w:t>
      </w:r>
      <w:r>
        <w:rPr>
          <w:color w:val="000000"/>
        </w:rPr>
        <w:t xml:space="preserve"> during autumn 2014 </w:t>
      </w:r>
      <w:r>
        <w:rPr>
          <w:rFonts w:eastAsiaTheme="minorHAnsi"/>
        </w:rPr>
        <w:t xml:space="preserve">following methods </w:t>
      </w:r>
      <w:r w:rsidRPr="00AA19E4">
        <w:rPr>
          <w:rFonts w:eastAsiaTheme="minorHAnsi"/>
        </w:rPr>
        <w:t>of Karam et al</w:t>
      </w:r>
      <w:r w:rsidR="00A96E71">
        <w:rPr>
          <w:rFonts w:eastAsiaTheme="minorHAnsi"/>
        </w:rPr>
        <w:t>.</w:t>
      </w:r>
      <w:r w:rsidR="001A6E9F">
        <w:rPr>
          <w:rFonts w:eastAsiaTheme="minorHAnsi"/>
        </w:rPr>
        <w:t xml:space="preserve"> </w:t>
      </w:r>
      <w:r w:rsidRPr="00AA19E4">
        <w:rPr>
          <w:rFonts w:eastAsiaTheme="minorHAnsi"/>
        </w:rPr>
        <w:t>(2013</w:t>
      </w:r>
      <w:r w:rsidRPr="00E07CC6">
        <w:rPr>
          <w:rFonts w:eastAsiaTheme="minorHAnsi"/>
        </w:rPr>
        <w:t>)</w:t>
      </w:r>
      <w:r w:rsidR="00A96E71">
        <w:rPr>
          <w:rFonts w:eastAsiaTheme="minorHAnsi"/>
        </w:rPr>
        <w:t xml:space="preserve">.  </w:t>
      </w:r>
      <w:r>
        <w:rPr>
          <w:rFonts w:eastAsiaTheme="minorHAnsi"/>
        </w:rPr>
        <w:t xml:space="preserve">Turbidity </w:t>
      </w:r>
      <w:r w:rsidRPr="009A78B5">
        <w:rPr>
          <w:color w:val="000000"/>
        </w:rPr>
        <w:t>was measured during three events at five sites along a predetermined grid between the eastern</w:t>
      </w:r>
      <w:r w:rsidRPr="009A78B5">
        <w:rPr>
          <w:rFonts w:ascii="Cambria Math" w:hAnsi="Cambria Math" w:cs="Cambria Math"/>
          <w:color w:val="000000"/>
        </w:rPr>
        <w:t>‐</w:t>
      </w:r>
      <w:r w:rsidRPr="009A78B5">
        <w:rPr>
          <w:color w:val="000000"/>
        </w:rPr>
        <w:t>most watercraft</w:t>
      </w:r>
      <w:r w:rsidRPr="009A78B5">
        <w:rPr>
          <w:rFonts w:ascii="Cambria Math" w:hAnsi="Cambria Math" w:cs="Cambria Math"/>
          <w:color w:val="000000"/>
        </w:rPr>
        <w:t>‐</w:t>
      </w:r>
      <w:r w:rsidRPr="009A78B5">
        <w:rPr>
          <w:color w:val="000000"/>
        </w:rPr>
        <w:t xml:space="preserve">accessible portion of the Bill Williams River and just outside the boundary of </w:t>
      </w:r>
      <w:r w:rsidR="00D9531B">
        <w:rPr>
          <w:color w:val="000000"/>
        </w:rPr>
        <w:t xml:space="preserve">the </w:t>
      </w:r>
      <w:r w:rsidRPr="009A78B5">
        <w:rPr>
          <w:color w:val="000000"/>
        </w:rPr>
        <w:t>Bill Williams River NWR (</w:t>
      </w:r>
      <w:r w:rsidR="00AD275C" w:rsidRPr="00AD275C">
        <w:t>figure</w:t>
      </w:r>
      <w:r>
        <w:t xml:space="preserve"> </w:t>
      </w:r>
      <w:r>
        <w:rPr>
          <w:noProof/>
        </w:rPr>
        <w:t>7</w:t>
      </w:r>
      <w:r>
        <w:rPr>
          <w:color w:val="000000"/>
        </w:rPr>
        <w:t>)</w:t>
      </w:r>
      <w:r w:rsidR="00A96E71">
        <w:rPr>
          <w:color w:val="000000"/>
        </w:rPr>
        <w:t xml:space="preserve">.  </w:t>
      </w:r>
      <w:r w:rsidRPr="003B79E1">
        <w:rPr>
          <w:color w:val="000000"/>
        </w:rPr>
        <w:t xml:space="preserve">Turbidity was measured in water samples collected at three </w:t>
      </w:r>
      <w:r>
        <w:rPr>
          <w:color w:val="000000"/>
        </w:rPr>
        <w:t xml:space="preserve">depths </w:t>
      </w:r>
      <w:r w:rsidRPr="003B79E1">
        <w:rPr>
          <w:color w:val="000000"/>
        </w:rPr>
        <w:t xml:space="preserve">from each site: </w:t>
      </w:r>
      <w:r w:rsidR="001A5476">
        <w:rPr>
          <w:color w:val="000000"/>
        </w:rPr>
        <w:t xml:space="preserve"> </w:t>
      </w:r>
      <w:r w:rsidRPr="003B79E1">
        <w:rPr>
          <w:color w:val="000000"/>
        </w:rPr>
        <w:t>0.3 m from the reservoir bottom, mid</w:t>
      </w:r>
      <w:r w:rsidRPr="003B79E1">
        <w:rPr>
          <w:rFonts w:ascii="Cambria Math" w:hAnsi="Cambria Math" w:cs="Cambria Math"/>
          <w:color w:val="000000"/>
        </w:rPr>
        <w:t>‐</w:t>
      </w:r>
      <w:r w:rsidRPr="003B79E1">
        <w:rPr>
          <w:color w:val="000000"/>
        </w:rPr>
        <w:t>water column (depth/2), and 0.3 m below the surface</w:t>
      </w:r>
      <w:r w:rsidR="00A96E71">
        <w:rPr>
          <w:color w:val="000000"/>
        </w:rPr>
        <w:t xml:space="preserve">.  </w:t>
      </w:r>
      <w:r w:rsidRPr="003B79E1">
        <w:t>Each sample bottle was washed three time</w:t>
      </w:r>
      <w:r>
        <w:t>s before turbidity was measured</w:t>
      </w:r>
      <w:r w:rsidR="00A96E71">
        <w:t xml:space="preserve">.  </w:t>
      </w:r>
      <w:r w:rsidRPr="003B79E1">
        <w:rPr>
          <w:color w:val="000000"/>
        </w:rPr>
        <w:t>Turbidity was measured using a calibrated LaMotte 2020we/wi turbidimeter.</w:t>
      </w:r>
    </w:p>
    <w:p w14:paraId="66D8EB92" w14:textId="3AFC6B75" w:rsidR="00B26074" w:rsidRDefault="00B26074" w:rsidP="00A757C6">
      <w:pPr>
        <w:autoSpaceDE w:val="0"/>
        <w:autoSpaceDN w:val="0"/>
        <w:adjustRightInd w:val="0"/>
        <w:rPr>
          <w:color w:val="000000"/>
        </w:rPr>
      </w:pPr>
      <w:r>
        <w:rPr>
          <w:noProof/>
        </w:rPr>
        <w:drawing>
          <wp:anchor distT="0" distB="0" distL="114300" distR="114300" simplePos="0" relativeHeight="251758592" behindDoc="0" locked="0" layoutInCell="0" allowOverlap="0" wp14:anchorId="363DA8BB" wp14:editId="3F72646B">
            <wp:simplePos x="0" y="0"/>
            <wp:positionH relativeFrom="margin">
              <wp:posOffset>0</wp:posOffset>
            </wp:positionH>
            <wp:positionV relativeFrom="page">
              <wp:posOffset>2804160</wp:posOffset>
            </wp:positionV>
            <wp:extent cx="5029200" cy="3726180"/>
            <wp:effectExtent l="0" t="0" r="0" b="7620"/>
            <wp:wrapTopAndBottom/>
            <wp:docPr id="356" name="Picture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rbidity Aug14.jpg"/>
                    <pic:cNvPicPr/>
                  </pic:nvPicPr>
                  <pic:blipFill>
                    <a:blip r:embed="rId45">
                      <a:extLst>
                        <a:ext uri="{28A0092B-C50C-407E-A947-70E740481C1C}">
                          <a14:useLocalDpi xmlns:a14="http://schemas.microsoft.com/office/drawing/2010/main" val="0"/>
                        </a:ext>
                      </a:extLst>
                    </a:blip>
                    <a:stretch>
                      <a:fillRect/>
                    </a:stretch>
                  </pic:blipFill>
                  <pic:spPr>
                    <a:xfrm>
                      <a:off x="0" y="0"/>
                      <a:ext cx="5029200" cy="3726180"/>
                    </a:xfrm>
                    <a:prstGeom prst="rect">
                      <a:avLst/>
                    </a:prstGeom>
                  </pic:spPr>
                </pic:pic>
              </a:graphicData>
            </a:graphic>
          </wp:anchor>
        </w:drawing>
      </w:r>
    </w:p>
    <w:p w14:paraId="414CD76A" w14:textId="77777777" w:rsidR="00B26074" w:rsidRDefault="00B26074" w:rsidP="00B26074">
      <w:pPr>
        <w:pStyle w:val="Caption"/>
      </w:pPr>
      <w:bookmarkStart w:id="169" w:name="_Ref447054898"/>
      <w:bookmarkStart w:id="170" w:name="_Toc456271060"/>
      <w:bookmarkStart w:id="171" w:name="_Toc413076275"/>
      <w:bookmarkStart w:id="172" w:name="_Toc453440213"/>
      <w:r>
        <w:t xml:space="preserve">Figure </w:t>
      </w:r>
      <w:r>
        <w:rPr>
          <w:noProof/>
        </w:rPr>
        <w:t>7</w:t>
      </w:r>
      <w:bookmarkEnd w:id="169"/>
      <w:r>
        <w:t>.—Turbidity sampling sites in the Bill Williams River, Arizona.</w:t>
      </w:r>
      <w:bookmarkEnd w:id="170"/>
    </w:p>
    <w:p w14:paraId="5936B95A" w14:textId="3B8D503B" w:rsidR="00B26074" w:rsidRPr="00B26074" w:rsidRDefault="00B26074" w:rsidP="00B26074">
      <w:pPr>
        <w:rPr>
          <w:rFonts w:ascii="Arial" w:hAnsi="Arial" w:cs="Arial"/>
          <w:sz w:val="20"/>
          <w:szCs w:val="20"/>
        </w:rPr>
      </w:pPr>
      <w:r w:rsidRPr="00B26074">
        <w:rPr>
          <w:rFonts w:ascii="Arial" w:hAnsi="Arial" w:cs="Arial"/>
          <w:sz w:val="20"/>
          <w:szCs w:val="20"/>
        </w:rPr>
        <w:t>Turbidity samples were taken beginning at the upstream-most watercraft accessible port</w:t>
      </w:r>
      <w:r w:rsidR="004923B6">
        <w:rPr>
          <w:rFonts w:ascii="Arial" w:hAnsi="Arial" w:cs="Arial"/>
          <w:sz w:val="20"/>
          <w:szCs w:val="20"/>
        </w:rPr>
        <w:t>ion of the Bill Williams River i</w:t>
      </w:r>
      <w:r w:rsidRPr="00B26074">
        <w:rPr>
          <w:rFonts w:ascii="Arial" w:hAnsi="Arial" w:cs="Arial"/>
          <w:sz w:val="20"/>
          <w:szCs w:val="20"/>
        </w:rPr>
        <w:t xml:space="preserve">nlet (1) and proceeded sequentially </w:t>
      </w:r>
      <w:r w:rsidR="00363DA5">
        <w:rPr>
          <w:rFonts w:ascii="Arial" w:hAnsi="Arial" w:cs="Arial"/>
          <w:sz w:val="20"/>
          <w:szCs w:val="20"/>
        </w:rPr>
        <w:t>toward</w:t>
      </w:r>
      <w:r w:rsidRPr="00B26074">
        <w:rPr>
          <w:rFonts w:ascii="Arial" w:hAnsi="Arial" w:cs="Arial"/>
          <w:sz w:val="20"/>
          <w:szCs w:val="20"/>
        </w:rPr>
        <w:t xml:space="preserve"> outside of the boundary of </w:t>
      </w:r>
      <w:r w:rsidR="00D9531B">
        <w:rPr>
          <w:rFonts w:ascii="Arial" w:hAnsi="Arial" w:cs="Arial"/>
          <w:sz w:val="20"/>
          <w:szCs w:val="20"/>
        </w:rPr>
        <w:t xml:space="preserve">the </w:t>
      </w:r>
      <w:r w:rsidRPr="00B26074">
        <w:rPr>
          <w:rFonts w:ascii="Arial" w:hAnsi="Arial" w:cs="Arial"/>
          <w:sz w:val="20"/>
          <w:szCs w:val="20"/>
        </w:rPr>
        <w:t>Bill Williams River NWR, Bill Williams River, Arizona.</w:t>
      </w:r>
      <w:bookmarkEnd w:id="171"/>
      <w:bookmarkEnd w:id="172"/>
    </w:p>
    <w:p w14:paraId="2AD2238C" w14:textId="0A495988" w:rsidR="00B26074" w:rsidRDefault="00B26074" w:rsidP="00A757C6">
      <w:pPr>
        <w:autoSpaceDE w:val="0"/>
        <w:autoSpaceDN w:val="0"/>
        <w:adjustRightInd w:val="0"/>
        <w:rPr>
          <w:color w:val="000000"/>
        </w:rPr>
      </w:pPr>
    </w:p>
    <w:p w14:paraId="666789D8" w14:textId="77777777" w:rsidR="00A757C6" w:rsidRDefault="00A757C6" w:rsidP="00A757C6">
      <w:pPr>
        <w:spacing w:line="270" w:lineRule="exact"/>
        <w:rPr>
          <w:color w:val="000000"/>
        </w:rPr>
      </w:pPr>
    </w:p>
    <w:p w14:paraId="2D201117" w14:textId="77777777" w:rsidR="00A757C6" w:rsidRPr="004D1A67" w:rsidRDefault="00A757C6" w:rsidP="00A757C6">
      <w:pPr>
        <w:pStyle w:val="Heading3"/>
      </w:pPr>
      <w:bookmarkStart w:id="173" w:name="_Toc453440170"/>
      <w:bookmarkStart w:id="174" w:name="_Toc456938175"/>
      <w:r>
        <w:t>Regional Park Moabi</w:t>
      </w:r>
      <w:bookmarkEnd w:id="173"/>
      <w:bookmarkEnd w:id="174"/>
    </w:p>
    <w:p w14:paraId="2383F60A" w14:textId="77777777" w:rsidR="00A757C6" w:rsidRPr="00FB5293" w:rsidRDefault="00A757C6" w:rsidP="00B26074">
      <w:pPr>
        <w:pStyle w:val="Heading4-space"/>
      </w:pPr>
      <w:r w:rsidRPr="00FB5293">
        <w:t>Spring 2015</w:t>
      </w:r>
    </w:p>
    <w:p w14:paraId="57CB9977" w14:textId="722DFF88" w:rsidR="00B26074" w:rsidRDefault="00A757C6" w:rsidP="00B26074">
      <w:pPr>
        <w:spacing w:line="270" w:lineRule="exact"/>
      </w:pPr>
      <w:r w:rsidRPr="00836B63">
        <w:t xml:space="preserve">During spring 2015, 20 SURs were placed throughout Regional Park Moabi, Topock Bay, and in the Colorado River from near </w:t>
      </w:r>
      <w:r w:rsidR="003B765B">
        <w:t>Reservoir K</w:t>
      </w:r>
      <w:r w:rsidR="00B26074">
        <w:t>ilometer 74 to 60 </w:t>
      </w:r>
      <w:r w:rsidR="003B765B">
        <w:t>(Reservoir M</w:t>
      </w:r>
      <w:r>
        <w:t xml:space="preserve">ile 46 to 37, </w:t>
      </w:r>
      <w:r w:rsidRPr="00836B63">
        <w:t>Pulpit</w:t>
      </w:r>
      <w:r>
        <w:t xml:space="preserve"> Rock, </w:t>
      </w:r>
      <w:r w:rsidR="00AD275C" w:rsidRPr="00AD275C">
        <w:t>figure</w:t>
      </w:r>
      <w:r>
        <w:t xml:space="preserve"> </w:t>
      </w:r>
      <w:r>
        <w:rPr>
          <w:noProof/>
        </w:rPr>
        <w:t>8</w:t>
      </w:r>
      <w:r w:rsidRPr="00836B63">
        <w:t>)</w:t>
      </w:r>
      <w:r w:rsidR="00A96E71">
        <w:t xml:space="preserve">.  </w:t>
      </w:r>
      <w:r w:rsidR="00B26074">
        <w:t>SURs were deployed from </w:t>
      </w:r>
      <w:r>
        <w:t xml:space="preserve">April </w:t>
      </w:r>
      <w:r w:rsidRPr="00060CC4">
        <w:t>7 to July 7, 2015</w:t>
      </w:r>
      <w:r w:rsidR="00A96E71">
        <w:t xml:space="preserve">.  </w:t>
      </w:r>
      <w:r w:rsidRPr="00060CC4">
        <w:t xml:space="preserve">Prior </w:t>
      </w:r>
      <w:r>
        <w:t>to the stocking of bonytail, 14 (mean TL</w:t>
      </w:r>
      <w:r w:rsidR="009B3567">
        <w:t xml:space="preserve"> = </w:t>
      </w:r>
      <w:r>
        <w:t>349 mm, range</w:t>
      </w:r>
      <w:r w:rsidR="009B3567">
        <w:t xml:space="preserve"> = </w:t>
      </w:r>
      <w:r w:rsidRPr="00D446A6">
        <w:t xml:space="preserve">333–367 mm) study fish were implanted </w:t>
      </w:r>
      <w:r>
        <w:t>with PT-4 acoustic transmitters</w:t>
      </w:r>
      <w:r w:rsidR="00A96E71">
        <w:t xml:space="preserve">.  </w:t>
      </w:r>
      <w:r w:rsidRPr="00C83E1B">
        <w:t>Study fish w</w:t>
      </w:r>
      <w:r>
        <w:t xml:space="preserve">ere propagated and reared at </w:t>
      </w:r>
      <w:r w:rsidR="001A5476">
        <w:t xml:space="preserve">the </w:t>
      </w:r>
      <w:r>
        <w:t>SNARRC</w:t>
      </w:r>
      <w:r w:rsidRPr="00C83E1B">
        <w:t xml:space="preserve"> and released </w:t>
      </w:r>
      <w:r w:rsidR="00B26074">
        <w:br w:type="page"/>
      </w:r>
    </w:p>
    <w:p w14:paraId="18829BAD" w14:textId="0911892B" w:rsidR="00A757C6" w:rsidRDefault="00A757C6" w:rsidP="00A757C6">
      <w:pPr>
        <w:spacing w:line="270" w:lineRule="exact"/>
      </w:pPr>
      <w:r w:rsidRPr="002A7B63">
        <w:lastRenderedPageBreak/>
        <w:t xml:space="preserve">with 424 </w:t>
      </w:r>
      <w:r>
        <w:t xml:space="preserve">PIT-tagged </w:t>
      </w:r>
      <w:r w:rsidRPr="002A7B63">
        <w:t>bonytail into Regional Park Moabi on April 13, 2015</w:t>
      </w:r>
      <w:r w:rsidR="00A96E71">
        <w:t xml:space="preserve">.  </w:t>
      </w:r>
      <w:r w:rsidRPr="002A7B63">
        <w:t>Modifying for vegetated systems, acoustic transmitter battery life was decreased to approximately 60 days to increase detection range</w:t>
      </w:r>
      <w:r w:rsidR="00A96E71">
        <w:t xml:space="preserve">.  </w:t>
      </w:r>
      <w:r w:rsidRPr="002A7B63">
        <w:t>Fish were intensively tracked by boat for 4 weeks and periodically tracked for an additional 60 days</w:t>
      </w:r>
      <w:r w:rsidR="00A96E71">
        <w:t xml:space="preserve">.  </w:t>
      </w:r>
      <w:r w:rsidRPr="002A7B63">
        <w:t xml:space="preserve">Due to the expectation </w:t>
      </w:r>
      <w:r>
        <w:t>that bonytail are more active in the evening hours (Marsh et al</w:t>
      </w:r>
      <w:r w:rsidR="00A96E71">
        <w:t>.</w:t>
      </w:r>
      <w:r w:rsidR="001A6E9F">
        <w:t xml:space="preserve"> </w:t>
      </w:r>
      <w:r>
        <w:t xml:space="preserve">2013a), the </w:t>
      </w:r>
      <w:r w:rsidRPr="00C83E1B">
        <w:t xml:space="preserve">majority of sampling was conducted between </w:t>
      </w:r>
      <w:r>
        <w:t>sunset and sunrise, with some flexibility for weather unpredictability and adapting to behavioral observations of tracked fish.</w:t>
      </w:r>
    </w:p>
    <w:p w14:paraId="1DDFB9B1" w14:textId="3680A0C0" w:rsidR="00B26074" w:rsidRDefault="00B26074" w:rsidP="00A757C6">
      <w:pPr>
        <w:spacing w:line="270" w:lineRule="exact"/>
      </w:pPr>
      <w:r>
        <w:rPr>
          <w:noProof/>
        </w:rPr>
        <w:drawing>
          <wp:anchor distT="0" distB="0" distL="114300" distR="114300" simplePos="0" relativeHeight="251759616" behindDoc="0" locked="0" layoutInCell="0" allowOverlap="0" wp14:anchorId="7BCE4613" wp14:editId="2B1BB84C">
            <wp:simplePos x="0" y="0"/>
            <wp:positionH relativeFrom="margin">
              <wp:align>left</wp:align>
            </wp:positionH>
            <wp:positionV relativeFrom="margin">
              <wp:posOffset>1605280</wp:posOffset>
            </wp:positionV>
            <wp:extent cx="5029200" cy="3724910"/>
            <wp:effectExtent l="0" t="0" r="0" b="8890"/>
            <wp:wrapTopAndBottom/>
            <wp:docPr id="357" name="Picture 357" descr="C:\Users\khumphrey\Google Drive\Marsh &amp; Associates\Lake Havasu\2013-2015\Reports\Final Report\figures havasu report 2015\moabi sur deploy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khumphrey\Google Drive\Marsh &amp; Associates\Lake Havasu\2013-2015\Reports\Final Report\figures havasu report 2015\moabi sur deployment.jp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029200" cy="3724910"/>
                    </a:xfrm>
                    <a:prstGeom prst="rect">
                      <a:avLst/>
                    </a:prstGeom>
                    <a:noFill/>
                    <a:ln>
                      <a:noFill/>
                    </a:ln>
                  </pic:spPr>
                </pic:pic>
              </a:graphicData>
            </a:graphic>
          </wp:anchor>
        </w:drawing>
      </w:r>
    </w:p>
    <w:p w14:paraId="27BAB6BA" w14:textId="0A03F288" w:rsidR="00B26074" w:rsidRDefault="00B26074" w:rsidP="00B26074">
      <w:pPr>
        <w:pStyle w:val="Caption"/>
      </w:pPr>
      <w:bookmarkStart w:id="175" w:name="_Ref447055768"/>
      <w:bookmarkStart w:id="176" w:name="_Toc453440214"/>
      <w:bookmarkStart w:id="177" w:name="_Toc456271061"/>
      <w:r>
        <w:t xml:space="preserve">Figure </w:t>
      </w:r>
      <w:r>
        <w:rPr>
          <w:noProof/>
        </w:rPr>
        <w:t>8</w:t>
      </w:r>
      <w:bookmarkEnd w:id="175"/>
      <w:r>
        <w:t>.—Locations of SURs deployed from April 13 to July 7, 2015 (green</w:t>
      </w:r>
      <w:r w:rsidR="001A5476">
        <w:t xml:space="preserve"> –</w:t>
      </w:r>
      <w:r>
        <w:t xml:space="preserve"> stationary) and deployed for shortened time periods (red</w:t>
      </w:r>
      <w:r w:rsidR="001A5476">
        <w:t xml:space="preserve"> –</w:t>
      </w:r>
      <w:r>
        <w:t xml:space="preserve"> additional)</w:t>
      </w:r>
      <w:r w:rsidR="001A5476">
        <w:t>,</w:t>
      </w:r>
      <w:r>
        <w:t xml:space="preserve"> Regional Park Moabi, California</w:t>
      </w:r>
      <w:bookmarkEnd w:id="176"/>
      <w:r w:rsidR="00A96E71">
        <w:t>.</w:t>
      </w:r>
      <w:bookmarkEnd w:id="177"/>
    </w:p>
    <w:p w14:paraId="75C6A994" w14:textId="344C29E5" w:rsidR="00B26074" w:rsidRDefault="00B26074" w:rsidP="00A757C6">
      <w:pPr>
        <w:spacing w:line="270" w:lineRule="exact"/>
      </w:pPr>
    </w:p>
    <w:p w14:paraId="659AFE9B" w14:textId="77777777" w:rsidR="00A757C6" w:rsidRDefault="00A757C6" w:rsidP="00A757C6">
      <w:pPr>
        <w:spacing w:line="270" w:lineRule="exact"/>
      </w:pPr>
    </w:p>
    <w:p w14:paraId="06267A72" w14:textId="6C864FF3" w:rsidR="00A757C6" w:rsidRDefault="00B26074" w:rsidP="001B318F">
      <w:pPr>
        <w:pStyle w:val="Heading5"/>
      </w:pPr>
      <w:r>
        <w:t>Bird O</w:t>
      </w:r>
      <w:r w:rsidR="00A757C6" w:rsidRPr="00FC049C">
        <w:t>bservations</w:t>
      </w:r>
    </w:p>
    <w:p w14:paraId="0D341DBE" w14:textId="158884B7" w:rsidR="00B26074" w:rsidRDefault="00A757C6" w:rsidP="001B318F">
      <w:r>
        <w:t>Bird counts were conducted weekly near the rel</w:t>
      </w:r>
      <w:r w:rsidR="001A5476">
        <w:t xml:space="preserve">ease site in upper (north) </w:t>
      </w:r>
      <w:ins w:id="178" w:author="Paul C Marsh" w:date="2016-09-07T11:10:00Z">
        <w:r w:rsidR="005641FE">
          <w:t xml:space="preserve">Regional </w:t>
        </w:r>
      </w:ins>
      <w:commentRangeStart w:id="179"/>
      <w:commentRangeStart w:id="180"/>
      <w:r w:rsidR="001A5476">
        <w:t>Park</w:t>
      </w:r>
      <w:commentRangeEnd w:id="179"/>
      <w:r w:rsidR="001A5476">
        <w:rPr>
          <w:rStyle w:val="CommentReference"/>
        </w:rPr>
        <w:commentReference w:id="179"/>
      </w:r>
      <w:commentRangeEnd w:id="180"/>
      <w:r w:rsidR="005641FE">
        <w:rPr>
          <w:rStyle w:val="CommentReference"/>
        </w:rPr>
        <w:commentReference w:id="180"/>
      </w:r>
      <w:r w:rsidR="001A5476">
        <w:t> </w:t>
      </w:r>
      <w:r>
        <w:t>Moabi</w:t>
      </w:r>
      <w:r w:rsidR="00A96E71">
        <w:t xml:space="preserve">.  </w:t>
      </w:r>
      <w:r>
        <w:t xml:space="preserve">Observation times targeted sunrise </w:t>
      </w:r>
      <w:r w:rsidR="001A5476">
        <w:t>and lasted for approximately 15 </w:t>
      </w:r>
      <w:r>
        <w:t>minutes at a fixed location</w:t>
      </w:r>
      <w:r w:rsidR="00A96E71">
        <w:t xml:space="preserve">.  </w:t>
      </w:r>
      <w:r w:rsidR="001A5476">
        <w:t xml:space="preserve">Only potential avian predators </w:t>
      </w:r>
      <w:r>
        <w:t>o</w:t>
      </w:r>
      <w:r w:rsidR="001A5476">
        <w:t>f</w:t>
      </w:r>
      <w:r>
        <w:t xml:space="preserve"> bonytail were recorded (as listed in </w:t>
      </w:r>
      <w:r w:rsidR="00D9531B">
        <w:t>the “A</w:t>
      </w:r>
      <w:r>
        <w:t>utumn 2014</w:t>
      </w:r>
      <w:r w:rsidR="00D9531B">
        <w:t>”</w:t>
      </w:r>
      <w:r>
        <w:t xml:space="preserve"> section for </w:t>
      </w:r>
      <w:r w:rsidR="00D9531B">
        <w:t xml:space="preserve">the </w:t>
      </w:r>
      <w:r>
        <w:t>Bill Williams River, above)</w:t>
      </w:r>
      <w:r w:rsidR="00A96E71">
        <w:t xml:space="preserve">.  </w:t>
      </w:r>
      <w:r>
        <w:t>Additionally, stationary camouflaged Moultrie model MCG-12631 and Browning model BTC-6 trail cameras equipped with night vision and motion detection were deployed near the release site.</w:t>
      </w:r>
    </w:p>
    <w:p w14:paraId="4F50307F" w14:textId="77777777" w:rsidR="00B26074" w:rsidRDefault="00B26074">
      <w:r>
        <w:br w:type="page"/>
      </w:r>
    </w:p>
    <w:p w14:paraId="0E27B5BD" w14:textId="52616801" w:rsidR="00A757C6" w:rsidRDefault="00A757C6" w:rsidP="001B318F">
      <w:pPr>
        <w:pStyle w:val="Heading3"/>
      </w:pPr>
      <w:bookmarkStart w:id="181" w:name="_Toc453440171"/>
      <w:bookmarkStart w:id="182" w:name="_Toc456938176"/>
      <w:r>
        <w:lastRenderedPageBreak/>
        <w:t>Laughlin Lagoon</w:t>
      </w:r>
      <w:bookmarkEnd w:id="181"/>
      <w:bookmarkEnd w:id="182"/>
    </w:p>
    <w:p w14:paraId="090FF6DD" w14:textId="5F4BB1D5" w:rsidR="00A757C6" w:rsidRPr="00FB5293" w:rsidRDefault="00A757C6" w:rsidP="001B318F">
      <w:pPr>
        <w:pStyle w:val="Heading4-space"/>
      </w:pPr>
      <w:r w:rsidRPr="00FB5293">
        <w:t>Winter 2015–16</w:t>
      </w:r>
    </w:p>
    <w:p w14:paraId="447E3887" w14:textId="46CBAB11" w:rsidR="00A757C6" w:rsidRDefault="00A757C6" w:rsidP="001B318F">
      <w:r w:rsidRPr="00836B63">
        <w:t xml:space="preserve">During </w:t>
      </w:r>
      <w:r>
        <w:t>winter</w:t>
      </w:r>
      <w:r w:rsidRPr="00836B63">
        <w:t xml:space="preserve"> 2015</w:t>
      </w:r>
      <w:r>
        <w:t>–16</w:t>
      </w:r>
      <w:r w:rsidRPr="00836B63">
        <w:t>,</w:t>
      </w:r>
      <w:r>
        <w:t xml:space="preserve"> 17 SURs were deployed within Laughlin Lagoon and the Colorado River from near Davis </w:t>
      </w:r>
      <w:r w:rsidR="003B765B">
        <w:t xml:space="preserve">Dam to </w:t>
      </w:r>
      <w:r w:rsidR="001A5476">
        <w:t xml:space="preserve">the </w:t>
      </w:r>
      <w:r w:rsidR="00B65B65">
        <w:t>Boyscout b</w:t>
      </w:r>
      <w:r w:rsidR="003B765B">
        <w:t>ackwater near Reservoir Kilometer 116 (Reservoir M</w:t>
      </w:r>
      <w:r>
        <w:t xml:space="preserve">ile 72, </w:t>
      </w:r>
      <w:r w:rsidR="00AD275C" w:rsidRPr="00AD275C">
        <w:t>figure</w:t>
      </w:r>
      <w:r>
        <w:t xml:space="preserve"> </w:t>
      </w:r>
      <w:r>
        <w:rPr>
          <w:noProof/>
        </w:rPr>
        <w:t>9</w:t>
      </w:r>
      <w:r>
        <w:t xml:space="preserve">, see </w:t>
      </w:r>
      <w:r w:rsidR="00AD275C" w:rsidRPr="00AD275C">
        <w:t>figure</w:t>
      </w:r>
      <w:r>
        <w:t xml:space="preserve"> </w:t>
      </w:r>
      <w:r>
        <w:rPr>
          <w:noProof/>
        </w:rPr>
        <w:t>5</w:t>
      </w:r>
      <w:r>
        <w:t xml:space="preserve"> for place names)</w:t>
      </w:r>
      <w:r w:rsidR="00A96E71">
        <w:t xml:space="preserve">.  </w:t>
      </w:r>
      <w:r>
        <w:t>SU</w:t>
      </w:r>
      <w:r w:rsidR="00B26074">
        <w:t>Rs </w:t>
      </w:r>
      <w:r>
        <w:t>were deployed from December 8</w:t>
      </w:r>
      <w:r w:rsidRPr="00060CC4">
        <w:t xml:space="preserve"> to </w:t>
      </w:r>
      <w:r>
        <w:t>at least February 19, 2016</w:t>
      </w:r>
      <w:r w:rsidR="00A96E71">
        <w:t xml:space="preserve">.  </w:t>
      </w:r>
      <w:r>
        <w:t>Twelve bonytail (mean TL</w:t>
      </w:r>
      <w:r w:rsidR="009B3567">
        <w:t xml:space="preserve"> = </w:t>
      </w:r>
      <w:r>
        <w:t>401.5 mm, range</w:t>
      </w:r>
      <w:r w:rsidR="009B3567">
        <w:t xml:space="preserve"> = </w:t>
      </w:r>
      <w:r>
        <w:t>380</w:t>
      </w:r>
      <w:r w:rsidR="0005182D">
        <w:t>–</w:t>
      </w:r>
      <w:r w:rsidR="003B765B">
        <w:t>430 mm) were implanted with</w:t>
      </w:r>
      <w:r w:rsidR="003B765B">
        <w:br/>
      </w:r>
      <w:r>
        <w:t>IBT-96-I-9 acoustic transmitters</w:t>
      </w:r>
      <w:r w:rsidR="001A5476">
        <w:t>,</w:t>
      </w:r>
      <w:r>
        <w:t xml:space="preserve"> and </w:t>
      </w:r>
      <w:r w:rsidR="001A5476">
        <w:t>12</w:t>
      </w:r>
      <w:r>
        <w:t xml:space="preserve"> bonytail (mean TL</w:t>
      </w:r>
      <w:r w:rsidR="009B3567">
        <w:t xml:space="preserve"> = </w:t>
      </w:r>
      <w:r>
        <w:t>404 mm, range</w:t>
      </w:r>
      <w:r w:rsidR="00B26074">
        <w:t> </w:t>
      </w:r>
      <w:r w:rsidR="009B3567">
        <w:t xml:space="preserve">= </w:t>
      </w:r>
      <w:r>
        <w:t>382–444 mm) were implanted with F-1810 radio tags</w:t>
      </w:r>
      <w:r w:rsidR="00A96E71">
        <w:t xml:space="preserve">.  </w:t>
      </w:r>
      <w:r>
        <w:t>Radio telemetry allowed for detection of tags out of the water, facilitating investigation of avian predation, but signals quickly attenuate in water, and an audible signal can only be received directly above the tag at depths of approximately 3 m</w:t>
      </w:r>
      <w:r w:rsidR="00A96E71">
        <w:t xml:space="preserve">.  </w:t>
      </w:r>
      <w:r>
        <w:t>The larger IBT-96-I-9 acoustic tags were utilized due to their higher detection rating and the availability of larger study fish capable of holding a larger tag</w:t>
      </w:r>
      <w:r w:rsidR="00A96E71">
        <w:t xml:space="preserve">.  </w:t>
      </w:r>
      <w:r>
        <w:t>These transmitters were modified to increase range to combat signal detection issues caused by dense bulrush vegetation at Laughlin Lagoon</w:t>
      </w:r>
      <w:r w:rsidR="00A96E71">
        <w:t xml:space="preserve">.  </w:t>
      </w:r>
      <w:r w:rsidRPr="00C83E1B">
        <w:t>Study fish w</w:t>
      </w:r>
      <w:r>
        <w:t xml:space="preserve">ere sourced from </w:t>
      </w:r>
      <w:r w:rsidR="001A5476">
        <w:t xml:space="preserve">the </w:t>
      </w:r>
      <w:r>
        <w:t>USFWS Achii Hanyo Native Fish Rearing Facility (Achii Hanyo), Parker, Arizona</w:t>
      </w:r>
      <w:r w:rsidR="001A5476">
        <w:t>,</w:t>
      </w:r>
      <w:r>
        <w:t xml:space="preserve"> and harvested and held post-tagging for </w:t>
      </w:r>
      <w:r w:rsidR="001A5476">
        <w:t>1</w:t>
      </w:r>
      <w:r>
        <w:t xml:space="preserve"> week prior to release at </w:t>
      </w:r>
      <w:r w:rsidR="003B765B">
        <w:t xml:space="preserve">the </w:t>
      </w:r>
      <w:r>
        <w:t>Lake Mead Fish Hatchery</w:t>
      </w:r>
      <w:r w:rsidR="00A96E71">
        <w:t xml:space="preserve">.  </w:t>
      </w:r>
      <w:r>
        <w:t>On December 9, 2015, study fish were released into Laughlin Lagoon with 947 PIT-tagged bonytail reared from Achii Hanyo</w:t>
      </w:r>
      <w:r w:rsidR="00A96E71">
        <w:t xml:space="preserve">.  </w:t>
      </w:r>
      <w:r w:rsidRPr="002A7B63">
        <w:t>Fish were intensively tracked by boat for 4 weeks and periodically tracked for an additional 60 days</w:t>
      </w:r>
      <w:r w:rsidR="00A96E71">
        <w:t xml:space="preserve">.  </w:t>
      </w:r>
      <w:del w:id="183" w:author="Brian Kesner" w:date="2016-08-15T13:35:00Z">
        <w:r w:rsidRPr="002A7B63" w:rsidDel="00702D32">
          <w:delText xml:space="preserve">Due to the </w:delText>
        </w:r>
        <w:r w:rsidR="0008414A" w:rsidDel="00702D32">
          <w:delText>assumption</w:delText>
        </w:r>
        <w:r w:rsidRPr="002A7B63" w:rsidDel="00702D32">
          <w:delText xml:space="preserve"> </w:delText>
        </w:r>
        <w:r w:rsidDel="00702D32">
          <w:delText xml:space="preserve">that bonytail are </w:delText>
        </w:r>
        <w:r w:rsidRPr="0008414A" w:rsidDel="00702D32">
          <w:rPr>
            <w:highlight w:val="yellow"/>
          </w:rPr>
          <w:delText xml:space="preserve">more active during </w:delText>
        </w:r>
        <w:commentRangeStart w:id="184"/>
        <w:r w:rsidRPr="0008414A" w:rsidDel="00702D32">
          <w:rPr>
            <w:highlight w:val="yellow"/>
          </w:rPr>
          <w:delText>crepuscular and evening periods</w:delText>
        </w:r>
        <w:r w:rsidDel="00702D32">
          <w:delText xml:space="preserve"> </w:delText>
        </w:r>
        <w:commentRangeEnd w:id="184"/>
        <w:r w:rsidR="004F345F" w:rsidDel="00702D32">
          <w:rPr>
            <w:rStyle w:val="CommentReference"/>
          </w:rPr>
          <w:commentReference w:id="184"/>
        </w:r>
        <w:r w:rsidDel="00702D32">
          <w:delText>(Marsh et al</w:delText>
        </w:r>
        <w:r w:rsidR="00A96E71" w:rsidDel="00702D32">
          <w:delText>.</w:delText>
        </w:r>
        <w:r w:rsidR="001A6E9F" w:rsidDel="00702D32">
          <w:delText xml:space="preserve"> </w:delText>
        </w:r>
        <w:r w:rsidDel="00702D32">
          <w:delText>2013a),</w:delText>
        </w:r>
      </w:del>
      <w:ins w:id="185" w:author="Brian Kesner" w:date="2016-08-15T13:35:00Z">
        <w:r w:rsidR="00702D32">
          <w:t>S</w:t>
        </w:r>
      </w:ins>
      <w:del w:id="186" w:author="Brian Kesner" w:date="2016-08-15T13:35:00Z">
        <w:r w:rsidDel="00702D32">
          <w:delText xml:space="preserve"> </w:delText>
        </w:r>
        <w:r w:rsidRPr="00C83E1B" w:rsidDel="00702D32">
          <w:delText>s</w:delText>
        </w:r>
      </w:del>
      <w:r w:rsidRPr="00C83E1B">
        <w:t xml:space="preserve">ampling </w:t>
      </w:r>
      <w:ins w:id="187" w:author="Brian Kesner" w:date="2016-08-15T13:36:00Z">
        <w:r w:rsidR="00702D32" w:rsidRPr="00C83E1B">
          <w:t xml:space="preserve">was conducted between </w:t>
        </w:r>
        <w:r w:rsidR="00702D32">
          <w:t xml:space="preserve">sunset and sunrise because bonytail are </w:t>
        </w:r>
      </w:ins>
      <w:ins w:id="188" w:author="Paul C Marsh" w:date="2016-09-07T11:03:00Z">
        <w:r w:rsidR="005641FE">
          <w:t xml:space="preserve">documented </w:t>
        </w:r>
      </w:ins>
      <w:ins w:id="189" w:author="Brian Kesner" w:date="2016-08-15T13:36:00Z">
        <w:del w:id="190" w:author="Paul C Marsh" w:date="2016-09-07T11:03:00Z">
          <w:r w:rsidR="00702D32" w:rsidDel="005641FE">
            <w:delText xml:space="preserve">assumed </w:delText>
          </w:r>
        </w:del>
        <w:r w:rsidR="00702D32">
          <w:t xml:space="preserve">to be </w:t>
        </w:r>
        <w:r w:rsidR="00702D32" w:rsidRPr="005641FE">
          <w:rPr>
            <w:rPrChange w:id="191" w:author="Paul C Marsh" w:date="2016-09-07T11:03:00Z">
              <w:rPr>
                <w:highlight w:val="yellow"/>
              </w:rPr>
            </w:rPrChange>
          </w:rPr>
          <w:t>more active during these hours</w:t>
        </w:r>
        <w:r w:rsidR="00702D32">
          <w:t xml:space="preserve"> (Marsh et al. 2013a)</w:t>
        </w:r>
      </w:ins>
      <w:ins w:id="192" w:author="Brian Kesner" w:date="2016-08-15T13:37:00Z">
        <w:r w:rsidR="00702D32">
          <w:t xml:space="preserve">, </w:t>
        </w:r>
      </w:ins>
      <w:del w:id="193" w:author="Brian Kesner" w:date="2016-08-15T13:36:00Z">
        <w:r w:rsidDel="00702D32">
          <w:delText xml:space="preserve">included the hours between sunset and sunrise, </w:delText>
        </w:r>
      </w:del>
      <w:r>
        <w:t>with some flexibility for weather unpredictability and adapting to behavioral observations of tracked fish.</w:t>
      </w:r>
    </w:p>
    <w:p w14:paraId="394B6E62" w14:textId="77777777" w:rsidR="00A757C6" w:rsidRDefault="00A757C6" w:rsidP="001B318F"/>
    <w:p w14:paraId="5DF4D5F6" w14:textId="77777777" w:rsidR="00B26074" w:rsidRDefault="00B26074" w:rsidP="001B318F"/>
    <w:p w14:paraId="1DD66930" w14:textId="3F2F3700" w:rsidR="00A757C6" w:rsidRDefault="00A757C6" w:rsidP="001B318F">
      <w:pPr>
        <w:pStyle w:val="Heading5"/>
      </w:pPr>
      <w:r w:rsidRPr="00FC049C">
        <w:t>B</w:t>
      </w:r>
      <w:r w:rsidR="00B26074">
        <w:t>ird O</w:t>
      </w:r>
      <w:r w:rsidRPr="00FC049C">
        <w:t>bservations</w:t>
      </w:r>
    </w:p>
    <w:p w14:paraId="458E2A22" w14:textId="4615884C" w:rsidR="00A757C6" w:rsidRDefault="00A757C6" w:rsidP="001B318F">
      <w:r>
        <w:t>Bird counts were conducted weekly near the release site in Laughlin Lagoon</w:t>
      </w:r>
      <w:r w:rsidR="00A96E71">
        <w:t xml:space="preserve">.  </w:t>
      </w:r>
      <w:r>
        <w:t xml:space="preserve">Observation times targeted sunrise and lasted for </w:t>
      </w:r>
      <w:r w:rsidR="00B26074">
        <w:t>approximately 15 minutes</w:t>
      </w:r>
      <w:r w:rsidR="00A96E71">
        <w:t xml:space="preserve">.  </w:t>
      </w:r>
      <w:r w:rsidR="00B26074">
        <w:t>Only </w:t>
      </w:r>
      <w:r>
        <w:t>potential avian predators o</w:t>
      </w:r>
      <w:r w:rsidR="001A5476">
        <w:t>f</w:t>
      </w:r>
      <w:r>
        <w:t xml:space="preserve"> bonytail were recorded (as listed in </w:t>
      </w:r>
      <w:r w:rsidR="001A5476">
        <w:t xml:space="preserve">the </w:t>
      </w:r>
      <w:r w:rsidR="00D9531B">
        <w:t>“A</w:t>
      </w:r>
      <w:r>
        <w:t>utumn 2014</w:t>
      </w:r>
      <w:r w:rsidR="00D9531B">
        <w:t>”</w:t>
      </w:r>
      <w:r>
        <w:t xml:space="preserve"> section for </w:t>
      </w:r>
      <w:r w:rsidR="00D9531B">
        <w:t xml:space="preserve">the </w:t>
      </w:r>
      <w:r>
        <w:t>Bill Williams River, above)</w:t>
      </w:r>
      <w:r w:rsidR="00A96E71">
        <w:t xml:space="preserve">.  </w:t>
      </w:r>
      <w:r>
        <w:t>Additionally, stationary camouflaged Moultrie model MCG-12631 and Browning mod</w:t>
      </w:r>
      <w:r w:rsidR="00B26074">
        <w:t>el BTC-6 trail cameras equipped </w:t>
      </w:r>
      <w:r>
        <w:t>with night vision and motion detection were deployed near the release site.</w:t>
      </w:r>
    </w:p>
    <w:p w14:paraId="79F33011" w14:textId="77777777" w:rsidR="00A757C6" w:rsidRDefault="00A757C6" w:rsidP="001B318F">
      <w:pPr>
        <w:rPr>
          <w:color w:val="000000"/>
        </w:rPr>
      </w:pPr>
    </w:p>
    <w:p w14:paraId="0F538D9B" w14:textId="77777777" w:rsidR="004B4DAC" w:rsidRDefault="004B4DAC" w:rsidP="001B318F">
      <w:bookmarkStart w:id="194" w:name="_Toc398728885"/>
      <w:bookmarkStart w:id="195" w:name="_Toc453440172"/>
    </w:p>
    <w:p w14:paraId="136C19D3" w14:textId="77777777" w:rsidR="004B4DAC" w:rsidRPr="00BE44BD" w:rsidRDefault="004B4DAC" w:rsidP="001B318F">
      <w:pPr>
        <w:pStyle w:val="Heading2"/>
      </w:pPr>
      <w:bookmarkStart w:id="196" w:name="_Toc456938177"/>
      <w:r w:rsidRPr="00BE44BD">
        <w:t>Remote PIT Scanning</w:t>
      </w:r>
      <w:bookmarkEnd w:id="196"/>
    </w:p>
    <w:p w14:paraId="35277511" w14:textId="77777777" w:rsidR="004B4DAC" w:rsidRDefault="004B4DAC" w:rsidP="001B318F"/>
    <w:p w14:paraId="33846446" w14:textId="4D354F72" w:rsidR="003664BE" w:rsidRDefault="004B4DAC" w:rsidP="004B4DAC">
      <w:r>
        <w:t>Remote PIT scanning systems, developed in-house at Marsh &amp; Associates, LLC (M&amp;A), were deployed throughout study areas following the release of PIT-tagged bonytail</w:t>
      </w:r>
      <w:r w:rsidR="00A96E71">
        <w:t xml:space="preserve">.  </w:t>
      </w:r>
      <w:r>
        <w:t>S</w:t>
      </w:r>
      <w:r w:rsidRPr="0038380E">
        <w:t>ubmersibl</w:t>
      </w:r>
      <w:r>
        <w:t xml:space="preserve">e PIT scanning </w:t>
      </w:r>
      <w:r w:rsidRPr="007153B9">
        <w:t>units (Kesner et al</w:t>
      </w:r>
      <w:r w:rsidR="00A96E71">
        <w:t>.</w:t>
      </w:r>
      <w:r w:rsidR="001A6E9F">
        <w:t xml:space="preserve"> </w:t>
      </w:r>
      <w:r w:rsidRPr="007153B9">
        <w:t xml:space="preserve">2010) were made </w:t>
      </w:r>
      <w:r w:rsidRPr="007153B9">
        <w:lastRenderedPageBreak/>
        <w:t xml:space="preserve">of a 0.8 x 0.8 m or 0.7 x 1.3 m </w:t>
      </w:r>
      <w:r w:rsidR="003664BE">
        <w:t>polyvinyl chloride (</w:t>
      </w:r>
      <w:r w:rsidRPr="007153B9">
        <w:t>PVC</w:t>
      </w:r>
      <w:r w:rsidR="003664BE">
        <w:t>)</w:t>
      </w:r>
      <w:r w:rsidRPr="007153B9">
        <w:t xml:space="preserve"> fra</w:t>
      </w:r>
      <w:r w:rsidRPr="0038380E">
        <w:t>me antenna attached to a scanner, logger, and a 10.4 amp</w:t>
      </w:r>
      <w:r w:rsidR="00417112">
        <w:t>ere</w:t>
      </w:r>
      <w:r w:rsidRPr="0038380E">
        <w:t>-h</w:t>
      </w:r>
      <w:r w:rsidR="00417112">
        <w:t>ou</w:t>
      </w:r>
      <w:r w:rsidRPr="0038380E">
        <w:t xml:space="preserve">r </w:t>
      </w:r>
      <w:r>
        <w:t xml:space="preserve">lithium-ion </w:t>
      </w:r>
      <w:r w:rsidRPr="0038380E">
        <w:t xml:space="preserve">battery </w:t>
      </w:r>
      <w:r>
        <w:t xml:space="preserve">pack </w:t>
      </w:r>
      <w:r w:rsidR="001A5476">
        <w:t>contained in</w:t>
      </w:r>
    </w:p>
    <w:p w14:paraId="63643D3B" w14:textId="79078E45" w:rsidR="00B26074" w:rsidRPr="004B4DAC" w:rsidRDefault="00B26074" w:rsidP="004B4DAC">
      <w:pPr>
        <w:rPr>
          <w:rFonts w:eastAsia="Calibri"/>
        </w:rPr>
      </w:pPr>
      <w:r>
        <w:br w:type="page"/>
      </w:r>
    </w:p>
    <w:p w14:paraId="02A6747C" w14:textId="5ADD03ED" w:rsidR="00B26074" w:rsidRDefault="00B26074" w:rsidP="00B26074">
      <w:pPr>
        <w:pStyle w:val="Caption"/>
      </w:pPr>
      <w:bookmarkStart w:id="197" w:name="_Ref447055795"/>
      <w:bookmarkStart w:id="198" w:name="_Toc453440215"/>
      <w:bookmarkStart w:id="199" w:name="_Toc456271062"/>
      <w:r>
        <w:lastRenderedPageBreak/>
        <w:t xml:space="preserve">Figure </w:t>
      </w:r>
      <w:r>
        <w:rPr>
          <w:noProof/>
        </w:rPr>
        <w:t>9</w:t>
      </w:r>
      <w:bookmarkEnd w:id="197"/>
      <w:r>
        <w:t>.—Locations of SURs deployed from December 8, 2015</w:t>
      </w:r>
      <w:r w:rsidR="001D0653">
        <w:t>,</w:t>
      </w:r>
      <w:r>
        <w:t xml:space="preserve"> to March 1, 2016</w:t>
      </w:r>
      <w:r w:rsidR="001D0653">
        <w:t>,</w:t>
      </w:r>
      <w:r>
        <w:t xml:space="preserve"> Laughlin Lagoon, Nevada.</w:t>
      </w:r>
      <w:bookmarkEnd w:id="198"/>
      <w:bookmarkEnd w:id="199"/>
    </w:p>
    <w:p w14:paraId="20A44730" w14:textId="03C87D15" w:rsidR="00B26074" w:rsidRDefault="004B4DAC">
      <w:r>
        <w:rPr>
          <w:noProof/>
        </w:rPr>
        <w:drawing>
          <wp:anchor distT="0" distB="0" distL="114300" distR="114300" simplePos="0" relativeHeight="251760640" behindDoc="0" locked="0" layoutInCell="0" allowOverlap="0" wp14:anchorId="4354732C" wp14:editId="7ADB802C">
            <wp:simplePos x="0" y="0"/>
            <wp:positionH relativeFrom="margin">
              <wp:posOffset>0</wp:posOffset>
            </wp:positionH>
            <wp:positionV relativeFrom="margin">
              <wp:posOffset>2540</wp:posOffset>
            </wp:positionV>
            <wp:extent cx="4991100" cy="3749040"/>
            <wp:effectExtent l="0" t="0" r="0" b="3810"/>
            <wp:wrapTopAndBottom/>
            <wp:docPr id="358" name="Picture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R Laughlin.jpg"/>
                    <pic:cNvPicPr/>
                  </pic:nvPicPr>
                  <pic:blipFill rotWithShape="1">
                    <a:blip r:embed="rId47">
                      <a:extLst>
                        <a:ext uri="{28A0092B-C50C-407E-A947-70E740481C1C}">
                          <a14:useLocalDpi xmlns:a14="http://schemas.microsoft.com/office/drawing/2010/main" val="0"/>
                        </a:ext>
                      </a:extLst>
                    </a:blip>
                    <a:srcRect l="2145" t="1540" r="1539" b="1995"/>
                    <a:stretch/>
                  </pic:blipFill>
                  <pic:spPr bwMode="auto">
                    <a:xfrm>
                      <a:off x="0" y="0"/>
                      <a:ext cx="4991100" cy="37490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594BD06E" w14:textId="77777777" w:rsidR="00B26074" w:rsidRDefault="00B26074"/>
    <w:bookmarkEnd w:id="194"/>
    <w:bookmarkEnd w:id="195"/>
    <w:p w14:paraId="53B42D47" w14:textId="4D8A879B" w:rsidR="00A757C6" w:rsidRDefault="003664BE" w:rsidP="001B318F">
      <w:r w:rsidRPr="0038380E">
        <w:t xml:space="preserve">watertight </w:t>
      </w:r>
      <w:r w:rsidR="00417112">
        <w:t xml:space="preserve">PVC </w:t>
      </w:r>
      <w:r w:rsidR="00A757C6" w:rsidRPr="0038380E">
        <w:t xml:space="preserve">and </w:t>
      </w:r>
      <w:r w:rsidR="00A757C6" w:rsidRPr="00285B57">
        <w:rPr>
          <w:rFonts w:eastAsia="Calibri"/>
        </w:rPr>
        <w:t>acrylonitrile butadiene styrene</w:t>
      </w:r>
      <w:r w:rsidR="00A757C6" w:rsidRPr="0038380E">
        <w:t xml:space="preserve"> </w:t>
      </w:r>
      <w:r w:rsidR="00A757C6">
        <w:t>(</w:t>
      </w:r>
      <w:r w:rsidR="00A757C6" w:rsidRPr="0038380E">
        <w:t>ABS</w:t>
      </w:r>
      <w:r w:rsidR="00A757C6">
        <w:t>) piping</w:t>
      </w:r>
      <w:r w:rsidR="00A96E71">
        <w:t xml:space="preserve">.  </w:t>
      </w:r>
      <w:r w:rsidR="00A757C6">
        <w:t>Submersible units scanned continuously for up to 120 hours</w:t>
      </w:r>
      <w:r w:rsidR="00A96E71">
        <w:t xml:space="preserve">.  </w:t>
      </w:r>
      <w:r w:rsidR="00A757C6">
        <w:t xml:space="preserve">Each unit was completely submerged </w:t>
      </w:r>
      <w:r w:rsidR="00A757C6" w:rsidRPr="0038380E">
        <w:t xml:space="preserve">and tied to a secure object to </w:t>
      </w:r>
      <w:r w:rsidR="00A757C6">
        <w:t xml:space="preserve">prevent </w:t>
      </w:r>
      <w:r w:rsidR="00A757C6" w:rsidRPr="0038380E">
        <w:t>movement while in use</w:t>
      </w:r>
      <w:r w:rsidR="00A96E71">
        <w:t xml:space="preserve">.  </w:t>
      </w:r>
      <w:r w:rsidR="00A757C6">
        <w:t xml:space="preserve">Recorded data were downloaded, saved to a text file, and imported into the M&amp;A online remote sensing </w:t>
      </w:r>
      <w:r w:rsidR="00A757C6" w:rsidRPr="00EC68EC">
        <w:t xml:space="preserve">database </w:t>
      </w:r>
      <w:r w:rsidR="00A757C6" w:rsidRPr="003664BE">
        <w:rPr>
          <w:spacing w:val="-4"/>
        </w:rPr>
        <w:t>(</w:t>
      </w:r>
      <w:hyperlink r:id="rId48" w:history="1">
        <w:r w:rsidR="00417112" w:rsidRPr="003664BE">
          <w:rPr>
            <w:rStyle w:val="Hyperlink"/>
            <w:spacing w:val="-4"/>
          </w:rPr>
          <w:t>http://www.nativefishlab.net/?page_id=479</w:t>
        </w:r>
      </w:hyperlink>
      <w:r w:rsidR="00A757C6" w:rsidRPr="003664BE">
        <w:rPr>
          <w:spacing w:val="-4"/>
        </w:rPr>
        <w:t>)</w:t>
      </w:r>
      <w:r w:rsidR="00417112">
        <w:t xml:space="preserve"> </w:t>
      </w:r>
      <w:commentRangeStart w:id="200"/>
      <w:commentRangeStart w:id="201"/>
      <w:r w:rsidR="00A757C6" w:rsidRPr="00EC68EC">
        <w:t>at</w:t>
      </w:r>
      <w:commentRangeEnd w:id="200"/>
      <w:r>
        <w:rPr>
          <w:rStyle w:val="CommentReference"/>
        </w:rPr>
        <w:commentReference w:id="200"/>
      </w:r>
      <w:commentRangeEnd w:id="201"/>
      <w:r w:rsidR="00AA3C6E">
        <w:rPr>
          <w:rStyle w:val="CommentReference"/>
        </w:rPr>
        <w:commentReference w:id="201"/>
      </w:r>
      <w:r w:rsidR="00A757C6" w:rsidRPr="00EC68EC">
        <w:t xml:space="preserve"> </w:t>
      </w:r>
      <w:r w:rsidR="004B4DAC">
        <w:t>the conclusion of the trip.</w:t>
      </w:r>
    </w:p>
    <w:p w14:paraId="4239D1C3" w14:textId="77777777" w:rsidR="00A757C6" w:rsidRDefault="00A757C6" w:rsidP="001B318F"/>
    <w:p w14:paraId="6EBE0CC6" w14:textId="77777777" w:rsidR="004B4DAC" w:rsidRDefault="004B4DAC" w:rsidP="001B318F"/>
    <w:p w14:paraId="3F30FEEE" w14:textId="77777777" w:rsidR="00A757C6" w:rsidRDefault="00A757C6" w:rsidP="001B318F">
      <w:pPr>
        <w:pStyle w:val="Heading3"/>
      </w:pPr>
      <w:bookmarkStart w:id="202" w:name="_Toc453440173"/>
      <w:bookmarkStart w:id="203" w:name="_Toc456938178"/>
      <w:r>
        <w:t>Blankenship Bend</w:t>
      </w:r>
      <w:bookmarkEnd w:id="202"/>
      <w:bookmarkEnd w:id="203"/>
    </w:p>
    <w:p w14:paraId="7A229F95" w14:textId="35AD5C82" w:rsidR="00A757C6" w:rsidRPr="002F41FC" w:rsidRDefault="00A757C6" w:rsidP="001B318F">
      <w:pPr>
        <w:autoSpaceDE w:val="0"/>
        <w:autoSpaceDN w:val="0"/>
        <w:adjustRightInd w:val="0"/>
      </w:pPr>
      <w:bookmarkStart w:id="204" w:name="_Toc412726130"/>
      <w:r>
        <w:rPr>
          <w:rFonts w:eastAsiaTheme="minorHAnsi"/>
        </w:rPr>
        <w:t>Following the release of 509 PIT-tagged b</w:t>
      </w:r>
      <w:r w:rsidRPr="002F41FC">
        <w:rPr>
          <w:rFonts w:eastAsiaTheme="minorHAnsi"/>
        </w:rPr>
        <w:t xml:space="preserve">onytail </w:t>
      </w:r>
      <w:r>
        <w:rPr>
          <w:rFonts w:eastAsiaTheme="minorHAnsi"/>
        </w:rPr>
        <w:t xml:space="preserve">in </w:t>
      </w:r>
      <w:r w:rsidRPr="002F41FC">
        <w:rPr>
          <w:rFonts w:eastAsiaTheme="minorHAnsi"/>
        </w:rPr>
        <w:t>January 2014</w:t>
      </w:r>
      <w:r>
        <w:rPr>
          <w:rFonts w:eastAsiaTheme="minorHAnsi"/>
        </w:rPr>
        <w:t>, submersible and shore-based PIT scanning units were deployed throughout Blankenship Bend to track post-stocking dispersal and survival</w:t>
      </w:r>
      <w:r w:rsidR="00A96E71">
        <w:rPr>
          <w:rFonts w:eastAsiaTheme="minorHAnsi"/>
        </w:rPr>
        <w:t xml:space="preserve">.  </w:t>
      </w:r>
      <w:r>
        <w:rPr>
          <w:rFonts w:eastAsiaTheme="minorHAnsi"/>
        </w:rPr>
        <w:t>Deployments targeted shallow areas within backwaters, eddies within the main channel, and areas with extensive cover</w:t>
      </w:r>
      <w:r w:rsidR="00A96E71">
        <w:rPr>
          <w:rFonts w:eastAsiaTheme="minorHAnsi"/>
        </w:rPr>
        <w:t xml:space="preserve">.  </w:t>
      </w:r>
      <w:r>
        <w:rPr>
          <w:rFonts w:eastAsiaTheme="minorHAnsi"/>
        </w:rPr>
        <w:t>Scanners were re</w:t>
      </w:r>
      <w:r w:rsidR="009F3D42">
        <w:rPr>
          <w:rFonts w:eastAsiaTheme="minorHAnsi"/>
        </w:rPr>
        <w:t>-</w:t>
      </w:r>
      <w:r>
        <w:rPr>
          <w:rFonts w:eastAsiaTheme="minorHAnsi"/>
        </w:rPr>
        <w:t>deployed at different sites if contacts were not recorded after daily inspection</w:t>
      </w:r>
      <w:r w:rsidR="00A96E71">
        <w:rPr>
          <w:rFonts w:eastAsiaTheme="minorHAnsi"/>
        </w:rPr>
        <w:t xml:space="preserve">.  </w:t>
      </w:r>
      <w:r>
        <w:rPr>
          <w:rFonts w:eastAsiaTheme="minorHAnsi"/>
        </w:rPr>
        <w:t>Additionally, four r</w:t>
      </w:r>
      <w:r w:rsidRPr="002F41FC">
        <w:rPr>
          <w:rFonts w:eastAsiaTheme="minorHAnsi"/>
        </w:rPr>
        <w:t xml:space="preserve">emote PIT scanners were placed in pairs with different orientations at selected locations </w:t>
      </w:r>
      <w:r>
        <w:rPr>
          <w:rFonts w:eastAsiaTheme="minorHAnsi"/>
        </w:rPr>
        <w:t xml:space="preserve">on five occasions </w:t>
      </w:r>
      <w:r w:rsidRPr="002F41FC">
        <w:rPr>
          <w:rFonts w:eastAsiaTheme="minorHAnsi"/>
        </w:rPr>
        <w:t>throughout Blankenship Bend during the autumn 2013 telemetry study to compare effectiveness in contacting PIT</w:t>
      </w:r>
      <w:r>
        <w:rPr>
          <w:rFonts w:eastAsiaTheme="minorHAnsi"/>
        </w:rPr>
        <w:t>-</w:t>
      </w:r>
      <w:r w:rsidRPr="002F41FC">
        <w:rPr>
          <w:rFonts w:eastAsiaTheme="minorHAnsi"/>
        </w:rPr>
        <w:t>tagged bonytail.</w:t>
      </w:r>
    </w:p>
    <w:p w14:paraId="1D5107F9" w14:textId="483A1C9D" w:rsidR="004B4DAC" w:rsidRDefault="004B4DAC">
      <w:r>
        <w:br w:type="page"/>
      </w:r>
    </w:p>
    <w:p w14:paraId="48ABA410" w14:textId="77777777" w:rsidR="00A757C6" w:rsidRPr="0017247C" w:rsidRDefault="00A757C6" w:rsidP="00A757C6">
      <w:pPr>
        <w:pStyle w:val="Heading3"/>
        <w:spacing w:line="270" w:lineRule="exact"/>
      </w:pPr>
      <w:bookmarkStart w:id="205" w:name="_Toc453440174"/>
      <w:bookmarkStart w:id="206" w:name="_Toc456938179"/>
      <w:bookmarkEnd w:id="204"/>
      <w:r>
        <w:lastRenderedPageBreak/>
        <w:t>Bill Williams River</w:t>
      </w:r>
      <w:bookmarkEnd w:id="205"/>
      <w:bookmarkEnd w:id="206"/>
    </w:p>
    <w:p w14:paraId="55EFDEB1" w14:textId="4F5B738B" w:rsidR="00A757C6" w:rsidRDefault="001D0653" w:rsidP="00A757C6">
      <w:pPr>
        <w:spacing w:line="270" w:lineRule="exact"/>
      </w:pPr>
      <w:r>
        <w:rPr>
          <w:rFonts w:ascii="Calibri" w:eastAsia="Calibri" w:hAnsi="Calibri"/>
          <w:noProof/>
          <w:color w:val="4F81BD"/>
          <w:sz w:val="18"/>
        </w:rPr>
        <w:drawing>
          <wp:anchor distT="0" distB="0" distL="114300" distR="114300" simplePos="0" relativeHeight="251761664" behindDoc="0" locked="0" layoutInCell="0" allowOverlap="0" wp14:anchorId="13AEFC76" wp14:editId="3E718B18">
            <wp:simplePos x="0" y="0"/>
            <wp:positionH relativeFrom="margin">
              <wp:align>left</wp:align>
            </wp:positionH>
            <wp:positionV relativeFrom="page">
              <wp:posOffset>2329180</wp:posOffset>
            </wp:positionV>
            <wp:extent cx="5029200" cy="3763645"/>
            <wp:effectExtent l="0" t="0" r="0" b="8255"/>
            <wp:wrapTopAndBottom/>
            <wp:docPr id="359" name="Picture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T location 14-15.jpg"/>
                    <pic:cNvPicPr/>
                  </pic:nvPicPr>
                  <pic:blipFill>
                    <a:blip r:embed="rId49">
                      <a:extLst>
                        <a:ext uri="{28A0092B-C50C-407E-A947-70E740481C1C}">
                          <a14:useLocalDpi xmlns:a14="http://schemas.microsoft.com/office/drawing/2010/main" val="0"/>
                        </a:ext>
                      </a:extLst>
                    </a:blip>
                    <a:stretch>
                      <a:fillRect/>
                    </a:stretch>
                  </pic:blipFill>
                  <pic:spPr>
                    <a:xfrm>
                      <a:off x="0" y="0"/>
                      <a:ext cx="5029200" cy="3763645"/>
                    </a:xfrm>
                    <a:prstGeom prst="rect">
                      <a:avLst/>
                    </a:prstGeom>
                  </pic:spPr>
                </pic:pic>
              </a:graphicData>
            </a:graphic>
          </wp:anchor>
        </w:drawing>
      </w:r>
      <w:r w:rsidR="00A757C6">
        <w:t>Supplemental PIT scanning occurred simultaneous to the autumn 2014 telemetry study following bonytail stocking</w:t>
      </w:r>
      <w:r w:rsidR="00A96E71">
        <w:t xml:space="preserve">.  </w:t>
      </w:r>
      <w:r w:rsidR="00A757C6">
        <w:t xml:space="preserve">Remote </w:t>
      </w:r>
      <w:r w:rsidR="00A757C6" w:rsidRPr="0038380E">
        <w:t>PIT scann</w:t>
      </w:r>
      <w:r w:rsidR="00A757C6">
        <w:t>ers were deployed throughout various habitat types within the Bill Williams River area</w:t>
      </w:r>
      <w:r w:rsidR="00A757C6" w:rsidRPr="0038380E">
        <w:t xml:space="preserve"> </w:t>
      </w:r>
      <w:r w:rsidR="00A757C6">
        <w:t>from September 30 to November 19, 2014 (</w:t>
      </w:r>
      <w:r w:rsidR="00AD275C" w:rsidRPr="00AD275C">
        <w:t>figure</w:t>
      </w:r>
      <w:r w:rsidR="00A757C6">
        <w:t xml:space="preserve"> </w:t>
      </w:r>
      <w:r w:rsidR="00A757C6">
        <w:rPr>
          <w:noProof/>
        </w:rPr>
        <w:t>10</w:t>
      </w:r>
      <w:r w:rsidR="00A757C6">
        <w:t>)</w:t>
      </w:r>
      <w:r w:rsidR="00A96E71">
        <w:t xml:space="preserve">.  </w:t>
      </w:r>
      <w:r w:rsidR="00A757C6" w:rsidRPr="00E71B0B">
        <w:t xml:space="preserve">Units were deployed at 10 </w:t>
      </w:r>
      <w:r w:rsidR="00A757C6">
        <w:t>stationary</w:t>
      </w:r>
      <w:r w:rsidR="00A757C6" w:rsidRPr="00E71B0B">
        <w:t xml:space="preserve"> sites, generally near shore in water less than about </w:t>
      </w:r>
      <w:r w:rsidR="00A757C6">
        <w:t>5</w:t>
      </w:r>
      <w:r w:rsidR="00A757C6" w:rsidRPr="00E71B0B">
        <w:t xml:space="preserve"> m deep.</w:t>
      </w:r>
    </w:p>
    <w:p w14:paraId="621136BA" w14:textId="6C479760" w:rsidR="004B4DAC" w:rsidRDefault="004B4DAC" w:rsidP="00A757C6">
      <w:pPr>
        <w:spacing w:line="270" w:lineRule="exact"/>
      </w:pPr>
    </w:p>
    <w:p w14:paraId="486C610D" w14:textId="77777777" w:rsidR="001D0653" w:rsidRDefault="004B4DAC" w:rsidP="00885209">
      <w:pPr>
        <w:pStyle w:val="Caption"/>
        <w:rPr>
          <w:rFonts w:ascii="Arial Bold" w:hAnsi="Arial Bold"/>
          <w:spacing w:val="-2"/>
        </w:rPr>
      </w:pPr>
      <w:bookmarkStart w:id="207" w:name="_Ref447055872"/>
      <w:bookmarkStart w:id="208" w:name="_Toc413076276"/>
      <w:bookmarkStart w:id="209" w:name="_Toc453440216"/>
      <w:bookmarkStart w:id="210" w:name="_Toc456271063"/>
      <w:r w:rsidRPr="00885209">
        <w:rPr>
          <w:rFonts w:ascii="Arial Bold" w:hAnsi="Arial Bold"/>
          <w:spacing w:val="-2"/>
        </w:rPr>
        <w:t>Figure 10</w:t>
      </w:r>
      <w:bookmarkEnd w:id="207"/>
      <w:r w:rsidRPr="00885209">
        <w:rPr>
          <w:rFonts w:ascii="Arial Bold" w:hAnsi="Arial Bold"/>
          <w:spacing w:val="-2"/>
        </w:rPr>
        <w:t>.—Locations of remote PIT scanning antennas deployed from September – November 2014 (above) and December 2014 – January 2015 (below), Bill Williams River, Arizona</w:t>
      </w:r>
      <w:r w:rsidR="001D0653">
        <w:rPr>
          <w:rFonts w:ascii="Arial Bold" w:hAnsi="Arial Bold"/>
          <w:spacing w:val="-2"/>
        </w:rPr>
        <w:t>.</w:t>
      </w:r>
    </w:p>
    <w:p w14:paraId="1406B14D" w14:textId="00D408AB" w:rsidR="004B4DAC" w:rsidRPr="001D0653" w:rsidRDefault="004B4DAC" w:rsidP="001D0653">
      <w:pPr>
        <w:rPr>
          <w:rFonts w:ascii="Arial" w:hAnsi="Arial" w:cs="Arial"/>
          <w:sz w:val="20"/>
          <w:szCs w:val="20"/>
        </w:rPr>
      </w:pPr>
      <w:r w:rsidRPr="001D0653">
        <w:rPr>
          <w:rFonts w:ascii="Arial" w:hAnsi="Arial" w:cs="Arial"/>
          <w:sz w:val="20"/>
          <w:szCs w:val="20"/>
        </w:rPr>
        <w:t>PIT scanners deployed at greater depths are represented by darker colors.</w:t>
      </w:r>
      <w:bookmarkEnd w:id="208"/>
      <w:bookmarkEnd w:id="209"/>
      <w:bookmarkEnd w:id="210"/>
    </w:p>
    <w:p w14:paraId="496D73A8" w14:textId="578377B6" w:rsidR="004B4DAC" w:rsidRDefault="004B4DAC" w:rsidP="00A757C6">
      <w:pPr>
        <w:spacing w:line="270" w:lineRule="exact"/>
      </w:pPr>
    </w:p>
    <w:p w14:paraId="6E3F1785" w14:textId="77777777" w:rsidR="00A757C6" w:rsidRDefault="00A757C6" w:rsidP="00A757C6">
      <w:pPr>
        <w:spacing w:line="270" w:lineRule="exact"/>
      </w:pPr>
    </w:p>
    <w:p w14:paraId="6A9CA985" w14:textId="70D56553" w:rsidR="001D0653" w:rsidRDefault="00A757C6" w:rsidP="00D9531B">
      <w:pPr>
        <w:spacing w:line="270" w:lineRule="exact"/>
      </w:pPr>
      <w:r>
        <w:t>PIT-tagged bonytail (N</w:t>
      </w:r>
      <w:r w:rsidR="009B3567">
        <w:t xml:space="preserve"> = </w:t>
      </w:r>
      <w:r>
        <w:t xml:space="preserve">4,019) produced at </w:t>
      </w:r>
      <w:r w:rsidR="001A5476">
        <w:t xml:space="preserve">the </w:t>
      </w:r>
      <w:r>
        <w:t xml:space="preserve">SNARRC and reared and harvested at Achii Hanyo were released into </w:t>
      </w:r>
      <w:r w:rsidR="00D9531B">
        <w:t xml:space="preserve">the </w:t>
      </w:r>
      <w:r>
        <w:t>Bill Williams River NWR on December 10 – 11, 2014</w:t>
      </w:r>
      <w:r w:rsidR="00A96E71">
        <w:t xml:space="preserve">.  </w:t>
      </w:r>
      <w:r w:rsidRPr="008D1045">
        <w:t>From December 9, 2014</w:t>
      </w:r>
      <w:r w:rsidR="001D0653">
        <w:t>,</w:t>
      </w:r>
      <w:r w:rsidRPr="008D1045">
        <w:t xml:space="preserve"> to January 15, 2015, submersible </w:t>
      </w:r>
      <w:r>
        <w:t>PIT scanners</w:t>
      </w:r>
      <w:r w:rsidRPr="008D1045">
        <w:t xml:space="preserve"> were tethered to the shoreline and deployed in </w:t>
      </w:r>
      <w:r w:rsidR="00D9531B">
        <w:t xml:space="preserve">the </w:t>
      </w:r>
      <w:r w:rsidR="001D0653">
        <w:t>Bill </w:t>
      </w:r>
      <w:r w:rsidRPr="008D1045">
        <w:t>Williams River</w:t>
      </w:r>
      <w:r w:rsidR="00A96E71">
        <w:t xml:space="preserve">.  </w:t>
      </w:r>
      <w:r w:rsidRPr="00745470">
        <w:t xml:space="preserve">Units were deployed </w:t>
      </w:r>
      <w:r>
        <w:t xml:space="preserve">at up to 70 </w:t>
      </w:r>
      <w:r w:rsidRPr="00745470">
        <w:t>different sites (</w:t>
      </w:r>
      <w:r>
        <w:t xml:space="preserve">see </w:t>
      </w:r>
      <w:r w:rsidR="00AD275C" w:rsidRPr="00AD275C">
        <w:t>figure</w:t>
      </w:r>
      <w:r>
        <w:t xml:space="preserve"> </w:t>
      </w:r>
      <w:r>
        <w:rPr>
          <w:noProof/>
        </w:rPr>
        <w:t>10</w:t>
      </w:r>
      <w:r w:rsidRPr="00745470">
        <w:t>)</w:t>
      </w:r>
      <w:r w:rsidR="00A96E71">
        <w:t xml:space="preserve">.  </w:t>
      </w:r>
      <w:r w:rsidR="001D0653">
        <w:t>The m</w:t>
      </w:r>
      <w:r w:rsidRPr="00745470">
        <w:t>ean depth among sites was 2.4 m and ranged from 0.3–10.1 m</w:t>
      </w:r>
      <w:r w:rsidR="00A96E71">
        <w:t xml:space="preserve">.  </w:t>
      </w:r>
      <w:r w:rsidRPr="008D1045">
        <w:t xml:space="preserve">Adjusting for the expected early decline of bonytail </w:t>
      </w:r>
      <w:r>
        <w:t>contacts (Humphrey et al</w:t>
      </w:r>
      <w:r w:rsidR="00A96E71">
        <w:t>.</w:t>
      </w:r>
      <w:r w:rsidR="001A6E9F">
        <w:t xml:space="preserve"> </w:t>
      </w:r>
      <w:r>
        <w:t>2014</w:t>
      </w:r>
      <w:r w:rsidRPr="008D1045">
        <w:t>)</w:t>
      </w:r>
      <w:r>
        <w:t>,</w:t>
      </w:r>
      <w:r w:rsidRPr="008D1045">
        <w:t xml:space="preserve"> the initial two scanning events </w:t>
      </w:r>
      <w:r>
        <w:t>were conducted consecutively beginning the week of stocking</w:t>
      </w:r>
      <w:r w:rsidR="001D0653">
        <w:t>,</w:t>
      </w:r>
      <w:r w:rsidRPr="008D1045">
        <w:t xml:space="preserve"> while the final two </w:t>
      </w:r>
      <w:r w:rsidRPr="00745470">
        <w:t>scanning events occurred biweekly</w:t>
      </w:r>
      <w:r w:rsidR="00A96E71">
        <w:t xml:space="preserve">.  </w:t>
      </w:r>
      <w:commentRangeStart w:id="211"/>
      <w:r>
        <w:t>PIT scanner</w:t>
      </w:r>
      <w:ins w:id="212" w:author="Brian Kesner" w:date="2016-08-15T14:16:00Z">
        <w:r w:rsidR="007C0FD8">
          <w:t xml:space="preserve"> data </w:t>
        </w:r>
      </w:ins>
      <w:del w:id="213" w:author="Brian Kesner" w:date="2016-08-15T14:16:00Z">
        <w:r w:rsidDel="007C0FD8">
          <w:delText xml:space="preserve">s </w:delText>
        </w:r>
      </w:del>
      <w:r>
        <w:t>were downloaded</w:t>
      </w:r>
      <w:commentRangeEnd w:id="211"/>
      <w:r w:rsidR="001D0653">
        <w:rPr>
          <w:rStyle w:val="CommentReference"/>
        </w:rPr>
        <w:commentReference w:id="211"/>
      </w:r>
      <w:r>
        <w:t xml:space="preserve"> routinely</w:t>
      </w:r>
      <w:r w:rsidR="001D0653">
        <w:t>,</w:t>
      </w:r>
      <w:r>
        <w:t xml:space="preserve"> and deployment locations were adjusted to </w:t>
      </w:r>
    </w:p>
    <w:p w14:paraId="4D61F04D" w14:textId="77777777" w:rsidR="001D0653" w:rsidRDefault="001D0653">
      <w:r>
        <w:br w:type="page"/>
      </w:r>
    </w:p>
    <w:p w14:paraId="057646C0" w14:textId="4EC1D7BA" w:rsidR="00A757C6" w:rsidRDefault="00A757C6" w:rsidP="00D9531B">
      <w:pPr>
        <w:spacing w:line="270" w:lineRule="exact"/>
      </w:pPr>
      <w:r>
        <w:lastRenderedPageBreak/>
        <w:t>target areas of relatively high contact rates, contributing in part to more location sites compared to September – November scanning</w:t>
      </w:r>
      <w:r w:rsidR="00A96E71">
        <w:t xml:space="preserve">.  </w:t>
      </w:r>
      <w:r>
        <w:t>Unique contacts per maximum day of contact w</w:t>
      </w:r>
      <w:r w:rsidR="0008414A">
        <w:t>ere</w:t>
      </w:r>
      <w:r>
        <w:t xml:space="preserve"> plotted to better represent potential survival over time.</w:t>
      </w:r>
    </w:p>
    <w:p w14:paraId="2584E9C6" w14:textId="77777777" w:rsidR="00A757C6" w:rsidRDefault="00A757C6" w:rsidP="001B318F"/>
    <w:p w14:paraId="77092958" w14:textId="1B78031E" w:rsidR="00A757C6" w:rsidRDefault="00A757C6" w:rsidP="001B318F">
      <w:r>
        <w:t xml:space="preserve">Due to high mortality, acoustic telemetry provided little guidance in PIT scanning deployments during all iterations of scanning at </w:t>
      </w:r>
      <w:r w:rsidR="00D9531B">
        <w:t xml:space="preserve">the </w:t>
      </w:r>
      <w:r>
        <w:t>Bill Williams River</w:t>
      </w:r>
      <w:r w:rsidR="001D0653">
        <w:t>,</w:t>
      </w:r>
      <w:r>
        <w:t xml:space="preserve"> and site selection was therefore informed by prior PIT scanning success of contacts</w:t>
      </w:r>
      <w:r w:rsidR="00A96E71">
        <w:t xml:space="preserve">.  </w:t>
      </w:r>
      <w:r w:rsidRPr="004B6816">
        <w:t>Because the area is a popular recreation site, deployments were limited to locations where PIT scanners were inconspicuous and water depth</w:t>
      </w:r>
      <w:r w:rsidR="001D0653">
        <w:t>s</w:t>
      </w:r>
      <w:r w:rsidRPr="004B6816">
        <w:t xml:space="preserve"> w</w:t>
      </w:r>
      <w:r w:rsidR="001D0653">
        <w:t>ere</w:t>
      </w:r>
      <w:r w:rsidRPr="004B6816">
        <w:t xml:space="preserve"> adequate to avoid collisions with boats</w:t>
      </w:r>
      <w:r w:rsidR="00A96E71">
        <w:t xml:space="preserve">.  </w:t>
      </w:r>
      <w:r>
        <w:t>Habitat data</w:t>
      </w:r>
      <w:r w:rsidR="001D0653">
        <w:t>,</w:t>
      </w:r>
      <w:r>
        <w:t xml:space="preserve"> including substrate type (categorized as silt or gravel rock), vegetation (presence of cattails or overhanging terrestrial vegetation), and slope (categorized as none, low, medium, or steep)</w:t>
      </w:r>
      <w:r w:rsidR="001D0653">
        <w:t>,</w:t>
      </w:r>
      <w:r>
        <w:t xml:space="preserve"> were recorded for each unique deployment location during both iterations of PIT scanning at </w:t>
      </w:r>
      <w:r w:rsidR="004B4DAC">
        <w:t xml:space="preserve">the </w:t>
      </w:r>
      <w:r>
        <w:t>Bill Williams River.</w:t>
      </w:r>
    </w:p>
    <w:p w14:paraId="312E67D9" w14:textId="77777777" w:rsidR="004B4DAC" w:rsidRDefault="004B4DAC" w:rsidP="001B318F"/>
    <w:p w14:paraId="3583FBB2" w14:textId="77777777" w:rsidR="00A757C6" w:rsidRDefault="00A757C6" w:rsidP="001B318F"/>
    <w:p w14:paraId="235BB6B4" w14:textId="2979818F" w:rsidR="00A757C6" w:rsidRPr="0017247C" w:rsidRDefault="00A757C6" w:rsidP="001B318F">
      <w:pPr>
        <w:pStyle w:val="Heading3"/>
      </w:pPr>
      <w:bookmarkStart w:id="214" w:name="_Toc453440175"/>
      <w:bookmarkStart w:id="215" w:name="_Toc456938180"/>
      <w:r>
        <w:t>Regional Park Moabi</w:t>
      </w:r>
      <w:bookmarkEnd w:id="214"/>
      <w:bookmarkEnd w:id="215"/>
    </w:p>
    <w:p w14:paraId="227BEA69" w14:textId="41FC459C" w:rsidR="00A757C6" w:rsidRDefault="00A757C6" w:rsidP="001B318F">
      <w:r>
        <w:t>Supplemental PIT scanning was also conducted concurrently to the spring 2015 telemetry study following bonytail stocking</w:t>
      </w:r>
      <w:r w:rsidR="00A96E71">
        <w:t xml:space="preserve">.  </w:t>
      </w:r>
      <w:r>
        <w:t xml:space="preserve">Ten remote </w:t>
      </w:r>
      <w:r w:rsidRPr="0038380E">
        <w:t>PIT scann</w:t>
      </w:r>
      <w:r>
        <w:t xml:space="preserve">ers were deployed throughout Regional Park Moabi from April 13 </w:t>
      </w:r>
      <w:r w:rsidR="001D0653">
        <w:t>to</w:t>
      </w:r>
      <w:r>
        <w:t xml:space="preserve"> </w:t>
      </w:r>
      <w:r w:rsidRPr="002A7B63">
        <w:t xml:space="preserve">June 11, 2015, </w:t>
      </w:r>
      <w:r>
        <w:t>generally near shore in water less than about 2 m deep (</w:t>
      </w:r>
      <w:r w:rsidR="00AD275C" w:rsidRPr="00AD275C">
        <w:t>figure</w:t>
      </w:r>
      <w:r w:rsidRPr="00D136BC">
        <w:t xml:space="preserve"> </w:t>
      </w:r>
      <w:r>
        <w:rPr>
          <w:noProof/>
        </w:rPr>
        <w:t>11</w:t>
      </w:r>
      <w:r>
        <w:t>)</w:t>
      </w:r>
      <w:r w:rsidR="00A96E71">
        <w:t xml:space="preserve">.  </w:t>
      </w:r>
      <w:r>
        <w:t>Eight PIT scanners were stationed with the intention of monitoring egress of bonytail out of Regional Park Moabi</w:t>
      </w:r>
      <w:r w:rsidR="00A96E71">
        <w:t xml:space="preserve">.  </w:t>
      </w:r>
      <w:r>
        <w:t xml:space="preserve">Three scanners were deployed within approximately ½ km of the release site (sites 1, 2, and 3 </w:t>
      </w:r>
      <w:r w:rsidR="001D0653">
        <w:t>–</w:t>
      </w:r>
      <w:r>
        <w:t xml:space="preserve"> release), three were downstream from the release site at the</w:t>
      </w:r>
      <w:r w:rsidR="001D0653">
        <w:t xml:space="preserve"> exit point of a narrow bulrush-</w:t>
      </w:r>
      <w:r>
        <w:t>lined channel (</w:t>
      </w:r>
      <w:r w:rsidRPr="00AE6852">
        <w:t xml:space="preserve">sites 6, 7, and 8 </w:t>
      </w:r>
      <w:r w:rsidR="001D0653">
        <w:t>–</w:t>
      </w:r>
      <w:r w:rsidRPr="00AE6852">
        <w:t xml:space="preserve"> middle), and two were deployed where </w:t>
      </w:r>
      <w:r w:rsidR="001D0653">
        <w:t xml:space="preserve">the </w:t>
      </w:r>
      <w:r w:rsidRPr="00AE6852">
        <w:t>Regional Park Moabi backwater enters th</w:t>
      </w:r>
      <w:r w:rsidR="004B4DAC">
        <w:t>e main channel (sites 9 and 10 –</w:t>
      </w:r>
      <w:r w:rsidRPr="00AE6852">
        <w:t xml:space="preserve"> exit; </w:t>
      </w:r>
      <w:r>
        <w:t xml:space="preserve">see </w:t>
      </w:r>
      <w:r w:rsidR="00AD275C" w:rsidRPr="00AD275C">
        <w:t>figure</w:t>
      </w:r>
      <w:r w:rsidRPr="00AE6852">
        <w:t xml:space="preserve"> </w:t>
      </w:r>
      <w:r w:rsidRPr="00AE6852">
        <w:rPr>
          <w:noProof/>
        </w:rPr>
        <w:t xml:space="preserve">11 </w:t>
      </w:r>
      <w:r w:rsidR="004B4DAC">
        <w:rPr>
          <w:noProof/>
        </w:rPr>
        <w:t xml:space="preserve">and </w:t>
      </w:r>
      <w:r w:rsidR="00AD275C" w:rsidRPr="00AD275C">
        <w:rPr>
          <w:noProof/>
        </w:rPr>
        <w:t>figure</w:t>
      </w:r>
      <w:r>
        <w:t xml:space="preserve"> </w:t>
      </w:r>
      <w:r>
        <w:rPr>
          <w:noProof/>
        </w:rPr>
        <w:t>4</w:t>
      </w:r>
      <w:r w:rsidRPr="00AE6852">
        <w:t>)</w:t>
      </w:r>
      <w:r w:rsidR="00A96E71">
        <w:t xml:space="preserve">.  </w:t>
      </w:r>
      <w:r w:rsidR="0090439B">
        <w:t>The m</w:t>
      </w:r>
      <w:r w:rsidRPr="00AE6852">
        <w:t xml:space="preserve">ean number of unique bonytail PIT tag contacts within each defined area (release, middle, and exit) </w:t>
      </w:r>
      <w:r w:rsidR="001D0653">
        <w:t>was calculated for each day (24-</w:t>
      </w:r>
      <w:r w:rsidRPr="00AE6852">
        <w:t>hour period) after release</w:t>
      </w:r>
      <w:r w:rsidR="00A96E71">
        <w:t xml:space="preserve">.  </w:t>
      </w:r>
      <w:r w:rsidRPr="00AE6852">
        <w:t>Daily values were p</w:t>
      </w:r>
      <w:r w:rsidR="001D0653">
        <w:t>l</w:t>
      </w:r>
      <w:r w:rsidRPr="00AE6852">
        <w:t>otted</w:t>
      </w:r>
      <w:r w:rsidR="0008414A">
        <w:t>,</w:t>
      </w:r>
      <w:r w:rsidRPr="00AE6852">
        <w:t xml:space="preserve"> and least squares tread lines were added to visually assess if egression was evident </w:t>
      </w:r>
      <w:r w:rsidR="001D0653">
        <w:t>(</w:t>
      </w:r>
      <w:r w:rsidRPr="00AE6852">
        <w:t>i.e</w:t>
      </w:r>
      <w:r w:rsidR="00A96E71">
        <w:t>.</w:t>
      </w:r>
      <w:r w:rsidR="001D0653">
        <w:t xml:space="preserve">, </w:t>
      </w:r>
      <w:r w:rsidRPr="00AE6852">
        <w:t>if there was a shift in unique bonytail contacts from release to exit over time</w:t>
      </w:r>
      <w:r w:rsidR="001D0653">
        <w:t>)</w:t>
      </w:r>
      <w:r w:rsidR="00A96E71">
        <w:t xml:space="preserve">.  </w:t>
      </w:r>
      <w:r w:rsidRPr="00AE6852">
        <w:t>Additionally, two baited PIT scanners were deployed to investigate if baited scanners have an effect on bonytail contacts by attracting fish, as was observed with baited hoop nets and humpback chub</w:t>
      </w:r>
      <w:r w:rsidR="001D0653">
        <w:t>s</w:t>
      </w:r>
      <w:r w:rsidRPr="00AE6852">
        <w:t xml:space="preserve"> in</w:t>
      </w:r>
      <w:r w:rsidR="001D0653">
        <w:t> </w:t>
      </w:r>
      <w:r w:rsidRPr="00AE6852">
        <w:t>the Little Colorado River, Arizona (Stone 2005)</w:t>
      </w:r>
      <w:r w:rsidR="00A96E71">
        <w:t xml:space="preserve">.  </w:t>
      </w:r>
      <w:r w:rsidRPr="00AE6852">
        <w:t>Bait containers were constructed of either fabric bags or sealed PVC with drilled holes and baited with dog food</w:t>
      </w:r>
      <w:r w:rsidR="00A96E71">
        <w:t xml:space="preserve">.  </w:t>
      </w:r>
      <w:r w:rsidRPr="00AE6852">
        <w:t>Bait</w:t>
      </w:r>
      <w:r w:rsidR="001D0653">
        <w:t>ed scanners were paired with un</w:t>
      </w:r>
      <w:r w:rsidRPr="00AE6852">
        <w:t xml:space="preserve">baited scanners deployed several meters apart, minimizing </w:t>
      </w:r>
      <w:r w:rsidR="0008414A">
        <w:t xml:space="preserve">the </w:t>
      </w:r>
      <w:r w:rsidRPr="00AE6852">
        <w:t>potential for repeated contacts due to proximal scanner deployment</w:t>
      </w:r>
      <w:r w:rsidR="00A96E71">
        <w:t xml:space="preserve">.  </w:t>
      </w:r>
      <w:r w:rsidR="0008414A">
        <w:t>The s</w:t>
      </w:r>
      <w:r>
        <w:t>um of unique contacts per b</w:t>
      </w:r>
      <w:r w:rsidR="001D0653">
        <w:t>aited and un</w:t>
      </w:r>
      <w:r>
        <w:t>baited deployment were compared for bonytail and razorback sucker</w:t>
      </w:r>
      <w:r w:rsidR="001D0653">
        <w:t>s</w:t>
      </w:r>
      <w:r w:rsidR="00A96E71">
        <w:t xml:space="preserve">.  </w:t>
      </w:r>
      <w:r>
        <w:t>Unique contacts per maximum day of contact w</w:t>
      </w:r>
      <w:r w:rsidR="001D0653">
        <w:t>ere</w:t>
      </w:r>
      <w:r>
        <w:t xml:space="preserve"> plotted to better represent potential survival over time.</w:t>
      </w:r>
    </w:p>
    <w:p w14:paraId="06DC925E" w14:textId="77777777" w:rsidR="00A757C6" w:rsidRDefault="00A757C6" w:rsidP="00A757C6">
      <w:pPr>
        <w:spacing w:line="270" w:lineRule="exact"/>
      </w:pPr>
    </w:p>
    <w:p w14:paraId="5F1C99C9" w14:textId="77777777" w:rsidR="004B4DAC" w:rsidRPr="001D0653" w:rsidRDefault="004B4DAC" w:rsidP="001D0653">
      <w:pPr>
        <w:rPr>
          <w:rFonts w:eastAsia="Calibri"/>
        </w:rPr>
      </w:pPr>
      <w:bookmarkStart w:id="216" w:name="_Toc453440176"/>
      <w:r>
        <w:br w:type="page"/>
      </w:r>
    </w:p>
    <w:p w14:paraId="6744A755" w14:textId="65798B5A" w:rsidR="004B4DAC" w:rsidRPr="004B4DAC" w:rsidRDefault="004B4DAC" w:rsidP="004B4DAC">
      <w:pPr>
        <w:pStyle w:val="Caption"/>
      </w:pPr>
      <w:bookmarkStart w:id="217" w:name="_Ref447055001"/>
      <w:bookmarkStart w:id="218" w:name="_Toc456271064"/>
      <w:r w:rsidRPr="00D136BC">
        <w:lastRenderedPageBreak/>
        <w:t xml:space="preserve">Figure </w:t>
      </w:r>
      <w:r>
        <w:rPr>
          <w:noProof/>
        </w:rPr>
        <w:t>11</w:t>
      </w:r>
      <w:bookmarkEnd w:id="217"/>
      <w:r w:rsidRPr="00D136BC">
        <w:t xml:space="preserve">.—Locations of remote </w:t>
      </w:r>
      <w:r>
        <w:t>PIT</w:t>
      </w:r>
      <w:r w:rsidRPr="00D136BC">
        <w:t xml:space="preserve"> scanning antennas deployed </w:t>
      </w:r>
      <w:r>
        <w:t xml:space="preserve">with bait (yellow) on occasion and without (blue) </w:t>
      </w:r>
      <w:r w:rsidRPr="00D136BC">
        <w:t xml:space="preserve">from April – July 2015, </w:t>
      </w:r>
      <w:r>
        <w:t>Regional Park Moabi, California.</w:t>
      </w:r>
      <w:bookmarkEnd w:id="218"/>
    </w:p>
    <w:p w14:paraId="4FD4569F" w14:textId="1D519612" w:rsidR="004B4DAC" w:rsidRPr="004B4DAC" w:rsidRDefault="004B4DAC" w:rsidP="004B4DAC">
      <w:r>
        <w:rPr>
          <w:noProof/>
        </w:rPr>
        <w:drawing>
          <wp:anchor distT="0" distB="0" distL="114300" distR="114300" simplePos="0" relativeHeight="251762688" behindDoc="0" locked="0" layoutInCell="0" allowOverlap="0" wp14:anchorId="0A04D06B" wp14:editId="43B99087">
            <wp:simplePos x="0" y="0"/>
            <wp:positionH relativeFrom="margin">
              <wp:posOffset>0</wp:posOffset>
            </wp:positionH>
            <wp:positionV relativeFrom="margin">
              <wp:posOffset>2540</wp:posOffset>
            </wp:positionV>
            <wp:extent cx="5029200" cy="3726180"/>
            <wp:effectExtent l="0" t="0" r="0" b="7620"/>
            <wp:wrapTopAndBottom/>
            <wp:docPr id="360" name="Picture 360" descr="C:\Users\khumphrey\Google Drive\Marsh &amp; Associates\Lake Havasu\2013-2015\Reports\Final Report\figures havasu report 2015\moabi pit deploy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khumphrey\Google Drive\Marsh &amp; Associates\Lake Havasu\2013-2015\Reports\Final Report\figures havasu report 2015\moabi pit deployment.jp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029200" cy="3726180"/>
                    </a:xfrm>
                    <a:prstGeom prst="rect">
                      <a:avLst/>
                    </a:prstGeom>
                    <a:noFill/>
                    <a:ln>
                      <a:noFill/>
                    </a:ln>
                  </pic:spPr>
                </pic:pic>
              </a:graphicData>
            </a:graphic>
          </wp:anchor>
        </w:drawing>
      </w:r>
    </w:p>
    <w:p w14:paraId="200BFD70" w14:textId="77777777" w:rsidR="004B4DAC" w:rsidRPr="004B4DAC" w:rsidRDefault="004B4DAC" w:rsidP="004B4DAC"/>
    <w:p w14:paraId="56E7D9EB" w14:textId="034DE098" w:rsidR="00A757C6" w:rsidRDefault="00A757C6" w:rsidP="001B318F">
      <w:pPr>
        <w:pStyle w:val="Heading3"/>
      </w:pPr>
      <w:bookmarkStart w:id="219" w:name="_Toc456938181"/>
      <w:r>
        <w:t>Laughlin Lagoon</w:t>
      </w:r>
      <w:bookmarkEnd w:id="216"/>
      <w:bookmarkEnd w:id="219"/>
    </w:p>
    <w:p w14:paraId="179FE7F0" w14:textId="77777777" w:rsidR="00A757C6" w:rsidRDefault="00A757C6" w:rsidP="001B318F"/>
    <w:p w14:paraId="6C919450" w14:textId="55305C66" w:rsidR="00A757C6" w:rsidRDefault="001D0653" w:rsidP="001B318F">
      <w:r>
        <w:t>During the winter 2015–</w:t>
      </w:r>
      <w:r w:rsidR="00A757C6">
        <w:t>16 telemetry study, supplemental PIT scanning was concurrently conducted at Laughlin Lagoon</w:t>
      </w:r>
      <w:r w:rsidR="00A96E71">
        <w:t xml:space="preserve">.  </w:t>
      </w:r>
      <w:r w:rsidR="00A757C6">
        <w:t xml:space="preserve">Nine to </w:t>
      </w:r>
      <w:r>
        <w:t>12</w:t>
      </w:r>
      <w:r w:rsidR="00A757C6">
        <w:t xml:space="preserve"> PIT scanners were deployed throughout Laughlin Lagoon from December 9, 2015 </w:t>
      </w:r>
      <w:r>
        <w:t>to</w:t>
      </w:r>
      <w:r w:rsidR="00A757C6">
        <w:t xml:space="preserve"> January 8, 2016, generally near areas of shallow bulrush or gravel areas near shore less than approximately 2 m deep (</w:t>
      </w:r>
      <w:r w:rsidR="00AD275C" w:rsidRPr="00AD275C">
        <w:t>figure</w:t>
      </w:r>
      <w:r w:rsidR="00A757C6">
        <w:t xml:space="preserve"> </w:t>
      </w:r>
      <w:r w:rsidR="00A757C6">
        <w:rPr>
          <w:noProof/>
        </w:rPr>
        <w:t>12</w:t>
      </w:r>
      <w:r w:rsidR="00A757C6">
        <w:t>)</w:t>
      </w:r>
      <w:r w:rsidR="00A96E71">
        <w:t xml:space="preserve">.  </w:t>
      </w:r>
      <w:r w:rsidR="00A757C6">
        <w:t>After January 8, 2016, two scanners were deployed</w:t>
      </w:r>
      <w:r>
        <w:t>,</w:t>
      </w:r>
      <w:r w:rsidR="00A757C6">
        <w:t xml:space="preserve"> targeting locations of high contact rates</w:t>
      </w:r>
      <w:r w:rsidR="00A96E71">
        <w:t xml:space="preserve">.  </w:t>
      </w:r>
      <w:r w:rsidR="00A757C6">
        <w:t>Unique contacts per maximum day of contact w</w:t>
      </w:r>
      <w:r>
        <w:t>ere</w:t>
      </w:r>
      <w:r w:rsidR="00A757C6">
        <w:t xml:space="preserve"> plotted to better represent potential survival over time</w:t>
      </w:r>
      <w:r>
        <w:t>.</w:t>
      </w:r>
    </w:p>
    <w:p w14:paraId="27F3AEC2" w14:textId="77777777" w:rsidR="00A757C6" w:rsidRDefault="00A757C6" w:rsidP="001B318F"/>
    <w:p w14:paraId="46CBB9E7" w14:textId="2700854C" w:rsidR="004B4DAC" w:rsidRDefault="00A757C6">
      <w:r w:rsidRPr="00AE6852">
        <w:t xml:space="preserve">PIT scanners were deployed </w:t>
      </w:r>
      <w:r>
        <w:t xml:space="preserve">to monitor bonytail </w:t>
      </w:r>
      <w:r w:rsidRPr="00AE6852">
        <w:t xml:space="preserve">movement </w:t>
      </w:r>
      <w:r>
        <w:t xml:space="preserve">indicating </w:t>
      </w:r>
      <w:r w:rsidRPr="00AE6852">
        <w:t>egress out of Laughlin Lagoon</w:t>
      </w:r>
      <w:r w:rsidR="00A96E71">
        <w:t xml:space="preserve">.  </w:t>
      </w:r>
      <w:r w:rsidRPr="00AE6852">
        <w:t xml:space="preserve">Two culverts exist at Laughlin Lagoon and connect to the </w:t>
      </w:r>
      <w:r w:rsidR="00A20CF4">
        <w:t>main stem</w:t>
      </w:r>
      <w:r>
        <w:t xml:space="preserve"> </w:t>
      </w:r>
      <w:r w:rsidRPr="00AE6852">
        <w:t>river, serving as exit points from the lagoon in addition to the main passageway</w:t>
      </w:r>
      <w:r w:rsidR="00A96E71">
        <w:t xml:space="preserve">.  </w:t>
      </w:r>
      <w:r w:rsidRPr="00AE6852">
        <w:t xml:space="preserve">Two </w:t>
      </w:r>
      <w:r>
        <w:t xml:space="preserve">PIT </w:t>
      </w:r>
      <w:r w:rsidRPr="00AE6852">
        <w:t xml:space="preserve">scanners were deployed within approximately ½ km of the release site (sites 1 and 2 </w:t>
      </w:r>
      <w:r w:rsidR="001D0653">
        <w:t>–</w:t>
      </w:r>
      <w:r w:rsidRPr="00AE6852">
        <w:t xml:space="preserve"> release), four were greater than ½ km downstream from the release (sites 3, 4, 6, and 8 </w:t>
      </w:r>
      <w:r w:rsidR="001D0653">
        <w:t>–</w:t>
      </w:r>
      <w:r w:rsidRPr="00AE6852">
        <w:t xml:space="preserve"> middle), and three were deployed where Laughlin Lagoon enters the main channel (sites 5, 7, and 9 </w:t>
      </w:r>
      <w:r w:rsidR="001D0653">
        <w:t>–</w:t>
      </w:r>
      <w:r w:rsidRPr="00AE6852">
        <w:t xml:space="preserve"> exit; </w:t>
      </w:r>
      <w:r>
        <w:t xml:space="preserve">see </w:t>
      </w:r>
      <w:r w:rsidR="00AD275C" w:rsidRPr="00AD275C">
        <w:rPr>
          <w:noProof/>
        </w:rPr>
        <w:t>figure</w:t>
      </w:r>
      <w:r>
        <w:t xml:space="preserve"> </w:t>
      </w:r>
      <w:r>
        <w:rPr>
          <w:noProof/>
        </w:rPr>
        <w:t>12</w:t>
      </w:r>
      <w:r w:rsidR="004B4DAC">
        <w:rPr>
          <w:noProof/>
        </w:rPr>
        <w:t xml:space="preserve"> and</w:t>
      </w:r>
      <w:r>
        <w:t xml:space="preserve"> </w:t>
      </w:r>
      <w:r w:rsidR="00AD275C" w:rsidRPr="00AD275C">
        <w:rPr>
          <w:noProof/>
        </w:rPr>
        <w:t>figure</w:t>
      </w:r>
      <w:r>
        <w:t xml:space="preserve"> </w:t>
      </w:r>
      <w:r>
        <w:rPr>
          <w:noProof/>
        </w:rPr>
        <w:t>5</w:t>
      </w:r>
      <w:r w:rsidRPr="00AE6852">
        <w:t>)</w:t>
      </w:r>
      <w:r w:rsidR="00A96E71">
        <w:t xml:space="preserve">.  </w:t>
      </w:r>
      <w:r w:rsidR="006A1D85">
        <w:t>The mean</w:t>
      </w:r>
      <w:r w:rsidRPr="00AE6852">
        <w:t xml:space="preserve"> number of unique bonytail c</w:t>
      </w:r>
      <w:r w:rsidR="006A1D85">
        <w:t>ontacts per scanner within</w:t>
      </w:r>
      <w:r w:rsidR="004B4DAC">
        <w:br w:type="page"/>
      </w:r>
    </w:p>
    <w:p w14:paraId="10A79CA7" w14:textId="0F789A22" w:rsidR="004B4DAC" w:rsidRDefault="004B4DAC" w:rsidP="004B4DAC">
      <w:pPr>
        <w:pStyle w:val="Caption"/>
      </w:pPr>
      <w:bookmarkStart w:id="220" w:name="_Ref447054981"/>
      <w:bookmarkStart w:id="221" w:name="_Toc453440218"/>
      <w:bookmarkStart w:id="222" w:name="_Toc456271065"/>
      <w:r>
        <w:lastRenderedPageBreak/>
        <w:t xml:space="preserve">Figure </w:t>
      </w:r>
      <w:r>
        <w:rPr>
          <w:noProof/>
        </w:rPr>
        <w:t>12</w:t>
      </w:r>
      <w:bookmarkEnd w:id="220"/>
      <w:r w:rsidRPr="00D136BC">
        <w:t xml:space="preserve">.—Locations of remote </w:t>
      </w:r>
      <w:r>
        <w:t>PIT</w:t>
      </w:r>
      <w:r w:rsidRPr="00D136BC">
        <w:t xml:space="preserve"> scanning antennas deployed </w:t>
      </w:r>
      <w:r>
        <w:t xml:space="preserve">permanently throughout intensive tracking (green) and temporarily to supplement efforts (red) </w:t>
      </w:r>
      <w:r w:rsidRPr="00D136BC">
        <w:t xml:space="preserve">from </w:t>
      </w:r>
      <w:r>
        <w:t xml:space="preserve">December 2015 </w:t>
      </w:r>
      <w:r w:rsidRPr="00D136BC">
        <w:t xml:space="preserve">– </w:t>
      </w:r>
      <w:r>
        <w:t>January 2016</w:t>
      </w:r>
      <w:r w:rsidRPr="00D136BC">
        <w:t xml:space="preserve">, </w:t>
      </w:r>
      <w:r>
        <w:t>Laughlin Lagoon, Nevada.</w:t>
      </w:r>
      <w:bookmarkEnd w:id="221"/>
      <w:bookmarkEnd w:id="222"/>
    </w:p>
    <w:p w14:paraId="09315BF5" w14:textId="77777777" w:rsidR="004B4DAC" w:rsidRDefault="004B4DAC" w:rsidP="00A757C6">
      <w:pPr>
        <w:spacing w:line="270" w:lineRule="exact"/>
      </w:pPr>
    </w:p>
    <w:p w14:paraId="45A17CB4" w14:textId="20BDC672" w:rsidR="004B4DAC" w:rsidRDefault="004B4DAC" w:rsidP="00A757C6">
      <w:pPr>
        <w:spacing w:line="270" w:lineRule="exact"/>
      </w:pPr>
      <w:r>
        <w:rPr>
          <w:noProof/>
        </w:rPr>
        <w:drawing>
          <wp:anchor distT="0" distB="0" distL="114300" distR="114300" simplePos="0" relativeHeight="251763712" behindDoc="0" locked="0" layoutInCell="0" allowOverlap="0" wp14:anchorId="607292C8" wp14:editId="315D5449">
            <wp:simplePos x="0" y="0"/>
            <wp:positionH relativeFrom="margin">
              <wp:posOffset>0</wp:posOffset>
            </wp:positionH>
            <wp:positionV relativeFrom="margin">
              <wp:posOffset>2540</wp:posOffset>
            </wp:positionV>
            <wp:extent cx="5029200" cy="3756660"/>
            <wp:effectExtent l="0" t="0" r="0" b="0"/>
            <wp:wrapTopAndBottom/>
            <wp:docPr id="361" name="Picture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T deployments win15-16.jpg"/>
                    <pic:cNvPicPr/>
                  </pic:nvPicPr>
                  <pic:blipFill rotWithShape="1">
                    <a:blip r:embed="rId51" cstate="print">
                      <a:extLst>
                        <a:ext uri="{28A0092B-C50C-407E-A947-70E740481C1C}">
                          <a14:useLocalDpi xmlns:a14="http://schemas.microsoft.com/office/drawing/2010/main" val="0"/>
                        </a:ext>
                      </a:extLst>
                    </a:blip>
                    <a:srcRect l="1818" t="1818" r="1515" b="2020"/>
                    <a:stretch/>
                  </pic:blipFill>
                  <pic:spPr bwMode="auto">
                    <a:xfrm>
                      <a:off x="0" y="0"/>
                      <a:ext cx="5029200" cy="3756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A841F51" w14:textId="26F2DF05" w:rsidR="00A757C6" w:rsidRDefault="006A1D85" w:rsidP="00A757C6">
      <w:pPr>
        <w:spacing w:line="270" w:lineRule="exact"/>
      </w:pPr>
      <w:r>
        <w:t xml:space="preserve">each </w:t>
      </w:r>
      <w:r w:rsidR="00A757C6" w:rsidRPr="00AE6852">
        <w:t xml:space="preserve">defined area (release, middle, and exit) was plotted versus </w:t>
      </w:r>
      <w:r w:rsidR="00A757C6">
        <w:t xml:space="preserve">the number of </w:t>
      </w:r>
      <w:r w:rsidR="00A757C6" w:rsidRPr="00AE6852">
        <w:t xml:space="preserve">days </w:t>
      </w:r>
      <w:r w:rsidR="00A757C6">
        <w:t>after</w:t>
      </w:r>
      <w:r w:rsidR="00A757C6" w:rsidRPr="00AE6852">
        <w:t xml:space="preserve"> release</w:t>
      </w:r>
      <w:r w:rsidR="00A96E71">
        <w:t xml:space="preserve">.  </w:t>
      </w:r>
      <w:r w:rsidR="00A757C6" w:rsidRPr="00AE6852">
        <w:t xml:space="preserve">Least squares tread lines were used to visually assess evidence of egression </w:t>
      </w:r>
      <w:r w:rsidR="001D0653">
        <w:t>(</w:t>
      </w:r>
      <w:r w:rsidR="00A757C6" w:rsidRPr="00AE6852">
        <w:t>i.e</w:t>
      </w:r>
      <w:r w:rsidR="00A96E71">
        <w:t>.</w:t>
      </w:r>
      <w:r w:rsidR="001D0653">
        <w:t xml:space="preserve">, </w:t>
      </w:r>
      <w:r w:rsidR="00A757C6" w:rsidRPr="00AE6852">
        <w:t>a shift in unique bonytail contacts from release to exit</w:t>
      </w:r>
      <w:r w:rsidR="001D0653">
        <w:t>)</w:t>
      </w:r>
      <w:r w:rsidR="00A757C6" w:rsidRPr="00AE6852">
        <w:t>.</w:t>
      </w:r>
    </w:p>
    <w:p w14:paraId="49B25445" w14:textId="77777777" w:rsidR="00A757C6" w:rsidRDefault="00A757C6" w:rsidP="00A757C6"/>
    <w:p w14:paraId="5957BFD8" w14:textId="77777777" w:rsidR="00A757C6" w:rsidRPr="00360659" w:rsidRDefault="00A757C6" w:rsidP="00A757C6"/>
    <w:p w14:paraId="1667A713" w14:textId="77777777" w:rsidR="00A757C6" w:rsidRPr="00BE44BD" w:rsidRDefault="00A757C6" w:rsidP="00A757C6">
      <w:pPr>
        <w:pStyle w:val="Heading2"/>
      </w:pPr>
      <w:bookmarkStart w:id="223" w:name="_Toc453440177"/>
      <w:bookmarkStart w:id="224" w:name="_Toc456938182"/>
      <w:r>
        <w:t>Lake Havasu Native Fish Routine Monitoring “Roundup”</w:t>
      </w:r>
      <w:bookmarkEnd w:id="223"/>
      <w:bookmarkEnd w:id="224"/>
    </w:p>
    <w:p w14:paraId="21814312" w14:textId="77777777" w:rsidR="00A757C6" w:rsidRDefault="00A757C6" w:rsidP="00A757C6">
      <w:pPr>
        <w:spacing w:line="270" w:lineRule="exact"/>
      </w:pPr>
    </w:p>
    <w:p w14:paraId="76F6C1BB" w14:textId="71A2F8AB" w:rsidR="00A757C6" w:rsidRPr="004B4DAC" w:rsidRDefault="00A757C6" w:rsidP="004B4DAC">
      <w:pPr>
        <w:spacing w:line="270" w:lineRule="exact"/>
        <w:rPr>
          <w:spacing w:val="-2"/>
        </w:rPr>
      </w:pPr>
      <w:r w:rsidRPr="004B4DAC">
        <w:rPr>
          <w:spacing w:val="-2"/>
        </w:rPr>
        <w:t xml:space="preserve">From </w:t>
      </w:r>
      <w:r w:rsidRPr="004B4DAC">
        <w:rPr>
          <w:rFonts w:eastAsiaTheme="minorHAnsi"/>
          <w:spacing w:val="-2"/>
        </w:rPr>
        <w:t xml:space="preserve">February 10–12, 2014, </w:t>
      </w:r>
      <w:r w:rsidRPr="004B4DAC">
        <w:rPr>
          <w:spacing w:val="-2"/>
        </w:rPr>
        <w:t>February 9–12, 2015, and February 8–11, 2016, M&amp;A participated in the multi-agency Native Fish Routine Monitoring “Roundup” on Lake Havasu</w:t>
      </w:r>
      <w:r w:rsidR="00A96E71">
        <w:rPr>
          <w:spacing w:val="-2"/>
        </w:rPr>
        <w:t xml:space="preserve">.  </w:t>
      </w:r>
      <w:r w:rsidRPr="004B4DAC">
        <w:rPr>
          <w:spacing w:val="-2"/>
        </w:rPr>
        <w:t>Trammel nets (45.7 or 91.4 x 1.8 m, 2.5 or 3.8-cm stretch mesh, 30.5-cm bar outer wall) were deployed in overnig</w:t>
      </w:r>
      <w:r w:rsidR="001D0653">
        <w:rPr>
          <w:spacing w:val="-2"/>
        </w:rPr>
        <w:t>ht sets along the shore of Lake </w:t>
      </w:r>
      <w:r w:rsidRPr="004B4DAC">
        <w:rPr>
          <w:spacing w:val="-2"/>
        </w:rPr>
        <w:t>Havasu</w:t>
      </w:r>
      <w:r w:rsidR="00A96E71">
        <w:rPr>
          <w:spacing w:val="-2"/>
        </w:rPr>
        <w:t xml:space="preserve">.  </w:t>
      </w:r>
      <w:r w:rsidRPr="004B4DAC">
        <w:rPr>
          <w:spacing w:val="-2"/>
        </w:rPr>
        <w:t xml:space="preserve">Nets were set in the late afternoon, checked and retrieved the following morning, and then re-deployed in a new location later that afternoon for </w:t>
      </w:r>
      <w:r w:rsidR="001D0653">
        <w:rPr>
          <w:spacing w:val="-2"/>
        </w:rPr>
        <w:t>3 </w:t>
      </w:r>
      <w:r w:rsidRPr="004B4DAC">
        <w:rPr>
          <w:spacing w:val="-2"/>
        </w:rPr>
        <w:t>consecutive nights</w:t>
      </w:r>
      <w:r w:rsidR="00A96E71">
        <w:rPr>
          <w:spacing w:val="-2"/>
        </w:rPr>
        <w:t xml:space="preserve">.  </w:t>
      </w:r>
      <w:r w:rsidRPr="004B4DAC">
        <w:rPr>
          <w:spacing w:val="-2"/>
        </w:rPr>
        <w:t>All fish were removed and processed daily; captured native fishes were enumerated, measured for TL (mm), weighed (g), sexed, scanned for a wire or 134-kHz PIT tag, and tagged if none was present</w:t>
      </w:r>
      <w:r w:rsidR="00A96E71">
        <w:rPr>
          <w:spacing w:val="-2"/>
        </w:rPr>
        <w:t xml:space="preserve">.  </w:t>
      </w:r>
      <w:r w:rsidRPr="004B4DAC">
        <w:rPr>
          <w:spacing w:val="-2"/>
        </w:rPr>
        <w:t>In 2014, trammel nets were deployed for 48 net-nights at 11 fixed reaches from Regional Park Moabi to Clear Bay</w:t>
      </w:r>
      <w:r w:rsidR="00A96E71">
        <w:rPr>
          <w:spacing w:val="-2"/>
        </w:rPr>
        <w:t xml:space="preserve">.  </w:t>
      </w:r>
      <w:r w:rsidRPr="004B4DAC">
        <w:rPr>
          <w:spacing w:val="-2"/>
        </w:rPr>
        <w:t xml:space="preserve">In 2015, nets were deployed for 47 net-nights at </w:t>
      </w:r>
      <w:r w:rsidR="004B4DAC" w:rsidRPr="004B4DAC">
        <w:rPr>
          <w:spacing w:val="-2"/>
        </w:rPr>
        <w:t>14</w:t>
      </w:r>
      <w:r w:rsidRPr="004B4DAC">
        <w:rPr>
          <w:spacing w:val="-2"/>
        </w:rPr>
        <w:t xml:space="preserve"> fixed reaches, </w:t>
      </w:r>
      <w:r w:rsidRPr="004B4DAC">
        <w:rPr>
          <w:spacing w:val="-2"/>
        </w:rPr>
        <w:lastRenderedPageBreak/>
        <w:t>including Blankenship Bend backwaters on the Arizona and California border, Castle Rock, Clear Bay, Double Barrel, Mohave Rock,</w:t>
      </w:r>
      <w:ins w:id="225" w:author="Brian Kesner" w:date="2016-08-15T15:54:00Z">
        <w:r w:rsidR="003B03EB">
          <w:rPr>
            <w:spacing w:val="-2"/>
          </w:rPr>
          <w:t xml:space="preserve"> </w:t>
        </w:r>
      </w:ins>
      <w:del w:id="226" w:author="Brian Kesner" w:date="2016-08-15T15:54:00Z">
        <w:r w:rsidRPr="004B4DAC" w:rsidDel="003B03EB">
          <w:rPr>
            <w:spacing w:val="-2"/>
          </w:rPr>
          <w:delText> </w:delText>
        </w:r>
      </w:del>
      <w:r w:rsidRPr="004B4DAC">
        <w:rPr>
          <w:spacing w:val="-2"/>
        </w:rPr>
        <w:t>Regional Park Moabi, Picture Rock, Pulpit Rock, Rearing Cove, Sand Dune, Trampas Cove, and Two</w:t>
      </w:r>
      <w:del w:id="227" w:author="Brian Kesner" w:date="2016-08-15T15:54:00Z">
        <w:r w:rsidRPr="004B4DAC" w:rsidDel="003B03EB">
          <w:rPr>
            <w:spacing w:val="-2"/>
          </w:rPr>
          <w:delText> </w:delText>
        </w:r>
      </w:del>
      <w:ins w:id="228" w:author="Brian Kesner" w:date="2016-08-15T15:54:00Z">
        <w:r w:rsidR="003B03EB">
          <w:rPr>
            <w:spacing w:val="-2"/>
          </w:rPr>
          <w:t xml:space="preserve"> </w:t>
        </w:r>
      </w:ins>
      <w:r w:rsidRPr="004B4DAC">
        <w:rPr>
          <w:spacing w:val="-2"/>
        </w:rPr>
        <w:t>Lobe Cove</w:t>
      </w:r>
      <w:r w:rsidR="00A96E71">
        <w:rPr>
          <w:spacing w:val="-2"/>
        </w:rPr>
        <w:t xml:space="preserve">.  </w:t>
      </w:r>
      <w:r w:rsidRPr="004B4DAC">
        <w:rPr>
          <w:spacing w:val="-2"/>
        </w:rPr>
        <w:t xml:space="preserve">In 2016, trammel nets were deployed for 31 net-nights at </w:t>
      </w:r>
      <w:r w:rsidR="001D0653">
        <w:rPr>
          <w:spacing w:val="-2"/>
        </w:rPr>
        <w:t>11</w:t>
      </w:r>
      <w:r w:rsidRPr="004B4DAC">
        <w:rPr>
          <w:spacing w:val="-2"/>
        </w:rPr>
        <w:t xml:space="preserve"> fixed reaches, including Blankenship Bend backwaters on </w:t>
      </w:r>
      <w:r w:rsidR="001D0653">
        <w:rPr>
          <w:spacing w:val="-2"/>
        </w:rPr>
        <w:t xml:space="preserve">the </w:t>
      </w:r>
      <w:r w:rsidRPr="004B4DAC">
        <w:rPr>
          <w:spacing w:val="-2"/>
        </w:rPr>
        <w:t xml:space="preserve">Arizona and California border, Mohave Rock, Regional Park Moabi, Picture Rock, Pulpit Rock, Sand Dune, Trampas Cove, and Two Lobe Cove (see </w:t>
      </w:r>
      <w:r w:rsidR="00AD275C" w:rsidRPr="00AD275C">
        <w:rPr>
          <w:spacing w:val="-2"/>
        </w:rPr>
        <w:t>figure</w:t>
      </w:r>
      <w:r w:rsidR="004B4DAC" w:rsidRPr="004B4DAC">
        <w:rPr>
          <w:spacing w:val="-2"/>
        </w:rPr>
        <w:t> </w:t>
      </w:r>
      <w:r w:rsidRPr="004B4DAC">
        <w:rPr>
          <w:spacing w:val="-2"/>
        </w:rPr>
        <w:t>3).</w:t>
      </w:r>
    </w:p>
    <w:p w14:paraId="2260D133" w14:textId="77777777" w:rsidR="004B4DAC" w:rsidRDefault="004B4DAC" w:rsidP="004B4DAC">
      <w:pPr>
        <w:spacing w:line="270" w:lineRule="exact"/>
      </w:pPr>
    </w:p>
    <w:p w14:paraId="73732BFA" w14:textId="77777777" w:rsidR="00A757C6" w:rsidRDefault="00A757C6" w:rsidP="004B4DAC">
      <w:pPr>
        <w:spacing w:line="270" w:lineRule="exact"/>
      </w:pPr>
    </w:p>
    <w:p w14:paraId="246AF834" w14:textId="77777777" w:rsidR="00A757C6" w:rsidRDefault="00A757C6" w:rsidP="00A757C6">
      <w:pPr>
        <w:pStyle w:val="Heading1"/>
      </w:pPr>
      <w:bookmarkStart w:id="229" w:name="_Toc453440178"/>
      <w:bookmarkStart w:id="230" w:name="_Toc456938183"/>
      <w:r>
        <w:t>Results</w:t>
      </w:r>
      <w:bookmarkEnd w:id="229"/>
      <w:bookmarkEnd w:id="230"/>
    </w:p>
    <w:p w14:paraId="182F84F9" w14:textId="77464394" w:rsidR="00A757C6" w:rsidRDefault="00A757C6" w:rsidP="004B4DAC">
      <w:pPr>
        <w:pStyle w:val="Heading2-space"/>
      </w:pPr>
      <w:bookmarkStart w:id="231" w:name="_Toc453440179"/>
      <w:bookmarkStart w:id="232" w:name="_Toc456938184"/>
      <w:bookmarkStart w:id="233" w:name="_Toc412726134"/>
      <w:r>
        <w:t>Blankenship Bend Telemetry</w:t>
      </w:r>
      <w:bookmarkEnd w:id="231"/>
      <w:bookmarkEnd w:id="232"/>
    </w:p>
    <w:p w14:paraId="720D12E7" w14:textId="0C31A2D3" w:rsidR="00A757C6" w:rsidRDefault="004B4DAC" w:rsidP="004B4DAC">
      <w:pPr>
        <w:spacing w:line="270" w:lineRule="exact"/>
        <w:rPr>
          <w:i/>
          <w:color w:val="000000"/>
        </w:rPr>
      </w:pPr>
      <w:r>
        <w:rPr>
          <w:b/>
          <w:bCs/>
          <w:noProof/>
        </w:rPr>
        <w:drawing>
          <wp:anchor distT="0" distB="0" distL="114300" distR="114300" simplePos="0" relativeHeight="251765760" behindDoc="0" locked="0" layoutInCell="0" allowOverlap="0" wp14:anchorId="45A94178" wp14:editId="5255950E">
            <wp:simplePos x="0" y="0"/>
            <wp:positionH relativeFrom="margin">
              <wp:align>left</wp:align>
            </wp:positionH>
            <wp:positionV relativeFrom="page">
              <wp:posOffset>4732020</wp:posOffset>
            </wp:positionV>
            <wp:extent cx="5029200" cy="3771900"/>
            <wp:effectExtent l="0" t="0" r="0" b="0"/>
            <wp:wrapTopAndBottom/>
            <wp:docPr id="362" name="Picture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lem.jpg"/>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029200" cy="3771900"/>
                    </a:xfrm>
                    <a:prstGeom prst="rect">
                      <a:avLst/>
                    </a:prstGeom>
                  </pic:spPr>
                </pic:pic>
              </a:graphicData>
            </a:graphic>
            <wp14:sizeRelH relativeFrom="margin">
              <wp14:pctWidth>0</wp14:pctWidth>
            </wp14:sizeRelH>
            <wp14:sizeRelV relativeFrom="margin">
              <wp14:pctHeight>0</wp14:pctHeight>
            </wp14:sizeRelV>
          </wp:anchor>
        </w:drawing>
      </w:r>
    </w:p>
    <w:p w14:paraId="7A9B2EEF" w14:textId="4C4E9F50" w:rsidR="00A757C6" w:rsidRDefault="00A757C6" w:rsidP="004B4DAC">
      <w:pPr>
        <w:autoSpaceDE w:val="0"/>
        <w:autoSpaceDN w:val="0"/>
        <w:adjustRightInd w:val="0"/>
        <w:spacing w:line="270" w:lineRule="exact"/>
        <w:rPr>
          <w:rFonts w:eastAsiaTheme="minorHAnsi"/>
        </w:rPr>
      </w:pPr>
      <w:r>
        <w:rPr>
          <w:rFonts w:eastAsiaTheme="minorHAnsi"/>
        </w:rPr>
        <w:t xml:space="preserve">Out of a total of 22 telemetry-tagged bonytail released at Blankenship Bend, </w:t>
      </w:r>
      <w:r w:rsidR="001D0653">
        <w:rPr>
          <w:rFonts w:eastAsiaTheme="minorHAnsi"/>
        </w:rPr>
        <w:t>12</w:t>
      </w:r>
      <w:ins w:id="234" w:author="Brian Kesner" w:date="2016-08-15T15:56:00Z">
        <w:r w:rsidR="003B03EB">
          <w:rPr>
            <w:rFonts w:eastAsiaTheme="minorHAnsi"/>
          </w:rPr>
          <w:t xml:space="preserve"> </w:t>
        </w:r>
      </w:ins>
      <w:del w:id="235" w:author="Brian Kesner" w:date="2016-08-15T15:56:00Z">
        <w:r w:rsidR="001D0653" w:rsidDel="003B03EB">
          <w:rPr>
            <w:rFonts w:eastAsiaTheme="minorHAnsi"/>
          </w:rPr>
          <w:delText> </w:delText>
        </w:r>
      </w:del>
      <w:r>
        <w:rPr>
          <w:rFonts w:eastAsiaTheme="minorHAnsi"/>
        </w:rPr>
        <w:t xml:space="preserve">were permanently </w:t>
      </w:r>
      <w:commentRangeStart w:id="236"/>
      <w:commentRangeStart w:id="237"/>
      <w:r>
        <w:rPr>
          <w:rFonts w:eastAsiaTheme="minorHAnsi"/>
        </w:rPr>
        <w:t xml:space="preserve">lost to the study </w:t>
      </w:r>
      <w:r w:rsidR="00D36AED">
        <w:t>(</w:t>
      </w:r>
      <w:del w:id="238" w:author="Brian Kesner" w:date="2016-08-15T15:56:00Z">
        <w:r w:rsidR="001D0653" w:rsidDel="003B03EB">
          <w:rPr>
            <w:rFonts w:eastAsiaTheme="minorHAnsi"/>
          </w:rPr>
          <w:delText>lost in or left study area</w:delText>
        </w:r>
      </w:del>
      <w:ins w:id="239" w:author="Brian Kesner" w:date="2016-08-15T15:56:00Z">
        <w:r w:rsidR="003B03EB">
          <w:rPr>
            <w:rFonts w:eastAsiaTheme="minorHAnsi"/>
          </w:rPr>
          <w:t>never contacted again</w:t>
        </w:r>
      </w:ins>
      <w:r w:rsidR="00D36AED">
        <w:t xml:space="preserve">) </w:t>
      </w:r>
      <w:commentRangeEnd w:id="236"/>
      <w:r w:rsidR="001D0653">
        <w:rPr>
          <w:rStyle w:val="CommentReference"/>
        </w:rPr>
        <w:commentReference w:id="236"/>
      </w:r>
      <w:commentRangeEnd w:id="237"/>
      <w:r w:rsidR="00297819">
        <w:rPr>
          <w:rStyle w:val="CommentReference"/>
        </w:rPr>
        <w:commentReference w:id="237"/>
      </w:r>
      <w:r w:rsidR="001D0653">
        <w:rPr>
          <w:rFonts w:eastAsiaTheme="minorHAnsi"/>
        </w:rPr>
        <w:t>within the first 5</w:t>
      </w:r>
      <w:ins w:id="240" w:author="Brian Kesner" w:date="2016-08-15T15:56:00Z">
        <w:r w:rsidR="003B03EB">
          <w:rPr>
            <w:rFonts w:eastAsiaTheme="minorHAnsi"/>
          </w:rPr>
          <w:t xml:space="preserve"> </w:t>
        </w:r>
      </w:ins>
      <w:del w:id="241" w:author="Brian Kesner" w:date="2016-08-15T15:56:00Z">
        <w:r w:rsidR="001D0653" w:rsidDel="003B03EB">
          <w:rPr>
            <w:rFonts w:eastAsiaTheme="minorHAnsi"/>
          </w:rPr>
          <w:delText> </w:delText>
        </w:r>
      </w:del>
      <w:r>
        <w:rPr>
          <w:rFonts w:eastAsiaTheme="minorHAnsi"/>
        </w:rPr>
        <w:t>weeks after release (</w:t>
      </w:r>
      <w:r w:rsidR="00AD275C" w:rsidRPr="00AD275C">
        <w:t>figure</w:t>
      </w:r>
      <w:r>
        <w:t xml:space="preserve"> </w:t>
      </w:r>
      <w:r>
        <w:rPr>
          <w:noProof/>
        </w:rPr>
        <w:t>13</w:t>
      </w:r>
      <w:r>
        <w:rPr>
          <w:rFonts w:eastAsiaTheme="minorHAnsi"/>
        </w:rPr>
        <w:t>)</w:t>
      </w:r>
      <w:r w:rsidR="00A96E71">
        <w:rPr>
          <w:rFonts w:eastAsiaTheme="minorHAnsi"/>
        </w:rPr>
        <w:t xml:space="preserve">.  </w:t>
      </w:r>
      <w:r>
        <w:rPr>
          <w:rFonts w:eastAsiaTheme="minorHAnsi"/>
        </w:rPr>
        <w:t>The majority of these fish, 67%, were last located within the study area and were not contacted by SURs specifically placed in locations to detect fish leaving the study area</w:t>
      </w:r>
      <w:r w:rsidR="00A96E71">
        <w:rPr>
          <w:rFonts w:eastAsiaTheme="minorHAnsi"/>
        </w:rPr>
        <w:t xml:space="preserve">.  </w:t>
      </w:r>
      <w:r w:rsidR="00D36AED">
        <w:rPr>
          <w:rFonts w:eastAsiaTheme="minorHAnsi"/>
        </w:rPr>
        <w:t xml:space="preserve">Four of </w:t>
      </w:r>
      <w:r w:rsidR="004D7BFB">
        <w:rPr>
          <w:rFonts w:eastAsiaTheme="minorHAnsi"/>
        </w:rPr>
        <w:t xml:space="preserve">the </w:t>
      </w:r>
      <w:r w:rsidR="00D36AED">
        <w:rPr>
          <w:rFonts w:eastAsiaTheme="minorHAnsi"/>
        </w:rPr>
        <w:t>22</w:t>
      </w:r>
      <w:ins w:id="242" w:author="Brian Kesner" w:date="2016-08-15T15:55:00Z">
        <w:r w:rsidR="003B03EB">
          <w:rPr>
            <w:rFonts w:eastAsiaTheme="minorHAnsi"/>
          </w:rPr>
          <w:t xml:space="preserve"> </w:t>
        </w:r>
      </w:ins>
      <w:del w:id="243" w:author="Brian Kesner" w:date="2016-08-15T15:55:00Z">
        <w:r w:rsidR="00D36AED" w:rsidDel="003B03EB">
          <w:rPr>
            <w:rFonts w:eastAsiaTheme="minorHAnsi"/>
          </w:rPr>
          <w:delText> </w:delText>
        </w:r>
      </w:del>
      <w:r>
        <w:rPr>
          <w:rFonts w:eastAsiaTheme="minorHAnsi"/>
        </w:rPr>
        <w:t>study fish were last contacted by these SURs at the study area’s termini</w:t>
      </w:r>
      <w:r w:rsidR="004B4DAC">
        <w:rPr>
          <w:rFonts w:eastAsiaTheme="minorHAnsi"/>
        </w:rPr>
        <w:t>, documenting emigrating fish (</w:t>
      </w:r>
      <w:r w:rsidR="004D7BFB">
        <w:rPr>
          <w:rFonts w:eastAsiaTheme="minorHAnsi"/>
        </w:rPr>
        <w:t>see</w:t>
      </w:r>
      <w:ins w:id="244" w:author="Lantow, Jeffrey C" w:date="2016-08-15T10:13:00Z">
        <w:r w:rsidR="00212ED3">
          <w:rPr>
            <w:rFonts w:eastAsiaTheme="minorHAnsi"/>
          </w:rPr>
          <w:t xml:space="preserve"> </w:t>
        </w:r>
        <w:r w:rsidR="00212ED3">
          <w:rPr>
            <w:rFonts w:eastAsiaTheme="minorHAnsi"/>
          </w:rPr>
          <w:fldChar w:fldCharType="begin"/>
        </w:r>
      </w:ins>
      <w:ins w:id="245" w:author="Brian Kesner" w:date="2016-08-15T15:59:00Z">
        <w:r w:rsidR="00634FB3">
          <w:rPr>
            <w:rFonts w:eastAsiaTheme="minorHAnsi"/>
          </w:rPr>
          <w:instrText>HYPERLINK "http://www.lcrmscp.gov/reports/2013/c39_annrep_2013.pdf"</w:instrText>
        </w:r>
      </w:ins>
      <w:ins w:id="246" w:author="Lantow, Jeffrey C" w:date="2016-08-15T10:16:00Z">
        <w:del w:id="247" w:author="Brian Kesner" w:date="2016-08-15T15:59:00Z">
          <w:r w:rsidR="00212ED3" w:rsidDel="00634FB3">
            <w:rPr>
              <w:rFonts w:eastAsiaTheme="minorHAnsi"/>
            </w:rPr>
            <w:delInstrText>HYPERLINK "http://www.lcrmscp.gov/reports/2013/c39_annrep_2013.pdf"</w:delInstrText>
          </w:r>
        </w:del>
      </w:ins>
      <w:ins w:id="248" w:author="Lantow, Jeffrey C" w:date="2016-08-15T10:13:00Z">
        <w:r w:rsidR="00212ED3">
          <w:rPr>
            <w:rFonts w:eastAsiaTheme="minorHAnsi"/>
          </w:rPr>
        </w:r>
        <w:r w:rsidR="00212ED3">
          <w:rPr>
            <w:rFonts w:eastAsiaTheme="minorHAnsi"/>
          </w:rPr>
          <w:fldChar w:fldCharType="separate"/>
        </w:r>
      </w:ins>
      <w:ins w:id="249" w:author="Lantow, Jeffrey C" w:date="2016-08-15T10:16:00Z">
        <w:r w:rsidR="00212ED3">
          <w:rPr>
            <w:rStyle w:val="Hyperlink"/>
            <w:rFonts w:eastAsiaTheme="minorHAnsi"/>
          </w:rPr>
          <w:t>C-39 2013 Post-Stocking Distribution and Survival of Bonytail in Reach 3</w:t>
        </w:r>
      </w:ins>
      <w:ins w:id="250" w:author="Lantow, Jeffrey C" w:date="2016-08-15T10:13:00Z">
        <w:r w:rsidR="00212ED3">
          <w:rPr>
            <w:rFonts w:eastAsiaTheme="minorHAnsi"/>
          </w:rPr>
          <w:fldChar w:fldCharType="end"/>
        </w:r>
      </w:ins>
      <w:ins w:id="251" w:author="Lantow, Jeffrey C" w:date="2016-08-15T10:14:00Z">
        <w:r w:rsidR="00212ED3">
          <w:rPr>
            <w:rFonts w:eastAsiaTheme="minorHAnsi"/>
          </w:rPr>
          <w:t xml:space="preserve">, </w:t>
        </w:r>
        <w:r w:rsidR="00212ED3">
          <w:rPr>
            <w:rFonts w:eastAsiaTheme="minorHAnsi"/>
          </w:rPr>
          <w:fldChar w:fldCharType="begin"/>
        </w:r>
      </w:ins>
      <w:ins w:id="252" w:author="Lantow, Jeffrey C" w:date="2016-08-15T10:16:00Z">
        <w:r w:rsidR="00212ED3">
          <w:rPr>
            <w:rFonts w:eastAsiaTheme="minorHAnsi"/>
          </w:rPr>
          <w:instrText>HYPERLINK "http://www.lcrmscp.gov/reports/2014/c39_annrep_14.pdf"</w:instrText>
        </w:r>
      </w:ins>
      <w:ins w:id="253" w:author="Lantow, Jeffrey C" w:date="2016-08-15T10:14:00Z">
        <w:r w:rsidR="00212ED3">
          <w:rPr>
            <w:rFonts w:eastAsiaTheme="minorHAnsi"/>
          </w:rPr>
        </w:r>
        <w:r w:rsidR="00212ED3">
          <w:rPr>
            <w:rFonts w:eastAsiaTheme="minorHAnsi"/>
          </w:rPr>
          <w:fldChar w:fldCharType="separate"/>
        </w:r>
      </w:ins>
      <w:ins w:id="254" w:author="Lantow, Jeffrey C" w:date="2016-08-15T10:16:00Z">
        <w:r w:rsidR="00212ED3">
          <w:rPr>
            <w:rStyle w:val="Hyperlink"/>
            <w:rFonts w:eastAsiaTheme="minorHAnsi"/>
          </w:rPr>
          <w:t>C-39 2014 Post-Stocking Distribution and Survival of Bonytail in Reach 3</w:t>
        </w:r>
      </w:ins>
      <w:ins w:id="255" w:author="Lantow, Jeffrey C" w:date="2016-08-15T10:14:00Z">
        <w:r w:rsidR="00212ED3">
          <w:rPr>
            <w:rFonts w:eastAsiaTheme="minorHAnsi"/>
          </w:rPr>
          <w:fldChar w:fldCharType="end"/>
        </w:r>
      </w:ins>
      <w:r w:rsidR="004D7BFB">
        <w:rPr>
          <w:rFonts w:eastAsiaTheme="minorHAnsi"/>
        </w:rPr>
        <w:t xml:space="preserve"> </w:t>
      </w:r>
      <w:commentRangeStart w:id="256"/>
      <w:commentRangeEnd w:id="256"/>
      <w:r w:rsidR="004D7BFB">
        <w:rPr>
          <w:rStyle w:val="CommentReference"/>
        </w:rPr>
        <w:commentReference w:id="256"/>
      </w:r>
      <w:del w:id="257" w:author="Lantow, Jeffrey C" w:date="2016-08-15T10:15:00Z">
        <w:r w:rsidR="004D7BFB" w:rsidRPr="004D7BFB" w:rsidDel="00212ED3">
          <w:rPr>
            <w:rFonts w:eastAsiaTheme="minorHAnsi"/>
            <w:highlight w:val="yellow"/>
          </w:rPr>
          <w:delText>ADD URLs here with wording you want to add about these reports</w:delText>
        </w:r>
      </w:del>
      <w:r w:rsidR="004D7BFB">
        <w:rPr>
          <w:rFonts w:eastAsiaTheme="minorHAnsi"/>
        </w:rPr>
        <w:t>).</w:t>
      </w:r>
    </w:p>
    <w:p w14:paraId="1E13C6CB" w14:textId="62C7EF86" w:rsidR="004B4DAC" w:rsidRDefault="004B4DAC" w:rsidP="004B4DAC">
      <w:pPr>
        <w:pStyle w:val="Caption"/>
        <w:rPr>
          <w:rFonts w:eastAsiaTheme="minorHAnsi"/>
        </w:rPr>
      </w:pPr>
      <w:bookmarkStart w:id="258" w:name="_Ref447056095"/>
      <w:bookmarkStart w:id="259" w:name="_Toc453440219"/>
      <w:bookmarkStart w:id="260" w:name="_Toc456271066"/>
      <w:r>
        <w:lastRenderedPageBreak/>
        <w:t xml:space="preserve">Figure </w:t>
      </w:r>
      <w:r>
        <w:rPr>
          <w:noProof/>
        </w:rPr>
        <w:t>13</w:t>
      </w:r>
      <w:bookmarkEnd w:id="258"/>
      <w:r>
        <w:t xml:space="preserve">.—Summary of study fish fate for all six telemetry study iterations, spring 2013 – winter 2016 at </w:t>
      </w:r>
      <w:r w:rsidR="00D9531B">
        <w:t xml:space="preserve">the </w:t>
      </w:r>
      <w:r>
        <w:t>Bill Williams River, Arizona and California; Blankenship Bend, Arizona and California; Regional Park Moabi, California; and Laughlin Lagoon, Nevada.</w:t>
      </w:r>
      <w:bookmarkEnd w:id="259"/>
      <w:bookmarkEnd w:id="260"/>
      <w:r>
        <w:rPr>
          <w:rFonts w:eastAsiaTheme="minorHAnsi"/>
        </w:rPr>
        <w:br w:type="page"/>
      </w:r>
    </w:p>
    <w:p w14:paraId="636E9456" w14:textId="5FCA6173" w:rsidR="00A757C6" w:rsidRPr="007153B9" w:rsidRDefault="00A757C6" w:rsidP="00A757C6">
      <w:pPr>
        <w:pStyle w:val="Heading3"/>
      </w:pPr>
      <w:bookmarkStart w:id="261" w:name="_Toc453440180"/>
      <w:bookmarkStart w:id="262" w:name="_Toc456938185"/>
      <w:r w:rsidRPr="007153B9">
        <w:lastRenderedPageBreak/>
        <w:t>Autumn 2013</w:t>
      </w:r>
      <w:bookmarkEnd w:id="261"/>
      <w:bookmarkEnd w:id="262"/>
    </w:p>
    <w:p w14:paraId="6AF78179" w14:textId="180B7290" w:rsidR="00A757C6" w:rsidRDefault="00A757C6" w:rsidP="00A757C6">
      <w:pPr>
        <w:autoSpaceDE w:val="0"/>
        <w:autoSpaceDN w:val="0"/>
        <w:adjustRightInd w:val="0"/>
        <w:rPr>
          <w:rFonts w:eastAsiaTheme="minorHAnsi"/>
        </w:rPr>
      </w:pPr>
      <w:r>
        <w:rPr>
          <w:rFonts w:eastAsiaTheme="minorHAnsi"/>
        </w:rPr>
        <w:t>During the autumn telemetry study, three bonytail were determined dead within 13 weeks post-release, contact was lost with six study fish, and one tag was still active by the end of the study (N</w:t>
      </w:r>
      <w:r w:rsidR="009B3567">
        <w:rPr>
          <w:rFonts w:eastAsiaTheme="minorHAnsi"/>
        </w:rPr>
        <w:t xml:space="preserve"> = </w:t>
      </w:r>
      <w:r>
        <w:rPr>
          <w:rFonts w:eastAsiaTheme="minorHAnsi"/>
        </w:rPr>
        <w:t>10)</w:t>
      </w:r>
      <w:r w:rsidR="00A96E71">
        <w:rPr>
          <w:rFonts w:eastAsiaTheme="minorHAnsi"/>
        </w:rPr>
        <w:t>.</w:t>
      </w:r>
      <w:r w:rsidR="004D7BFB">
        <w:rPr>
          <w:rFonts w:eastAsiaTheme="minorHAnsi"/>
        </w:rPr>
        <w:t xml:space="preserve">  </w:t>
      </w:r>
      <w:r>
        <w:rPr>
          <w:rFonts w:eastAsiaTheme="minorHAnsi"/>
        </w:rPr>
        <w:t>Study fish released into the main channel in autumn 2013 were the only fish to disperse out of Blankenship Bend, as fish released into the backwater remained in the vicinity of Blankenship Bend throughout the study</w:t>
      </w:r>
      <w:r w:rsidR="00A96E71">
        <w:rPr>
          <w:rFonts w:eastAsiaTheme="minorHAnsi"/>
        </w:rPr>
        <w:t>.</w:t>
      </w:r>
      <w:r w:rsidR="004D7BFB">
        <w:rPr>
          <w:rFonts w:eastAsiaTheme="minorHAnsi"/>
        </w:rPr>
        <w:t xml:space="preserve">  </w:t>
      </w:r>
      <w:r>
        <w:rPr>
          <w:rFonts w:eastAsiaTheme="minorHAnsi"/>
        </w:rPr>
        <w:t>Autumn 2013 main channel released fish were contacted farther up- and downstream (difference in mean up- and downstream dispersal of 4.6 km from t</w:t>
      </w:r>
      <w:r w:rsidR="004D7BFB">
        <w:rPr>
          <w:rFonts w:eastAsiaTheme="minorHAnsi"/>
        </w:rPr>
        <w:t>he release site) than backwater-</w:t>
      </w:r>
      <w:r>
        <w:rPr>
          <w:rFonts w:eastAsiaTheme="minorHAnsi"/>
        </w:rPr>
        <w:t>released fish</w:t>
      </w:r>
      <w:r w:rsidR="00A96E71">
        <w:rPr>
          <w:rFonts w:eastAsiaTheme="minorHAnsi"/>
        </w:rPr>
        <w:t>.</w:t>
      </w:r>
      <w:r w:rsidR="004D7BFB">
        <w:rPr>
          <w:rFonts w:eastAsiaTheme="minorHAnsi"/>
        </w:rPr>
        <w:t xml:space="preserve">  </w:t>
      </w:r>
      <w:r>
        <w:rPr>
          <w:rFonts w:eastAsiaTheme="minorHAnsi"/>
        </w:rPr>
        <w:t xml:space="preserve">Autumn 2013 passive contacts between sunset and sunrise comprised 57% of </w:t>
      </w:r>
      <w:r w:rsidR="004D7BFB">
        <w:rPr>
          <w:rFonts w:eastAsiaTheme="minorHAnsi"/>
        </w:rPr>
        <w:t xml:space="preserve">the </w:t>
      </w:r>
      <w:r>
        <w:rPr>
          <w:rFonts w:eastAsiaTheme="minorHAnsi"/>
        </w:rPr>
        <w:t>total passive contacts.</w:t>
      </w:r>
    </w:p>
    <w:p w14:paraId="72095F80" w14:textId="77777777" w:rsidR="003F4499" w:rsidRDefault="003F4499" w:rsidP="00A757C6">
      <w:pPr>
        <w:autoSpaceDE w:val="0"/>
        <w:autoSpaceDN w:val="0"/>
        <w:adjustRightInd w:val="0"/>
        <w:rPr>
          <w:i/>
          <w:color w:val="000000"/>
        </w:rPr>
      </w:pPr>
    </w:p>
    <w:p w14:paraId="342EF665" w14:textId="77777777" w:rsidR="00A757C6" w:rsidRDefault="00A757C6" w:rsidP="00A757C6">
      <w:pPr>
        <w:spacing w:line="270" w:lineRule="exact"/>
        <w:rPr>
          <w:i/>
          <w:color w:val="000000"/>
        </w:rPr>
      </w:pPr>
    </w:p>
    <w:p w14:paraId="08AF48B4" w14:textId="6CA1B2D3" w:rsidR="00A757C6" w:rsidRPr="007153B9" w:rsidRDefault="00A757C6" w:rsidP="00A757C6">
      <w:pPr>
        <w:pStyle w:val="Heading3"/>
      </w:pPr>
      <w:bookmarkStart w:id="263" w:name="_Toc453440181"/>
      <w:bookmarkStart w:id="264" w:name="_Toc456938186"/>
      <w:r w:rsidRPr="007153B9">
        <w:t>Spring 2014</w:t>
      </w:r>
      <w:bookmarkEnd w:id="263"/>
      <w:bookmarkEnd w:id="264"/>
    </w:p>
    <w:p w14:paraId="4B5A97AD" w14:textId="73CD91C9" w:rsidR="00A757C6" w:rsidRDefault="00A757C6" w:rsidP="001B318F">
      <w:pPr>
        <w:autoSpaceDE w:val="0"/>
        <w:autoSpaceDN w:val="0"/>
        <w:adjustRightInd w:val="0"/>
        <w:rPr>
          <w:rFonts w:eastAsiaTheme="minorHAnsi"/>
        </w:rPr>
      </w:pPr>
      <w:r>
        <w:rPr>
          <w:rFonts w:eastAsiaTheme="minorHAnsi"/>
        </w:rPr>
        <w:t>During the spring telemetry study, only one fish was determined dead, contact was lost with six study fish, and five fish were still active 6 weeks post-stocking (N</w:t>
      </w:r>
      <w:r w:rsidR="009B3567">
        <w:rPr>
          <w:rFonts w:eastAsiaTheme="minorHAnsi"/>
        </w:rPr>
        <w:t xml:space="preserve"> = </w:t>
      </w:r>
      <w:r>
        <w:rPr>
          <w:rFonts w:eastAsiaTheme="minorHAnsi"/>
        </w:rPr>
        <w:t>12)</w:t>
      </w:r>
      <w:r w:rsidR="00A96E71">
        <w:rPr>
          <w:rFonts w:eastAsiaTheme="minorHAnsi"/>
        </w:rPr>
        <w:t xml:space="preserve">.  </w:t>
      </w:r>
      <w:r w:rsidR="004D7BFB">
        <w:rPr>
          <w:rFonts w:eastAsiaTheme="minorHAnsi"/>
        </w:rPr>
        <w:t>Backwater-</w:t>
      </w:r>
      <w:r>
        <w:rPr>
          <w:rFonts w:eastAsiaTheme="minorHAnsi"/>
        </w:rPr>
        <w:t>released fish from spring 2014 spent 64% of days tracked in Blankenship Bend compared to main channel released fish spending only 40% of days tracked in Blankenship Bend</w:t>
      </w:r>
      <w:r w:rsidR="00A96E71">
        <w:rPr>
          <w:rFonts w:eastAsiaTheme="minorHAnsi"/>
        </w:rPr>
        <w:t xml:space="preserve">.  </w:t>
      </w:r>
      <w:r w:rsidR="004D7BFB">
        <w:rPr>
          <w:rFonts w:eastAsiaTheme="minorHAnsi"/>
        </w:rPr>
        <w:t>The t</w:t>
      </w:r>
      <w:r>
        <w:rPr>
          <w:rFonts w:eastAsiaTheme="minorHAnsi"/>
        </w:rPr>
        <w:t xml:space="preserve">otal number of days tracked was adjusted for </w:t>
      </w:r>
      <w:r w:rsidR="004D7BFB">
        <w:rPr>
          <w:rFonts w:eastAsiaTheme="minorHAnsi"/>
        </w:rPr>
        <w:t xml:space="preserve">the </w:t>
      </w:r>
      <w:r>
        <w:rPr>
          <w:rFonts w:eastAsiaTheme="minorHAnsi"/>
        </w:rPr>
        <w:t>time of determined mortality</w:t>
      </w:r>
      <w:r w:rsidR="00A96E71">
        <w:rPr>
          <w:rFonts w:eastAsiaTheme="minorHAnsi"/>
        </w:rPr>
        <w:t xml:space="preserve">.  </w:t>
      </w:r>
      <w:r>
        <w:rPr>
          <w:rFonts w:eastAsiaTheme="minorHAnsi"/>
        </w:rPr>
        <w:t>Spring 2014 main channel released fish were also contacted farther upstream (difference in mean upstream dispersal of 5.7 km from the release site) but less downstream (difference in mean downstream disp</w:t>
      </w:r>
      <w:r w:rsidR="004D7BFB">
        <w:rPr>
          <w:rFonts w:eastAsiaTheme="minorHAnsi"/>
        </w:rPr>
        <w:t>ersal of 3.0 km) than backwater-</w:t>
      </w:r>
      <w:r>
        <w:rPr>
          <w:rFonts w:eastAsiaTheme="minorHAnsi"/>
        </w:rPr>
        <w:t>released fish</w:t>
      </w:r>
      <w:r w:rsidR="00A96E71">
        <w:rPr>
          <w:rFonts w:eastAsiaTheme="minorHAnsi"/>
        </w:rPr>
        <w:t xml:space="preserve">.  </w:t>
      </w:r>
      <w:r>
        <w:rPr>
          <w:rFonts w:eastAsiaTheme="minorHAnsi"/>
        </w:rPr>
        <w:t xml:space="preserve">During spring 2014 telemetry tracking, passive contacts between sunset and sunrise comprised 84% of </w:t>
      </w:r>
      <w:r w:rsidR="004D7BFB">
        <w:rPr>
          <w:rFonts w:eastAsiaTheme="minorHAnsi"/>
        </w:rPr>
        <w:t xml:space="preserve">the </w:t>
      </w:r>
      <w:r>
        <w:rPr>
          <w:rFonts w:eastAsiaTheme="minorHAnsi"/>
        </w:rPr>
        <w:t>total passive contacts.</w:t>
      </w:r>
    </w:p>
    <w:p w14:paraId="12563620" w14:textId="77777777" w:rsidR="003F4499" w:rsidRDefault="003F4499" w:rsidP="00A757C6">
      <w:pPr>
        <w:autoSpaceDE w:val="0"/>
        <w:autoSpaceDN w:val="0"/>
        <w:adjustRightInd w:val="0"/>
        <w:rPr>
          <w:rFonts w:eastAsiaTheme="minorHAnsi"/>
        </w:rPr>
      </w:pPr>
    </w:p>
    <w:p w14:paraId="6D79AFFF" w14:textId="77777777" w:rsidR="00A757C6" w:rsidRDefault="00A757C6" w:rsidP="00A757C6">
      <w:pPr>
        <w:autoSpaceDE w:val="0"/>
        <w:autoSpaceDN w:val="0"/>
        <w:adjustRightInd w:val="0"/>
        <w:rPr>
          <w:i/>
          <w:color w:val="000000"/>
        </w:rPr>
      </w:pPr>
    </w:p>
    <w:p w14:paraId="7061B5E8" w14:textId="0B1871C3" w:rsidR="00A757C6" w:rsidRDefault="00A757C6" w:rsidP="00A757C6">
      <w:pPr>
        <w:pStyle w:val="Heading2"/>
      </w:pPr>
      <w:bookmarkStart w:id="265" w:name="_Toc453440182"/>
      <w:bookmarkStart w:id="266" w:name="_Toc456938187"/>
      <w:r>
        <w:t>Bill Williams River Telemetry</w:t>
      </w:r>
      <w:bookmarkEnd w:id="265"/>
      <w:bookmarkEnd w:id="266"/>
    </w:p>
    <w:p w14:paraId="79E19AB5" w14:textId="3BD1ABDA" w:rsidR="00A757C6" w:rsidRPr="007153B9" w:rsidRDefault="00A757C6" w:rsidP="00D13F59">
      <w:pPr>
        <w:pStyle w:val="Heading3-space"/>
      </w:pPr>
      <w:bookmarkStart w:id="267" w:name="_Toc453440183"/>
      <w:bookmarkStart w:id="268" w:name="_Toc456938188"/>
      <w:bookmarkEnd w:id="233"/>
      <w:r w:rsidRPr="007153B9">
        <w:t>Spring 2013</w:t>
      </w:r>
      <w:bookmarkEnd w:id="267"/>
      <w:bookmarkEnd w:id="268"/>
    </w:p>
    <w:p w14:paraId="15356A1D" w14:textId="5AA769FE" w:rsidR="00A757C6" w:rsidRDefault="00A757C6" w:rsidP="00A757C6">
      <w:pPr>
        <w:spacing w:line="270" w:lineRule="exact"/>
        <w:rPr>
          <w:color w:val="000000"/>
        </w:rPr>
      </w:pPr>
      <w:r>
        <w:rPr>
          <w:color w:val="000000"/>
        </w:rPr>
        <w:t>All six study fish released in April 2013 were confirmed mortalities recovered within 3</w:t>
      </w:r>
      <w:r w:rsidR="004D7BFB">
        <w:rPr>
          <w:color w:val="000000"/>
        </w:rPr>
        <w:t>,</w:t>
      </w:r>
      <w:r>
        <w:rPr>
          <w:color w:val="000000"/>
        </w:rPr>
        <w:t xml:space="preserve">000 m of the release site less than </w:t>
      </w:r>
      <w:r w:rsidR="004D7BFB">
        <w:rPr>
          <w:color w:val="000000"/>
        </w:rPr>
        <w:t>2</w:t>
      </w:r>
      <w:r>
        <w:rPr>
          <w:color w:val="000000"/>
        </w:rPr>
        <w:t xml:space="preserve"> weeks after release (see </w:t>
      </w:r>
      <w:r w:rsidR="00AD275C" w:rsidRPr="00AD275C">
        <w:t>figure</w:t>
      </w:r>
      <w:r>
        <w:t xml:space="preserve"> </w:t>
      </w:r>
      <w:r>
        <w:rPr>
          <w:noProof/>
        </w:rPr>
        <w:t>13</w:t>
      </w:r>
      <w:r>
        <w:rPr>
          <w:color w:val="000000"/>
        </w:rPr>
        <w:t>)</w:t>
      </w:r>
      <w:r w:rsidR="00A96E71">
        <w:rPr>
          <w:color w:val="000000"/>
        </w:rPr>
        <w:t xml:space="preserve">.  </w:t>
      </w:r>
      <w:r>
        <w:rPr>
          <w:color w:val="000000"/>
        </w:rPr>
        <w:t>One tag was recover</w:t>
      </w:r>
      <w:r w:rsidR="00CC38DF">
        <w:rPr>
          <w:color w:val="000000"/>
        </w:rPr>
        <w:t>ed at a known roosting site of double-crested c</w:t>
      </w:r>
      <w:r>
        <w:rPr>
          <w:color w:val="000000"/>
        </w:rPr>
        <w:t>ormorants</w:t>
      </w:r>
      <w:r>
        <w:rPr>
          <w:i/>
        </w:rPr>
        <w:t xml:space="preserve"> </w:t>
      </w:r>
      <w:r>
        <w:rPr>
          <w:color w:val="000000"/>
        </w:rPr>
        <w:t xml:space="preserve">where </w:t>
      </w:r>
      <w:r w:rsidR="004D7BFB">
        <w:rPr>
          <w:color w:val="000000"/>
        </w:rPr>
        <w:t>11</w:t>
      </w:r>
      <w:r>
        <w:rPr>
          <w:color w:val="000000"/>
        </w:rPr>
        <w:t xml:space="preserve"> PIT tags were also contacted (none from acoustic-tagged fish) after the ar</w:t>
      </w:r>
      <w:r w:rsidR="00D13F59">
        <w:rPr>
          <w:color w:val="000000"/>
        </w:rPr>
        <w:t xml:space="preserve">ea was scanned via </w:t>
      </w:r>
      <w:commentRangeStart w:id="269"/>
      <w:commentRangeStart w:id="270"/>
      <w:r w:rsidR="00D13F59">
        <w:rPr>
          <w:color w:val="000000"/>
        </w:rPr>
        <w:t>snorkeling</w:t>
      </w:r>
      <w:commentRangeEnd w:id="269"/>
      <w:r w:rsidR="00AB76CA">
        <w:rPr>
          <w:rStyle w:val="CommentReference"/>
        </w:rPr>
        <w:commentReference w:id="269"/>
      </w:r>
      <w:commentRangeEnd w:id="270"/>
      <w:r w:rsidR="00212ED3">
        <w:rPr>
          <w:rStyle w:val="CommentReference"/>
        </w:rPr>
        <w:commentReference w:id="270"/>
      </w:r>
      <w:r w:rsidR="00D13F59">
        <w:rPr>
          <w:color w:val="000000"/>
        </w:rPr>
        <w:t xml:space="preserve"> (</w:t>
      </w:r>
      <w:ins w:id="271" w:author="Lantow, Jeffrey C" w:date="2016-08-15T10:16:00Z">
        <w:r w:rsidR="00212ED3">
          <w:rPr>
            <w:rFonts w:eastAsiaTheme="minorHAnsi"/>
          </w:rPr>
          <w:fldChar w:fldCharType="begin"/>
        </w:r>
        <w:r w:rsidR="00212ED3">
          <w:rPr>
            <w:rFonts w:eastAsiaTheme="minorHAnsi"/>
          </w:rPr>
          <w:instrText>HYPERLINK "http://www.lcrmscp.gov/reports/2013/c39_annrep_2013.pdf"</w:instrText>
        </w:r>
        <w:r w:rsidR="00212ED3">
          <w:rPr>
            <w:rFonts w:eastAsiaTheme="minorHAnsi"/>
          </w:rPr>
        </w:r>
        <w:r w:rsidR="00212ED3">
          <w:rPr>
            <w:rFonts w:eastAsiaTheme="minorHAnsi"/>
          </w:rPr>
          <w:fldChar w:fldCharType="separate"/>
        </w:r>
        <w:r w:rsidR="00212ED3">
          <w:rPr>
            <w:rStyle w:val="Hyperlink"/>
            <w:rFonts w:eastAsiaTheme="minorHAnsi"/>
          </w:rPr>
          <w:t>C-39 2013 Post-Stocking Distribution and Survival of Bonytail in Reach 3</w:t>
        </w:r>
        <w:r w:rsidR="00212ED3">
          <w:rPr>
            <w:rFonts w:eastAsiaTheme="minorHAnsi"/>
          </w:rPr>
          <w:fldChar w:fldCharType="end"/>
        </w:r>
      </w:ins>
      <w:del w:id="272" w:author="Lantow, Jeffrey C" w:date="2016-08-15T10:16:00Z">
        <w:r w:rsidR="00D13F59" w:rsidDel="00212ED3">
          <w:rPr>
            <w:color w:val="000000"/>
          </w:rPr>
          <w:delText>a</w:delText>
        </w:r>
        <w:r w:rsidDel="00212ED3">
          <w:rPr>
            <w:color w:val="000000"/>
          </w:rPr>
          <w:delText>tta</w:delText>
        </w:r>
        <w:r w:rsidR="00D13F59" w:rsidDel="00212ED3">
          <w:rPr>
            <w:color w:val="000000"/>
          </w:rPr>
          <w:delText xml:space="preserve">chment </w:delText>
        </w:r>
        <w:commentRangeStart w:id="273"/>
        <w:r w:rsidR="00D13F59" w:rsidDel="00212ED3">
          <w:rPr>
            <w:color w:val="000000"/>
          </w:rPr>
          <w:delText>4</w:delText>
        </w:r>
        <w:commentRangeEnd w:id="273"/>
        <w:r w:rsidR="00AB76CA" w:rsidDel="00212ED3">
          <w:rPr>
            <w:rStyle w:val="CommentReference"/>
          </w:rPr>
          <w:commentReference w:id="273"/>
        </w:r>
      </w:del>
      <w:r w:rsidR="00D13F59">
        <w:rPr>
          <w:color w:val="000000"/>
        </w:rPr>
        <w:t>).</w:t>
      </w:r>
    </w:p>
    <w:p w14:paraId="703B59F5" w14:textId="77777777" w:rsidR="00D13F59" w:rsidRPr="00B838F8" w:rsidRDefault="00D13F59" w:rsidP="00A757C6">
      <w:pPr>
        <w:spacing w:line="270" w:lineRule="exact"/>
        <w:rPr>
          <w:color w:val="000000"/>
        </w:rPr>
      </w:pPr>
    </w:p>
    <w:p w14:paraId="3D34A145" w14:textId="77777777" w:rsidR="00A757C6" w:rsidRDefault="00A757C6" w:rsidP="00A757C6">
      <w:pPr>
        <w:spacing w:line="270" w:lineRule="exact"/>
        <w:rPr>
          <w:i/>
          <w:color w:val="000000"/>
        </w:rPr>
      </w:pPr>
    </w:p>
    <w:p w14:paraId="271B9987" w14:textId="2FF701DE" w:rsidR="00A757C6" w:rsidRPr="007153B9" w:rsidRDefault="00A757C6" w:rsidP="00A757C6">
      <w:pPr>
        <w:pStyle w:val="Heading3"/>
        <w:rPr>
          <w:i/>
        </w:rPr>
      </w:pPr>
      <w:bookmarkStart w:id="274" w:name="_Toc453440184"/>
      <w:bookmarkStart w:id="275" w:name="_Toc456938189"/>
      <w:r>
        <w:t>Autumn 2014</w:t>
      </w:r>
      <w:bookmarkEnd w:id="274"/>
      <w:bookmarkEnd w:id="275"/>
    </w:p>
    <w:p w14:paraId="2E336D34" w14:textId="2BEB35D3" w:rsidR="00D13F59" w:rsidRDefault="00A757C6" w:rsidP="00A757C6">
      <w:pPr>
        <w:spacing w:line="270" w:lineRule="exact"/>
      </w:pPr>
      <w:r w:rsidRPr="00B838F8">
        <w:rPr>
          <w:color w:val="000000"/>
        </w:rPr>
        <w:t>Nineteen fish wer</w:t>
      </w:r>
      <w:r>
        <w:rPr>
          <w:color w:val="000000"/>
        </w:rPr>
        <w:t xml:space="preserve">e released within Bill Williams </w:t>
      </w:r>
      <w:r w:rsidRPr="00B838F8">
        <w:rPr>
          <w:color w:val="000000"/>
        </w:rPr>
        <w:t>NWR in autumn 2014</w:t>
      </w:r>
      <w:r w:rsidR="004D7BFB">
        <w:rPr>
          <w:color w:val="000000"/>
        </w:rPr>
        <w:t>,</w:t>
      </w:r>
      <w:r w:rsidRPr="00B838F8">
        <w:rPr>
          <w:color w:val="000000"/>
        </w:rPr>
        <w:t xml:space="preserve"> and over the course of the </w:t>
      </w:r>
      <w:r w:rsidRPr="00B838F8">
        <w:t xml:space="preserve">study, </w:t>
      </w:r>
      <w:r>
        <w:t>79,867</w:t>
      </w:r>
      <w:r w:rsidRPr="00B838F8">
        <w:t xml:space="preserve"> contacts were recorded by active and passive tracking</w:t>
      </w:r>
      <w:r w:rsidR="00A96E71">
        <w:t xml:space="preserve">.  </w:t>
      </w:r>
      <w:r w:rsidRPr="00B838F8">
        <w:t>Of those contacts, 1</w:t>
      </w:r>
      <w:r>
        <w:t>75</w:t>
      </w:r>
      <w:r w:rsidRPr="00D564DE">
        <w:t xml:space="preserve"> </w:t>
      </w:r>
      <w:r w:rsidR="004D7BFB">
        <w:t>(</w:t>
      </w:r>
      <w:ins w:id="276" w:author="Brian Kesner" w:date="2016-08-31T21:46:00Z">
        <w:del w:id="277" w:author="Paul C Marsh" w:date="2016-09-07T12:46:00Z">
          <w:r w:rsidR="0098077E" w:rsidDel="00F9206E">
            <w:delText>0</w:delText>
          </w:r>
        </w:del>
      </w:ins>
      <w:del w:id="278" w:author="Paul C Marsh" w:date="2016-09-07T12:46:00Z">
        <w:r w:rsidR="005243D2" w:rsidDel="00F9206E">
          <w:delText>.0</w:delText>
        </w:r>
      </w:del>
      <w:r w:rsidR="005243D2">
        <w:t>0</w:t>
      </w:r>
      <w:ins w:id="279" w:author="Paul C Marsh" w:date="2016-09-07T12:46:00Z">
        <w:r w:rsidR="00F9206E">
          <w:t>.</w:t>
        </w:r>
      </w:ins>
      <w:r w:rsidR="005243D2">
        <w:t>2</w:t>
      </w:r>
      <w:commentRangeStart w:id="280"/>
      <w:commentRangeEnd w:id="280"/>
      <w:r w:rsidR="004D7BFB">
        <w:rPr>
          <w:rStyle w:val="CommentReference"/>
        </w:rPr>
        <w:commentReference w:id="280"/>
      </w:r>
      <w:commentRangeStart w:id="281"/>
      <w:commentRangeEnd w:id="281"/>
      <w:r w:rsidR="00F9206E">
        <w:rPr>
          <w:rStyle w:val="CommentReference"/>
        </w:rPr>
        <w:commentReference w:id="281"/>
      </w:r>
      <w:r w:rsidR="004D7BFB">
        <w:t xml:space="preserve">%) </w:t>
      </w:r>
      <w:r w:rsidRPr="00D564DE">
        <w:t>were recorded by active tracking</w:t>
      </w:r>
      <w:r>
        <w:t xml:space="preserve">, and </w:t>
      </w:r>
      <w:r w:rsidRPr="00634FB3">
        <w:rPr>
          <w:rPrChange w:id="282" w:author="Brian Kesner" w:date="2016-08-15T16:02:00Z">
            <w:rPr>
              <w:highlight w:val="yellow"/>
            </w:rPr>
          </w:rPrChange>
        </w:rPr>
        <w:t>79,692</w:t>
      </w:r>
      <w:ins w:id="283" w:author="Brian Kesner" w:date="2016-08-15T15:57:00Z">
        <w:r w:rsidR="003B03EB" w:rsidRPr="00634FB3">
          <w:rPr>
            <w:rPrChange w:id="284" w:author="Brian Kesner" w:date="2016-08-15T16:02:00Z">
              <w:rPr>
                <w:highlight w:val="yellow"/>
              </w:rPr>
            </w:rPrChange>
          </w:rPr>
          <w:t xml:space="preserve"> </w:t>
        </w:r>
      </w:ins>
      <w:del w:id="285" w:author="Brian Kesner" w:date="2016-08-15T15:57:00Z">
        <w:r w:rsidRPr="00634FB3" w:rsidDel="003B03EB">
          <w:rPr>
            <w:rPrChange w:id="286" w:author="Brian Kesner" w:date="2016-08-15T16:02:00Z">
              <w:rPr>
                <w:highlight w:val="yellow"/>
              </w:rPr>
            </w:rPrChange>
          </w:rPr>
          <w:delText> </w:delText>
        </w:r>
      </w:del>
      <w:r w:rsidRPr="00634FB3">
        <w:rPr>
          <w:rPrChange w:id="287" w:author="Brian Kesner" w:date="2016-08-15T16:02:00Z">
            <w:rPr>
              <w:highlight w:val="yellow"/>
            </w:rPr>
          </w:rPrChange>
        </w:rPr>
        <w:t>(99.8%)</w:t>
      </w:r>
      <w:r w:rsidRPr="00D564DE">
        <w:t xml:space="preserve"> </w:t>
      </w:r>
      <w:r>
        <w:t>were recorded by passive tracking (</w:t>
      </w:r>
      <w:r w:rsidR="00AD275C" w:rsidRPr="00AD275C">
        <w:t>figure</w:t>
      </w:r>
      <w:r>
        <w:t xml:space="preserve"> </w:t>
      </w:r>
      <w:r>
        <w:rPr>
          <w:noProof/>
        </w:rPr>
        <w:t>14</w:t>
      </w:r>
      <w:r>
        <w:t>)</w:t>
      </w:r>
      <w:r w:rsidR="00A96E71">
        <w:t xml:space="preserve">.  </w:t>
      </w:r>
      <w:r w:rsidRPr="005E44C6">
        <w:t>Passive contacts between sunset and sunrise comprised 61</w:t>
      </w:r>
      <w:r>
        <w:t xml:space="preserve">% of </w:t>
      </w:r>
      <w:r w:rsidR="005243D2">
        <w:t xml:space="preserve">the </w:t>
      </w:r>
      <w:r>
        <w:t xml:space="preserve">total </w:t>
      </w:r>
      <w:r w:rsidRPr="00D954AC">
        <w:t>passive contacts</w:t>
      </w:r>
      <w:r>
        <w:t xml:space="preserve"> (</w:t>
      </w:r>
      <w:r w:rsidR="00AD275C" w:rsidRPr="00AD275C">
        <w:t>figure</w:t>
      </w:r>
      <w:r w:rsidR="005243D2">
        <w:t> </w:t>
      </w:r>
      <w:r>
        <w:rPr>
          <w:noProof/>
        </w:rPr>
        <w:t>15</w:t>
      </w:r>
      <w:r>
        <w:t>)</w:t>
      </w:r>
      <w:r w:rsidR="00ED5597">
        <w:t>.</w:t>
      </w:r>
    </w:p>
    <w:p w14:paraId="122D885E" w14:textId="77777777" w:rsidR="00D13F59" w:rsidRDefault="00D13F59">
      <w:r>
        <w:br w:type="page"/>
      </w:r>
    </w:p>
    <w:p w14:paraId="7F29C0BC" w14:textId="6E5E4668" w:rsidR="00D13F59" w:rsidRDefault="00ED5597" w:rsidP="00ED5597">
      <w:pPr>
        <w:pStyle w:val="Caption"/>
      </w:pPr>
      <w:bookmarkStart w:id="288" w:name="_Toc456271067"/>
      <w:r>
        <w:lastRenderedPageBreak/>
        <w:t xml:space="preserve">Figure </w:t>
      </w:r>
      <w:r>
        <w:rPr>
          <w:noProof/>
        </w:rPr>
        <w:t>14</w:t>
      </w:r>
      <w:r>
        <w:t>.—Active (red) and passive (green) telemetry contacts and bonytail release site (blue x) during the September – November 2014 telemetry study, Bill Williams River, Arizona and California.</w:t>
      </w:r>
      <w:bookmarkEnd w:id="288"/>
    </w:p>
    <w:p w14:paraId="7FD3F63C" w14:textId="31BFEA82" w:rsidR="00D13F59" w:rsidRDefault="00ED5597" w:rsidP="00A757C6">
      <w:pPr>
        <w:spacing w:line="270" w:lineRule="exact"/>
      </w:pPr>
      <w:r>
        <w:rPr>
          <w:noProof/>
        </w:rPr>
        <w:drawing>
          <wp:anchor distT="0" distB="0" distL="114300" distR="114300" simplePos="0" relativeHeight="251766784" behindDoc="0" locked="0" layoutInCell="0" allowOverlap="0" wp14:anchorId="5783DBF6" wp14:editId="52E03A2D">
            <wp:simplePos x="0" y="0"/>
            <wp:positionH relativeFrom="margin">
              <wp:posOffset>0</wp:posOffset>
            </wp:positionH>
            <wp:positionV relativeFrom="margin">
              <wp:posOffset>2540</wp:posOffset>
            </wp:positionV>
            <wp:extent cx="5029200" cy="3726180"/>
            <wp:effectExtent l="0" t="0" r="0" b="7620"/>
            <wp:wrapTopAndBottom/>
            <wp:docPr id="363" name="Picture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lemetry contacts Aug14.jpg"/>
                    <pic:cNvPicPr/>
                  </pic:nvPicPr>
                  <pic:blipFill>
                    <a:blip r:embed="rId53">
                      <a:extLst>
                        <a:ext uri="{28A0092B-C50C-407E-A947-70E740481C1C}">
                          <a14:useLocalDpi xmlns:a14="http://schemas.microsoft.com/office/drawing/2010/main" val="0"/>
                        </a:ext>
                      </a:extLst>
                    </a:blip>
                    <a:stretch>
                      <a:fillRect/>
                    </a:stretch>
                  </pic:blipFill>
                  <pic:spPr>
                    <a:xfrm>
                      <a:off x="0" y="0"/>
                      <a:ext cx="5029200" cy="3726180"/>
                    </a:xfrm>
                    <a:prstGeom prst="rect">
                      <a:avLst/>
                    </a:prstGeom>
                  </pic:spPr>
                </pic:pic>
              </a:graphicData>
            </a:graphic>
          </wp:anchor>
        </w:drawing>
      </w:r>
    </w:p>
    <w:p w14:paraId="019A6B70" w14:textId="77777777" w:rsidR="00D13F59" w:rsidRDefault="00D13F59" w:rsidP="00A757C6">
      <w:pPr>
        <w:spacing w:line="270" w:lineRule="exact"/>
      </w:pPr>
    </w:p>
    <w:p w14:paraId="173BDDC6" w14:textId="72D5F23A" w:rsidR="00A757C6" w:rsidRPr="00224468" w:rsidRDefault="00ED5597" w:rsidP="00A757C6">
      <w:pPr>
        <w:spacing w:line="270" w:lineRule="exact"/>
      </w:pPr>
      <w:r w:rsidRPr="00D954AC">
        <w:t>Contacts per week declined following the first week (</w:t>
      </w:r>
      <w:r w:rsidR="00AD275C" w:rsidRPr="00AD275C">
        <w:t>figure</w:t>
      </w:r>
      <w:r>
        <w:t xml:space="preserve"> </w:t>
      </w:r>
      <w:r>
        <w:rPr>
          <w:noProof/>
        </w:rPr>
        <w:t>16</w:t>
      </w:r>
      <w:r w:rsidRPr="00D954AC">
        <w:t>)</w:t>
      </w:r>
      <w:r w:rsidR="00A96E71">
        <w:t xml:space="preserve">.  </w:t>
      </w:r>
      <w:r w:rsidRPr="00D954AC">
        <w:t>Study fish were</w:t>
      </w:r>
      <w:r w:rsidRPr="00227860">
        <w:t xml:space="preserve"> </w:t>
      </w:r>
      <w:r w:rsidR="00A757C6" w:rsidRPr="00227860">
        <w:t xml:space="preserve">tracked for a mean of </w:t>
      </w:r>
      <w:r w:rsidR="00A757C6">
        <w:t>16.4</w:t>
      </w:r>
      <w:r w:rsidR="00A757C6" w:rsidRPr="00227860">
        <w:t xml:space="preserve"> days (range </w:t>
      </w:r>
      <w:r w:rsidR="0005182D">
        <w:t xml:space="preserve">= </w:t>
      </w:r>
      <w:r w:rsidR="00A757C6" w:rsidRPr="00227860">
        <w:t>7–</w:t>
      </w:r>
      <w:r w:rsidR="00A757C6">
        <w:t>42</w:t>
      </w:r>
      <w:r w:rsidR="00A757C6" w:rsidRPr="00227860">
        <w:t> days</w:t>
      </w:r>
      <w:r w:rsidR="0013570E">
        <w:t>;</w:t>
      </w:r>
      <w:r w:rsidR="00A757C6">
        <w:t xml:space="preserve"> </w:t>
      </w:r>
      <w:r w:rsidR="00AD275C" w:rsidRPr="00AD275C">
        <w:t>table</w:t>
      </w:r>
      <w:r w:rsidR="00A757C6">
        <w:t xml:space="preserve"> </w:t>
      </w:r>
      <w:r w:rsidR="00A757C6">
        <w:rPr>
          <w:noProof/>
        </w:rPr>
        <w:t>2</w:t>
      </w:r>
      <w:r w:rsidR="00A757C6" w:rsidRPr="00224468">
        <w:t>)</w:t>
      </w:r>
      <w:r w:rsidR="00A96E71">
        <w:t xml:space="preserve">.  </w:t>
      </w:r>
      <w:r w:rsidR="0005182D">
        <w:t>The m</w:t>
      </w:r>
      <w:r w:rsidR="00A757C6" w:rsidRPr="00224468">
        <w:t xml:space="preserve">ean number of contacts per </w:t>
      </w:r>
      <w:r w:rsidR="00A757C6">
        <w:t>tag</w:t>
      </w:r>
      <w:r w:rsidR="0005182D">
        <w:t xml:space="preserve"> was 8.6 </w:t>
      </w:r>
      <w:r w:rsidR="00A757C6" w:rsidRPr="00224468">
        <w:t xml:space="preserve">(range </w:t>
      </w:r>
      <w:r w:rsidR="0005182D">
        <w:t xml:space="preserve">= </w:t>
      </w:r>
      <w:r w:rsidR="00A757C6" w:rsidRPr="00224468">
        <w:t>2–19</w:t>
      </w:r>
      <w:r w:rsidR="001375A6">
        <w:t>;</w:t>
      </w:r>
      <w:r w:rsidR="00A757C6" w:rsidRPr="00224468">
        <w:t xml:space="preserve"> median </w:t>
      </w:r>
      <w:r w:rsidR="0005182D">
        <w:t>= 7) active contacts and 4,546 </w:t>
      </w:r>
      <w:r w:rsidR="00A757C6" w:rsidRPr="00224468">
        <w:t xml:space="preserve">(range </w:t>
      </w:r>
      <w:r>
        <w:t xml:space="preserve">= </w:t>
      </w:r>
      <w:r w:rsidR="00A757C6" w:rsidRPr="00224468">
        <w:t>13–21,590</w:t>
      </w:r>
      <w:r w:rsidR="001375A6">
        <w:t>;</w:t>
      </w:r>
      <w:r w:rsidR="00A757C6" w:rsidRPr="00224468">
        <w:t xml:space="preserve"> median </w:t>
      </w:r>
      <w:r w:rsidR="0005182D">
        <w:t xml:space="preserve">= </w:t>
      </w:r>
      <w:r w:rsidR="00A757C6" w:rsidRPr="00224468">
        <w:t>4,003) passive contacts.</w:t>
      </w:r>
    </w:p>
    <w:p w14:paraId="6EB7A9FA" w14:textId="77777777" w:rsidR="00A757C6" w:rsidRPr="00ED5597" w:rsidRDefault="00A757C6" w:rsidP="00ED5597"/>
    <w:p w14:paraId="11745F93" w14:textId="77777777" w:rsidR="00ED5597" w:rsidRPr="00ED5597" w:rsidRDefault="00ED5597" w:rsidP="00ED5597"/>
    <w:p w14:paraId="1700CCBD" w14:textId="77777777" w:rsidR="00A757C6" w:rsidRPr="00FB5293" w:rsidRDefault="00A757C6" w:rsidP="00A757C6">
      <w:pPr>
        <w:pStyle w:val="Heading4"/>
      </w:pPr>
      <w:bookmarkStart w:id="289" w:name="_Toc412726135"/>
      <w:r w:rsidRPr="00FB5293">
        <w:t>Post-Stocking Mortality and Transmitter Recovery</w:t>
      </w:r>
      <w:bookmarkEnd w:id="289"/>
    </w:p>
    <w:p w14:paraId="63ED9317" w14:textId="77777777" w:rsidR="005243D2" w:rsidRDefault="00A757C6" w:rsidP="00A757C6">
      <w:pPr>
        <w:spacing w:line="270" w:lineRule="exact"/>
      </w:pPr>
      <w:r w:rsidRPr="00FB6181">
        <w:t xml:space="preserve">Seventeen of </w:t>
      </w:r>
      <w:r w:rsidR="005243D2">
        <w:t>19</w:t>
      </w:r>
      <w:r w:rsidRPr="00FB6181">
        <w:t xml:space="preserve"> </w:t>
      </w:r>
      <w:r>
        <w:t xml:space="preserve">(89%) </w:t>
      </w:r>
      <w:r w:rsidRPr="00FB6181">
        <w:t>study fish were determined mortalities within the study period</w:t>
      </w:r>
      <w:r>
        <w:t xml:space="preserve"> (</w:t>
      </w:r>
      <w:r w:rsidR="00AD275C" w:rsidRPr="00AD275C">
        <w:t>figure</w:t>
      </w:r>
      <w:r>
        <w:t xml:space="preserve"> </w:t>
      </w:r>
      <w:r>
        <w:rPr>
          <w:noProof/>
        </w:rPr>
        <w:t>17</w:t>
      </w:r>
      <w:r>
        <w:t>)</w:t>
      </w:r>
      <w:r w:rsidR="00A96E71">
        <w:t xml:space="preserve">.  </w:t>
      </w:r>
      <w:r>
        <w:t>Eight of 17 (47%) mortalities occurred within the firs</w:t>
      </w:r>
      <w:r w:rsidR="003731BA">
        <w:t xml:space="preserve">t </w:t>
      </w:r>
      <w:r w:rsidR="005243D2">
        <w:t>2 </w:t>
      </w:r>
      <w:r w:rsidR="003731BA">
        <w:t>weeks post-</w:t>
      </w:r>
      <w:r>
        <w:t>release</w:t>
      </w:r>
      <w:r w:rsidR="005243D2">
        <w:t>,</w:t>
      </w:r>
      <w:r>
        <w:t xml:space="preserve"> and 13 (76%) mortalities occur</w:t>
      </w:r>
      <w:r w:rsidR="003731BA">
        <w:t>red within the first month post-</w:t>
      </w:r>
      <w:r>
        <w:t>release</w:t>
      </w:r>
      <w:r w:rsidR="00A96E71">
        <w:t xml:space="preserve">.  </w:t>
      </w:r>
      <w:r>
        <w:t xml:space="preserve">Twelve tags were successfully recovered by </w:t>
      </w:r>
      <w:r w:rsidR="002124DB">
        <w:t>scuba divers</w:t>
      </w:r>
      <w:r w:rsidR="00A96E71">
        <w:t xml:space="preserve">.  </w:t>
      </w:r>
      <w:r>
        <w:t>Based on the location of determined mortalities, at least four study fish were likely prey of avian predators</w:t>
      </w:r>
      <w:r w:rsidR="00A96E71">
        <w:t xml:space="preserve">.  </w:t>
      </w:r>
      <w:r>
        <w:t>Three of these mortalities were discovered downstream from Parker Dam, two of which were triangulated directly und</w:t>
      </w:r>
      <w:r w:rsidR="00CC38DF">
        <w:t>er power lines known to act as double-c</w:t>
      </w:r>
      <w:r>
        <w:t>rest</w:t>
      </w:r>
      <w:r w:rsidR="00CC38DF">
        <w:t>ed c</w:t>
      </w:r>
      <w:r>
        <w:t>ormorant roosting sites (</w:t>
      </w:r>
      <w:r w:rsidR="00AD275C" w:rsidRPr="00AD275C">
        <w:t>figure</w:t>
      </w:r>
      <w:r>
        <w:t xml:space="preserve"> </w:t>
      </w:r>
      <w:r>
        <w:rPr>
          <w:noProof/>
        </w:rPr>
        <w:t>18</w:t>
      </w:r>
      <w:r>
        <w:t>)</w:t>
      </w:r>
      <w:r w:rsidR="005243D2">
        <w:t>,</w:t>
      </w:r>
      <w:r>
        <w:t xml:space="preserve"> and an additional tag was recovered by </w:t>
      </w:r>
      <w:r w:rsidR="002124DB">
        <w:t>scuba divers</w:t>
      </w:r>
      <w:r>
        <w:t xml:space="preserve"> directly und</w:t>
      </w:r>
      <w:r w:rsidR="00CC38DF">
        <w:t>er power lines that may act as double-crested c</w:t>
      </w:r>
      <w:r>
        <w:t>ormorant roosting sites upstream of Parker Dam</w:t>
      </w:r>
      <w:r w:rsidR="00A96E71">
        <w:t xml:space="preserve">.  </w:t>
      </w:r>
      <w:r w:rsidR="003731BA">
        <w:t>The mean number of days post-</w:t>
      </w:r>
      <w:r>
        <w:t xml:space="preserve">release that active fish were last contacted was 16 days, but </w:t>
      </w:r>
      <w:r w:rsidR="005243D2">
        <w:t xml:space="preserve">the </w:t>
      </w:r>
      <w:r>
        <w:t>mean days post</w:t>
      </w:r>
      <w:r w:rsidR="003731BA">
        <w:t>-</w:t>
      </w:r>
      <w:r>
        <w:t xml:space="preserve">release fish were alive may be less if active fish contacts were recorded </w:t>
      </w:r>
    </w:p>
    <w:p w14:paraId="44F09B15" w14:textId="2C30B751" w:rsidR="00ED5597" w:rsidRDefault="00A757C6" w:rsidP="00A757C6">
      <w:pPr>
        <w:spacing w:line="270" w:lineRule="exact"/>
        <w:sectPr w:rsidR="00ED5597" w:rsidSect="00851D7F">
          <w:headerReference w:type="even" r:id="rId54"/>
          <w:headerReference w:type="default" r:id="rId55"/>
          <w:footerReference w:type="even" r:id="rId56"/>
          <w:footerReference w:type="default" r:id="rId57"/>
          <w:headerReference w:type="first" r:id="rId58"/>
          <w:footerReference w:type="first" r:id="rId59"/>
          <w:type w:val="oddPage"/>
          <w:pgSz w:w="12240" w:h="15840" w:code="1"/>
          <w:pgMar w:top="1440" w:right="2160" w:bottom="1440" w:left="2160" w:header="720" w:footer="720" w:gutter="0"/>
          <w:pgNumType w:start="1"/>
          <w:cols w:space="720"/>
          <w:titlePg/>
          <w:docGrid w:linePitch="360"/>
        </w:sectPr>
      </w:pPr>
      <w:r>
        <w:t xml:space="preserve"> </w:t>
      </w:r>
    </w:p>
    <w:p w14:paraId="3ADE83B6" w14:textId="0675AA0D" w:rsidR="00ED5597" w:rsidRDefault="00ED5597" w:rsidP="00A757C6">
      <w:pPr>
        <w:spacing w:line="270" w:lineRule="exact"/>
      </w:pPr>
      <w:r>
        <w:rPr>
          <w:noProof/>
        </w:rPr>
        <w:lastRenderedPageBreak/>
        <w:drawing>
          <wp:anchor distT="0" distB="0" distL="114300" distR="114300" simplePos="0" relativeHeight="251767808" behindDoc="0" locked="0" layoutInCell="0" allowOverlap="0" wp14:anchorId="2E651A31" wp14:editId="68424B74">
            <wp:simplePos x="914400" y="-2560320"/>
            <wp:positionH relativeFrom="margin">
              <wp:align>left</wp:align>
            </wp:positionH>
            <wp:positionV relativeFrom="margin">
              <wp:align>top</wp:align>
            </wp:positionV>
            <wp:extent cx="8229600" cy="3735705"/>
            <wp:effectExtent l="0" t="0" r="0" b="0"/>
            <wp:wrapTopAndBottom/>
            <wp:docPr id="364" name="Picture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r contacts by hour.jpg"/>
                    <pic:cNvPicPr/>
                  </pic:nvPicPr>
                  <pic:blipFill>
                    <a:blip r:embed="rId60" cstate="print">
                      <a:extLst>
                        <a:ext uri="{28A0092B-C50C-407E-A947-70E740481C1C}">
                          <a14:useLocalDpi xmlns:a14="http://schemas.microsoft.com/office/drawing/2010/main" val="0"/>
                        </a:ext>
                      </a:extLst>
                    </a:blip>
                    <a:stretch>
                      <a:fillRect/>
                    </a:stretch>
                  </pic:blipFill>
                  <pic:spPr>
                    <a:xfrm>
                      <a:off x="0" y="0"/>
                      <a:ext cx="8229600" cy="3735705"/>
                    </a:xfrm>
                    <a:prstGeom prst="rect">
                      <a:avLst/>
                    </a:prstGeom>
                  </pic:spPr>
                </pic:pic>
              </a:graphicData>
            </a:graphic>
          </wp:anchor>
        </w:drawing>
      </w:r>
    </w:p>
    <w:p w14:paraId="432F3E4B" w14:textId="66326683" w:rsidR="00ED5597" w:rsidRDefault="00ED5597" w:rsidP="00ED5597">
      <w:pPr>
        <w:pStyle w:val="Caption"/>
      </w:pPr>
      <w:bookmarkStart w:id="290" w:name="_Ref447063924"/>
      <w:bookmarkStart w:id="291" w:name="_Toc453440221"/>
      <w:bookmarkStart w:id="292" w:name="_Toc456271068"/>
      <w:r>
        <w:t xml:space="preserve">Figure </w:t>
      </w:r>
      <w:r>
        <w:rPr>
          <w:noProof/>
        </w:rPr>
        <w:t>15</w:t>
      </w:r>
      <w:bookmarkEnd w:id="290"/>
      <w:r>
        <w:t xml:space="preserve">.—SUR contacts by hour of study fish for all six telemetry study iterations during spring 2013 – winter 2016 at </w:t>
      </w:r>
      <w:r w:rsidR="00D9531B">
        <w:t xml:space="preserve">the </w:t>
      </w:r>
      <w:r>
        <w:t>Bill Williams River, Arizona and California; Blankenship Bend, Arizona and California; Regional Park Moabi, California; and Laughlin Lagoon, Nevada.</w:t>
      </w:r>
      <w:bookmarkEnd w:id="291"/>
      <w:bookmarkEnd w:id="292"/>
    </w:p>
    <w:p w14:paraId="3BC9AE44" w14:textId="77777777" w:rsidR="00ED5597" w:rsidRDefault="00ED5597" w:rsidP="00A757C6">
      <w:pPr>
        <w:spacing w:line="270" w:lineRule="exact"/>
      </w:pPr>
    </w:p>
    <w:p w14:paraId="3DBC26D7" w14:textId="77777777" w:rsidR="00ED5597" w:rsidRDefault="00ED5597" w:rsidP="00A757C6">
      <w:pPr>
        <w:spacing w:line="270" w:lineRule="exact"/>
        <w:sectPr w:rsidR="00ED5597" w:rsidSect="00ED5597">
          <w:headerReference w:type="first" r:id="rId61"/>
          <w:footerReference w:type="first" r:id="rId62"/>
          <w:pgSz w:w="15840" w:h="12240" w:orient="landscape" w:code="1"/>
          <w:pgMar w:top="1440" w:right="1440" w:bottom="1440" w:left="1440" w:header="720" w:footer="720" w:gutter="0"/>
          <w:cols w:space="720"/>
          <w:titlePg/>
          <w:docGrid w:linePitch="360"/>
        </w:sectPr>
      </w:pPr>
    </w:p>
    <w:p w14:paraId="2BEC989A" w14:textId="55A97369" w:rsidR="00ED5597" w:rsidRDefault="00ED5597" w:rsidP="00ED5597">
      <w:pPr>
        <w:pStyle w:val="Caption"/>
      </w:pPr>
      <w:bookmarkStart w:id="293" w:name="_Ref447056279"/>
      <w:bookmarkStart w:id="294" w:name="_Toc413076278"/>
      <w:bookmarkStart w:id="295" w:name="_Toc453440222"/>
      <w:bookmarkStart w:id="296" w:name="_Toc456271069"/>
      <w:r>
        <w:lastRenderedPageBreak/>
        <w:t xml:space="preserve">Figure </w:t>
      </w:r>
      <w:r>
        <w:rPr>
          <w:noProof/>
        </w:rPr>
        <w:t>16</w:t>
      </w:r>
      <w:bookmarkEnd w:id="293"/>
      <w:r>
        <w:t>.—Total number of 19 acoustic-tagged bonytail potentially available for contact (light gray box) and those actually contacted (dark gray box) each week during the September – November 2014 telemetry study, Bill Williams River, Arizona</w:t>
      </w:r>
      <w:bookmarkEnd w:id="294"/>
      <w:r>
        <w:t>.</w:t>
      </w:r>
      <w:bookmarkEnd w:id="295"/>
      <w:bookmarkEnd w:id="296"/>
    </w:p>
    <w:p w14:paraId="2EA7215D" w14:textId="60BD54AA" w:rsidR="00ED5597" w:rsidRDefault="00ED5597" w:rsidP="00A757C6">
      <w:pPr>
        <w:spacing w:line="270" w:lineRule="exact"/>
      </w:pPr>
      <w:r>
        <w:rPr>
          <w:noProof/>
        </w:rPr>
        <w:drawing>
          <wp:anchor distT="0" distB="0" distL="114300" distR="114300" simplePos="0" relativeHeight="251768832" behindDoc="0" locked="0" layoutInCell="0" allowOverlap="0" wp14:anchorId="7E67AF43" wp14:editId="29193A7A">
            <wp:simplePos x="0" y="0"/>
            <wp:positionH relativeFrom="margin">
              <wp:posOffset>0</wp:posOffset>
            </wp:positionH>
            <wp:positionV relativeFrom="margin">
              <wp:posOffset>2540</wp:posOffset>
            </wp:positionV>
            <wp:extent cx="5029200" cy="3840480"/>
            <wp:effectExtent l="0" t="0" r="0" b="7620"/>
            <wp:wrapTopAndBottom/>
            <wp:docPr id="365" name="Picture 365" descr="C:\Users\khumphrey\Google Drive\Marsh &amp; Associates\Lake Havasu\2013-2015\Reports\Final Report\figures havasu report 2015\fish available Aug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khumphrey\Google Drive\Marsh &amp; Associates\Lake Havasu\2013-2015\Reports\Final Report\figures havasu report 2015\fish available Aug14.jp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029200" cy="3840480"/>
                    </a:xfrm>
                    <a:prstGeom prst="rect">
                      <a:avLst/>
                    </a:prstGeom>
                    <a:noFill/>
                    <a:ln>
                      <a:noFill/>
                    </a:ln>
                  </pic:spPr>
                </pic:pic>
              </a:graphicData>
            </a:graphic>
          </wp:anchor>
        </w:drawing>
      </w:r>
    </w:p>
    <w:p w14:paraId="4A2D9313" w14:textId="77777777" w:rsidR="00ED5597" w:rsidRDefault="00ED5597" w:rsidP="00A757C6">
      <w:pPr>
        <w:spacing w:line="270" w:lineRule="exact"/>
      </w:pPr>
    </w:p>
    <w:p w14:paraId="637EB83E" w14:textId="14BA943B" w:rsidR="00A757C6" w:rsidRDefault="005243D2" w:rsidP="00A757C6">
      <w:pPr>
        <w:spacing w:line="270" w:lineRule="exact"/>
      </w:pPr>
      <w:r>
        <w:t xml:space="preserve">after </w:t>
      </w:r>
      <w:r w:rsidR="00ED5597">
        <w:t>the fish was consumed</w:t>
      </w:r>
      <w:r w:rsidR="00A96E71">
        <w:t xml:space="preserve">.  </w:t>
      </w:r>
      <w:r w:rsidR="00ED5597">
        <w:t xml:space="preserve">Six tags of the 17 determined mortalities were recovered under cover consisting of cattails, overhanging canopies, or woody debris, all </w:t>
      </w:r>
      <w:r w:rsidR="004923B6">
        <w:t xml:space="preserve">within </w:t>
      </w:r>
      <w:r w:rsidR="00D9531B">
        <w:t xml:space="preserve">the </w:t>
      </w:r>
      <w:r w:rsidR="004923B6">
        <w:t>Bill Williams River i</w:t>
      </w:r>
      <w:r w:rsidR="00A757C6">
        <w:t>nlet</w:t>
      </w:r>
      <w:r w:rsidR="00A96E71">
        <w:t xml:space="preserve">.  </w:t>
      </w:r>
      <w:r w:rsidR="00A757C6">
        <w:t xml:space="preserve">Only one fish (fish 141-2) released into </w:t>
      </w:r>
      <w:r w:rsidR="00D9531B">
        <w:t>the Bill </w:t>
      </w:r>
      <w:r w:rsidR="00A757C6">
        <w:t xml:space="preserve">Williams River </w:t>
      </w:r>
      <w:r w:rsidR="004923B6">
        <w:t>i</w:t>
      </w:r>
      <w:r w:rsidR="00A757C6">
        <w:t>nlet was lost to the study (never contacted again)</w:t>
      </w:r>
      <w:r w:rsidR="00A96E71">
        <w:t xml:space="preserve">.  </w:t>
      </w:r>
      <w:r w:rsidR="00A757C6">
        <w:t xml:space="preserve">This fish was last contacted at the SUR deployed </w:t>
      </w:r>
      <w:r w:rsidR="00A757C6" w:rsidRPr="00EF6706">
        <w:t xml:space="preserve">across from Takeoff Point, at the study area’s terminus, indicating that </w:t>
      </w:r>
      <w:r w:rsidR="00A757C6">
        <w:t xml:space="preserve">the fish </w:t>
      </w:r>
      <w:r w:rsidR="00A757C6" w:rsidRPr="00EF6706">
        <w:t>may have</w:t>
      </w:r>
      <w:r w:rsidR="00A757C6">
        <w:t xml:space="preserve"> traveled</w:t>
      </w:r>
      <w:r w:rsidR="00A757C6" w:rsidRPr="00EF6706">
        <w:t xml:space="preserve"> out of the study detection reach</w:t>
      </w:r>
      <w:r w:rsidR="00A96E71">
        <w:t xml:space="preserve">.  </w:t>
      </w:r>
      <w:r w:rsidR="00A757C6" w:rsidRPr="00F40AA0">
        <w:t>The majority of actively tracked bonytail within the study area were contacted on a weekly basis (</w:t>
      </w:r>
      <w:r w:rsidR="00AD275C" w:rsidRPr="00AD275C">
        <w:t>figure</w:t>
      </w:r>
      <w:r w:rsidR="00A757C6">
        <w:t xml:space="preserve"> </w:t>
      </w:r>
      <w:r w:rsidR="00A757C6">
        <w:rPr>
          <w:noProof/>
        </w:rPr>
        <w:t>19</w:t>
      </w:r>
      <w:r w:rsidR="00A757C6">
        <w:t>)</w:t>
      </w:r>
      <w:r w:rsidR="00A96E71">
        <w:t xml:space="preserve">.  </w:t>
      </w:r>
      <w:r w:rsidR="00A757C6">
        <w:t xml:space="preserve">Two fish (fish 34-1 and </w:t>
      </w:r>
      <w:r>
        <w:t xml:space="preserve">fish </w:t>
      </w:r>
      <w:r w:rsidR="00A757C6">
        <w:t>177-1</w:t>
      </w:r>
      <w:r w:rsidR="00A757C6" w:rsidRPr="00F40AA0">
        <w:t xml:space="preserve">) had </w:t>
      </w:r>
      <w:r w:rsidR="00A757C6">
        <w:t>a 1-week gap between contacts</w:t>
      </w:r>
      <w:r>
        <w:t>,</w:t>
      </w:r>
      <w:r w:rsidR="00A757C6">
        <w:t xml:space="preserve"> and only one fish (fish 4-1) had </w:t>
      </w:r>
      <w:r w:rsidR="00A757C6" w:rsidRPr="00F40AA0">
        <w:t>more than a 1-week gap between contacts.</w:t>
      </w:r>
    </w:p>
    <w:p w14:paraId="3BA01F8C" w14:textId="77777777" w:rsidR="00ED5597" w:rsidRDefault="00ED5597" w:rsidP="00A757C6">
      <w:pPr>
        <w:spacing w:line="270" w:lineRule="exact"/>
      </w:pPr>
    </w:p>
    <w:p w14:paraId="08E70E56" w14:textId="77777777" w:rsidR="00ED5597" w:rsidRDefault="00ED5597" w:rsidP="00A757C6">
      <w:pPr>
        <w:spacing w:line="270" w:lineRule="exact"/>
      </w:pPr>
    </w:p>
    <w:p w14:paraId="0F6F0A9A" w14:textId="77777777" w:rsidR="00A757C6" w:rsidRPr="00FB5293" w:rsidRDefault="00A757C6" w:rsidP="00A757C6">
      <w:pPr>
        <w:pStyle w:val="Heading4"/>
      </w:pPr>
      <w:bookmarkStart w:id="297" w:name="_Toc412726136"/>
      <w:r w:rsidRPr="00FB5293">
        <w:t>Movement Patterns and Inhabitance</w:t>
      </w:r>
      <w:bookmarkEnd w:id="297"/>
    </w:p>
    <w:p w14:paraId="3ACA8BB6" w14:textId="649F8AB7" w:rsidR="005243D2" w:rsidRDefault="00A757C6" w:rsidP="00A757C6">
      <w:pPr>
        <w:spacing w:line="270" w:lineRule="exact"/>
      </w:pPr>
      <w:r>
        <w:t xml:space="preserve">Five of </w:t>
      </w:r>
      <w:r w:rsidR="005243D2">
        <w:t>6</w:t>
      </w:r>
      <w:r>
        <w:t xml:space="preserve"> (83%) study fish rel</w:t>
      </w:r>
      <w:r w:rsidR="004923B6">
        <w:t xml:space="preserve">eased into </w:t>
      </w:r>
      <w:r w:rsidR="00D9531B">
        <w:t xml:space="preserve">the </w:t>
      </w:r>
      <w:r w:rsidR="004923B6">
        <w:t>Bill Williams River a</w:t>
      </w:r>
      <w:r>
        <w:t>rm remained in the arm</w:t>
      </w:r>
      <w:r w:rsidR="00D9531B">
        <w:t>,</w:t>
      </w:r>
      <w:r>
        <w:t xml:space="preserve"> while </w:t>
      </w:r>
      <w:r w:rsidR="005243D2">
        <w:t>1</w:t>
      </w:r>
      <w:r>
        <w:t xml:space="preserve"> (17%) moved from </w:t>
      </w:r>
      <w:r w:rsidR="004923B6">
        <w:t xml:space="preserve">the arm to </w:t>
      </w:r>
      <w:r w:rsidR="00D9531B">
        <w:t xml:space="preserve">the </w:t>
      </w:r>
      <w:r w:rsidR="004923B6">
        <w:t>Bill Williams River i</w:t>
      </w:r>
      <w:r>
        <w:t>nlet</w:t>
      </w:r>
      <w:r w:rsidR="00A96E71">
        <w:t xml:space="preserve">.  </w:t>
      </w:r>
      <w:r w:rsidR="004923B6">
        <w:t>Five of 13</w:t>
      </w:r>
      <w:ins w:id="298" w:author="Brian Kesner" w:date="2016-08-15T16:02:00Z">
        <w:r w:rsidR="00634FB3">
          <w:t xml:space="preserve"> </w:t>
        </w:r>
      </w:ins>
      <w:del w:id="299" w:author="Brian Kesner" w:date="2016-08-15T16:02:00Z">
        <w:r w:rsidR="004923B6" w:rsidDel="00634FB3">
          <w:delText> </w:delText>
        </w:r>
      </w:del>
      <w:r>
        <w:t>(38%) study fish released</w:t>
      </w:r>
      <w:r w:rsidR="004923B6">
        <w:t xml:space="preserve"> into the Bill Williams River i</w:t>
      </w:r>
      <w:r>
        <w:t>nlet remained in the inlet</w:t>
      </w:r>
      <w:r w:rsidR="005243D2">
        <w:t>,</w:t>
      </w:r>
      <w:r>
        <w:t xml:space="preserve"> while </w:t>
      </w:r>
      <w:r w:rsidR="005243D2">
        <w:t>8</w:t>
      </w:r>
      <w:r>
        <w:t xml:space="preserve"> (62%) moved out of the </w:t>
      </w:r>
      <w:r w:rsidR="004923B6">
        <w:t xml:space="preserve">inlet into </w:t>
      </w:r>
      <w:r w:rsidR="00D9531B">
        <w:t xml:space="preserve">the </w:t>
      </w:r>
      <w:r w:rsidR="004923B6">
        <w:t xml:space="preserve">Bill Williams River </w:t>
      </w:r>
      <w:r w:rsidR="005243D2">
        <w:t>arm.  The</w:t>
      </w:r>
    </w:p>
    <w:p w14:paraId="709C709F" w14:textId="77777777" w:rsidR="005243D2" w:rsidRDefault="005243D2">
      <w:r>
        <w:br w:type="page"/>
      </w:r>
    </w:p>
    <w:tbl>
      <w:tblPr>
        <w:tblW w:w="10080" w:type="dxa"/>
        <w:jc w:val="center"/>
        <w:tblLayout w:type="fixed"/>
        <w:tblLook w:val="04A0" w:firstRow="1" w:lastRow="0" w:firstColumn="1" w:lastColumn="0" w:noHBand="0" w:noVBand="1"/>
      </w:tblPr>
      <w:tblGrid>
        <w:gridCol w:w="840"/>
        <w:gridCol w:w="3720"/>
        <w:gridCol w:w="1277"/>
        <w:gridCol w:w="1603"/>
        <w:gridCol w:w="1320"/>
        <w:gridCol w:w="1320"/>
      </w:tblGrid>
      <w:tr w:rsidR="00ED5597" w:rsidRPr="00DF14E7" w14:paraId="1774B59F" w14:textId="77777777" w:rsidTr="005243D2">
        <w:trPr>
          <w:jc w:val="center"/>
        </w:trPr>
        <w:tc>
          <w:tcPr>
            <w:tcW w:w="10080" w:type="dxa"/>
            <w:gridSpan w:val="6"/>
            <w:tcBorders>
              <w:bottom w:val="single" w:sz="4" w:space="0" w:color="auto"/>
            </w:tcBorders>
            <w:shd w:val="clear" w:color="auto" w:fill="FFFFFF" w:themeFill="background1"/>
            <w:tcMar>
              <w:top w:w="60" w:type="dxa"/>
              <w:bottom w:w="60" w:type="dxa"/>
            </w:tcMar>
            <w:vAlign w:val="center"/>
          </w:tcPr>
          <w:p w14:paraId="16AE790E" w14:textId="77777777" w:rsidR="00ED5597" w:rsidRDefault="00ED5597" w:rsidP="00ED5597">
            <w:pPr>
              <w:pStyle w:val="Table-heading"/>
            </w:pPr>
            <w:bookmarkStart w:id="300" w:name="_Ref447056376"/>
            <w:bookmarkStart w:id="301" w:name="_Toc456270937"/>
            <w:bookmarkStart w:id="302" w:name="_Toc453440202"/>
            <w:r>
              <w:lastRenderedPageBreak/>
              <w:t xml:space="preserve">Table </w:t>
            </w:r>
            <w:r>
              <w:rPr>
                <w:noProof/>
              </w:rPr>
              <w:t>2</w:t>
            </w:r>
            <w:bookmarkEnd w:id="300"/>
            <w:r>
              <w:t>.—Dispersal and displacement data collected for acoustic-tagged bonytail in September – November 2014, Bill Williams River, Arizona</w:t>
            </w:r>
            <w:bookmarkEnd w:id="301"/>
          </w:p>
          <w:p w14:paraId="683369F4" w14:textId="2B058203" w:rsidR="00ED5597" w:rsidRPr="00ED5597" w:rsidRDefault="00ED5597" w:rsidP="00ED5597">
            <w:pPr>
              <w:spacing w:after="40"/>
              <w:rPr>
                <w:rFonts w:ascii="Arial" w:hAnsi="Arial" w:cs="Arial"/>
                <w:b/>
                <w:bCs/>
                <w:color w:val="000000"/>
                <w:sz w:val="20"/>
                <w:szCs w:val="20"/>
              </w:rPr>
            </w:pPr>
            <w:r w:rsidRPr="00ED5597">
              <w:rPr>
                <w:rFonts w:ascii="Arial" w:hAnsi="Arial" w:cs="Arial"/>
                <w:sz w:val="20"/>
                <w:szCs w:val="20"/>
              </w:rPr>
              <w:t xml:space="preserve">(Values of dispersal and displacement for fish that were contacted at a SUR deployed at the study area’s termini or by active efforts outside of the study area’s termini are notated by </w:t>
            </w:r>
            <w:r w:rsidRPr="00ED5597">
              <w:rPr>
                <w:rFonts w:ascii="Arial" w:hAnsi="Arial" w:cs="Arial"/>
                <w:color w:val="000000"/>
                <w:sz w:val="20"/>
                <w:szCs w:val="20"/>
              </w:rPr>
              <w:t>≥</w:t>
            </w:r>
            <w:bookmarkEnd w:id="302"/>
            <w:r w:rsidRPr="00ED5597">
              <w:rPr>
                <w:rFonts w:ascii="Arial" w:hAnsi="Arial" w:cs="Arial"/>
                <w:color w:val="000000"/>
                <w:sz w:val="20"/>
                <w:szCs w:val="20"/>
              </w:rPr>
              <w:t>.)</w:t>
            </w:r>
          </w:p>
        </w:tc>
      </w:tr>
      <w:tr w:rsidR="00ED5597" w:rsidRPr="00DF14E7" w14:paraId="6D71B95A" w14:textId="77777777" w:rsidTr="005243D2">
        <w:trPr>
          <w:jc w:val="center"/>
        </w:trPr>
        <w:tc>
          <w:tcPr>
            <w:tcW w:w="840" w:type="dxa"/>
            <w:tcBorders>
              <w:top w:val="single" w:sz="4" w:space="0" w:color="auto"/>
              <w:left w:val="single" w:sz="4" w:space="0" w:color="auto"/>
              <w:bottom w:val="single" w:sz="4" w:space="0" w:color="auto"/>
              <w:right w:val="single" w:sz="4" w:space="0" w:color="auto"/>
            </w:tcBorders>
            <w:shd w:val="pct12" w:color="auto" w:fill="FFFFFF" w:themeFill="background1"/>
            <w:tcMar>
              <w:top w:w="60" w:type="dxa"/>
              <w:bottom w:w="60" w:type="dxa"/>
            </w:tcMar>
            <w:vAlign w:val="bottom"/>
            <w:hideMark/>
          </w:tcPr>
          <w:p w14:paraId="73685187" w14:textId="77777777" w:rsidR="00ED5597" w:rsidRPr="00DF14E7" w:rsidRDefault="00ED5597" w:rsidP="00CD3E65">
            <w:pPr>
              <w:jc w:val="center"/>
              <w:rPr>
                <w:rFonts w:ascii="Arial" w:hAnsi="Arial" w:cs="Arial"/>
                <w:b/>
                <w:bCs/>
                <w:color w:val="000000"/>
                <w:sz w:val="18"/>
                <w:szCs w:val="18"/>
              </w:rPr>
            </w:pPr>
            <w:r w:rsidRPr="00DF14E7">
              <w:rPr>
                <w:rFonts w:ascii="Arial" w:hAnsi="Arial" w:cs="Arial"/>
                <w:b/>
                <w:bCs/>
                <w:color w:val="000000"/>
                <w:sz w:val="18"/>
                <w:szCs w:val="18"/>
              </w:rPr>
              <w:t>Tag</w:t>
            </w:r>
          </w:p>
        </w:tc>
        <w:tc>
          <w:tcPr>
            <w:tcW w:w="3720" w:type="dxa"/>
            <w:tcBorders>
              <w:top w:val="single" w:sz="4" w:space="0" w:color="auto"/>
              <w:left w:val="nil"/>
              <w:bottom w:val="single" w:sz="4" w:space="0" w:color="auto"/>
              <w:right w:val="single" w:sz="4" w:space="0" w:color="auto"/>
            </w:tcBorders>
            <w:shd w:val="pct12" w:color="auto" w:fill="FFFFFF" w:themeFill="background1"/>
            <w:tcMar>
              <w:top w:w="60" w:type="dxa"/>
              <w:bottom w:w="60" w:type="dxa"/>
            </w:tcMar>
            <w:vAlign w:val="bottom"/>
            <w:hideMark/>
          </w:tcPr>
          <w:p w14:paraId="040C8DCD" w14:textId="77777777" w:rsidR="00ED5597" w:rsidRPr="00DF14E7" w:rsidRDefault="00ED5597" w:rsidP="00CD3E65">
            <w:pPr>
              <w:jc w:val="center"/>
              <w:rPr>
                <w:rFonts w:ascii="Arial" w:hAnsi="Arial" w:cs="Arial"/>
                <w:b/>
                <w:bCs/>
                <w:color w:val="000000"/>
                <w:sz w:val="18"/>
                <w:szCs w:val="18"/>
              </w:rPr>
            </w:pPr>
            <w:r w:rsidRPr="00DF14E7">
              <w:rPr>
                <w:rFonts w:ascii="Arial" w:hAnsi="Arial" w:cs="Arial"/>
                <w:b/>
                <w:bCs/>
                <w:color w:val="000000"/>
                <w:sz w:val="18"/>
                <w:szCs w:val="18"/>
              </w:rPr>
              <w:t>Release site</w:t>
            </w:r>
          </w:p>
        </w:tc>
        <w:tc>
          <w:tcPr>
            <w:tcW w:w="1277" w:type="dxa"/>
            <w:tcBorders>
              <w:top w:val="single" w:sz="4" w:space="0" w:color="auto"/>
              <w:left w:val="nil"/>
              <w:bottom w:val="single" w:sz="4" w:space="0" w:color="auto"/>
              <w:right w:val="single" w:sz="4" w:space="0" w:color="auto"/>
            </w:tcBorders>
            <w:shd w:val="pct12" w:color="auto" w:fill="FFFFFF" w:themeFill="background1"/>
            <w:tcMar>
              <w:top w:w="60" w:type="dxa"/>
              <w:bottom w:w="60" w:type="dxa"/>
            </w:tcMar>
            <w:vAlign w:val="bottom"/>
            <w:hideMark/>
          </w:tcPr>
          <w:p w14:paraId="70A89835" w14:textId="77777777" w:rsidR="00ED5597" w:rsidRPr="00DF14E7" w:rsidRDefault="00ED5597" w:rsidP="00CD3E65">
            <w:pPr>
              <w:jc w:val="center"/>
              <w:rPr>
                <w:rFonts w:ascii="Arial" w:hAnsi="Arial" w:cs="Arial"/>
                <w:b/>
                <w:bCs/>
                <w:color w:val="000000"/>
                <w:sz w:val="18"/>
                <w:szCs w:val="18"/>
              </w:rPr>
            </w:pPr>
            <w:r w:rsidRPr="00DF14E7">
              <w:rPr>
                <w:rFonts w:ascii="Arial" w:hAnsi="Arial" w:cs="Arial"/>
                <w:b/>
                <w:bCs/>
                <w:color w:val="000000"/>
                <w:sz w:val="18"/>
                <w:szCs w:val="18"/>
              </w:rPr>
              <w:t>Sinuous dispersal (km)</w:t>
            </w:r>
          </w:p>
        </w:tc>
        <w:tc>
          <w:tcPr>
            <w:tcW w:w="1603" w:type="dxa"/>
            <w:tcBorders>
              <w:top w:val="single" w:sz="4" w:space="0" w:color="auto"/>
              <w:left w:val="nil"/>
              <w:bottom w:val="single" w:sz="4" w:space="0" w:color="auto"/>
              <w:right w:val="single" w:sz="4" w:space="0" w:color="auto"/>
            </w:tcBorders>
            <w:shd w:val="pct12" w:color="auto" w:fill="FFFFFF" w:themeFill="background1"/>
            <w:tcMar>
              <w:top w:w="60" w:type="dxa"/>
              <w:bottom w:w="60" w:type="dxa"/>
            </w:tcMar>
            <w:vAlign w:val="bottom"/>
            <w:hideMark/>
          </w:tcPr>
          <w:p w14:paraId="0EE425F0" w14:textId="77777777" w:rsidR="00ED5597" w:rsidRPr="00DF14E7" w:rsidRDefault="00ED5597" w:rsidP="00CD3E65">
            <w:pPr>
              <w:jc w:val="center"/>
              <w:rPr>
                <w:rFonts w:ascii="Arial" w:hAnsi="Arial" w:cs="Arial"/>
                <w:b/>
                <w:bCs/>
                <w:color w:val="000000"/>
                <w:sz w:val="18"/>
                <w:szCs w:val="18"/>
              </w:rPr>
            </w:pPr>
            <w:r w:rsidRPr="00DF14E7">
              <w:rPr>
                <w:rFonts w:ascii="Arial" w:hAnsi="Arial" w:cs="Arial"/>
                <w:b/>
                <w:bCs/>
                <w:color w:val="000000"/>
                <w:sz w:val="18"/>
                <w:szCs w:val="18"/>
              </w:rPr>
              <w:t>Straight line displacement (km)</w:t>
            </w:r>
          </w:p>
        </w:tc>
        <w:tc>
          <w:tcPr>
            <w:tcW w:w="1320" w:type="dxa"/>
            <w:tcBorders>
              <w:top w:val="single" w:sz="4" w:space="0" w:color="auto"/>
              <w:left w:val="nil"/>
              <w:bottom w:val="single" w:sz="4" w:space="0" w:color="auto"/>
              <w:right w:val="single" w:sz="4" w:space="0" w:color="auto"/>
            </w:tcBorders>
            <w:shd w:val="pct12" w:color="auto" w:fill="FFFFFF" w:themeFill="background1"/>
            <w:tcMar>
              <w:top w:w="60" w:type="dxa"/>
              <w:bottom w:w="60" w:type="dxa"/>
            </w:tcMar>
            <w:vAlign w:val="bottom"/>
            <w:hideMark/>
          </w:tcPr>
          <w:p w14:paraId="61902541" w14:textId="77777777" w:rsidR="00ED5597" w:rsidRPr="00DF14E7" w:rsidRDefault="00ED5597" w:rsidP="00CD3E65">
            <w:pPr>
              <w:jc w:val="center"/>
              <w:rPr>
                <w:rFonts w:ascii="Arial" w:hAnsi="Arial" w:cs="Arial"/>
                <w:b/>
                <w:bCs/>
                <w:color w:val="000000"/>
                <w:sz w:val="18"/>
                <w:szCs w:val="18"/>
              </w:rPr>
            </w:pPr>
            <w:r w:rsidRPr="00DF14E7">
              <w:rPr>
                <w:rFonts w:ascii="Arial" w:hAnsi="Arial" w:cs="Arial"/>
                <w:b/>
                <w:bCs/>
                <w:color w:val="000000"/>
                <w:sz w:val="18"/>
                <w:szCs w:val="18"/>
              </w:rPr>
              <w:t>Days at large</w:t>
            </w:r>
          </w:p>
        </w:tc>
        <w:tc>
          <w:tcPr>
            <w:tcW w:w="1320" w:type="dxa"/>
            <w:tcBorders>
              <w:top w:val="single" w:sz="4" w:space="0" w:color="auto"/>
              <w:left w:val="nil"/>
              <w:bottom w:val="single" w:sz="4" w:space="0" w:color="auto"/>
              <w:right w:val="single" w:sz="4" w:space="0" w:color="auto"/>
            </w:tcBorders>
            <w:shd w:val="pct12" w:color="auto" w:fill="FFFFFF" w:themeFill="background1"/>
            <w:tcMar>
              <w:top w:w="60" w:type="dxa"/>
              <w:bottom w:w="60" w:type="dxa"/>
            </w:tcMar>
            <w:vAlign w:val="bottom"/>
            <w:hideMark/>
          </w:tcPr>
          <w:p w14:paraId="71F209E0" w14:textId="31A1FB41" w:rsidR="00ED5597" w:rsidRPr="00DF14E7" w:rsidRDefault="00ED5597" w:rsidP="0005182D">
            <w:pPr>
              <w:jc w:val="center"/>
              <w:rPr>
                <w:rFonts w:ascii="Arial" w:hAnsi="Arial" w:cs="Arial"/>
                <w:b/>
                <w:bCs/>
                <w:color w:val="000000"/>
                <w:sz w:val="18"/>
                <w:szCs w:val="18"/>
              </w:rPr>
            </w:pPr>
            <w:r w:rsidRPr="00DF14E7">
              <w:rPr>
                <w:rFonts w:ascii="Arial" w:hAnsi="Arial" w:cs="Arial"/>
                <w:b/>
                <w:bCs/>
                <w:color w:val="000000"/>
                <w:sz w:val="18"/>
                <w:szCs w:val="18"/>
              </w:rPr>
              <w:t>Displacement per day (k</w:t>
            </w:r>
            <w:r w:rsidR="0005182D">
              <w:rPr>
                <w:rFonts w:ascii="Arial" w:hAnsi="Arial" w:cs="Arial"/>
                <w:b/>
                <w:bCs/>
                <w:color w:val="000000"/>
                <w:sz w:val="18"/>
                <w:szCs w:val="18"/>
              </w:rPr>
              <w:t>ilo</w:t>
            </w:r>
            <w:r w:rsidRPr="00DF14E7">
              <w:rPr>
                <w:rFonts w:ascii="Arial" w:hAnsi="Arial" w:cs="Arial"/>
                <w:b/>
                <w:bCs/>
                <w:color w:val="000000"/>
                <w:sz w:val="18"/>
                <w:szCs w:val="18"/>
              </w:rPr>
              <w:t>m</w:t>
            </w:r>
            <w:r w:rsidR="0005182D">
              <w:rPr>
                <w:rFonts w:ascii="Arial" w:hAnsi="Arial" w:cs="Arial"/>
                <w:b/>
                <w:bCs/>
                <w:color w:val="000000"/>
                <w:sz w:val="18"/>
                <w:szCs w:val="18"/>
              </w:rPr>
              <w:t xml:space="preserve">eters per </w:t>
            </w:r>
            <w:r w:rsidRPr="00DF14E7">
              <w:rPr>
                <w:rFonts w:ascii="Arial" w:hAnsi="Arial" w:cs="Arial"/>
                <w:b/>
                <w:bCs/>
                <w:color w:val="000000"/>
                <w:sz w:val="18"/>
                <w:szCs w:val="18"/>
              </w:rPr>
              <w:t>day)</w:t>
            </w:r>
          </w:p>
        </w:tc>
      </w:tr>
      <w:tr w:rsidR="00ED5597" w:rsidRPr="00DF14E7" w14:paraId="5D1806AC" w14:textId="77777777" w:rsidTr="005243D2">
        <w:trPr>
          <w:jc w:val="center"/>
        </w:trPr>
        <w:tc>
          <w:tcPr>
            <w:tcW w:w="840" w:type="dxa"/>
            <w:tcBorders>
              <w:top w:val="nil"/>
              <w:left w:val="single" w:sz="4" w:space="0" w:color="auto"/>
              <w:bottom w:val="single" w:sz="4" w:space="0" w:color="auto"/>
              <w:right w:val="single" w:sz="4" w:space="0" w:color="auto"/>
            </w:tcBorders>
            <w:noWrap/>
            <w:tcMar>
              <w:top w:w="60" w:type="dxa"/>
              <w:bottom w:w="60" w:type="dxa"/>
            </w:tcMar>
            <w:vAlign w:val="bottom"/>
            <w:hideMark/>
          </w:tcPr>
          <w:p w14:paraId="3EE0AFF3" w14:textId="77777777" w:rsidR="00ED5597" w:rsidRPr="00DF14E7" w:rsidRDefault="00ED5597" w:rsidP="00CD3E65">
            <w:pPr>
              <w:jc w:val="center"/>
              <w:rPr>
                <w:rFonts w:ascii="Arial" w:hAnsi="Arial" w:cs="Arial"/>
                <w:color w:val="000000"/>
                <w:sz w:val="18"/>
                <w:szCs w:val="18"/>
              </w:rPr>
            </w:pPr>
            <w:r w:rsidRPr="00DF14E7">
              <w:rPr>
                <w:rFonts w:ascii="Arial" w:hAnsi="Arial" w:cs="Arial"/>
                <w:color w:val="000000"/>
                <w:sz w:val="18"/>
                <w:szCs w:val="18"/>
              </w:rPr>
              <w:t>2-1</w:t>
            </w:r>
          </w:p>
        </w:tc>
        <w:tc>
          <w:tcPr>
            <w:tcW w:w="3720" w:type="dxa"/>
            <w:tcBorders>
              <w:top w:val="nil"/>
              <w:left w:val="nil"/>
              <w:bottom w:val="single" w:sz="4" w:space="0" w:color="auto"/>
              <w:right w:val="single" w:sz="4" w:space="0" w:color="auto"/>
            </w:tcBorders>
            <w:tcMar>
              <w:top w:w="60" w:type="dxa"/>
              <w:bottom w:w="60" w:type="dxa"/>
            </w:tcMar>
            <w:vAlign w:val="center"/>
            <w:hideMark/>
          </w:tcPr>
          <w:p w14:paraId="4CCAD9AA" w14:textId="453026D6" w:rsidR="00ED5597" w:rsidRPr="00DF14E7" w:rsidRDefault="004923B6" w:rsidP="004923B6">
            <w:pPr>
              <w:rPr>
                <w:rFonts w:ascii="Arial" w:hAnsi="Arial" w:cs="Arial"/>
                <w:color w:val="000000"/>
                <w:sz w:val="18"/>
                <w:szCs w:val="18"/>
              </w:rPr>
            </w:pPr>
            <w:r>
              <w:rPr>
                <w:rFonts w:ascii="Arial" w:hAnsi="Arial" w:cs="Arial"/>
                <w:color w:val="000000"/>
                <w:sz w:val="18"/>
                <w:szCs w:val="18"/>
              </w:rPr>
              <w:t>Bill Williams River NWR a</w:t>
            </w:r>
            <w:r w:rsidR="00ED5597" w:rsidRPr="00DF14E7">
              <w:rPr>
                <w:rFonts w:ascii="Arial" w:hAnsi="Arial" w:cs="Arial"/>
                <w:color w:val="000000"/>
                <w:sz w:val="18"/>
                <w:szCs w:val="18"/>
              </w:rPr>
              <w:t>rm boat launch</w:t>
            </w:r>
          </w:p>
        </w:tc>
        <w:tc>
          <w:tcPr>
            <w:tcW w:w="1277" w:type="dxa"/>
            <w:tcBorders>
              <w:top w:val="nil"/>
              <w:left w:val="nil"/>
              <w:bottom w:val="single" w:sz="4" w:space="0" w:color="auto"/>
              <w:right w:val="single" w:sz="4" w:space="0" w:color="auto"/>
            </w:tcBorders>
            <w:noWrap/>
            <w:tcMar>
              <w:top w:w="60" w:type="dxa"/>
              <w:bottom w:w="60" w:type="dxa"/>
            </w:tcMar>
            <w:vAlign w:val="bottom"/>
            <w:hideMark/>
          </w:tcPr>
          <w:p w14:paraId="1D0D272D" w14:textId="77777777" w:rsidR="00ED5597" w:rsidRPr="00DF14E7" w:rsidRDefault="00ED5597" w:rsidP="00CD3E65">
            <w:pPr>
              <w:jc w:val="center"/>
              <w:rPr>
                <w:rFonts w:ascii="Arial" w:hAnsi="Arial" w:cs="Arial"/>
                <w:color w:val="000000"/>
                <w:sz w:val="18"/>
                <w:szCs w:val="18"/>
              </w:rPr>
            </w:pPr>
            <w:r w:rsidRPr="00DF14E7">
              <w:rPr>
                <w:rFonts w:ascii="Arial" w:hAnsi="Arial" w:cs="Arial"/>
                <w:color w:val="000000"/>
                <w:sz w:val="18"/>
                <w:szCs w:val="18"/>
              </w:rPr>
              <w:t>2.15</w:t>
            </w:r>
          </w:p>
        </w:tc>
        <w:tc>
          <w:tcPr>
            <w:tcW w:w="1603" w:type="dxa"/>
            <w:tcBorders>
              <w:top w:val="nil"/>
              <w:left w:val="nil"/>
              <w:bottom w:val="single" w:sz="4" w:space="0" w:color="auto"/>
              <w:right w:val="single" w:sz="4" w:space="0" w:color="auto"/>
            </w:tcBorders>
            <w:noWrap/>
            <w:tcMar>
              <w:top w:w="60" w:type="dxa"/>
              <w:bottom w:w="60" w:type="dxa"/>
            </w:tcMar>
            <w:vAlign w:val="bottom"/>
            <w:hideMark/>
          </w:tcPr>
          <w:p w14:paraId="1CA4A9B7" w14:textId="77777777" w:rsidR="00ED5597" w:rsidRPr="00DF14E7" w:rsidRDefault="00ED5597" w:rsidP="00CD3E65">
            <w:pPr>
              <w:jc w:val="center"/>
              <w:rPr>
                <w:rFonts w:ascii="Arial" w:hAnsi="Arial" w:cs="Arial"/>
                <w:color w:val="000000"/>
                <w:sz w:val="18"/>
                <w:szCs w:val="18"/>
              </w:rPr>
            </w:pPr>
            <w:r w:rsidRPr="00DF14E7">
              <w:rPr>
                <w:rFonts w:ascii="Arial" w:hAnsi="Arial" w:cs="Arial"/>
                <w:color w:val="000000"/>
                <w:sz w:val="18"/>
                <w:szCs w:val="18"/>
              </w:rPr>
              <w:t>237.00</w:t>
            </w:r>
          </w:p>
        </w:tc>
        <w:tc>
          <w:tcPr>
            <w:tcW w:w="1320" w:type="dxa"/>
            <w:tcBorders>
              <w:top w:val="nil"/>
              <w:left w:val="nil"/>
              <w:bottom w:val="single" w:sz="4" w:space="0" w:color="auto"/>
              <w:right w:val="single" w:sz="4" w:space="0" w:color="auto"/>
            </w:tcBorders>
            <w:tcMar>
              <w:top w:w="60" w:type="dxa"/>
              <w:bottom w:w="60" w:type="dxa"/>
            </w:tcMar>
            <w:vAlign w:val="bottom"/>
            <w:hideMark/>
          </w:tcPr>
          <w:p w14:paraId="740F8614" w14:textId="77777777" w:rsidR="00ED5597" w:rsidRPr="00DF14E7" w:rsidRDefault="00ED5597" w:rsidP="00CD3E65">
            <w:pPr>
              <w:jc w:val="center"/>
              <w:rPr>
                <w:rFonts w:ascii="Arial" w:hAnsi="Arial" w:cs="Arial"/>
                <w:color w:val="000000"/>
                <w:sz w:val="18"/>
                <w:szCs w:val="18"/>
              </w:rPr>
            </w:pPr>
            <w:r w:rsidRPr="00DF14E7">
              <w:rPr>
                <w:rFonts w:ascii="Arial" w:hAnsi="Arial" w:cs="Arial"/>
                <w:color w:val="000000"/>
                <w:sz w:val="18"/>
                <w:szCs w:val="18"/>
              </w:rPr>
              <w:t>9.00</w:t>
            </w:r>
          </w:p>
        </w:tc>
        <w:tc>
          <w:tcPr>
            <w:tcW w:w="1320" w:type="dxa"/>
            <w:tcBorders>
              <w:top w:val="nil"/>
              <w:left w:val="nil"/>
              <w:bottom w:val="single" w:sz="4" w:space="0" w:color="auto"/>
              <w:right w:val="single" w:sz="4" w:space="0" w:color="auto"/>
            </w:tcBorders>
            <w:noWrap/>
            <w:tcMar>
              <w:top w:w="60" w:type="dxa"/>
              <w:bottom w:w="60" w:type="dxa"/>
            </w:tcMar>
            <w:vAlign w:val="bottom"/>
            <w:hideMark/>
          </w:tcPr>
          <w:p w14:paraId="12979ABD" w14:textId="77777777" w:rsidR="00ED5597" w:rsidRPr="00DF14E7" w:rsidRDefault="00ED5597" w:rsidP="00CD3E65">
            <w:pPr>
              <w:jc w:val="center"/>
              <w:rPr>
                <w:rFonts w:ascii="Arial" w:hAnsi="Arial" w:cs="Arial"/>
                <w:color w:val="000000"/>
                <w:sz w:val="18"/>
                <w:szCs w:val="18"/>
              </w:rPr>
            </w:pPr>
            <w:r w:rsidRPr="00DF14E7">
              <w:rPr>
                <w:rFonts w:ascii="Arial" w:hAnsi="Arial" w:cs="Arial"/>
                <w:color w:val="000000"/>
                <w:sz w:val="18"/>
                <w:szCs w:val="18"/>
              </w:rPr>
              <w:t>26.33</w:t>
            </w:r>
          </w:p>
        </w:tc>
      </w:tr>
      <w:tr w:rsidR="00ED5597" w:rsidRPr="00DF14E7" w14:paraId="2824C2F3" w14:textId="77777777" w:rsidTr="005243D2">
        <w:trPr>
          <w:jc w:val="center"/>
        </w:trPr>
        <w:tc>
          <w:tcPr>
            <w:tcW w:w="840" w:type="dxa"/>
            <w:tcBorders>
              <w:top w:val="nil"/>
              <w:left w:val="single" w:sz="4" w:space="0" w:color="auto"/>
              <w:bottom w:val="single" w:sz="4" w:space="0" w:color="auto"/>
              <w:right w:val="single" w:sz="4" w:space="0" w:color="auto"/>
            </w:tcBorders>
            <w:noWrap/>
            <w:tcMar>
              <w:top w:w="60" w:type="dxa"/>
              <w:bottom w:w="60" w:type="dxa"/>
            </w:tcMar>
            <w:vAlign w:val="bottom"/>
            <w:hideMark/>
          </w:tcPr>
          <w:p w14:paraId="7DC4CF4B" w14:textId="77777777" w:rsidR="00ED5597" w:rsidRPr="00DF14E7" w:rsidRDefault="00ED5597" w:rsidP="00CD3E65">
            <w:pPr>
              <w:jc w:val="center"/>
              <w:rPr>
                <w:rFonts w:ascii="Arial" w:hAnsi="Arial" w:cs="Arial"/>
                <w:color w:val="000000"/>
                <w:sz w:val="18"/>
                <w:szCs w:val="18"/>
              </w:rPr>
            </w:pPr>
            <w:r w:rsidRPr="00DF14E7">
              <w:rPr>
                <w:rFonts w:ascii="Arial" w:hAnsi="Arial" w:cs="Arial"/>
                <w:color w:val="000000"/>
                <w:sz w:val="18"/>
                <w:szCs w:val="18"/>
              </w:rPr>
              <w:t>2-2</w:t>
            </w:r>
          </w:p>
        </w:tc>
        <w:tc>
          <w:tcPr>
            <w:tcW w:w="3720" w:type="dxa"/>
            <w:tcBorders>
              <w:top w:val="nil"/>
              <w:left w:val="nil"/>
              <w:bottom w:val="single" w:sz="4" w:space="0" w:color="auto"/>
              <w:right w:val="single" w:sz="4" w:space="0" w:color="auto"/>
            </w:tcBorders>
            <w:tcMar>
              <w:top w:w="60" w:type="dxa"/>
              <w:bottom w:w="60" w:type="dxa"/>
            </w:tcMar>
            <w:vAlign w:val="center"/>
            <w:hideMark/>
          </w:tcPr>
          <w:p w14:paraId="02517626" w14:textId="58B810AC" w:rsidR="00ED5597" w:rsidRPr="00DF14E7" w:rsidRDefault="004923B6" w:rsidP="004923B6">
            <w:pPr>
              <w:rPr>
                <w:rFonts w:ascii="Arial" w:hAnsi="Arial" w:cs="Arial"/>
                <w:color w:val="000000"/>
                <w:sz w:val="18"/>
                <w:szCs w:val="18"/>
              </w:rPr>
            </w:pPr>
            <w:r>
              <w:rPr>
                <w:rFonts w:ascii="Arial" w:hAnsi="Arial" w:cs="Arial"/>
                <w:color w:val="000000"/>
                <w:sz w:val="18"/>
                <w:szCs w:val="18"/>
              </w:rPr>
              <w:t>Bill Williams River NWR i</w:t>
            </w:r>
            <w:r w:rsidR="00ED5597" w:rsidRPr="00DF14E7">
              <w:rPr>
                <w:rFonts w:ascii="Arial" w:hAnsi="Arial" w:cs="Arial"/>
                <w:color w:val="000000"/>
                <w:sz w:val="18"/>
                <w:szCs w:val="18"/>
              </w:rPr>
              <w:t>nlet</w:t>
            </w:r>
          </w:p>
        </w:tc>
        <w:tc>
          <w:tcPr>
            <w:tcW w:w="1277" w:type="dxa"/>
            <w:tcBorders>
              <w:top w:val="nil"/>
              <w:left w:val="nil"/>
              <w:bottom w:val="single" w:sz="4" w:space="0" w:color="auto"/>
              <w:right w:val="single" w:sz="4" w:space="0" w:color="auto"/>
            </w:tcBorders>
            <w:noWrap/>
            <w:tcMar>
              <w:top w:w="60" w:type="dxa"/>
              <w:bottom w:w="60" w:type="dxa"/>
            </w:tcMar>
            <w:vAlign w:val="bottom"/>
            <w:hideMark/>
          </w:tcPr>
          <w:p w14:paraId="0A2E33B3" w14:textId="48626940" w:rsidR="00ED5597" w:rsidRPr="00DF14E7" w:rsidRDefault="00ED5597" w:rsidP="00CD3E65">
            <w:pPr>
              <w:jc w:val="center"/>
              <w:rPr>
                <w:rFonts w:ascii="Arial" w:hAnsi="Arial" w:cs="Arial"/>
                <w:color w:val="000000"/>
                <w:sz w:val="18"/>
                <w:szCs w:val="18"/>
              </w:rPr>
            </w:pPr>
            <w:r w:rsidRPr="00DF14E7">
              <w:rPr>
                <w:rFonts w:ascii="Arial" w:hAnsi="Arial" w:cs="Arial"/>
                <w:color w:val="000000"/>
                <w:sz w:val="18"/>
                <w:szCs w:val="18"/>
              </w:rPr>
              <w:t>≥</w:t>
            </w:r>
            <w:r w:rsidR="005243D2">
              <w:rPr>
                <w:rFonts w:ascii="Arial" w:hAnsi="Arial" w:cs="Arial"/>
                <w:color w:val="000000"/>
                <w:sz w:val="18"/>
                <w:szCs w:val="18"/>
              </w:rPr>
              <w:t xml:space="preserve"> </w:t>
            </w:r>
            <w:r w:rsidRPr="00DF14E7">
              <w:rPr>
                <w:rFonts w:ascii="Arial" w:hAnsi="Arial" w:cs="Arial"/>
                <w:color w:val="000000"/>
                <w:sz w:val="18"/>
                <w:szCs w:val="18"/>
              </w:rPr>
              <w:t>1.12</w:t>
            </w:r>
          </w:p>
        </w:tc>
        <w:tc>
          <w:tcPr>
            <w:tcW w:w="1603" w:type="dxa"/>
            <w:tcBorders>
              <w:top w:val="nil"/>
              <w:left w:val="nil"/>
              <w:bottom w:val="single" w:sz="4" w:space="0" w:color="auto"/>
              <w:right w:val="single" w:sz="4" w:space="0" w:color="auto"/>
            </w:tcBorders>
            <w:noWrap/>
            <w:tcMar>
              <w:top w:w="60" w:type="dxa"/>
              <w:bottom w:w="60" w:type="dxa"/>
            </w:tcMar>
            <w:vAlign w:val="bottom"/>
            <w:hideMark/>
          </w:tcPr>
          <w:p w14:paraId="29820DBB" w14:textId="1F7093D4" w:rsidR="00ED5597" w:rsidRPr="00DF14E7" w:rsidRDefault="00ED5597" w:rsidP="00CD3E65">
            <w:pPr>
              <w:jc w:val="center"/>
              <w:rPr>
                <w:rFonts w:ascii="Arial" w:hAnsi="Arial" w:cs="Arial"/>
                <w:color w:val="000000"/>
                <w:sz w:val="18"/>
                <w:szCs w:val="18"/>
              </w:rPr>
            </w:pPr>
            <w:r w:rsidRPr="00DF14E7">
              <w:rPr>
                <w:rFonts w:ascii="Arial" w:hAnsi="Arial" w:cs="Arial"/>
                <w:color w:val="000000"/>
                <w:sz w:val="18"/>
                <w:szCs w:val="18"/>
              </w:rPr>
              <w:t>≥</w:t>
            </w:r>
            <w:r w:rsidR="005243D2">
              <w:rPr>
                <w:rFonts w:ascii="Arial" w:hAnsi="Arial" w:cs="Arial"/>
                <w:color w:val="000000"/>
                <w:sz w:val="18"/>
                <w:szCs w:val="18"/>
              </w:rPr>
              <w:t xml:space="preserve"> </w:t>
            </w:r>
            <w:r w:rsidRPr="00DF14E7">
              <w:rPr>
                <w:rFonts w:ascii="Arial" w:hAnsi="Arial" w:cs="Arial"/>
                <w:color w:val="000000"/>
                <w:sz w:val="18"/>
                <w:szCs w:val="18"/>
              </w:rPr>
              <w:t>4.00</w:t>
            </w:r>
          </w:p>
        </w:tc>
        <w:tc>
          <w:tcPr>
            <w:tcW w:w="1320" w:type="dxa"/>
            <w:tcBorders>
              <w:top w:val="nil"/>
              <w:left w:val="nil"/>
              <w:bottom w:val="single" w:sz="4" w:space="0" w:color="auto"/>
              <w:right w:val="single" w:sz="4" w:space="0" w:color="auto"/>
            </w:tcBorders>
            <w:tcMar>
              <w:top w:w="60" w:type="dxa"/>
              <w:bottom w:w="60" w:type="dxa"/>
            </w:tcMar>
            <w:vAlign w:val="bottom"/>
            <w:hideMark/>
          </w:tcPr>
          <w:p w14:paraId="7D559623" w14:textId="77777777" w:rsidR="00ED5597" w:rsidRPr="00DF14E7" w:rsidRDefault="00ED5597" w:rsidP="00CD3E65">
            <w:pPr>
              <w:jc w:val="center"/>
              <w:rPr>
                <w:rFonts w:ascii="Arial" w:hAnsi="Arial" w:cs="Arial"/>
                <w:color w:val="000000"/>
                <w:sz w:val="18"/>
                <w:szCs w:val="18"/>
              </w:rPr>
            </w:pPr>
            <w:r w:rsidRPr="00DF14E7">
              <w:rPr>
                <w:rFonts w:ascii="Arial" w:hAnsi="Arial" w:cs="Arial"/>
                <w:color w:val="000000"/>
                <w:sz w:val="18"/>
                <w:szCs w:val="18"/>
              </w:rPr>
              <w:t>7.00</w:t>
            </w:r>
          </w:p>
        </w:tc>
        <w:tc>
          <w:tcPr>
            <w:tcW w:w="1320" w:type="dxa"/>
            <w:tcBorders>
              <w:top w:val="nil"/>
              <w:left w:val="nil"/>
              <w:bottom w:val="single" w:sz="4" w:space="0" w:color="auto"/>
              <w:right w:val="single" w:sz="4" w:space="0" w:color="auto"/>
            </w:tcBorders>
            <w:noWrap/>
            <w:tcMar>
              <w:top w:w="60" w:type="dxa"/>
              <w:bottom w:w="60" w:type="dxa"/>
            </w:tcMar>
            <w:vAlign w:val="bottom"/>
            <w:hideMark/>
          </w:tcPr>
          <w:p w14:paraId="576DBE27" w14:textId="77777777" w:rsidR="00ED5597" w:rsidRPr="00DF14E7" w:rsidRDefault="00ED5597" w:rsidP="00CD3E65">
            <w:pPr>
              <w:jc w:val="center"/>
              <w:rPr>
                <w:rFonts w:ascii="Arial" w:hAnsi="Arial" w:cs="Arial"/>
                <w:color w:val="000000"/>
                <w:sz w:val="18"/>
                <w:szCs w:val="18"/>
              </w:rPr>
            </w:pPr>
            <w:r w:rsidRPr="00DF14E7">
              <w:rPr>
                <w:rFonts w:ascii="Arial" w:hAnsi="Arial" w:cs="Arial"/>
                <w:color w:val="000000"/>
                <w:sz w:val="18"/>
                <w:szCs w:val="18"/>
              </w:rPr>
              <w:t>≥0.57</w:t>
            </w:r>
          </w:p>
        </w:tc>
      </w:tr>
      <w:tr w:rsidR="00ED5597" w:rsidRPr="00DF14E7" w14:paraId="09F2EC3D" w14:textId="77777777" w:rsidTr="005243D2">
        <w:trPr>
          <w:jc w:val="center"/>
        </w:trPr>
        <w:tc>
          <w:tcPr>
            <w:tcW w:w="840" w:type="dxa"/>
            <w:tcBorders>
              <w:top w:val="nil"/>
              <w:left w:val="single" w:sz="4" w:space="0" w:color="auto"/>
              <w:bottom w:val="single" w:sz="4" w:space="0" w:color="auto"/>
              <w:right w:val="single" w:sz="4" w:space="0" w:color="auto"/>
            </w:tcBorders>
            <w:noWrap/>
            <w:tcMar>
              <w:top w:w="60" w:type="dxa"/>
              <w:bottom w:w="60" w:type="dxa"/>
            </w:tcMar>
            <w:vAlign w:val="bottom"/>
            <w:hideMark/>
          </w:tcPr>
          <w:p w14:paraId="2557A385" w14:textId="77777777" w:rsidR="00ED5597" w:rsidRPr="00DF14E7" w:rsidRDefault="00ED5597" w:rsidP="00CD3E65">
            <w:pPr>
              <w:jc w:val="center"/>
              <w:rPr>
                <w:rFonts w:ascii="Arial" w:hAnsi="Arial" w:cs="Arial"/>
                <w:color w:val="000000"/>
                <w:sz w:val="18"/>
                <w:szCs w:val="18"/>
              </w:rPr>
            </w:pPr>
            <w:r w:rsidRPr="00DF14E7">
              <w:rPr>
                <w:rFonts w:ascii="Arial" w:hAnsi="Arial" w:cs="Arial"/>
                <w:color w:val="000000"/>
                <w:sz w:val="18"/>
                <w:szCs w:val="18"/>
              </w:rPr>
              <w:t>4-1</w:t>
            </w:r>
          </w:p>
        </w:tc>
        <w:tc>
          <w:tcPr>
            <w:tcW w:w="3720" w:type="dxa"/>
            <w:tcBorders>
              <w:top w:val="nil"/>
              <w:left w:val="nil"/>
              <w:bottom w:val="single" w:sz="4" w:space="0" w:color="auto"/>
              <w:right w:val="single" w:sz="4" w:space="0" w:color="auto"/>
            </w:tcBorders>
            <w:tcMar>
              <w:top w:w="60" w:type="dxa"/>
              <w:bottom w:w="60" w:type="dxa"/>
            </w:tcMar>
            <w:vAlign w:val="center"/>
            <w:hideMark/>
          </w:tcPr>
          <w:p w14:paraId="2E28E47B" w14:textId="31BFC01C" w:rsidR="00ED5597" w:rsidRPr="00DF14E7" w:rsidRDefault="00ED5597" w:rsidP="004923B6">
            <w:pPr>
              <w:rPr>
                <w:rFonts w:ascii="Arial" w:hAnsi="Arial" w:cs="Arial"/>
                <w:color w:val="000000"/>
                <w:sz w:val="18"/>
                <w:szCs w:val="18"/>
              </w:rPr>
            </w:pPr>
            <w:r w:rsidRPr="00DF14E7">
              <w:rPr>
                <w:rFonts w:ascii="Arial" w:hAnsi="Arial" w:cs="Arial"/>
                <w:color w:val="000000"/>
                <w:sz w:val="18"/>
                <w:szCs w:val="18"/>
              </w:rPr>
              <w:t xml:space="preserve">Bill Williams River NWR </w:t>
            </w:r>
            <w:r w:rsidR="004923B6">
              <w:rPr>
                <w:rFonts w:ascii="Arial" w:hAnsi="Arial" w:cs="Arial"/>
                <w:color w:val="000000"/>
                <w:sz w:val="18"/>
                <w:szCs w:val="18"/>
              </w:rPr>
              <w:t>a</w:t>
            </w:r>
            <w:r w:rsidRPr="00DF14E7">
              <w:rPr>
                <w:rFonts w:ascii="Arial" w:hAnsi="Arial" w:cs="Arial"/>
                <w:color w:val="000000"/>
                <w:sz w:val="18"/>
                <w:szCs w:val="18"/>
              </w:rPr>
              <w:t>rm boat launch</w:t>
            </w:r>
          </w:p>
        </w:tc>
        <w:tc>
          <w:tcPr>
            <w:tcW w:w="1277" w:type="dxa"/>
            <w:tcBorders>
              <w:top w:val="nil"/>
              <w:left w:val="nil"/>
              <w:bottom w:val="single" w:sz="4" w:space="0" w:color="auto"/>
              <w:right w:val="single" w:sz="4" w:space="0" w:color="auto"/>
            </w:tcBorders>
            <w:noWrap/>
            <w:tcMar>
              <w:top w:w="60" w:type="dxa"/>
              <w:bottom w:w="60" w:type="dxa"/>
            </w:tcMar>
            <w:vAlign w:val="bottom"/>
            <w:hideMark/>
          </w:tcPr>
          <w:p w14:paraId="71D2213E" w14:textId="026C8D67" w:rsidR="00ED5597" w:rsidRPr="00DF14E7" w:rsidRDefault="00ED5597" w:rsidP="00CD3E65">
            <w:pPr>
              <w:jc w:val="center"/>
              <w:rPr>
                <w:rFonts w:ascii="Arial" w:hAnsi="Arial" w:cs="Arial"/>
                <w:color w:val="000000"/>
                <w:sz w:val="18"/>
                <w:szCs w:val="18"/>
              </w:rPr>
            </w:pPr>
            <w:r w:rsidRPr="00DF14E7">
              <w:rPr>
                <w:rFonts w:ascii="Arial" w:hAnsi="Arial" w:cs="Arial"/>
                <w:color w:val="000000"/>
                <w:sz w:val="18"/>
                <w:szCs w:val="18"/>
              </w:rPr>
              <w:t>≥</w:t>
            </w:r>
            <w:r w:rsidR="005243D2">
              <w:rPr>
                <w:rFonts w:ascii="Arial" w:hAnsi="Arial" w:cs="Arial"/>
                <w:color w:val="000000"/>
                <w:sz w:val="18"/>
                <w:szCs w:val="18"/>
              </w:rPr>
              <w:t xml:space="preserve"> </w:t>
            </w:r>
            <w:r w:rsidRPr="00DF14E7">
              <w:rPr>
                <w:rFonts w:ascii="Arial" w:hAnsi="Arial" w:cs="Arial"/>
                <w:color w:val="000000"/>
                <w:sz w:val="18"/>
                <w:szCs w:val="18"/>
              </w:rPr>
              <w:t>3.07</w:t>
            </w:r>
          </w:p>
        </w:tc>
        <w:tc>
          <w:tcPr>
            <w:tcW w:w="1603" w:type="dxa"/>
            <w:tcBorders>
              <w:top w:val="nil"/>
              <w:left w:val="nil"/>
              <w:bottom w:val="single" w:sz="4" w:space="0" w:color="auto"/>
              <w:right w:val="single" w:sz="4" w:space="0" w:color="auto"/>
            </w:tcBorders>
            <w:noWrap/>
            <w:tcMar>
              <w:top w:w="60" w:type="dxa"/>
              <w:bottom w:w="60" w:type="dxa"/>
            </w:tcMar>
            <w:vAlign w:val="bottom"/>
            <w:hideMark/>
          </w:tcPr>
          <w:p w14:paraId="25522A35" w14:textId="3CE3F9CB" w:rsidR="00ED5597" w:rsidRPr="00DF14E7" w:rsidRDefault="00ED5597" w:rsidP="00CD3E65">
            <w:pPr>
              <w:jc w:val="center"/>
              <w:rPr>
                <w:rFonts w:ascii="Arial" w:hAnsi="Arial" w:cs="Arial"/>
                <w:color w:val="000000"/>
                <w:sz w:val="18"/>
                <w:szCs w:val="18"/>
              </w:rPr>
            </w:pPr>
            <w:r w:rsidRPr="00DF14E7">
              <w:rPr>
                <w:rFonts w:ascii="Arial" w:hAnsi="Arial" w:cs="Arial"/>
                <w:color w:val="000000"/>
                <w:sz w:val="18"/>
                <w:szCs w:val="18"/>
              </w:rPr>
              <w:t>≥</w:t>
            </w:r>
            <w:r w:rsidR="005243D2">
              <w:rPr>
                <w:rFonts w:ascii="Arial" w:hAnsi="Arial" w:cs="Arial"/>
                <w:color w:val="000000"/>
                <w:sz w:val="18"/>
                <w:szCs w:val="18"/>
              </w:rPr>
              <w:t xml:space="preserve"> </w:t>
            </w:r>
            <w:r w:rsidRPr="00DF14E7">
              <w:rPr>
                <w:rFonts w:ascii="Arial" w:hAnsi="Arial" w:cs="Arial"/>
                <w:color w:val="000000"/>
                <w:sz w:val="18"/>
                <w:szCs w:val="18"/>
              </w:rPr>
              <w:t>492.00</w:t>
            </w:r>
          </w:p>
        </w:tc>
        <w:tc>
          <w:tcPr>
            <w:tcW w:w="1320" w:type="dxa"/>
            <w:tcBorders>
              <w:top w:val="nil"/>
              <w:left w:val="nil"/>
              <w:bottom w:val="single" w:sz="4" w:space="0" w:color="auto"/>
              <w:right w:val="single" w:sz="4" w:space="0" w:color="auto"/>
            </w:tcBorders>
            <w:tcMar>
              <w:top w:w="60" w:type="dxa"/>
              <w:bottom w:w="60" w:type="dxa"/>
            </w:tcMar>
            <w:vAlign w:val="bottom"/>
            <w:hideMark/>
          </w:tcPr>
          <w:p w14:paraId="5C29EF45" w14:textId="77777777" w:rsidR="00ED5597" w:rsidRPr="00DF14E7" w:rsidRDefault="00ED5597" w:rsidP="00CD3E65">
            <w:pPr>
              <w:jc w:val="center"/>
              <w:rPr>
                <w:rFonts w:ascii="Arial" w:hAnsi="Arial" w:cs="Arial"/>
                <w:color w:val="000000"/>
                <w:sz w:val="18"/>
                <w:szCs w:val="18"/>
              </w:rPr>
            </w:pPr>
            <w:r w:rsidRPr="00DF14E7">
              <w:rPr>
                <w:rFonts w:ascii="Arial" w:hAnsi="Arial" w:cs="Arial"/>
                <w:color w:val="000000"/>
                <w:sz w:val="18"/>
                <w:szCs w:val="18"/>
              </w:rPr>
              <w:t>42.00</w:t>
            </w:r>
          </w:p>
        </w:tc>
        <w:tc>
          <w:tcPr>
            <w:tcW w:w="1320" w:type="dxa"/>
            <w:tcBorders>
              <w:top w:val="nil"/>
              <w:left w:val="nil"/>
              <w:bottom w:val="single" w:sz="4" w:space="0" w:color="auto"/>
              <w:right w:val="single" w:sz="4" w:space="0" w:color="auto"/>
            </w:tcBorders>
            <w:noWrap/>
            <w:tcMar>
              <w:top w:w="60" w:type="dxa"/>
              <w:bottom w:w="60" w:type="dxa"/>
            </w:tcMar>
            <w:vAlign w:val="bottom"/>
            <w:hideMark/>
          </w:tcPr>
          <w:p w14:paraId="4FCD16DD" w14:textId="77777777" w:rsidR="00ED5597" w:rsidRPr="00DF14E7" w:rsidRDefault="00ED5597" w:rsidP="00CD3E65">
            <w:pPr>
              <w:jc w:val="center"/>
              <w:rPr>
                <w:rFonts w:ascii="Arial" w:hAnsi="Arial" w:cs="Arial"/>
                <w:color w:val="000000"/>
                <w:sz w:val="18"/>
                <w:szCs w:val="18"/>
              </w:rPr>
            </w:pPr>
            <w:r w:rsidRPr="00DF14E7">
              <w:rPr>
                <w:rFonts w:ascii="Arial" w:hAnsi="Arial" w:cs="Arial"/>
                <w:color w:val="000000"/>
                <w:sz w:val="18"/>
                <w:szCs w:val="18"/>
              </w:rPr>
              <w:t>≥11.71</w:t>
            </w:r>
          </w:p>
        </w:tc>
      </w:tr>
      <w:tr w:rsidR="00ED5597" w:rsidRPr="00DF14E7" w14:paraId="2274E065" w14:textId="77777777" w:rsidTr="005243D2">
        <w:trPr>
          <w:jc w:val="center"/>
        </w:trPr>
        <w:tc>
          <w:tcPr>
            <w:tcW w:w="840" w:type="dxa"/>
            <w:tcBorders>
              <w:top w:val="nil"/>
              <w:left w:val="single" w:sz="4" w:space="0" w:color="auto"/>
              <w:bottom w:val="single" w:sz="4" w:space="0" w:color="auto"/>
              <w:right w:val="single" w:sz="4" w:space="0" w:color="auto"/>
            </w:tcBorders>
            <w:noWrap/>
            <w:tcMar>
              <w:top w:w="60" w:type="dxa"/>
              <w:bottom w:w="60" w:type="dxa"/>
            </w:tcMar>
            <w:vAlign w:val="bottom"/>
            <w:hideMark/>
          </w:tcPr>
          <w:p w14:paraId="475D8C5E" w14:textId="77777777" w:rsidR="00ED5597" w:rsidRPr="00DF14E7" w:rsidRDefault="00ED5597" w:rsidP="00CD3E65">
            <w:pPr>
              <w:jc w:val="center"/>
              <w:rPr>
                <w:rFonts w:ascii="Arial" w:hAnsi="Arial" w:cs="Arial"/>
                <w:color w:val="000000"/>
                <w:sz w:val="18"/>
                <w:szCs w:val="18"/>
              </w:rPr>
            </w:pPr>
            <w:r w:rsidRPr="00DF14E7">
              <w:rPr>
                <w:rFonts w:ascii="Arial" w:hAnsi="Arial" w:cs="Arial"/>
                <w:color w:val="000000"/>
                <w:sz w:val="18"/>
                <w:szCs w:val="18"/>
              </w:rPr>
              <w:t>32-1</w:t>
            </w:r>
          </w:p>
        </w:tc>
        <w:tc>
          <w:tcPr>
            <w:tcW w:w="3720" w:type="dxa"/>
            <w:tcBorders>
              <w:top w:val="nil"/>
              <w:left w:val="nil"/>
              <w:bottom w:val="single" w:sz="4" w:space="0" w:color="auto"/>
              <w:right w:val="single" w:sz="4" w:space="0" w:color="auto"/>
            </w:tcBorders>
            <w:tcMar>
              <w:top w:w="60" w:type="dxa"/>
              <w:bottom w:w="60" w:type="dxa"/>
            </w:tcMar>
            <w:vAlign w:val="center"/>
            <w:hideMark/>
          </w:tcPr>
          <w:p w14:paraId="6ADED26E" w14:textId="0B78A904" w:rsidR="00ED5597" w:rsidRPr="00DF14E7" w:rsidRDefault="004923B6" w:rsidP="004923B6">
            <w:pPr>
              <w:rPr>
                <w:rFonts w:ascii="Arial" w:hAnsi="Arial" w:cs="Arial"/>
                <w:color w:val="000000"/>
                <w:sz w:val="18"/>
                <w:szCs w:val="18"/>
              </w:rPr>
            </w:pPr>
            <w:r>
              <w:rPr>
                <w:rFonts w:ascii="Arial" w:hAnsi="Arial" w:cs="Arial"/>
                <w:color w:val="000000"/>
                <w:sz w:val="18"/>
                <w:szCs w:val="18"/>
              </w:rPr>
              <w:t>Bill Williams River NWR i</w:t>
            </w:r>
            <w:r w:rsidR="00ED5597" w:rsidRPr="00DF14E7">
              <w:rPr>
                <w:rFonts w:ascii="Arial" w:hAnsi="Arial" w:cs="Arial"/>
                <w:color w:val="000000"/>
                <w:sz w:val="18"/>
                <w:szCs w:val="18"/>
              </w:rPr>
              <w:t>nlet</w:t>
            </w:r>
          </w:p>
        </w:tc>
        <w:tc>
          <w:tcPr>
            <w:tcW w:w="1277" w:type="dxa"/>
            <w:tcBorders>
              <w:top w:val="nil"/>
              <w:left w:val="nil"/>
              <w:bottom w:val="single" w:sz="4" w:space="0" w:color="auto"/>
              <w:right w:val="single" w:sz="4" w:space="0" w:color="auto"/>
            </w:tcBorders>
            <w:noWrap/>
            <w:tcMar>
              <w:top w:w="60" w:type="dxa"/>
              <w:bottom w:w="60" w:type="dxa"/>
            </w:tcMar>
            <w:vAlign w:val="bottom"/>
            <w:hideMark/>
          </w:tcPr>
          <w:p w14:paraId="013BAF77" w14:textId="19795108" w:rsidR="00ED5597" w:rsidRPr="00DF14E7" w:rsidRDefault="00ED5597" w:rsidP="00CD3E65">
            <w:pPr>
              <w:jc w:val="center"/>
              <w:rPr>
                <w:rFonts w:ascii="Arial" w:hAnsi="Arial" w:cs="Arial"/>
                <w:color w:val="000000"/>
                <w:sz w:val="18"/>
                <w:szCs w:val="18"/>
              </w:rPr>
            </w:pPr>
            <w:r w:rsidRPr="00DF14E7">
              <w:rPr>
                <w:rFonts w:ascii="Arial" w:hAnsi="Arial" w:cs="Arial"/>
                <w:color w:val="000000"/>
                <w:sz w:val="18"/>
                <w:szCs w:val="18"/>
              </w:rPr>
              <w:t>≥</w:t>
            </w:r>
            <w:r w:rsidR="005243D2">
              <w:rPr>
                <w:rFonts w:ascii="Arial" w:hAnsi="Arial" w:cs="Arial"/>
                <w:color w:val="000000"/>
                <w:sz w:val="18"/>
                <w:szCs w:val="18"/>
              </w:rPr>
              <w:t xml:space="preserve"> </w:t>
            </w:r>
            <w:r w:rsidRPr="00DF14E7">
              <w:rPr>
                <w:rFonts w:ascii="Arial" w:hAnsi="Arial" w:cs="Arial"/>
                <w:color w:val="000000"/>
                <w:sz w:val="18"/>
                <w:szCs w:val="18"/>
              </w:rPr>
              <w:t>1.15</w:t>
            </w:r>
          </w:p>
        </w:tc>
        <w:tc>
          <w:tcPr>
            <w:tcW w:w="1603" w:type="dxa"/>
            <w:tcBorders>
              <w:top w:val="nil"/>
              <w:left w:val="nil"/>
              <w:bottom w:val="single" w:sz="4" w:space="0" w:color="auto"/>
              <w:right w:val="single" w:sz="4" w:space="0" w:color="auto"/>
            </w:tcBorders>
            <w:noWrap/>
            <w:tcMar>
              <w:top w:w="60" w:type="dxa"/>
              <w:bottom w:w="60" w:type="dxa"/>
            </w:tcMar>
            <w:vAlign w:val="bottom"/>
            <w:hideMark/>
          </w:tcPr>
          <w:p w14:paraId="69C7121D" w14:textId="10F2A90E" w:rsidR="00ED5597" w:rsidRPr="00DF14E7" w:rsidRDefault="00ED5597" w:rsidP="00CD3E65">
            <w:pPr>
              <w:jc w:val="center"/>
              <w:rPr>
                <w:rFonts w:ascii="Arial" w:hAnsi="Arial" w:cs="Arial"/>
                <w:color w:val="000000"/>
                <w:sz w:val="18"/>
                <w:szCs w:val="18"/>
              </w:rPr>
            </w:pPr>
            <w:r w:rsidRPr="00DF14E7">
              <w:rPr>
                <w:rFonts w:ascii="Arial" w:hAnsi="Arial" w:cs="Arial"/>
                <w:color w:val="000000"/>
                <w:sz w:val="18"/>
                <w:szCs w:val="18"/>
              </w:rPr>
              <w:t>≥</w:t>
            </w:r>
            <w:r w:rsidR="005243D2">
              <w:rPr>
                <w:rFonts w:ascii="Arial" w:hAnsi="Arial" w:cs="Arial"/>
                <w:color w:val="000000"/>
                <w:sz w:val="18"/>
                <w:szCs w:val="18"/>
              </w:rPr>
              <w:t xml:space="preserve"> </w:t>
            </w:r>
            <w:r w:rsidRPr="00DF14E7">
              <w:rPr>
                <w:rFonts w:ascii="Arial" w:hAnsi="Arial" w:cs="Arial"/>
                <w:color w:val="000000"/>
                <w:sz w:val="18"/>
                <w:szCs w:val="18"/>
              </w:rPr>
              <w:t>4.00</w:t>
            </w:r>
          </w:p>
        </w:tc>
        <w:tc>
          <w:tcPr>
            <w:tcW w:w="1320" w:type="dxa"/>
            <w:tcBorders>
              <w:top w:val="nil"/>
              <w:left w:val="nil"/>
              <w:bottom w:val="single" w:sz="4" w:space="0" w:color="auto"/>
              <w:right w:val="single" w:sz="4" w:space="0" w:color="auto"/>
            </w:tcBorders>
            <w:tcMar>
              <w:top w:w="60" w:type="dxa"/>
              <w:bottom w:w="60" w:type="dxa"/>
            </w:tcMar>
            <w:vAlign w:val="bottom"/>
            <w:hideMark/>
          </w:tcPr>
          <w:p w14:paraId="150ED0FC" w14:textId="77777777" w:rsidR="00ED5597" w:rsidRPr="00DF14E7" w:rsidRDefault="00ED5597" w:rsidP="00CD3E65">
            <w:pPr>
              <w:jc w:val="center"/>
              <w:rPr>
                <w:rFonts w:ascii="Arial" w:hAnsi="Arial" w:cs="Arial"/>
                <w:color w:val="000000"/>
                <w:sz w:val="18"/>
                <w:szCs w:val="18"/>
              </w:rPr>
            </w:pPr>
            <w:r w:rsidRPr="00DF14E7">
              <w:rPr>
                <w:rFonts w:ascii="Arial" w:hAnsi="Arial" w:cs="Arial"/>
                <w:color w:val="000000"/>
                <w:sz w:val="18"/>
                <w:szCs w:val="18"/>
              </w:rPr>
              <w:t>9.00</w:t>
            </w:r>
          </w:p>
        </w:tc>
        <w:tc>
          <w:tcPr>
            <w:tcW w:w="1320" w:type="dxa"/>
            <w:tcBorders>
              <w:top w:val="nil"/>
              <w:left w:val="nil"/>
              <w:bottom w:val="single" w:sz="4" w:space="0" w:color="auto"/>
              <w:right w:val="single" w:sz="4" w:space="0" w:color="auto"/>
            </w:tcBorders>
            <w:noWrap/>
            <w:tcMar>
              <w:top w:w="60" w:type="dxa"/>
              <w:bottom w:w="60" w:type="dxa"/>
            </w:tcMar>
            <w:vAlign w:val="bottom"/>
            <w:hideMark/>
          </w:tcPr>
          <w:p w14:paraId="74740872" w14:textId="77777777" w:rsidR="00ED5597" w:rsidRPr="00DF14E7" w:rsidRDefault="00ED5597" w:rsidP="00CD3E65">
            <w:pPr>
              <w:jc w:val="center"/>
              <w:rPr>
                <w:rFonts w:ascii="Arial" w:hAnsi="Arial" w:cs="Arial"/>
                <w:color w:val="000000"/>
                <w:sz w:val="18"/>
                <w:szCs w:val="18"/>
              </w:rPr>
            </w:pPr>
            <w:r w:rsidRPr="00DF14E7">
              <w:rPr>
                <w:rFonts w:ascii="Arial" w:hAnsi="Arial" w:cs="Arial"/>
                <w:color w:val="000000"/>
                <w:sz w:val="18"/>
                <w:szCs w:val="18"/>
              </w:rPr>
              <w:t>≥0.44</w:t>
            </w:r>
          </w:p>
        </w:tc>
      </w:tr>
      <w:tr w:rsidR="00ED5597" w:rsidRPr="00DF14E7" w14:paraId="06000D84" w14:textId="77777777" w:rsidTr="005243D2">
        <w:trPr>
          <w:jc w:val="center"/>
        </w:trPr>
        <w:tc>
          <w:tcPr>
            <w:tcW w:w="840" w:type="dxa"/>
            <w:tcBorders>
              <w:top w:val="nil"/>
              <w:left w:val="single" w:sz="4" w:space="0" w:color="auto"/>
              <w:bottom w:val="single" w:sz="4" w:space="0" w:color="auto"/>
              <w:right w:val="single" w:sz="4" w:space="0" w:color="auto"/>
            </w:tcBorders>
            <w:noWrap/>
            <w:tcMar>
              <w:top w:w="60" w:type="dxa"/>
              <w:bottom w:w="60" w:type="dxa"/>
            </w:tcMar>
            <w:vAlign w:val="bottom"/>
            <w:hideMark/>
          </w:tcPr>
          <w:p w14:paraId="78D15A94" w14:textId="77777777" w:rsidR="00ED5597" w:rsidRPr="00DF14E7" w:rsidRDefault="00ED5597" w:rsidP="00CD3E65">
            <w:pPr>
              <w:jc w:val="center"/>
              <w:rPr>
                <w:rFonts w:ascii="Arial" w:hAnsi="Arial" w:cs="Arial"/>
                <w:color w:val="000000"/>
                <w:sz w:val="18"/>
                <w:szCs w:val="18"/>
              </w:rPr>
            </w:pPr>
            <w:r w:rsidRPr="00DF14E7">
              <w:rPr>
                <w:rFonts w:ascii="Arial" w:hAnsi="Arial" w:cs="Arial"/>
                <w:color w:val="000000"/>
                <w:sz w:val="18"/>
                <w:szCs w:val="18"/>
              </w:rPr>
              <w:t>32-2</w:t>
            </w:r>
          </w:p>
        </w:tc>
        <w:tc>
          <w:tcPr>
            <w:tcW w:w="3720" w:type="dxa"/>
            <w:tcBorders>
              <w:top w:val="nil"/>
              <w:left w:val="nil"/>
              <w:bottom w:val="single" w:sz="4" w:space="0" w:color="auto"/>
              <w:right w:val="single" w:sz="4" w:space="0" w:color="auto"/>
            </w:tcBorders>
            <w:tcMar>
              <w:top w:w="60" w:type="dxa"/>
              <w:bottom w:w="60" w:type="dxa"/>
            </w:tcMar>
            <w:vAlign w:val="center"/>
            <w:hideMark/>
          </w:tcPr>
          <w:p w14:paraId="128CE272" w14:textId="48BA8BAE" w:rsidR="00ED5597" w:rsidRPr="00DF14E7" w:rsidRDefault="004923B6" w:rsidP="004923B6">
            <w:pPr>
              <w:rPr>
                <w:rFonts w:ascii="Arial" w:hAnsi="Arial" w:cs="Arial"/>
                <w:color w:val="000000"/>
                <w:sz w:val="18"/>
                <w:szCs w:val="18"/>
              </w:rPr>
            </w:pPr>
            <w:r>
              <w:rPr>
                <w:rFonts w:ascii="Arial" w:hAnsi="Arial" w:cs="Arial"/>
                <w:color w:val="000000"/>
                <w:sz w:val="18"/>
                <w:szCs w:val="18"/>
              </w:rPr>
              <w:t>Bill Williams River NWR i</w:t>
            </w:r>
            <w:r w:rsidR="00ED5597" w:rsidRPr="00DF14E7">
              <w:rPr>
                <w:rFonts w:ascii="Arial" w:hAnsi="Arial" w:cs="Arial"/>
                <w:color w:val="000000"/>
                <w:sz w:val="18"/>
                <w:szCs w:val="18"/>
              </w:rPr>
              <w:t>nlet</w:t>
            </w:r>
          </w:p>
        </w:tc>
        <w:tc>
          <w:tcPr>
            <w:tcW w:w="1277" w:type="dxa"/>
            <w:tcBorders>
              <w:top w:val="nil"/>
              <w:left w:val="nil"/>
              <w:bottom w:val="single" w:sz="4" w:space="0" w:color="auto"/>
              <w:right w:val="single" w:sz="4" w:space="0" w:color="auto"/>
            </w:tcBorders>
            <w:noWrap/>
            <w:tcMar>
              <w:top w:w="60" w:type="dxa"/>
              <w:bottom w:w="60" w:type="dxa"/>
            </w:tcMar>
            <w:vAlign w:val="bottom"/>
            <w:hideMark/>
          </w:tcPr>
          <w:p w14:paraId="41D7DA80" w14:textId="5E26649E" w:rsidR="00ED5597" w:rsidRPr="00DF14E7" w:rsidRDefault="00ED5597" w:rsidP="00CD3E65">
            <w:pPr>
              <w:jc w:val="center"/>
              <w:rPr>
                <w:rFonts w:ascii="Arial" w:hAnsi="Arial" w:cs="Arial"/>
                <w:color w:val="000000"/>
                <w:sz w:val="18"/>
                <w:szCs w:val="18"/>
              </w:rPr>
            </w:pPr>
            <w:r w:rsidRPr="00DF14E7">
              <w:rPr>
                <w:rFonts w:ascii="Arial" w:hAnsi="Arial" w:cs="Arial"/>
                <w:color w:val="000000"/>
                <w:sz w:val="18"/>
                <w:szCs w:val="18"/>
              </w:rPr>
              <w:t>≥</w:t>
            </w:r>
            <w:r w:rsidR="005243D2">
              <w:rPr>
                <w:rFonts w:ascii="Arial" w:hAnsi="Arial" w:cs="Arial"/>
                <w:color w:val="000000"/>
                <w:sz w:val="18"/>
                <w:szCs w:val="18"/>
              </w:rPr>
              <w:t xml:space="preserve"> </w:t>
            </w:r>
            <w:r w:rsidRPr="00DF14E7">
              <w:rPr>
                <w:rFonts w:ascii="Arial" w:hAnsi="Arial" w:cs="Arial"/>
                <w:color w:val="000000"/>
                <w:sz w:val="18"/>
                <w:szCs w:val="18"/>
              </w:rPr>
              <w:t>1.12</w:t>
            </w:r>
          </w:p>
        </w:tc>
        <w:tc>
          <w:tcPr>
            <w:tcW w:w="1603" w:type="dxa"/>
            <w:tcBorders>
              <w:top w:val="nil"/>
              <w:left w:val="nil"/>
              <w:bottom w:val="single" w:sz="4" w:space="0" w:color="auto"/>
              <w:right w:val="single" w:sz="4" w:space="0" w:color="auto"/>
            </w:tcBorders>
            <w:noWrap/>
            <w:tcMar>
              <w:top w:w="60" w:type="dxa"/>
              <w:bottom w:w="60" w:type="dxa"/>
            </w:tcMar>
            <w:vAlign w:val="bottom"/>
            <w:hideMark/>
          </w:tcPr>
          <w:p w14:paraId="10E624FD" w14:textId="484C3C6D" w:rsidR="00ED5597" w:rsidRPr="00DF14E7" w:rsidRDefault="00ED5597" w:rsidP="00CD3E65">
            <w:pPr>
              <w:jc w:val="center"/>
              <w:rPr>
                <w:rFonts w:ascii="Arial" w:hAnsi="Arial" w:cs="Arial"/>
                <w:color w:val="000000"/>
                <w:sz w:val="18"/>
                <w:szCs w:val="18"/>
              </w:rPr>
            </w:pPr>
            <w:r w:rsidRPr="00DF14E7">
              <w:rPr>
                <w:rFonts w:ascii="Arial" w:hAnsi="Arial" w:cs="Arial"/>
                <w:color w:val="000000"/>
                <w:sz w:val="18"/>
                <w:szCs w:val="18"/>
              </w:rPr>
              <w:t>≥</w:t>
            </w:r>
            <w:r w:rsidR="005243D2">
              <w:rPr>
                <w:rFonts w:ascii="Arial" w:hAnsi="Arial" w:cs="Arial"/>
                <w:color w:val="000000"/>
                <w:sz w:val="18"/>
                <w:szCs w:val="18"/>
              </w:rPr>
              <w:t xml:space="preserve"> </w:t>
            </w:r>
            <w:r w:rsidRPr="00DF14E7">
              <w:rPr>
                <w:rFonts w:ascii="Arial" w:hAnsi="Arial" w:cs="Arial"/>
                <w:color w:val="000000"/>
                <w:sz w:val="18"/>
                <w:szCs w:val="18"/>
              </w:rPr>
              <w:t>17.00</w:t>
            </w:r>
          </w:p>
        </w:tc>
        <w:tc>
          <w:tcPr>
            <w:tcW w:w="1320" w:type="dxa"/>
            <w:tcBorders>
              <w:top w:val="nil"/>
              <w:left w:val="nil"/>
              <w:bottom w:val="single" w:sz="4" w:space="0" w:color="auto"/>
              <w:right w:val="single" w:sz="4" w:space="0" w:color="auto"/>
            </w:tcBorders>
            <w:tcMar>
              <w:top w:w="60" w:type="dxa"/>
              <w:bottom w:w="60" w:type="dxa"/>
            </w:tcMar>
            <w:vAlign w:val="bottom"/>
            <w:hideMark/>
          </w:tcPr>
          <w:p w14:paraId="6825B222" w14:textId="77777777" w:rsidR="00ED5597" w:rsidRPr="00DF14E7" w:rsidRDefault="00ED5597" w:rsidP="00CD3E65">
            <w:pPr>
              <w:jc w:val="center"/>
              <w:rPr>
                <w:rFonts w:ascii="Arial" w:hAnsi="Arial" w:cs="Arial"/>
                <w:color w:val="000000"/>
                <w:sz w:val="18"/>
                <w:szCs w:val="18"/>
              </w:rPr>
            </w:pPr>
            <w:r w:rsidRPr="00DF14E7">
              <w:rPr>
                <w:rFonts w:ascii="Arial" w:hAnsi="Arial" w:cs="Arial"/>
                <w:color w:val="000000"/>
                <w:sz w:val="18"/>
                <w:szCs w:val="18"/>
              </w:rPr>
              <w:t>14.00</w:t>
            </w:r>
          </w:p>
        </w:tc>
        <w:tc>
          <w:tcPr>
            <w:tcW w:w="1320" w:type="dxa"/>
            <w:tcBorders>
              <w:top w:val="nil"/>
              <w:left w:val="nil"/>
              <w:bottom w:val="single" w:sz="4" w:space="0" w:color="auto"/>
              <w:right w:val="single" w:sz="4" w:space="0" w:color="auto"/>
            </w:tcBorders>
            <w:noWrap/>
            <w:tcMar>
              <w:top w:w="60" w:type="dxa"/>
              <w:bottom w:w="60" w:type="dxa"/>
            </w:tcMar>
            <w:vAlign w:val="bottom"/>
            <w:hideMark/>
          </w:tcPr>
          <w:p w14:paraId="092FB359" w14:textId="77777777" w:rsidR="00ED5597" w:rsidRPr="00DF14E7" w:rsidRDefault="00ED5597" w:rsidP="00CD3E65">
            <w:pPr>
              <w:jc w:val="center"/>
              <w:rPr>
                <w:rFonts w:ascii="Arial" w:hAnsi="Arial" w:cs="Arial"/>
                <w:color w:val="000000"/>
                <w:sz w:val="18"/>
                <w:szCs w:val="18"/>
              </w:rPr>
            </w:pPr>
            <w:r w:rsidRPr="00DF14E7">
              <w:rPr>
                <w:rFonts w:ascii="Arial" w:hAnsi="Arial" w:cs="Arial"/>
                <w:color w:val="000000"/>
                <w:sz w:val="18"/>
                <w:szCs w:val="18"/>
              </w:rPr>
              <w:t>≥1.21</w:t>
            </w:r>
          </w:p>
        </w:tc>
      </w:tr>
      <w:tr w:rsidR="00ED5597" w:rsidRPr="00DF14E7" w14:paraId="733620A9" w14:textId="77777777" w:rsidTr="005243D2">
        <w:trPr>
          <w:jc w:val="center"/>
        </w:trPr>
        <w:tc>
          <w:tcPr>
            <w:tcW w:w="840" w:type="dxa"/>
            <w:tcBorders>
              <w:top w:val="nil"/>
              <w:left w:val="single" w:sz="4" w:space="0" w:color="auto"/>
              <w:bottom w:val="single" w:sz="4" w:space="0" w:color="auto"/>
              <w:right w:val="single" w:sz="4" w:space="0" w:color="auto"/>
            </w:tcBorders>
            <w:noWrap/>
            <w:tcMar>
              <w:top w:w="60" w:type="dxa"/>
              <w:bottom w:w="60" w:type="dxa"/>
            </w:tcMar>
            <w:vAlign w:val="bottom"/>
            <w:hideMark/>
          </w:tcPr>
          <w:p w14:paraId="4B132C90" w14:textId="77777777" w:rsidR="00ED5597" w:rsidRPr="00DF14E7" w:rsidRDefault="00ED5597" w:rsidP="00CD3E65">
            <w:pPr>
              <w:jc w:val="center"/>
              <w:rPr>
                <w:rFonts w:ascii="Arial" w:hAnsi="Arial" w:cs="Arial"/>
                <w:color w:val="000000"/>
                <w:sz w:val="18"/>
                <w:szCs w:val="18"/>
              </w:rPr>
            </w:pPr>
            <w:r w:rsidRPr="00DF14E7">
              <w:rPr>
                <w:rFonts w:ascii="Arial" w:hAnsi="Arial" w:cs="Arial"/>
                <w:color w:val="000000"/>
                <w:sz w:val="18"/>
                <w:szCs w:val="18"/>
              </w:rPr>
              <w:t>34-1</w:t>
            </w:r>
          </w:p>
        </w:tc>
        <w:tc>
          <w:tcPr>
            <w:tcW w:w="3720" w:type="dxa"/>
            <w:tcBorders>
              <w:top w:val="nil"/>
              <w:left w:val="nil"/>
              <w:bottom w:val="single" w:sz="4" w:space="0" w:color="auto"/>
              <w:right w:val="single" w:sz="4" w:space="0" w:color="auto"/>
            </w:tcBorders>
            <w:tcMar>
              <w:top w:w="60" w:type="dxa"/>
              <w:bottom w:w="60" w:type="dxa"/>
            </w:tcMar>
            <w:vAlign w:val="center"/>
            <w:hideMark/>
          </w:tcPr>
          <w:p w14:paraId="39A15F36" w14:textId="4536C7B9" w:rsidR="00ED5597" w:rsidRPr="00DF14E7" w:rsidRDefault="004923B6" w:rsidP="004923B6">
            <w:pPr>
              <w:rPr>
                <w:rFonts w:ascii="Arial" w:hAnsi="Arial" w:cs="Arial"/>
                <w:color w:val="000000"/>
                <w:sz w:val="18"/>
                <w:szCs w:val="18"/>
              </w:rPr>
            </w:pPr>
            <w:r>
              <w:rPr>
                <w:rFonts w:ascii="Arial" w:hAnsi="Arial" w:cs="Arial"/>
                <w:color w:val="000000"/>
                <w:sz w:val="18"/>
                <w:szCs w:val="18"/>
              </w:rPr>
              <w:t>Bill Williams River NWR i</w:t>
            </w:r>
            <w:r w:rsidR="00ED5597" w:rsidRPr="00DF14E7">
              <w:rPr>
                <w:rFonts w:ascii="Arial" w:hAnsi="Arial" w:cs="Arial"/>
                <w:color w:val="000000"/>
                <w:sz w:val="18"/>
                <w:szCs w:val="18"/>
              </w:rPr>
              <w:t>nlet</w:t>
            </w:r>
          </w:p>
        </w:tc>
        <w:tc>
          <w:tcPr>
            <w:tcW w:w="1277" w:type="dxa"/>
            <w:tcBorders>
              <w:top w:val="nil"/>
              <w:left w:val="nil"/>
              <w:bottom w:val="single" w:sz="4" w:space="0" w:color="auto"/>
              <w:right w:val="single" w:sz="4" w:space="0" w:color="auto"/>
            </w:tcBorders>
            <w:noWrap/>
            <w:tcMar>
              <w:top w:w="60" w:type="dxa"/>
              <w:bottom w:w="60" w:type="dxa"/>
            </w:tcMar>
            <w:vAlign w:val="bottom"/>
            <w:hideMark/>
          </w:tcPr>
          <w:p w14:paraId="7ECE7EB8" w14:textId="77777777" w:rsidR="00ED5597" w:rsidRPr="00DF14E7" w:rsidRDefault="00ED5597" w:rsidP="00CD3E65">
            <w:pPr>
              <w:jc w:val="center"/>
              <w:rPr>
                <w:rFonts w:ascii="Arial" w:hAnsi="Arial" w:cs="Arial"/>
                <w:color w:val="000000"/>
                <w:sz w:val="18"/>
                <w:szCs w:val="18"/>
              </w:rPr>
            </w:pPr>
            <w:r w:rsidRPr="00DF14E7">
              <w:rPr>
                <w:rFonts w:ascii="Arial" w:hAnsi="Arial" w:cs="Arial"/>
                <w:color w:val="000000"/>
                <w:sz w:val="18"/>
                <w:szCs w:val="18"/>
              </w:rPr>
              <w:t>3.38</w:t>
            </w:r>
          </w:p>
        </w:tc>
        <w:tc>
          <w:tcPr>
            <w:tcW w:w="1603" w:type="dxa"/>
            <w:tcBorders>
              <w:top w:val="nil"/>
              <w:left w:val="nil"/>
              <w:bottom w:val="single" w:sz="4" w:space="0" w:color="auto"/>
              <w:right w:val="single" w:sz="4" w:space="0" w:color="auto"/>
            </w:tcBorders>
            <w:noWrap/>
            <w:tcMar>
              <w:top w:w="60" w:type="dxa"/>
              <w:bottom w:w="60" w:type="dxa"/>
            </w:tcMar>
            <w:vAlign w:val="bottom"/>
            <w:hideMark/>
          </w:tcPr>
          <w:p w14:paraId="52E04C75" w14:textId="77777777" w:rsidR="00ED5597" w:rsidRPr="00DF14E7" w:rsidRDefault="00ED5597" w:rsidP="00CD3E65">
            <w:pPr>
              <w:jc w:val="center"/>
              <w:rPr>
                <w:rFonts w:ascii="Arial" w:hAnsi="Arial" w:cs="Arial"/>
                <w:color w:val="000000"/>
                <w:sz w:val="18"/>
                <w:szCs w:val="18"/>
              </w:rPr>
            </w:pPr>
            <w:r w:rsidRPr="00DF14E7">
              <w:rPr>
                <w:rFonts w:ascii="Arial" w:hAnsi="Arial" w:cs="Arial"/>
                <w:color w:val="000000"/>
                <w:sz w:val="18"/>
                <w:szCs w:val="18"/>
              </w:rPr>
              <w:t>19.00</w:t>
            </w:r>
          </w:p>
        </w:tc>
        <w:tc>
          <w:tcPr>
            <w:tcW w:w="1320" w:type="dxa"/>
            <w:tcBorders>
              <w:top w:val="nil"/>
              <w:left w:val="nil"/>
              <w:bottom w:val="single" w:sz="4" w:space="0" w:color="auto"/>
              <w:right w:val="single" w:sz="4" w:space="0" w:color="auto"/>
            </w:tcBorders>
            <w:tcMar>
              <w:top w:w="60" w:type="dxa"/>
              <w:bottom w:w="60" w:type="dxa"/>
            </w:tcMar>
            <w:vAlign w:val="bottom"/>
            <w:hideMark/>
          </w:tcPr>
          <w:p w14:paraId="01E208D6" w14:textId="77777777" w:rsidR="00ED5597" w:rsidRPr="00DF14E7" w:rsidRDefault="00ED5597" w:rsidP="00CD3E65">
            <w:pPr>
              <w:jc w:val="center"/>
              <w:rPr>
                <w:rFonts w:ascii="Arial" w:hAnsi="Arial" w:cs="Arial"/>
                <w:color w:val="000000"/>
                <w:sz w:val="18"/>
                <w:szCs w:val="18"/>
              </w:rPr>
            </w:pPr>
            <w:r w:rsidRPr="00DF14E7">
              <w:rPr>
                <w:rFonts w:ascii="Arial" w:hAnsi="Arial" w:cs="Arial"/>
                <w:color w:val="000000"/>
                <w:sz w:val="18"/>
                <w:szCs w:val="18"/>
              </w:rPr>
              <w:t>35.00</w:t>
            </w:r>
          </w:p>
        </w:tc>
        <w:tc>
          <w:tcPr>
            <w:tcW w:w="1320" w:type="dxa"/>
            <w:tcBorders>
              <w:top w:val="nil"/>
              <w:left w:val="nil"/>
              <w:bottom w:val="single" w:sz="4" w:space="0" w:color="auto"/>
              <w:right w:val="single" w:sz="4" w:space="0" w:color="auto"/>
            </w:tcBorders>
            <w:noWrap/>
            <w:tcMar>
              <w:top w:w="60" w:type="dxa"/>
              <w:bottom w:w="60" w:type="dxa"/>
            </w:tcMar>
            <w:vAlign w:val="bottom"/>
            <w:hideMark/>
          </w:tcPr>
          <w:p w14:paraId="5779B589" w14:textId="77777777" w:rsidR="00ED5597" w:rsidRPr="00DF14E7" w:rsidRDefault="00ED5597" w:rsidP="00CD3E65">
            <w:pPr>
              <w:jc w:val="center"/>
              <w:rPr>
                <w:rFonts w:ascii="Arial" w:hAnsi="Arial" w:cs="Arial"/>
                <w:color w:val="000000"/>
                <w:sz w:val="18"/>
                <w:szCs w:val="18"/>
              </w:rPr>
            </w:pPr>
            <w:r w:rsidRPr="00DF14E7">
              <w:rPr>
                <w:rFonts w:ascii="Arial" w:hAnsi="Arial" w:cs="Arial"/>
                <w:color w:val="000000"/>
                <w:sz w:val="18"/>
                <w:szCs w:val="18"/>
              </w:rPr>
              <w:t>0.54</w:t>
            </w:r>
          </w:p>
        </w:tc>
      </w:tr>
      <w:tr w:rsidR="00ED5597" w:rsidRPr="00DF14E7" w14:paraId="18AD722D" w14:textId="77777777" w:rsidTr="005243D2">
        <w:trPr>
          <w:jc w:val="center"/>
        </w:trPr>
        <w:tc>
          <w:tcPr>
            <w:tcW w:w="840" w:type="dxa"/>
            <w:tcBorders>
              <w:top w:val="nil"/>
              <w:left w:val="single" w:sz="4" w:space="0" w:color="auto"/>
              <w:bottom w:val="single" w:sz="4" w:space="0" w:color="auto"/>
              <w:right w:val="single" w:sz="4" w:space="0" w:color="auto"/>
            </w:tcBorders>
            <w:noWrap/>
            <w:tcMar>
              <w:top w:w="60" w:type="dxa"/>
              <w:bottom w:w="60" w:type="dxa"/>
            </w:tcMar>
            <w:vAlign w:val="bottom"/>
            <w:hideMark/>
          </w:tcPr>
          <w:p w14:paraId="7E8FE6B5" w14:textId="77777777" w:rsidR="00ED5597" w:rsidRPr="00DF14E7" w:rsidRDefault="00ED5597" w:rsidP="00CD3E65">
            <w:pPr>
              <w:jc w:val="center"/>
              <w:rPr>
                <w:rFonts w:ascii="Arial" w:hAnsi="Arial" w:cs="Arial"/>
                <w:color w:val="000000"/>
                <w:sz w:val="18"/>
                <w:szCs w:val="18"/>
              </w:rPr>
            </w:pPr>
            <w:r w:rsidRPr="00DF14E7">
              <w:rPr>
                <w:rFonts w:ascii="Arial" w:hAnsi="Arial" w:cs="Arial"/>
                <w:color w:val="000000"/>
                <w:sz w:val="18"/>
                <w:szCs w:val="18"/>
              </w:rPr>
              <w:t>36-1</w:t>
            </w:r>
          </w:p>
        </w:tc>
        <w:tc>
          <w:tcPr>
            <w:tcW w:w="3720" w:type="dxa"/>
            <w:tcBorders>
              <w:top w:val="nil"/>
              <w:left w:val="nil"/>
              <w:bottom w:val="single" w:sz="4" w:space="0" w:color="auto"/>
              <w:right w:val="single" w:sz="4" w:space="0" w:color="auto"/>
            </w:tcBorders>
            <w:tcMar>
              <w:top w:w="60" w:type="dxa"/>
              <w:bottom w:w="60" w:type="dxa"/>
            </w:tcMar>
            <w:vAlign w:val="center"/>
            <w:hideMark/>
          </w:tcPr>
          <w:p w14:paraId="71929C92" w14:textId="267A9D72" w:rsidR="00ED5597" w:rsidRPr="00DF14E7" w:rsidRDefault="004923B6" w:rsidP="004923B6">
            <w:pPr>
              <w:rPr>
                <w:rFonts w:ascii="Arial" w:hAnsi="Arial" w:cs="Arial"/>
                <w:color w:val="000000"/>
                <w:sz w:val="18"/>
                <w:szCs w:val="18"/>
              </w:rPr>
            </w:pPr>
            <w:r>
              <w:rPr>
                <w:rFonts w:ascii="Arial" w:hAnsi="Arial" w:cs="Arial"/>
                <w:color w:val="000000"/>
                <w:sz w:val="18"/>
                <w:szCs w:val="18"/>
              </w:rPr>
              <w:t>Bill Williams River NWR i</w:t>
            </w:r>
            <w:r w:rsidR="00ED5597" w:rsidRPr="00DF14E7">
              <w:rPr>
                <w:rFonts w:ascii="Arial" w:hAnsi="Arial" w:cs="Arial"/>
                <w:color w:val="000000"/>
                <w:sz w:val="18"/>
                <w:szCs w:val="18"/>
              </w:rPr>
              <w:t>nlet</w:t>
            </w:r>
          </w:p>
        </w:tc>
        <w:tc>
          <w:tcPr>
            <w:tcW w:w="1277" w:type="dxa"/>
            <w:tcBorders>
              <w:top w:val="nil"/>
              <w:left w:val="nil"/>
              <w:bottom w:val="single" w:sz="4" w:space="0" w:color="auto"/>
              <w:right w:val="single" w:sz="4" w:space="0" w:color="auto"/>
            </w:tcBorders>
            <w:noWrap/>
            <w:tcMar>
              <w:top w:w="60" w:type="dxa"/>
              <w:bottom w:w="60" w:type="dxa"/>
            </w:tcMar>
            <w:vAlign w:val="bottom"/>
            <w:hideMark/>
          </w:tcPr>
          <w:p w14:paraId="208D7FC2" w14:textId="77777777" w:rsidR="00ED5597" w:rsidRPr="00DF14E7" w:rsidRDefault="00ED5597" w:rsidP="00CD3E65">
            <w:pPr>
              <w:jc w:val="center"/>
              <w:rPr>
                <w:rFonts w:ascii="Arial" w:hAnsi="Arial" w:cs="Arial"/>
                <w:color w:val="000000"/>
                <w:sz w:val="18"/>
                <w:szCs w:val="18"/>
              </w:rPr>
            </w:pPr>
            <w:r w:rsidRPr="00DF14E7">
              <w:rPr>
                <w:rFonts w:ascii="Arial" w:hAnsi="Arial" w:cs="Arial"/>
                <w:color w:val="000000"/>
                <w:sz w:val="18"/>
                <w:szCs w:val="18"/>
              </w:rPr>
              <w:t>3.66</w:t>
            </w:r>
          </w:p>
        </w:tc>
        <w:tc>
          <w:tcPr>
            <w:tcW w:w="1603" w:type="dxa"/>
            <w:tcBorders>
              <w:top w:val="nil"/>
              <w:left w:val="nil"/>
              <w:bottom w:val="single" w:sz="4" w:space="0" w:color="auto"/>
              <w:right w:val="single" w:sz="4" w:space="0" w:color="auto"/>
            </w:tcBorders>
            <w:noWrap/>
            <w:tcMar>
              <w:top w:w="60" w:type="dxa"/>
              <w:bottom w:w="60" w:type="dxa"/>
            </w:tcMar>
            <w:vAlign w:val="bottom"/>
            <w:hideMark/>
          </w:tcPr>
          <w:p w14:paraId="6F6AEC8C" w14:textId="77777777" w:rsidR="00ED5597" w:rsidRPr="00DF14E7" w:rsidRDefault="00ED5597" w:rsidP="00CD3E65">
            <w:pPr>
              <w:jc w:val="center"/>
              <w:rPr>
                <w:rFonts w:ascii="Arial" w:hAnsi="Arial" w:cs="Arial"/>
                <w:color w:val="000000"/>
                <w:sz w:val="18"/>
                <w:szCs w:val="18"/>
              </w:rPr>
            </w:pPr>
            <w:r w:rsidRPr="00DF14E7">
              <w:rPr>
                <w:rFonts w:ascii="Arial" w:hAnsi="Arial" w:cs="Arial"/>
                <w:color w:val="000000"/>
                <w:sz w:val="18"/>
                <w:szCs w:val="18"/>
              </w:rPr>
              <w:t>40.00</w:t>
            </w:r>
          </w:p>
        </w:tc>
        <w:tc>
          <w:tcPr>
            <w:tcW w:w="1320" w:type="dxa"/>
            <w:tcBorders>
              <w:top w:val="nil"/>
              <w:left w:val="nil"/>
              <w:bottom w:val="single" w:sz="4" w:space="0" w:color="auto"/>
              <w:right w:val="single" w:sz="4" w:space="0" w:color="auto"/>
            </w:tcBorders>
            <w:tcMar>
              <w:top w:w="60" w:type="dxa"/>
              <w:bottom w:w="60" w:type="dxa"/>
            </w:tcMar>
            <w:vAlign w:val="bottom"/>
            <w:hideMark/>
          </w:tcPr>
          <w:p w14:paraId="7401A41A" w14:textId="77777777" w:rsidR="00ED5597" w:rsidRPr="00DF14E7" w:rsidRDefault="00ED5597" w:rsidP="00CD3E65">
            <w:pPr>
              <w:jc w:val="center"/>
              <w:rPr>
                <w:rFonts w:ascii="Arial" w:hAnsi="Arial" w:cs="Arial"/>
                <w:color w:val="000000"/>
                <w:sz w:val="18"/>
                <w:szCs w:val="18"/>
              </w:rPr>
            </w:pPr>
            <w:r w:rsidRPr="00DF14E7">
              <w:rPr>
                <w:rFonts w:ascii="Arial" w:hAnsi="Arial" w:cs="Arial"/>
                <w:color w:val="000000"/>
                <w:sz w:val="18"/>
                <w:szCs w:val="18"/>
              </w:rPr>
              <w:t>30.00</w:t>
            </w:r>
          </w:p>
        </w:tc>
        <w:tc>
          <w:tcPr>
            <w:tcW w:w="1320" w:type="dxa"/>
            <w:tcBorders>
              <w:top w:val="nil"/>
              <w:left w:val="nil"/>
              <w:bottom w:val="single" w:sz="4" w:space="0" w:color="auto"/>
              <w:right w:val="single" w:sz="4" w:space="0" w:color="auto"/>
            </w:tcBorders>
            <w:noWrap/>
            <w:tcMar>
              <w:top w:w="60" w:type="dxa"/>
              <w:bottom w:w="60" w:type="dxa"/>
            </w:tcMar>
            <w:vAlign w:val="bottom"/>
            <w:hideMark/>
          </w:tcPr>
          <w:p w14:paraId="7E017333" w14:textId="77777777" w:rsidR="00ED5597" w:rsidRPr="00DF14E7" w:rsidRDefault="00ED5597" w:rsidP="00CD3E65">
            <w:pPr>
              <w:jc w:val="center"/>
              <w:rPr>
                <w:rFonts w:ascii="Arial" w:hAnsi="Arial" w:cs="Arial"/>
                <w:color w:val="000000"/>
                <w:sz w:val="18"/>
                <w:szCs w:val="18"/>
              </w:rPr>
            </w:pPr>
            <w:r w:rsidRPr="00DF14E7">
              <w:rPr>
                <w:rFonts w:ascii="Arial" w:hAnsi="Arial" w:cs="Arial"/>
                <w:color w:val="000000"/>
                <w:sz w:val="18"/>
                <w:szCs w:val="18"/>
              </w:rPr>
              <w:t>1.33</w:t>
            </w:r>
          </w:p>
        </w:tc>
      </w:tr>
      <w:tr w:rsidR="00ED5597" w:rsidRPr="00DF14E7" w14:paraId="67419049" w14:textId="77777777" w:rsidTr="005243D2">
        <w:trPr>
          <w:jc w:val="center"/>
        </w:trPr>
        <w:tc>
          <w:tcPr>
            <w:tcW w:w="840" w:type="dxa"/>
            <w:tcBorders>
              <w:top w:val="nil"/>
              <w:left w:val="single" w:sz="4" w:space="0" w:color="auto"/>
              <w:bottom w:val="single" w:sz="4" w:space="0" w:color="auto"/>
              <w:right w:val="single" w:sz="4" w:space="0" w:color="auto"/>
            </w:tcBorders>
            <w:noWrap/>
            <w:tcMar>
              <w:top w:w="60" w:type="dxa"/>
              <w:bottom w:w="60" w:type="dxa"/>
            </w:tcMar>
            <w:vAlign w:val="bottom"/>
            <w:hideMark/>
          </w:tcPr>
          <w:p w14:paraId="5101EB8F" w14:textId="77777777" w:rsidR="00ED5597" w:rsidRPr="00DF14E7" w:rsidRDefault="00ED5597" w:rsidP="00CD3E65">
            <w:pPr>
              <w:jc w:val="center"/>
              <w:rPr>
                <w:rFonts w:ascii="Arial" w:hAnsi="Arial" w:cs="Arial"/>
                <w:color w:val="000000"/>
                <w:sz w:val="18"/>
                <w:szCs w:val="18"/>
              </w:rPr>
            </w:pPr>
            <w:r w:rsidRPr="00DF14E7">
              <w:rPr>
                <w:rFonts w:ascii="Arial" w:hAnsi="Arial" w:cs="Arial"/>
                <w:color w:val="000000"/>
                <w:sz w:val="18"/>
                <w:szCs w:val="18"/>
              </w:rPr>
              <w:t>38-1</w:t>
            </w:r>
          </w:p>
        </w:tc>
        <w:tc>
          <w:tcPr>
            <w:tcW w:w="3720" w:type="dxa"/>
            <w:tcBorders>
              <w:top w:val="nil"/>
              <w:left w:val="nil"/>
              <w:bottom w:val="single" w:sz="4" w:space="0" w:color="auto"/>
              <w:right w:val="single" w:sz="4" w:space="0" w:color="auto"/>
            </w:tcBorders>
            <w:tcMar>
              <w:top w:w="60" w:type="dxa"/>
              <w:bottom w:w="60" w:type="dxa"/>
            </w:tcMar>
            <w:vAlign w:val="center"/>
            <w:hideMark/>
          </w:tcPr>
          <w:p w14:paraId="51B6A42A" w14:textId="673A39A1" w:rsidR="00ED5597" w:rsidRPr="00DF14E7" w:rsidRDefault="004923B6" w:rsidP="004923B6">
            <w:pPr>
              <w:rPr>
                <w:rFonts w:ascii="Arial" w:hAnsi="Arial" w:cs="Arial"/>
                <w:color w:val="000000"/>
                <w:sz w:val="18"/>
                <w:szCs w:val="18"/>
              </w:rPr>
            </w:pPr>
            <w:r>
              <w:rPr>
                <w:rFonts w:ascii="Arial" w:hAnsi="Arial" w:cs="Arial"/>
                <w:color w:val="000000"/>
                <w:sz w:val="18"/>
                <w:szCs w:val="18"/>
              </w:rPr>
              <w:t>Bill Williams River NWR i</w:t>
            </w:r>
            <w:r w:rsidR="00ED5597" w:rsidRPr="00DF14E7">
              <w:rPr>
                <w:rFonts w:ascii="Arial" w:hAnsi="Arial" w:cs="Arial"/>
                <w:color w:val="000000"/>
                <w:sz w:val="18"/>
                <w:szCs w:val="18"/>
              </w:rPr>
              <w:t>nlet</w:t>
            </w:r>
          </w:p>
        </w:tc>
        <w:tc>
          <w:tcPr>
            <w:tcW w:w="1277" w:type="dxa"/>
            <w:tcBorders>
              <w:top w:val="nil"/>
              <w:left w:val="nil"/>
              <w:bottom w:val="single" w:sz="4" w:space="0" w:color="auto"/>
              <w:right w:val="single" w:sz="4" w:space="0" w:color="auto"/>
            </w:tcBorders>
            <w:noWrap/>
            <w:tcMar>
              <w:top w:w="60" w:type="dxa"/>
              <w:bottom w:w="60" w:type="dxa"/>
            </w:tcMar>
            <w:vAlign w:val="bottom"/>
            <w:hideMark/>
          </w:tcPr>
          <w:p w14:paraId="66C4C994" w14:textId="77777777" w:rsidR="00ED5597" w:rsidRPr="00DF14E7" w:rsidRDefault="00ED5597" w:rsidP="00CD3E65">
            <w:pPr>
              <w:jc w:val="center"/>
              <w:rPr>
                <w:rFonts w:ascii="Arial" w:hAnsi="Arial" w:cs="Arial"/>
                <w:color w:val="000000"/>
                <w:sz w:val="18"/>
                <w:szCs w:val="18"/>
              </w:rPr>
            </w:pPr>
            <w:r w:rsidRPr="00DF14E7">
              <w:rPr>
                <w:rFonts w:ascii="Arial" w:hAnsi="Arial" w:cs="Arial"/>
                <w:color w:val="000000"/>
                <w:sz w:val="18"/>
                <w:szCs w:val="18"/>
              </w:rPr>
              <w:t>1.83</w:t>
            </w:r>
          </w:p>
        </w:tc>
        <w:tc>
          <w:tcPr>
            <w:tcW w:w="1603" w:type="dxa"/>
            <w:tcBorders>
              <w:top w:val="nil"/>
              <w:left w:val="nil"/>
              <w:bottom w:val="single" w:sz="4" w:space="0" w:color="auto"/>
              <w:right w:val="single" w:sz="4" w:space="0" w:color="auto"/>
            </w:tcBorders>
            <w:noWrap/>
            <w:tcMar>
              <w:top w:w="60" w:type="dxa"/>
              <w:bottom w:w="60" w:type="dxa"/>
            </w:tcMar>
            <w:vAlign w:val="bottom"/>
            <w:hideMark/>
          </w:tcPr>
          <w:p w14:paraId="2676294E" w14:textId="77777777" w:rsidR="00ED5597" w:rsidRPr="00DF14E7" w:rsidRDefault="00ED5597" w:rsidP="00CD3E65">
            <w:pPr>
              <w:jc w:val="center"/>
              <w:rPr>
                <w:rFonts w:ascii="Arial" w:hAnsi="Arial" w:cs="Arial"/>
                <w:color w:val="000000"/>
                <w:sz w:val="18"/>
                <w:szCs w:val="18"/>
              </w:rPr>
            </w:pPr>
            <w:r w:rsidRPr="00DF14E7">
              <w:rPr>
                <w:rFonts w:ascii="Arial" w:hAnsi="Arial" w:cs="Arial"/>
                <w:color w:val="000000"/>
                <w:sz w:val="18"/>
                <w:szCs w:val="18"/>
              </w:rPr>
              <w:t>17.00</w:t>
            </w:r>
          </w:p>
        </w:tc>
        <w:tc>
          <w:tcPr>
            <w:tcW w:w="1320" w:type="dxa"/>
            <w:tcBorders>
              <w:top w:val="nil"/>
              <w:left w:val="nil"/>
              <w:bottom w:val="single" w:sz="4" w:space="0" w:color="auto"/>
              <w:right w:val="single" w:sz="4" w:space="0" w:color="auto"/>
            </w:tcBorders>
            <w:tcMar>
              <w:top w:w="60" w:type="dxa"/>
              <w:bottom w:w="60" w:type="dxa"/>
            </w:tcMar>
            <w:vAlign w:val="bottom"/>
            <w:hideMark/>
          </w:tcPr>
          <w:p w14:paraId="1E1B5673" w14:textId="77777777" w:rsidR="00ED5597" w:rsidRPr="00DF14E7" w:rsidRDefault="00ED5597" w:rsidP="00CD3E65">
            <w:pPr>
              <w:jc w:val="center"/>
              <w:rPr>
                <w:rFonts w:ascii="Arial" w:hAnsi="Arial" w:cs="Arial"/>
                <w:color w:val="000000"/>
                <w:sz w:val="18"/>
                <w:szCs w:val="18"/>
              </w:rPr>
            </w:pPr>
            <w:r w:rsidRPr="00DF14E7">
              <w:rPr>
                <w:rFonts w:ascii="Arial" w:hAnsi="Arial" w:cs="Arial"/>
                <w:color w:val="000000"/>
                <w:sz w:val="18"/>
                <w:szCs w:val="18"/>
              </w:rPr>
              <w:t>7.00</w:t>
            </w:r>
          </w:p>
        </w:tc>
        <w:tc>
          <w:tcPr>
            <w:tcW w:w="1320" w:type="dxa"/>
            <w:tcBorders>
              <w:top w:val="nil"/>
              <w:left w:val="nil"/>
              <w:bottom w:val="single" w:sz="4" w:space="0" w:color="auto"/>
              <w:right w:val="single" w:sz="4" w:space="0" w:color="auto"/>
            </w:tcBorders>
            <w:noWrap/>
            <w:tcMar>
              <w:top w:w="60" w:type="dxa"/>
              <w:bottom w:w="60" w:type="dxa"/>
            </w:tcMar>
            <w:vAlign w:val="bottom"/>
            <w:hideMark/>
          </w:tcPr>
          <w:p w14:paraId="19D04DB3" w14:textId="77777777" w:rsidR="00ED5597" w:rsidRPr="00DF14E7" w:rsidRDefault="00ED5597" w:rsidP="00CD3E65">
            <w:pPr>
              <w:jc w:val="center"/>
              <w:rPr>
                <w:rFonts w:ascii="Arial" w:hAnsi="Arial" w:cs="Arial"/>
                <w:color w:val="000000"/>
                <w:sz w:val="18"/>
                <w:szCs w:val="18"/>
              </w:rPr>
            </w:pPr>
            <w:r w:rsidRPr="00DF14E7">
              <w:rPr>
                <w:rFonts w:ascii="Arial" w:hAnsi="Arial" w:cs="Arial"/>
                <w:color w:val="000000"/>
                <w:sz w:val="18"/>
                <w:szCs w:val="18"/>
              </w:rPr>
              <w:t>2.43</w:t>
            </w:r>
          </w:p>
        </w:tc>
      </w:tr>
      <w:tr w:rsidR="00ED5597" w:rsidRPr="00DF14E7" w14:paraId="1FDFC0C4" w14:textId="77777777" w:rsidTr="005243D2">
        <w:trPr>
          <w:jc w:val="center"/>
        </w:trPr>
        <w:tc>
          <w:tcPr>
            <w:tcW w:w="840" w:type="dxa"/>
            <w:tcBorders>
              <w:top w:val="nil"/>
              <w:left w:val="single" w:sz="4" w:space="0" w:color="auto"/>
              <w:bottom w:val="single" w:sz="4" w:space="0" w:color="auto"/>
              <w:right w:val="single" w:sz="4" w:space="0" w:color="auto"/>
            </w:tcBorders>
            <w:noWrap/>
            <w:tcMar>
              <w:top w:w="60" w:type="dxa"/>
              <w:bottom w:w="60" w:type="dxa"/>
            </w:tcMar>
            <w:vAlign w:val="bottom"/>
            <w:hideMark/>
          </w:tcPr>
          <w:p w14:paraId="59492C91" w14:textId="77777777" w:rsidR="00ED5597" w:rsidRPr="00DF14E7" w:rsidRDefault="00ED5597" w:rsidP="00CD3E65">
            <w:pPr>
              <w:jc w:val="center"/>
              <w:rPr>
                <w:rFonts w:ascii="Arial" w:hAnsi="Arial" w:cs="Arial"/>
                <w:color w:val="000000"/>
                <w:sz w:val="18"/>
                <w:szCs w:val="18"/>
              </w:rPr>
            </w:pPr>
            <w:r w:rsidRPr="00DF14E7">
              <w:rPr>
                <w:rFonts w:ascii="Arial" w:hAnsi="Arial" w:cs="Arial"/>
                <w:color w:val="000000"/>
                <w:sz w:val="18"/>
                <w:szCs w:val="18"/>
              </w:rPr>
              <w:t>40-1</w:t>
            </w:r>
          </w:p>
        </w:tc>
        <w:tc>
          <w:tcPr>
            <w:tcW w:w="3720" w:type="dxa"/>
            <w:tcBorders>
              <w:top w:val="nil"/>
              <w:left w:val="nil"/>
              <w:bottom w:val="single" w:sz="4" w:space="0" w:color="auto"/>
              <w:right w:val="single" w:sz="4" w:space="0" w:color="auto"/>
            </w:tcBorders>
            <w:tcMar>
              <w:top w:w="60" w:type="dxa"/>
              <w:bottom w:w="60" w:type="dxa"/>
            </w:tcMar>
            <w:vAlign w:val="center"/>
            <w:hideMark/>
          </w:tcPr>
          <w:p w14:paraId="673F8DAA" w14:textId="0D3E1479" w:rsidR="00ED5597" w:rsidRPr="00DF14E7" w:rsidRDefault="004923B6" w:rsidP="004923B6">
            <w:pPr>
              <w:rPr>
                <w:rFonts w:ascii="Arial" w:hAnsi="Arial" w:cs="Arial"/>
                <w:color w:val="000000"/>
                <w:sz w:val="18"/>
                <w:szCs w:val="18"/>
              </w:rPr>
            </w:pPr>
            <w:r>
              <w:rPr>
                <w:rFonts w:ascii="Arial" w:hAnsi="Arial" w:cs="Arial"/>
                <w:color w:val="000000"/>
                <w:sz w:val="18"/>
                <w:szCs w:val="18"/>
              </w:rPr>
              <w:t>Bill Williams River NWR i</w:t>
            </w:r>
            <w:r w:rsidR="00ED5597" w:rsidRPr="00DF14E7">
              <w:rPr>
                <w:rFonts w:ascii="Arial" w:hAnsi="Arial" w:cs="Arial"/>
                <w:color w:val="000000"/>
                <w:sz w:val="18"/>
                <w:szCs w:val="18"/>
              </w:rPr>
              <w:t>nlet</w:t>
            </w:r>
          </w:p>
        </w:tc>
        <w:tc>
          <w:tcPr>
            <w:tcW w:w="1277" w:type="dxa"/>
            <w:tcBorders>
              <w:top w:val="nil"/>
              <w:left w:val="nil"/>
              <w:bottom w:val="single" w:sz="4" w:space="0" w:color="auto"/>
              <w:right w:val="single" w:sz="4" w:space="0" w:color="auto"/>
            </w:tcBorders>
            <w:noWrap/>
            <w:tcMar>
              <w:top w:w="60" w:type="dxa"/>
              <w:bottom w:w="60" w:type="dxa"/>
            </w:tcMar>
            <w:vAlign w:val="bottom"/>
            <w:hideMark/>
          </w:tcPr>
          <w:p w14:paraId="0C2AAE8B" w14:textId="77777777" w:rsidR="00ED5597" w:rsidRPr="00DF14E7" w:rsidRDefault="00ED5597" w:rsidP="00CD3E65">
            <w:pPr>
              <w:jc w:val="center"/>
              <w:rPr>
                <w:rFonts w:ascii="Arial" w:hAnsi="Arial" w:cs="Arial"/>
                <w:color w:val="000000"/>
                <w:sz w:val="18"/>
                <w:szCs w:val="18"/>
              </w:rPr>
            </w:pPr>
            <w:r w:rsidRPr="00DF14E7">
              <w:rPr>
                <w:rFonts w:ascii="Arial" w:hAnsi="Arial" w:cs="Arial"/>
                <w:color w:val="000000"/>
                <w:sz w:val="18"/>
                <w:szCs w:val="18"/>
              </w:rPr>
              <w:t>0.27</w:t>
            </w:r>
          </w:p>
        </w:tc>
        <w:tc>
          <w:tcPr>
            <w:tcW w:w="1603" w:type="dxa"/>
            <w:tcBorders>
              <w:top w:val="nil"/>
              <w:left w:val="nil"/>
              <w:bottom w:val="single" w:sz="4" w:space="0" w:color="auto"/>
              <w:right w:val="single" w:sz="4" w:space="0" w:color="auto"/>
            </w:tcBorders>
            <w:noWrap/>
            <w:tcMar>
              <w:top w:w="60" w:type="dxa"/>
              <w:bottom w:w="60" w:type="dxa"/>
            </w:tcMar>
            <w:vAlign w:val="bottom"/>
            <w:hideMark/>
          </w:tcPr>
          <w:p w14:paraId="5C76C0AB" w14:textId="77777777" w:rsidR="00ED5597" w:rsidRPr="00DF14E7" w:rsidRDefault="00ED5597" w:rsidP="00CD3E65">
            <w:pPr>
              <w:jc w:val="center"/>
              <w:rPr>
                <w:rFonts w:ascii="Arial" w:hAnsi="Arial" w:cs="Arial"/>
                <w:color w:val="000000"/>
                <w:sz w:val="18"/>
                <w:szCs w:val="18"/>
              </w:rPr>
            </w:pPr>
            <w:r w:rsidRPr="00DF14E7">
              <w:rPr>
                <w:rFonts w:ascii="Arial" w:hAnsi="Arial" w:cs="Arial"/>
                <w:color w:val="000000"/>
                <w:sz w:val="18"/>
                <w:szCs w:val="18"/>
              </w:rPr>
              <w:t>3.00</w:t>
            </w:r>
          </w:p>
        </w:tc>
        <w:tc>
          <w:tcPr>
            <w:tcW w:w="1320" w:type="dxa"/>
            <w:tcBorders>
              <w:top w:val="nil"/>
              <w:left w:val="nil"/>
              <w:bottom w:val="single" w:sz="4" w:space="0" w:color="auto"/>
              <w:right w:val="single" w:sz="4" w:space="0" w:color="auto"/>
            </w:tcBorders>
            <w:tcMar>
              <w:top w:w="60" w:type="dxa"/>
              <w:bottom w:w="60" w:type="dxa"/>
            </w:tcMar>
            <w:vAlign w:val="bottom"/>
            <w:hideMark/>
          </w:tcPr>
          <w:p w14:paraId="52CA4679" w14:textId="77777777" w:rsidR="00ED5597" w:rsidRPr="00DF14E7" w:rsidRDefault="00ED5597" w:rsidP="00CD3E65">
            <w:pPr>
              <w:jc w:val="center"/>
              <w:rPr>
                <w:rFonts w:ascii="Arial" w:hAnsi="Arial" w:cs="Arial"/>
                <w:color w:val="000000"/>
                <w:sz w:val="18"/>
                <w:szCs w:val="18"/>
              </w:rPr>
            </w:pPr>
            <w:r w:rsidRPr="00DF14E7">
              <w:rPr>
                <w:rFonts w:ascii="Arial" w:hAnsi="Arial" w:cs="Arial"/>
                <w:color w:val="000000"/>
                <w:sz w:val="18"/>
                <w:szCs w:val="18"/>
              </w:rPr>
              <w:t>7.00</w:t>
            </w:r>
          </w:p>
        </w:tc>
        <w:tc>
          <w:tcPr>
            <w:tcW w:w="1320" w:type="dxa"/>
            <w:tcBorders>
              <w:top w:val="nil"/>
              <w:left w:val="nil"/>
              <w:bottom w:val="single" w:sz="4" w:space="0" w:color="auto"/>
              <w:right w:val="single" w:sz="4" w:space="0" w:color="auto"/>
            </w:tcBorders>
            <w:noWrap/>
            <w:tcMar>
              <w:top w:w="60" w:type="dxa"/>
              <w:bottom w:w="60" w:type="dxa"/>
            </w:tcMar>
            <w:vAlign w:val="bottom"/>
            <w:hideMark/>
          </w:tcPr>
          <w:p w14:paraId="34FE6E71" w14:textId="77777777" w:rsidR="00ED5597" w:rsidRPr="00DF14E7" w:rsidRDefault="00ED5597" w:rsidP="00CD3E65">
            <w:pPr>
              <w:jc w:val="center"/>
              <w:rPr>
                <w:rFonts w:ascii="Arial" w:hAnsi="Arial" w:cs="Arial"/>
                <w:color w:val="000000"/>
                <w:sz w:val="18"/>
                <w:szCs w:val="18"/>
              </w:rPr>
            </w:pPr>
            <w:r w:rsidRPr="00DF14E7">
              <w:rPr>
                <w:rFonts w:ascii="Arial" w:hAnsi="Arial" w:cs="Arial"/>
                <w:color w:val="000000"/>
                <w:sz w:val="18"/>
                <w:szCs w:val="18"/>
              </w:rPr>
              <w:t>0.43</w:t>
            </w:r>
          </w:p>
        </w:tc>
      </w:tr>
      <w:tr w:rsidR="00ED5597" w:rsidRPr="00DF14E7" w14:paraId="4DBB230C" w14:textId="77777777" w:rsidTr="005243D2">
        <w:trPr>
          <w:jc w:val="center"/>
        </w:trPr>
        <w:tc>
          <w:tcPr>
            <w:tcW w:w="840" w:type="dxa"/>
            <w:tcBorders>
              <w:top w:val="nil"/>
              <w:left w:val="single" w:sz="4" w:space="0" w:color="auto"/>
              <w:bottom w:val="single" w:sz="4" w:space="0" w:color="auto"/>
              <w:right w:val="single" w:sz="4" w:space="0" w:color="auto"/>
            </w:tcBorders>
            <w:noWrap/>
            <w:tcMar>
              <w:top w:w="60" w:type="dxa"/>
              <w:bottom w:w="60" w:type="dxa"/>
            </w:tcMar>
            <w:vAlign w:val="bottom"/>
            <w:hideMark/>
          </w:tcPr>
          <w:p w14:paraId="65F2DF44" w14:textId="77777777" w:rsidR="00ED5597" w:rsidRPr="00DF14E7" w:rsidRDefault="00ED5597" w:rsidP="00CD3E65">
            <w:pPr>
              <w:jc w:val="center"/>
              <w:rPr>
                <w:rFonts w:ascii="Arial" w:hAnsi="Arial" w:cs="Arial"/>
                <w:color w:val="000000"/>
                <w:sz w:val="18"/>
                <w:szCs w:val="18"/>
              </w:rPr>
            </w:pPr>
            <w:r w:rsidRPr="00DF14E7">
              <w:rPr>
                <w:rFonts w:ascii="Arial" w:hAnsi="Arial" w:cs="Arial"/>
                <w:color w:val="000000"/>
                <w:sz w:val="18"/>
                <w:szCs w:val="18"/>
              </w:rPr>
              <w:t>40-2</w:t>
            </w:r>
          </w:p>
        </w:tc>
        <w:tc>
          <w:tcPr>
            <w:tcW w:w="3720" w:type="dxa"/>
            <w:tcBorders>
              <w:top w:val="nil"/>
              <w:left w:val="nil"/>
              <w:bottom w:val="single" w:sz="4" w:space="0" w:color="auto"/>
              <w:right w:val="single" w:sz="4" w:space="0" w:color="auto"/>
            </w:tcBorders>
            <w:tcMar>
              <w:top w:w="60" w:type="dxa"/>
              <w:bottom w:w="60" w:type="dxa"/>
            </w:tcMar>
            <w:vAlign w:val="center"/>
            <w:hideMark/>
          </w:tcPr>
          <w:p w14:paraId="316C1928" w14:textId="2274801E" w:rsidR="00ED5597" w:rsidRPr="00DF14E7" w:rsidRDefault="004923B6" w:rsidP="004923B6">
            <w:pPr>
              <w:rPr>
                <w:rFonts w:ascii="Arial" w:hAnsi="Arial" w:cs="Arial"/>
                <w:color w:val="000000"/>
                <w:sz w:val="18"/>
                <w:szCs w:val="18"/>
              </w:rPr>
            </w:pPr>
            <w:r>
              <w:rPr>
                <w:rFonts w:ascii="Arial" w:hAnsi="Arial" w:cs="Arial"/>
                <w:color w:val="000000"/>
                <w:sz w:val="18"/>
                <w:szCs w:val="18"/>
              </w:rPr>
              <w:t>Bill Williams River NWR i</w:t>
            </w:r>
            <w:r w:rsidR="00ED5597" w:rsidRPr="00DF14E7">
              <w:rPr>
                <w:rFonts w:ascii="Arial" w:hAnsi="Arial" w:cs="Arial"/>
                <w:color w:val="000000"/>
                <w:sz w:val="18"/>
                <w:szCs w:val="18"/>
              </w:rPr>
              <w:t>nlet</w:t>
            </w:r>
          </w:p>
        </w:tc>
        <w:tc>
          <w:tcPr>
            <w:tcW w:w="1277" w:type="dxa"/>
            <w:tcBorders>
              <w:top w:val="nil"/>
              <w:left w:val="nil"/>
              <w:bottom w:val="single" w:sz="4" w:space="0" w:color="auto"/>
              <w:right w:val="single" w:sz="4" w:space="0" w:color="auto"/>
            </w:tcBorders>
            <w:noWrap/>
            <w:tcMar>
              <w:top w:w="60" w:type="dxa"/>
              <w:bottom w:w="60" w:type="dxa"/>
            </w:tcMar>
            <w:vAlign w:val="bottom"/>
            <w:hideMark/>
          </w:tcPr>
          <w:p w14:paraId="1B0DEB20" w14:textId="01EEE189" w:rsidR="00ED5597" w:rsidRPr="00DF14E7" w:rsidRDefault="00ED5597" w:rsidP="00CD3E65">
            <w:pPr>
              <w:jc w:val="center"/>
              <w:rPr>
                <w:rFonts w:ascii="Arial" w:hAnsi="Arial" w:cs="Arial"/>
                <w:color w:val="000000"/>
                <w:sz w:val="18"/>
                <w:szCs w:val="18"/>
              </w:rPr>
            </w:pPr>
            <w:r w:rsidRPr="00DF14E7">
              <w:rPr>
                <w:rFonts w:ascii="Arial" w:hAnsi="Arial" w:cs="Arial"/>
                <w:color w:val="000000"/>
                <w:sz w:val="18"/>
                <w:szCs w:val="18"/>
              </w:rPr>
              <w:t>≥</w:t>
            </w:r>
            <w:r w:rsidR="005243D2">
              <w:rPr>
                <w:rFonts w:ascii="Arial" w:hAnsi="Arial" w:cs="Arial"/>
                <w:color w:val="000000"/>
                <w:sz w:val="18"/>
                <w:szCs w:val="18"/>
              </w:rPr>
              <w:t xml:space="preserve"> </w:t>
            </w:r>
            <w:r w:rsidRPr="00DF14E7">
              <w:rPr>
                <w:rFonts w:ascii="Arial" w:hAnsi="Arial" w:cs="Arial"/>
                <w:color w:val="000000"/>
                <w:sz w:val="18"/>
                <w:szCs w:val="18"/>
              </w:rPr>
              <w:t>5.16</w:t>
            </w:r>
          </w:p>
        </w:tc>
        <w:tc>
          <w:tcPr>
            <w:tcW w:w="1603" w:type="dxa"/>
            <w:tcBorders>
              <w:top w:val="nil"/>
              <w:left w:val="nil"/>
              <w:bottom w:val="single" w:sz="4" w:space="0" w:color="auto"/>
              <w:right w:val="single" w:sz="4" w:space="0" w:color="auto"/>
            </w:tcBorders>
            <w:noWrap/>
            <w:tcMar>
              <w:top w:w="60" w:type="dxa"/>
              <w:bottom w:w="60" w:type="dxa"/>
            </w:tcMar>
            <w:vAlign w:val="bottom"/>
            <w:hideMark/>
          </w:tcPr>
          <w:p w14:paraId="0001EB11" w14:textId="2FB7003C" w:rsidR="00ED5597" w:rsidRPr="00DF14E7" w:rsidRDefault="00ED5597" w:rsidP="00CD3E65">
            <w:pPr>
              <w:jc w:val="center"/>
              <w:rPr>
                <w:rFonts w:ascii="Arial" w:hAnsi="Arial" w:cs="Arial"/>
                <w:color w:val="000000"/>
                <w:sz w:val="18"/>
                <w:szCs w:val="18"/>
              </w:rPr>
            </w:pPr>
            <w:r w:rsidRPr="00DF14E7">
              <w:rPr>
                <w:rFonts w:ascii="Arial" w:hAnsi="Arial" w:cs="Arial"/>
                <w:color w:val="000000"/>
                <w:sz w:val="18"/>
                <w:szCs w:val="18"/>
              </w:rPr>
              <w:t>≥</w:t>
            </w:r>
            <w:r w:rsidR="005243D2">
              <w:rPr>
                <w:rFonts w:ascii="Arial" w:hAnsi="Arial" w:cs="Arial"/>
                <w:color w:val="000000"/>
                <w:sz w:val="18"/>
                <w:szCs w:val="18"/>
              </w:rPr>
              <w:t xml:space="preserve"> </w:t>
            </w:r>
            <w:r w:rsidRPr="00DF14E7">
              <w:rPr>
                <w:rFonts w:ascii="Arial" w:hAnsi="Arial" w:cs="Arial"/>
                <w:color w:val="000000"/>
                <w:sz w:val="18"/>
                <w:szCs w:val="18"/>
              </w:rPr>
              <w:t>957.00</w:t>
            </w:r>
          </w:p>
        </w:tc>
        <w:tc>
          <w:tcPr>
            <w:tcW w:w="1320" w:type="dxa"/>
            <w:tcBorders>
              <w:top w:val="nil"/>
              <w:left w:val="nil"/>
              <w:bottom w:val="single" w:sz="4" w:space="0" w:color="auto"/>
              <w:right w:val="single" w:sz="4" w:space="0" w:color="auto"/>
            </w:tcBorders>
            <w:tcMar>
              <w:top w:w="60" w:type="dxa"/>
              <w:bottom w:w="60" w:type="dxa"/>
            </w:tcMar>
            <w:vAlign w:val="bottom"/>
            <w:hideMark/>
          </w:tcPr>
          <w:p w14:paraId="64A3A6BE" w14:textId="77777777" w:rsidR="00ED5597" w:rsidRPr="00DF14E7" w:rsidRDefault="00ED5597" w:rsidP="00CD3E65">
            <w:pPr>
              <w:jc w:val="center"/>
              <w:rPr>
                <w:rFonts w:ascii="Arial" w:hAnsi="Arial" w:cs="Arial"/>
                <w:color w:val="000000"/>
                <w:sz w:val="18"/>
                <w:szCs w:val="18"/>
              </w:rPr>
            </w:pPr>
            <w:r w:rsidRPr="00DF14E7">
              <w:rPr>
                <w:rFonts w:ascii="Arial" w:hAnsi="Arial" w:cs="Arial"/>
                <w:color w:val="000000"/>
                <w:sz w:val="18"/>
                <w:szCs w:val="18"/>
              </w:rPr>
              <w:t>31.00</w:t>
            </w:r>
          </w:p>
        </w:tc>
        <w:tc>
          <w:tcPr>
            <w:tcW w:w="1320" w:type="dxa"/>
            <w:tcBorders>
              <w:top w:val="nil"/>
              <w:left w:val="nil"/>
              <w:bottom w:val="single" w:sz="4" w:space="0" w:color="auto"/>
              <w:right w:val="single" w:sz="4" w:space="0" w:color="auto"/>
            </w:tcBorders>
            <w:noWrap/>
            <w:tcMar>
              <w:top w:w="60" w:type="dxa"/>
              <w:bottom w:w="60" w:type="dxa"/>
            </w:tcMar>
            <w:vAlign w:val="bottom"/>
            <w:hideMark/>
          </w:tcPr>
          <w:p w14:paraId="7540B05F" w14:textId="77777777" w:rsidR="00ED5597" w:rsidRPr="00DF14E7" w:rsidRDefault="00ED5597" w:rsidP="00CD3E65">
            <w:pPr>
              <w:jc w:val="center"/>
              <w:rPr>
                <w:rFonts w:ascii="Arial" w:hAnsi="Arial" w:cs="Arial"/>
                <w:color w:val="000000"/>
                <w:sz w:val="18"/>
                <w:szCs w:val="18"/>
              </w:rPr>
            </w:pPr>
            <w:r w:rsidRPr="00DF14E7">
              <w:rPr>
                <w:rFonts w:ascii="Arial" w:hAnsi="Arial" w:cs="Arial"/>
                <w:color w:val="000000"/>
                <w:sz w:val="18"/>
                <w:szCs w:val="18"/>
              </w:rPr>
              <w:t>≥30.87</w:t>
            </w:r>
          </w:p>
        </w:tc>
      </w:tr>
      <w:tr w:rsidR="00ED5597" w:rsidRPr="00DF14E7" w14:paraId="57FD7E8A" w14:textId="77777777" w:rsidTr="005243D2">
        <w:trPr>
          <w:jc w:val="center"/>
        </w:trPr>
        <w:tc>
          <w:tcPr>
            <w:tcW w:w="840" w:type="dxa"/>
            <w:tcBorders>
              <w:top w:val="nil"/>
              <w:left w:val="single" w:sz="4" w:space="0" w:color="auto"/>
              <w:bottom w:val="single" w:sz="4" w:space="0" w:color="auto"/>
              <w:right w:val="single" w:sz="4" w:space="0" w:color="auto"/>
            </w:tcBorders>
            <w:noWrap/>
            <w:tcMar>
              <w:top w:w="60" w:type="dxa"/>
              <w:bottom w:w="60" w:type="dxa"/>
            </w:tcMar>
            <w:vAlign w:val="bottom"/>
            <w:hideMark/>
          </w:tcPr>
          <w:p w14:paraId="1F3C6AD6" w14:textId="77777777" w:rsidR="00ED5597" w:rsidRPr="00DF14E7" w:rsidRDefault="00ED5597" w:rsidP="00CD3E65">
            <w:pPr>
              <w:jc w:val="center"/>
              <w:rPr>
                <w:rFonts w:ascii="Arial" w:hAnsi="Arial" w:cs="Arial"/>
                <w:color w:val="000000"/>
                <w:sz w:val="18"/>
                <w:szCs w:val="18"/>
              </w:rPr>
            </w:pPr>
            <w:r w:rsidRPr="00DF14E7">
              <w:rPr>
                <w:rFonts w:ascii="Arial" w:hAnsi="Arial" w:cs="Arial"/>
                <w:color w:val="000000"/>
                <w:sz w:val="18"/>
                <w:szCs w:val="18"/>
              </w:rPr>
              <w:t>68-1</w:t>
            </w:r>
          </w:p>
        </w:tc>
        <w:tc>
          <w:tcPr>
            <w:tcW w:w="3720" w:type="dxa"/>
            <w:tcBorders>
              <w:top w:val="nil"/>
              <w:left w:val="nil"/>
              <w:bottom w:val="single" w:sz="4" w:space="0" w:color="auto"/>
              <w:right w:val="single" w:sz="4" w:space="0" w:color="auto"/>
            </w:tcBorders>
            <w:tcMar>
              <w:top w:w="60" w:type="dxa"/>
              <w:bottom w:w="60" w:type="dxa"/>
            </w:tcMar>
            <w:vAlign w:val="center"/>
            <w:hideMark/>
          </w:tcPr>
          <w:p w14:paraId="6BDB67A9" w14:textId="0412F599" w:rsidR="00ED5597" w:rsidRPr="00DF14E7" w:rsidRDefault="00ED5597" w:rsidP="004923B6">
            <w:pPr>
              <w:rPr>
                <w:rFonts w:ascii="Arial" w:hAnsi="Arial" w:cs="Arial"/>
                <w:color w:val="000000"/>
                <w:sz w:val="18"/>
                <w:szCs w:val="18"/>
              </w:rPr>
            </w:pPr>
            <w:r w:rsidRPr="00DF14E7">
              <w:rPr>
                <w:rFonts w:ascii="Arial" w:hAnsi="Arial" w:cs="Arial"/>
                <w:color w:val="000000"/>
                <w:sz w:val="18"/>
                <w:szCs w:val="18"/>
              </w:rPr>
              <w:t>Bill Williams Ri</w:t>
            </w:r>
            <w:r w:rsidR="004923B6">
              <w:rPr>
                <w:rFonts w:ascii="Arial" w:hAnsi="Arial" w:cs="Arial"/>
                <w:color w:val="000000"/>
                <w:sz w:val="18"/>
                <w:szCs w:val="18"/>
              </w:rPr>
              <w:t>ver NWR a</w:t>
            </w:r>
            <w:r w:rsidRPr="00DF14E7">
              <w:rPr>
                <w:rFonts w:ascii="Arial" w:hAnsi="Arial" w:cs="Arial"/>
                <w:color w:val="000000"/>
                <w:sz w:val="18"/>
                <w:szCs w:val="18"/>
              </w:rPr>
              <w:t>rm boat launch</w:t>
            </w:r>
          </w:p>
        </w:tc>
        <w:tc>
          <w:tcPr>
            <w:tcW w:w="1277" w:type="dxa"/>
            <w:tcBorders>
              <w:top w:val="nil"/>
              <w:left w:val="nil"/>
              <w:bottom w:val="single" w:sz="4" w:space="0" w:color="auto"/>
              <w:right w:val="single" w:sz="4" w:space="0" w:color="auto"/>
            </w:tcBorders>
            <w:noWrap/>
            <w:tcMar>
              <w:top w:w="60" w:type="dxa"/>
              <w:bottom w:w="60" w:type="dxa"/>
            </w:tcMar>
            <w:vAlign w:val="bottom"/>
            <w:hideMark/>
          </w:tcPr>
          <w:p w14:paraId="5B24A904" w14:textId="77777777" w:rsidR="00ED5597" w:rsidRPr="00DF14E7" w:rsidRDefault="00ED5597" w:rsidP="00CD3E65">
            <w:pPr>
              <w:jc w:val="center"/>
              <w:rPr>
                <w:rFonts w:ascii="Arial" w:hAnsi="Arial" w:cs="Arial"/>
                <w:color w:val="000000"/>
                <w:sz w:val="18"/>
                <w:szCs w:val="18"/>
              </w:rPr>
            </w:pPr>
            <w:r w:rsidRPr="00DF14E7">
              <w:rPr>
                <w:rFonts w:ascii="Arial" w:hAnsi="Arial" w:cs="Arial"/>
                <w:color w:val="000000"/>
                <w:sz w:val="18"/>
                <w:szCs w:val="18"/>
              </w:rPr>
              <w:t>2.15</w:t>
            </w:r>
          </w:p>
        </w:tc>
        <w:tc>
          <w:tcPr>
            <w:tcW w:w="1603" w:type="dxa"/>
            <w:tcBorders>
              <w:top w:val="nil"/>
              <w:left w:val="nil"/>
              <w:bottom w:val="single" w:sz="4" w:space="0" w:color="auto"/>
              <w:right w:val="single" w:sz="4" w:space="0" w:color="auto"/>
            </w:tcBorders>
            <w:noWrap/>
            <w:tcMar>
              <w:top w:w="60" w:type="dxa"/>
              <w:bottom w:w="60" w:type="dxa"/>
            </w:tcMar>
            <w:vAlign w:val="bottom"/>
            <w:hideMark/>
          </w:tcPr>
          <w:p w14:paraId="2874EA94" w14:textId="77777777" w:rsidR="00ED5597" w:rsidRPr="00DF14E7" w:rsidRDefault="00ED5597" w:rsidP="00CD3E65">
            <w:pPr>
              <w:jc w:val="center"/>
              <w:rPr>
                <w:rFonts w:ascii="Arial" w:hAnsi="Arial" w:cs="Arial"/>
                <w:color w:val="000000"/>
                <w:sz w:val="18"/>
                <w:szCs w:val="18"/>
              </w:rPr>
            </w:pPr>
            <w:r w:rsidRPr="00DF14E7">
              <w:rPr>
                <w:rFonts w:ascii="Arial" w:hAnsi="Arial" w:cs="Arial"/>
                <w:color w:val="000000"/>
                <w:sz w:val="18"/>
                <w:szCs w:val="18"/>
              </w:rPr>
              <w:t>304.00</w:t>
            </w:r>
          </w:p>
        </w:tc>
        <w:tc>
          <w:tcPr>
            <w:tcW w:w="1320" w:type="dxa"/>
            <w:tcBorders>
              <w:top w:val="nil"/>
              <w:left w:val="nil"/>
              <w:bottom w:val="single" w:sz="4" w:space="0" w:color="auto"/>
              <w:right w:val="single" w:sz="4" w:space="0" w:color="auto"/>
            </w:tcBorders>
            <w:tcMar>
              <w:top w:w="60" w:type="dxa"/>
              <w:bottom w:w="60" w:type="dxa"/>
            </w:tcMar>
            <w:vAlign w:val="bottom"/>
            <w:hideMark/>
          </w:tcPr>
          <w:p w14:paraId="2857E75D" w14:textId="77777777" w:rsidR="00ED5597" w:rsidRPr="00DF14E7" w:rsidRDefault="00ED5597" w:rsidP="00CD3E65">
            <w:pPr>
              <w:jc w:val="center"/>
              <w:rPr>
                <w:rFonts w:ascii="Arial" w:hAnsi="Arial" w:cs="Arial"/>
                <w:color w:val="000000"/>
                <w:sz w:val="18"/>
                <w:szCs w:val="18"/>
              </w:rPr>
            </w:pPr>
            <w:r w:rsidRPr="00DF14E7">
              <w:rPr>
                <w:rFonts w:ascii="Arial" w:hAnsi="Arial" w:cs="Arial"/>
                <w:color w:val="000000"/>
                <w:sz w:val="18"/>
                <w:szCs w:val="18"/>
              </w:rPr>
              <w:t>7.00</w:t>
            </w:r>
          </w:p>
        </w:tc>
        <w:tc>
          <w:tcPr>
            <w:tcW w:w="1320" w:type="dxa"/>
            <w:tcBorders>
              <w:top w:val="nil"/>
              <w:left w:val="nil"/>
              <w:bottom w:val="single" w:sz="4" w:space="0" w:color="auto"/>
              <w:right w:val="single" w:sz="4" w:space="0" w:color="auto"/>
            </w:tcBorders>
            <w:noWrap/>
            <w:tcMar>
              <w:top w:w="60" w:type="dxa"/>
              <w:bottom w:w="60" w:type="dxa"/>
            </w:tcMar>
            <w:vAlign w:val="bottom"/>
            <w:hideMark/>
          </w:tcPr>
          <w:p w14:paraId="4F53AC15" w14:textId="77777777" w:rsidR="00ED5597" w:rsidRPr="00DF14E7" w:rsidRDefault="00ED5597" w:rsidP="00CD3E65">
            <w:pPr>
              <w:jc w:val="center"/>
              <w:rPr>
                <w:rFonts w:ascii="Arial" w:hAnsi="Arial" w:cs="Arial"/>
                <w:color w:val="000000"/>
                <w:sz w:val="18"/>
                <w:szCs w:val="18"/>
              </w:rPr>
            </w:pPr>
            <w:r w:rsidRPr="00DF14E7">
              <w:rPr>
                <w:rFonts w:ascii="Arial" w:hAnsi="Arial" w:cs="Arial"/>
                <w:color w:val="000000"/>
                <w:sz w:val="18"/>
                <w:szCs w:val="18"/>
              </w:rPr>
              <w:t>43.43</w:t>
            </w:r>
          </w:p>
        </w:tc>
      </w:tr>
      <w:tr w:rsidR="00ED5597" w:rsidRPr="00DF14E7" w14:paraId="47CA8078" w14:textId="77777777" w:rsidTr="005243D2">
        <w:trPr>
          <w:jc w:val="center"/>
        </w:trPr>
        <w:tc>
          <w:tcPr>
            <w:tcW w:w="840" w:type="dxa"/>
            <w:tcBorders>
              <w:top w:val="nil"/>
              <w:left w:val="single" w:sz="4" w:space="0" w:color="auto"/>
              <w:bottom w:val="single" w:sz="4" w:space="0" w:color="auto"/>
              <w:right w:val="single" w:sz="4" w:space="0" w:color="auto"/>
            </w:tcBorders>
            <w:noWrap/>
            <w:tcMar>
              <w:top w:w="60" w:type="dxa"/>
              <w:bottom w:w="60" w:type="dxa"/>
            </w:tcMar>
            <w:vAlign w:val="bottom"/>
            <w:hideMark/>
          </w:tcPr>
          <w:p w14:paraId="32EC56F7" w14:textId="77777777" w:rsidR="00ED5597" w:rsidRPr="00DF14E7" w:rsidRDefault="00ED5597" w:rsidP="00CD3E65">
            <w:pPr>
              <w:jc w:val="center"/>
              <w:rPr>
                <w:rFonts w:ascii="Arial" w:hAnsi="Arial" w:cs="Arial"/>
                <w:color w:val="000000"/>
                <w:sz w:val="18"/>
                <w:szCs w:val="18"/>
              </w:rPr>
            </w:pPr>
            <w:r w:rsidRPr="00DF14E7">
              <w:rPr>
                <w:rFonts w:ascii="Arial" w:hAnsi="Arial" w:cs="Arial"/>
                <w:color w:val="000000"/>
                <w:sz w:val="18"/>
                <w:szCs w:val="18"/>
              </w:rPr>
              <w:t>68-2</w:t>
            </w:r>
          </w:p>
        </w:tc>
        <w:tc>
          <w:tcPr>
            <w:tcW w:w="3720" w:type="dxa"/>
            <w:tcBorders>
              <w:top w:val="nil"/>
              <w:left w:val="nil"/>
              <w:bottom w:val="single" w:sz="4" w:space="0" w:color="auto"/>
              <w:right w:val="single" w:sz="4" w:space="0" w:color="auto"/>
            </w:tcBorders>
            <w:tcMar>
              <w:top w:w="60" w:type="dxa"/>
              <w:bottom w:w="60" w:type="dxa"/>
            </w:tcMar>
            <w:vAlign w:val="center"/>
            <w:hideMark/>
          </w:tcPr>
          <w:p w14:paraId="2FD10B9C" w14:textId="624C2951" w:rsidR="00ED5597" w:rsidRPr="00DF14E7" w:rsidRDefault="004923B6" w:rsidP="004923B6">
            <w:pPr>
              <w:rPr>
                <w:rFonts w:ascii="Arial" w:hAnsi="Arial" w:cs="Arial"/>
                <w:color w:val="000000"/>
                <w:sz w:val="18"/>
                <w:szCs w:val="18"/>
              </w:rPr>
            </w:pPr>
            <w:r>
              <w:rPr>
                <w:rFonts w:ascii="Arial" w:hAnsi="Arial" w:cs="Arial"/>
                <w:color w:val="000000"/>
                <w:sz w:val="18"/>
                <w:szCs w:val="18"/>
              </w:rPr>
              <w:t>Bill Williams River NWR i</w:t>
            </w:r>
            <w:r w:rsidR="00ED5597" w:rsidRPr="00DF14E7">
              <w:rPr>
                <w:rFonts w:ascii="Arial" w:hAnsi="Arial" w:cs="Arial"/>
                <w:color w:val="000000"/>
                <w:sz w:val="18"/>
                <w:szCs w:val="18"/>
              </w:rPr>
              <w:t>nlet</w:t>
            </w:r>
          </w:p>
        </w:tc>
        <w:tc>
          <w:tcPr>
            <w:tcW w:w="1277" w:type="dxa"/>
            <w:tcBorders>
              <w:top w:val="nil"/>
              <w:left w:val="nil"/>
              <w:bottom w:val="single" w:sz="4" w:space="0" w:color="auto"/>
              <w:right w:val="single" w:sz="4" w:space="0" w:color="auto"/>
            </w:tcBorders>
            <w:noWrap/>
            <w:tcMar>
              <w:top w:w="60" w:type="dxa"/>
              <w:bottom w:w="60" w:type="dxa"/>
            </w:tcMar>
            <w:vAlign w:val="bottom"/>
            <w:hideMark/>
          </w:tcPr>
          <w:p w14:paraId="01B73D43" w14:textId="444EF9F8" w:rsidR="00ED5597" w:rsidRPr="00DF14E7" w:rsidRDefault="00ED5597" w:rsidP="00CD3E65">
            <w:pPr>
              <w:jc w:val="center"/>
              <w:rPr>
                <w:rFonts w:ascii="Arial" w:hAnsi="Arial" w:cs="Arial"/>
                <w:color w:val="000000"/>
                <w:sz w:val="18"/>
                <w:szCs w:val="18"/>
              </w:rPr>
            </w:pPr>
            <w:r w:rsidRPr="00DF14E7">
              <w:rPr>
                <w:rFonts w:ascii="Arial" w:hAnsi="Arial" w:cs="Arial"/>
                <w:color w:val="000000"/>
                <w:sz w:val="18"/>
                <w:szCs w:val="18"/>
              </w:rPr>
              <w:t>≥</w:t>
            </w:r>
            <w:r w:rsidR="005243D2">
              <w:rPr>
                <w:rFonts w:ascii="Arial" w:hAnsi="Arial" w:cs="Arial"/>
                <w:color w:val="000000"/>
                <w:sz w:val="18"/>
                <w:szCs w:val="18"/>
              </w:rPr>
              <w:t xml:space="preserve"> </w:t>
            </w:r>
            <w:r w:rsidRPr="00DF14E7">
              <w:rPr>
                <w:rFonts w:ascii="Arial" w:hAnsi="Arial" w:cs="Arial"/>
                <w:color w:val="000000"/>
                <w:sz w:val="18"/>
                <w:szCs w:val="18"/>
              </w:rPr>
              <w:t>5.54</w:t>
            </w:r>
          </w:p>
        </w:tc>
        <w:tc>
          <w:tcPr>
            <w:tcW w:w="1603" w:type="dxa"/>
            <w:tcBorders>
              <w:top w:val="nil"/>
              <w:left w:val="nil"/>
              <w:bottom w:val="single" w:sz="4" w:space="0" w:color="auto"/>
              <w:right w:val="single" w:sz="4" w:space="0" w:color="auto"/>
            </w:tcBorders>
            <w:noWrap/>
            <w:tcMar>
              <w:top w:w="60" w:type="dxa"/>
              <w:bottom w:w="60" w:type="dxa"/>
            </w:tcMar>
            <w:vAlign w:val="bottom"/>
            <w:hideMark/>
          </w:tcPr>
          <w:p w14:paraId="6DB5E1CB" w14:textId="1A90C116" w:rsidR="00ED5597" w:rsidRPr="00DF14E7" w:rsidRDefault="00ED5597" w:rsidP="00CD3E65">
            <w:pPr>
              <w:jc w:val="center"/>
              <w:rPr>
                <w:rFonts w:ascii="Arial" w:hAnsi="Arial" w:cs="Arial"/>
                <w:color w:val="000000"/>
                <w:sz w:val="18"/>
                <w:szCs w:val="18"/>
              </w:rPr>
            </w:pPr>
            <w:r w:rsidRPr="00DF14E7">
              <w:rPr>
                <w:rFonts w:ascii="Arial" w:hAnsi="Arial" w:cs="Arial"/>
                <w:color w:val="000000"/>
                <w:sz w:val="18"/>
                <w:szCs w:val="18"/>
              </w:rPr>
              <w:t>≥</w:t>
            </w:r>
            <w:r w:rsidR="005243D2">
              <w:rPr>
                <w:rFonts w:ascii="Arial" w:hAnsi="Arial" w:cs="Arial"/>
                <w:color w:val="000000"/>
                <w:sz w:val="18"/>
                <w:szCs w:val="18"/>
              </w:rPr>
              <w:t xml:space="preserve"> </w:t>
            </w:r>
            <w:r w:rsidRPr="00DF14E7">
              <w:rPr>
                <w:rFonts w:ascii="Arial" w:hAnsi="Arial" w:cs="Arial"/>
                <w:color w:val="000000"/>
                <w:sz w:val="18"/>
                <w:szCs w:val="18"/>
              </w:rPr>
              <w:t>684.00</w:t>
            </w:r>
          </w:p>
        </w:tc>
        <w:tc>
          <w:tcPr>
            <w:tcW w:w="1320" w:type="dxa"/>
            <w:tcBorders>
              <w:top w:val="nil"/>
              <w:left w:val="nil"/>
              <w:bottom w:val="single" w:sz="4" w:space="0" w:color="auto"/>
              <w:right w:val="single" w:sz="4" w:space="0" w:color="auto"/>
            </w:tcBorders>
            <w:tcMar>
              <w:top w:w="60" w:type="dxa"/>
              <w:bottom w:w="60" w:type="dxa"/>
            </w:tcMar>
            <w:vAlign w:val="bottom"/>
            <w:hideMark/>
          </w:tcPr>
          <w:p w14:paraId="75A41A43" w14:textId="77777777" w:rsidR="00ED5597" w:rsidRPr="00DF14E7" w:rsidRDefault="00ED5597" w:rsidP="00CD3E65">
            <w:pPr>
              <w:jc w:val="center"/>
              <w:rPr>
                <w:rFonts w:ascii="Arial" w:hAnsi="Arial" w:cs="Arial"/>
                <w:color w:val="000000"/>
                <w:sz w:val="18"/>
                <w:szCs w:val="18"/>
              </w:rPr>
            </w:pPr>
            <w:r w:rsidRPr="00DF14E7">
              <w:rPr>
                <w:rFonts w:ascii="Arial" w:hAnsi="Arial" w:cs="Arial"/>
                <w:color w:val="000000"/>
                <w:sz w:val="18"/>
                <w:szCs w:val="18"/>
              </w:rPr>
              <w:t>22.00</w:t>
            </w:r>
          </w:p>
        </w:tc>
        <w:tc>
          <w:tcPr>
            <w:tcW w:w="1320" w:type="dxa"/>
            <w:tcBorders>
              <w:top w:val="nil"/>
              <w:left w:val="nil"/>
              <w:bottom w:val="single" w:sz="4" w:space="0" w:color="auto"/>
              <w:right w:val="single" w:sz="4" w:space="0" w:color="auto"/>
            </w:tcBorders>
            <w:noWrap/>
            <w:tcMar>
              <w:top w:w="60" w:type="dxa"/>
              <w:bottom w:w="60" w:type="dxa"/>
            </w:tcMar>
            <w:vAlign w:val="bottom"/>
            <w:hideMark/>
          </w:tcPr>
          <w:p w14:paraId="3390744D" w14:textId="77777777" w:rsidR="00ED5597" w:rsidRPr="00DF14E7" w:rsidRDefault="00ED5597" w:rsidP="00CD3E65">
            <w:pPr>
              <w:jc w:val="center"/>
              <w:rPr>
                <w:rFonts w:ascii="Arial" w:hAnsi="Arial" w:cs="Arial"/>
                <w:color w:val="000000"/>
                <w:sz w:val="18"/>
                <w:szCs w:val="18"/>
              </w:rPr>
            </w:pPr>
            <w:r w:rsidRPr="00DF14E7">
              <w:rPr>
                <w:rFonts w:ascii="Arial" w:hAnsi="Arial" w:cs="Arial"/>
                <w:color w:val="000000"/>
                <w:sz w:val="18"/>
                <w:szCs w:val="18"/>
              </w:rPr>
              <w:t>≥31.09</w:t>
            </w:r>
          </w:p>
        </w:tc>
      </w:tr>
      <w:tr w:rsidR="00ED5597" w:rsidRPr="00DF14E7" w14:paraId="39764F14" w14:textId="77777777" w:rsidTr="005243D2">
        <w:trPr>
          <w:jc w:val="center"/>
        </w:trPr>
        <w:tc>
          <w:tcPr>
            <w:tcW w:w="840" w:type="dxa"/>
            <w:tcBorders>
              <w:top w:val="nil"/>
              <w:left w:val="single" w:sz="4" w:space="0" w:color="auto"/>
              <w:bottom w:val="single" w:sz="4" w:space="0" w:color="auto"/>
              <w:right w:val="single" w:sz="4" w:space="0" w:color="auto"/>
            </w:tcBorders>
            <w:noWrap/>
            <w:tcMar>
              <w:top w:w="60" w:type="dxa"/>
              <w:bottom w:w="60" w:type="dxa"/>
            </w:tcMar>
            <w:vAlign w:val="bottom"/>
            <w:hideMark/>
          </w:tcPr>
          <w:p w14:paraId="3EAF54E9" w14:textId="77777777" w:rsidR="00ED5597" w:rsidRPr="00DF14E7" w:rsidRDefault="00ED5597" w:rsidP="00CD3E65">
            <w:pPr>
              <w:jc w:val="center"/>
              <w:rPr>
                <w:rFonts w:ascii="Arial" w:hAnsi="Arial" w:cs="Arial"/>
                <w:color w:val="000000"/>
                <w:sz w:val="18"/>
                <w:szCs w:val="18"/>
              </w:rPr>
            </w:pPr>
            <w:r w:rsidRPr="00DF14E7">
              <w:rPr>
                <w:rFonts w:ascii="Arial" w:hAnsi="Arial" w:cs="Arial"/>
                <w:color w:val="000000"/>
                <w:sz w:val="18"/>
                <w:szCs w:val="18"/>
              </w:rPr>
              <w:t>70-1</w:t>
            </w:r>
          </w:p>
        </w:tc>
        <w:tc>
          <w:tcPr>
            <w:tcW w:w="3720" w:type="dxa"/>
            <w:tcBorders>
              <w:top w:val="nil"/>
              <w:left w:val="nil"/>
              <w:bottom w:val="single" w:sz="4" w:space="0" w:color="auto"/>
              <w:right w:val="single" w:sz="4" w:space="0" w:color="auto"/>
            </w:tcBorders>
            <w:tcMar>
              <w:top w:w="60" w:type="dxa"/>
              <w:bottom w:w="60" w:type="dxa"/>
            </w:tcMar>
            <w:vAlign w:val="center"/>
            <w:hideMark/>
          </w:tcPr>
          <w:p w14:paraId="675935E6" w14:textId="2A877CD2" w:rsidR="00ED5597" w:rsidRPr="00DF14E7" w:rsidRDefault="00ED5597" w:rsidP="004923B6">
            <w:pPr>
              <w:rPr>
                <w:rFonts w:ascii="Arial" w:hAnsi="Arial" w:cs="Arial"/>
                <w:color w:val="000000"/>
                <w:sz w:val="18"/>
                <w:szCs w:val="18"/>
              </w:rPr>
            </w:pPr>
            <w:r w:rsidRPr="00DF14E7">
              <w:rPr>
                <w:rFonts w:ascii="Arial" w:hAnsi="Arial" w:cs="Arial"/>
                <w:color w:val="000000"/>
                <w:sz w:val="18"/>
                <w:szCs w:val="18"/>
              </w:rPr>
              <w:t xml:space="preserve">Bill Williams River NWR </w:t>
            </w:r>
            <w:r w:rsidR="004923B6">
              <w:rPr>
                <w:rFonts w:ascii="Arial" w:hAnsi="Arial" w:cs="Arial"/>
                <w:color w:val="000000"/>
                <w:sz w:val="18"/>
                <w:szCs w:val="18"/>
              </w:rPr>
              <w:t>a</w:t>
            </w:r>
            <w:r w:rsidRPr="00DF14E7">
              <w:rPr>
                <w:rFonts w:ascii="Arial" w:hAnsi="Arial" w:cs="Arial"/>
                <w:color w:val="000000"/>
                <w:sz w:val="18"/>
                <w:szCs w:val="18"/>
              </w:rPr>
              <w:t>rm boat launch</w:t>
            </w:r>
          </w:p>
        </w:tc>
        <w:tc>
          <w:tcPr>
            <w:tcW w:w="1277" w:type="dxa"/>
            <w:tcBorders>
              <w:top w:val="nil"/>
              <w:left w:val="nil"/>
              <w:bottom w:val="single" w:sz="4" w:space="0" w:color="auto"/>
              <w:right w:val="single" w:sz="4" w:space="0" w:color="auto"/>
            </w:tcBorders>
            <w:noWrap/>
            <w:tcMar>
              <w:top w:w="60" w:type="dxa"/>
              <w:bottom w:w="60" w:type="dxa"/>
            </w:tcMar>
            <w:vAlign w:val="bottom"/>
            <w:hideMark/>
          </w:tcPr>
          <w:p w14:paraId="6475AECA" w14:textId="77777777" w:rsidR="00ED5597" w:rsidRPr="00DF14E7" w:rsidRDefault="00ED5597" w:rsidP="00CD3E65">
            <w:pPr>
              <w:jc w:val="center"/>
              <w:rPr>
                <w:rFonts w:ascii="Arial" w:hAnsi="Arial" w:cs="Arial"/>
                <w:color w:val="000000"/>
                <w:sz w:val="18"/>
                <w:szCs w:val="18"/>
              </w:rPr>
            </w:pPr>
            <w:r w:rsidRPr="00DF14E7">
              <w:rPr>
                <w:rFonts w:ascii="Arial" w:hAnsi="Arial" w:cs="Arial"/>
                <w:color w:val="000000"/>
                <w:sz w:val="18"/>
                <w:szCs w:val="18"/>
              </w:rPr>
              <w:t>1.34</w:t>
            </w:r>
          </w:p>
        </w:tc>
        <w:tc>
          <w:tcPr>
            <w:tcW w:w="1603" w:type="dxa"/>
            <w:tcBorders>
              <w:top w:val="nil"/>
              <w:left w:val="nil"/>
              <w:bottom w:val="single" w:sz="4" w:space="0" w:color="auto"/>
              <w:right w:val="single" w:sz="4" w:space="0" w:color="auto"/>
            </w:tcBorders>
            <w:noWrap/>
            <w:tcMar>
              <w:top w:w="60" w:type="dxa"/>
              <w:bottom w:w="60" w:type="dxa"/>
            </w:tcMar>
            <w:vAlign w:val="bottom"/>
            <w:hideMark/>
          </w:tcPr>
          <w:p w14:paraId="11BF6D5A" w14:textId="77777777" w:rsidR="00ED5597" w:rsidRPr="00DF14E7" w:rsidRDefault="00ED5597" w:rsidP="00CD3E65">
            <w:pPr>
              <w:jc w:val="center"/>
              <w:rPr>
                <w:rFonts w:ascii="Arial" w:hAnsi="Arial" w:cs="Arial"/>
                <w:color w:val="000000"/>
                <w:sz w:val="18"/>
                <w:szCs w:val="18"/>
              </w:rPr>
            </w:pPr>
            <w:r w:rsidRPr="00DF14E7">
              <w:rPr>
                <w:rFonts w:ascii="Arial" w:hAnsi="Arial" w:cs="Arial"/>
                <w:color w:val="000000"/>
                <w:sz w:val="18"/>
                <w:szCs w:val="18"/>
              </w:rPr>
              <w:t>4.00</w:t>
            </w:r>
          </w:p>
        </w:tc>
        <w:tc>
          <w:tcPr>
            <w:tcW w:w="1320" w:type="dxa"/>
            <w:tcBorders>
              <w:top w:val="nil"/>
              <w:left w:val="nil"/>
              <w:bottom w:val="single" w:sz="4" w:space="0" w:color="auto"/>
              <w:right w:val="single" w:sz="4" w:space="0" w:color="auto"/>
            </w:tcBorders>
            <w:tcMar>
              <w:top w:w="60" w:type="dxa"/>
              <w:bottom w:w="60" w:type="dxa"/>
            </w:tcMar>
            <w:vAlign w:val="bottom"/>
            <w:hideMark/>
          </w:tcPr>
          <w:p w14:paraId="77D2D3BC" w14:textId="77777777" w:rsidR="00ED5597" w:rsidRPr="00DF14E7" w:rsidRDefault="00ED5597" w:rsidP="00CD3E65">
            <w:pPr>
              <w:jc w:val="center"/>
              <w:rPr>
                <w:rFonts w:ascii="Arial" w:hAnsi="Arial" w:cs="Arial"/>
                <w:color w:val="000000"/>
                <w:sz w:val="18"/>
                <w:szCs w:val="18"/>
              </w:rPr>
            </w:pPr>
            <w:r w:rsidRPr="00DF14E7">
              <w:rPr>
                <w:rFonts w:ascii="Arial" w:hAnsi="Arial" w:cs="Arial"/>
                <w:color w:val="000000"/>
                <w:sz w:val="18"/>
                <w:szCs w:val="18"/>
              </w:rPr>
              <w:t>10.00</w:t>
            </w:r>
          </w:p>
        </w:tc>
        <w:tc>
          <w:tcPr>
            <w:tcW w:w="1320" w:type="dxa"/>
            <w:tcBorders>
              <w:top w:val="nil"/>
              <w:left w:val="nil"/>
              <w:bottom w:val="single" w:sz="4" w:space="0" w:color="auto"/>
              <w:right w:val="single" w:sz="4" w:space="0" w:color="auto"/>
            </w:tcBorders>
            <w:noWrap/>
            <w:tcMar>
              <w:top w:w="60" w:type="dxa"/>
              <w:bottom w:w="60" w:type="dxa"/>
            </w:tcMar>
            <w:vAlign w:val="bottom"/>
            <w:hideMark/>
          </w:tcPr>
          <w:p w14:paraId="6E11BC6B" w14:textId="77777777" w:rsidR="00ED5597" w:rsidRPr="00DF14E7" w:rsidRDefault="00ED5597" w:rsidP="00CD3E65">
            <w:pPr>
              <w:jc w:val="center"/>
              <w:rPr>
                <w:rFonts w:ascii="Arial" w:hAnsi="Arial" w:cs="Arial"/>
                <w:color w:val="000000"/>
                <w:sz w:val="18"/>
                <w:szCs w:val="18"/>
              </w:rPr>
            </w:pPr>
            <w:r w:rsidRPr="00DF14E7">
              <w:rPr>
                <w:rFonts w:ascii="Arial" w:hAnsi="Arial" w:cs="Arial"/>
                <w:color w:val="000000"/>
                <w:sz w:val="18"/>
                <w:szCs w:val="18"/>
              </w:rPr>
              <w:t>0.40</w:t>
            </w:r>
          </w:p>
        </w:tc>
      </w:tr>
      <w:tr w:rsidR="00ED5597" w:rsidRPr="00DF14E7" w14:paraId="2F94BB46" w14:textId="77777777" w:rsidTr="005243D2">
        <w:trPr>
          <w:jc w:val="center"/>
        </w:trPr>
        <w:tc>
          <w:tcPr>
            <w:tcW w:w="840" w:type="dxa"/>
            <w:tcBorders>
              <w:top w:val="nil"/>
              <w:left w:val="single" w:sz="4" w:space="0" w:color="auto"/>
              <w:bottom w:val="single" w:sz="4" w:space="0" w:color="auto"/>
              <w:right w:val="single" w:sz="4" w:space="0" w:color="auto"/>
            </w:tcBorders>
            <w:noWrap/>
            <w:tcMar>
              <w:top w:w="60" w:type="dxa"/>
              <w:bottom w:w="60" w:type="dxa"/>
            </w:tcMar>
            <w:vAlign w:val="bottom"/>
            <w:hideMark/>
          </w:tcPr>
          <w:p w14:paraId="0AC49600" w14:textId="77777777" w:rsidR="00ED5597" w:rsidRPr="00DF14E7" w:rsidRDefault="00ED5597" w:rsidP="00CD3E65">
            <w:pPr>
              <w:jc w:val="center"/>
              <w:rPr>
                <w:rFonts w:ascii="Arial" w:hAnsi="Arial" w:cs="Arial"/>
                <w:color w:val="000000"/>
                <w:sz w:val="18"/>
                <w:szCs w:val="18"/>
              </w:rPr>
            </w:pPr>
            <w:r w:rsidRPr="00DF14E7">
              <w:rPr>
                <w:rFonts w:ascii="Arial" w:hAnsi="Arial" w:cs="Arial"/>
                <w:color w:val="000000"/>
                <w:sz w:val="18"/>
                <w:szCs w:val="18"/>
              </w:rPr>
              <w:t>70-2</w:t>
            </w:r>
          </w:p>
        </w:tc>
        <w:tc>
          <w:tcPr>
            <w:tcW w:w="3720" w:type="dxa"/>
            <w:tcBorders>
              <w:top w:val="nil"/>
              <w:left w:val="nil"/>
              <w:bottom w:val="single" w:sz="4" w:space="0" w:color="auto"/>
              <w:right w:val="single" w:sz="4" w:space="0" w:color="auto"/>
            </w:tcBorders>
            <w:tcMar>
              <w:top w:w="60" w:type="dxa"/>
              <w:bottom w:w="60" w:type="dxa"/>
            </w:tcMar>
            <w:vAlign w:val="center"/>
            <w:hideMark/>
          </w:tcPr>
          <w:p w14:paraId="32BB2869" w14:textId="160CAA40" w:rsidR="00ED5597" w:rsidRPr="00DF14E7" w:rsidRDefault="004923B6" w:rsidP="004923B6">
            <w:pPr>
              <w:rPr>
                <w:rFonts w:ascii="Arial" w:hAnsi="Arial" w:cs="Arial"/>
                <w:color w:val="000000"/>
                <w:sz w:val="18"/>
                <w:szCs w:val="18"/>
              </w:rPr>
            </w:pPr>
            <w:r>
              <w:rPr>
                <w:rFonts w:ascii="Arial" w:hAnsi="Arial" w:cs="Arial"/>
                <w:color w:val="000000"/>
                <w:sz w:val="18"/>
                <w:szCs w:val="18"/>
              </w:rPr>
              <w:t>Bill Williams River NWR i</w:t>
            </w:r>
            <w:r w:rsidR="00ED5597" w:rsidRPr="00DF14E7">
              <w:rPr>
                <w:rFonts w:ascii="Arial" w:hAnsi="Arial" w:cs="Arial"/>
                <w:color w:val="000000"/>
                <w:sz w:val="18"/>
                <w:szCs w:val="18"/>
              </w:rPr>
              <w:t>nlet</w:t>
            </w:r>
          </w:p>
        </w:tc>
        <w:tc>
          <w:tcPr>
            <w:tcW w:w="1277" w:type="dxa"/>
            <w:tcBorders>
              <w:top w:val="nil"/>
              <w:left w:val="nil"/>
              <w:bottom w:val="single" w:sz="4" w:space="0" w:color="auto"/>
              <w:right w:val="single" w:sz="4" w:space="0" w:color="auto"/>
            </w:tcBorders>
            <w:noWrap/>
            <w:tcMar>
              <w:top w:w="60" w:type="dxa"/>
              <w:bottom w:w="60" w:type="dxa"/>
            </w:tcMar>
            <w:vAlign w:val="bottom"/>
            <w:hideMark/>
          </w:tcPr>
          <w:p w14:paraId="510A16A4" w14:textId="77777777" w:rsidR="00ED5597" w:rsidRPr="00DF14E7" w:rsidRDefault="00ED5597" w:rsidP="00CD3E65">
            <w:pPr>
              <w:jc w:val="center"/>
              <w:rPr>
                <w:rFonts w:ascii="Arial" w:hAnsi="Arial" w:cs="Arial"/>
                <w:color w:val="000000"/>
                <w:sz w:val="18"/>
                <w:szCs w:val="18"/>
              </w:rPr>
            </w:pPr>
            <w:r w:rsidRPr="00DF14E7">
              <w:rPr>
                <w:rFonts w:ascii="Arial" w:hAnsi="Arial" w:cs="Arial"/>
                <w:color w:val="000000"/>
                <w:sz w:val="18"/>
                <w:szCs w:val="18"/>
              </w:rPr>
              <w:t>3.38</w:t>
            </w:r>
          </w:p>
        </w:tc>
        <w:tc>
          <w:tcPr>
            <w:tcW w:w="1603" w:type="dxa"/>
            <w:tcBorders>
              <w:top w:val="nil"/>
              <w:left w:val="nil"/>
              <w:bottom w:val="single" w:sz="4" w:space="0" w:color="auto"/>
              <w:right w:val="single" w:sz="4" w:space="0" w:color="auto"/>
            </w:tcBorders>
            <w:noWrap/>
            <w:tcMar>
              <w:top w:w="60" w:type="dxa"/>
              <w:bottom w:w="60" w:type="dxa"/>
            </w:tcMar>
            <w:vAlign w:val="bottom"/>
            <w:hideMark/>
          </w:tcPr>
          <w:p w14:paraId="0B136AE5" w14:textId="77777777" w:rsidR="00ED5597" w:rsidRPr="00DF14E7" w:rsidRDefault="00ED5597" w:rsidP="00CD3E65">
            <w:pPr>
              <w:jc w:val="center"/>
              <w:rPr>
                <w:rFonts w:ascii="Arial" w:hAnsi="Arial" w:cs="Arial"/>
                <w:color w:val="000000"/>
                <w:sz w:val="18"/>
                <w:szCs w:val="18"/>
              </w:rPr>
            </w:pPr>
            <w:r w:rsidRPr="00DF14E7">
              <w:rPr>
                <w:rFonts w:ascii="Arial" w:hAnsi="Arial" w:cs="Arial"/>
                <w:color w:val="000000"/>
                <w:sz w:val="18"/>
                <w:szCs w:val="18"/>
              </w:rPr>
              <w:t>245.00</w:t>
            </w:r>
          </w:p>
        </w:tc>
        <w:tc>
          <w:tcPr>
            <w:tcW w:w="1320" w:type="dxa"/>
            <w:tcBorders>
              <w:top w:val="nil"/>
              <w:left w:val="nil"/>
              <w:bottom w:val="single" w:sz="4" w:space="0" w:color="auto"/>
              <w:right w:val="single" w:sz="4" w:space="0" w:color="auto"/>
            </w:tcBorders>
            <w:tcMar>
              <w:top w:w="60" w:type="dxa"/>
              <w:bottom w:w="60" w:type="dxa"/>
            </w:tcMar>
            <w:vAlign w:val="bottom"/>
            <w:hideMark/>
          </w:tcPr>
          <w:p w14:paraId="02F89A74" w14:textId="77777777" w:rsidR="00ED5597" w:rsidRPr="00DF14E7" w:rsidRDefault="00ED5597" w:rsidP="00CD3E65">
            <w:pPr>
              <w:jc w:val="center"/>
              <w:rPr>
                <w:rFonts w:ascii="Arial" w:hAnsi="Arial" w:cs="Arial"/>
                <w:color w:val="000000"/>
                <w:sz w:val="18"/>
                <w:szCs w:val="18"/>
              </w:rPr>
            </w:pPr>
            <w:r w:rsidRPr="00DF14E7">
              <w:rPr>
                <w:rFonts w:ascii="Arial" w:hAnsi="Arial" w:cs="Arial"/>
                <w:color w:val="000000"/>
                <w:sz w:val="18"/>
                <w:szCs w:val="18"/>
              </w:rPr>
              <w:t>14.00</w:t>
            </w:r>
          </w:p>
        </w:tc>
        <w:tc>
          <w:tcPr>
            <w:tcW w:w="1320" w:type="dxa"/>
            <w:tcBorders>
              <w:top w:val="nil"/>
              <w:left w:val="nil"/>
              <w:bottom w:val="single" w:sz="4" w:space="0" w:color="auto"/>
              <w:right w:val="single" w:sz="4" w:space="0" w:color="auto"/>
            </w:tcBorders>
            <w:noWrap/>
            <w:tcMar>
              <w:top w:w="60" w:type="dxa"/>
              <w:bottom w:w="60" w:type="dxa"/>
            </w:tcMar>
            <w:vAlign w:val="bottom"/>
            <w:hideMark/>
          </w:tcPr>
          <w:p w14:paraId="1649FDA7" w14:textId="77777777" w:rsidR="00ED5597" w:rsidRPr="00DF14E7" w:rsidRDefault="00ED5597" w:rsidP="00CD3E65">
            <w:pPr>
              <w:jc w:val="center"/>
              <w:rPr>
                <w:rFonts w:ascii="Arial" w:hAnsi="Arial" w:cs="Arial"/>
                <w:color w:val="000000"/>
                <w:sz w:val="18"/>
                <w:szCs w:val="18"/>
              </w:rPr>
            </w:pPr>
            <w:r w:rsidRPr="00DF14E7">
              <w:rPr>
                <w:rFonts w:ascii="Arial" w:hAnsi="Arial" w:cs="Arial"/>
                <w:color w:val="000000"/>
                <w:sz w:val="18"/>
                <w:szCs w:val="18"/>
              </w:rPr>
              <w:t>17.50</w:t>
            </w:r>
          </w:p>
        </w:tc>
      </w:tr>
      <w:tr w:rsidR="00ED5597" w:rsidRPr="00DF14E7" w14:paraId="2293F97D" w14:textId="77777777" w:rsidTr="005243D2">
        <w:trPr>
          <w:jc w:val="center"/>
        </w:trPr>
        <w:tc>
          <w:tcPr>
            <w:tcW w:w="840" w:type="dxa"/>
            <w:tcBorders>
              <w:top w:val="nil"/>
              <w:left w:val="single" w:sz="4" w:space="0" w:color="auto"/>
              <w:bottom w:val="single" w:sz="4" w:space="0" w:color="auto"/>
              <w:right w:val="single" w:sz="4" w:space="0" w:color="auto"/>
            </w:tcBorders>
            <w:noWrap/>
            <w:tcMar>
              <w:top w:w="60" w:type="dxa"/>
              <w:bottom w:w="60" w:type="dxa"/>
            </w:tcMar>
            <w:vAlign w:val="bottom"/>
            <w:hideMark/>
          </w:tcPr>
          <w:p w14:paraId="77E14178" w14:textId="77777777" w:rsidR="00ED5597" w:rsidRPr="00DF14E7" w:rsidRDefault="00ED5597" w:rsidP="00CD3E65">
            <w:pPr>
              <w:jc w:val="center"/>
              <w:rPr>
                <w:rFonts w:ascii="Arial" w:hAnsi="Arial" w:cs="Arial"/>
                <w:color w:val="000000"/>
                <w:sz w:val="18"/>
                <w:szCs w:val="18"/>
              </w:rPr>
            </w:pPr>
            <w:r w:rsidRPr="00DF14E7">
              <w:rPr>
                <w:rFonts w:ascii="Arial" w:hAnsi="Arial" w:cs="Arial"/>
                <w:color w:val="000000"/>
                <w:sz w:val="18"/>
                <w:szCs w:val="18"/>
              </w:rPr>
              <w:t>72-1</w:t>
            </w:r>
          </w:p>
        </w:tc>
        <w:tc>
          <w:tcPr>
            <w:tcW w:w="3720" w:type="dxa"/>
            <w:tcBorders>
              <w:top w:val="nil"/>
              <w:left w:val="nil"/>
              <w:bottom w:val="single" w:sz="4" w:space="0" w:color="auto"/>
              <w:right w:val="single" w:sz="4" w:space="0" w:color="auto"/>
            </w:tcBorders>
            <w:tcMar>
              <w:top w:w="60" w:type="dxa"/>
              <w:bottom w:w="60" w:type="dxa"/>
            </w:tcMar>
            <w:vAlign w:val="center"/>
            <w:hideMark/>
          </w:tcPr>
          <w:p w14:paraId="17999F05" w14:textId="440F6672" w:rsidR="00ED5597" w:rsidRPr="00DF14E7" w:rsidRDefault="00ED5597" w:rsidP="004923B6">
            <w:pPr>
              <w:rPr>
                <w:rFonts w:ascii="Arial" w:hAnsi="Arial" w:cs="Arial"/>
                <w:color w:val="000000"/>
                <w:sz w:val="18"/>
                <w:szCs w:val="18"/>
              </w:rPr>
            </w:pPr>
            <w:r w:rsidRPr="00DF14E7">
              <w:rPr>
                <w:rFonts w:ascii="Arial" w:hAnsi="Arial" w:cs="Arial"/>
                <w:color w:val="000000"/>
                <w:sz w:val="18"/>
                <w:szCs w:val="18"/>
              </w:rPr>
              <w:t xml:space="preserve">Bill Williams River NWR </w:t>
            </w:r>
            <w:r w:rsidR="004923B6">
              <w:rPr>
                <w:rFonts w:ascii="Arial" w:hAnsi="Arial" w:cs="Arial"/>
                <w:color w:val="000000"/>
                <w:sz w:val="18"/>
                <w:szCs w:val="18"/>
              </w:rPr>
              <w:t>a</w:t>
            </w:r>
            <w:r w:rsidRPr="00DF14E7">
              <w:rPr>
                <w:rFonts w:ascii="Arial" w:hAnsi="Arial" w:cs="Arial"/>
                <w:color w:val="000000"/>
                <w:sz w:val="18"/>
                <w:szCs w:val="18"/>
              </w:rPr>
              <w:t>rm boat launch</w:t>
            </w:r>
          </w:p>
        </w:tc>
        <w:tc>
          <w:tcPr>
            <w:tcW w:w="1277" w:type="dxa"/>
            <w:tcBorders>
              <w:top w:val="nil"/>
              <w:left w:val="nil"/>
              <w:bottom w:val="single" w:sz="4" w:space="0" w:color="auto"/>
              <w:right w:val="single" w:sz="4" w:space="0" w:color="auto"/>
            </w:tcBorders>
            <w:noWrap/>
            <w:tcMar>
              <w:top w:w="60" w:type="dxa"/>
              <w:bottom w:w="60" w:type="dxa"/>
            </w:tcMar>
            <w:vAlign w:val="bottom"/>
            <w:hideMark/>
          </w:tcPr>
          <w:p w14:paraId="7B76310B" w14:textId="77777777" w:rsidR="00ED5597" w:rsidRPr="00DF14E7" w:rsidRDefault="00ED5597" w:rsidP="00CD3E65">
            <w:pPr>
              <w:jc w:val="center"/>
              <w:rPr>
                <w:rFonts w:ascii="Arial" w:hAnsi="Arial" w:cs="Arial"/>
                <w:color w:val="000000"/>
                <w:sz w:val="18"/>
                <w:szCs w:val="18"/>
              </w:rPr>
            </w:pPr>
            <w:r w:rsidRPr="00DF14E7">
              <w:rPr>
                <w:rFonts w:ascii="Arial" w:hAnsi="Arial" w:cs="Arial"/>
                <w:color w:val="000000"/>
                <w:sz w:val="18"/>
                <w:szCs w:val="18"/>
              </w:rPr>
              <w:t>2.25</w:t>
            </w:r>
          </w:p>
        </w:tc>
        <w:tc>
          <w:tcPr>
            <w:tcW w:w="1603" w:type="dxa"/>
            <w:tcBorders>
              <w:top w:val="nil"/>
              <w:left w:val="nil"/>
              <w:bottom w:val="single" w:sz="4" w:space="0" w:color="auto"/>
              <w:right w:val="single" w:sz="4" w:space="0" w:color="auto"/>
            </w:tcBorders>
            <w:noWrap/>
            <w:tcMar>
              <w:top w:w="60" w:type="dxa"/>
              <w:bottom w:w="60" w:type="dxa"/>
            </w:tcMar>
            <w:vAlign w:val="bottom"/>
            <w:hideMark/>
          </w:tcPr>
          <w:p w14:paraId="004475FA" w14:textId="77777777" w:rsidR="00ED5597" w:rsidRPr="00DF14E7" w:rsidRDefault="00ED5597" w:rsidP="00CD3E65">
            <w:pPr>
              <w:jc w:val="center"/>
              <w:rPr>
                <w:rFonts w:ascii="Arial" w:hAnsi="Arial" w:cs="Arial"/>
                <w:color w:val="000000"/>
                <w:sz w:val="18"/>
                <w:szCs w:val="18"/>
              </w:rPr>
            </w:pPr>
            <w:r w:rsidRPr="00DF14E7">
              <w:rPr>
                <w:rFonts w:ascii="Arial" w:hAnsi="Arial" w:cs="Arial"/>
                <w:color w:val="000000"/>
                <w:sz w:val="18"/>
                <w:szCs w:val="18"/>
              </w:rPr>
              <w:t>16.00</w:t>
            </w:r>
          </w:p>
        </w:tc>
        <w:tc>
          <w:tcPr>
            <w:tcW w:w="1320" w:type="dxa"/>
            <w:tcBorders>
              <w:top w:val="nil"/>
              <w:left w:val="nil"/>
              <w:bottom w:val="single" w:sz="4" w:space="0" w:color="auto"/>
              <w:right w:val="single" w:sz="4" w:space="0" w:color="auto"/>
            </w:tcBorders>
            <w:tcMar>
              <w:top w:w="60" w:type="dxa"/>
              <w:bottom w:w="60" w:type="dxa"/>
            </w:tcMar>
            <w:vAlign w:val="bottom"/>
            <w:hideMark/>
          </w:tcPr>
          <w:p w14:paraId="5D6E986A" w14:textId="77777777" w:rsidR="00ED5597" w:rsidRPr="00DF14E7" w:rsidRDefault="00ED5597" w:rsidP="00CD3E65">
            <w:pPr>
              <w:jc w:val="center"/>
              <w:rPr>
                <w:rFonts w:ascii="Arial" w:hAnsi="Arial" w:cs="Arial"/>
                <w:color w:val="000000"/>
                <w:sz w:val="18"/>
                <w:szCs w:val="18"/>
              </w:rPr>
            </w:pPr>
            <w:r w:rsidRPr="00DF14E7">
              <w:rPr>
                <w:rFonts w:ascii="Arial" w:hAnsi="Arial" w:cs="Arial"/>
                <w:color w:val="000000"/>
                <w:sz w:val="18"/>
                <w:szCs w:val="18"/>
              </w:rPr>
              <w:t>7.00</w:t>
            </w:r>
          </w:p>
        </w:tc>
        <w:tc>
          <w:tcPr>
            <w:tcW w:w="1320" w:type="dxa"/>
            <w:tcBorders>
              <w:top w:val="nil"/>
              <w:left w:val="nil"/>
              <w:bottom w:val="single" w:sz="4" w:space="0" w:color="auto"/>
              <w:right w:val="single" w:sz="4" w:space="0" w:color="auto"/>
            </w:tcBorders>
            <w:noWrap/>
            <w:tcMar>
              <w:top w:w="60" w:type="dxa"/>
              <w:bottom w:w="60" w:type="dxa"/>
            </w:tcMar>
            <w:vAlign w:val="bottom"/>
            <w:hideMark/>
          </w:tcPr>
          <w:p w14:paraId="76D9F4DF" w14:textId="77777777" w:rsidR="00ED5597" w:rsidRPr="00DF14E7" w:rsidRDefault="00ED5597" w:rsidP="00CD3E65">
            <w:pPr>
              <w:jc w:val="center"/>
              <w:rPr>
                <w:rFonts w:ascii="Arial" w:hAnsi="Arial" w:cs="Arial"/>
                <w:color w:val="000000"/>
                <w:sz w:val="18"/>
                <w:szCs w:val="18"/>
              </w:rPr>
            </w:pPr>
            <w:r w:rsidRPr="00DF14E7">
              <w:rPr>
                <w:rFonts w:ascii="Arial" w:hAnsi="Arial" w:cs="Arial"/>
                <w:color w:val="000000"/>
                <w:sz w:val="18"/>
                <w:szCs w:val="18"/>
              </w:rPr>
              <w:t>2.29</w:t>
            </w:r>
          </w:p>
        </w:tc>
      </w:tr>
      <w:tr w:rsidR="00ED5597" w:rsidRPr="00DF14E7" w14:paraId="3E9A425F" w14:textId="77777777" w:rsidTr="005243D2">
        <w:trPr>
          <w:jc w:val="center"/>
        </w:trPr>
        <w:tc>
          <w:tcPr>
            <w:tcW w:w="840" w:type="dxa"/>
            <w:tcBorders>
              <w:top w:val="nil"/>
              <w:left w:val="single" w:sz="4" w:space="0" w:color="auto"/>
              <w:bottom w:val="single" w:sz="4" w:space="0" w:color="auto"/>
              <w:right w:val="single" w:sz="4" w:space="0" w:color="auto"/>
            </w:tcBorders>
            <w:noWrap/>
            <w:tcMar>
              <w:top w:w="60" w:type="dxa"/>
              <w:bottom w:w="60" w:type="dxa"/>
            </w:tcMar>
            <w:vAlign w:val="bottom"/>
            <w:hideMark/>
          </w:tcPr>
          <w:p w14:paraId="21D6E83C" w14:textId="77777777" w:rsidR="00ED5597" w:rsidRPr="00DF14E7" w:rsidRDefault="00ED5597" w:rsidP="00CD3E65">
            <w:pPr>
              <w:jc w:val="center"/>
              <w:rPr>
                <w:rFonts w:ascii="Arial" w:hAnsi="Arial" w:cs="Arial"/>
                <w:color w:val="000000"/>
                <w:sz w:val="18"/>
                <w:szCs w:val="18"/>
              </w:rPr>
            </w:pPr>
            <w:r w:rsidRPr="00DF14E7">
              <w:rPr>
                <w:rFonts w:ascii="Arial" w:hAnsi="Arial" w:cs="Arial"/>
                <w:color w:val="000000"/>
                <w:sz w:val="18"/>
                <w:szCs w:val="18"/>
              </w:rPr>
              <w:t>72-2</w:t>
            </w:r>
          </w:p>
        </w:tc>
        <w:tc>
          <w:tcPr>
            <w:tcW w:w="3720" w:type="dxa"/>
            <w:tcBorders>
              <w:top w:val="nil"/>
              <w:left w:val="nil"/>
              <w:bottom w:val="single" w:sz="4" w:space="0" w:color="auto"/>
              <w:right w:val="single" w:sz="4" w:space="0" w:color="auto"/>
            </w:tcBorders>
            <w:tcMar>
              <w:top w:w="60" w:type="dxa"/>
              <w:bottom w:w="60" w:type="dxa"/>
            </w:tcMar>
            <w:vAlign w:val="center"/>
            <w:hideMark/>
          </w:tcPr>
          <w:p w14:paraId="4C9805A3" w14:textId="60E5EB3F" w:rsidR="00ED5597" w:rsidRPr="00DF14E7" w:rsidRDefault="004923B6" w:rsidP="004923B6">
            <w:pPr>
              <w:rPr>
                <w:rFonts w:ascii="Arial" w:hAnsi="Arial" w:cs="Arial"/>
                <w:color w:val="000000"/>
                <w:sz w:val="18"/>
                <w:szCs w:val="18"/>
              </w:rPr>
            </w:pPr>
            <w:r>
              <w:rPr>
                <w:rFonts w:ascii="Arial" w:hAnsi="Arial" w:cs="Arial"/>
                <w:color w:val="000000"/>
                <w:sz w:val="18"/>
                <w:szCs w:val="18"/>
              </w:rPr>
              <w:t>Bill Williams River NWR i</w:t>
            </w:r>
            <w:r w:rsidR="00ED5597" w:rsidRPr="00DF14E7">
              <w:rPr>
                <w:rFonts w:ascii="Arial" w:hAnsi="Arial" w:cs="Arial"/>
                <w:color w:val="000000"/>
                <w:sz w:val="18"/>
                <w:szCs w:val="18"/>
              </w:rPr>
              <w:t>nlet</w:t>
            </w:r>
          </w:p>
        </w:tc>
        <w:tc>
          <w:tcPr>
            <w:tcW w:w="1277" w:type="dxa"/>
            <w:tcBorders>
              <w:top w:val="nil"/>
              <w:left w:val="nil"/>
              <w:bottom w:val="single" w:sz="4" w:space="0" w:color="auto"/>
              <w:right w:val="single" w:sz="4" w:space="0" w:color="auto"/>
            </w:tcBorders>
            <w:noWrap/>
            <w:tcMar>
              <w:top w:w="60" w:type="dxa"/>
              <w:bottom w:w="60" w:type="dxa"/>
            </w:tcMar>
            <w:vAlign w:val="bottom"/>
            <w:hideMark/>
          </w:tcPr>
          <w:p w14:paraId="7F1D0EC2" w14:textId="77777777" w:rsidR="00ED5597" w:rsidRPr="00DF14E7" w:rsidRDefault="00ED5597" w:rsidP="00CD3E65">
            <w:pPr>
              <w:jc w:val="center"/>
              <w:rPr>
                <w:rFonts w:ascii="Arial" w:hAnsi="Arial" w:cs="Arial"/>
                <w:color w:val="000000"/>
                <w:sz w:val="18"/>
                <w:szCs w:val="18"/>
              </w:rPr>
            </w:pPr>
            <w:r w:rsidRPr="00DF14E7">
              <w:rPr>
                <w:rFonts w:ascii="Arial" w:hAnsi="Arial" w:cs="Arial"/>
                <w:color w:val="000000"/>
                <w:sz w:val="18"/>
                <w:szCs w:val="18"/>
              </w:rPr>
              <w:t>2.29</w:t>
            </w:r>
          </w:p>
        </w:tc>
        <w:tc>
          <w:tcPr>
            <w:tcW w:w="1603" w:type="dxa"/>
            <w:tcBorders>
              <w:top w:val="nil"/>
              <w:left w:val="nil"/>
              <w:bottom w:val="single" w:sz="4" w:space="0" w:color="auto"/>
              <w:right w:val="single" w:sz="4" w:space="0" w:color="auto"/>
            </w:tcBorders>
            <w:noWrap/>
            <w:tcMar>
              <w:top w:w="60" w:type="dxa"/>
              <w:bottom w:w="60" w:type="dxa"/>
            </w:tcMar>
            <w:vAlign w:val="bottom"/>
            <w:hideMark/>
          </w:tcPr>
          <w:p w14:paraId="18CC32CC" w14:textId="77777777" w:rsidR="00ED5597" w:rsidRPr="00DF14E7" w:rsidRDefault="00ED5597" w:rsidP="00CD3E65">
            <w:pPr>
              <w:jc w:val="center"/>
              <w:rPr>
                <w:rFonts w:ascii="Arial" w:hAnsi="Arial" w:cs="Arial"/>
                <w:color w:val="000000"/>
                <w:sz w:val="18"/>
                <w:szCs w:val="18"/>
              </w:rPr>
            </w:pPr>
            <w:r w:rsidRPr="00DF14E7">
              <w:rPr>
                <w:rFonts w:ascii="Arial" w:hAnsi="Arial" w:cs="Arial"/>
                <w:color w:val="000000"/>
                <w:sz w:val="18"/>
                <w:szCs w:val="18"/>
              </w:rPr>
              <w:t>6.00</w:t>
            </w:r>
          </w:p>
        </w:tc>
        <w:tc>
          <w:tcPr>
            <w:tcW w:w="1320" w:type="dxa"/>
            <w:tcBorders>
              <w:top w:val="nil"/>
              <w:left w:val="nil"/>
              <w:bottom w:val="single" w:sz="4" w:space="0" w:color="auto"/>
              <w:right w:val="single" w:sz="4" w:space="0" w:color="auto"/>
            </w:tcBorders>
            <w:tcMar>
              <w:top w:w="60" w:type="dxa"/>
              <w:bottom w:w="60" w:type="dxa"/>
            </w:tcMar>
            <w:vAlign w:val="bottom"/>
            <w:hideMark/>
          </w:tcPr>
          <w:p w14:paraId="6CC57B6C" w14:textId="77777777" w:rsidR="00ED5597" w:rsidRPr="00DF14E7" w:rsidRDefault="00ED5597" w:rsidP="00CD3E65">
            <w:pPr>
              <w:jc w:val="center"/>
              <w:rPr>
                <w:rFonts w:ascii="Arial" w:hAnsi="Arial" w:cs="Arial"/>
                <w:color w:val="000000"/>
                <w:sz w:val="18"/>
                <w:szCs w:val="18"/>
              </w:rPr>
            </w:pPr>
            <w:r w:rsidRPr="00DF14E7">
              <w:rPr>
                <w:rFonts w:ascii="Arial" w:hAnsi="Arial" w:cs="Arial"/>
                <w:color w:val="000000"/>
                <w:sz w:val="18"/>
                <w:szCs w:val="18"/>
              </w:rPr>
              <w:t>9.00</w:t>
            </w:r>
          </w:p>
        </w:tc>
        <w:tc>
          <w:tcPr>
            <w:tcW w:w="1320" w:type="dxa"/>
            <w:tcBorders>
              <w:top w:val="nil"/>
              <w:left w:val="nil"/>
              <w:bottom w:val="single" w:sz="4" w:space="0" w:color="auto"/>
              <w:right w:val="single" w:sz="4" w:space="0" w:color="auto"/>
            </w:tcBorders>
            <w:noWrap/>
            <w:tcMar>
              <w:top w:w="60" w:type="dxa"/>
              <w:bottom w:w="60" w:type="dxa"/>
            </w:tcMar>
            <w:vAlign w:val="bottom"/>
            <w:hideMark/>
          </w:tcPr>
          <w:p w14:paraId="6F1CCABA" w14:textId="77777777" w:rsidR="00ED5597" w:rsidRPr="00DF14E7" w:rsidRDefault="00ED5597" w:rsidP="00CD3E65">
            <w:pPr>
              <w:jc w:val="center"/>
              <w:rPr>
                <w:rFonts w:ascii="Arial" w:hAnsi="Arial" w:cs="Arial"/>
                <w:color w:val="000000"/>
                <w:sz w:val="18"/>
                <w:szCs w:val="18"/>
              </w:rPr>
            </w:pPr>
            <w:r w:rsidRPr="00DF14E7">
              <w:rPr>
                <w:rFonts w:ascii="Arial" w:hAnsi="Arial" w:cs="Arial"/>
                <w:color w:val="000000"/>
                <w:sz w:val="18"/>
                <w:szCs w:val="18"/>
              </w:rPr>
              <w:t>0.67</w:t>
            </w:r>
          </w:p>
        </w:tc>
      </w:tr>
      <w:tr w:rsidR="00ED5597" w:rsidRPr="00DF14E7" w14:paraId="0375D431" w14:textId="77777777" w:rsidTr="005243D2">
        <w:trPr>
          <w:jc w:val="center"/>
        </w:trPr>
        <w:tc>
          <w:tcPr>
            <w:tcW w:w="840" w:type="dxa"/>
            <w:tcBorders>
              <w:top w:val="nil"/>
              <w:left w:val="single" w:sz="4" w:space="0" w:color="auto"/>
              <w:bottom w:val="single" w:sz="4" w:space="0" w:color="auto"/>
              <w:right w:val="single" w:sz="4" w:space="0" w:color="auto"/>
            </w:tcBorders>
            <w:noWrap/>
            <w:tcMar>
              <w:top w:w="60" w:type="dxa"/>
              <w:bottom w:w="60" w:type="dxa"/>
            </w:tcMar>
            <w:vAlign w:val="bottom"/>
            <w:hideMark/>
          </w:tcPr>
          <w:p w14:paraId="3EF119A4" w14:textId="77777777" w:rsidR="00ED5597" w:rsidRPr="00DF14E7" w:rsidRDefault="00ED5597" w:rsidP="00CD3E65">
            <w:pPr>
              <w:jc w:val="center"/>
              <w:rPr>
                <w:rFonts w:ascii="Arial" w:hAnsi="Arial" w:cs="Arial"/>
                <w:color w:val="000000"/>
                <w:sz w:val="18"/>
                <w:szCs w:val="18"/>
              </w:rPr>
            </w:pPr>
            <w:r w:rsidRPr="00DF14E7">
              <w:rPr>
                <w:rFonts w:ascii="Arial" w:hAnsi="Arial" w:cs="Arial"/>
                <w:color w:val="000000"/>
                <w:sz w:val="18"/>
                <w:szCs w:val="18"/>
              </w:rPr>
              <w:t>141-1</w:t>
            </w:r>
          </w:p>
        </w:tc>
        <w:tc>
          <w:tcPr>
            <w:tcW w:w="3720" w:type="dxa"/>
            <w:tcBorders>
              <w:top w:val="nil"/>
              <w:left w:val="nil"/>
              <w:bottom w:val="single" w:sz="4" w:space="0" w:color="auto"/>
              <w:right w:val="single" w:sz="4" w:space="0" w:color="auto"/>
            </w:tcBorders>
            <w:tcMar>
              <w:top w:w="60" w:type="dxa"/>
              <w:bottom w:w="60" w:type="dxa"/>
            </w:tcMar>
            <w:vAlign w:val="center"/>
            <w:hideMark/>
          </w:tcPr>
          <w:p w14:paraId="42718E55" w14:textId="6C2A94BF" w:rsidR="00ED5597" w:rsidRPr="00DF14E7" w:rsidRDefault="00ED5597" w:rsidP="004923B6">
            <w:pPr>
              <w:rPr>
                <w:rFonts w:ascii="Arial" w:hAnsi="Arial" w:cs="Arial"/>
                <w:color w:val="000000"/>
                <w:sz w:val="18"/>
                <w:szCs w:val="18"/>
              </w:rPr>
            </w:pPr>
            <w:r w:rsidRPr="00DF14E7">
              <w:rPr>
                <w:rFonts w:ascii="Arial" w:hAnsi="Arial" w:cs="Arial"/>
                <w:color w:val="000000"/>
                <w:sz w:val="18"/>
                <w:szCs w:val="18"/>
              </w:rPr>
              <w:t xml:space="preserve">Bill Williams River NWR </w:t>
            </w:r>
            <w:r w:rsidR="004923B6">
              <w:rPr>
                <w:rFonts w:ascii="Arial" w:hAnsi="Arial" w:cs="Arial"/>
                <w:color w:val="000000"/>
                <w:sz w:val="18"/>
                <w:szCs w:val="18"/>
              </w:rPr>
              <w:t>a</w:t>
            </w:r>
            <w:r w:rsidRPr="00DF14E7">
              <w:rPr>
                <w:rFonts w:ascii="Arial" w:hAnsi="Arial" w:cs="Arial"/>
                <w:color w:val="000000"/>
                <w:sz w:val="18"/>
                <w:szCs w:val="18"/>
              </w:rPr>
              <w:t>rm boat launch</w:t>
            </w:r>
          </w:p>
        </w:tc>
        <w:tc>
          <w:tcPr>
            <w:tcW w:w="1277" w:type="dxa"/>
            <w:tcBorders>
              <w:top w:val="nil"/>
              <w:left w:val="nil"/>
              <w:bottom w:val="single" w:sz="4" w:space="0" w:color="auto"/>
              <w:right w:val="single" w:sz="4" w:space="0" w:color="auto"/>
            </w:tcBorders>
            <w:noWrap/>
            <w:tcMar>
              <w:top w:w="60" w:type="dxa"/>
              <w:bottom w:w="60" w:type="dxa"/>
            </w:tcMar>
            <w:vAlign w:val="bottom"/>
            <w:hideMark/>
          </w:tcPr>
          <w:p w14:paraId="196E1FFC" w14:textId="77777777" w:rsidR="00ED5597" w:rsidRPr="00DF14E7" w:rsidRDefault="00ED5597" w:rsidP="00CD3E65">
            <w:pPr>
              <w:jc w:val="center"/>
              <w:rPr>
                <w:rFonts w:ascii="Arial" w:hAnsi="Arial" w:cs="Arial"/>
                <w:color w:val="000000"/>
                <w:sz w:val="18"/>
                <w:szCs w:val="18"/>
              </w:rPr>
            </w:pPr>
            <w:r w:rsidRPr="00DF14E7">
              <w:rPr>
                <w:rFonts w:ascii="Arial" w:hAnsi="Arial" w:cs="Arial"/>
                <w:color w:val="000000"/>
                <w:sz w:val="18"/>
                <w:szCs w:val="18"/>
              </w:rPr>
              <w:t>2.15</w:t>
            </w:r>
          </w:p>
        </w:tc>
        <w:tc>
          <w:tcPr>
            <w:tcW w:w="1603" w:type="dxa"/>
            <w:tcBorders>
              <w:top w:val="nil"/>
              <w:left w:val="nil"/>
              <w:bottom w:val="single" w:sz="4" w:space="0" w:color="auto"/>
              <w:right w:val="single" w:sz="4" w:space="0" w:color="auto"/>
            </w:tcBorders>
            <w:noWrap/>
            <w:tcMar>
              <w:top w:w="60" w:type="dxa"/>
              <w:bottom w:w="60" w:type="dxa"/>
            </w:tcMar>
            <w:vAlign w:val="bottom"/>
            <w:hideMark/>
          </w:tcPr>
          <w:p w14:paraId="30CDB681" w14:textId="77777777" w:rsidR="00ED5597" w:rsidRPr="00DF14E7" w:rsidRDefault="00ED5597" w:rsidP="00CD3E65">
            <w:pPr>
              <w:jc w:val="center"/>
              <w:rPr>
                <w:rFonts w:ascii="Arial" w:hAnsi="Arial" w:cs="Arial"/>
                <w:color w:val="000000"/>
                <w:sz w:val="18"/>
                <w:szCs w:val="18"/>
              </w:rPr>
            </w:pPr>
            <w:r w:rsidRPr="00DF14E7">
              <w:rPr>
                <w:rFonts w:ascii="Arial" w:hAnsi="Arial" w:cs="Arial"/>
                <w:color w:val="000000"/>
                <w:sz w:val="18"/>
                <w:szCs w:val="18"/>
              </w:rPr>
              <w:t>243.00</w:t>
            </w:r>
          </w:p>
        </w:tc>
        <w:tc>
          <w:tcPr>
            <w:tcW w:w="1320" w:type="dxa"/>
            <w:tcBorders>
              <w:top w:val="nil"/>
              <w:left w:val="nil"/>
              <w:bottom w:val="single" w:sz="4" w:space="0" w:color="auto"/>
              <w:right w:val="single" w:sz="4" w:space="0" w:color="auto"/>
            </w:tcBorders>
            <w:tcMar>
              <w:top w:w="60" w:type="dxa"/>
              <w:bottom w:w="60" w:type="dxa"/>
            </w:tcMar>
            <w:vAlign w:val="bottom"/>
            <w:hideMark/>
          </w:tcPr>
          <w:p w14:paraId="5EDF2FEE" w14:textId="77777777" w:rsidR="00ED5597" w:rsidRPr="00DF14E7" w:rsidRDefault="00ED5597" w:rsidP="00CD3E65">
            <w:pPr>
              <w:jc w:val="center"/>
              <w:rPr>
                <w:rFonts w:ascii="Arial" w:hAnsi="Arial" w:cs="Arial"/>
                <w:color w:val="000000"/>
                <w:sz w:val="18"/>
                <w:szCs w:val="18"/>
              </w:rPr>
            </w:pPr>
            <w:r w:rsidRPr="00DF14E7">
              <w:rPr>
                <w:rFonts w:ascii="Arial" w:hAnsi="Arial" w:cs="Arial"/>
                <w:color w:val="000000"/>
                <w:sz w:val="18"/>
                <w:szCs w:val="18"/>
              </w:rPr>
              <w:t>13.00</w:t>
            </w:r>
          </w:p>
        </w:tc>
        <w:tc>
          <w:tcPr>
            <w:tcW w:w="1320" w:type="dxa"/>
            <w:tcBorders>
              <w:top w:val="nil"/>
              <w:left w:val="nil"/>
              <w:bottom w:val="single" w:sz="4" w:space="0" w:color="auto"/>
              <w:right w:val="single" w:sz="4" w:space="0" w:color="auto"/>
            </w:tcBorders>
            <w:noWrap/>
            <w:tcMar>
              <w:top w:w="60" w:type="dxa"/>
              <w:bottom w:w="60" w:type="dxa"/>
            </w:tcMar>
            <w:vAlign w:val="bottom"/>
            <w:hideMark/>
          </w:tcPr>
          <w:p w14:paraId="333E98BA" w14:textId="77777777" w:rsidR="00ED5597" w:rsidRPr="00DF14E7" w:rsidRDefault="00ED5597" w:rsidP="00CD3E65">
            <w:pPr>
              <w:jc w:val="center"/>
              <w:rPr>
                <w:rFonts w:ascii="Arial" w:hAnsi="Arial" w:cs="Arial"/>
                <w:color w:val="000000"/>
                <w:sz w:val="18"/>
                <w:szCs w:val="18"/>
              </w:rPr>
            </w:pPr>
            <w:r w:rsidRPr="00DF14E7">
              <w:rPr>
                <w:rFonts w:ascii="Arial" w:hAnsi="Arial" w:cs="Arial"/>
                <w:color w:val="000000"/>
                <w:sz w:val="18"/>
                <w:szCs w:val="18"/>
              </w:rPr>
              <w:t>18.69</w:t>
            </w:r>
          </w:p>
        </w:tc>
      </w:tr>
      <w:tr w:rsidR="00ED5597" w:rsidRPr="00DF14E7" w14:paraId="22015BE7" w14:textId="77777777" w:rsidTr="005243D2">
        <w:trPr>
          <w:jc w:val="center"/>
        </w:trPr>
        <w:tc>
          <w:tcPr>
            <w:tcW w:w="840" w:type="dxa"/>
            <w:tcBorders>
              <w:top w:val="nil"/>
              <w:left w:val="single" w:sz="4" w:space="0" w:color="auto"/>
              <w:bottom w:val="single" w:sz="4" w:space="0" w:color="auto"/>
              <w:right w:val="single" w:sz="4" w:space="0" w:color="auto"/>
            </w:tcBorders>
            <w:noWrap/>
            <w:tcMar>
              <w:top w:w="60" w:type="dxa"/>
              <w:bottom w:w="60" w:type="dxa"/>
            </w:tcMar>
            <w:vAlign w:val="bottom"/>
            <w:hideMark/>
          </w:tcPr>
          <w:p w14:paraId="5A5A0D41" w14:textId="77777777" w:rsidR="00ED5597" w:rsidRPr="00DF14E7" w:rsidRDefault="00ED5597" w:rsidP="00CD3E65">
            <w:pPr>
              <w:jc w:val="center"/>
              <w:rPr>
                <w:rFonts w:ascii="Arial" w:hAnsi="Arial" w:cs="Arial"/>
                <w:color w:val="000000"/>
                <w:sz w:val="18"/>
                <w:szCs w:val="18"/>
              </w:rPr>
            </w:pPr>
            <w:r w:rsidRPr="00DF14E7">
              <w:rPr>
                <w:rFonts w:ascii="Arial" w:hAnsi="Arial" w:cs="Arial"/>
                <w:color w:val="000000"/>
                <w:sz w:val="18"/>
                <w:szCs w:val="18"/>
              </w:rPr>
              <w:t>141-2</w:t>
            </w:r>
          </w:p>
        </w:tc>
        <w:tc>
          <w:tcPr>
            <w:tcW w:w="3720" w:type="dxa"/>
            <w:tcBorders>
              <w:top w:val="nil"/>
              <w:left w:val="nil"/>
              <w:bottom w:val="single" w:sz="4" w:space="0" w:color="auto"/>
              <w:right w:val="single" w:sz="4" w:space="0" w:color="auto"/>
            </w:tcBorders>
            <w:tcMar>
              <w:top w:w="60" w:type="dxa"/>
              <w:bottom w:w="60" w:type="dxa"/>
            </w:tcMar>
            <w:vAlign w:val="center"/>
            <w:hideMark/>
          </w:tcPr>
          <w:p w14:paraId="4BBB4BF5" w14:textId="4449E3E1" w:rsidR="00ED5597" w:rsidRPr="00DF14E7" w:rsidRDefault="004923B6" w:rsidP="004923B6">
            <w:pPr>
              <w:rPr>
                <w:rFonts w:ascii="Arial" w:hAnsi="Arial" w:cs="Arial"/>
                <w:color w:val="000000"/>
                <w:sz w:val="18"/>
                <w:szCs w:val="18"/>
              </w:rPr>
            </w:pPr>
            <w:r>
              <w:rPr>
                <w:rFonts w:ascii="Arial" w:hAnsi="Arial" w:cs="Arial"/>
                <w:color w:val="000000"/>
                <w:sz w:val="18"/>
                <w:szCs w:val="18"/>
              </w:rPr>
              <w:t>Bill Williams River NWR i</w:t>
            </w:r>
            <w:r w:rsidR="00ED5597" w:rsidRPr="00DF14E7">
              <w:rPr>
                <w:rFonts w:ascii="Arial" w:hAnsi="Arial" w:cs="Arial"/>
                <w:color w:val="000000"/>
                <w:sz w:val="18"/>
                <w:szCs w:val="18"/>
              </w:rPr>
              <w:t>nlet</w:t>
            </w:r>
          </w:p>
        </w:tc>
        <w:tc>
          <w:tcPr>
            <w:tcW w:w="1277" w:type="dxa"/>
            <w:tcBorders>
              <w:top w:val="nil"/>
              <w:left w:val="nil"/>
              <w:bottom w:val="single" w:sz="4" w:space="0" w:color="auto"/>
              <w:right w:val="single" w:sz="4" w:space="0" w:color="auto"/>
            </w:tcBorders>
            <w:noWrap/>
            <w:tcMar>
              <w:top w:w="60" w:type="dxa"/>
              <w:bottom w:w="60" w:type="dxa"/>
            </w:tcMar>
            <w:vAlign w:val="bottom"/>
            <w:hideMark/>
          </w:tcPr>
          <w:p w14:paraId="6B5DCB92" w14:textId="24D87797" w:rsidR="00ED5597" w:rsidRPr="00DF14E7" w:rsidRDefault="00ED5597" w:rsidP="00CD3E65">
            <w:pPr>
              <w:jc w:val="center"/>
              <w:rPr>
                <w:rFonts w:ascii="Arial" w:hAnsi="Arial" w:cs="Arial"/>
                <w:color w:val="000000"/>
                <w:sz w:val="18"/>
                <w:szCs w:val="18"/>
              </w:rPr>
            </w:pPr>
            <w:r w:rsidRPr="00DF14E7">
              <w:rPr>
                <w:rFonts w:ascii="Arial" w:hAnsi="Arial" w:cs="Arial"/>
                <w:color w:val="000000"/>
                <w:sz w:val="18"/>
                <w:szCs w:val="18"/>
              </w:rPr>
              <w:t>≥</w:t>
            </w:r>
            <w:r w:rsidR="005243D2">
              <w:rPr>
                <w:rFonts w:ascii="Arial" w:hAnsi="Arial" w:cs="Arial"/>
                <w:color w:val="000000"/>
                <w:sz w:val="18"/>
                <w:szCs w:val="18"/>
              </w:rPr>
              <w:t xml:space="preserve"> </w:t>
            </w:r>
            <w:r w:rsidRPr="00DF14E7">
              <w:rPr>
                <w:rFonts w:ascii="Arial" w:hAnsi="Arial" w:cs="Arial"/>
                <w:color w:val="000000"/>
                <w:sz w:val="18"/>
                <w:szCs w:val="18"/>
              </w:rPr>
              <w:t>5.16</w:t>
            </w:r>
          </w:p>
        </w:tc>
        <w:tc>
          <w:tcPr>
            <w:tcW w:w="1603" w:type="dxa"/>
            <w:tcBorders>
              <w:top w:val="nil"/>
              <w:left w:val="nil"/>
              <w:bottom w:val="single" w:sz="4" w:space="0" w:color="auto"/>
              <w:right w:val="single" w:sz="4" w:space="0" w:color="auto"/>
            </w:tcBorders>
            <w:noWrap/>
            <w:tcMar>
              <w:top w:w="60" w:type="dxa"/>
              <w:bottom w:w="60" w:type="dxa"/>
            </w:tcMar>
            <w:vAlign w:val="bottom"/>
            <w:hideMark/>
          </w:tcPr>
          <w:p w14:paraId="08578A84" w14:textId="3E4C20D0" w:rsidR="00ED5597" w:rsidRPr="00DF14E7" w:rsidRDefault="00ED5597" w:rsidP="00CD3E65">
            <w:pPr>
              <w:jc w:val="center"/>
              <w:rPr>
                <w:rFonts w:ascii="Arial" w:hAnsi="Arial" w:cs="Arial"/>
                <w:color w:val="000000"/>
                <w:sz w:val="18"/>
                <w:szCs w:val="18"/>
              </w:rPr>
            </w:pPr>
            <w:r w:rsidRPr="00DF14E7">
              <w:rPr>
                <w:rFonts w:ascii="Arial" w:hAnsi="Arial" w:cs="Arial"/>
                <w:color w:val="000000"/>
                <w:sz w:val="18"/>
                <w:szCs w:val="18"/>
              </w:rPr>
              <w:t>≥</w:t>
            </w:r>
            <w:r w:rsidR="005243D2">
              <w:rPr>
                <w:rFonts w:ascii="Arial" w:hAnsi="Arial" w:cs="Arial"/>
                <w:color w:val="000000"/>
                <w:sz w:val="18"/>
                <w:szCs w:val="18"/>
              </w:rPr>
              <w:t xml:space="preserve"> </w:t>
            </w:r>
            <w:r w:rsidRPr="00DF14E7">
              <w:rPr>
                <w:rFonts w:ascii="Arial" w:hAnsi="Arial" w:cs="Arial"/>
                <w:color w:val="000000"/>
                <w:sz w:val="18"/>
                <w:szCs w:val="18"/>
              </w:rPr>
              <w:t>112.00</w:t>
            </w:r>
          </w:p>
        </w:tc>
        <w:tc>
          <w:tcPr>
            <w:tcW w:w="1320" w:type="dxa"/>
            <w:tcBorders>
              <w:top w:val="nil"/>
              <w:left w:val="nil"/>
              <w:bottom w:val="single" w:sz="4" w:space="0" w:color="auto"/>
              <w:right w:val="single" w:sz="4" w:space="0" w:color="auto"/>
            </w:tcBorders>
            <w:tcMar>
              <w:top w:w="60" w:type="dxa"/>
              <w:bottom w:w="60" w:type="dxa"/>
            </w:tcMar>
            <w:vAlign w:val="bottom"/>
            <w:hideMark/>
          </w:tcPr>
          <w:p w14:paraId="2169A1C7" w14:textId="77777777" w:rsidR="00ED5597" w:rsidRPr="00DF14E7" w:rsidRDefault="00ED5597" w:rsidP="00CD3E65">
            <w:pPr>
              <w:jc w:val="center"/>
              <w:rPr>
                <w:rFonts w:ascii="Arial" w:hAnsi="Arial" w:cs="Arial"/>
                <w:color w:val="000000"/>
                <w:sz w:val="18"/>
                <w:szCs w:val="18"/>
              </w:rPr>
            </w:pPr>
            <w:r w:rsidRPr="00DF14E7">
              <w:rPr>
                <w:rFonts w:ascii="Arial" w:hAnsi="Arial" w:cs="Arial"/>
                <w:color w:val="000000"/>
                <w:sz w:val="18"/>
                <w:szCs w:val="18"/>
              </w:rPr>
              <w:t>8.00</w:t>
            </w:r>
          </w:p>
        </w:tc>
        <w:tc>
          <w:tcPr>
            <w:tcW w:w="1320" w:type="dxa"/>
            <w:tcBorders>
              <w:top w:val="nil"/>
              <w:left w:val="nil"/>
              <w:bottom w:val="single" w:sz="4" w:space="0" w:color="auto"/>
              <w:right w:val="single" w:sz="4" w:space="0" w:color="auto"/>
            </w:tcBorders>
            <w:noWrap/>
            <w:tcMar>
              <w:top w:w="60" w:type="dxa"/>
              <w:bottom w:w="60" w:type="dxa"/>
            </w:tcMar>
            <w:vAlign w:val="bottom"/>
            <w:hideMark/>
          </w:tcPr>
          <w:p w14:paraId="6C700F21" w14:textId="77777777" w:rsidR="00ED5597" w:rsidRPr="00DF14E7" w:rsidRDefault="00ED5597" w:rsidP="00CD3E65">
            <w:pPr>
              <w:jc w:val="center"/>
              <w:rPr>
                <w:rFonts w:ascii="Arial" w:hAnsi="Arial" w:cs="Arial"/>
                <w:color w:val="000000"/>
                <w:sz w:val="18"/>
                <w:szCs w:val="18"/>
              </w:rPr>
            </w:pPr>
            <w:r w:rsidRPr="00DF14E7">
              <w:rPr>
                <w:rFonts w:ascii="Arial" w:hAnsi="Arial" w:cs="Arial"/>
                <w:color w:val="000000"/>
                <w:sz w:val="18"/>
                <w:szCs w:val="18"/>
              </w:rPr>
              <w:t>≥14.00</w:t>
            </w:r>
          </w:p>
        </w:tc>
      </w:tr>
      <w:tr w:rsidR="00ED5597" w:rsidRPr="00DF14E7" w14:paraId="2344971E" w14:textId="77777777" w:rsidTr="005243D2">
        <w:trPr>
          <w:jc w:val="center"/>
        </w:trPr>
        <w:tc>
          <w:tcPr>
            <w:tcW w:w="840" w:type="dxa"/>
            <w:tcBorders>
              <w:top w:val="nil"/>
              <w:left w:val="single" w:sz="4" w:space="0" w:color="auto"/>
              <w:bottom w:val="single" w:sz="4" w:space="0" w:color="auto"/>
              <w:right w:val="single" w:sz="4" w:space="0" w:color="auto"/>
            </w:tcBorders>
            <w:noWrap/>
            <w:tcMar>
              <w:top w:w="60" w:type="dxa"/>
              <w:bottom w:w="60" w:type="dxa"/>
            </w:tcMar>
            <w:vAlign w:val="bottom"/>
            <w:hideMark/>
          </w:tcPr>
          <w:p w14:paraId="292F6A96" w14:textId="77777777" w:rsidR="00ED5597" w:rsidRPr="00DF14E7" w:rsidRDefault="00ED5597" w:rsidP="00CD3E65">
            <w:pPr>
              <w:jc w:val="center"/>
              <w:rPr>
                <w:rFonts w:ascii="Arial" w:hAnsi="Arial" w:cs="Arial"/>
                <w:color w:val="000000"/>
                <w:sz w:val="18"/>
                <w:szCs w:val="18"/>
              </w:rPr>
            </w:pPr>
            <w:r w:rsidRPr="00DF14E7">
              <w:rPr>
                <w:rFonts w:ascii="Arial" w:hAnsi="Arial" w:cs="Arial"/>
                <w:color w:val="000000"/>
                <w:sz w:val="18"/>
                <w:szCs w:val="18"/>
              </w:rPr>
              <w:t>177-1</w:t>
            </w:r>
          </w:p>
        </w:tc>
        <w:tc>
          <w:tcPr>
            <w:tcW w:w="3720" w:type="dxa"/>
            <w:tcBorders>
              <w:top w:val="nil"/>
              <w:left w:val="nil"/>
              <w:bottom w:val="single" w:sz="4" w:space="0" w:color="auto"/>
              <w:right w:val="single" w:sz="4" w:space="0" w:color="auto"/>
            </w:tcBorders>
            <w:tcMar>
              <w:top w:w="60" w:type="dxa"/>
              <w:bottom w:w="60" w:type="dxa"/>
            </w:tcMar>
            <w:vAlign w:val="center"/>
            <w:hideMark/>
          </w:tcPr>
          <w:p w14:paraId="1B18C2C7" w14:textId="7C978D05" w:rsidR="00ED5597" w:rsidRPr="00DF14E7" w:rsidRDefault="00ED5597" w:rsidP="004923B6">
            <w:pPr>
              <w:rPr>
                <w:rFonts w:ascii="Arial" w:hAnsi="Arial" w:cs="Arial"/>
                <w:color w:val="000000"/>
                <w:sz w:val="18"/>
                <w:szCs w:val="18"/>
              </w:rPr>
            </w:pPr>
            <w:r w:rsidRPr="00DF14E7">
              <w:rPr>
                <w:rFonts w:ascii="Arial" w:hAnsi="Arial" w:cs="Arial"/>
                <w:color w:val="000000"/>
                <w:sz w:val="18"/>
                <w:szCs w:val="18"/>
              </w:rPr>
              <w:t>Bill Willia</w:t>
            </w:r>
            <w:r w:rsidR="004923B6">
              <w:rPr>
                <w:rFonts w:ascii="Arial" w:hAnsi="Arial" w:cs="Arial"/>
                <w:color w:val="000000"/>
                <w:sz w:val="18"/>
                <w:szCs w:val="18"/>
              </w:rPr>
              <w:t>ms River NWR i</w:t>
            </w:r>
            <w:r w:rsidRPr="00DF14E7">
              <w:rPr>
                <w:rFonts w:ascii="Arial" w:hAnsi="Arial" w:cs="Arial"/>
                <w:color w:val="000000"/>
                <w:sz w:val="18"/>
                <w:szCs w:val="18"/>
              </w:rPr>
              <w:t>nlet</w:t>
            </w:r>
          </w:p>
        </w:tc>
        <w:tc>
          <w:tcPr>
            <w:tcW w:w="1277" w:type="dxa"/>
            <w:tcBorders>
              <w:top w:val="nil"/>
              <w:left w:val="nil"/>
              <w:bottom w:val="single" w:sz="4" w:space="0" w:color="auto"/>
              <w:right w:val="single" w:sz="4" w:space="0" w:color="auto"/>
            </w:tcBorders>
            <w:noWrap/>
            <w:tcMar>
              <w:top w:w="60" w:type="dxa"/>
              <w:bottom w:w="60" w:type="dxa"/>
            </w:tcMar>
            <w:vAlign w:val="bottom"/>
            <w:hideMark/>
          </w:tcPr>
          <w:p w14:paraId="1FF50E4F" w14:textId="77777777" w:rsidR="00ED5597" w:rsidRPr="00DF14E7" w:rsidRDefault="00ED5597" w:rsidP="00CD3E65">
            <w:pPr>
              <w:jc w:val="center"/>
              <w:rPr>
                <w:rFonts w:ascii="Arial" w:hAnsi="Arial" w:cs="Arial"/>
                <w:color w:val="000000"/>
                <w:sz w:val="18"/>
                <w:szCs w:val="18"/>
              </w:rPr>
            </w:pPr>
            <w:r w:rsidRPr="00DF14E7">
              <w:rPr>
                <w:rFonts w:ascii="Arial" w:hAnsi="Arial" w:cs="Arial"/>
                <w:color w:val="000000"/>
                <w:sz w:val="18"/>
                <w:szCs w:val="18"/>
              </w:rPr>
              <w:t>3.38</w:t>
            </w:r>
          </w:p>
        </w:tc>
        <w:tc>
          <w:tcPr>
            <w:tcW w:w="1603" w:type="dxa"/>
            <w:tcBorders>
              <w:top w:val="nil"/>
              <w:left w:val="nil"/>
              <w:bottom w:val="single" w:sz="4" w:space="0" w:color="auto"/>
              <w:right w:val="single" w:sz="4" w:space="0" w:color="auto"/>
            </w:tcBorders>
            <w:noWrap/>
            <w:tcMar>
              <w:top w:w="60" w:type="dxa"/>
              <w:bottom w:w="60" w:type="dxa"/>
            </w:tcMar>
            <w:vAlign w:val="bottom"/>
            <w:hideMark/>
          </w:tcPr>
          <w:p w14:paraId="1732A127" w14:textId="77777777" w:rsidR="00ED5597" w:rsidRPr="00DF14E7" w:rsidRDefault="00ED5597" w:rsidP="00CD3E65">
            <w:pPr>
              <w:jc w:val="center"/>
              <w:rPr>
                <w:rFonts w:ascii="Arial" w:hAnsi="Arial" w:cs="Arial"/>
                <w:color w:val="000000"/>
                <w:sz w:val="18"/>
                <w:szCs w:val="18"/>
              </w:rPr>
            </w:pPr>
            <w:r w:rsidRPr="00DF14E7">
              <w:rPr>
                <w:rFonts w:ascii="Arial" w:hAnsi="Arial" w:cs="Arial"/>
                <w:color w:val="000000"/>
                <w:sz w:val="18"/>
                <w:szCs w:val="18"/>
              </w:rPr>
              <w:t>16.00</w:t>
            </w:r>
          </w:p>
        </w:tc>
        <w:tc>
          <w:tcPr>
            <w:tcW w:w="1320" w:type="dxa"/>
            <w:tcBorders>
              <w:top w:val="nil"/>
              <w:left w:val="nil"/>
              <w:bottom w:val="single" w:sz="4" w:space="0" w:color="auto"/>
              <w:right w:val="single" w:sz="4" w:space="0" w:color="auto"/>
            </w:tcBorders>
            <w:tcMar>
              <w:top w:w="60" w:type="dxa"/>
              <w:bottom w:w="60" w:type="dxa"/>
            </w:tcMar>
            <w:vAlign w:val="bottom"/>
            <w:hideMark/>
          </w:tcPr>
          <w:p w14:paraId="0C5D0E57" w14:textId="77777777" w:rsidR="00ED5597" w:rsidRPr="00DF14E7" w:rsidRDefault="00ED5597" w:rsidP="00CD3E65">
            <w:pPr>
              <w:jc w:val="center"/>
              <w:rPr>
                <w:rFonts w:ascii="Arial" w:hAnsi="Arial" w:cs="Arial"/>
                <w:color w:val="000000"/>
                <w:sz w:val="18"/>
                <w:szCs w:val="18"/>
              </w:rPr>
            </w:pPr>
            <w:r w:rsidRPr="00DF14E7">
              <w:rPr>
                <w:rFonts w:ascii="Arial" w:hAnsi="Arial" w:cs="Arial"/>
                <w:color w:val="000000"/>
                <w:sz w:val="18"/>
                <w:szCs w:val="18"/>
              </w:rPr>
              <w:t>30.00</w:t>
            </w:r>
          </w:p>
        </w:tc>
        <w:tc>
          <w:tcPr>
            <w:tcW w:w="1320" w:type="dxa"/>
            <w:tcBorders>
              <w:top w:val="nil"/>
              <w:left w:val="nil"/>
              <w:bottom w:val="single" w:sz="4" w:space="0" w:color="auto"/>
              <w:right w:val="single" w:sz="4" w:space="0" w:color="auto"/>
            </w:tcBorders>
            <w:noWrap/>
            <w:tcMar>
              <w:top w:w="60" w:type="dxa"/>
              <w:bottom w:w="60" w:type="dxa"/>
            </w:tcMar>
            <w:vAlign w:val="bottom"/>
            <w:hideMark/>
          </w:tcPr>
          <w:p w14:paraId="68FBE9C8" w14:textId="77777777" w:rsidR="00ED5597" w:rsidRPr="00DF14E7" w:rsidRDefault="00ED5597" w:rsidP="00CD3E65">
            <w:pPr>
              <w:jc w:val="center"/>
              <w:rPr>
                <w:rFonts w:ascii="Arial" w:hAnsi="Arial" w:cs="Arial"/>
                <w:color w:val="000000"/>
                <w:sz w:val="18"/>
                <w:szCs w:val="18"/>
              </w:rPr>
            </w:pPr>
            <w:r w:rsidRPr="00DF14E7">
              <w:rPr>
                <w:rFonts w:ascii="Arial" w:hAnsi="Arial" w:cs="Arial"/>
                <w:color w:val="000000"/>
                <w:sz w:val="18"/>
                <w:szCs w:val="18"/>
              </w:rPr>
              <w:t>0.53</w:t>
            </w:r>
          </w:p>
        </w:tc>
      </w:tr>
      <w:tr w:rsidR="00ED5597" w:rsidRPr="00DF14E7" w14:paraId="6BC9A4D4" w14:textId="77777777" w:rsidTr="005243D2">
        <w:trPr>
          <w:jc w:val="center"/>
        </w:trPr>
        <w:tc>
          <w:tcPr>
            <w:tcW w:w="4560" w:type="dxa"/>
            <w:gridSpan w:val="2"/>
            <w:tcBorders>
              <w:top w:val="single" w:sz="4" w:space="0" w:color="auto"/>
              <w:left w:val="single" w:sz="4" w:space="0" w:color="auto"/>
              <w:bottom w:val="single" w:sz="4" w:space="0" w:color="auto"/>
              <w:right w:val="single" w:sz="4" w:space="0" w:color="auto"/>
            </w:tcBorders>
            <w:noWrap/>
            <w:tcMar>
              <w:top w:w="60" w:type="dxa"/>
              <w:bottom w:w="60" w:type="dxa"/>
            </w:tcMar>
            <w:vAlign w:val="bottom"/>
            <w:hideMark/>
          </w:tcPr>
          <w:p w14:paraId="19661E3C" w14:textId="77777777" w:rsidR="00ED5597" w:rsidRPr="00DF14E7" w:rsidRDefault="00ED5597" w:rsidP="005243D2">
            <w:pPr>
              <w:jc w:val="right"/>
              <w:rPr>
                <w:rFonts w:ascii="Arial" w:hAnsi="Arial" w:cs="Arial"/>
                <w:color w:val="000000"/>
                <w:sz w:val="18"/>
                <w:szCs w:val="18"/>
              </w:rPr>
            </w:pPr>
            <w:r>
              <w:rPr>
                <w:rFonts w:ascii="Arial" w:hAnsi="Arial" w:cs="Arial"/>
                <w:color w:val="000000"/>
                <w:sz w:val="18"/>
                <w:szCs w:val="18"/>
              </w:rPr>
              <w:t>Mean</w:t>
            </w:r>
            <w:r w:rsidRPr="00DF14E7">
              <w:rPr>
                <w:rFonts w:ascii="Arial" w:hAnsi="Arial" w:cs="Arial"/>
                <w:color w:val="000000"/>
                <w:sz w:val="18"/>
                <w:szCs w:val="18"/>
              </w:rPr>
              <w:t xml:space="preserve"> </w:t>
            </w:r>
            <w:r>
              <w:rPr>
                <w:rFonts w:ascii="Arial" w:hAnsi="Arial" w:cs="Arial"/>
                <w:color w:val="000000"/>
                <w:sz w:val="18"/>
                <w:szCs w:val="18"/>
              </w:rPr>
              <w:t xml:space="preserve">and standard deviation </w:t>
            </w:r>
            <w:r w:rsidRPr="00DF14E7">
              <w:rPr>
                <w:rFonts w:ascii="Arial" w:hAnsi="Arial" w:cs="Arial"/>
                <w:color w:val="000000"/>
                <w:sz w:val="18"/>
                <w:szCs w:val="18"/>
              </w:rPr>
              <w:t>all fish</w:t>
            </w:r>
          </w:p>
        </w:tc>
        <w:tc>
          <w:tcPr>
            <w:tcW w:w="1277" w:type="dxa"/>
            <w:tcBorders>
              <w:top w:val="nil"/>
              <w:left w:val="nil"/>
              <w:bottom w:val="single" w:sz="4" w:space="0" w:color="auto"/>
              <w:right w:val="single" w:sz="4" w:space="0" w:color="auto"/>
            </w:tcBorders>
            <w:noWrap/>
            <w:tcMar>
              <w:top w:w="60" w:type="dxa"/>
              <w:bottom w:w="60" w:type="dxa"/>
            </w:tcMar>
            <w:vAlign w:val="bottom"/>
            <w:hideMark/>
          </w:tcPr>
          <w:p w14:paraId="7DA2B072" w14:textId="77777777" w:rsidR="00ED5597" w:rsidRPr="001B717A" w:rsidRDefault="00ED5597" w:rsidP="00CD3E65">
            <w:pPr>
              <w:jc w:val="center"/>
              <w:rPr>
                <w:rFonts w:ascii="Arial" w:hAnsi="Arial" w:cs="Arial"/>
                <w:color w:val="000000"/>
                <w:sz w:val="18"/>
                <w:szCs w:val="18"/>
              </w:rPr>
            </w:pPr>
            <w:r w:rsidRPr="001B717A">
              <w:rPr>
                <w:rFonts w:ascii="Arial" w:hAnsi="Arial" w:cs="Arial"/>
                <w:color w:val="000000"/>
                <w:sz w:val="18"/>
                <w:szCs w:val="18"/>
              </w:rPr>
              <w:t>2.66 ± 1.49</w:t>
            </w:r>
          </w:p>
        </w:tc>
        <w:tc>
          <w:tcPr>
            <w:tcW w:w="1603" w:type="dxa"/>
            <w:tcBorders>
              <w:top w:val="nil"/>
              <w:left w:val="nil"/>
              <w:bottom w:val="single" w:sz="4" w:space="0" w:color="auto"/>
              <w:right w:val="single" w:sz="4" w:space="0" w:color="auto"/>
            </w:tcBorders>
            <w:noWrap/>
            <w:tcMar>
              <w:top w:w="60" w:type="dxa"/>
              <w:bottom w:w="60" w:type="dxa"/>
            </w:tcMar>
            <w:vAlign w:val="bottom"/>
            <w:hideMark/>
          </w:tcPr>
          <w:p w14:paraId="6557FEA5" w14:textId="77777777" w:rsidR="00ED5597" w:rsidRPr="001B717A" w:rsidRDefault="00ED5597" w:rsidP="00CD3E65">
            <w:pPr>
              <w:jc w:val="center"/>
              <w:rPr>
                <w:rFonts w:ascii="Arial" w:hAnsi="Arial" w:cs="Arial"/>
                <w:color w:val="000000"/>
                <w:sz w:val="18"/>
                <w:szCs w:val="18"/>
              </w:rPr>
            </w:pPr>
            <w:r w:rsidRPr="001B717A">
              <w:rPr>
                <w:rFonts w:ascii="Arial" w:hAnsi="Arial" w:cs="Arial"/>
                <w:color w:val="000000"/>
                <w:sz w:val="18"/>
                <w:szCs w:val="18"/>
              </w:rPr>
              <w:t>180 ± 268.07</w:t>
            </w:r>
          </w:p>
        </w:tc>
        <w:tc>
          <w:tcPr>
            <w:tcW w:w="1320" w:type="dxa"/>
            <w:tcBorders>
              <w:top w:val="nil"/>
              <w:left w:val="nil"/>
              <w:bottom w:val="single" w:sz="4" w:space="0" w:color="auto"/>
              <w:right w:val="single" w:sz="4" w:space="0" w:color="auto"/>
            </w:tcBorders>
            <w:noWrap/>
            <w:tcMar>
              <w:top w:w="60" w:type="dxa"/>
              <w:bottom w:w="60" w:type="dxa"/>
            </w:tcMar>
            <w:vAlign w:val="bottom"/>
            <w:hideMark/>
          </w:tcPr>
          <w:p w14:paraId="7BD0FC18" w14:textId="77777777" w:rsidR="00ED5597" w:rsidRPr="001B717A" w:rsidRDefault="00ED5597" w:rsidP="00CD3E65">
            <w:pPr>
              <w:jc w:val="center"/>
              <w:rPr>
                <w:rFonts w:ascii="Arial" w:hAnsi="Arial" w:cs="Arial"/>
                <w:color w:val="000000"/>
                <w:sz w:val="18"/>
                <w:szCs w:val="18"/>
              </w:rPr>
            </w:pPr>
            <w:r w:rsidRPr="001B717A">
              <w:rPr>
                <w:rFonts w:ascii="Arial" w:hAnsi="Arial" w:cs="Arial"/>
                <w:color w:val="000000"/>
                <w:sz w:val="18"/>
                <w:szCs w:val="18"/>
              </w:rPr>
              <w:t>16.37 ± 11.44</w:t>
            </w:r>
          </w:p>
        </w:tc>
        <w:tc>
          <w:tcPr>
            <w:tcW w:w="1320" w:type="dxa"/>
            <w:tcBorders>
              <w:top w:val="nil"/>
              <w:left w:val="nil"/>
              <w:bottom w:val="single" w:sz="4" w:space="0" w:color="auto"/>
              <w:right w:val="single" w:sz="4" w:space="0" w:color="auto"/>
            </w:tcBorders>
            <w:noWrap/>
            <w:tcMar>
              <w:top w:w="60" w:type="dxa"/>
              <w:bottom w:w="60" w:type="dxa"/>
            </w:tcMar>
            <w:vAlign w:val="bottom"/>
            <w:hideMark/>
          </w:tcPr>
          <w:p w14:paraId="1B642419" w14:textId="77777777" w:rsidR="00ED5597" w:rsidRPr="001B717A" w:rsidRDefault="00ED5597" w:rsidP="00CD3E65">
            <w:pPr>
              <w:jc w:val="center"/>
              <w:rPr>
                <w:rFonts w:ascii="Arial" w:hAnsi="Arial" w:cs="Arial"/>
                <w:color w:val="000000"/>
                <w:sz w:val="18"/>
                <w:szCs w:val="18"/>
              </w:rPr>
            </w:pPr>
            <w:r w:rsidRPr="001B717A">
              <w:rPr>
                <w:rFonts w:ascii="Arial" w:hAnsi="Arial" w:cs="Arial"/>
                <w:color w:val="000000"/>
                <w:sz w:val="18"/>
                <w:szCs w:val="18"/>
              </w:rPr>
              <w:t>10.76 ± 13.55</w:t>
            </w:r>
          </w:p>
        </w:tc>
      </w:tr>
      <w:tr w:rsidR="00ED5597" w:rsidRPr="00DF14E7" w14:paraId="7636E1FA" w14:textId="77777777" w:rsidTr="005243D2">
        <w:trPr>
          <w:jc w:val="center"/>
        </w:trPr>
        <w:tc>
          <w:tcPr>
            <w:tcW w:w="10080" w:type="dxa"/>
            <w:gridSpan w:val="6"/>
            <w:tcBorders>
              <w:top w:val="single" w:sz="4" w:space="0" w:color="auto"/>
              <w:left w:val="single" w:sz="4" w:space="0" w:color="auto"/>
              <w:bottom w:val="single" w:sz="4" w:space="0" w:color="auto"/>
              <w:right w:val="single" w:sz="4" w:space="0" w:color="auto"/>
            </w:tcBorders>
            <w:noWrap/>
            <w:tcMar>
              <w:top w:w="60" w:type="dxa"/>
              <w:bottom w:w="60" w:type="dxa"/>
            </w:tcMar>
            <w:vAlign w:val="bottom"/>
            <w:hideMark/>
          </w:tcPr>
          <w:p w14:paraId="31C53960" w14:textId="77777777" w:rsidR="00ED5597" w:rsidRPr="005243D2" w:rsidRDefault="00ED5597" w:rsidP="00CD3E65">
            <w:pPr>
              <w:jc w:val="center"/>
              <w:rPr>
                <w:rFonts w:ascii="Arial" w:hAnsi="Arial" w:cs="Arial"/>
                <w:b/>
                <w:color w:val="000000"/>
                <w:sz w:val="18"/>
                <w:szCs w:val="18"/>
              </w:rPr>
            </w:pPr>
            <w:r w:rsidRPr="005243D2">
              <w:rPr>
                <w:rFonts w:ascii="Arial" w:hAnsi="Arial" w:cs="Arial"/>
                <w:b/>
                <w:color w:val="000000"/>
                <w:sz w:val="18"/>
                <w:szCs w:val="18"/>
              </w:rPr>
              <w:t>Mean and standard deviation by release site</w:t>
            </w:r>
          </w:p>
        </w:tc>
      </w:tr>
      <w:tr w:rsidR="00ED5597" w:rsidRPr="00DF14E7" w14:paraId="4CA2B2AE" w14:textId="77777777" w:rsidTr="005243D2">
        <w:trPr>
          <w:jc w:val="center"/>
        </w:trPr>
        <w:tc>
          <w:tcPr>
            <w:tcW w:w="4560" w:type="dxa"/>
            <w:gridSpan w:val="2"/>
            <w:tcBorders>
              <w:top w:val="single" w:sz="4" w:space="0" w:color="auto"/>
              <w:left w:val="single" w:sz="4" w:space="0" w:color="auto"/>
              <w:bottom w:val="single" w:sz="4" w:space="0" w:color="auto"/>
              <w:right w:val="single" w:sz="4" w:space="0" w:color="auto"/>
            </w:tcBorders>
            <w:noWrap/>
            <w:tcMar>
              <w:top w:w="60" w:type="dxa"/>
              <w:bottom w:w="60" w:type="dxa"/>
            </w:tcMar>
            <w:vAlign w:val="bottom"/>
            <w:hideMark/>
          </w:tcPr>
          <w:p w14:paraId="32882650" w14:textId="09CB5F34" w:rsidR="00ED5597" w:rsidRPr="00DF14E7" w:rsidRDefault="004923B6" w:rsidP="00CD3E65">
            <w:pPr>
              <w:rPr>
                <w:rFonts w:ascii="Arial" w:hAnsi="Arial" w:cs="Arial"/>
                <w:color w:val="000000"/>
                <w:sz w:val="18"/>
                <w:szCs w:val="18"/>
              </w:rPr>
            </w:pPr>
            <w:r>
              <w:rPr>
                <w:rFonts w:ascii="Arial" w:hAnsi="Arial" w:cs="Arial"/>
                <w:color w:val="000000"/>
                <w:sz w:val="18"/>
                <w:szCs w:val="18"/>
              </w:rPr>
              <w:t>Bill Williams River NWR i</w:t>
            </w:r>
            <w:r w:rsidR="00ED5597" w:rsidRPr="00DF14E7">
              <w:rPr>
                <w:rFonts w:ascii="Arial" w:hAnsi="Arial" w:cs="Arial"/>
                <w:color w:val="000000"/>
                <w:sz w:val="18"/>
                <w:szCs w:val="18"/>
              </w:rPr>
              <w:t>nlet</w:t>
            </w:r>
          </w:p>
        </w:tc>
        <w:tc>
          <w:tcPr>
            <w:tcW w:w="1277" w:type="dxa"/>
            <w:tcBorders>
              <w:top w:val="nil"/>
              <w:left w:val="nil"/>
              <w:bottom w:val="single" w:sz="4" w:space="0" w:color="auto"/>
              <w:right w:val="single" w:sz="4" w:space="0" w:color="auto"/>
            </w:tcBorders>
            <w:noWrap/>
            <w:tcMar>
              <w:top w:w="60" w:type="dxa"/>
              <w:bottom w:w="60" w:type="dxa"/>
            </w:tcMar>
            <w:vAlign w:val="bottom"/>
            <w:hideMark/>
          </w:tcPr>
          <w:p w14:paraId="2C329385" w14:textId="77777777" w:rsidR="00ED5597" w:rsidRPr="00DF14E7" w:rsidRDefault="00ED5597" w:rsidP="00CD3E65">
            <w:pPr>
              <w:jc w:val="center"/>
              <w:rPr>
                <w:rFonts w:ascii="Arial" w:hAnsi="Arial" w:cs="Arial"/>
                <w:color w:val="000000"/>
                <w:sz w:val="18"/>
                <w:szCs w:val="18"/>
              </w:rPr>
            </w:pPr>
            <w:r w:rsidRPr="00DF14E7">
              <w:rPr>
                <w:rFonts w:ascii="Arial" w:hAnsi="Arial" w:cs="Arial"/>
                <w:color w:val="000000"/>
                <w:sz w:val="18"/>
                <w:szCs w:val="18"/>
              </w:rPr>
              <w:t>2.88 ± 1.54</w:t>
            </w:r>
          </w:p>
        </w:tc>
        <w:tc>
          <w:tcPr>
            <w:tcW w:w="1603" w:type="dxa"/>
            <w:tcBorders>
              <w:top w:val="nil"/>
              <w:left w:val="nil"/>
              <w:bottom w:val="single" w:sz="4" w:space="0" w:color="auto"/>
              <w:right w:val="single" w:sz="4" w:space="0" w:color="auto"/>
            </w:tcBorders>
            <w:noWrap/>
            <w:tcMar>
              <w:top w:w="60" w:type="dxa"/>
              <w:bottom w:w="60" w:type="dxa"/>
            </w:tcMar>
            <w:vAlign w:val="bottom"/>
            <w:hideMark/>
          </w:tcPr>
          <w:p w14:paraId="2B522198" w14:textId="77777777" w:rsidR="00ED5597" w:rsidRPr="00DF14E7" w:rsidRDefault="00ED5597" w:rsidP="00CD3E65">
            <w:pPr>
              <w:jc w:val="center"/>
              <w:rPr>
                <w:rFonts w:ascii="Arial" w:hAnsi="Arial" w:cs="Arial"/>
                <w:color w:val="000000"/>
                <w:sz w:val="18"/>
                <w:szCs w:val="18"/>
              </w:rPr>
            </w:pPr>
            <w:r w:rsidRPr="00DF14E7">
              <w:rPr>
                <w:rFonts w:ascii="Arial" w:hAnsi="Arial" w:cs="Arial"/>
                <w:color w:val="000000"/>
                <w:sz w:val="18"/>
                <w:szCs w:val="18"/>
              </w:rPr>
              <w:t>163.38 ± 312.52</w:t>
            </w:r>
          </w:p>
        </w:tc>
        <w:tc>
          <w:tcPr>
            <w:tcW w:w="1320" w:type="dxa"/>
            <w:tcBorders>
              <w:top w:val="nil"/>
              <w:left w:val="nil"/>
              <w:bottom w:val="single" w:sz="4" w:space="0" w:color="auto"/>
              <w:right w:val="single" w:sz="4" w:space="0" w:color="auto"/>
            </w:tcBorders>
            <w:noWrap/>
            <w:tcMar>
              <w:top w:w="60" w:type="dxa"/>
              <w:bottom w:w="60" w:type="dxa"/>
            </w:tcMar>
            <w:vAlign w:val="bottom"/>
            <w:hideMark/>
          </w:tcPr>
          <w:p w14:paraId="08DF9A9D" w14:textId="77777777" w:rsidR="00ED5597" w:rsidRPr="00DF14E7" w:rsidRDefault="00ED5597" w:rsidP="00CD3E65">
            <w:pPr>
              <w:jc w:val="center"/>
              <w:rPr>
                <w:rFonts w:ascii="Arial" w:hAnsi="Arial" w:cs="Arial"/>
                <w:color w:val="000000"/>
                <w:sz w:val="18"/>
                <w:szCs w:val="18"/>
              </w:rPr>
            </w:pPr>
            <w:r w:rsidRPr="00DF14E7">
              <w:rPr>
                <w:rFonts w:ascii="Arial" w:hAnsi="Arial" w:cs="Arial"/>
                <w:color w:val="000000"/>
                <w:sz w:val="18"/>
                <w:szCs w:val="18"/>
              </w:rPr>
              <w:t>17.15 ± 12.78</w:t>
            </w:r>
          </w:p>
        </w:tc>
        <w:tc>
          <w:tcPr>
            <w:tcW w:w="1320" w:type="dxa"/>
            <w:tcBorders>
              <w:top w:val="nil"/>
              <w:left w:val="nil"/>
              <w:bottom w:val="single" w:sz="4" w:space="0" w:color="auto"/>
              <w:right w:val="single" w:sz="4" w:space="0" w:color="auto"/>
            </w:tcBorders>
            <w:noWrap/>
            <w:tcMar>
              <w:top w:w="60" w:type="dxa"/>
              <w:bottom w:w="60" w:type="dxa"/>
            </w:tcMar>
            <w:vAlign w:val="bottom"/>
            <w:hideMark/>
          </w:tcPr>
          <w:p w14:paraId="053B3D13" w14:textId="77777777" w:rsidR="00ED5597" w:rsidRPr="00DF14E7" w:rsidRDefault="00ED5597" w:rsidP="00CD3E65">
            <w:pPr>
              <w:jc w:val="center"/>
              <w:rPr>
                <w:rFonts w:ascii="Arial" w:hAnsi="Arial" w:cs="Arial"/>
                <w:color w:val="000000"/>
                <w:sz w:val="18"/>
                <w:szCs w:val="18"/>
              </w:rPr>
            </w:pPr>
            <w:r w:rsidRPr="00DF14E7">
              <w:rPr>
                <w:rFonts w:ascii="Arial" w:hAnsi="Arial" w:cs="Arial"/>
                <w:color w:val="000000"/>
                <w:sz w:val="18"/>
                <w:szCs w:val="18"/>
              </w:rPr>
              <w:t>7.82 ± 14.97</w:t>
            </w:r>
          </w:p>
        </w:tc>
      </w:tr>
      <w:tr w:rsidR="00ED5597" w:rsidRPr="00DF14E7" w14:paraId="138F8929" w14:textId="77777777" w:rsidTr="005243D2">
        <w:trPr>
          <w:jc w:val="center"/>
        </w:trPr>
        <w:tc>
          <w:tcPr>
            <w:tcW w:w="4560" w:type="dxa"/>
            <w:gridSpan w:val="2"/>
            <w:tcBorders>
              <w:top w:val="single" w:sz="4" w:space="0" w:color="auto"/>
              <w:left w:val="single" w:sz="4" w:space="0" w:color="auto"/>
              <w:bottom w:val="single" w:sz="4" w:space="0" w:color="auto"/>
              <w:right w:val="single" w:sz="4" w:space="0" w:color="auto"/>
            </w:tcBorders>
            <w:noWrap/>
            <w:tcMar>
              <w:top w:w="60" w:type="dxa"/>
              <w:bottom w:w="60" w:type="dxa"/>
            </w:tcMar>
            <w:vAlign w:val="bottom"/>
            <w:hideMark/>
          </w:tcPr>
          <w:p w14:paraId="18ADA092" w14:textId="50559F4D" w:rsidR="00ED5597" w:rsidRPr="00DF14E7" w:rsidRDefault="004923B6" w:rsidP="00CD3E65">
            <w:pPr>
              <w:rPr>
                <w:rFonts w:ascii="Arial" w:hAnsi="Arial" w:cs="Arial"/>
                <w:color w:val="000000"/>
                <w:sz w:val="18"/>
                <w:szCs w:val="18"/>
              </w:rPr>
            </w:pPr>
            <w:r>
              <w:rPr>
                <w:rFonts w:ascii="Arial" w:hAnsi="Arial" w:cs="Arial"/>
                <w:color w:val="000000"/>
                <w:sz w:val="18"/>
                <w:szCs w:val="18"/>
              </w:rPr>
              <w:t>Bill Williams River NWR a</w:t>
            </w:r>
            <w:r w:rsidR="00ED5597" w:rsidRPr="00DF14E7">
              <w:rPr>
                <w:rFonts w:ascii="Arial" w:hAnsi="Arial" w:cs="Arial"/>
                <w:color w:val="000000"/>
                <w:sz w:val="18"/>
                <w:szCs w:val="18"/>
              </w:rPr>
              <w:t>rm boat launch</w:t>
            </w:r>
          </w:p>
        </w:tc>
        <w:tc>
          <w:tcPr>
            <w:tcW w:w="1277" w:type="dxa"/>
            <w:tcBorders>
              <w:top w:val="nil"/>
              <w:left w:val="nil"/>
              <w:bottom w:val="single" w:sz="4" w:space="0" w:color="auto"/>
              <w:right w:val="single" w:sz="4" w:space="0" w:color="auto"/>
            </w:tcBorders>
            <w:noWrap/>
            <w:tcMar>
              <w:top w:w="60" w:type="dxa"/>
              <w:bottom w:w="60" w:type="dxa"/>
            </w:tcMar>
            <w:vAlign w:val="bottom"/>
            <w:hideMark/>
          </w:tcPr>
          <w:p w14:paraId="57F5AEF8" w14:textId="77777777" w:rsidR="00ED5597" w:rsidRPr="00DF14E7" w:rsidRDefault="00ED5597" w:rsidP="00CD3E65">
            <w:pPr>
              <w:jc w:val="center"/>
              <w:rPr>
                <w:rFonts w:ascii="Arial" w:hAnsi="Arial" w:cs="Arial"/>
                <w:color w:val="000000"/>
                <w:sz w:val="18"/>
                <w:szCs w:val="18"/>
              </w:rPr>
            </w:pPr>
            <w:r w:rsidRPr="00DF14E7">
              <w:rPr>
                <w:rFonts w:ascii="Arial" w:hAnsi="Arial" w:cs="Arial"/>
                <w:color w:val="000000"/>
                <w:sz w:val="18"/>
                <w:szCs w:val="18"/>
              </w:rPr>
              <w:t>2.19 ± 1.49</w:t>
            </w:r>
          </w:p>
        </w:tc>
        <w:tc>
          <w:tcPr>
            <w:tcW w:w="1603" w:type="dxa"/>
            <w:tcBorders>
              <w:top w:val="nil"/>
              <w:left w:val="nil"/>
              <w:bottom w:val="single" w:sz="4" w:space="0" w:color="auto"/>
              <w:right w:val="single" w:sz="4" w:space="0" w:color="auto"/>
            </w:tcBorders>
            <w:noWrap/>
            <w:tcMar>
              <w:top w:w="60" w:type="dxa"/>
              <w:bottom w:w="60" w:type="dxa"/>
            </w:tcMar>
            <w:vAlign w:val="bottom"/>
            <w:hideMark/>
          </w:tcPr>
          <w:p w14:paraId="07464733" w14:textId="77777777" w:rsidR="00ED5597" w:rsidRPr="00DF14E7" w:rsidRDefault="00ED5597" w:rsidP="00CD3E65">
            <w:pPr>
              <w:jc w:val="center"/>
              <w:rPr>
                <w:rFonts w:ascii="Arial" w:hAnsi="Arial" w:cs="Arial"/>
                <w:color w:val="000000"/>
                <w:sz w:val="18"/>
                <w:szCs w:val="18"/>
              </w:rPr>
            </w:pPr>
            <w:r w:rsidRPr="00DF14E7">
              <w:rPr>
                <w:rFonts w:ascii="Arial" w:hAnsi="Arial" w:cs="Arial"/>
                <w:color w:val="000000"/>
                <w:sz w:val="18"/>
                <w:szCs w:val="18"/>
              </w:rPr>
              <w:t>216 ± 115.93</w:t>
            </w:r>
          </w:p>
        </w:tc>
        <w:tc>
          <w:tcPr>
            <w:tcW w:w="1320" w:type="dxa"/>
            <w:tcBorders>
              <w:top w:val="nil"/>
              <w:left w:val="nil"/>
              <w:bottom w:val="single" w:sz="4" w:space="0" w:color="auto"/>
              <w:right w:val="single" w:sz="4" w:space="0" w:color="auto"/>
            </w:tcBorders>
            <w:noWrap/>
            <w:tcMar>
              <w:top w:w="60" w:type="dxa"/>
              <w:bottom w:w="60" w:type="dxa"/>
            </w:tcMar>
            <w:vAlign w:val="bottom"/>
            <w:hideMark/>
          </w:tcPr>
          <w:p w14:paraId="2E26209B" w14:textId="77777777" w:rsidR="00ED5597" w:rsidRPr="00DF14E7" w:rsidRDefault="00ED5597" w:rsidP="00CD3E65">
            <w:pPr>
              <w:jc w:val="center"/>
              <w:rPr>
                <w:rFonts w:ascii="Arial" w:hAnsi="Arial" w:cs="Arial"/>
                <w:color w:val="000000"/>
                <w:sz w:val="18"/>
                <w:szCs w:val="18"/>
              </w:rPr>
            </w:pPr>
            <w:r w:rsidRPr="00DF14E7">
              <w:rPr>
                <w:rFonts w:ascii="Arial" w:hAnsi="Arial" w:cs="Arial"/>
                <w:color w:val="000000"/>
                <w:sz w:val="18"/>
                <w:szCs w:val="18"/>
              </w:rPr>
              <w:t>14.67 ± 2.14</w:t>
            </w:r>
          </w:p>
        </w:tc>
        <w:tc>
          <w:tcPr>
            <w:tcW w:w="1320" w:type="dxa"/>
            <w:tcBorders>
              <w:top w:val="nil"/>
              <w:left w:val="nil"/>
              <w:bottom w:val="single" w:sz="4" w:space="0" w:color="auto"/>
              <w:right w:val="single" w:sz="4" w:space="0" w:color="auto"/>
            </w:tcBorders>
            <w:noWrap/>
            <w:tcMar>
              <w:top w:w="60" w:type="dxa"/>
              <w:bottom w:w="60" w:type="dxa"/>
            </w:tcMar>
            <w:vAlign w:val="bottom"/>
            <w:hideMark/>
          </w:tcPr>
          <w:p w14:paraId="07BDB32D" w14:textId="77777777" w:rsidR="00ED5597" w:rsidRPr="00DF14E7" w:rsidRDefault="00ED5597" w:rsidP="00CD3E65">
            <w:pPr>
              <w:jc w:val="center"/>
              <w:rPr>
                <w:rFonts w:ascii="Arial" w:hAnsi="Arial" w:cs="Arial"/>
                <w:color w:val="000000"/>
                <w:sz w:val="18"/>
                <w:szCs w:val="18"/>
              </w:rPr>
            </w:pPr>
            <w:r w:rsidRPr="00DF14E7">
              <w:rPr>
                <w:rFonts w:ascii="Arial" w:hAnsi="Arial" w:cs="Arial"/>
                <w:color w:val="000000"/>
                <w:sz w:val="18"/>
                <w:szCs w:val="18"/>
              </w:rPr>
              <w:t>17.14 ± 11.04</w:t>
            </w:r>
          </w:p>
        </w:tc>
      </w:tr>
    </w:tbl>
    <w:p w14:paraId="140D95AA" w14:textId="77777777" w:rsidR="00ED5597" w:rsidRDefault="00ED5597"/>
    <w:p w14:paraId="52EB3B59" w14:textId="33A505F4" w:rsidR="00ED5597" w:rsidRDefault="00ED5597"/>
    <w:p w14:paraId="278763DD" w14:textId="5DC39D0B" w:rsidR="00D9531B" w:rsidDel="0016632E" w:rsidRDefault="00D9531B">
      <w:pPr>
        <w:rPr>
          <w:del w:id="303" w:author="Brian Kesner" w:date="2016-08-15T16:25:00Z"/>
        </w:rPr>
      </w:pPr>
      <w:r>
        <w:t xml:space="preserve">mean percentage of days tagged fish were tracked in only the Bill Williams River </w:t>
      </w:r>
      <w:r w:rsidR="004923B6">
        <w:t>a</w:t>
      </w:r>
      <w:r w:rsidR="00A757C6">
        <w:t>rm was 25.9%</w:t>
      </w:r>
      <w:ins w:id="304" w:author="Brian Kesner" w:date="2016-08-15T16:23:00Z">
        <w:r w:rsidR="0016632E">
          <w:t>.  Broken down by release mesohabitat the percentages were</w:t>
        </w:r>
      </w:ins>
      <w:del w:id="305" w:author="Brian Kesner" w:date="2016-08-15T16:23:00Z">
        <w:r w:rsidR="00A757C6" w:rsidDel="0016632E">
          <w:delText xml:space="preserve"> (</w:delText>
        </w:r>
      </w:del>
      <w:ins w:id="306" w:author="Brian Kesner" w:date="2016-08-15T16:23:00Z">
        <w:r w:rsidR="0016632E">
          <w:t xml:space="preserve"> </w:t>
        </w:r>
      </w:ins>
      <w:commentRangeStart w:id="307"/>
      <w:commentRangeStart w:id="308"/>
      <w:r w:rsidR="00A757C6">
        <w:t xml:space="preserve">14.4% </w:t>
      </w:r>
      <w:commentRangeEnd w:id="307"/>
      <w:r w:rsidR="0005182D">
        <w:rPr>
          <w:rStyle w:val="CommentReference"/>
        </w:rPr>
        <w:commentReference w:id="307"/>
      </w:r>
      <w:commentRangeEnd w:id="308"/>
      <w:r w:rsidR="00634FB3">
        <w:rPr>
          <w:rStyle w:val="CommentReference"/>
        </w:rPr>
        <w:commentReference w:id="308"/>
      </w:r>
      <w:ins w:id="309" w:author="Brian Kesner" w:date="2016-08-15T16:23:00Z">
        <w:r w:rsidR="0016632E">
          <w:t>(</w:t>
        </w:r>
      </w:ins>
      <w:del w:id="310" w:author="Brian Kesner" w:date="2016-08-15T16:23:00Z">
        <w:r w:rsidR="00A757C6" w:rsidDel="0016632E">
          <w:delText>[</w:delText>
        </w:r>
      </w:del>
      <w:r w:rsidR="00A757C6">
        <w:t xml:space="preserve">range </w:t>
      </w:r>
      <w:r w:rsidR="0005182D">
        <w:t xml:space="preserve">= </w:t>
      </w:r>
      <w:r w:rsidR="00A757C6">
        <w:t>0</w:t>
      </w:r>
      <w:r w:rsidR="0005182D">
        <w:t>–</w:t>
      </w:r>
      <w:r w:rsidR="00A757C6">
        <w:t>62.5%</w:t>
      </w:r>
      <w:ins w:id="311" w:author="Brian Kesner" w:date="2016-08-15T16:23:00Z">
        <w:r w:rsidR="0016632E">
          <w:t>)</w:t>
        </w:r>
      </w:ins>
      <w:del w:id="312" w:author="Brian Kesner" w:date="2016-08-15T16:23:00Z">
        <w:r w:rsidR="00A757C6" w:rsidDel="0016632E">
          <w:delText>]</w:delText>
        </w:r>
      </w:del>
      <w:r w:rsidR="00A757C6">
        <w:t xml:space="preserve"> and 50.7% </w:t>
      </w:r>
      <w:ins w:id="313" w:author="Brian Kesner" w:date="2016-08-15T16:23:00Z">
        <w:r w:rsidR="0016632E">
          <w:t>(</w:t>
        </w:r>
      </w:ins>
      <w:del w:id="314" w:author="Brian Kesner" w:date="2016-08-15T16:23:00Z">
        <w:r w:rsidR="00A757C6" w:rsidDel="0016632E">
          <w:delText>[</w:delText>
        </w:r>
      </w:del>
      <w:r w:rsidR="00A757C6">
        <w:t xml:space="preserve">range </w:t>
      </w:r>
      <w:r w:rsidR="0005182D">
        <w:t xml:space="preserve">= </w:t>
      </w:r>
      <w:r w:rsidR="00A757C6">
        <w:t>23.8</w:t>
      </w:r>
      <w:r w:rsidR="0005182D">
        <w:t>–</w:t>
      </w:r>
      <w:r w:rsidR="00A757C6">
        <w:t>100</w:t>
      </w:r>
      <w:r w:rsidR="0005182D">
        <w:t>%</w:t>
      </w:r>
      <w:ins w:id="315" w:author="Brian Kesner" w:date="2016-08-15T16:23:00Z">
        <w:r w:rsidR="0016632E">
          <w:t>)</w:t>
        </w:r>
      </w:ins>
      <w:del w:id="316" w:author="Brian Kesner" w:date="2016-08-15T16:23:00Z">
        <w:r w:rsidR="00A757C6" w:rsidDel="0016632E">
          <w:delText>]</w:delText>
        </w:r>
      </w:del>
      <w:r w:rsidR="00A757C6">
        <w:t xml:space="preserve"> for inlet</w:t>
      </w:r>
      <w:r w:rsidR="0013570E">
        <w:t>- and arm-</w:t>
      </w:r>
      <w:r w:rsidR="00A757C6">
        <w:t>released fish, respectively</w:t>
      </w:r>
      <w:del w:id="317" w:author="Brian Kesner" w:date="2016-08-15T16:24:00Z">
        <w:r w:rsidR="00A757C6" w:rsidDel="0016632E">
          <w:delText xml:space="preserve">; </w:delText>
        </w:r>
      </w:del>
      <w:ins w:id="318" w:author="Brian Kesner" w:date="2016-08-15T16:24:00Z">
        <w:r w:rsidR="0016632E">
          <w:t xml:space="preserve"> (</w:t>
        </w:r>
      </w:ins>
      <w:r w:rsidR="00AD275C" w:rsidRPr="00AD275C">
        <w:t>figure</w:t>
      </w:r>
      <w:r w:rsidR="00A757C6">
        <w:t xml:space="preserve"> </w:t>
      </w:r>
      <w:r w:rsidR="00A757C6">
        <w:rPr>
          <w:noProof/>
        </w:rPr>
        <w:t>20</w:t>
      </w:r>
      <w:r w:rsidR="00A757C6">
        <w:t>)</w:t>
      </w:r>
      <w:ins w:id="319" w:author="Brian Kesner" w:date="2016-08-15T16:24:00Z">
        <w:r w:rsidR="0016632E">
          <w:t>.  T</w:t>
        </w:r>
      </w:ins>
      <w:del w:id="320" w:author="Brian Kesner" w:date="2016-08-15T16:24:00Z">
        <w:r w:rsidR="0013570E" w:rsidDel="0016632E">
          <w:delText>,</w:delText>
        </w:r>
        <w:r w:rsidR="00A757C6" w:rsidDel="0016632E">
          <w:delText xml:space="preserve"> and </w:delText>
        </w:r>
        <w:r w:rsidR="00D864C5" w:rsidDel="0016632E">
          <w:delText>t</w:delText>
        </w:r>
      </w:del>
      <w:r w:rsidR="00D864C5">
        <w:t xml:space="preserve">he </w:t>
      </w:r>
      <w:r w:rsidR="00A757C6">
        <w:t xml:space="preserve">mean percentage of days tagged fish were tracked in only </w:t>
      </w:r>
      <w:r w:rsidR="004923B6">
        <w:t xml:space="preserve">the </w:t>
      </w:r>
      <w:r w:rsidR="00A757C6">
        <w:t xml:space="preserve">Bill Williams River </w:t>
      </w:r>
      <w:r w:rsidR="004923B6">
        <w:t>i</w:t>
      </w:r>
      <w:r w:rsidR="00A757C6">
        <w:t>nlet was 33.9%</w:t>
      </w:r>
      <w:ins w:id="321" w:author="Brian Kesner" w:date="2016-08-15T16:24:00Z">
        <w:r w:rsidR="0016632E">
          <w:t xml:space="preserve">.  Broken down by release mesohabitat the percentages were </w:t>
        </w:r>
      </w:ins>
      <w:del w:id="322" w:author="Brian Kesner" w:date="2016-08-15T16:24:00Z">
        <w:r w:rsidR="00A757C6" w:rsidDel="0016632E">
          <w:delText xml:space="preserve"> </w:delText>
        </w:r>
      </w:del>
      <w:del w:id="323" w:author="Brian Kesner" w:date="2016-08-15T16:25:00Z">
        <w:r w:rsidR="00A757C6" w:rsidDel="0016632E">
          <w:delText>(</w:delText>
        </w:r>
      </w:del>
      <w:commentRangeStart w:id="324"/>
      <w:commentRangeStart w:id="325"/>
      <w:r w:rsidR="00A757C6">
        <w:t xml:space="preserve">44.8% </w:t>
      </w:r>
      <w:commentRangeEnd w:id="324"/>
      <w:r w:rsidR="0005182D">
        <w:rPr>
          <w:rStyle w:val="CommentReference"/>
        </w:rPr>
        <w:commentReference w:id="324"/>
      </w:r>
      <w:commentRangeEnd w:id="325"/>
      <w:r w:rsidR="0016632E">
        <w:rPr>
          <w:rStyle w:val="CommentReference"/>
        </w:rPr>
        <w:commentReference w:id="325"/>
      </w:r>
      <w:ins w:id="326" w:author="Brian Kesner" w:date="2016-08-15T16:25:00Z">
        <w:r w:rsidR="0016632E">
          <w:t>(</w:t>
        </w:r>
      </w:ins>
      <w:del w:id="327" w:author="Brian Kesner" w:date="2016-08-15T16:25:00Z">
        <w:r w:rsidR="00A757C6" w:rsidDel="0016632E">
          <w:delText>[</w:delText>
        </w:r>
      </w:del>
      <w:r w:rsidR="00A757C6">
        <w:t xml:space="preserve">range </w:t>
      </w:r>
      <w:r w:rsidR="0005182D">
        <w:t xml:space="preserve">= </w:t>
      </w:r>
      <w:r w:rsidR="00A757C6">
        <w:t>2.86</w:t>
      </w:r>
      <w:r w:rsidR="0005182D">
        <w:t>–</w:t>
      </w:r>
      <w:r w:rsidR="00A757C6">
        <w:t xml:space="preserve"> 100%</w:t>
      </w:r>
      <w:ins w:id="328" w:author="Brian Kesner" w:date="2016-08-15T16:25:00Z">
        <w:r w:rsidR="0016632E">
          <w:t>)</w:t>
        </w:r>
      </w:ins>
      <w:del w:id="329" w:author="Brian Kesner" w:date="2016-08-15T16:25:00Z">
        <w:r w:rsidR="00A757C6" w:rsidDel="0016632E">
          <w:delText>]</w:delText>
        </w:r>
      </w:del>
      <w:r w:rsidR="00A757C6">
        <w:t xml:space="preserve"> and 10.3% </w:t>
      </w:r>
      <w:ins w:id="330" w:author="Brian Kesner" w:date="2016-08-15T16:25:00Z">
        <w:r w:rsidR="0016632E">
          <w:t>(</w:t>
        </w:r>
      </w:ins>
      <w:del w:id="331" w:author="Brian Kesner" w:date="2016-08-15T16:25:00Z">
        <w:r w:rsidR="00A757C6" w:rsidDel="0016632E">
          <w:delText>[</w:delText>
        </w:r>
      </w:del>
      <w:r w:rsidR="00A757C6">
        <w:t xml:space="preserve">range </w:t>
      </w:r>
      <w:r w:rsidR="0005182D">
        <w:t xml:space="preserve">= </w:t>
      </w:r>
      <w:r w:rsidR="00A757C6">
        <w:t>0</w:t>
      </w:r>
      <w:r w:rsidR="0005182D">
        <w:t>–</w:t>
      </w:r>
      <w:r w:rsidR="00A757C6">
        <w:t>57.4%</w:t>
      </w:r>
      <w:ins w:id="332" w:author="Brian Kesner" w:date="2016-08-15T16:25:00Z">
        <w:r w:rsidR="0016632E">
          <w:t>)</w:t>
        </w:r>
      </w:ins>
      <w:del w:id="333" w:author="Brian Kesner" w:date="2016-08-15T16:25:00Z">
        <w:r w:rsidR="00A757C6" w:rsidDel="0016632E">
          <w:delText>]</w:delText>
        </w:r>
      </w:del>
      <w:r w:rsidR="00A757C6">
        <w:t xml:space="preserve"> for inlet</w:t>
      </w:r>
      <w:r w:rsidR="0013570E">
        <w:t>-</w:t>
      </w:r>
      <w:r w:rsidR="002C17AD">
        <w:t xml:space="preserve"> and</w:t>
      </w:r>
      <w:del w:id="334" w:author="Brian Kesner" w:date="2016-08-15T16:25:00Z">
        <w:r w:rsidR="002C17AD" w:rsidDel="0016632E">
          <w:br/>
        </w:r>
      </w:del>
      <w:ins w:id="335" w:author="Brian Kesner" w:date="2016-08-15T16:25:00Z">
        <w:r w:rsidR="0016632E">
          <w:t xml:space="preserve"> </w:t>
        </w:r>
      </w:ins>
      <w:r w:rsidR="00A757C6">
        <w:t>arm</w:t>
      </w:r>
      <w:r w:rsidR="0013570E">
        <w:t>-</w:t>
      </w:r>
      <w:r w:rsidR="00A757C6">
        <w:t>released fish, respectively</w:t>
      </w:r>
      <w:del w:id="336" w:author="Brian Kesner" w:date="2016-08-15T16:25:00Z">
        <w:r w:rsidR="00A757C6" w:rsidDel="0016632E">
          <w:delText>)</w:delText>
        </w:r>
      </w:del>
      <w:r w:rsidR="00A96E71">
        <w:t xml:space="preserve">.  </w:t>
      </w:r>
      <w:r w:rsidR="00A757C6">
        <w:t xml:space="preserve">While eight study fish were contacted by </w:t>
      </w:r>
      <w:ins w:id="337" w:author="Brian Kesner" w:date="2016-08-15T16:25:00Z">
        <w:r w:rsidR="0016632E">
          <w:t xml:space="preserve">SUR at one of the study area’s termini, </w:t>
        </w:r>
      </w:ins>
      <w:ins w:id="338" w:author="Brian Kesner" w:date="2016-08-15T16:26:00Z">
        <w:r w:rsidR="0016632E">
          <w:t>only one tag</w:t>
        </w:r>
      </w:ins>
    </w:p>
    <w:p w14:paraId="639EFC44" w14:textId="47DB3959" w:rsidR="00ED5597" w:rsidRDefault="00ED5597">
      <w:r>
        <w:lastRenderedPageBreak/>
        <w:br w:type="page"/>
      </w:r>
    </w:p>
    <w:p w14:paraId="49CAACA3" w14:textId="784997E8" w:rsidR="0066701B" w:rsidRDefault="0066701B" w:rsidP="0066701B">
      <w:pPr>
        <w:pStyle w:val="Caption"/>
        <w:keepNext/>
      </w:pPr>
      <w:bookmarkStart w:id="339" w:name="_Ref447056541"/>
      <w:bookmarkStart w:id="340" w:name="_Toc413076279"/>
      <w:bookmarkStart w:id="341" w:name="_Toc453440223"/>
      <w:bookmarkStart w:id="342" w:name="_Toc456271070"/>
      <w:r>
        <w:lastRenderedPageBreak/>
        <w:t xml:space="preserve">Figure </w:t>
      </w:r>
      <w:r>
        <w:rPr>
          <w:noProof/>
        </w:rPr>
        <w:t>17</w:t>
      </w:r>
      <w:bookmarkEnd w:id="339"/>
      <w:r>
        <w:t>.—Locations of recovered telemetry tags indicating mortalities of acoustic-tagged bonytail during the September – November 2014 telemetry study, Bill Williams River, Arizona.</w:t>
      </w:r>
      <w:bookmarkEnd w:id="340"/>
      <w:bookmarkEnd w:id="341"/>
      <w:bookmarkEnd w:id="342"/>
    </w:p>
    <w:p w14:paraId="35FA9B2A" w14:textId="6A1F6350" w:rsidR="0066701B" w:rsidRDefault="0066701B">
      <w:r>
        <w:rPr>
          <w:rFonts w:ascii="Calibri" w:eastAsia="Calibri" w:hAnsi="Calibri"/>
          <w:noProof/>
          <w:color w:val="4F81BD"/>
          <w:sz w:val="18"/>
        </w:rPr>
        <w:drawing>
          <wp:anchor distT="0" distB="0" distL="114300" distR="114300" simplePos="0" relativeHeight="251769856" behindDoc="0" locked="0" layoutInCell="0" allowOverlap="0" wp14:anchorId="7389C9C2" wp14:editId="50E8EAD7">
            <wp:simplePos x="1371600" y="1043940"/>
            <wp:positionH relativeFrom="margin">
              <wp:align>left</wp:align>
            </wp:positionH>
            <wp:positionV relativeFrom="margin">
              <wp:align>top</wp:align>
            </wp:positionV>
            <wp:extent cx="5029200" cy="3730625"/>
            <wp:effectExtent l="0" t="0" r="0" b="3175"/>
            <wp:wrapTopAndBottom/>
            <wp:docPr id="366" name="Picture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rtalities Aug14.jpg"/>
                    <pic:cNvPicPr/>
                  </pic:nvPicPr>
                  <pic:blipFill>
                    <a:blip r:embed="rId64">
                      <a:extLst>
                        <a:ext uri="{28A0092B-C50C-407E-A947-70E740481C1C}">
                          <a14:useLocalDpi xmlns:a14="http://schemas.microsoft.com/office/drawing/2010/main" val="0"/>
                        </a:ext>
                      </a:extLst>
                    </a:blip>
                    <a:stretch>
                      <a:fillRect/>
                    </a:stretch>
                  </pic:blipFill>
                  <pic:spPr>
                    <a:xfrm>
                      <a:off x="0" y="0"/>
                      <a:ext cx="5029200" cy="3730625"/>
                    </a:xfrm>
                    <a:prstGeom prst="rect">
                      <a:avLst/>
                    </a:prstGeom>
                  </pic:spPr>
                </pic:pic>
              </a:graphicData>
            </a:graphic>
          </wp:anchor>
        </w:drawing>
      </w:r>
    </w:p>
    <w:p w14:paraId="49B7CE34" w14:textId="77777777" w:rsidR="0066701B" w:rsidRDefault="0066701B" w:rsidP="00A757C6">
      <w:pPr>
        <w:spacing w:line="270" w:lineRule="exact"/>
      </w:pPr>
    </w:p>
    <w:p w14:paraId="56EEF21E" w14:textId="3196B986" w:rsidR="00A757C6" w:rsidRDefault="00D9531B" w:rsidP="001B318F">
      <w:del w:id="343" w:author="Brian Kesner" w:date="2016-08-15T16:25:00Z">
        <w:r w:rsidDel="0016632E">
          <w:delText xml:space="preserve">SUR at one </w:delText>
        </w:r>
        <w:r w:rsidR="004923B6" w:rsidDel="0016632E">
          <w:delText xml:space="preserve">of the </w:delText>
        </w:r>
        <w:r w:rsidR="00A757C6" w:rsidDel="0016632E">
          <w:delText>study area’s termini</w:delText>
        </w:r>
      </w:del>
      <w:del w:id="344" w:author="Brian Kesner" w:date="2016-08-15T16:26:00Z">
        <w:r w:rsidR="00A757C6" w:rsidDel="0016632E">
          <w:delText xml:space="preserve">, only one tag </w:delText>
        </w:r>
      </w:del>
      <w:r w:rsidR="00A757C6">
        <w:t>was actively tracked and recovered outside of the study area</w:t>
      </w:r>
      <w:r w:rsidR="00A96E71">
        <w:t xml:space="preserve">.  </w:t>
      </w:r>
      <w:r w:rsidR="00A757C6">
        <w:t>One fish was lost after passive contact at the downstream terminus.</w:t>
      </w:r>
    </w:p>
    <w:p w14:paraId="27CB57F2" w14:textId="77777777" w:rsidR="00A757C6" w:rsidRDefault="00A757C6" w:rsidP="001B318F"/>
    <w:p w14:paraId="3EF999BC" w14:textId="32FE3D78" w:rsidR="00A757C6" w:rsidRDefault="005243D2" w:rsidP="001B318F">
      <w:r>
        <w:t>The m</w:t>
      </w:r>
      <w:r w:rsidR="00A757C6" w:rsidRPr="00B7254F">
        <w:t xml:space="preserve">ean dispersal from release sites along the channel thalweg (i.e., accounting for river sinuosity), was 2.7 km (range </w:t>
      </w:r>
      <w:r w:rsidR="0005182D">
        <w:t xml:space="preserve">= </w:t>
      </w:r>
      <w:r w:rsidR="00A757C6" w:rsidRPr="00B7254F">
        <w:t>0.3–5.5 km</w:t>
      </w:r>
      <w:r w:rsidR="00A757C6">
        <w:t>; 2.9 and 2.2 km for inlet</w:t>
      </w:r>
      <w:r w:rsidR="0013570E">
        <w:t>- and arm-</w:t>
      </w:r>
      <w:r w:rsidR="00A757C6">
        <w:t xml:space="preserve">released fish, respectively; see </w:t>
      </w:r>
      <w:r w:rsidR="00AD275C" w:rsidRPr="00AD275C">
        <w:t>table</w:t>
      </w:r>
      <w:r w:rsidR="00A757C6">
        <w:t xml:space="preserve"> </w:t>
      </w:r>
      <w:r w:rsidR="00A757C6">
        <w:rPr>
          <w:noProof/>
        </w:rPr>
        <w:t>2</w:t>
      </w:r>
      <w:r w:rsidR="00A757C6">
        <w:t>)</w:t>
      </w:r>
      <w:r w:rsidR="00A96E71">
        <w:t xml:space="preserve">.  </w:t>
      </w:r>
      <w:r w:rsidR="00A757C6">
        <w:t xml:space="preserve">Three inlet released fish dispersed farther upstream in </w:t>
      </w:r>
      <w:r w:rsidR="004923B6">
        <w:t>the Bill Williams River i</w:t>
      </w:r>
      <w:r w:rsidR="00A757C6">
        <w:t>nlet</w:t>
      </w:r>
      <w:r>
        <w:t>,</w:t>
      </w:r>
      <w:r w:rsidR="00A757C6">
        <w:t xml:space="preserve"> while all other fish dispersed farther downstream</w:t>
      </w:r>
      <w:r w:rsidR="004923B6">
        <w:t xml:space="preserve"> or across </w:t>
      </w:r>
      <w:r w:rsidR="00D9531B">
        <w:t xml:space="preserve">the </w:t>
      </w:r>
      <w:r w:rsidR="004923B6">
        <w:t>Bill Williams River a</w:t>
      </w:r>
      <w:r w:rsidR="00A757C6">
        <w:t>rm</w:t>
      </w:r>
      <w:r w:rsidR="00A96E71">
        <w:t xml:space="preserve">.  </w:t>
      </w:r>
      <w:r>
        <w:t>The m</w:t>
      </w:r>
      <w:r w:rsidR="00A757C6" w:rsidRPr="00BD6C8A">
        <w:t xml:space="preserve">ean total minimum (straight line) displacement was 180 km (range </w:t>
      </w:r>
      <w:r w:rsidR="0005182D">
        <w:t xml:space="preserve">= </w:t>
      </w:r>
      <w:r w:rsidR="00A757C6" w:rsidRPr="00BD6C8A">
        <w:t>3–</w:t>
      </w:r>
      <w:r w:rsidR="004923B6">
        <w:t>957 km; 163 and 216 km for </w:t>
      </w:r>
      <w:r w:rsidR="00A757C6">
        <w:t>inlet</w:t>
      </w:r>
      <w:r w:rsidR="0013570E">
        <w:t>-</w:t>
      </w:r>
      <w:r w:rsidR="00A757C6">
        <w:t xml:space="preserve"> and arm</w:t>
      </w:r>
      <w:r w:rsidR="0013570E">
        <w:t>-</w:t>
      </w:r>
      <w:r w:rsidR="00A757C6" w:rsidRPr="00BD6C8A">
        <w:t>released fish, respectively)</w:t>
      </w:r>
      <w:r>
        <w:t>,</w:t>
      </w:r>
      <w:r w:rsidR="00A757C6" w:rsidRPr="00BD6C8A">
        <w:t xml:space="preserve"> with a mean displacement of 1</w:t>
      </w:r>
      <w:r w:rsidR="00A757C6">
        <w:t xml:space="preserve">0.8 km/day </w:t>
      </w:r>
      <w:r w:rsidR="0005182D">
        <w:t>(</w:t>
      </w:r>
      <w:r w:rsidR="00A757C6" w:rsidRPr="00BD6C8A">
        <w:t xml:space="preserve">range </w:t>
      </w:r>
      <w:r w:rsidR="0005182D">
        <w:t xml:space="preserve">= </w:t>
      </w:r>
      <w:r w:rsidR="00A757C6" w:rsidRPr="00BD6C8A">
        <w:t>0.4–43 km/day</w:t>
      </w:r>
      <w:r w:rsidR="0005182D">
        <w:t>)</w:t>
      </w:r>
      <w:r w:rsidR="00A757C6" w:rsidRPr="00BD6C8A">
        <w:t>; 7.8 and 17.1 km/day for inlet</w:t>
      </w:r>
      <w:r w:rsidR="0013570E">
        <w:t>-</w:t>
      </w:r>
      <w:r w:rsidR="00A757C6" w:rsidRPr="00BD6C8A">
        <w:t xml:space="preserve"> and</w:t>
      </w:r>
      <w:r w:rsidR="002C17AD">
        <w:br/>
      </w:r>
      <w:r w:rsidR="00A757C6">
        <w:t>arm</w:t>
      </w:r>
      <w:r w:rsidR="0013570E">
        <w:t>-</w:t>
      </w:r>
      <w:r w:rsidR="00A757C6" w:rsidRPr="00BD6C8A">
        <w:t>released fish, respectively).</w:t>
      </w:r>
    </w:p>
    <w:p w14:paraId="088B8B54" w14:textId="77777777" w:rsidR="00A757C6" w:rsidRDefault="00A757C6" w:rsidP="001B318F"/>
    <w:p w14:paraId="27E29725" w14:textId="77777777" w:rsidR="005243D2" w:rsidRDefault="005243D2" w:rsidP="001B318F"/>
    <w:p w14:paraId="6C6CDAAC" w14:textId="77777777" w:rsidR="00A757C6" w:rsidRPr="00FB5293" w:rsidRDefault="00A757C6" w:rsidP="001B318F">
      <w:pPr>
        <w:pStyle w:val="Heading4"/>
      </w:pPr>
      <w:bookmarkStart w:id="345" w:name="_Toc412726137"/>
      <w:r w:rsidRPr="00FB5293">
        <w:t>Habitat Assessment</w:t>
      </w:r>
      <w:bookmarkEnd w:id="345"/>
    </w:p>
    <w:p w14:paraId="5ED7A7F1" w14:textId="22FB6B0C" w:rsidR="0066701B" w:rsidRDefault="0005182D">
      <w:r>
        <w:t>The m</w:t>
      </w:r>
      <w:r w:rsidR="00A757C6" w:rsidRPr="00985BB4">
        <w:t>ean sur</w:t>
      </w:r>
      <w:r w:rsidR="00A757C6">
        <w:t>face water temperature was 20.</w:t>
      </w:r>
      <w:r w:rsidR="005243D2">
        <w:t>8</w:t>
      </w:r>
      <w:r w:rsidR="00A757C6">
        <w:t>9</w:t>
      </w:r>
      <w:r w:rsidR="001375A6">
        <w:t xml:space="preserve"> </w:t>
      </w:r>
      <w:r w:rsidR="00A757C6" w:rsidRPr="00985BB4">
        <w:t xml:space="preserve">°C (range </w:t>
      </w:r>
      <w:r>
        <w:t xml:space="preserve">= </w:t>
      </w:r>
      <w:r w:rsidR="00A757C6" w:rsidRPr="00985BB4">
        <w:t>12.7</w:t>
      </w:r>
      <w:r w:rsidR="00EA0F0F">
        <w:t>0</w:t>
      </w:r>
      <w:r w:rsidR="00A757C6">
        <w:t>–</w:t>
      </w:r>
      <w:r w:rsidR="00A757C6" w:rsidRPr="00985BB4">
        <w:t>2</w:t>
      </w:r>
      <w:r w:rsidR="00A757C6">
        <w:t>8.0</w:t>
      </w:r>
      <w:r w:rsidR="00EA0F0F">
        <w:t>0</w:t>
      </w:r>
      <w:r>
        <w:t xml:space="preserve"> </w:t>
      </w:r>
      <w:r w:rsidR="00A757C6" w:rsidRPr="00985BB4">
        <w:t xml:space="preserve">°C), </w:t>
      </w:r>
      <w:r>
        <w:t xml:space="preserve">the </w:t>
      </w:r>
      <w:r w:rsidR="00A757C6" w:rsidRPr="00985BB4">
        <w:t>depth was 3.</w:t>
      </w:r>
      <w:r w:rsidR="00A757C6">
        <w:t>62</w:t>
      </w:r>
      <w:r w:rsidR="00A757C6" w:rsidRPr="00985BB4">
        <w:t xml:space="preserve"> m (range </w:t>
      </w:r>
      <w:r>
        <w:t xml:space="preserve">= </w:t>
      </w:r>
      <w:r w:rsidR="00A757C6">
        <w:t>1.20</w:t>
      </w:r>
      <w:r>
        <w:t>–</w:t>
      </w:r>
      <w:r w:rsidR="00A757C6">
        <w:t>23.0</w:t>
      </w:r>
      <w:r w:rsidR="00EA0F0F">
        <w:t>0</w:t>
      </w:r>
      <w:r w:rsidR="00A757C6" w:rsidRPr="00985BB4">
        <w:t xml:space="preserve"> m), </w:t>
      </w:r>
      <w:r>
        <w:t xml:space="preserve">the </w:t>
      </w:r>
      <w:r w:rsidR="00A757C6" w:rsidRPr="00985BB4">
        <w:t xml:space="preserve">turbidity was </w:t>
      </w:r>
      <w:r w:rsidR="00A757C6">
        <w:t>2.08</w:t>
      </w:r>
      <w:r w:rsidR="00A757C6" w:rsidRPr="00985BB4">
        <w:t xml:space="preserve"> NTU (range</w:t>
      </w:r>
      <w:r>
        <w:t xml:space="preserve"> =</w:t>
      </w:r>
      <w:r>
        <w:br/>
      </w:r>
      <w:r w:rsidR="00A757C6" w:rsidRPr="00EA0F0F">
        <w:rPr>
          <w:spacing w:val="-2"/>
        </w:rPr>
        <w:t xml:space="preserve">-0.00–5.28 NTU), and </w:t>
      </w:r>
      <w:r w:rsidRPr="00EA0F0F">
        <w:rPr>
          <w:spacing w:val="-2"/>
        </w:rPr>
        <w:t xml:space="preserve">the </w:t>
      </w:r>
      <w:r w:rsidR="00A757C6" w:rsidRPr="00EA0F0F">
        <w:rPr>
          <w:spacing w:val="-2"/>
        </w:rPr>
        <w:t>distance to shore was 102</w:t>
      </w:r>
      <w:r w:rsidR="00EA0F0F" w:rsidRPr="00EA0F0F">
        <w:rPr>
          <w:spacing w:val="-2"/>
        </w:rPr>
        <w:t>.23</w:t>
      </w:r>
      <w:r w:rsidR="00A757C6" w:rsidRPr="00EA0F0F">
        <w:rPr>
          <w:spacing w:val="-2"/>
        </w:rPr>
        <w:t xml:space="preserve"> m (range </w:t>
      </w:r>
      <w:r w:rsidRPr="00EA0F0F">
        <w:rPr>
          <w:spacing w:val="-2"/>
        </w:rPr>
        <w:t xml:space="preserve">= </w:t>
      </w:r>
      <w:r w:rsidR="00A757C6" w:rsidRPr="00EA0F0F">
        <w:rPr>
          <w:spacing w:val="-2"/>
        </w:rPr>
        <w:t>0.00–430</w:t>
      </w:r>
      <w:r w:rsidR="00EA0F0F" w:rsidRPr="00EA0F0F">
        <w:rPr>
          <w:spacing w:val="-2"/>
        </w:rPr>
        <w:t>.00</w:t>
      </w:r>
      <w:r w:rsidR="00A757C6" w:rsidRPr="00EA0F0F">
        <w:rPr>
          <w:spacing w:val="-2"/>
        </w:rPr>
        <w:t xml:space="preserve"> m)</w:t>
      </w:r>
      <w:r w:rsidR="00A757C6">
        <w:t xml:space="preserve"> </w:t>
      </w:r>
      <w:r w:rsidR="0066701B">
        <w:br w:type="page"/>
      </w:r>
    </w:p>
    <w:p w14:paraId="33BF81F7" w14:textId="77777777" w:rsidR="0066701B" w:rsidRDefault="0066701B" w:rsidP="0066701B">
      <w:pPr>
        <w:pStyle w:val="Caption"/>
      </w:pPr>
      <w:bookmarkStart w:id="346" w:name="_Ref447056571"/>
      <w:bookmarkStart w:id="347" w:name="_Toc456271071"/>
      <w:bookmarkStart w:id="348" w:name="_Toc453440224"/>
      <w:bookmarkStart w:id="349" w:name="_Toc413076280"/>
      <w:r>
        <w:lastRenderedPageBreak/>
        <w:t xml:space="preserve">Figure </w:t>
      </w:r>
      <w:r>
        <w:rPr>
          <w:noProof/>
        </w:rPr>
        <w:t>18</w:t>
      </w:r>
      <w:bookmarkEnd w:id="346"/>
      <w:r>
        <w:t>.—Documented double-crested cormorant roost sites where telemetry and PIT tags were triangulated or contacted.</w:t>
      </w:r>
      <w:bookmarkEnd w:id="347"/>
    </w:p>
    <w:p w14:paraId="1252BA5F" w14:textId="05C6E21B" w:rsidR="0066701B" w:rsidRPr="0066701B" w:rsidRDefault="0066701B" w:rsidP="0066701B">
      <w:pPr>
        <w:rPr>
          <w:rFonts w:ascii="Arial" w:hAnsi="Arial" w:cs="Arial"/>
          <w:sz w:val="20"/>
          <w:szCs w:val="20"/>
        </w:rPr>
      </w:pPr>
      <w:r w:rsidRPr="0066701B">
        <w:rPr>
          <w:rFonts w:ascii="Arial" w:hAnsi="Arial" w:cs="Arial"/>
          <w:sz w:val="20"/>
          <w:szCs w:val="20"/>
        </w:rPr>
        <w:t xml:space="preserve">Two tags were located under power lines directly downstream from Davis Dam during </w:t>
      </w:r>
      <w:r w:rsidR="00EA0F0F">
        <w:rPr>
          <w:rFonts w:ascii="Arial" w:hAnsi="Arial" w:cs="Arial"/>
          <w:sz w:val="20"/>
          <w:szCs w:val="20"/>
        </w:rPr>
        <w:t xml:space="preserve">the </w:t>
      </w:r>
      <w:r w:rsidRPr="0066701B">
        <w:rPr>
          <w:rFonts w:ascii="Arial" w:hAnsi="Arial" w:cs="Arial"/>
          <w:sz w:val="20"/>
          <w:szCs w:val="20"/>
        </w:rPr>
        <w:t xml:space="preserve">December 2015 – March 2016 telemetry study, Laughlin </w:t>
      </w:r>
      <w:r>
        <w:rPr>
          <w:rFonts w:ascii="Arial" w:hAnsi="Arial" w:cs="Arial"/>
          <w:sz w:val="20"/>
          <w:szCs w:val="20"/>
        </w:rPr>
        <w:t>Lagoon, Nevada (left); two tags </w:t>
      </w:r>
      <w:r w:rsidRPr="0066701B">
        <w:rPr>
          <w:rFonts w:ascii="Arial" w:hAnsi="Arial" w:cs="Arial"/>
          <w:sz w:val="20"/>
          <w:szCs w:val="20"/>
        </w:rPr>
        <w:t>were located under power lines directly downstream from Parker Dam during September – November 2014 telemetry study, Bill Willia</w:t>
      </w:r>
      <w:r>
        <w:rPr>
          <w:rFonts w:ascii="Arial" w:hAnsi="Arial" w:cs="Arial"/>
          <w:sz w:val="20"/>
          <w:szCs w:val="20"/>
        </w:rPr>
        <w:t>ms River, Arizona (middle); and </w:t>
      </w:r>
      <w:r w:rsidR="00EA0F0F">
        <w:rPr>
          <w:rFonts w:ascii="Arial" w:hAnsi="Arial" w:cs="Arial"/>
          <w:sz w:val="20"/>
          <w:szCs w:val="20"/>
        </w:rPr>
        <w:t>1</w:t>
      </w:r>
      <w:r w:rsidRPr="0066701B">
        <w:rPr>
          <w:rFonts w:ascii="Arial" w:hAnsi="Arial" w:cs="Arial"/>
          <w:sz w:val="20"/>
          <w:szCs w:val="20"/>
        </w:rPr>
        <w:t xml:space="preserve">telemetry tag and 14 PIT tags were located under woody debris during </w:t>
      </w:r>
      <w:r w:rsidR="00EA0F0F">
        <w:rPr>
          <w:rFonts w:ascii="Arial" w:hAnsi="Arial" w:cs="Arial"/>
          <w:sz w:val="20"/>
          <w:szCs w:val="20"/>
        </w:rPr>
        <w:t xml:space="preserve">the </w:t>
      </w:r>
      <w:r w:rsidRPr="0066701B">
        <w:rPr>
          <w:rFonts w:ascii="Arial" w:hAnsi="Arial" w:cs="Arial"/>
          <w:sz w:val="20"/>
          <w:szCs w:val="20"/>
        </w:rPr>
        <w:t>April – May 2013 telemetry study, Bill Williams River, Arizona (right).</w:t>
      </w:r>
      <w:bookmarkEnd w:id="348"/>
      <w:bookmarkEnd w:id="349"/>
    </w:p>
    <w:p w14:paraId="0AC47E9F" w14:textId="1B3CD5BE" w:rsidR="0066701B" w:rsidRDefault="0066701B" w:rsidP="00A757C6">
      <w:pPr>
        <w:spacing w:line="270" w:lineRule="exact"/>
      </w:pPr>
      <w:r>
        <w:rPr>
          <w:noProof/>
        </w:rPr>
        <w:drawing>
          <wp:anchor distT="0" distB="0" distL="114300" distR="114300" simplePos="0" relativeHeight="251770880" behindDoc="0" locked="0" layoutInCell="0" allowOverlap="0" wp14:anchorId="09097DAA" wp14:editId="2CB62B01">
            <wp:simplePos x="0" y="0"/>
            <wp:positionH relativeFrom="margin">
              <wp:posOffset>0</wp:posOffset>
            </wp:positionH>
            <wp:positionV relativeFrom="margin">
              <wp:posOffset>2540</wp:posOffset>
            </wp:positionV>
            <wp:extent cx="5029200" cy="3779520"/>
            <wp:effectExtent l="0" t="0" r="0" b="0"/>
            <wp:wrapTopAndBottom/>
            <wp:docPr id="367" name="Picture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osts.jpg"/>
                    <pic:cNvPicPr/>
                  </pic:nvPicPr>
                  <pic:blipFill>
                    <a:blip r:embed="rId65">
                      <a:extLst>
                        <a:ext uri="{28A0092B-C50C-407E-A947-70E740481C1C}">
                          <a14:useLocalDpi xmlns:a14="http://schemas.microsoft.com/office/drawing/2010/main" val="0"/>
                        </a:ext>
                      </a:extLst>
                    </a:blip>
                    <a:stretch>
                      <a:fillRect/>
                    </a:stretch>
                  </pic:blipFill>
                  <pic:spPr>
                    <a:xfrm>
                      <a:off x="0" y="0"/>
                      <a:ext cx="5029200" cy="3779520"/>
                    </a:xfrm>
                    <a:prstGeom prst="rect">
                      <a:avLst/>
                    </a:prstGeom>
                  </pic:spPr>
                </pic:pic>
              </a:graphicData>
            </a:graphic>
          </wp:anchor>
        </w:drawing>
      </w:r>
    </w:p>
    <w:p w14:paraId="2F3A3E67" w14:textId="77777777" w:rsidR="0066701B" w:rsidRDefault="0066701B" w:rsidP="00A757C6">
      <w:pPr>
        <w:spacing w:line="270" w:lineRule="exact"/>
      </w:pPr>
    </w:p>
    <w:p w14:paraId="5C0D8080" w14:textId="5E4D289D" w:rsidR="00A757C6" w:rsidRDefault="0005182D" w:rsidP="001B318F">
      <w:r>
        <w:t xml:space="preserve">across all points of active </w:t>
      </w:r>
      <w:r w:rsidR="00A757C6">
        <w:t>triangulation (</w:t>
      </w:r>
      <w:r w:rsidR="00AD275C" w:rsidRPr="00AD275C">
        <w:t>table</w:t>
      </w:r>
      <w:r w:rsidR="00A757C6">
        <w:t xml:space="preserve"> </w:t>
      </w:r>
      <w:r w:rsidR="00A757C6">
        <w:rPr>
          <w:noProof/>
        </w:rPr>
        <w:t>3</w:t>
      </w:r>
      <w:r w:rsidR="00A757C6" w:rsidRPr="005C599B">
        <w:t>)</w:t>
      </w:r>
      <w:r w:rsidR="00A96E71">
        <w:t xml:space="preserve">.  </w:t>
      </w:r>
      <w:r w:rsidR="00EA0F0F">
        <w:t>The m</w:t>
      </w:r>
      <w:r>
        <w:t>ean distance to shore was 9.00 </w:t>
      </w:r>
      <w:r w:rsidR="00A757C6" w:rsidRPr="005C599B">
        <w:t>m among active contact sites solely in riverine mesohabitats and 225 m among lacustrine sites</w:t>
      </w:r>
      <w:r w:rsidR="00A96E71">
        <w:t xml:space="preserve">.  </w:t>
      </w:r>
      <w:r w:rsidR="00EA0F0F">
        <w:t>The a</w:t>
      </w:r>
      <w:r w:rsidR="00A757C6" w:rsidRPr="005C599B">
        <w:t>ctive tracking contacts occurring in riverine mesohabitats accounted for 48.5%, contacts in lacustrine mesohabitats accounted for 45.6%, contacts located in the peripheral channels accounted for 4.9%, and contacts in a cove accounted for 1% of active contacts.</w:t>
      </w:r>
    </w:p>
    <w:p w14:paraId="4AABC429" w14:textId="77777777" w:rsidR="0066701B" w:rsidRDefault="0066701B" w:rsidP="001B318F"/>
    <w:p w14:paraId="0D07886B" w14:textId="77777777" w:rsidR="00A757C6" w:rsidRDefault="00A757C6" w:rsidP="001B318F"/>
    <w:p w14:paraId="75092325" w14:textId="77777777" w:rsidR="00A757C6" w:rsidRPr="00FB5293" w:rsidRDefault="00A757C6" w:rsidP="001B318F">
      <w:pPr>
        <w:pStyle w:val="Heading4"/>
      </w:pPr>
      <w:r w:rsidRPr="00FB5293">
        <w:t>Dummy Tags</w:t>
      </w:r>
    </w:p>
    <w:p w14:paraId="71C10C08" w14:textId="585CB977" w:rsidR="0066701B" w:rsidRDefault="00A757C6" w:rsidP="001B318F">
      <w:r>
        <w:t xml:space="preserve">One control fish was determined a mortality shortly after arrival at the </w:t>
      </w:r>
      <w:r w:rsidR="00EA0F0F">
        <w:t xml:space="preserve">Lake Mead Fish </w:t>
      </w:r>
      <w:r>
        <w:t>hatchery</w:t>
      </w:r>
      <w:r w:rsidR="00A96E71">
        <w:t xml:space="preserve">.  </w:t>
      </w:r>
      <w:r w:rsidR="00EA0F0F">
        <w:t>All five dummy-</w:t>
      </w:r>
      <w:r>
        <w:t xml:space="preserve">tagged and 14 out of 15 control fish perished with other hatchery fish likely due to cleaning and power outages at </w:t>
      </w:r>
      <w:r w:rsidR="003B765B">
        <w:t xml:space="preserve">the </w:t>
      </w:r>
      <w:r w:rsidR="00EA0F0F">
        <w:t>h</w:t>
      </w:r>
      <w:r>
        <w:t>atchery</w:t>
      </w:r>
      <w:r w:rsidR="00EA0F0F">
        <w:t>;</w:t>
      </w:r>
      <w:r>
        <w:t xml:space="preserve"> therefore, it is not possible to a</w:t>
      </w:r>
      <w:r w:rsidR="00EA0F0F">
        <w:t>ttribute mortality of the dummy-</w:t>
      </w:r>
      <w:r>
        <w:t>tagged fish to surgical procedure</w:t>
      </w:r>
      <w:r w:rsidR="00A96E71">
        <w:t xml:space="preserve">.  </w:t>
      </w:r>
      <w:r w:rsidR="00EA0F0F">
        <w:t>The incision sites of dummy-</w:t>
      </w:r>
      <w:r>
        <w:t xml:space="preserve">tagged fish healed normally and </w:t>
      </w:r>
    </w:p>
    <w:p w14:paraId="53FDC525" w14:textId="77777777" w:rsidR="0066701B" w:rsidRDefault="0066701B" w:rsidP="001B318F">
      <w:r>
        <w:br w:type="page"/>
      </w:r>
    </w:p>
    <w:tbl>
      <w:tblPr>
        <w:tblW w:w="9683" w:type="dxa"/>
        <w:jc w:val="center"/>
        <w:tblLook w:val="04A0" w:firstRow="1" w:lastRow="0" w:firstColumn="1" w:lastColumn="0" w:noHBand="0" w:noVBand="1"/>
      </w:tblPr>
      <w:tblGrid>
        <w:gridCol w:w="666"/>
        <w:gridCol w:w="798"/>
        <w:gridCol w:w="913"/>
        <w:gridCol w:w="913"/>
        <w:gridCol w:w="913"/>
        <w:gridCol w:w="913"/>
        <w:gridCol w:w="913"/>
        <w:gridCol w:w="913"/>
        <w:gridCol w:w="913"/>
        <w:gridCol w:w="913"/>
        <w:gridCol w:w="915"/>
      </w:tblGrid>
      <w:tr w:rsidR="0066701B" w:rsidRPr="002A26AE" w14:paraId="168A1DCA" w14:textId="77777777" w:rsidTr="0066701B">
        <w:trPr>
          <w:trHeight w:val="293"/>
          <w:jc w:val="center"/>
        </w:trPr>
        <w:tc>
          <w:tcPr>
            <w:tcW w:w="666" w:type="dxa"/>
            <w:vMerge w:val="restart"/>
            <w:tcBorders>
              <w:top w:val="nil"/>
              <w:left w:val="nil"/>
              <w:bottom w:val="nil"/>
              <w:right w:val="nil"/>
            </w:tcBorders>
            <w:shd w:val="clear" w:color="auto" w:fill="auto"/>
            <w:noWrap/>
            <w:textDirection w:val="btLr"/>
            <w:vAlign w:val="center"/>
            <w:hideMark/>
          </w:tcPr>
          <w:p w14:paraId="237FBBB9" w14:textId="77777777" w:rsidR="0066701B" w:rsidRPr="002A26AE" w:rsidRDefault="0066701B" w:rsidP="00CD3E65">
            <w:pPr>
              <w:jc w:val="center"/>
              <w:rPr>
                <w:rFonts w:ascii="Arial" w:hAnsi="Arial" w:cs="Arial"/>
                <w:color w:val="000000"/>
                <w:sz w:val="20"/>
                <w:szCs w:val="20"/>
              </w:rPr>
            </w:pPr>
            <w:r w:rsidRPr="002A26AE">
              <w:rPr>
                <w:rFonts w:ascii="Arial" w:hAnsi="Arial" w:cs="Arial"/>
                <w:color w:val="000000"/>
                <w:sz w:val="20"/>
                <w:szCs w:val="20"/>
              </w:rPr>
              <w:lastRenderedPageBreak/>
              <w:t>Fish ID</w:t>
            </w:r>
          </w:p>
        </w:tc>
        <w:tc>
          <w:tcPr>
            <w:tcW w:w="798" w:type="dxa"/>
            <w:tcBorders>
              <w:top w:val="nil"/>
              <w:left w:val="nil"/>
              <w:bottom w:val="nil"/>
              <w:right w:val="single" w:sz="4" w:space="0" w:color="auto"/>
            </w:tcBorders>
            <w:shd w:val="clear" w:color="auto" w:fill="auto"/>
            <w:noWrap/>
            <w:vAlign w:val="bottom"/>
            <w:hideMark/>
          </w:tcPr>
          <w:p w14:paraId="76516040" w14:textId="77777777" w:rsidR="0066701B" w:rsidRPr="002A26AE" w:rsidRDefault="0066701B" w:rsidP="00CD3E65">
            <w:pPr>
              <w:jc w:val="right"/>
              <w:rPr>
                <w:rFonts w:ascii="Arial" w:hAnsi="Arial" w:cs="Arial"/>
                <w:color w:val="000000"/>
                <w:sz w:val="20"/>
                <w:szCs w:val="20"/>
              </w:rPr>
            </w:pPr>
            <w:r w:rsidRPr="002A26AE">
              <w:rPr>
                <w:rFonts w:ascii="Arial" w:hAnsi="Arial" w:cs="Arial"/>
                <w:color w:val="000000"/>
                <w:sz w:val="20"/>
                <w:szCs w:val="20"/>
              </w:rPr>
              <w:t>2-1</w:t>
            </w:r>
          </w:p>
        </w:tc>
        <w:tc>
          <w:tcPr>
            <w:tcW w:w="913" w:type="dxa"/>
            <w:tcBorders>
              <w:top w:val="nil"/>
              <w:left w:val="nil"/>
              <w:bottom w:val="nil"/>
              <w:right w:val="nil"/>
            </w:tcBorders>
            <w:shd w:val="clear" w:color="auto" w:fill="auto"/>
            <w:noWrap/>
            <w:vAlign w:val="bottom"/>
            <w:hideMark/>
          </w:tcPr>
          <w:p w14:paraId="2AE6725C" w14:textId="77777777" w:rsidR="0066701B" w:rsidRPr="002A26AE" w:rsidRDefault="0066701B" w:rsidP="00CD3E65">
            <w:pPr>
              <w:rPr>
                <w:rFonts w:ascii="Arial" w:hAnsi="Arial" w:cs="Arial"/>
                <w:color w:val="000000"/>
                <w:sz w:val="20"/>
                <w:szCs w:val="20"/>
              </w:rPr>
            </w:pPr>
            <w:r w:rsidRPr="002A26AE">
              <w:rPr>
                <w:rFonts w:ascii="Arial" w:hAnsi="Arial" w:cs="Arial"/>
                <w:color w:val="000000"/>
                <w:sz w:val="20"/>
                <w:szCs w:val="20"/>
              </w:rPr>
              <w:t>X</w:t>
            </w:r>
          </w:p>
        </w:tc>
        <w:tc>
          <w:tcPr>
            <w:tcW w:w="913" w:type="dxa"/>
            <w:tcBorders>
              <w:top w:val="nil"/>
              <w:left w:val="nil"/>
              <w:bottom w:val="nil"/>
              <w:right w:val="nil"/>
            </w:tcBorders>
            <w:shd w:val="clear" w:color="auto" w:fill="auto"/>
            <w:noWrap/>
            <w:vAlign w:val="bottom"/>
            <w:hideMark/>
          </w:tcPr>
          <w:p w14:paraId="65BDF7AE" w14:textId="77777777" w:rsidR="0066701B" w:rsidRPr="002A26AE" w:rsidRDefault="0066701B" w:rsidP="00CD3E65">
            <w:pPr>
              <w:rPr>
                <w:rFonts w:ascii="Arial" w:hAnsi="Arial" w:cs="Arial"/>
                <w:color w:val="000000"/>
                <w:sz w:val="20"/>
                <w:szCs w:val="20"/>
              </w:rPr>
            </w:pPr>
            <w:r w:rsidRPr="002A26AE">
              <w:rPr>
                <w:rFonts w:ascii="Arial" w:hAnsi="Arial" w:cs="Arial"/>
                <w:color w:val="000000"/>
                <w:sz w:val="20"/>
                <w:szCs w:val="20"/>
              </w:rPr>
              <w:t>X*</w:t>
            </w:r>
          </w:p>
        </w:tc>
        <w:tc>
          <w:tcPr>
            <w:tcW w:w="913" w:type="dxa"/>
            <w:tcBorders>
              <w:top w:val="nil"/>
              <w:left w:val="nil"/>
              <w:bottom w:val="nil"/>
              <w:right w:val="nil"/>
            </w:tcBorders>
            <w:shd w:val="clear" w:color="auto" w:fill="auto"/>
            <w:noWrap/>
            <w:vAlign w:val="bottom"/>
            <w:hideMark/>
          </w:tcPr>
          <w:p w14:paraId="43D3BA42" w14:textId="77777777" w:rsidR="0066701B" w:rsidRPr="002A26AE" w:rsidRDefault="0066701B" w:rsidP="00CD3E65">
            <w:pPr>
              <w:rPr>
                <w:rFonts w:ascii="Arial" w:hAnsi="Arial" w:cs="Arial"/>
                <w:color w:val="000000"/>
                <w:sz w:val="20"/>
                <w:szCs w:val="20"/>
              </w:rPr>
            </w:pPr>
          </w:p>
        </w:tc>
        <w:tc>
          <w:tcPr>
            <w:tcW w:w="913" w:type="dxa"/>
            <w:tcBorders>
              <w:top w:val="nil"/>
              <w:left w:val="nil"/>
              <w:bottom w:val="nil"/>
              <w:right w:val="nil"/>
            </w:tcBorders>
            <w:shd w:val="clear" w:color="auto" w:fill="auto"/>
            <w:noWrap/>
            <w:vAlign w:val="bottom"/>
            <w:hideMark/>
          </w:tcPr>
          <w:p w14:paraId="2C9D4CF8" w14:textId="77777777" w:rsidR="0066701B" w:rsidRPr="002A26AE" w:rsidRDefault="0066701B" w:rsidP="00CD3E65">
            <w:pPr>
              <w:rPr>
                <w:rFonts w:ascii="Arial" w:hAnsi="Arial" w:cs="Arial"/>
                <w:color w:val="000000"/>
                <w:sz w:val="20"/>
                <w:szCs w:val="20"/>
              </w:rPr>
            </w:pPr>
          </w:p>
        </w:tc>
        <w:tc>
          <w:tcPr>
            <w:tcW w:w="913" w:type="dxa"/>
            <w:tcBorders>
              <w:top w:val="nil"/>
              <w:left w:val="nil"/>
              <w:bottom w:val="nil"/>
              <w:right w:val="nil"/>
            </w:tcBorders>
            <w:shd w:val="clear" w:color="auto" w:fill="auto"/>
            <w:noWrap/>
            <w:vAlign w:val="bottom"/>
            <w:hideMark/>
          </w:tcPr>
          <w:p w14:paraId="299E9B84" w14:textId="77777777" w:rsidR="0066701B" w:rsidRPr="002A26AE" w:rsidRDefault="0066701B" w:rsidP="00CD3E65">
            <w:pPr>
              <w:rPr>
                <w:rFonts w:ascii="Arial" w:hAnsi="Arial" w:cs="Arial"/>
                <w:color w:val="000000"/>
                <w:sz w:val="20"/>
                <w:szCs w:val="20"/>
              </w:rPr>
            </w:pPr>
          </w:p>
        </w:tc>
        <w:tc>
          <w:tcPr>
            <w:tcW w:w="913" w:type="dxa"/>
            <w:tcBorders>
              <w:top w:val="nil"/>
              <w:left w:val="nil"/>
              <w:bottom w:val="nil"/>
              <w:right w:val="nil"/>
            </w:tcBorders>
            <w:shd w:val="clear" w:color="auto" w:fill="auto"/>
            <w:noWrap/>
            <w:vAlign w:val="bottom"/>
            <w:hideMark/>
          </w:tcPr>
          <w:p w14:paraId="44C0CD20" w14:textId="77777777" w:rsidR="0066701B" w:rsidRPr="002A26AE" w:rsidRDefault="0066701B" w:rsidP="00CD3E65">
            <w:pPr>
              <w:rPr>
                <w:rFonts w:ascii="Arial" w:hAnsi="Arial" w:cs="Arial"/>
                <w:color w:val="000000"/>
                <w:sz w:val="20"/>
                <w:szCs w:val="20"/>
              </w:rPr>
            </w:pPr>
          </w:p>
        </w:tc>
        <w:tc>
          <w:tcPr>
            <w:tcW w:w="913" w:type="dxa"/>
            <w:tcBorders>
              <w:top w:val="nil"/>
              <w:left w:val="nil"/>
              <w:bottom w:val="nil"/>
              <w:right w:val="nil"/>
            </w:tcBorders>
            <w:shd w:val="clear" w:color="auto" w:fill="auto"/>
            <w:noWrap/>
            <w:vAlign w:val="bottom"/>
            <w:hideMark/>
          </w:tcPr>
          <w:p w14:paraId="338A2AFA" w14:textId="77777777" w:rsidR="0066701B" w:rsidRPr="002A26AE" w:rsidRDefault="0066701B" w:rsidP="00CD3E65">
            <w:pPr>
              <w:rPr>
                <w:rFonts w:ascii="Arial" w:hAnsi="Arial" w:cs="Arial"/>
                <w:color w:val="000000"/>
                <w:sz w:val="20"/>
                <w:szCs w:val="20"/>
              </w:rPr>
            </w:pPr>
          </w:p>
        </w:tc>
        <w:tc>
          <w:tcPr>
            <w:tcW w:w="913" w:type="dxa"/>
            <w:tcBorders>
              <w:top w:val="nil"/>
              <w:left w:val="nil"/>
              <w:bottom w:val="nil"/>
              <w:right w:val="nil"/>
            </w:tcBorders>
            <w:shd w:val="clear" w:color="auto" w:fill="auto"/>
            <w:noWrap/>
            <w:vAlign w:val="bottom"/>
            <w:hideMark/>
          </w:tcPr>
          <w:p w14:paraId="569F974E" w14:textId="77777777" w:rsidR="0066701B" w:rsidRPr="002A26AE" w:rsidRDefault="0066701B" w:rsidP="00CD3E65">
            <w:pPr>
              <w:rPr>
                <w:rFonts w:ascii="Arial" w:hAnsi="Arial" w:cs="Arial"/>
                <w:color w:val="000000"/>
                <w:sz w:val="20"/>
                <w:szCs w:val="20"/>
              </w:rPr>
            </w:pPr>
          </w:p>
        </w:tc>
        <w:tc>
          <w:tcPr>
            <w:tcW w:w="915" w:type="dxa"/>
            <w:tcBorders>
              <w:top w:val="nil"/>
              <w:left w:val="nil"/>
              <w:bottom w:val="nil"/>
              <w:right w:val="nil"/>
            </w:tcBorders>
            <w:shd w:val="clear" w:color="auto" w:fill="auto"/>
            <w:noWrap/>
            <w:vAlign w:val="bottom"/>
            <w:hideMark/>
          </w:tcPr>
          <w:p w14:paraId="437C670C" w14:textId="77777777" w:rsidR="0066701B" w:rsidRPr="002A26AE" w:rsidRDefault="0066701B" w:rsidP="00CD3E65">
            <w:pPr>
              <w:rPr>
                <w:rFonts w:ascii="Arial" w:hAnsi="Arial" w:cs="Arial"/>
                <w:color w:val="000000"/>
                <w:sz w:val="20"/>
                <w:szCs w:val="20"/>
              </w:rPr>
            </w:pPr>
          </w:p>
        </w:tc>
      </w:tr>
      <w:tr w:rsidR="0066701B" w:rsidRPr="002A26AE" w14:paraId="0C0B2854" w14:textId="77777777" w:rsidTr="0066701B">
        <w:trPr>
          <w:trHeight w:val="293"/>
          <w:jc w:val="center"/>
        </w:trPr>
        <w:tc>
          <w:tcPr>
            <w:tcW w:w="666" w:type="dxa"/>
            <w:vMerge/>
            <w:tcBorders>
              <w:top w:val="nil"/>
              <w:left w:val="nil"/>
              <w:bottom w:val="nil"/>
              <w:right w:val="nil"/>
            </w:tcBorders>
            <w:vAlign w:val="center"/>
            <w:hideMark/>
          </w:tcPr>
          <w:p w14:paraId="4BA58D79" w14:textId="77777777" w:rsidR="0066701B" w:rsidRPr="002A26AE" w:rsidRDefault="0066701B" w:rsidP="00CD3E65">
            <w:pPr>
              <w:rPr>
                <w:rFonts w:ascii="Arial" w:hAnsi="Arial" w:cs="Arial"/>
                <w:color w:val="000000"/>
                <w:sz w:val="20"/>
                <w:szCs w:val="20"/>
              </w:rPr>
            </w:pPr>
          </w:p>
        </w:tc>
        <w:tc>
          <w:tcPr>
            <w:tcW w:w="798" w:type="dxa"/>
            <w:tcBorders>
              <w:top w:val="nil"/>
              <w:left w:val="nil"/>
              <w:bottom w:val="nil"/>
              <w:right w:val="single" w:sz="4" w:space="0" w:color="auto"/>
            </w:tcBorders>
            <w:shd w:val="clear" w:color="auto" w:fill="auto"/>
            <w:noWrap/>
            <w:vAlign w:val="bottom"/>
            <w:hideMark/>
          </w:tcPr>
          <w:p w14:paraId="2931328D" w14:textId="77777777" w:rsidR="0066701B" w:rsidRPr="002A26AE" w:rsidRDefault="0066701B" w:rsidP="00CD3E65">
            <w:pPr>
              <w:jc w:val="right"/>
              <w:rPr>
                <w:rFonts w:ascii="Arial" w:hAnsi="Arial" w:cs="Arial"/>
                <w:color w:val="000000"/>
                <w:sz w:val="20"/>
                <w:szCs w:val="20"/>
              </w:rPr>
            </w:pPr>
            <w:r w:rsidRPr="002A26AE">
              <w:rPr>
                <w:rFonts w:ascii="Arial" w:hAnsi="Arial" w:cs="Arial"/>
                <w:color w:val="000000"/>
                <w:sz w:val="20"/>
                <w:szCs w:val="20"/>
              </w:rPr>
              <w:t>2-2</w:t>
            </w:r>
          </w:p>
        </w:tc>
        <w:tc>
          <w:tcPr>
            <w:tcW w:w="913" w:type="dxa"/>
            <w:tcBorders>
              <w:top w:val="nil"/>
              <w:left w:val="nil"/>
              <w:bottom w:val="nil"/>
              <w:right w:val="nil"/>
            </w:tcBorders>
            <w:shd w:val="clear" w:color="000000" w:fill="000000"/>
            <w:noWrap/>
            <w:vAlign w:val="bottom"/>
            <w:hideMark/>
          </w:tcPr>
          <w:p w14:paraId="5F6D0BA9" w14:textId="77777777" w:rsidR="0066701B" w:rsidRPr="002A26AE" w:rsidRDefault="0066701B" w:rsidP="00CD3E65">
            <w:pPr>
              <w:rPr>
                <w:rFonts w:ascii="Arial" w:hAnsi="Arial" w:cs="Arial"/>
                <w:color w:val="000000"/>
                <w:sz w:val="20"/>
                <w:szCs w:val="20"/>
              </w:rPr>
            </w:pPr>
          </w:p>
        </w:tc>
        <w:tc>
          <w:tcPr>
            <w:tcW w:w="913" w:type="dxa"/>
            <w:tcBorders>
              <w:top w:val="nil"/>
              <w:left w:val="nil"/>
              <w:bottom w:val="nil"/>
              <w:right w:val="nil"/>
            </w:tcBorders>
            <w:shd w:val="clear" w:color="000000" w:fill="000000"/>
            <w:noWrap/>
            <w:vAlign w:val="bottom"/>
            <w:hideMark/>
          </w:tcPr>
          <w:p w14:paraId="75653453" w14:textId="77777777" w:rsidR="0066701B" w:rsidRPr="002A26AE" w:rsidRDefault="0066701B" w:rsidP="00CD3E65">
            <w:pPr>
              <w:rPr>
                <w:rFonts w:ascii="Arial" w:hAnsi="Arial" w:cs="Arial"/>
                <w:color w:val="000000"/>
                <w:sz w:val="20"/>
                <w:szCs w:val="20"/>
              </w:rPr>
            </w:pPr>
          </w:p>
        </w:tc>
        <w:tc>
          <w:tcPr>
            <w:tcW w:w="913" w:type="dxa"/>
            <w:tcBorders>
              <w:top w:val="nil"/>
              <w:left w:val="nil"/>
              <w:bottom w:val="nil"/>
              <w:right w:val="nil"/>
            </w:tcBorders>
            <w:shd w:val="clear" w:color="000000" w:fill="000000"/>
            <w:noWrap/>
            <w:vAlign w:val="bottom"/>
            <w:hideMark/>
          </w:tcPr>
          <w:p w14:paraId="46953D80" w14:textId="77777777" w:rsidR="0066701B" w:rsidRPr="002A26AE" w:rsidRDefault="0066701B" w:rsidP="00CD3E65">
            <w:pPr>
              <w:rPr>
                <w:rFonts w:ascii="Arial" w:hAnsi="Arial" w:cs="Arial"/>
                <w:color w:val="000000"/>
                <w:sz w:val="20"/>
                <w:szCs w:val="20"/>
              </w:rPr>
            </w:pPr>
          </w:p>
        </w:tc>
        <w:tc>
          <w:tcPr>
            <w:tcW w:w="913" w:type="dxa"/>
            <w:tcBorders>
              <w:top w:val="nil"/>
              <w:left w:val="nil"/>
              <w:bottom w:val="nil"/>
              <w:right w:val="nil"/>
            </w:tcBorders>
            <w:shd w:val="clear" w:color="auto" w:fill="auto"/>
            <w:noWrap/>
            <w:vAlign w:val="bottom"/>
            <w:hideMark/>
          </w:tcPr>
          <w:p w14:paraId="6665402C" w14:textId="77777777" w:rsidR="0066701B" w:rsidRPr="002A26AE" w:rsidRDefault="0066701B" w:rsidP="00CD3E65">
            <w:pPr>
              <w:rPr>
                <w:rFonts w:ascii="Arial" w:hAnsi="Arial" w:cs="Arial"/>
                <w:color w:val="000000"/>
                <w:sz w:val="20"/>
                <w:szCs w:val="20"/>
              </w:rPr>
            </w:pPr>
            <w:r w:rsidRPr="002A26AE">
              <w:rPr>
                <w:rFonts w:ascii="Arial" w:hAnsi="Arial" w:cs="Arial"/>
                <w:color w:val="000000"/>
                <w:sz w:val="20"/>
                <w:szCs w:val="20"/>
              </w:rPr>
              <w:t>X</w:t>
            </w:r>
          </w:p>
        </w:tc>
        <w:tc>
          <w:tcPr>
            <w:tcW w:w="913" w:type="dxa"/>
            <w:tcBorders>
              <w:top w:val="nil"/>
              <w:left w:val="nil"/>
              <w:bottom w:val="nil"/>
              <w:right w:val="nil"/>
            </w:tcBorders>
            <w:shd w:val="clear" w:color="auto" w:fill="auto"/>
            <w:noWrap/>
            <w:vAlign w:val="bottom"/>
            <w:hideMark/>
          </w:tcPr>
          <w:p w14:paraId="555BCEAB" w14:textId="77777777" w:rsidR="0066701B" w:rsidRPr="002A26AE" w:rsidRDefault="0066701B" w:rsidP="00CD3E65">
            <w:pPr>
              <w:rPr>
                <w:rFonts w:ascii="Arial" w:hAnsi="Arial" w:cs="Arial"/>
                <w:color w:val="000000"/>
                <w:sz w:val="20"/>
                <w:szCs w:val="20"/>
              </w:rPr>
            </w:pPr>
            <w:r w:rsidRPr="002A26AE">
              <w:rPr>
                <w:rFonts w:ascii="Arial" w:hAnsi="Arial" w:cs="Arial"/>
                <w:color w:val="000000"/>
                <w:sz w:val="20"/>
                <w:szCs w:val="20"/>
              </w:rPr>
              <w:t>X*</w:t>
            </w:r>
          </w:p>
        </w:tc>
        <w:tc>
          <w:tcPr>
            <w:tcW w:w="913" w:type="dxa"/>
            <w:tcBorders>
              <w:top w:val="nil"/>
              <w:left w:val="nil"/>
              <w:bottom w:val="nil"/>
              <w:right w:val="nil"/>
            </w:tcBorders>
            <w:shd w:val="clear" w:color="auto" w:fill="auto"/>
            <w:noWrap/>
            <w:vAlign w:val="bottom"/>
            <w:hideMark/>
          </w:tcPr>
          <w:p w14:paraId="3E146B89" w14:textId="77777777" w:rsidR="0066701B" w:rsidRPr="002A26AE" w:rsidRDefault="0066701B" w:rsidP="00CD3E65">
            <w:pPr>
              <w:rPr>
                <w:rFonts w:ascii="Arial" w:hAnsi="Arial" w:cs="Arial"/>
                <w:color w:val="000000"/>
                <w:sz w:val="20"/>
                <w:szCs w:val="20"/>
              </w:rPr>
            </w:pPr>
          </w:p>
        </w:tc>
        <w:tc>
          <w:tcPr>
            <w:tcW w:w="913" w:type="dxa"/>
            <w:tcBorders>
              <w:top w:val="nil"/>
              <w:left w:val="nil"/>
              <w:bottom w:val="nil"/>
              <w:right w:val="nil"/>
            </w:tcBorders>
            <w:shd w:val="clear" w:color="auto" w:fill="auto"/>
            <w:noWrap/>
            <w:vAlign w:val="bottom"/>
            <w:hideMark/>
          </w:tcPr>
          <w:p w14:paraId="306E3273" w14:textId="77777777" w:rsidR="0066701B" w:rsidRPr="002A26AE" w:rsidRDefault="0066701B" w:rsidP="00CD3E65">
            <w:pPr>
              <w:rPr>
                <w:rFonts w:ascii="Arial" w:hAnsi="Arial" w:cs="Arial"/>
                <w:color w:val="000000"/>
                <w:sz w:val="20"/>
                <w:szCs w:val="20"/>
              </w:rPr>
            </w:pPr>
          </w:p>
        </w:tc>
        <w:tc>
          <w:tcPr>
            <w:tcW w:w="913" w:type="dxa"/>
            <w:tcBorders>
              <w:top w:val="nil"/>
              <w:left w:val="nil"/>
              <w:bottom w:val="nil"/>
              <w:right w:val="nil"/>
            </w:tcBorders>
            <w:shd w:val="clear" w:color="auto" w:fill="auto"/>
            <w:noWrap/>
            <w:vAlign w:val="bottom"/>
            <w:hideMark/>
          </w:tcPr>
          <w:p w14:paraId="0E922ACA" w14:textId="77777777" w:rsidR="0066701B" w:rsidRPr="002A26AE" w:rsidRDefault="0066701B" w:rsidP="00CD3E65">
            <w:pPr>
              <w:rPr>
                <w:rFonts w:ascii="Arial" w:hAnsi="Arial" w:cs="Arial"/>
                <w:color w:val="000000"/>
                <w:sz w:val="20"/>
                <w:szCs w:val="20"/>
              </w:rPr>
            </w:pPr>
          </w:p>
        </w:tc>
        <w:tc>
          <w:tcPr>
            <w:tcW w:w="915" w:type="dxa"/>
            <w:tcBorders>
              <w:top w:val="nil"/>
              <w:left w:val="nil"/>
              <w:bottom w:val="nil"/>
              <w:right w:val="nil"/>
            </w:tcBorders>
            <w:shd w:val="clear" w:color="auto" w:fill="auto"/>
            <w:noWrap/>
            <w:vAlign w:val="bottom"/>
            <w:hideMark/>
          </w:tcPr>
          <w:p w14:paraId="18804607" w14:textId="77777777" w:rsidR="0066701B" w:rsidRPr="002A26AE" w:rsidRDefault="0066701B" w:rsidP="00CD3E65">
            <w:pPr>
              <w:rPr>
                <w:rFonts w:ascii="Arial" w:hAnsi="Arial" w:cs="Arial"/>
                <w:color w:val="000000"/>
                <w:sz w:val="20"/>
                <w:szCs w:val="20"/>
              </w:rPr>
            </w:pPr>
          </w:p>
        </w:tc>
      </w:tr>
      <w:tr w:rsidR="0066701B" w:rsidRPr="002A26AE" w14:paraId="141EB835" w14:textId="77777777" w:rsidTr="0066701B">
        <w:trPr>
          <w:trHeight w:val="293"/>
          <w:jc w:val="center"/>
        </w:trPr>
        <w:tc>
          <w:tcPr>
            <w:tcW w:w="666" w:type="dxa"/>
            <w:vMerge/>
            <w:tcBorders>
              <w:top w:val="nil"/>
              <w:left w:val="nil"/>
              <w:bottom w:val="nil"/>
              <w:right w:val="nil"/>
            </w:tcBorders>
            <w:vAlign w:val="center"/>
            <w:hideMark/>
          </w:tcPr>
          <w:p w14:paraId="2316D152" w14:textId="77777777" w:rsidR="0066701B" w:rsidRPr="002A26AE" w:rsidRDefault="0066701B" w:rsidP="00CD3E65">
            <w:pPr>
              <w:rPr>
                <w:rFonts w:ascii="Arial" w:hAnsi="Arial" w:cs="Arial"/>
                <w:color w:val="000000"/>
                <w:sz w:val="20"/>
                <w:szCs w:val="20"/>
              </w:rPr>
            </w:pPr>
          </w:p>
        </w:tc>
        <w:tc>
          <w:tcPr>
            <w:tcW w:w="798" w:type="dxa"/>
            <w:tcBorders>
              <w:top w:val="nil"/>
              <w:left w:val="nil"/>
              <w:bottom w:val="nil"/>
              <w:right w:val="single" w:sz="4" w:space="0" w:color="auto"/>
            </w:tcBorders>
            <w:shd w:val="clear" w:color="auto" w:fill="auto"/>
            <w:noWrap/>
            <w:vAlign w:val="bottom"/>
            <w:hideMark/>
          </w:tcPr>
          <w:p w14:paraId="3D68F01C" w14:textId="77777777" w:rsidR="0066701B" w:rsidRPr="002A26AE" w:rsidRDefault="0066701B" w:rsidP="00CD3E65">
            <w:pPr>
              <w:jc w:val="right"/>
              <w:rPr>
                <w:rFonts w:ascii="Arial" w:hAnsi="Arial" w:cs="Arial"/>
                <w:color w:val="000000"/>
                <w:sz w:val="20"/>
                <w:szCs w:val="20"/>
              </w:rPr>
            </w:pPr>
            <w:r w:rsidRPr="002A26AE">
              <w:rPr>
                <w:rFonts w:ascii="Arial" w:hAnsi="Arial" w:cs="Arial"/>
                <w:color w:val="000000"/>
                <w:sz w:val="20"/>
                <w:szCs w:val="20"/>
              </w:rPr>
              <w:t>4-1</w:t>
            </w:r>
          </w:p>
        </w:tc>
        <w:tc>
          <w:tcPr>
            <w:tcW w:w="913" w:type="dxa"/>
            <w:tcBorders>
              <w:top w:val="nil"/>
              <w:left w:val="nil"/>
              <w:bottom w:val="nil"/>
              <w:right w:val="nil"/>
            </w:tcBorders>
            <w:shd w:val="clear" w:color="auto" w:fill="auto"/>
            <w:noWrap/>
            <w:vAlign w:val="bottom"/>
            <w:hideMark/>
          </w:tcPr>
          <w:p w14:paraId="7DD03A49" w14:textId="77777777" w:rsidR="0066701B" w:rsidRPr="002A26AE" w:rsidRDefault="0066701B" w:rsidP="00CD3E65">
            <w:pPr>
              <w:rPr>
                <w:rFonts w:ascii="Arial" w:hAnsi="Arial" w:cs="Arial"/>
                <w:color w:val="000000"/>
                <w:sz w:val="20"/>
                <w:szCs w:val="20"/>
              </w:rPr>
            </w:pPr>
            <w:r w:rsidRPr="002A26AE">
              <w:rPr>
                <w:rFonts w:ascii="Arial" w:hAnsi="Arial" w:cs="Arial"/>
                <w:color w:val="000000"/>
                <w:sz w:val="20"/>
                <w:szCs w:val="20"/>
              </w:rPr>
              <w:t>X</w:t>
            </w:r>
          </w:p>
        </w:tc>
        <w:tc>
          <w:tcPr>
            <w:tcW w:w="913" w:type="dxa"/>
            <w:tcBorders>
              <w:top w:val="nil"/>
              <w:left w:val="nil"/>
              <w:bottom w:val="nil"/>
              <w:right w:val="nil"/>
            </w:tcBorders>
            <w:shd w:val="clear" w:color="000000" w:fill="BFBFBF"/>
            <w:noWrap/>
            <w:vAlign w:val="bottom"/>
            <w:hideMark/>
          </w:tcPr>
          <w:p w14:paraId="3858F3BD" w14:textId="77777777" w:rsidR="0066701B" w:rsidRPr="002A26AE" w:rsidRDefault="0066701B" w:rsidP="00CD3E65">
            <w:pPr>
              <w:rPr>
                <w:rFonts w:ascii="Arial" w:hAnsi="Arial" w:cs="Arial"/>
                <w:color w:val="000000"/>
                <w:sz w:val="20"/>
                <w:szCs w:val="20"/>
              </w:rPr>
            </w:pPr>
          </w:p>
        </w:tc>
        <w:tc>
          <w:tcPr>
            <w:tcW w:w="913" w:type="dxa"/>
            <w:tcBorders>
              <w:top w:val="nil"/>
              <w:left w:val="nil"/>
              <w:bottom w:val="nil"/>
              <w:right w:val="nil"/>
            </w:tcBorders>
            <w:shd w:val="clear" w:color="auto" w:fill="auto"/>
            <w:noWrap/>
            <w:vAlign w:val="bottom"/>
            <w:hideMark/>
          </w:tcPr>
          <w:p w14:paraId="478B5ED2" w14:textId="77777777" w:rsidR="0066701B" w:rsidRPr="002A26AE" w:rsidRDefault="0066701B" w:rsidP="00CD3E65">
            <w:pPr>
              <w:rPr>
                <w:rFonts w:ascii="Arial" w:hAnsi="Arial" w:cs="Arial"/>
                <w:color w:val="000000"/>
                <w:sz w:val="20"/>
                <w:szCs w:val="20"/>
              </w:rPr>
            </w:pPr>
            <w:r w:rsidRPr="002A26AE">
              <w:rPr>
                <w:rFonts w:ascii="Arial" w:hAnsi="Arial" w:cs="Arial"/>
                <w:color w:val="000000"/>
                <w:sz w:val="20"/>
                <w:szCs w:val="20"/>
              </w:rPr>
              <w:t>X</w:t>
            </w:r>
          </w:p>
        </w:tc>
        <w:tc>
          <w:tcPr>
            <w:tcW w:w="913" w:type="dxa"/>
            <w:tcBorders>
              <w:top w:val="nil"/>
              <w:left w:val="nil"/>
              <w:bottom w:val="nil"/>
              <w:right w:val="nil"/>
            </w:tcBorders>
            <w:shd w:val="clear" w:color="000000" w:fill="BFBFBF"/>
            <w:noWrap/>
            <w:vAlign w:val="bottom"/>
            <w:hideMark/>
          </w:tcPr>
          <w:p w14:paraId="48C16ADE" w14:textId="77777777" w:rsidR="0066701B" w:rsidRPr="002A26AE" w:rsidRDefault="0066701B" w:rsidP="00CD3E65">
            <w:pPr>
              <w:rPr>
                <w:rFonts w:ascii="Arial" w:hAnsi="Arial" w:cs="Arial"/>
                <w:color w:val="000000"/>
                <w:sz w:val="20"/>
                <w:szCs w:val="20"/>
              </w:rPr>
            </w:pPr>
          </w:p>
        </w:tc>
        <w:tc>
          <w:tcPr>
            <w:tcW w:w="913" w:type="dxa"/>
            <w:tcBorders>
              <w:top w:val="nil"/>
              <w:left w:val="nil"/>
              <w:bottom w:val="nil"/>
              <w:right w:val="nil"/>
            </w:tcBorders>
            <w:shd w:val="clear" w:color="000000" w:fill="BFBFBF"/>
            <w:noWrap/>
            <w:vAlign w:val="bottom"/>
            <w:hideMark/>
          </w:tcPr>
          <w:p w14:paraId="3F2D928D" w14:textId="77777777" w:rsidR="0066701B" w:rsidRPr="002A26AE" w:rsidRDefault="0066701B" w:rsidP="00CD3E65">
            <w:pPr>
              <w:rPr>
                <w:rFonts w:ascii="Arial" w:hAnsi="Arial" w:cs="Arial"/>
                <w:color w:val="000000"/>
                <w:sz w:val="20"/>
                <w:szCs w:val="20"/>
              </w:rPr>
            </w:pPr>
          </w:p>
        </w:tc>
        <w:tc>
          <w:tcPr>
            <w:tcW w:w="913" w:type="dxa"/>
            <w:tcBorders>
              <w:top w:val="nil"/>
              <w:left w:val="nil"/>
              <w:bottom w:val="nil"/>
              <w:right w:val="nil"/>
            </w:tcBorders>
            <w:shd w:val="clear" w:color="auto" w:fill="auto"/>
            <w:noWrap/>
            <w:vAlign w:val="bottom"/>
            <w:hideMark/>
          </w:tcPr>
          <w:p w14:paraId="525C0523" w14:textId="77777777" w:rsidR="0066701B" w:rsidRPr="002A26AE" w:rsidRDefault="0066701B" w:rsidP="00CD3E65">
            <w:pPr>
              <w:rPr>
                <w:rFonts w:ascii="Arial" w:hAnsi="Arial" w:cs="Arial"/>
                <w:color w:val="000000"/>
                <w:sz w:val="20"/>
                <w:szCs w:val="20"/>
              </w:rPr>
            </w:pPr>
            <w:r w:rsidRPr="002A26AE">
              <w:rPr>
                <w:rFonts w:ascii="Arial" w:hAnsi="Arial" w:cs="Arial"/>
                <w:color w:val="000000"/>
                <w:sz w:val="20"/>
                <w:szCs w:val="20"/>
              </w:rPr>
              <w:t>X</w:t>
            </w:r>
          </w:p>
        </w:tc>
        <w:tc>
          <w:tcPr>
            <w:tcW w:w="913" w:type="dxa"/>
            <w:tcBorders>
              <w:top w:val="nil"/>
              <w:left w:val="nil"/>
              <w:bottom w:val="nil"/>
              <w:right w:val="nil"/>
            </w:tcBorders>
            <w:shd w:val="clear" w:color="auto" w:fill="auto"/>
            <w:noWrap/>
            <w:vAlign w:val="bottom"/>
            <w:hideMark/>
          </w:tcPr>
          <w:p w14:paraId="2F3DE85B" w14:textId="77777777" w:rsidR="0066701B" w:rsidRPr="002A26AE" w:rsidRDefault="0066701B" w:rsidP="00CD3E65">
            <w:pPr>
              <w:rPr>
                <w:rFonts w:ascii="Arial" w:hAnsi="Arial" w:cs="Arial"/>
                <w:color w:val="000000"/>
                <w:sz w:val="20"/>
                <w:szCs w:val="20"/>
              </w:rPr>
            </w:pPr>
            <w:r w:rsidRPr="002A26AE">
              <w:rPr>
                <w:rFonts w:ascii="Arial" w:hAnsi="Arial" w:cs="Arial"/>
                <w:color w:val="000000"/>
                <w:sz w:val="20"/>
                <w:szCs w:val="20"/>
              </w:rPr>
              <w:t>X*</w:t>
            </w:r>
          </w:p>
        </w:tc>
        <w:tc>
          <w:tcPr>
            <w:tcW w:w="913" w:type="dxa"/>
            <w:tcBorders>
              <w:top w:val="nil"/>
              <w:left w:val="nil"/>
              <w:bottom w:val="nil"/>
              <w:right w:val="nil"/>
            </w:tcBorders>
            <w:shd w:val="clear" w:color="auto" w:fill="auto"/>
            <w:noWrap/>
            <w:vAlign w:val="bottom"/>
            <w:hideMark/>
          </w:tcPr>
          <w:p w14:paraId="7507C053" w14:textId="77777777" w:rsidR="0066701B" w:rsidRPr="002A26AE" w:rsidRDefault="0066701B" w:rsidP="00CD3E65">
            <w:pPr>
              <w:rPr>
                <w:rFonts w:ascii="Arial" w:hAnsi="Arial" w:cs="Arial"/>
                <w:color w:val="000000"/>
                <w:sz w:val="20"/>
                <w:szCs w:val="20"/>
              </w:rPr>
            </w:pPr>
          </w:p>
        </w:tc>
        <w:tc>
          <w:tcPr>
            <w:tcW w:w="915" w:type="dxa"/>
            <w:tcBorders>
              <w:top w:val="nil"/>
              <w:left w:val="nil"/>
              <w:bottom w:val="nil"/>
              <w:right w:val="nil"/>
            </w:tcBorders>
            <w:shd w:val="clear" w:color="auto" w:fill="auto"/>
            <w:noWrap/>
            <w:vAlign w:val="bottom"/>
            <w:hideMark/>
          </w:tcPr>
          <w:p w14:paraId="456A251E" w14:textId="77777777" w:rsidR="0066701B" w:rsidRPr="002A26AE" w:rsidRDefault="0066701B" w:rsidP="00CD3E65">
            <w:pPr>
              <w:rPr>
                <w:rFonts w:ascii="Arial" w:hAnsi="Arial" w:cs="Arial"/>
                <w:color w:val="000000"/>
                <w:sz w:val="20"/>
                <w:szCs w:val="20"/>
              </w:rPr>
            </w:pPr>
          </w:p>
        </w:tc>
      </w:tr>
      <w:tr w:rsidR="0066701B" w:rsidRPr="002A26AE" w14:paraId="32C526DC" w14:textId="77777777" w:rsidTr="0066701B">
        <w:trPr>
          <w:trHeight w:val="293"/>
          <w:jc w:val="center"/>
        </w:trPr>
        <w:tc>
          <w:tcPr>
            <w:tcW w:w="666" w:type="dxa"/>
            <w:vMerge/>
            <w:tcBorders>
              <w:top w:val="nil"/>
              <w:left w:val="nil"/>
              <w:bottom w:val="nil"/>
              <w:right w:val="nil"/>
            </w:tcBorders>
            <w:vAlign w:val="center"/>
            <w:hideMark/>
          </w:tcPr>
          <w:p w14:paraId="798D8797" w14:textId="77777777" w:rsidR="0066701B" w:rsidRPr="002A26AE" w:rsidRDefault="0066701B" w:rsidP="00CD3E65">
            <w:pPr>
              <w:rPr>
                <w:rFonts w:ascii="Arial" w:hAnsi="Arial" w:cs="Arial"/>
                <w:color w:val="000000"/>
                <w:sz w:val="20"/>
                <w:szCs w:val="20"/>
              </w:rPr>
            </w:pPr>
          </w:p>
        </w:tc>
        <w:tc>
          <w:tcPr>
            <w:tcW w:w="798" w:type="dxa"/>
            <w:tcBorders>
              <w:top w:val="nil"/>
              <w:left w:val="nil"/>
              <w:bottom w:val="nil"/>
              <w:right w:val="single" w:sz="4" w:space="0" w:color="auto"/>
            </w:tcBorders>
            <w:shd w:val="clear" w:color="auto" w:fill="auto"/>
            <w:noWrap/>
            <w:vAlign w:val="bottom"/>
            <w:hideMark/>
          </w:tcPr>
          <w:p w14:paraId="4597B0DA" w14:textId="77777777" w:rsidR="0066701B" w:rsidRPr="002A26AE" w:rsidRDefault="0066701B" w:rsidP="00CD3E65">
            <w:pPr>
              <w:jc w:val="right"/>
              <w:rPr>
                <w:rFonts w:ascii="Arial" w:hAnsi="Arial" w:cs="Arial"/>
                <w:color w:val="000000"/>
                <w:sz w:val="20"/>
                <w:szCs w:val="20"/>
              </w:rPr>
            </w:pPr>
            <w:r w:rsidRPr="002A26AE">
              <w:rPr>
                <w:rFonts w:ascii="Arial" w:hAnsi="Arial" w:cs="Arial"/>
                <w:color w:val="000000"/>
                <w:sz w:val="20"/>
                <w:szCs w:val="20"/>
              </w:rPr>
              <w:t>32-1</w:t>
            </w:r>
          </w:p>
        </w:tc>
        <w:tc>
          <w:tcPr>
            <w:tcW w:w="913" w:type="dxa"/>
            <w:tcBorders>
              <w:top w:val="nil"/>
              <w:left w:val="nil"/>
              <w:bottom w:val="nil"/>
              <w:right w:val="nil"/>
            </w:tcBorders>
            <w:shd w:val="clear" w:color="auto" w:fill="auto"/>
            <w:noWrap/>
            <w:vAlign w:val="bottom"/>
            <w:hideMark/>
          </w:tcPr>
          <w:p w14:paraId="676884EB" w14:textId="77777777" w:rsidR="0066701B" w:rsidRPr="002A26AE" w:rsidRDefault="0066701B" w:rsidP="00CD3E65">
            <w:pPr>
              <w:rPr>
                <w:rFonts w:ascii="Arial" w:hAnsi="Arial" w:cs="Arial"/>
                <w:color w:val="000000"/>
                <w:sz w:val="20"/>
                <w:szCs w:val="20"/>
              </w:rPr>
            </w:pPr>
            <w:r w:rsidRPr="002A26AE">
              <w:rPr>
                <w:rFonts w:ascii="Arial" w:hAnsi="Arial" w:cs="Arial"/>
                <w:color w:val="000000"/>
                <w:sz w:val="20"/>
                <w:szCs w:val="20"/>
              </w:rPr>
              <w:t>X</w:t>
            </w:r>
          </w:p>
        </w:tc>
        <w:tc>
          <w:tcPr>
            <w:tcW w:w="913" w:type="dxa"/>
            <w:tcBorders>
              <w:top w:val="nil"/>
              <w:left w:val="nil"/>
              <w:bottom w:val="nil"/>
              <w:right w:val="nil"/>
            </w:tcBorders>
            <w:shd w:val="clear" w:color="auto" w:fill="auto"/>
            <w:noWrap/>
            <w:vAlign w:val="bottom"/>
            <w:hideMark/>
          </w:tcPr>
          <w:p w14:paraId="2FC01087" w14:textId="77777777" w:rsidR="0066701B" w:rsidRPr="002A26AE" w:rsidRDefault="0066701B" w:rsidP="00CD3E65">
            <w:pPr>
              <w:rPr>
                <w:rFonts w:ascii="Arial" w:hAnsi="Arial" w:cs="Arial"/>
                <w:color w:val="000000"/>
                <w:sz w:val="20"/>
                <w:szCs w:val="20"/>
              </w:rPr>
            </w:pPr>
            <w:r w:rsidRPr="002A26AE">
              <w:rPr>
                <w:rFonts w:ascii="Arial" w:hAnsi="Arial" w:cs="Arial"/>
                <w:color w:val="000000"/>
                <w:sz w:val="20"/>
                <w:szCs w:val="20"/>
              </w:rPr>
              <w:t>X*</w:t>
            </w:r>
          </w:p>
        </w:tc>
        <w:tc>
          <w:tcPr>
            <w:tcW w:w="913" w:type="dxa"/>
            <w:tcBorders>
              <w:top w:val="nil"/>
              <w:left w:val="nil"/>
              <w:bottom w:val="nil"/>
              <w:right w:val="nil"/>
            </w:tcBorders>
            <w:shd w:val="clear" w:color="auto" w:fill="auto"/>
            <w:noWrap/>
            <w:vAlign w:val="bottom"/>
            <w:hideMark/>
          </w:tcPr>
          <w:p w14:paraId="7646C6C2" w14:textId="77777777" w:rsidR="0066701B" w:rsidRPr="002A26AE" w:rsidRDefault="0066701B" w:rsidP="00CD3E65">
            <w:pPr>
              <w:rPr>
                <w:rFonts w:ascii="Arial" w:hAnsi="Arial" w:cs="Arial"/>
                <w:color w:val="000000"/>
                <w:sz w:val="20"/>
                <w:szCs w:val="20"/>
              </w:rPr>
            </w:pPr>
          </w:p>
        </w:tc>
        <w:tc>
          <w:tcPr>
            <w:tcW w:w="913" w:type="dxa"/>
            <w:tcBorders>
              <w:top w:val="nil"/>
              <w:left w:val="nil"/>
              <w:bottom w:val="nil"/>
              <w:right w:val="nil"/>
            </w:tcBorders>
            <w:shd w:val="clear" w:color="auto" w:fill="auto"/>
            <w:noWrap/>
            <w:vAlign w:val="bottom"/>
            <w:hideMark/>
          </w:tcPr>
          <w:p w14:paraId="1443F7C4" w14:textId="77777777" w:rsidR="0066701B" w:rsidRPr="002A26AE" w:rsidRDefault="0066701B" w:rsidP="00CD3E65">
            <w:pPr>
              <w:rPr>
                <w:rFonts w:ascii="Arial" w:hAnsi="Arial" w:cs="Arial"/>
                <w:color w:val="000000"/>
                <w:sz w:val="20"/>
                <w:szCs w:val="20"/>
              </w:rPr>
            </w:pPr>
          </w:p>
        </w:tc>
        <w:tc>
          <w:tcPr>
            <w:tcW w:w="913" w:type="dxa"/>
            <w:tcBorders>
              <w:top w:val="nil"/>
              <w:left w:val="nil"/>
              <w:bottom w:val="nil"/>
              <w:right w:val="nil"/>
            </w:tcBorders>
            <w:shd w:val="clear" w:color="auto" w:fill="auto"/>
            <w:noWrap/>
            <w:vAlign w:val="bottom"/>
            <w:hideMark/>
          </w:tcPr>
          <w:p w14:paraId="0E84D447" w14:textId="77777777" w:rsidR="0066701B" w:rsidRPr="002A26AE" w:rsidRDefault="0066701B" w:rsidP="00CD3E65">
            <w:pPr>
              <w:rPr>
                <w:rFonts w:ascii="Arial" w:hAnsi="Arial" w:cs="Arial"/>
                <w:color w:val="000000"/>
                <w:sz w:val="20"/>
                <w:szCs w:val="20"/>
              </w:rPr>
            </w:pPr>
          </w:p>
        </w:tc>
        <w:tc>
          <w:tcPr>
            <w:tcW w:w="913" w:type="dxa"/>
            <w:tcBorders>
              <w:top w:val="nil"/>
              <w:left w:val="nil"/>
              <w:bottom w:val="nil"/>
              <w:right w:val="nil"/>
            </w:tcBorders>
            <w:shd w:val="clear" w:color="auto" w:fill="auto"/>
            <w:noWrap/>
            <w:vAlign w:val="bottom"/>
            <w:hideMark/>
          </w:tcPr>
          <w:p w14:paraId="18D05281" w14:textId="77777777" w:rsidR="0066701B" w:rsidRPr="002A26AE" w:rsidRDefault="0066701B" w:rsidP="00CD3E65">
            <w:pPr>
              <w:rPr>
                <w:rFonts w:ascii="Arial" w:hAnsi="Arial" w:cs="Arial"/>
                <w:color w:val="000000"/>
                <w:sz w:val="20"/>
                <w:szCs w:val="20"/>
              </w:rPr>
            </w:pPr>
          </w:p>
        </w:tc>
        <w:tc>
          <w:tcPr>
            <w:tcW w:w="913" w:type="dxa"/>
            <w:tcBorders>
              <w:top w:val="nil"/>
              <w:left w:val="nil"/>
              <w:bottom w:val="nil"/>
              <w:right w:val="nil"/>
            </w:tcBorders>
            <w:shd w:val="clear" w:color="auto" w:fill="auto"/>
            <w:noWrap/>
            <w:vAlign w:val="bottom"/>
            <w:hideMark/>
          </w:tcPr>
          <w:p w14:paraId="0AF9E6DF" w14:textId="77777777" w:rsidR="0066701B" w:rsidRPr="002A26AE" w:rsidRDefault="0066701B" w:rsidP="00CD3E65">
            <w:pPr>
              <w:rPr>
                <w:rFonts w:ascii="Arial" w:hAnsi="Arial" w:cs="Arial"/>
                <w:color w:val="000000"/>
                <w:sz w:val="20"/>
                <w:szCs w:val="20"/>
              </w:rPr>
            </w:pPr>
          </w:p>
        </w:tc>
        <w:tc>
          <w:tcPr>
            <w:tcW w:w="913" w:type="dxa"/>
            <w:tcBorders>
              <w:top w:val="nil"/>
              <w:left w:val="nil"/>
              <w:bottom w:val="nil"/>
              <w:right w:val="nil"/>
            </w:tcBorders>
            <w:shd w:val="clear" w:color="auto" w:fill="auto"/>
            <w:noWrap/>
            <w:vAlign w:val="bottom"/>
            <w:hideMark/>
          </w:tcPr>
          <w:p w14:paraId="301AC1D8" w14:textId="77777777" w:rsidR="0066701B" w:rsidRPr="002A26AE" w:rsidRDefault="0066701B" w:rsidP="00CD3E65">
            <w:pPr>
              <w:rPr>
                <w:rFonts w:ascii="Arial" w:hAnsi="Arial" w:cs="Arial"/>
                <w:color w:val="000000"/>
                <w:sz w:val="20"/>
                <w:szCs w:val="20"/>
              </w:rPr>
            </w:pPr>
          </w:p>
        </w:tc>
        <w:tc>
          <w:tcPr>
            <w:tcW w:w="915" w:type="dxa"/>
            <w:tcBorders>
              <w:top w:val="nil"/>
              <w:left w:val="nil"/>
              <w:bottom w:val="nil"/>
              <w:right w:val="nil"/>
            </w:tcBorders>
            <w:shd w:val="clear" w:color="auto" w:fill="auto"/>
            <w:noWrap/>
            <w:vAlign w:val="bottom"/>
            <w:hideMark/>
          </w:tcPr>
          <w:p w14:paraId="0D8B443A" w14:textId="77777777" w:rsidR="0066701B" w:rsidRPr="002A26AE" w:rsidRDefault="0066701B" w:rsidP="00CD3E65">
            <w:pPr>
              <w:rPr>
                <w:rFonts w:ascii="Arial" w:hAnsi="Arial" w:cs="Arial"/>
                <w:color w:val="000000"/>
                <w:sz w:val="20"/>
                <w:szCs w:val="20"/>
              </w:rPr>
            </w:pPr>
          </w:p>
        </w:tc>
      </w:tr>
      <w:tr w:rsidR="0066701B" w:rsidRPr="002A26AE" w14:paraId="3AFE3524" w14:textId="77777777" w:rsidTr="0066701B">
        <w:trPr>
          <w:trHeight w:val="293"/>
          <w:jc w:val="center"/>
        </w:trPr>
        <w:tc>
          <w:tcPr>
            <w:tcW w:w="666" w:type="dxa"/>
            <w:vMerge/>
            <w:tcBorders>
              <w:top w:val="nil"/>
              <w:left w:val="nil"/>
              <w:bottom w:val="nil"/>
              <w:right w:val="nil"/>
            </w:tcBorders>
            <w:vAlign w:val="center"/>
            <w:hideMark/>
          </w:tcPr>
          <w:p w14:paraId="50708BD4" w14:textId="77777777" w:rsidR="0066701B" w:rsidRPr="002A26AE" w:rsidRDefault="0066701B" w:rsidP="00CD3E65">
            <w:pPr>
              <w:rPr>
                <w:rFonts w:ascii="Arial" w:hAnsi="Arial" w:cs="Arial"/>
                <w:color w:val="000000"/>
                <w:sz w:val="20"/>
                <w:szCs w:val="20"/>
              </w:rPr>
            </w:pPr>
          </w:p>
        </w:tc>
        <w:tc>
          <w:tcPr>
            <w:tcW w:w="798" w:type="dxa"/>
            <w:tcBorders>
              <w:top w:val="nil"/>
              <w:left w:val="nil"/>
              <w:bottom w:val="nil"/>
              <w:right w:val="single" w:sz="4" w:space="0" w:color="auto"/>
            </w:tcBorders>
            <w:shd w:val="clear" w:color="auto" w:fill="auto"/>
            <w:noWrap/>
            <w:vAlign w:val="bottom"/>
            <w:hideMark/>
          </w:tcPr>
          <w:p w14:paraId="08B12FEB" w14:textId="77777777" w:rsidR="0066701B" w:rsidRPr="002A26AE" w:rsidRDefault="0066701B" w:rsidP="00CD3E65">
            <w:pPr>
              <w:jc w:val="right"/>
              <w:rPr>
                <w:rFonts w:ascii="Arial" w:hAnsi="Arial" w:cs="Arial"/>
                <w:color w:val="000000"/>
                <w:sz w:val="20"/>
                <w:szCs w:val="20"/>
              </w:rPr>
            </w:pPr>
            <w:r w:rsidRPr="002A26AE">
              <w:rPr>
                <w:rFonts w:ascii="Arial" w:hAnsi="Arial" w:cs="Arial"/>
                <w:color w:val="000000"/>
                <w:sz w:val="20"/>
                <w:szCs w:val="20"/>
              </w:rPr>
              <w:t>32-2</w:t>
            </w:r>
          </w:p>
        </w:tc>
        <w:tc>
          <w:tcPr>
            <w:tcW w:w="913" w:type="dxa"/>
            <w:tcBorders>
              <w:top w:val="nil"/>
              <w:left w:val="nil"/>
              <w:bottom w:val="nil"/>
              <w:right w:val="nil"/>
            </w:tcBorders>
            <w:shd w:val="clear" w:color="000000" w:fill="000000"/>
            <w:noWrap/>
            <w:vAlign w:val="bottom"/>
            <w:hideMark/>
          </w:tcPr>
          <w:p w14:paraId="1087ED11" w14:textId="77777777" w:rsidR="0066701B" w:rsidRPr="002A26AE" w:rsidRDefault="0066701B" w:rsidP="00CD3E65">
            <w:pPr>
              <w:rPr>
                <w:rFonts w:ascii="Arial" w:hAnsi="Arial" w:cs="Arial"/>
                <w:color w:val="000000"/>
                <w:sz w:val="20"/>
                <w:szCs w:val="20"/>
              </w:rPr>
            </w:pPr>
          </w:p>
        </w:tc>
        <w:tc>
          <w:tcPr>
            <w:tcW w:w="913" w:type="dxa"/>
            <w:tcBorders>
              <w:top w:val="nil"/>
              <w:left w:val="nil"/>
              <w:bottom w:val="nil"/>
              <w:right w:val="nil"/>
            </w:tcBorders>
            <w:shd w:val="clear" w:color="000000" w:fill="000000"/>
            <w:noWrap/>
            <w:vAlign w:val="bottom"/>
            <w:hideMark/>
          </w:tcPr>
          <w:p w14:paraId="499E5C79" w14:textId="77777777" w:rsidR="0066701B" w:rsidRPr="002A26AE" w:rsidRDefault="0066701B" w:rsidP="00CD3E65">
            <w:pPr>
              <w:rPr>
                <w:rFonts w:ascii="Arial" w:hAnsi="Arial" w:cs="Arial"/>
                <w:color w:val="000000"/>
                <w:sz w:val="20"/>
                <w:szCs w:val="20"/>
              </w:rPr>
            </w:pPr>
          </w:p>
        </w:tc>
        <w:tc>
          <w:tcPr>
            <w:tcW w:w="913" w:type="dxa"/>
            <w:tcBorders>
              <w:top w:val="nil"/>
              <w:left w:val="nil"/>
              <w:bottom w:val="nil"/>
              <w:right w:val="nil"/>
            </w:tcBorders>
            <w:shd w:val="clear" w:color="000000" w:fill="000000"/>
            <w:noWrap/>
            <w:vAlign w:val="bottom"/>
            <w:hideMark/>
          </w:tcPr>
          <w:p w14:paraId="5B4E69BE" w14:textId="77777777" w:rsidR="0066701B" w:rsidRPr="002A26AE" w:rsidRDefault="0066701B" w:rsidP="00CD3E65">
            <w:pPr>
              <w:rPr>
                <w:rFonts w:ascii="Arial" w:hAnsi="Arial" w:cs="Arial"/>
                <w:color w:val="000000"/>
                <w:sz w:val="20"/>
                <w:szCs w:val="20"/>
              </w:rPr>
            </w:pPr>
          </w:p>
        </w:tc>
        <w:tc>
          <w:tcPr>
            <w:tcW w:w="913" w:type="dxa"/>
            <w:tcBorders>
              <w:top w:val="nil"/>
              <w:left w:val="nil"/>
              <w:bottom w:val="nil"/>
              <w:right w:val="nil"/>
            </w:tcBorders>
            <w:shd w:val="clear" w:color="auto" w:fill="auto"/>
            <w:noWrap/>
            <w:vAlign w:val="bottom"/>
            <w:hideMark/>
          </w:tcPr>
          <w:p w14:paraId="6A3B8B6B" w14:textId="77777777" w:rsidR="0066701B" w:rsidRPr="002A26AE" w:rsidRDefault="0066701B" w:rsidP="00CD3E65">
            <w:pPr>
              <w:rPr>
                <w:rFonts w:ascii="Arial" w:hAnsi="Arial" w:cs="Arial"/>
                <w:color w:val="000000"/>
                <w:sz w:val="20"/>
                <w:szCs w:val="20"/>
              </w:rPr>
            </w:pPr>
            <w:r w:rsidRPr="002A26AE">
              <w:rPr>
                <w:rFonts w:ascii="Arial" w:hAnsi="Arial" w:cs="Arial"/>
                <w:color w:val="000000"/>
                <w:sz w:val="20"/>
                <w:szCs w:val="20"/>
              </w:rPr>
              <w:t>X</w:t>
            </w:r>
          </w:p>
        </w:tc>
        <w:tc>
          <w:tcPr>
            <w:tcW w:w="913" w:type="dxa"/>
            <w:tcBorders>
              <w:top w:val="nil"/>
              <w:left w:val="nil"/>
              <w:bottom w:val="nil"/>
              <w:right w:val="nil"/>
            </w:tcBorders>
            <w:shd w:val="clear" w:color="auto" w:fill="auto"/>
            <w:noWrap/>
            <w:vAlign w:val="bottom"/>
            <w:hideMark/>
          </w:tcPr>
          <w:p w14:paraId="09606935" w14:textId="77777777" w:rsidR="0066701B" w:rsidRPr="002A26AE" w:rsidRDefault="0066701B" w:rsidP="00CD3E65">
            <w:pPr>
              <w:rPr>
                <w:rFonts w:ascii="Arial" w:hAnsi="Arial" w:cs="Arial"/>
                <w:color w:val="000000"/>
                <w:sz w:val="20"/>
                <w:szCs w:val="20"/>
              </w:rPr>
            </w:pPr>
            <w:r w:rsidRPr="002A26AE">
              <w:rPr>
                <w:rFonts w:ascii="Arial" w:hAnsi="Arial" w:cs="Arial"/>
                <w:color w:val="000000"/>
                <w:sz w:val="20"/>
                <w:szCs w:val="20"/>
              </w:rPr>
              <w:t>X</w:t>
            </w:r>
          </w:p>
        </w:tc>
        <w:tc>
          <w:tcPr>
            <w:tcW w:w="913" w:type="dxa"/>
            <w:tcBorders>
              <w:top w:val="nil"/>
              <w:left w:val="nil"/>
              <w:bottom w:val="nil"/>
              <w:right w:val="nil"/>
            </w:tcBorders>
            <w:shd w:val="clear" w:color="auto" w:fill="auto"/>
            <w:noWrap/>
            <w:vAlign w:val="bottom"/>
            <w:hideMark/>
          </w:tcPr>
          <w:p w14:paraId="52B0C7DB" w14:textId="77777777" w:rsidR="0066701B" w:rsidRPr="002A26AE" w:rsidRDefault="0066701B" w:rsidP="00CD3E65">
            <w:pPr>
              <w:rPr>
                <w:rFonts w:ascii="Arial" w:hAnsi="Arial" w:cs="Arial"/>
                <w:color w:val="000000"/>
                <w:sz w:val="20"/>
                <w:szCs w:val="20"/>
              </w:rPr>
            </w:pPr>
            <w:r w:rsidRPr="002A26AE">
              <w:rPr>
                <w:rFonts w:ascii="Arial" w:hAnsi="Arial" w:cs="Arial"/>
                <w:color w:val="000000"/>
                <w:sz w:val="20"/>
                <w:szCs w:val="20"/>
              </w:rPr>
              <w:t>X*</w:t>
            </w:r>
          </w:p>
        </w:tc>
        <w:tc>
          <w:tcPr>
            <w:tcW w:w="913" w:type="dxa"/>
            <w:tcBorders>
              <w:top w:val="nil"/>
              <w:left w:val="nil"/>
              <w:bottom w:val="nil"/>
              <w:right w:val="nil"/>
            </w:tcBorders>
            <w:shd w:val="clear" w:color="auto" w:fill="auto"/>
            <w:noWrap/>
            <w:vAlign w:val="bottom"/>
            <w:hideMark/>
          </w:tcPr>
          <w:p w14:paraId="62EFFFD6" w14:textId="77777777" w:rsidR="0066701B" w:rsidRPr="002A26AE" w:rsidRDefault="0066701B" w:rsidP="00CD3E65">
            <w:pPr>
              <w:rPr>
                <w:rFonts w:ascii="Arial" w:hAnsi="Arial" w:cs="Arial"/>
                <w:color w:val="000000"/>
                <w:sz w:val="20"/>
                <w:szCs w:val="20"/>
              </w:rPr>
            </w:pPr>
          </w:p>
        </w:tc>
        <w:tc>
          <w:tcPr>
            <w:tcW w:w="913" w:type="dxa"/>
            <w:tcBorders>
              <w:top w:val="nil"/>
              <w:left w:val="nil"/>
              <w:bottom w:val="nil"/>
              <w:right w:val="nil"/>
            </w:tcBorders>
            <w:shd w:val="clear" w:color="auto" w:fill="auto"/>
            <w:noWrap/>
            <w:vAlign w:val="bottom"/>
            <w:hideMark/>
          </w:tcPr>
          <w:p w14:paraId="2C36A86F" w14:textId="77777777" w:rsidR="0066701B" w:rsidRPr="002A26AE" w:rsidRDefault="0066701B" w:rsidP="00CD3E65">
            <w:pPr>
              <w:rPr>
                <w:rFonts w:ascii="Arial" w:hAnsi="Arial" w:cs="Arial"/>
                <w:color w:val="000000"/>
                <w:sz w:val="20"/>
                <w:szCs w:val="20"/>
              </w:rPr>
            </w:pPr>
          </w:p>
        </w:tc>
        <w:tc>
          <w:tcPr>
            <w:tcW w:w="915" w:type="dxa"/>
            <w:tcBorders>
              <w:top w:val="nil"/>
              <w:left w:val="nil"/>
              <w:bottom w:val="nil"/>
              <w:right w:val="nil"/>
            </w:tcBorders>
            <w:shd w:val="clear" w:color="auto" w:fill="auto"/>
            <w:noWrap/>
            <w:vAlign w:val="bottom"/>
            <w:hideMark/>
          </w:tcPr>
          <w:p w14:paraId="47E86F2F" w14:textId="77777777" w:rsidR="0066701B" w:rsidRPr="002A26AE" w:rsidRDefault="0066701B" w:rsidP="00CD3E65">
            <w:pPr>
              <w:rPr>
                <w:rFonts w:ascii="Arial" w:hAnsi="Arial" w:cs="Arial"/>
                <w:color w:val="000000"/>
                <w:sz w:val="20"/>
                <w:szCs w:val="20"/>
              </w:rPr>
            </w:pPr>
          </w:p>
        </w:tc>
      </w:tr>
      <w:tr w:rsidR="0066701B" w:rsidRPr="002A26AE" w14:paraId="43821E42" w14:textId="77777777" w:rsidTr="0066701B">
        <w:trPr>
          <w:trHeight w:val="293"/>
          <w:jc w:val="center"/>
        </w:trPr>
        <w:tc>
          <w:tcPr>
            <w:tcW w:w="666" w:type="dxa"/>
            <w:vMerge/>
            <w:tcBorders>
              <w:top w:val="nil"/>
              <w:left w:val="nil"/>
              <w:bottom w:val="nil"/>
              <w:right w:val="nil"/>
            </w:tcBorders>
            <w:vAlign w:val="center"/>
            <w:hideMark/>
          </w:tcPr>
          <w:p w14:paraId="45498277" w14:textId="77777777" w:rsidR="0066701B" w:rsidRPr="002A26AE" w:rsidRDefault="0066701B" w:rsidP="00CD3E65">
            <w:pPr>
              <w:rPr>
                <w:rFonts w:ascii="Arial" w:hAnsi="Arial" w:cs="Arial"/>
                <w:color w:val="000000"/>
                <w:sz w:val="20"/>
                <w:szCs w:val="20"/>
              </w:rPr>
            </w:pPr>
          </w:p>
        </w:tc>
        <w:tc>
          <w:tcPr>
            <w:tcW w:w="798" w:type="dxa"/>
            <w:tcBorders>
              <w:top w:val="nil"/>
              <w:left w:val="nil"/>
              <w:bottom w:val="nil"/>
              <w:right w:val="single" w:sz="4" w:space="0" w:color="auto"/>
            </w:tcBorders>
            <w:shd w:val="clear" w:color="auto" w:fill="auto"/>
            <w:noWrap/>
            <w:vAlign w:val="bottom"/>
            <w:hideMark/>
          </w:tcPr>
          <w:p w14:paraId="301EE7A6" w14:textId="77777777" w:rsidR="0066701B" w:rsidRPr="002A26AE" w:rsidRDefault="0066701B" w:rsidP="00CD3E65">
            <w:pPr>
              <w:jc w:val="right"/>
              <w:rPr>
                <w:rFonts w:ascii="Arial" w:hAnsi="Arial" w:cs="Arial"/>
                <w:color w:val="000000"/>
                <w:sz w:val="20"/>
                <w:szCs w:val="20"/>
              </w:rPr>
            </w:pPr>
            <w:r w:rsidRPr="002A26AE">
              <w:rPr>
                <w:rFonts w:ascii="Arial" w:hAnsi="Arial" w:cs="Arial"/>
                <w:color w:val="000000"/>
                <w:sz w:val="20"/>
                <w:szCs w:val="20"/>
              </w:rPr>
              <w:t>34-1</w:t>
            </w:r>
          </w:p>
        </w:tc>
        <w:tc>
          <w:tcPr>
            <w:tcW w:w="913" w:type="dxa"/>
            <w:tcBorders>
              <w:top w:val="nil"/>
              <w:left w:val="nil"/>
              <w:bottom w:val="nil"/>
              <w:right w:val="nil"/>
            </w:tcBorders>
            <w:shd w:val="clear" w:color="auto" w:fill="auto"/>
            <w:noWrap/>
            <w:vAlign w:val="bottom"/>
            <w:hideMark/>
          </w:tcPr>
          <w:p w14:paraId="2CA98BAB" w14:textId="77777777" w:rsidR="0066701B" w:rsidRPr="002A26AE" w:rsidRDefault="0066701B" w:rsidP="00CD3E65">
            <w:pPr>
              <w:rPr>
                <w:rFonts w:ascii="Arial" w:hAnsi="Arial" w:cs="Arial"/>
                <w:color w:val="000000"/>
                <w:sz w:val="20"/>
                <w:szCs w:val="20"/>
              </w:rPr>
            </w:pPr>
            <w:r w:rsidRPr="002A26AE">
              <w:rPr>
                <w:rFonts w:ascii="Arial" w:hAnsi="Arial" w:cs="Arial"/>
                <w:color w:val="000000"/>
                <w:sz w:val="20"/>
                <w:szCs w:val="20"/>
              </w:rPr>
              <w:t>X</w:t>
            </w:r>
          </w:p>
        </w:tc>
        <w:tc>
          <w:tcPr>
            <w:tcW w:w="913" w:type="dxa"/>
            <w:tcBorders>
              <w:top w:val="nil"/>
              <w:left w:val="nil"/>
              <w:bottom w:val="nil"/>
              <w:right w:val="nil"/>
            </w:tcBorders>
            <w:shd w:val="clear" w:color="auto" w:fill="auto"/>
            <w:noWrap/>
            <w:vAlign w:val="bottom"/>
            <w:hideMark/>
          </w:tcPr>
          <w:p w14:paraId="7F5FFA15" w14:textId="77777777" w:rsidR="0066701B" w:rsidRPr="002A26AE" w:rsidRDefault="0066701B" w:rsidP="00CD3E65">
            <w:pPr>
              <w:rPr>
                <w:rFonts w:ascii="Arial" w:hAnsi="Arial" w:cs="Arial"/>
                <w:color w:val="000000"/>
                <w:sz w:val="20"/>
                <w:szCs w:val="20"/>
              </w:rPr>
            </w:pPr>
            <w:r w:rsidRPr="002A26AE">
              <w:rPr>
                <w:rFonts w:ascii="Arial" w:hAnsi="Arial" w:cs="Arial"/>
                <w:color w:val="000000"/>
                <w:sz w:val="20"/>
                <w:szCs w:val="20"/>
              </w:rPr>
              <w:t>X</w:t>
            </w:r>
          </w:p>
        </w:tc>
        <w:tc>
          <w:tcPr>
            <w:tcW w:w="913" w:type="dxa"/>
            <w:tcBorders>
              <w:top w:val="nil"/>
              <w:left w:val="nil"/>
              <w:bottom w:val="nil"/>
              <w:right w:val="nil"/>
            </w:tcBorders>
            <w:shd w:val="clear" w:color="auto" w:fill="auto"/>
            <w:noWrap/>
            <w:vAlign w:val="bottom"/>
            <w:hideMark/>
          </w:tcPr>
          <w:p w14:paraId="2009E51A" w14:textId="77777777" w:rsidR="0066701B" w:rsidRPr="002A26AE" w:rsidRDefault="0066701B" w:rsidP="00CD3E65">
            <w:pPr>
              <w:rPr>
                <w:rFonts w:ascii="Arial" w:hAnsi="Arial" w:cs="Arial"/>
                <w:color w:val="000000"/>
                <w:sz w:val="20"/>
                <w:szCs w:val="20"/>
              </w:rPr>
            </w:pPr>
            <w:r w:rsidRPr="002A26AE">
              <w:rPr>
                <w:rFonts w:ascii="Arial" w:hAnsi="Arial" w:cs="Arial"/>
                <w:color w:val="000000"/>
                <w:sz w:val="20"/>
                <w:szCs w:val="20"/>
              </w:rPr>
              <w:t>X</w:t>
            </w:r>
          </w:p>
        </w:tc>
        <w:tc>
          <w:tcPr>
            <w:tcW w:w="913" w:type="dxa"/>
            <w:tcBorders>
              <w:top w:val="nil"/>
              <w:left w:val="nil"/>
              <w:bottom w:val="nil"/>
              <w:right w:val="nil"/>
            </w:tcBorders>
            <w:shd w:val="clear" w:color="auto" w:fill="auto"/>
            <w:noWrap/>
            <w:vAlign w:val="bottom"/>
            <w:hideMark/>
          </w:tcPr>
          <w:p w14:paraId="36A6D875" w14:textId="77777777" w:rsidR="0066701B" w:rsidRPr="002A26AE" w:rsidRDefault="0066701B" w:rsidP="00CD3E65">
            <w:pPr>
              <w:rPr>
                <w:rFonts w:ascii="Arial" w:hAnsi="Arial" w:cs="Arial"/>
                <w:color w:val="000000"/>
                <w:sz w:val="20"/>
                <w:szCs w:val="20"/>
              </w:rPr>
            </w:pPr>
            <w:r w:rsidRPr="002A26AE">
              <w:rPr>
                <w:rFonts w:ascii="Arial" w:hAnsi="Arial" w:cs="Arial"/>
                <w:color w:val="000000"/>
                <w:sz w:val="20"/>
                <w:szCs w:val="20"/>
              </w:rPr>
              <w:t>X</w:t>
            </w:r>
          </w:p>
        </w:tc>
        <w:tc>
          <w:tcPr>
            <w:tcW w:w="913" w:type="dxa"/>
            <w:tcBorders>
              <w:top w:val="nil"/>
              <w:left w:val="nil"/>
              <w:bottom w:val="nil"/>
              <w:right w:val="nil"/>
            </w:tcBorders>
            <w:shd w:val="clear" w:color="000000" w:fill="BFBFBF"/>
            <w:noWrap/>
            <w:vAlign w:val="bottom"/>
            <w:hideMark/>
          </w:tcPr>
          <w:p w14:paraId="39CADB51" w14:textId="77777777" w:rsidR="0066701B" w:rsidRPr="002A26AE" w:rsidRDefault="0066701B" w:rsidP="00CD3E65">
            <w:pPr>
              <w:rPr>
                <w:rFonts w:ascii="Arial" w:hAnsi="Arial" w:cs="Arial"/>
                <w:color w:val="000000"/>
                <w:sz w:val="20"/>
                <w:szCs w:val="20"/>
              </w:rPr>
            </w:pPr>
          </w:p>
        </w:tc>
        <w:tc>
          <w:tcPr>
            <w:tcW w:w="913" w:type="dxa"/>
            <w:tcBorders>
              <w:top w:val="nil"/>
              <w:left w:val="nil"/>
              <w:bottom w:val="nil"/>
              <w:right w:val="nil"/>
            </w:tcBorders>
            <w:shd w:val="clear" w:color="auto" w:fill="auto"/>
            <w:noWrap/>
            <w:vAlign w:val="bottom"/>
            <w:hideMark/>
          </w:tcPr>
          <w:p w14:paraId="364C91F6" w14:textId="77777777" w:rsidR="0066701B" w:rsidRPr="002A26AE" w:rsidRDefault="0066701B" w:rsidP="00CD3E65">
            <w:pPr>
              <w:rPr>
                <w:rFonts w:ascii="Arial" w:hAnsi="Arial" w:cs="Arial"/>
                <w:color w:val="000000"/>
                <w:sz w:val="20"/>
                <w:szCs w:val="20"/>
              </w:rPr>
            </w:pPr>
            <w:r w:rsidRPr="002A26AE">
              <w:rPr>
                <w:rFonts w:ascii="Arial" w:hAnsi="Arial" w:cs="Arial"/>
                <w:color w:val="000000"/>
                <w:sz w:val="20"/>
                <w:szCs w:val="20"/>
              </w:rPr>
              <w:t>X*</w:t>
            </w:r>
          </w:p>
        </w:tc>
        <w:tc>
          <w:tcPr>
            <w:tcW w:w="913" w:type="dxa"/>
            <w:tcBorders>
              <w:top w:val="nil"/>
              <w:left w:val="nil"/>
              <w:bottom w:val="nil"/>
              <w:right w:val="nil"/>
            </w:tcBorders>
            <w:shd w:val="clear" w:color="auto" w:fill="auto"/>
            <w:noWrap/>
            <w:vAlign w:val="bottom"/>
            <w:hideMark/>
          </w:tcPr>
          <w:p w14:paraId="3288548C" w14:textId="77777777" w:rsidR="0066701B" w:rsidRPr="002A26AE" w:rsidRDefault="0066701B" w:rsidP="00CD3E65">
            <w:pPr>
              <w:rPr>
                <w:rFonts w:ascii="Arial" w:hAnsi="Arial" w:cs="Arial"/>
                <w:color w:val="000000"/>
                <w:sz w:val="20"/>
                <w:szCs w:val="20"/>
              </w:rPr>
            </w:pPr>
          </w:p>
        </w:tc>
        <w:tc>
          <w:tcPr>
            <w:tcW w:w="913" w:type="dxa"/>
            <w:tcBorders>
              <w:top w:val="nil"/>
              <w:left w:val="nil"/>
              <w:bottom w:val="nil"/>
              <w:right w:val="nil"/>
            </w:tcBorders>
            <w:shd w:val="clear" w:color="auto" w:fill="auto"/>
            <w:noWrap/>
            <w:vAlign w:val="bottom"/>
            <w:hideMark/>
          </w:tcPr>
          <w:p w14:paraId="332051F5" w14:textId="77777777" w:rsidR="0066701B" w:rsidRPr="002A26AE" w:rsidRDefault="0066701B" w:rsidP="00CD3E65">
            <w:pPr>
              <w:rPr>
                <w:rFonts w:ascii="Arial" w:hAnsi="Arial" w:cs="Arial"/>
                <w:color w:val="000000"/>
                <w:sz w:val="20"/>
                <w:szCs w:val="20"/>
              </w:rPr>
            </w:pPr>
          </w:p>
        </w:tc>
        <w:tc>
          <w:tcPr>
            <w:tcW w:w="915" w:type="dxa"/>
            <w:tcBorders>
              <w:top w:val="nil"/>
              <w:left w:val="nil"/>
              <w:bottom w:val="nil"/>
              <w:right w:val="nil"/>
            </w:tcBorders>
            <w:shd w:val="clear" w:color="auto" w:fill="auto"/>
            <w:noWrap/>
            <w:vAlign w:val="bottom"/>
            <w:hideMark/>
          </w:tcPr>
          <w:p w14:paraId="79F4E856" w14:textId="77777777" w:rsidR="0066701B" w:rsidRPr="002A26AE" w:rsidRDefault="0066701B" w:rsidP="00CD3E65">
            <w:pPr>
              <w:rPr>
                <w:rFonts w:ascii="Arial" w:hAnsi="Arial" w:cs="Arial"/>
                <w:color w:val="000000"/>
                <w:sz w:val="20"/>
                <w:szCs w:val="20"/>
              </w:rPr>
            </w:pPr>
          </w:p>
        </w:tc>
      </w:tr>
      <w:tr w:rsidR="0066701B" w:rsidRPr="002A26AE" w14:paraId="2F1ABA5F" w14:textId="77777777" w:rsidTr="0066701B">
        <w:trPr>
          <w:trHeight w:val="293"/>
          <w:jc w:val="center"/>
        </w:trPr>
        <w:tc>
          <w:tcPr>
            <w:tcW w:w="666" w:type="dxa"/>
            <w:vMerge/>
            <w:tcBorders>
              <w:top w:val="nil"/>
              <w:left w:val="nil"/>
              <w:bottom w:val="nil"/>
              <w:right w:val="nil"/>
            </w:tcBorders>
            <w:vAlign w:val="center"/>
            <w:hideMark/>
          </w:tcPr>
          <w:p w14:paraId="71CF9CEB" w14:textId="77777777" w:rsidR="0066701B" w:rsidRPr="002A26AE" w:rsidRDefault="0066701B" w:rsidP="00CD3E65">
            <w:pPr>
              <w:rPr>
                <w:rFonts w:ascii="Arial" w:hAnsi="Arial" w:cs="Arial"/>
                <w:color w:val="000000"/>
                <w:sz w:val="20"/>
                <w:szCs w:val="20"/>
              </w:rPr>
            </w:pPr>
          </w:p>
        </w:tc>
        <w:tc>
          <w:tcPr>
            <w:tcW w:w="798" w:type="dxa"/>
            <w:tcBorders>
              <w:top w:val="nil"/>
              <w:left w:val="nil"/>
              <w:bottom w:val="nil"/>
              <w:right w:val="single" w:sz="4" w:space="0" w:color="auto"/>
            </w:tcBorders>
            <w:shd w:val="clear" w:color="auto" w:fill="auto"/>
            <w:noWrap/>
            <w:vAlign w:val="bottom"/>
            <w:hideMark/>
          </w:tcPr>
          <w:p w14:paraId="44C3E67F" w14:textId="77777777" w:rsidR="0066701B" w:rsidRPr="002A26AE" w:rsidRDefault="0066701B" w:rsidP="00CD3E65">
            <w:pPr>
              <w:jc w:val="right"/>
              <w:rPr>
                <w:rFonts w:ascii="Arial" w:hAnsi="Arial" w:cs="Arial"/>
                <w:color w:val="000000"/>
                <w:sz w:val="20"/>
                <w:szCs w:val="20"/>
              </w:rPr>
            </w:pPr>
            <w:r w:rsidRPr="002A26AE">
              <w:rPr>
                <w:rFonts w:ascii="Arial" w:hAnsi="Arial" w:cs="Arial"/>
                <w:color w:val="000000"/>
                <w:sz w:val="20"/>
                <w:szCs w:val="20"/>
              </w:rPr>
              <w:t>36-1</w:t>
            </w:r>
          </w:p>
        </w:tc>
        <w:tc>
          <w:tcPr>
            <w:tcW w:w="913" w:type="dxa"/>
            <w:tcBorders>
              <w:top w:val="nil"/>
              <w:left w:val="nil"/>
              <w:bottom w:val="nil"/>
              <w:right w:val="nil"/>
            </w:tcBorders>
            <w:shd w:val="clear" w:color="auto" w:fill="auto"/>
            <w:noWrap/>
            <w:vAlign w:val="bottom"/>
            <w:hideMark/>
          </w:tcPr>
          <w:p w14:paraId="2A6E6B08" w14:textId="77777777" w:rsidR="0066701B" w:rsidRPr="002A26AE" w:rsidRDefault="0066701B" w:rsidP="00CD3E65">
            <w:pPr>
              <w:rPr>
                <w:rFonts w:ascii="Arial" w:hAnsi="Arial" w:cs="Arial"/>
                <w:color w:val="000000"/>
                <w:sz w:val="20"/>
                <w:szCs w:val="20"/>
              </w:rPr>
            </w:pPr>
            <w:r w:rsidRPr="002A26AE">
              <w:rPr>
                <w:rFonts w:ascii="Arial" w:hAnsi="Arial" w:cs="Arial"/>
                <w:color w:val="000000"/>
                <w:sz w:val="20"/>
                <w:szCs w:val="20"/>
              </w:rPr>
              <w:t>X</w:t>
            </w:r>
          </w:p>
        </w:tc>
        <w:tc>
          <w:tcPr>
            <w:tcW w:w="913" w:type="dxa"/>
            <w:tcBorders>
              <w:top w:val="nil"/>
              <w:left w:val="nil"/>
              <w:bottom w:val="nil"/>
              <w:right w:val="nil"/>
            </w:tcBorders>
            <w:shd w:val="clear" w:color="auto" w:fill="auto"/>
            <w:noWrap/>
            <w:vAlign w:val="bottom"/>
            <w:hideMark/>
          </w:tcPr>
          <w:p w14:paraId="690CE407" w14:textId="77777777" w:rsidR="0066701B" w:rsidRPr="002A26AE" w:rsidRDefault="0066701B" w:rsidP="00CD3E65">
            <w:pPr>
              <w:rPr>
                <w:rFonts w:ascii="Arial" w:hAnsi="Arial" w:cs="Arial"/>
                <w:color w:val="000000"/>
                <w:sz w:val="20"/>
                <w:szCs w:val="20"/>
              </w:rPr>
            </w:pPr>
            <w:r w:rsidRPr="002A26AE">
              <w:rPr>
                <w:rFonts w:ascii="Arial" w:hAnsi="Arial" w:cs="Arial"/>
                <w:color w:val="000000"/>
                <w:sz w:val="20"/>
                <w:szCs w:val="20"/>
              </w:rPr>
              <w:t>X</w:t>
            </w:r>
          </w:p>
        </w:tc>
        <w:tc>
          <w:tcPr>
            <w:tcW w:w="913" w:type="dxa"/>
            <w:tcBorders>
              <w:top w:val="nil"/>
              <w:left w:val="nil"/>
              <w:bottom w:val="nil"/>
              <w:right w:val="nil"/>
            </w:tcBorders>
            <w:shd w:val="clear" w:color="auto" w:fill="auto"/>
            <w:noWrap/>
            <w:vAlign w:val="bottom"/>
            <w:hideMark/>
          </w:tcPr>
          <w:p w14:paraId="2E94BD61" w14:textId="77777777" w:rsidR="0066701B" w:rsidRPr="002A26AE" w:rsidRDefault="0066701B" w:rsidP="00CD3E65">
            <w:pPr>
              <w:rPr>
                <w:rFonts w:ascii="Arial" w:hAnsi="Arial" w:cs="Arial"/>
                <w:color w:val="000000"/>
                <w:sz w:val="20"/>
                <w:szCs w:val="20"/>
              </w:rPr>
            </w:pPr>
            <w:r w:rsidRPr="002A26AE">
              <w:rPr>
                <w:rFonts w:ascii="Arial" w:hAnsi="Arial" w:cs="Arial"/>
                <w:color w:val="000000"/>
                <w:sz w:val="20"/>
                <w:szCs w:val="20"/>
              </w:rPr>
              <w:t>X</w:t>
            </w:r>
          </w:p>
        </w:tc>
        <w:tc>
          <w:tcPr>
            <w:tcW w:w="913" w:type="dxa"/>
            <w:tcBorders>
              <w:top w:val="nil"/>
              <w:left w:val="nil"/>
              <w:bottom w:val="nil"/>
              <w:right w:val="nil"/>
            </w:tcBorders>
            <w:shd w:val="clear" w:color="auto" w:fill="auto"/>
            <w:noWrap/>
            <w:vAlign w:val="bottom"/>
            <w:hideMark/>
          </w:tcPr>
          <w:p w14:paraId="1B320E1A" w14:textId="77777777" w:rsidR="0066701B" w:rsidRPr="002A26AE" w:rsidRDefault="0066701B" w:rsidP="00CD3E65">
            <w:pPr>
              <w:rPr>
                <w:rFonts w:ascii="Arial" w:hAnsi="Arial" w:cs="Arial"/>
                <w:color w:val="000000"/>
                <w:sz w:val="20"/>
                <w:szCs w:val="20"/>
              </w:rPr>
            </w:pPr>
            <w:r w:rsidRPr="002A26AE">
              <w:rPr>
                <w:rFonts w:ascii="Arial" w:hAnsi="Arial" w:cs="Arial"/>
                <w:color w:val="000000"/>
                <w:sz w:val="20"/>
                <w:szCs w:val="20"/>
              </w:rPr>
              <w:t>X</w:t>
            </w:r>
          </w:p>
        </w:tc>
        <w:tc>
          <w:tcPr>
            <w:tcW w:w="913" w:type="dxa"/>
            <w:tcBorders>
              <w:top w:val="nil"/>
              <w:left w:val="nil"/>
              <w:bottom w:val="nil"/>
              <w:right w:val="nil"/>
            </w:tcBorders>
            <w:shd w:val="clear" w:color="auto" w:fill="auto"/>
            <w:noWrap/>
            <w:vAlign w:val="bottom"/>
            <w:hideMark/>
          </w:tcPr>
          <w:p w14:paraId="6A53C972" w14:textId="77777777" w:rsidR="0066701B" w:rsidRPr="002A26AE" w:rsidRDefault="0066701B" w:rsidP="00CD3E65">
            <w:pPr>
              <w:rPr>
                <w:rFonts w:ascii="Arial" w:hAnsi="Arial" w:cs="Arial"/>
                <w:color w:val="000000"/>
                <w:sz w:val="20"/>
                <w:szCs w:val="20"/>
              </w:rPr>
            </w:pPr>
            <w:r w:rsidRPr="002A26AE">
              <w:rPr>
                <w:rFonts w:ascii="Arial" w:hAnsi="Arial" w:cs="Arial"/>
                <w:color w:val="000000"/>
                <w:sz w:val="20"/>
                <w:szCs w:val="20"/>
              </w:rPr>
              <w:t>X*</w:t>
            </w:r>
          </w:p>
        </w:tc>
        <w:tc>
          <w:tcPr>
            <w:tcW w:w="913" w:type="dxa"/>
            <w:tcBorders>
              <w:top w:val="nil"/>
              <w:left w:val="nil"/>
              <w:bottom w:val="nil"/>
              <w:right w:val="nil"/>
            </w:tcBorders>
            <w:shd w:val="clear" w:color="auto" w:fill="auto"/>
            <w:noWrap/>
            <w:vAlign w:val="bottom"/>
            <w:hideMark/>
          </w:tcPr>
          <w:p w14:paraId="2B63F7A0" w14:textId="77777777" w:rsidR="0066701B" w:rsidRPr="002A26AE" w:rsidRDefault="0066701B" w:rsidP="00CD3E65">
            <w:pPr>
              <w:rPr>
                <w:rFonts w:ascii="Arial" w:hAnsi="Arial" w:cs="Arial"/>
                <w:color w:val="000000"/>
                <w:sz w:val="20"/>
                <w:szCs w:val="20"/>
              </w:rPr>
            </w:pPr>
          </w:p>
        </w:tc>
        <w:tc>
          <w:tcPr>
            <w:tcW w:w="913" w:type="dxa"/>
            <w:tcBorders>
              <w:top w:val="nil"/>
              <w:left w:val="nil"/>
              <w:bottom w:val="nil"/>
              <w:right w:val="nil"/>
            </w:tcBorders>
            <w:shd w:val="clear" w:color="auto" w:fill="auto"/>
            <w:noWrap/>
            <w:vAlign w:val="bottom"/>
            <w:hideMark/>
          </w:tcPr>
          <w:p w14:paraId="351F8D77" w14:textId="77777777" w:rsidR="0066701B" w:rsidRPr="002A26AE" w:rsidRDefault="0066701B" w:rsidP="00CD3E65">
            <w:pPr>
              <w:rPr>
                <w:rFonts w:ascii="Arial" w:hAnsi="Arial" w:cs="Arial"/>
                <w:color w:val="000000"/>
                <w:sz w:val="20"/>
                <w:szCs w:val="20"/>
              </w:rPr>
            </w:pPr>
          </w:p>
        </w:tc>
        <w:tc>
          <w:tcPr>
            <w:tcW w:w="913" w:type="dxa"/>
            <w:tcBorders>
              <w:top w:val="nil"/>
              <w:left w:val="nil"/>
              <w:bottom w:val="nil"/>
              <w:right w:val="nil"/>
            </w:tcBorders>
            <w:shd w:val="clear" w:color="auto" w:fill="auto"/>
            <w:noWrap/>
            <w:vAlign w:val="bottom"/>
            <w:hideMark/>
          </w:tcPr>
          <w:p w14:paraId="1682EDFE" w14:textId="77777777" w:rsidR="0066701B" w:rsidRPr="002A26AE" w:rsidRDefault="0066701B" w:rsidP="00CD3E65">
            <w:pPr>
              <w:rPr>
                <w:rFonts w:ascii="Arial" w:hAnsi="Arial" w:cs="Arial"/>
                <w:color w:val="000000"/>
                <w:sz w:val="20"/>
                <w:szCs w:val="20"/>
              </w:rPr>
            </w:pPr>
          </w:p>
        </w:tc>
        <w:tc>
          <w:tcPr>
            <w:tcW w:w="915" w:type="dxa"/>
            <w:tcBorders>
              <w:top w:val="nil"/>
              <w:left w:val="nil"/>
              <w:bottom w:val="nil"/>
              <w:right w:val="nil"/>
            </w:tcBorders>
            <w:shd w:val="clear" w:color="auto" w:fill="auto"/>
            <w:noWrap/>
            <w:vAlign w:val="bottom"/>
            <w:hideMark/>
          </w:tcPr>
          <w:p w14:paraId="37F0E1FF" w14:textId="77777777" w:rsidR="0066701B" w:rsidRPr="002A26AE" w:rsidRDefault="0066701B" w:rsidP="00CD3E65">
            <w:pPr>
              <w:rPr>
                <w:rFonts w:ascii="Arial" w:hAnsi="Arial" w:cs="Arial"/>
                <w:color w:val="000000"/>
                <w:sz w:val="20"/>
                <w:szCs w:val="20"/>
              </w:rPr>
            </w:pPr>
          </w:p>
        </w:tc>
      </w:tr>
      <w:tr w:rsidR="0066701B" w:rsidRPr="002A26AE" w14:paraId="42BE62C8" w14:textId="77777777" w:rsidTr="0066701B">
        <w:trPr>
          <w:trHeight w:val="293"/>
          <w:jc w:val="center"/>
        </w:trPr>
        <w:tc>
          <w:tcPr>
            <w:tcW w:w="666" w:type="dxa"/>
            <w:vMerge/>
            <w:tcBorders>
              <w:top w:val="nil"/>
              <w:left w:val="nil"/>
              <w:bottom w:val="nil"/>
              <w:right w:val="nil"/>
            </w:tcBorders>
            <w:vAlign w:val="center"/>
            <w:hideMark/>
          </w:tcPr>
          <w:p w14:paraId="2F6C93F9" w14:textId="77777777" w:rsidR="0066701B" w:rsidRPr="002A26AE" w:rsidRDefault="0066701B" w:rsidP="00CD3E65">
            <w:pPr>
              <w:rPr>
                <w:rFonts w:ascii="Arial" w:hAnsi="Arial" w:cs="Arial"/>
                <w:color w:val="000000"/>
                <w:sz w:val="20"/>
                <w:szCs w:val="20"/>
              </w:rPr>
            </w:pPr>
          </w:p>
        </w:tc>
        <w:tc>
          <w:tcPr>
            <w:tcW w:w="798" w:type="dxa"/>
            <w:tcBorders>
              <w:top w:val="nil"/>
              <w:left w:val="nil"/>
              <w:bottom w:val="nil"/>
              <w:right w:val="single" w:sz="4" w:space="0" w:color="auto"/>
            </w:tcBorders>
            <w:shd w:val="clear" w:color="auto" w:fill="auto"/>
            <w:noWrap/>
            <w:vAlign w:val="bottom"/>
            <w:hideMark/>
          </w:tcPr>
          <w:p w14:paraId="7375798A" w14:textId="77777777" w:rsidR="0066701B" w:rsidRPr="002A26AE" w:rsidRDefault="0066701B" w:rsidP="00CD3E65">
            <w:pPr>
              <w:jc w:val="right"/>
              <w:rPr>
                <w:rFonts w:ascii="Arial" w:hAnsi="Arial" w:cs="Arial"/>
                <w:color w:val="000000"/>
                <w:sz w:val="20"/>
                <w:szCs w:val="20"/>
              </w:rPr>
            </w:pPr>
            <w:r w:rsidRPr="002A26AE">
              <w:rPr>
                <w:rFonts w:ascii="Arial" w:hAnsi="Arial" w:cs="Arial"/>
                <w:color w:val="000000"/>
                <w:sz w:val="20"/>
                <w:szCs w:val="20"/>
              </w:rPr>
              <w:t>38-1</w:t>
            </w:r>
          </w:p>
        </w:tc>
        <w:tc>
          <w:tcPr>
            <w:tcW w:w="913" w:type="dxa"/>
            <w:tcBorders>
              <w:top w:val="nil"/>
              <w:left w:val="nil"/>
              <w:bottom w:val="nil"/>
              <w:right w:val="nil"/>
            </w:tcBorders>
            <w:shd w:val="clear" w:color="auto" w:fill="auto"/>
            <w:noWrap/>
            <w:vAlign w:val="bottom"/>
            <w:hideMark/>
          </w:tcPr>
          <w:p w14:paraId="7CC4AB46" w14:textId="77777777" w:rsidR="0066701B" w:rsidRPr="002A26AE" w:rsidRDefault="0066701B" w:rsidP="00CD3E65">
            <w:pPr>
              <w:rPr>
                <w:rFonts w:ascii="Arial" w:hAnsi="Arial" w:cs="Arial"/>
                <w:color w:val="000000"/>
                <w:sz w:val="20"/>
                <w:szCs w:val="20"/>
              </w:rPr>
            </w:pPr>
            <w:r w:rsidRPr="002A26AE">
              <w:rPr>
                <w:rFonts w:ascii="Arial" w:hAnsi="Arial" w:cs="Arial"/>
                <w:color w:val="000000"/>
                <w:sz w:val="20"/>
                <w:szCs w:val="20"/>
              </w:rPr>
              <w:t>X</w:t>
            </w:r>
          </w:p>
        </w:tc>
        <w:tc>
          <w:tcPr>
            <w:tcW w:w="913" w:type="dxa"/>
            <w:tcBorders>
              <w:top w:val="nil"/>
              <w:left w:val="nil"/>
              <w:bottom w:val="nil"/>
              <w:right w:val="nil"/>
            </w:tcBorders>
            <w:shd w:val="clear" w:color="auto" w:fill="auto"/>
            <w:noWrap/>
            <w:vAlign w:val="bottom"/>
            <w:hideMark/>
          </w:tcPr>
          <w:p w14:paraId="1FEB9E48" w14:textId="77777777" w:rsidR="0066701B" w:rsidRPr="002A26AE" w:rsidRDefault="0066701B" w:rsidP="00CD3E65">
            <w:pPr>
              <w:rPr>
                <w:rFonts w:ascii="Arial" w:hAnsi="Arial" w:cs="Arial"/>
                <w:color w:val="000000"/>
                <w:sz w:val="20"/>
                <w:szCs w:val="20"/>
              </w:rPr>
            </w:pPr>
            <w:r w:rsidRPr="002A26AE">
              <w:rPr>
                <w:rFonts w:ascii="Arial" w:hAnsi="Arial" w:cs="Arial"/>
                <w:color w:val="000000"/>
                <w:sz w:val="20"/>
                <w:szCs w:val="20"/>
              </w:rPr>
              <w:t>X*</w:t>
            </w:r>
          </w:p>
        </w:tc>
        <w:tc>
          <w:tcPr>
            <w:tcW w:w="913" w:type="dxa"/>
            <w:tcBorders>
              <w:top w:val="nil"/>
              <w:left w:val="nil"/>
              <w:bottom w:val="nil"/>
              <w:right w:val="nil"/>
            </w:tcBorders>
            <w:shd w:val="clear" w:color="auto" w:fill="auto"/>
            <w:noWrap/>
            <w:vAlign w:val="bottom"/>
            <w:hideMark/>
          </w:tcPr>
          <w:p w14:paraId="2D2401C1" w14:textId="77777777" w:rsidR="0066701B" w:rsidRPr="002A26AE" w:rsidRDefault="0066701B" w:rsidP="00CD3E65">
            <w:pPr>
              <w:rPr>
                <w:rFonts w:ascii="Arial" w:hAnsi="Arial" w:cs="Arial"/>
                <w:color w:val="000000"/>
                <w:sz w:val="20"/>
                <w:szCs w:val="20"/>
              </w:rPr>
            </w:pPr>
          </w:p>
        </w:tc>
        <w:tc>
          <w:tcPr>
            <w:tcW w:w="913" w:type="dxa"/>
            <w:tcBorders>
              <w:top w:val="nil"/>
              <w:left w:val="nil"/>
              <w:bottom w:val="nil"/>
              <w:right w:val="nil"/>
            </w:tcBorders>
            <w:shd w:val="clear" w:color="auto" w:fill="auto"/>
            <w:noWrap/>
            <w:vAlign w:val="bottom"/>
            <w:hideMark/>
          </w:tcPr>
          <w:p w14:paraId="59641B88" w14:textId="77777777" w:rsidR="0066701B" w:rsidRPr="002A26AE" w:rsidRDefault="0066701B" w:rsidP="00CD3E65">
            <w:pPr>
              <w:rPr>
                <w:rFonts w:ascii="Arial" w:hAnsi="Arial" w:cs="Arial"/>
                <w:color w:val="000000"/>
                <w:sz w:val="20"/>
                <w:szCs w:val="20"/>
              </w:rPr>
            </w:pPr>
          </w:p>
        </w:tc>
        <w:tc>
          <w:tcPr>
            <w:tcW w:w="913" w:type="dxa"/>
            <w:tcBorders>
              <w:top w:val="nil"/>
              <w:left w:val="nil"/>
              <w:bottom w:val="nil"/>
              <w:right w:val="nil"/>
            </w:tcBorders>
            <w:shd w:val="clear" w:color="auto" w:fill="auto"/>
            <w:noWrap/>
            <w:vAlign w:val="bottom"/>
            <w:hideMark/>
          </w:tcPr>
          <w:p w14:paraId="7081291D" w14:textId="77777777" w:rsidR="0066701B" w:rsidRPr="002A26AE" w:rsidRDefault="0066701B" w:rsidP="00CD3E65">
            <w:pPr>
              <w:rPr>
                <w:rFonts w:ascii="Arial" w:hAnsi="Arial" w:cs="Arial"/>
                <w:color w:val="000000"/>
                <w:sz w:val="20"/>
                <w:szCs w:val="20"/>
              </w:rPr>
            </w:pPr>
          </w:p>
        </w:tc>
        <w:tc>
          <w:tcPr>
            <w:tcW w:w="913" w:type="dxa"/>
            <w:tcBorders>
              <w:top w:val="nil"/>
              <w:left w:val="nil"/>
              <w:bottom w:val="nil"/>
              <w:right w:val="nil"/>
            </w:tcBorders>
            <w:shd w:val="clear" w:color="auto" w:fill="auto"/>
            <w:noWrap/>
            <w:vAlign w:val="bottom"/>
            <w:hideMark/>
          </w:tcPr>
          <w:p w14:paraId="26132F47" w14:textId="77777777" w:rsidR="0066701B" w:rsidRPr="002A26AE" w:rsidRDefault="0066701B" w:rsidP="00CD3E65">
            <w:pPr>
              <w:rPr>
                <w:rFonts w:ascii="Arial" w:hAnsi="Arial" w:cs="Arial"/>
                <w:color w:val="000000"/>
                <w:sz w:val="20"/>
                <w:szCs w:val="20"/>
              </w:rPr>
            </w:pPr>
          </w:p>
        </w:tc>
        <w:tc>
          <w:tcPr>
            <w:tcW w:w="913" w:type="dxa"/>
            <w:tcBorders>
              <w:top w:val="nil"/>
              <w:left w:val="nil"/>
              <w:bottom w:val="nil"/>
              <w:right w:val="nil"/>
            </w:tcBorders>
            <w:shd w:val="clear" w:color="auto" w:fill="auto"/>
            <w:noWrap/>
            <w:vAlign w:val="bottom"/>
            <w:hideMark/>
          </w:tcPr>
          <w:p w14:paraId="4909864B" w14:textId="77777777" w:rsidR="0066701B" w:rsidRPr="002A26AE" w:rsidRDefault="0066701B" w:rsidP="00CD3E65">
            <w:pPr>
              <w:rPr>
                <w:rFonts w:ascii="Arial" w:hAnsi="Arial" w:cs="Arial"/>
                <w:color w:val="000000"/>
                <w:sz w:val="20"/>
                <w:szCs w:val="20"/>
              </w:rPr>
            </w:pPr>
          </w:p>
        </w:tc>
        <w:tc>
          <w:tcPr>
            <w:tcW w:w="913" w:type="dxa"/>
            <w:tcBorders>
              <w:top w:val="nil"/>
              <w:left w:val="nil"/>
              <w:bottom w:val="nil"/>
              <w:right w:val="nil"/>
            </w:tcBorders>
            <w:shd w:val="clear" w:color="auto" w:fill="auto"/>
            <w:noWrap/>
            <w:vAlign w:val="bottom"/>
            <w:hideMark/>
          </w:tcPr>
          <w:p w14:paraId="0D71BA60" w14:textId="77777777" w:rsidR="0066701B" w:rsidRPr="002A26AE" w:rsidRDefault="0066701B" w:rsidP="00CD3E65">
            <w:pPr>
              <w:rPr>
                <w:rFonts w:ascii="Arial" w:hAnsi="Arial" w:cs="Arial"/>
                <w:color w:val="000000"/>
                <w:sz w:val="20"/>
                <w:szCs w:val="20"/>
              </w:rPr>
            </w:pPr>
          </w:p>
        </w:tc>
        <w:tc>
          <w:tcPr>
            <w:tcW w:w="915" w:type="dxa"/>
            <w:tcBorders>
              <w:top w:val="nil"/>
              <w:left w:val="nil"/>
              <w:bottom w:val="nil"/>
              <w:right w:val="nil"/>
            </w:tcBorders>
            <w:shd w:val="clear" w:color="auto" w:fill="auto"/>
            <w:noWrap/>
            <w:vAlign w:val="bottom"/>
            <w:hideMark/>
          </w:tcPr>
          <w:p w14:paraId="5F07A128" w14:textId="77777777" w:rsidR="0066701B" w:rsidRPr="002A26AE" w:rsidRDefault="0066701B" w:rsidP="00CD3E65">
            <w:pPr>
              <w:rPr>
                <w:rFonts w:ascii="Arial" w:hAnsi="Arial" w:cs="Arial"/>
                <w:color w:val="000000"/>
                <w:sz w:val="20"/>
                <w:szCs w:val="20"/>
              </w:rPr>
            </w:pPr>
          </w:p>
        </w:tc>
      </w:tr>
      <w:tr w:rsidR="0066701B" w:rsidRPr="002A26AE" w14:paraId="3EB49123" w14:textId="77777777" w:rsidTr="0066701B">
        <w:trPr>
          <w:trHeight w:val="293"/>
          <w:jc w:val="center"/>
        </w:trPr>
        <w:tc>
          <w:tcPr>
            <w:tcW w:w="666" w:type="dxa"/>
            <w:vMerge/>
            <w:tcBorders>
              <w:top w:val="nil"/>
              <w:left w:val="nil"/>
              <w:bottom w:val="nil"/>
              <w:right w:val="nil"/>
            </w:tcBorders>
            <w:vAlign w:val="center"/>
            <w:hideMark/>
          </w:tcPr>
          <w:p w14:paraId="1CE07809" w14:textId="77777777" w:rsidR="0066701B" w:rsidRPr="002A26AE" w:rsidRDefault="0066701B" w:rsidP="00CD3E65">
            <w:pPr>
              <w:rPr>
                <w:rFonts w:ascii="Arial" w:hAnsi="Arial" w:cs="Arial"/>
                <w:color w:val="000000"/>
                <w:sz w:val="20"/>
                <w:szCs w:val="20"/>
              </w:rPr>
            </w:pPr>
          </w:p>
        </w:tc>
        <w:tc>
          <w:tcPr>
            <w:tcW w:w="798" w:type="dxa"/>
            <w:tcBorders>
              <w:top w:val="nil"/>
              <w:left w:val="nil"/>
              <w:bottom w:val="nil"/>
              <w:right w:val="single" w:sz="4" w:space="0" w:color="auto"/>
            </w:tcBorders>
            <w:shd w:val="clear" w:color="auto" w:fill="auto"/>
            <w:noWrap/>
            <w:vAlign w:val="bottom"/>
            <w:hideMark/>
          </w:tcPr>
          <w:p w14:paraId="6A69C1E4" w14:textId="77777777" w:rsidR="0066701B" w:rsidRPr="002A26AE" w:rsidRDefault="0066701B" w:rsidP="00CD3E65">
            <w:pPr>
              <w:jc w:val="right"/>
              <w:rPr>
                <w:rFonts w:ascii="Arial" w:hAnsi="Arial" w:cs="Arial"/>
                <w:color w:val="000000"/>
                <w:sz w:val="20"/>
                <w:szCs w:val="20"/>
              </w:rPr>
            </w:pPr>
            <w:r w:rsidRPr="002A26AE">
              <w:rPr>
                <w:rFonts w:ascii="Arial" w:hAnsi="Arial" w:cs="Arial"/>
                <w:color w:val="000000"/>
                <w:sz w:val="20"/>
                <w:szCs w:val="20"/>
              </w:rPr>
              <w:t>40-1</w:t>
            </w:r>
          </w:p>
        </w:tc>
        <w:tc>
          <w:tcPr>
            <w:tcW w:w="913" w:type="dxa"/>
            <w:tcBorders>
              <w:top w:val="nil"/>
              <w:left w:val="nil"/>
              <w:bottom w:val="nil"/>
              <w:right w:val="nil"/>
            </w:tcBorders>
            <w:shd w:val="clear" w:color="auto" w:fill="auto"/>
            <w:noWrap/>
            <w:vAlign w:val="bottom"/>
            <w:hideMark/>
          </w:tcPr>
          <w:p w14:paraId="764032BF" w14:textId="77777777" w:rsidR="0066701B" w:rsidRPr="002A26AE" w:rsidRDefault="0066701B" w:rsidP="00CD3E65">
            <w:pPr>
              <w:rPr>
                <w:rFonts w:ascii="Arial" w:hAnsi="Arial" w:cs="Arial"/>
                <w:color w:val="000000"/>
                <w:sz w:val="20"/>
                <w:szCs w:val="20"/>
              </w:rPr>
            </w:pPr>
            <w:r w:rsidRPr="002A26AE">
              <w:rPr>
                <w:rFonts w:ascii="Arial" w:hAnsi="Arial" w:cs="Arial"/>
                <w:color w:val="000000"/>
                <w:sz w:val="20"/>
                <w:szCs w:val="20"/>
              </w:rPr>
              <w:t>X</w:t>
            </w:r>
          </w:p>
        </w:tc>
        <w:tc>
          <w:tcPr>
            <w:tcW w:w="913" w:type="dxa"/>
            <w:tcBorders>
              <w:top w:val="nil"/>
              <w:left w:val="nil"/>
              <w:bottom w:val="nil"/>
              <w:right w:val="nil"/>
            </w:tcBorders>
            <w:shd w:val="clear" w:color="auto" w:fill="auto"/>
            <w:noWrap/>
            <w:vAlign w:val="bottom"/>
            <w:hideMark/>
          </w:tcPr>
          <w:p w14:paraId="17E7D14F" w14:textId="77777777" w:rsidR="0066701B" w:rsidRPr="002A26AE" w:rsidRDefault="0066701B" w:rsidP="00CD3E65">
            <w:pPr>
              <w:rPr>
                <w:rFonts w:ascii="Arial" w:hAnsi="Arial" w:cs="Arial"/>
                <w:color w:val="000000"/>
                <w:sz w:val="20"/>
                <w:szCs w:val="20"/>
              </w:rPr>
            </w:pPr>
            <w:r w:rsidRPr="002A26AE">
              <w:rPr>
                <w:rFonts w:ascii="Arial" w:hAnsi="Arial" w:cs="Arial"/>
                <w:color w:val="000000"/>
                <w:sz w:val="20"/>
                <w:szCs w:val="20"/>
              </w:rPr>
              <w:t>X*</w:t>
            </w:r>
          </w:p>
        </w:tc>
        <w:tc>
          <w:tcPr>
            <w:tcW w:w="913" w:type="dxa"/>
            <w:tcBorders>
              <w:top w:val="nil"/>
              <w:left w:val="nil"/>
              <w:bottom w:val="nil"/>
              <w:right w:val="nil"/>
            </w:tcBorders>
            <w:shd w:val="clear" w:color="auto" w:fill="auto"/>
            <w:noWrap/>
            <w:vAlign w:val="bottom"/>
            <w:hideMark/>
          </w:tcPr>
          <w:p w14:paraId="33558A35" w14:textId="77777777" w:rsidR="0066701B" w:rsidRPr="002A26AE" w:rsidRDefault="0066701B" w:rsidP="00CD3E65">
            <w:pPr>
              <w:rPr>
                <w:rFonts w:ascii="Arial" w:hAnsi="Arial" w:cs="Arial"/>
                <w:color w:val="000000"/>
                <w:sz w:val="20"/>
                <w:szCs w:val="20"/>
              </w:rPr>
            </w:pPr>
          </w:p>
        </w:tc>
        <w:tc>
          <w:tcPr>
            <w:tcW w:w="913" w:type="dxa"/>
            <w:tcBorders>
              <w:top w:val="nil"/>
              <w:left w:val="nil"/>
              <w:bottom w:val="nil"/>
              <w:right w:val="nil"/>
            </w:tcBorders>
            <w:shd w:val="clear" w:color="auto" w:fill="auto"/>
            <w:noWrap/>
            <w:vAlign w:val="bottom"/>
            <w:hideMark/>
          </w:tcPr>
          <w:p w14:paraId="73A3EA2B" w14:textId="77777777" w:rsidR="0066701B" w:rsidRPr="002A26AE" w:rsidRDefault="0066701B" w:rsidP="00CD3E65">
            <w:pPr>
              <w:rPr>
                <w:rFonts w:ascii="Arial" w:hAnsi="Arial" w:cs="Arial"/>
                <w:color w:val="000000"/>
                <w:sz w:val="20"/>
                <w:szCs w:val="20"/>
              </w:rPr>
            </w:pPr>
          </w:p>
        </w:tc>
        <w:tc>
          <w:tcPr>
            <w:tcW w:w="913" w:type="dxa"/>
            <w:tcBorders>
              <w:top w:val="nil"/>
              <w:left w:val="nil"/>
              <w:bottom w:val="nil"/>
              <w:right w:val="nil"/>
            </w:tcBorders>
            <w:shd w:val="clear" w:color="auto" w:fill="auto"/>
            <w:noWrap/>
            <w:vAlign w:val="bottom"/>
            <w:hideMark/>
          </w:tcPr>
          <w:p w14:paraId="725B686E" w14:textId="77777777" w:rsidR="0066701B" w:rsidRPr="002A26AE" w:rsidRDefault="0066701B" w:rsidP="00CD3E65">
            <w:pPr>
              <w:rPr>
                <w:rFonts w:ascii="Arial" w:hAnsi="Arial" w:cs="Arial"/>
                <w:color w:val="000000"/>
                <w:sz w:val="20"/>
                <w:szCs w:val="20"/>
              </w:rPr>
            </w:pPr>
          </w:p>
        </w:tc>
        <w:tc>
          <w:tcPr>
            <w:tcW w:w="913" w:type="dxa"/>
            <w:tcBorders>
              <w:top w:val="nil"/>
              <w:left w:val="nil"/>
              <w:bottom w:val="nil"/>
              <w:right w:val="nil"/>
            </w:tcBorders>
            <w:shd w:val="clear" w:color="auto" w:fill="auto"/>
            <w:noWrap/>
            <w:vAlign w:val="bottom"/>
            <w:hideMark/>
          </w:tcPr>
          <w:p w14:paraId="37C24B0F" w14:textId="77777777" w:rsidR="0066701B" w:rsidRPr="002A26AE" w:rsidRDefault="0066701B" w:rsidP="00CD3E65">
            <w:pPr>
              <w:rPr>
                <w:rFonts w:ascii="Arial" w:hAnsi="Arial" w:cs="Arial"/>
                <w:color w:val="000000"/>
                <w:sz w:val="20"/>
                <w:szCs w:val="20"/>
              </w:rPr>
            </w:pPr>
          </w:p>
        </w:tc>
        <w:tc>
          <w:tcPr>
            <w:tcW w:w="913" w:type="dxa"/>
            <w:tcBorders>
              <w:top w:val="nil"/>
              <w:left w:val="nil"/>
              <w:bottom w:val="nil"/>
              <w:right w:val="nil"/>
            </w:tcBorders>
            <w:shd w:val="clear" w:color="auto" w:fill="auto"/>
            <w:noWrap/>
            <w:vAlign w:val="bottom"/>
            <w:hideMark/>
          </w:tcPr>
          <w:p w14:paraId="33C6451C" w14:textId="77777777" w:rsidR="0066701B" w:rsidRPr="002A26AE" w:rsidRDefault="0066701B" w:rsidP="00CD3E65">
            <w:pPr>
              <w:rPr>
                <w:rFonts w:ascii="Arial" w:hAnsi="Arial" w:cs="Arial"/>
                <w:color w:val="000000"/>
                <w:sz w:val="20"/>
                <w:szCs w:val="20"/>
              </w:rPr>
            </w:pPr>
          </w:p>
        </w:tc>
        <w:tc>
          <w:tcPr>
            <w:tcW w:w="913" w:type="dxa"/>
            <w:tcBorders>
              <w:top w:val="nil"/>
              <w:left w:val="nil"/>
              <w:bottom w:val="nil"/>
              <w:right w:val="nil"/>
            </w:tcBorders>
            <w:shd w:val="clear" w:color="auto" w:fill="auto"/>
            <w:noWrap/>
            <w:vAlign w:val="bottom"/>
            <w:hideMark/>
          </w:tcPr>
          <w:p w14:paraId="585601A9" w14:textId="77777777" w:rsidR="0066701B" w:rsidRPr="002A26AE" w:rsidRDefault="0066701B" w:rsidP="00CD3E65">
            <w:pPr>
              <w:rPr>
                <w:rFonts w:ascii="Arial" w:hAnsi="Arial" w:cs="Arial"/>
                <w:color w:val="000000"/>
                <w:sz w:val="20"/>
                <w:szCs w:val="20"/>
              </w:rPr>
            </w:pPr>
          </w:p>
        </w:tc>
        <w:tc>
          <w:tcPr>
            <w:tcW w:w="915" w:type="dxa"/>
            <w:tcBorders>
              <w:top w:val="nil"/>
              <w:left w:val="nil"/>
              <w:bottom w:val="nil"/>
              <w:right w:val="nil"/>
            </w:tcBorders>
            <w:shd w:val="clear" w:color="auto" w:fill="auto"/>
            <w:noWrap/>
            <w:vAlign w:val="bottom"/>
            <w:hideMark/>
          </w:tcPr>
          <w:p w14:paraId="768A9CF6" w14:textId="77777777" w:rsidR="0066701B" w:rsidRPr="002A26AE" w:rsidRDefault="0066701B" w:rsidP="00CD3E65">
            <w:pPr>
              <w:rPr>
                <w:rFonts w:ascii="Arial" w:hAnsi="Arial" w:cs="Arial"/>
                <w:color w:val="000000"/>
                <w:sz w:val="20"/>
                <w:szCs w:val="20"/>
              </w:rPr>
            </w:pPr>
          </w:p>
        </w:tc>
      </w:tr>
      <w:tr w:rsidR="0066701B" w:rsidRPr="002A26AE" w14:paraId="246EA486" w14:textId="77777777" w:rsidTr="0066701B">
        <w:trPr>
          <w:trHeight w:val="293"/>
          <w:jc w:val="center"/>
        </w:trPr>
        <w:tc>
          <w:tcPr>
            <w:tcW w:w="666" w:type="dxa"/>
            <w:vMerge/>
            <w:tcBorders>
              <w:top w:val="nil"/>
              <w:left w:val="nil"/>
              <w:bottom w:val="nil"/>
              <w:right w:val="nil"/>
            </w:tcBorders>
            <w:vAlign w:val="center"/>
            <w:hideMark/>
          </w:tcPr>
          <w:p w14:paraId="3030CAA6" w14:textId="77777777" w:rsidR="0066701B" w:rsidRPr="002A26AE" w:rsidRDefault="0066701B" w:rsidP="00CD3E65">
            <w:pPr>
              <w:rPr>
                <w:rFonts w:ascii="Arial" w:hAnsi="Arial" w:cs="Arial"/>
                <w:color w:val="000000"/>
                <w:sz w:val="20"/>
                <w:szCs w:val="20"/>
              </w:rPr>
            </w:pPr>
          </w:p>
        </w:tc>
        <w:tc>
          <w:tcPr>
            <w:tcW w:w="798" w:type="dxa"/>
            <w:tcBorders>
              <w:top w:val="nil"/>
              <w:left w:val="nil"/>
              <w:bottom w:val="nil"/>
              <w:right w:val="single" w:sz="4" w:space="0" w:color="auto"/>
            </w:tcBorders>
            <w:shd w:val="clear" w:color="auto" w:fill="auto"/>
            <w:noWrap/>
            <w:vAlign w:val="bottom"/>
            <w:hideMark/>
          </w:tcPr>
          <w:p w14:paraId="5ADB2176" w14:textId="77777777" w:rsidR="0066701B" w:rsidRPr="002A26AE" w:rsidRDefault="0066701B" w:rsidP="00CD3E65">
            <w:pPr>
              <w:jc w:val="right"/>
              <w:rPr>
                <w:rFonts w:ascii="Arial" w:hAnsi="Arial" w:cs="Arial"/>
                <w:color w:val="000000"/>
                <w:sz w:val="20"/>
                <w:szCs w:val="20"/>
              </w:rPr>
            </w:pPr>
            <w:r w:rsidRPr="002A26AE">
              <w:rPr>
                <w:rFonts w:ascii="Arial" w:hAnsi="Arial" w:cs="Arial"/>
                <w:color w:val="000000"/>
                <w:sz w:val="20"/>
                <w:szCs w:val="20"/>
              </w:rPr>
              <w:t>40-2</w:t>
            </w:r>
          </w:p>
        </w:tc>
        <w:tc>
          <w:tcPr>
            <w:tcW w:w="913" w:type="dxa"/>
            <w:tcBorders>
              <w:top w:val="nil"/>
              <w:left w:val="nil"/>
              <w:bottom w:val="nil"/>
              <w:right w:val="nil"/>
            </w:tcBorders>
            <w:shd w:val="clear" w:color="000000" w:fill="000000"/>
            <w:noWrap/>
            <w:vAlign w:val="bottom"/>
            <w:hideMark/>
          </w:tcPr>
          <w:p w14:paraId="239F9FEF" w14:textId="77777777" w:rsidR="0066701B" w:rsidRPr="002A26AE" w:rsidRDefault="0066701B" w:rsidP="00CD3E65">
            <w:pPr>
              <w:rPr>
                <w:rFonts w:ascii="Arial" w:hAnsi="Arial" w:cs="Arial"/>
                <w:color w:val="000000"/>
                <w:sz w:val="20"/>
                <w:szCs w:val="20"/>
              </w:rPr>
            </w:pPr>
          </w:p>
        </w:tc>
        <w:tc>
          <w:tcPr>
            <w:tcW w:w="913" w:type="dxa"/>
            <w:tcBorders>
              <w:top w:val="nil"/>
              <w:left w:val="nil"/>
              <w:bottom w:val="nil"/>
              <w:right w:val="nil"/>
            </w:tcBorders>
            <w:shd w:val="clear" w:color="000000" w:fill="000000"/>
            <w:noWrap/>
            <w:vAlign w:val="bottom"/>
            <w:hideMark/>
          </w:tcPr>
          <w:p w14:paraId="3DC7552A" w14:textId="77777777" w:rsidR="0066701B" w:rsidRPr="002A26AE" w:rsidRDefault="0066701B" w:rsidP="00CD3E65">
            <w:pPr>
              <w:rPr>
                <w:rFonts w:ascii="Arial" w:hAnsi="Arial" w:cs="Arial"/>
                <w:color w:val="000000"/>
                <w:sz w:val="20"/>
                <w:szCs w:val="20"/>
              </w:rPr>
            </w:pPr>
          </w:p>
        </w:tc>
        <w:tc>
          <w:tcPr>
            <w:tcW w:w="913" w:type="dxa"/>
            <w:tcBorders>
              <w:top w:val="nil"/>
              <w:left w:val="nil"/>
              <w:bottom w:val="nil"/>
              <w:right w:val="nil"/>
            </w:tcBorders>
            <w:shd w:val="clear" w:color="000000" w:fill="000000"/>
            <w:noWrap/>
            <w:vAlign w:val="bottom"/>
            <w:hideMark/>
          </w:tcPr>
          <w:p w14:paraId="231AEEB9" w14:textId="77777777" w:rsidR="0066701B" w:rsidRPr="002A26AE" w:rsidRDefault="0066701B" w:rsidP="00CD3E65">
            <w:pPr>
              <w:rPr>
                <w:rFonts w:ascii="Arial" w:hAnsi="Arial" w:cs="Arial"/>
                <w:color w:val="000000"/>
                <w:sz w:val="20"/>
                <w:szCs w:val="20"/>
              </w:rPr>
            </w:pPr>
          </w:p>
        </w:tc>
        <w:tc>
          <w:tcPr>
            <w:tcW w:w="913" w:type="dxa"/>
            <w:tcBorders>
              <w:top w:val="nil"/>
              <w:left w:val="nil"/>
              <w:bottom w:val="nil"/>
              <w:right w:val="nil"/>
            </w:tcBorders>
            <w:shd w:val="clear" w:color="auto" w:fill="auto"/>
            <w:noWrap/>
            <w:vAlign w:val="bottom"/>
            <w:hideMark/>
          </w:tcPr>
          <w:p w14:paraId="5B44E71A" w14:textId="77777777" w:rsidR="0066701B" w:rsidRPr="002A26AE" w:rsidRDefault="0066701B" w:rsidP="00CD3E65">
            <w:pPr>
              <w:rPr>
                <w:rFonts w:ascii="Arial" w:hAnsi="Arial" w:cs="Arial"/>
                <w:color w:val="000000"/>
                <w:sz w:val="20"/>
                <w:szCs w:val="20"/>
              </w:rPr>
            </w:pPr>
            <w:r w:rsidRPr="002A26AE">
              <w:rPr>
                <w:rFonts w:ascii="Arial" w:hAnsi="Arial" w:cs="Arial"/>
                <w:color w:val="000000"/>
                <w:sz w:val="20"/>
                <w:szCs w:val="20"/>
              </w:rPr>
              <w:t>X</w:t>
            </w:r>
          </w:p>
        </w:tc>
        <w:tc>
          <w:tcPr>
            <w:tcW w:w="913" w:type="dxa"/>
            <w:tcBorders>
              <w:top w:val="nil"/>
              <w:left w:val="nil"/>
              <w:bottom w:val="nil"/>
              <w:right w:val="nil"/>
            </w:tcBorders>
            <w:shd w:val="clear" w:color="auto" w:fill="auto"/>
            <w:noWrap/>
            <w:vAlign w:val="bottom"/>
            <w:hideMark/>
          </w:tcPr>
          <w:p w14:paraId="7D62BD9D" w14:textId="77777777" w:rsidR="0066701B" w:rsidRPr="002A26AE" w:rsidRDefault="0066701B" w:rsidP="00CD3E65">
            <w:pPr>
              <w:rPr>
                <w:rFonts w:ascii="Arial" w:hAnsi="Arial" w:cs="Arial"/>
                <w:color w:val="000000"/>
                <w:sz w:val="20"/>
                <w:szCs w:val="20"/>
              </w:rPr>
            </w:pPr>
            <w:r w:rsidRPr="002A26AE">
              <w:rPr>
                <w:rFonts w:ascii="Arial" w:hAnsi="Arial" w:cs="Arial"/>
                <w:color w:val="000000"/>
                <w:sz w:val="20"/>
                <w:szCs w:val="20"/>
              </w:rPr>
              <w:t>X</w:t>
            </w:r>
          </w:p>
        </w:tc>
        <w:tc>
          <w:tcPr>
            <w:tcW w:w="913" w:type="dxa"/>
            <w:tcBorders>
              <w:top w:val="nil"/>
              <w:left w:val="nil"/>
              <w:bottom w:val="nil"/>
              <w:right w:val="nil"/>
            </w:tcBorders>
            <w:shd w:val="clear" w:color="auto" w:fill="auto"/>
            <w:noWrap/>
            <w:vAlign w:val="bottom"/>
            <w:hideMark/>
          </w:tcPr>
          <w:p w14:paraId="501122D3" w14:textId="77777777" w:rsidR="0066701B" w:rsidRPr="002A26AE" w:rsidRDefault="0066701B" w:rsidP="00CD3E65">
            <w:pPr>
              <w:rPr>
                <w:rFonts w:ascii="Arial" w:hAnsi="Arial" w:cs="Arial"/>
                <w:color w:val="000000"/>
                <w:sz w:val="20"/>
                <w:szCs w:val="20"/>
              </w:rPr>
            </w:pPr>
            <w:r w:rsidRPr="002A26AE">
              <w:rPr>
                <w:rFonts w:ascii="Arial" w:hAnsi="Arial" w:cs="Arial"/>
                <w:color w:val="000000"/>
                <w:sz w:val="20"/>
                <w:szCs w:val="20"/>
              </w:rPr>
              <w:t>X</w:t>
            </w:r>
          </w:p>
        </w:tc>
        <w:tc>
          <w:tcPr>
            <w:tcW w:w="913" w:type="dxa"/>
            <w:tcBorders>
              <w:top w:val="nil"/>
              <w:left w:val="nil"/>
              <w:bottom w:val="nil"/>
              <w:right w:val="nil"/>
            </w:tcBorders>
            <w:shd w:val="clear" w:color="auto" w:fill="auto"/>
            <w:noWrap/>
            <w:vAlign w:val="bottom"/>
            <w:hideMark/>
          </w:tcPr>
          <w:p w14:paraId="3C71DCFB" w14:textId="77777777" w:rsidR="0066701B" w:rsidRPr="002A26AE" w:rsidRDefault="0066701B" w:rsidP="00CD3E65">
            <w:pPr>
              <w:rPr>
                <w:rFonts w:ascii="Arial" w:hAnsi="Arial" w:cs="Arial"/>
                <w:color w:val="000000"/>
                <w:sz w:val="20"/>
                <w:szCs w:val="20"/>
              </w:rPr>
            </w:pPr>
            <w:r w:rsidRPr="002A26AE">
              <w:rPr>
                <w:rFonts w:ascii="Arial" w:hAnsi="Arial" w:cs="Arial"/>
                <w:color w:val="000000"/>
                <w:sz w:val="20"/>
                <w:szCs w:val="20"/>
              </w:rPr>
              <w:t>X</w:t>
            </w:r>
          </w:p>
        </w:tc>
        <w:tc>
          <w:tcPr>
            <w:tcW w:w="913" w:type="dxa"/>
            <w:tcBorders>
              <w:top w:val="nil"/>
              <w:left w:val="nil"/>
              <w:bottom w:val="nil"/>
              <w:right w:val="nil"/>
            </w:tcBorders>
            <w:shd w:val="clear" w:color="auto" w:fill="auto"/>
            <w:noWrap/>
            <w:vAlign w:val="bottom"/>
            <w:hideMark/>
          </w:tcPr>
          <w:p w14:paraId="77376B56" w14:textId="77777777" w:rsidR="0066701B" w:rsidRPr="002A26AE" w:rsidRDefault="0066701B" w:rsidP="00CD3E65">
            <w:pPr>
              <w:rPr>
                <w:rFonts w:ascii="Arial" w:hAnsi="Arial" w:cs="Arial"/>
                <w:color w:val="000000"/>
                <w:sz w:val="20"/>
                <w:szCs w:val="20"/>
              </w:rPr>
            </w:pPr>
            <w:r w:rsidRPr="002A26AE">
              <w:rPr>
                <w:rFonts w:ascii="Arial" w:hAnsi="Arial" w:cs="Arial"/>
                <w:color w:val="000000"/>
                <w:sz w:val="20"/>
                <w:szCs w:val="20"/>
              </w:rPr>
              <w:t>X</w:t>
            </w:r>
          </w:p>
        </w:tc>
        <w:tc>
          <w:tcPr>
            <w:tcW w:w="915" w:type="dxa"/>
            <w:tcBorders>
              <w:top w:val="nil"/>
              <w:left w:val="nil"/>
              <w:bottom w:val="nil"/>
              <w:right w:val="nil"/>
            </w:tcBorders>
            <w:shd w:val="clear" w:color="auto" w:fill="auto"/>
            <w:noWrap/>
            <w:vAlign w:val="bottom"/>
            <w:hideMark/>
          </w:tcPr>
          <w:p w14:paraId="241DC080" w14:textId="77777777" w:rsidR="0066701B" w:rsidRPr="002A26AE" w:rsidRDefault="0066701B" w:rsidP="00CD3E65">
            <w:pPr>
              <w:rPr>
                <w:rFonts w:ascii="Arial" w:hAnsi="Arial" w:cs="Arial"/>
                <w:color w:val="000000"/>
                <w:sz w:val="20"/>
                <w:szCs w:val="20"/>
              </w:rPr>
            </w:pPr>
            <w:r w:rsidRPr="002A26AE">
              <w:rPr>
                <w:rFonts w:ascii="Arial" w:hAnsi="Arial" w:cs="Arial"/>
                <w:color w:val="000000"/>
                <w:sz w:val="20"/>
                <w:szCs w:val="20"/>
              </w:rPr>
              <w:t>X</w:t>
            </w:r>
          </w:p>
        </w:tc>
      </w:tr>
      <w:tr w:rsidR="0066701B" w:rsidRPr="002A26AE" w14:paraId="276DE309" w14:textId="77777777" w:rsidTr="0066701B">
        <w:trPr>
          <w:trHeight w:val="293"/>
          <w:jc w:val="center"/>
        </w:trPr>
        <w:tc>
          <w:tcPr>
            <w:tcW w:w="666" w:type="dxa"/>
            <w:vMerge/>
            <w:tcBorders>
              <w:top w:val="nil"/>
              <w:left w:val="nil"/>
              <w:bottom w:val="nil"/>
              <w:right w:val="nil"/>
            </w:tcBorders>
            <w:vAlign w:val="center"/>
            <w:hideMark/>
          </w:tcPr>
          <w:p w14:paraId="43AA8118" w14:textId="77777777" w:rsidR="0066701B" w:rsidRPr="002A26AE" w:rsidRDefault="0066701B" w:rsidP="00CD3E65">
            <w:pPr>
              <w:rPr>
                <w:rFonts w:ascii="Arial" w:hAnsi="Arial" w:cs="Arial"/>
                <w:color w:val="000000"/>
                <w:sz w:val="20"/>
                <w:szCs w:val="20"/>
              </w:rPr>
            </w:pPr>
          </w:p>
        </w:tc>
        <w:tc>
          <w:tcPr>
            <w:tcW w:w="798" w:type="dxa"/>
            <w:tcBorders>
              <w:top w:val="nil"/>
              <w:left w:val="nil"/>
              <w:bottom w:val="nil"/>
              <w:right w:val="single" w:sz="4" w:space="0" w:color="auto"/>
            </w:tcBorders>
            <w:shd w:val="clear" w:color="auto" w:fill="auto"/>
            <w:noWrap/>
            <w:vAlign w:val="bottom"/>
            <w:hideMark/>
          </w:tcPr>
          <w:p w14:paraId="7F275C71" w14:textId="77777777" w:rsidR="0066701B" w:rsidRPr="002A26AE" w:rsidRDefault="0066701B" w:rsidP="00CD3E65">
            <w:pPr>
              <w:jc w:val="right"/>
              <w:rPr>
                <w:rFonts w:ascii="Arial" w:hAnsi="Arial" w:cs="Arial"/>
                <w:color w:val="000000"/>
                <w:sz w:val="20"/>
                <w:szCs w:val="20"/>
              </w:rPr>
            </w:pPr>
            <w:r w:rsidRPr="002A26AE">
              <w:rPr>
                <w:rFonts w:ascii="Arial" w:hAnsi="Arial" w:cs="Arial"/>
                <w:color w:val="000000"/>
                <w:sz w:val="20"/>
                <w:szCs w:val="20"/>
              </w:rPr>
              <w:t>68-1</w:t>
            </w:r>
          </w:p>
        </w:tc>
        <w:tc>
          <w:tcPr>
            <w:tcW w:w="913" w:type="dxa"/>
            <w:tcBorders>
              <w:top w:val="nil"/>
              <w:left w:val="nil"/>
              <w:bottom w:val="nil"/>
              <w:right w:val="nil"/>
            </w:tcBorders>
            <w:shd w:val="clear" w:color="auto" w:fill="auto"/>
            <w:noWrap/>
            <w:vAlign w:val="bottom"/>
            <w:hideMark/>
          </w:tcPr>
          <w:p w14:paraId="24125C61" w14:textId="77777777" w:rsidR="0066701B" w:rsidRPr="002A26AE" w:rsidRDefault="0066701B" w:rsidP="00CD3E65">
            <w:pPr>
              <w:rPr>
                <w:rFonts w:ascii="Arial" w:hAnsi="Arial" w:cs="Arial"/>
                <w:color w:val="000000"/>
                <w:sz w:val="20"/>
                <w:szCs w:val="20"/>
              </w:rPr>
            </w:pPr>
            <w:r w:rsidRPr="002A26AE">
              <w:rPr>
                <w:rFonts w:ascii="Arial" w:hAnsi="Arial" w:cs="Arial"/>
                <w:color w:val="000000"/>
                <w:sz w:val="20"/>
                <w:szCs w:val="20"/>
              </w:rPr>
              <w:t>X</w:t>
            </w:r>
          </w:p>
        </w:tc>
        <w:tc>
          <w:tcPr>
            <w:tcW w:w="913" w:type="dxa"/>
            <w:tcBorders>
              <w:top w:val="nil"/>
              <w:left w:val="nil"/>
              <w:bottom w:val="nil"/>
              <w:right w:val="nil"/>
            </w:tcBorders>
            <w:shd w:val="clear" w:color="auto" w:fill="auto"/>
            <w:noWrap/>
            <w:vAlign w:val="bottom"/>
            <w:hideMark/>
          </w:tcPr>
          <w:p w14:paraId="6F6EBC58" w14:textId="77777777" w:rsidR="0066701B" w:rsidRPr="002A26AE" w:rsidRDefault="0066701B" w:rsidP="00CD3E65">
            <w:pPr>
              <w:rPr>
                <w:rFonts w:ascii="Arial" w:hAnsi="Arial" w:cs="Arial"/>
                <w:color w:val="000000"/>
                <w:sz w:val="20"/>
                <w:szCs w:val="20"/>
              </w:rPr>
            </w:pPr>
            <w:r w:rsidRPr="002A26AE">
              <w:rPr>
                <w:rFonts w:ascii="Arial" w:hAnsi="Arial" w:cs="Arial"/>
                <w:color w:val="000000"/>
                <w:sz w:val="20"/>
                <w:szCs w:val="20"/>
              </w:rPr>
              <w:t>X*</w:t>
            </w:r>
          </w:p>
        </w:tc>
        <w:tc>
          <w:tcPr>
            <w:tcW w:w="913" w:type="dxa"/>
            <w:tcBorders>
              <w:top w:val="nil"/>
              <w:left w:val="nil"/>
              <w:bottom w:val="nil"/>
              <w:right w:val="nil"/>
            </w:tcBorders>
            <w:shd w:val="clear" w:color="auto" w:fill="auto"/>
            <w:noWrap/>
            <w:vAlign w:val="bottom"/>
            <w:hideMark/>
          </w:tcPr>
          <w:p w14:paraId="063C6446" w14:textId="77777777" w:rsidR="0066701B" w:rsidRPr="002A26AE" w:rsidRDefault="0066701B" w:rsidP="00CD3E65">
            <w:pPr>
              <w:rPr>
                <w:rFonts w:ascii="Arial" w:hAnsi="Arial" w:cs="Arial"/>
                <w:color w:val="000000"/>
                <w:sz w:val="20"/>
                <w:szCs w:val="20"/>
              </w:rPr>
            </w:pPr>
          </w:p>
        </w:tc>
        <w:tc>
          <w:tcPr>
            <w:tcW w:w="913" w:type="dxa"/>
            <w:tcBorders>
              <w:top w:val="nil"/>
              <w:left w:val="nil"/>
              <w:bottom w:val="nil"/>
              <w:right w:val="nil"/>
            </w:tcBorders>
            <w:shd w:val="clear" w:color="auto" w:fill="auto"/>
            <w:noWrap/>
            <w:vAlign w:val="bottom"/>
            <w:hideMark/>
          </w:tcPr>
          <w:p w14:paraId="55DF7EE9" w14:textId="77777777" w:rsidR="0066701B" w:rsidRPr="002A26AE" w:rsidRDefault="0066701B" w:rsidP="00CD3E65">
            <w:pPr>
              <w:rPr>
                <w:rFonts w:ascii="Arial" w:hAnsi="Arial" w:cs="Arial"/>
                <w:color w:val="000000"/>
                <w:sz w:val="20"/>
                <w:szCs w:val="20"/>
              </w:rPr>
            </w:pPr>
          </w:p>
        </w:tc>
        <w:tc>
          <w:tcPr>
            <w:tcW w:w="913" w:type="dxa"/>
            <w:tcBorders>
              <w:top w:val="nil"/>
              <w:left w:val="nil"/>
              <w:bottom w:val="nil"/>
              <w:right w:val="nil"/>
            </w:tcBorders>
            <w:shd w:val="clear" w:color="auto" w:fill="auto"/>
            <w:noWrap/>
            <w:vAlign w:val="bottom"/>
            <w:hideMark/>
          </w:tcPr>
          <w:p w14:paraId="7A14944C" w14:textId="77777777" w:rsidR="0066701B" w:rsidRPr="002A26AE" w:rsidRDefault="0066701B" w:rsidP="00CD3E65">
            <w:pPr>
              <w:rPr>
                <w:rFonts w:ascii="Arial" w:hAnsi="Arial" w:cs="Arial"/>
                <w:color w:val="000000"/>
                <w:sz w:val="20"/>
                <w:szCs w:val="20"/>
              </w:rPr>
            </w:pPr>
          </w:p>
        </w:tc>
        <w:tc>
          <w:tcPr>
            <w:tcW w:w="913" w:type="dxa"/>
            <w:tcBorders>
              <w:top w:val="nil"/>
              <w:left w:val="nil"/>
              <w:bottom w:val="nil"/>
              <w:right w:val="nil"/>
            </w:tcBorders>
            <w:shd w:val="clear" w:color="auto" w:fill="auto"/>
            <w:noWrap/>
            <w:vAlign w:val="bottom"/>
            <w:hideMark/>
          </w:tcPr>
          <w:p w14:paraId="028A17C8" w14:textId="77777777" w:rsidR="0066701B" w:rsidRPr="002A26AE" w:rsidRDefault="0066701B" w:rsidP="00CD3E65">
            <w:pPr>
              <w:rPr>
                <w:rFonts w:ascii="Arial" w:hAnsi="Arial" w:cs="Arial"/>
                <w:color w:val="000000"/>
                <w:sz w:val="20"/>
                <w:szCs w:val="20"/>
              </w:rPr>
            </w:pPr>
          </w:p>
        </w:tc>
        <w:tc>
          <w:tcPr>
            <w:tcW w:w="913" w:type="dxa"/>
            <w:tcBorders>
              <w:top w:val="nil"/>
              <w:left w:val="nil"/>
              <w:bottom w:val="nil"/>
              <w:right w:val="nil"/>
            </w:tcBorders>
            <w:shd w:val="clear" w:color="auto" w:fill="auto"/>
            <w:noWrap/>
            <w:vAlign w:val="bottom"/>
            <w:hideMark/>
          </w:tcPr>
          <w:p w14:paraId="06BF03FD" w14:textId="77777777" w:rsidR="0066701B" w:rsidRPr="002A26AE" w:rsidRDefault="0066701B" w:rsidP="00CD3E65">
            <w:pPr>
              <w:rPr>
                <w:rFonts w:ascii="Arial" w:hAnsi="Arial" w:cs="Arial"/>
                <w:color w:val="000000"/>
                <w:sz w:val="20"/>
                <w:szCs w:val="20"/>
              </w:rPr>
            </w:pPr>
          </w:p>
        </w:tc>
        <w:tc>
          <w:tcPr>
            <w:tcW w:w="913" w:type="dxa"/>
            <w:tcBorders>
              <w:top w:val="nil"/>
              <w:left w:val="nil"/>
              <w:bottom w:val="nil"/>
              <w:right w:val="nil"/>
            </w:tcBorders>
            <w:shd w:val="clear" w:color="auto" w:fill="auto"/>
            <w:noWrap/>
            <w:vAlign w:val="bottom"/>
            <w:hideMark/>
          </w:tcPr>
          <w:p w14:paraId="6908BA75" w14:textId="77777777" w:rsidR="0066701B" w:rsidRPr="002A26AE" w:rsidRDefault="0066701B" w:rsidP="00CD3E65">
            <w:pPr>
              <w:rPr>
                <w:rFonts w:ascii="Arial" w:hAnsi="Arial" w:cs="Arial"/>
                <w:color w:val="000000"/>
                <w:sz w:val="20"/>
                <w:szCs w:val="20"/>
              </w:rPr>
            </w:pPr>
          </w:p>
        </w:tc>
        <w:tc>
          <w:tcPr>
            <w:tcW w:w="915" w:type="dxa"/>
            <w:tcBorders>
              <w:top w:val="nil"/>
              <w:left w:val="nil"/>
              <w:bottom w:val="nil"/>
              <w:right w:val="nil"/>
            </w:tcBorders>
            <w:shd w:val="clear" w:color="auto" w:fill="auto"/>
            <w:noWrap/>
            <w:vAlign w:val="bottom"/>
            <w:hideMark/>
          </w:tcPr>
          <w:p w14:paraId="0EE5F829" w14:textId="77777777" w:rsidR="0066701B" w:rsidRPr="002A26AE" w:rsidRDefault="0066701B" w:rsidP="00CD3E65">
            <w:pPr>
              <w:rPr>
                <w:rFonts w:ascii="Arial" w:hAnsi="Arial" w:cs="Arial"/>
                <w:color w:val="000000"/>
                <w:sz w:val="20"/>
                <w:szCs w:val="20"/>
              </w:rPr>
            </w:pPr>
          </w:p>
        </w:tc>
      </w:tr>
      <w:tr w:rsidR="0066701B" w:rsidRPr="002A26AE" w14:paraId="26475DE2" w14:textId="77777777" w:rsidTr="0066701B">
        <w:trPr>
          <w:trHeight w:val="293"/>
          <w:jc w:val="center"/>
        </w:trPr>
        <w:tc>
          <w:tcPr>
            <w:tcW w:w="666" w:type="dxa"/>
            <w:vMerge/>
            <w:tcBorders>
              <w:top w:val="nil"/>
              <w:left w:val="nil"/>
              <w:bottom w:val="nil"/>
              <w:right w:val="nil"/>
            </w:tcBorders>
            <w:vAlign w:val="center"/>
            <w:hideMark/>
          </w:tcPr>
          <w:p w14:paraId="3DAB9534" w14:textId="77777777" w:rsidR="0066701B" w:rsidRPr="002A26AE" w:rsidRDefault="0066701B" w:rsidP="00CD3E65">
            <w:pPr>
              <w:rPr>
                <w:rFonts w:ascii="Arial" w:hAnsi="Arial" w:cs="Arial"/>
                <w:color w:val="000000"/>
                <w:sz w:val="20"/>
                <w:szCs w:val="20"/>
              </w:rPr>
            </w:pPr>
          </w:p>
        </w:tc>
        <w:tc>
          <w:tcPr>
            <w:tcW w:w="798" w:type="dxa"/>
            <w:tcBorders>
              <w:top w:val="nil"/>
              <w:left w:val="nil"/>
              <w:bottom w:val="nil"/>
              <w:right w:val="single" w:sz="4" w:space="0" w:color="auto"/>
            </w:tcBorders>
            <w:shd w:val="clear" w:color="auto" w:fill="auto"/>
            <w:noWrap/>
            <w:vAlign w:val="bottom"/>
            <w:hideMark/>
          </w:tcPr>
          <w:p w14:paraId="7A87C9EC" w14:textId="77777777" w:rsidR="0066701B" w:rsidRPr="002A26AE" w:rsidRDefault="0066701B" w:rsidP="00CD3E65">
            <w:pPr>
              <w:jc w:val="right"/>
              <w:rPr>
                <w:rFonts w:ascii="Arial" w:hAnsi="Arial" w:cs="Arial"/>
                <w:color w:val="000000"/>
                <w:sz w:val="20"/>
                <w:szCs w:val="20"/>
              </w:rPr>
            </w:pPr>
            <w:r w:rsidRPr="002A26AE">
              <w:rPr>
                <w:rFonts w:ascii="Arial" w:hAnsi="Arial" w:cs="Arial"/>
                <w:color w:val="000000"/>
                <w:sz w:val="20"/>
                <w:szCs w:val="20"/>
              </w:rPr>
              <w:t>68-2</w:t>
            </w:r>
          </w:p>
        </w:tc>
        <w:tc>
          <w:tcPr>
            <w:tcW w:w="913" w:type="dxa"/>
            <w:tcBorders>
              <w:top w:val="nil"/>
              <w:left w:val="nil"/>
              <w:bottom w:val="nil"/>
              <w:right w:val="nil"/>
            </w:tcBorders>
            <w:shd w:val="clear" w:color="000000" w:fill="000000"/>
            <w:noWrap/>
            <w:vAlign w:val="bottom"/>
            <w:hideMark/>
          </w:tcPr>
          <w:p w14:paraId="465A615D" w14:textId="77777777" w:rsidR="0066701B" w:rsidRPr="002A26AE" w:rsidRDefault="0066701B" w:rsidP="00CD3E65">
            <w:pPr>
              <w:rPr>
                <w:rFonts w:ascii="Arial" w:hAnsi="Arial" w:cs="Arial"/>
                <w:color w:val="000000"/>
                <w:sz w:val="20"/>
                <w:szCs w:val="20"/>
              </w:rPr>
            </w:pPr>
          </w:p>
        </w:tc>
        <w:tc>
          <w:tcPr>
            <w:tcW w:w="913" w:type="dxa"/>
            <w:tcBorders>
              <w:top w:val="nil"/>
              <w:left w:val="nil"/>
              <w:bottom w:val="nil"/>
              <w:right w:val="nil"/>
            </w:tcBorders>
            <w:shd w:val="clear" w:color="000000" w:fill="000000"/>
            <w:noWrap/>
            <w:vAlign w:val="bottom"/>
            <w:hideMark/>
          </w:tcPr>
          <w:p w14:paraId="14560594" w14:textId="77777777" w:rsidR="0066701B" w:rsidRPr="002A26AE" w:rsidRDefault="0066701B" w:rsidP="00CD3E65">
            <w:pPr>
              <w:rPr>
                <w:rFonts w:ascii="Arial" w:hAnsi="Arial" w:cs="Arial"/>
                <w:color w:val="000000"/>
                <w:sz w:val="20"/>
                <w:szCs w:val="20"/>
              </w:rPr>
            </w:pPr>
          </w:p>
        </w:tc>
        <w:tc>
          <w:tcPr>
            <w:tcW w:w="913" w:type="dxa"/>
            <w:tcBorders>
              <w:top w:val="nil"/>
              <w:left w:val="nil"/>
              <w:bottom w:val="nil"/>
              <w:right w:val="nil"/>
            </w:tcBorders>
            <w:shd w:val="clear" w:color="000000" w:fill="000000"/>
            <w:noWrap/>
            <w:vAlign w:val="bottom"/>
            <w:hideMark/>
          </w:tcPr>
          <w:p w14:paraId="4320BB9C" w14:textId="77777777" w:rsidR="0066701B" w:rsidRPr="002A26AE" w:rsidRDefault="0066701B" w:rsidP="00CD3E65">
            <w:pPr>
              <w:rPr>
                <w:rFonts w:ascii="Arial" w:hAnsi="Arial" w:cs="Arial"/>
                <w:color w:val="000000"/>
                <w:sz w:val="20"/>
                <w:szCs w:val="20"/>
              </w:rPr>
            </w:pPr>
          </w:p>
        </w:tc>
        <w:tc>
          <w:tcPr>
            <w:tcW w:w="913" w:type="dxa"/>
            <w:tcBorders>
              <w:top w:val="nil"/>
              <w:left w:val="nil"/>
              <w:bottom w:val="nil"/>
              <w:right w:val="nil"/>
            </w:tcBorders>
            <w:shd w:val="clear" w:color="auto" w:fill="auto"/>
            <w:noWrap/>
            <w:vAlign w:val="bottom"/>
            <w:hideMark/>
          </w:tcPr>
          <w:p w14:paraId="59CA1607" w14:textId="77777777" w:rsidR="0066701B" w:rsidRPr="002A26AE" w:rsidRDefault="0066701B" w:rsidP="00CD3E65">
            <w:pPr>
              <w:rPr>
                <w:rFonts w:ascii="Arial" w:hAnsi="Arial" w:cs="Arial"/>
                <w:color w:val="000000"/>
                <w:sz w:val="20"/>
                <w:szCs w:val="20"/>
              </w:rPr>
            </w:pPr>
            <w:r w:rsidRPr="002A26AE">
              <w:rPr>
                <w:rFonts w:ascii="Arial" w:hAnsi="Arial" w:cs="Arial"/>
                <w:color w:val="000000"/>
                <w:sz w:val="20"/>
                <w:szCs w:val="20"/>
              </w:rPr>
              <w:t>X</w:t>
            </w:r>
          </w:p>
        </w:tc>
        <w:tc>
          <w:tcPr>
            <w:tcW w:w="913" w:type="dxa"/>
            <w:tcBorders>
              <w:top w:val="nil"/>
              <w:left w:val="nil"/>
              <w:bottom w:val="nil"/>
              <w:right w:val="nil"/>
            </w:tcBorders>
            <w:shd w:val="clear" w:color="auto" w:fill="auto"/>
            <w:noWrap/>
            <w:vAlign w:val="bottom"/>
            <w:hideMark/>
          </w:tcPr>
          <w:p w14:paraId="38BBF9E3" w14:textId="77777777" w:rsidR="0066701B" w:rsidRPr="002A26AE" w:rsidRDefault="0066701B" w:rsidP="00CD3E65">
            <w:pPr>
              <w:rPr>
                <w:rFonts w:ascii="Arial" w:hAnsi="Arial" w:cs="Arial"/>
                <w:color w:val="000000"/>
                <w:sz w:val="20"/>
                <w:szCs w:val="20"/>
              </w:rPr>
            </w:pPr>
            <w:r w:rsidRPr="002A26AE">
              <w:rPr>
                <w:rFonts w:ascii="Arial" w:hAnsi="Arial" w:cs="Arial"/>
                <w:color w:val="000000"/>
                <w:sz w:val="20"/>
                <w:szCs w:val="20"/>
              </w:rPr>
              <w:t>X</w:t>
            </w:r>
          </w:p>
        </w:tc>
        <w:tc>
          <w:tcPr>
            <w:tcW w:w="913" w:type="dxa"/>
            <w:tcBorders>
              <w:top w:val="nil"/>
              <w:left w:val="nil"/>
              <w:bottom w:val="nil"/>
              <w:right w:val="nil"/>
            </w:tcBorders>
            <w:shd w:val="clear" w:color="auto" w:fill="auto"/>
            <w:noWrap/>
            <w:vAlign w:val="bottom"/>
            <w:hideMark/>
          </w:tcPr>
          <w:p w14:paraId="1E6E5029" w14:textId="77777777" w:rsidR="0066701B" w:rsidRPr="002A26AE" w:rsidRDefault="0066701B" w:rsidP="00CD3E65">
            <w:pPr>
              <w:rPr>
                <w:rFonts w:ascii="Arial" w:hAnsi="Arial" w:cs="Arial"/>
                <w:color w:val="000000"/>
                <w:sz w:val="20"/>
                <w:szCs w:val="20"/>
              </w:rPr>
            </w:pPr>
            <w:r w:rsidRPr="002A26AE">
              <w:rPr>
                <w:rFonts w:ascii="Arial" w:hAnsi="Arial" w:cs="Arial"/>
                <w:color w:val="000000"/>
                <w:sz w:val="20"/>
                <w:szCs w:val="20"/>
              </w:rPr>
              <w:t>X</w:t>
            </w:r>
          </w:p>
        </w:tc>
        <w:tc>
          <w:tcPr>
            <w:tcW w:w="913" w:type="dxa"/>
            <w:tcBorders>
              <w:top w:val="nil"/>
              <w:left w:val="nil"/>
              <w:bottom w:val="nil"/>
              <w:right w:val="nil"/>
            </w:tcBorders>
            <w:shd w:val="clear" w:color="auto" w:fill="auto"/>
            <w:noWrap/>
            <w:vAlign w:val="bottom"/>
            <w:hideMark/>
          </w:tcPr>
          <w:p w14:paraId="0905EE71" w14:textId="77777777" w:rsidR="0066701B" w:rsidRPr="002A26AE" w:rsidRDefault="0066701B" w:rsidP="00CD3E65">
            <w:pPr>
              <w:rPr>
                <w:rFonts w:ascii="Arial" w:hAnsi="Arial" w:cs="Arial"/>
                <w:color w:val="000000"/>
                <w:sz w:val="20"/>
                <w:szCs w:val="20"/>
              </w:rPr>
            </w:pPr>
            <w:r w:rsidRPr="002A26AE">
              <w:rPr>
                <w:rFonts w:ascii="Arial" w:hAnsi="Arial" w:cs="Arial"/>
                <w:color w:val="000000"/>
                <w:sz w:val="20"/>
                <w:szCs w:val="20"/>
              </w:rPr>
              <w:t>X*</w:t>
            </w:r>
          </w:p>
        </w:tc>
        <w:tc>
          <w:tcPr>
            <w:tcW w:w="913" w:type="dxa"/>
            <w:tcBorders>
              <w:top w:val="nil"/>
              <w:left w:val="nil"/>
              <w:bottom w:val="nil"/>
              <w:right w:val="nil"/>
            </w:tcBorders>
            <w:shd w:val="clear" w:color="auto" w:fill="auto"/>
            <w:noWrap/>
            <w:vAlign w:val="bottom"/>
            <w:hideMark/>
          </w:tcPr>
          <w:p w14:paraId="43992BB5" w14:textId="77777777" w:rsidR="0066701B" w:rsidRPr="002A26AE" w:rsidRDefault="0066701B" w:rsidP="00CD3E65">
            <w:pPr>
              <w:rPr>
                <w:rFonts w:ascii="Arial" w:hAnsi="Arial" w:cs="Arial"/>
                <w:color w:val="000000"/>
                <w:sz w:val="20"/>
                <w:szCs w:val="20"/>
              </w:rPr>
            </w:pPr>
          </w:p>
        </w:tc>
        <w:tc>
          <w:tcPr>
            <w:tcW w:w="915" w:type="dxa"/>
            <w:tcBorders>
              <w:top w:val="nil"/>
              <w:left w:val="nil"/>
              <w:bottom w:val="nil"/>
              <w:right w:val="nil"/>
            </w:tcBorders>
            <w:shd w:val="clear" w:color="auto" w:fill="auto"/>
            <w:noWrap/>
            <w:vAlign w:val="bottom"/>
            <w:hideMark/>
          </w:tcPr>
          <w:p w14:paraId="662EA39B" w14:textId="77777777" w:rsidR="0066701B" w:rsidRPr="002A26AE" w:rsidRDefault="0066701B" w:rsidP="00CD3E65">
            <w:pPr>
              <w:rPr>
                <w:rFonts w:ascii="Arial" w:hAnsi="Arial" w:cs="Arial"/>
                <w:color w:val="000000"/>
                <w:sz w:val="20"/>
                <w:szCs w:val="20"/>
              </w:rPr>
            </w:pPr>
          </w:p>
        </w:tc>
      </w:tr>
      <w:tr w:rsidR="0066701B" w:rsidRPr="002A26AE" w14:paraId="38E34BFD" w14:textId="77777777" w:rsidTr="0066701B">
        <w:trPr>
          <w:trHeight w:val="293"/>
          <w:jc w:val="center"/>
        </w:trPr>
        <w:tc>
          <w:tcPr>
            <w:tcW w:w="666" w:type="dxa"/>
            <w:vMerge/>
            <w:tcBorders>
              <w:top w:val="nil"/>
              <w:left w:val="nil"/>
              <w:bottom w:val="nil"/>
              <w:right w:val="nil"/>
            </w:tcBorders>
            <w:vAlign w:val="center"/>
            <w:hideMark/>
          </w:tcPr>
          <w:p w14:paraId="1AE96226" w14:textId="77777777" w:rsidR="0066701B" w:rsidRPr="002A26AE" w:rsidRDefault="0066701B" w:rsidP="00CD3E65">
            <w:pPr>
              <w:rPr>
                <w:rFonts w:ascii="Arial" w:hAnsi="Arial" w:cs="Arial"/>
                <w:color w:val="000000"/>
                <w:sz w:val="20"/>
                <w:szCs w:val="20"/>
              </w:rPr>
            </w:pPr>
          </w:p>
        </w:tc>
        <w:tc>
          <w:tcPr>
            <w:tcW w:w="798" w:type="dxa"/>
            <w:tcBorders>
              <w:top w:val="nil"/>
              <w:left w:val="nil"/>
              <w:bottom w:val="nil"/>
              <w:right w:val="single" w:sz="4" w:space="0" w:color="auto"/>
            </w:tcBorders>
            <w:shd w:val="clear" w:color="auto" w:fill="auto"/>
            <w:noWrap/>
            <w:vAlign w:val="bottom"/>
            <w:hideMark/>
          </w:tcPr>
          <w:p w14:paraId="06670461" w14:textId="77777777" w:rsidR="0066701B" w:rsidRPr="002A26AE" w:rsidRDefault="0066701B" w:rsidP="00CD3E65">
            <w:pPr>
              <w:jc w:val="right"/>
              <w:rPr>
                <w:rFonts w:ascii="Arial" w:hAnsi="Arial" w:cs="Arial"/>
                <w:color w:val="000000"/>
                <w:sz w:val="20"/>
                <w:szCs w:val="20"/>
              </w:rPr>
            </w:pPr>
            <w:r w:rsidRPr="002A26AE">
              <w:rPr>
                <w:rFonts w:ascii="Arial" w:hAnsi="Arial" w:cs="Arial"/>
                <w:color w:val="000000"/>
                <w:sz w:val="20"/>
                <w:szCs w:val="20"/>
              </w:rPr>
              <w:t>70-1</w:t>
            </w:r>
          </w:p>
        </w:tc>
        <w:tc>
          <w:tcPr>
            <w:tcW w:w="913" w:type="dxa"/>
            <w:tcBorders>
              <w:top w:val="nil"/>
              <w:left w:val="nil"/>
              <w:bottom w:val="nil"/>
              <w:right w:val="nil"/>
            </w:tcBorders>
            <w:shd w:val="clear" w:color="auto" w:fill="auto"/>
            <w:noWrap/>
            <w:vAlign w:val="bottom"/>
            <w:hideMark/>
          </w:tcPr>
          <w:p w14:paraId="391FB609" w14:textId="77777777" w:rsidR="0066701B" w:rsidRPr="002A26AE" w:rsidRDefault="0066701B" w:rsidP="00CD3E65">
            <w:pPr>
              <w:rPr>
                <w:rFonts w:ascii="Arial" w:hAnsi="Arial" w:cs="Arial"/>
                <w:color w:val="000000"/>
                <w:sz w:val="20"/>
                <w:szCs w:val="20"/>
              </w:rPr>
            </w:pPr>
            <w:r w:rsidRPr="002A26AE">
              <w:rPr>
                <w:rFonts w:ascii="Arial" w:hAnsi="Arial" w:cs="Arial"/>
                <w:color w:val="000000"/>
                <w:sz w:val="20"/>
                <w:szCs w:val="20"/>
              </w:rPr>
              <w:t>X</w:t>
            </w:r>
          </w:p>
        </w:tc>
        <w:tc>
          <w:tcPr>
            <w:tcW w:w="913" w:type="dxa"/>
            <w:tcBorders>
              <w:top w:val="nil"/>
              <w:left w:val="nil"/>
              <w:bottom w:val="nil"/>
              <w:right w:val="nil"/>
            </w:tcBorders>
            <w:shd w:val="clear" w:color="auto" w:fill="auto"/>
            <w:noWrap/>
            <w:vAlign w:val="bottom"/>
            <w:hideMark/>
          </w:tcPr>
          <w:p w14:paraId="109744F9" w14:textId="77777777" w:rsidR="0066701B" w:rsidRPr="002A26AE" w:rsidRDefault="0066701B" w:rsidP="00CD3E65">
            <w:pPr>
              <w:rPr>
                <w:rFonts w:ascii="Arial" w:hAnsi="Arial" w:cs="Arial"/>
                <w:color w:val="000000"/>
                <w:sz w:val="20"/>
                <w:szCs w:val="20"/>
              </w:rPr>
            </w:pPr>
            <w:r w:rsidRPr="002A26AE">
              <w:rPr>
                <w:rFonts w:ascii="Arial" w:hAnsi="Arial" w:cs="Arial"/>
                <w:color w:val="000000"/>
                <w:sz w:val="20"/>
                <w:szCs w:val="20"/>
              </w:rPr>
              <w:t>X</w:t>
            </w:r>
          </w:p>
        </w:tc>
        <w:tc>
          <w:tcPr>
            <w:tcW w:w="913" w:type="dxa"/>
            <w:tcBorders>
              <w:top w:val="nil"/>
              <w:left w:val="nil"/>
              <w:bottom w:val="nil"/>
              <w:right w:val="nil"/>
            </w:tcBorders>
            <w:shd w:val="clear" w:color="auto" w:fill="auto"/>
            <w:noWrap/>
            <w:vAlign w:val="bottom"/>
            <w:hideMark/>
          </w:tcPr>
          <w:p w14:paraId="163DC5CC" w14:textId="77777777" w:rsidR="0066701B" w:rsidRPr="002A26AE" w:rsidRDefault="0066701B" w:rsidP="00CD3E65">
            <w:pPr>
              <w:rPr>
                <w:rFonts w:ascii="Arial" w:hAnsi="Arial" w:cs="Arial"/>
                <w:color w:val="000000"/>
                <w:sz w:val="20"/>
                <w:szCs w:val="20"/>
              </w:rPr>
            </w:pPr>
            <w:r w:rsidRPr="002A26AE">
              <w:rPr>
                <w:rFonts w:ascii="Arial" w:hAnsi="Arial" w:cs="Arial"/>
                <w:color w:val="000000"/>
                <w:sz w:val="20"/>
                <w:szCs w:val="20"/>
              </w:rPr>
              <w:t>X*</w:t>
            </w:r>
          </w:p>
        </w:tc>
        <w:tc>
          <w:tcPr>
            <w:tcW w:w="913" w:type="dxa"/>
            <w:tcBorders>
              <w:top w:val="nil"/>
              <w:left w:val="nil"/>
              <w:bottom w:val="nil"/>
              <w:right w:val="nil"/>
            </w:tcBorders>
            <w:shd w:val="clear" w:color="auto" w:fill="auto"/>
            <w:noWrap/>
            <w:vAlign w:val="bottom"/>
            <w:hideMark/>
          </w:tcPr>
          <w:p w14:paraId="5AD9E592" w14:textId="77777777" w:rsidR="0066701B" w:rsidRPr="002A26AE" w:rsidRDefault="0066701B" w:rsidP="00CD3E65">
            <w:pPr>
              <w:rPr>
                <w:rFonts w:ascii="Arial" w:hAnsi="Arial" w:cs="Arial"/>
                <w:color w:val="000000"/>
                <w:sz w:val="20"/>
                <w:szCs w:val="20"/>
              </w:rPr>
            </w:pPr>
          </w:p>
        </w:tc>
        <w:tc>
          <w:tcPr>
            <w:tcW w:w="913" w:type="dxa"/>
            <w:tcBorders>
              <w:top w:val="nil"/>
              <w:left w:val="nil"/>
              <w:bottom w:val="nil"/>
              <w:right w:val="nil"/>
            </w:tcBorders>
            <w:shd w:val="clear" w:color="auto" w:fill="auto"/>
            <w:noWrap/>
            <w:vAlign w:val="bottom"/>
            <w:hideMark/>
          </w:tcPr>
          <w:p w14:paraId="7448F04C" w14:textId="77777777" w:rsidR="0066701B" w:rsidRPr="002A26AE" w:rsidRDefault="0066701B" w:rsidP="00CD3E65">
            <w:pPr>
              <w:rPr>
                <w:rFonts w:ascii="Arial" w:hAnsi="Arial" w:cs="Arial"/>
                <w:color w:val="000000"/>
                <w:sz w:val="20"/>
                <w:szCs w:val="20"/>
              </w:rPr>
            </w:pPr>
          </w:p>
        </w:tc>
        <w:tc>
          <w:tcPr>
            <w:tcW w:w="913" w:type="dxa"/>
            <w:tcBorders>
              <w:top w:val="nil"/>
              <w:left w:val="nil"/>
              <w:bottom w:val="nil"/>
              <w:right w:val="nil"/>
            </w:tcBorders>
            <w:shd w:val="clear" w:color="auto" w:fill="auto"/>
            <w:noWrap/>
            <w:vAlign w:val="bottom"/>
            <w:hideMark/>
          </w:tcPr>
          <w:p w14:paraId="2D3780C8" w14:textId="77777777" w:rsidR="0066701B" w:rsidRPr="002A26AE" w:rsidRDefault="0066701B" w:rsidP="00CD3E65">
            <w:pPr>
              <w:rPr>
                <w:rFonts w:ascii="Arial" w:hAnsi="Arial" w:cs="Arial"/>
                <w:color w:val="000000"/>
                <w:sz w:val="20"/>
                <w:szCs w:val="20"/>
              </w:rPr>
            </w:pPr>
          </w:p>
        </w:tc>
        <w:tc>
          <w:tcPr>
            <w:tcW w:w="913" w:type="dxa"/>
            <w:tcBorders>
              <w:top w:val="nil"/>
              <w:left w:val="nil"/>
              <w:bottom w:val="nil"/>
              <w:right w:val="nil"/>
            </w:tcBorders>
            <w:shd w:val="clear" w:color="auto" w:fill="auto"/>
            <w:noWrap/>
            <w:vAlign w:val="bottom"/>
            <w:hideMark/>
          </w:tcPr>
          <w:p w14:paraId="45544528" w14:textId="77777777" w:rsidR="0066701B" w:rsidRPr="002A26AE" w:rsidRDefault="0066701B" w:rsidP="00CD3E65">
            <w:pPr>
              <w:rPr>
                <w:rFonts w:ascii="Arial" w:hAnsi="Arial" w:cs="Arial"/>
                <w:color w:val="000000"/>
                <w:sz w:val="20"/>
                <w:szCs w:val="20"/>
              </w:rPr>
            </w:pPr>
          </w:p>
        </w:tc>
        <w:tc>
          <w:tcPr>
            <w:tcW w:w="913" w:type="dxa"/>
            <w:tcBorders>
              <w:top w:val="nil"/>
              <w:left w:val="nil"/>
              <w:bottom w:val="nil"/>
              <w:right w:val="nil"/>
            </w:tcBorders>
            <w:shd w:val="clear" w:color="auto" w:fill="auto"/>
            <w:noWrap/>
            <w:vAlign w:val="bottom"/>
            <w:hideMark/>
          </w:tcPr>
          <w:p w14:paraId="4CEDFAD4" w14:textId="77777777" w:rsidR="0066701B" w:rsidRPr="002A26AE" w:rsidRDefault="0066701B" w:rsidP="00CD3E65">
            <w:pPr>
              <w:rPr>
                <w:rFonts w:ascii="Arial" w:hAnsi="Arial" w:cs="Arial"/>
                <w:color w:val="000000"/>
                <w:sz w:val="20"/>
                <w:szCs w:val="20"/>
              </w:rPr>
            </w:pPr>
          </w:p>
        </w:tc>
        <w:tc>
          <w:tcPr>
            <w:tcW w:w="915" w:type="dxa"/>
            <w:tcBorders>
              <w:top w:val="nil"/>
              <w:left w:val="nil"/>
              <w:bottom w:val="nil"/>
              <w:right w:val="nil"/>
            </w:tcBorders>
            <w:shd w:val="clear" w:color="auto" w:fill="auto"/>
            <w:noWrap/>
            <w:vAlign w:val="bottom"/>
            <w:hideMark/>
          </w:tcPr>
          <w:p w14:paraId="60BC750D" w14:textId="77777777" w:rsidR="0066701B" w:rsidRPr="002A26AE" w:rsidRDefault="0066701B" w:rsidP="00CD3E65">
            <w:pPr>
              <w:rPr>
                <w:rFonts w:ascii="Arial" w:hAnsi="Arial" w:cs="Arial"/>
                <w:color w:val="000000"/>
                <w:sz w:val="20"/>
                <w:szCs w:val="20"/>
              </w:rPr>
            </w:pPr>
          </w:p>
        </w:tc>
      </w:tr>
      <w:tr w:rsidR="0066701B" w:rsidRPr="002A26AE" w14:paraId="72D487AB" w14:textId="77777777" w:rsidTr="0066701B">
        <w:trPr>
          <w:trHeight w:val="293"/>
          <w:jc w:val="center"/>
        </w:trPr>
        <w:tc>
          <w:tcPr>
            <w:tcW w:w="666" w:type="dxa"/>
            <w:vMerge/>
            <w:tcBorders>
              <w:top w:val="nil"/>
              <w:left w:val="nil"/>
              <w:bottom w:val="nil"/>
              <w:right w:val="nil"/>
            </w:tcBorders>
            <w:vAlign w:val="center"/>
            <w:hideMark/>
          </w:tcPr>
          <w:p w14:paraId="02E701B4" w14:textId="77777777" w:rsidR="0066701B" w:rsidRPr="002A26AE" w:rsidRDefault="0066701B" w:rsidP="00CD3E65">
            <w:pPr>
              <w:rPr>
                <w:rFonts w:ascii="Arial" w:hAnsi="Arial" w:cs="Arial"/>
                <w:color w:val="000000"/>
                <w:sz w:val="20"/>
                <w:szCs w:val="20"/>
              </w:rPr>
            </w:pPr>
          </w:p>
        </w:tc>
        <w:tc>
          <w:tcPr>
            <w:tcW w:w="798" w:type="dxa"/>
            <w:tcBorders>
              <w:top w:val="nil"/>
              <w:left w:val="nil"/>
              <w:bottom w:val="nil"/>
              <w:right w:val="single" w:sz="4" w:space="0" w:color="auto"/>
            </w:tcBorders>
            <w:shd w:val="clear" w:color="auto" w:fill="auto"/>
            <w:noWrap/>
            <w:vAlign w:val="bottom"/>
            <w:hideMark/>
          </w:tcPr>
          <w:p w14:paraId="7339133B" w14:textId="77777777" w:rsidR="0066701B" w:rsidRPr="002A26AE" w:rsidRDefault="0066701B" w:rsidP="00CD3E65">
            <w:pPr>
              <w:jc w:val="right"/>
              <w:rPr>
                <w:rFonts w:ascii="Arial" w:hAnsi="Arial" w:cs="Arial"/>
                <w:color w:val="000000"/>
                <w:sz w:val="20"/>
                <w:szCs w:val="20"/>
              </w:rPr>
            </w:pPr>
            <w:r w:rsidRPr="002A26AE">
              <w:rPr>
                <w:rFonts w:ascii="Arial" w:hAnsi="Arial" w:cs="Arial"/>
                <w:color w:val="000000"/>
                <w:sz w:val="20"/>
                <w:szCs w:val="20"/>
              </w:rPr>
              <w:t>70-2</w:t>
            </w:r>
          </w:p>
        </w:tc>
        <w:tc>
          <w:tcPr>
            <w:tcW w:w="913" w:type="dxa"/>
            <w:tcBorders>
              <w:top w:val="nil"/>
              <w:left w:val="nil"/>
              <w:bottom w:val="nil"/>
              <w:right w:val="nil"/>
            </w:tcBorders>
            <w:shd w:val="clear" w:color="000000" w:fill="000000"/>
            <w:noWrap/>
            <w:vAlign w:val="bottom"/>
            <w:hideMark/>
          </w:tcPr>
          <w:p w14:paraId="6FA3AB28" w14:textId="77777777" w:rsidR="0066701B" w:rsidRPr="002A26AE" w:rsidRDefault="0066701B" w:rsidP="00CD3E65">
            <w:pPr>
              <w:rPr>
                <w:rFonts w:ascii="Arial" w:hAnsi="Arial" w:cs="Arial"/>
                <w:color w:val="000000"/>
                <w:sz w:val="20"/>
                <w:szCs w:val="20"/>
              </w:rPr>
            </w:pPr>
          </w:p>
        </w:tc>
        <w:tc>
          <w:tcPr>
            <w:tcW w:w="913" w:type="dxa"/>
            <w:tcBorders>
              <w:top w:val="nil"/>
              <w:left w:val="nil"/>
              <w:bottom w:val="nil"/>
              <w:right w:val="nil"/>
            </w:tcBorders>
            <w:shd w:val="clear" w:color="000000" w:fill="000000"/>
            <w:noWrap/>
            <w:vAlign w:val="bottom"/>
            <w:hideMark/>
          </w:tcPr>
          <w:p w14:paraId="74E9FD83" w14:textId="77777777" w:rsidR="0066701B" w:rsidRPr="002A26AE" w:rsidRDefault="0066701B" w:rsidP="00CD3E65">
            <w:pPr>
              <w:rPr>
                <w:rFonts w:ascii="Arial" w:hAnsi="Arial" w:cs="Arial"/>
                <w:color w:val="000000"/>
                <w:sz w:val="20"/>
                <w:szCs w:val="20"/>
              </w:rPr>
            </w:pPr>
          </w:p>
        </w:tc>
        <w:tc>
          <w:tcPr>
            <w:tcW w:w="913" w:type="dxa"/>
            <w:tcBorders>
              <w:top w:val="nil"/>
              <w:left w:val="nil"/>
              <w:bottom w:val="nil"/>
              <w:right w:val="nil"/>
            </w:tcBorders>
            <w:shd w:val="clear" w:color="000000" w:fill="000000"/>
            <w:noWrap/>
            <w:vAlign w:val="bottom"/>
            <w:hideMark/>
          </w:tcPr>
          <w:p w14:paraId="4FAF7EA7" w14:textId="77777777" w:rsidR="0066701B" w:rsidRPr="002A26AE" w:rsidRDefault="0066701B" w:rsidP="00CD3E65">
            <w:pPr>
              <w:rPr>
                <w:rFonts w:ascii="Arial" w:hAnsi="Arial" w:cs="Arial"/>
                <w:color w:val="000000"/>
                <w:sz w:val="20"/>
                <w:szCs w:val="20"/>
              </w:rPr>
            </w:pPr>
          </w:p>
        </w:tc>
        <w:tc>
          <w:tcPr>
            <w:tcW w:w="913" w:type="dxa"/>
            <w:tcBorders>
              <w:top w:val="nil"/>
              <w:left w:val="nil"/>
              <w:bottom w:val="nil"/>
              <w:right w:val="nil"/>
            </w:tcBorders>
            <w:shd w:val="clear" w:color="auto" w:fill="auto"/>
            <w:noWrap/>
            <w:vAlign w:val="bottom"/>
            <w:hideMark/>
          </w:tcPr>
          <w:p w14:paraId="1A9AB472" w14:textId="77777777" w:rsidR="0066701B" w:rsidRPr="002A26AE" w:rsidRDefault="0066701B" w:rsidP="00CD3E65">
            <w:pPr>
              <w:rPr>
                <w:rFonts w:ascii="Arial" w:hAnsi="Arial" w:cs="Arial"/>
                <w:color w:val="000000"/>
                <w:sz w:val="20"/>
                <w:szCs w:val="20"/>
              </w:rPr>
            </w:pPr>
            <w:r w:rsidRPr="002A26AE">
              <w:rPr>
                <w:rFonts w:ascii="Arial" w:hAnsi="Arial" w:cs="Arial"/>
                <w:color w:val="000000"/>
                <w:sz w:val="20"/>
                <w:szCs w:val="20"/>
              </w:rPr>
              <w:t>X</w:t>
            </w:r>
          </w:p>
        </w:tc>
        <w:tc>
          <w:tcPr>
            <w:tcW w:w="913" w:type="dxa"/>
            <w:tcBorders>
              <w:top w:val="nil"/>
              <w:left w:val="nil"/>
              <w:bottom w:val="nil"/>
              <w:right w:val="nil"/>
            </w:tcBorders>
            <w:shd w:val="clear" w:color="auto" w:fill="auto"/>
            <w:noWrap/>
            <w:vAlign w:val="bottom"/>
            <w:hideMark/>
          </w:tcPr>
          <w:p w14:paraId="3C0942D8" w14:textId="77777777" w:rsidR="0066701B" w:rsidRPr="002A26AE" w:rsidRDefault="0066701B" w:rsidP="00CD3E65">
            <w:pPr>
              <w:rPr>
                <w:rFonts w:ascii="Arial" w:hAnsi="Arial" w:cs="Arial"/>
                <w:color w:val="000000"/>
                <w:sz w:val="20"/>
                <w:szCs w:val="20"/>
              </w:rPr>
            </w:pPr>
            <w:r w:rsidRPr="002A26AE">
              <w:rPr>
                <w:rFonts w:ascii="Arial" w:hAnsi="Arial" w:cs="Arial"/>
                <w:color w:val="000000"/>
                <w:sz w:val="20"/>
                <w:szCs w:val="20"/>
              </w:rPr>
              <w:t>X</w:t>
            </w:r>
          </w:p>
        </w:tc>
        <w:tc>
          <w:tcPr>
            <w:tcW w:w="913" w:type="dxa"/>
            <w:tcBorders>
              <w:top w:val="nil"/>
              <w:left w:val="nil"/>
              <w:bottom w:val="nil"/>
              <w:right w:val="nil"/>
            </w:tcBorders>
            <w:shd w:val="clear" w:color="auto" w:fill="auto"/>
            <w:noWrap/>
            <w:vAlign w:val="bottom"/>
            <w:hideMark/>
          </w:tcPr>
          <w:p w14:paraId="4A56329B" w14:textId="77777777" w:rsidR="0066701B" w:rsidRPr="002A26AE" w:rsidRDefault="0066701B" w:rsidP="00CD3E65">
            <w:pPr>
              <w:rPr>
                <w:rFonts w:ascii="Arial" w:hAnsi="Arial" w:cs="Arial"/>
                <w:color w:val="000000"/>
                <w:sz w:val="20"/>
                <w:szCs w:val="20"/>
              </w:rPr>
            </w:pPr>
            <w:r w:rsidRPr="002A26AE">
              <w:rPr>
                <w:rFonts w:ascii="Arial" w:hAnsi="Arial" w:cs="Arial"/>
                <w:color w:val="000000"/>
                <w:sz w:val="20"/>
                <w:szCs w:val="20"/>
              </w:rPr>
              <w:t>X*</w:t>
            </w:r>
          </w:p>
        </w:tc>
        <w:tc>
          <w:tcPr>
            <w:tcW w:w="913" w:type="dxa"/>
            <w:tcBorders>
              <w:top w:val="nil"/>
              <w:left w:val="nil"/>
              <w:bottom w:val="nil"/>
              <w:right w:val="nil"/>
            </w:tcBorders>
            <w:shd w:val="clear" w:color="auto" w:fill="auto"/>
            <w:noWrap/>
            <w:vAlign w:val="bottom"/>
            <w:hideMark/>
          </w:tcPr>
          <w:p w14:paraId="67E051DA" w14:textId="77777777" w:rsidR="0066701B" w:rsidRPr="002A26AE" w:rsidRDefault="0066701B" w:rsidP="00CD3E65">
            <w:pPr>
              <w:rPr>
                <w:rFonts w:ascii="Arial" w:hAnsi="Arial" w:cs="Arial"/>
                <w:color w:val="000000"/>
                <w:sz w:val="20"/>
                <w:szCs w:val="20"/>
              </w:rPr>
            </w:pPr>
          </w:p>
        </w:tc>
        <w:tc>
          <w:tcPr>
            <w:tcW w:w="913" w:type="dxa"/>
            <w:tcBorders>
              <w:top w:val="nil"/>
              <w:left w:val="nil"/>
              <w:bottom w:val="nil"/>
              <w:right w:val="nil"/>
            </w:tcBorders>
            <w:shd w:val="clear" w:color="auto" w:fill="auto"/>
            <w:noWrap/>
            <w:vAlign w:val="bottom"/>
            <w:hideMark/>
          </w:tcPr>
          <w:p w14:paraId="23B10777" w14:textId="77777777" w:rsidR="0066701B" w:rsidRPr="002A26AE" w:rsidRDefault="0066701B" w:rsidP="00CD3E65">
            <w:pPr>
              <w:rPr>
                <w:rFonts w:ascii="Arial" w:hAnsi="Arial" w:cs="Arial"/>
                <w:color w:val="000000"/>
                <w:sz w:val="20"/>
                <w:szCs w:val="20"/>
              </w:rPr>
            </w:pPr>
          </w:p>
        </w:tc>
        <w:tc>
          <w:tcPr>
            <w:tcW w:w="915" w:type="dxa"/>
            <w:tcBorders>
              <w:top w:val="nil"/>
              <w:left w:val="nil"/>
              <w:bottom w:val="nil"/>
              <w:right w:val="nil"/>
            </w:tcBorders>
            <w:shd w:val="clear" w:color="auto" w:fill="auto"/>
            <w:noWrap/>
            <w:vAlign w:val="bottom"/>
            <w:hideMark/>
          </w:tcPr>
          <w:p w14:paraId="59782FF4" w14:textId="77777777" w:rsidR="0066701B" w:rsidRPr="002A26AE" w:rsidRDefault="0066701B" w:rsidP="00CD3E65">
            <w:pPr>
              <w:rPr>
                <w:rFonts w:ascii="Arial" w:hAnsi="Arial" w:cs="Arial"/>
                <w:color w:val="000000"/>
                <w:sz w:val="20"/>
                <w:szCs w:val="20"/>
              </w:rPr>
            </w:pPr>
          </w:p>
        </w:tc>
      </w:tr>
      <w:tr w:rsidR="0066701B" w:rsidRPr="002A26AE" w14:paraId="58FF678A" w14:textId="77777777" w:rsidTr="0066701B">
        <w:trPr>
          <w:trHeight w:val="293"/>
          <w:jc w:val="center"/>
        </w:trPr>
        <w:tc>
          <w:tcPr>
            <w:tcW w:w="666" w:type="dxa"/>
            <w:vMerge/>
            <w:tcBorders>
              <w:top w:val="nil"/>
              <w:left w:val="nil"/>
              <w:bottom w:val="nil"/>
              <w:right w:val="nil"/>
            </w:tcBorders>
            <w:vAlign w:val="center"/>
            <w:hideMark/>
          </w:tcPr>
          <w:p w14:paraId="5E6597C4" w14:textId="77777777" w:rsidR="0066701B" w:rsidRPr="002A26AE" w:rsidRDefault="0066701B" w:rsidP="00CD3E65">
            <w:pPr>
              <w:rPr>
                <w:rFonts w:ascii="Arial" w:hAnsi="Arial" w:cs="Arial"/>
                <w:color w:val="000000"/>
                <w:sz w:val="20"/>
                <w:szCs w:val="20"/>
              </w:rPr>
            </w:pPr>
          </w:p>
        </w:tc>
        <w:tc>
          <w:tcPr>
            <w:tcW w:w="798" w:type="dxa"/>
            <w:tcBorders>
              <w:top w:val="nil"/>
              <w:left w:val="nil"/>
              <w:bottom w:val="nil"/>
              <w:right w:val="single" w:sz="4" w:space="0" w:color="auto"/>
            </w:tcBorders>
            <w:shd w:val="clear" w:color="auto" w:fill="auto"/>
            <w:noWrap/>
            <w:vAlign w:val="bottom"/>
            <w:hideMark/>
          </w:tcPr>
          <w:p w14:paraId="7A7C2293" w14:textId="77777777" w:rsidR="0066701B" w:rsidRPr="002A26AE" w:rsidRDefault="0066701B" w:rsidP="00CD3E65">
            <w:pPr>
              <w:jc w:val="right"/>
              <w:rPr>
                <w:rFonts w:ascii="Arial" w:hAnsi="Arial" w:cs="Arial"/>
                <w:color w:val="000000"/>
                <w:sz w:val="20"/>
                <w:szCs w:val="20"/>
              </w:rPr>
            </w:pPr>
            <w:r w:rsidRPr="002A26AE">
              <w:rPr>
                <w:rFonts w:ascii="Arial" w:hAnsi="Arial" w:cs="Arial"/>
                <w:color w:val="000000"/>
                <w:sz w:val="20"/>
                <w:szCs w:val="20"/>
              </w:rPr>
              <w:t>72-1</w:t>
            </w:r>
          </w:p>
        </w:tc>
        <w:tc>
          <w:tcPr>
            <w:tcW w:w="913" w:type="dxa"/>
            <w:tcBorders>
              <w:top w:val="nil"/>
              <w:left w:val="nil"/>
              <w:bottom w:val="nil"/>
              <w:right w:val="nil"/>
            </w:tcBorders>
            <w:shd w:val="clear" w:color="auto" w:fill="auto"/>
            <w:noWrap/>
            <w:vAlign w:val="bottom"/>
            <w:hideMark/>
          </w:tcPr>
          <w:p w14:paraId="07476295" w14:textId="77777777" w:rsidR="0066701B" w:rsidRPr="002A26AE" w:rsidRDefault="0066701B" w:rsidP="00CD3E65">
            <w:pPr>
              <w:rPr>
                <w:rFonts w:ascii="Arial" w:hAnsi="Arial" w:cs="Arial"/>
                <w:color w:val="000000"/>
                <w:sz w:val="20"/>
                <w:szCs w:val="20"/>
              </w:rPr>
            </w:pPr>
            <w:r w:rsidRPr="002A26AE">
              <w:rPr>
                <w:rFonts w:ascii="Arial" w:hAnsi="Arial" w:cs="Arial"/>
                <w:color w:val="000000"/>
                <w:sz w:val="20"/>
                <w:szCs w:val="20"/>
              </w:rPr>
              <w:t>X</w:t>
            </w:r>
          </w:p>
        </w:tc>
        <w:tc>
          <w:tcPr>
            <w:tcW w:w="913" w:type="dxa"/>
            <w:tcBorders>
              <w:top w:val="nil"/>
              <w:left w:val="nil"/>
              <w:bottom w:val="nil"/>
              <w:right w:val="nil"/>
            </w:tcBorders>
            <w:shd w:val="clear" w:color="auto" w:fill="auto"/>
            <w:noWrap/>
            <w:vAlign w:val="bottom"/>
            <w:hideMark/>
          </w:tcPr>
          <w:p w14:paraId="589DA74C" w14:textId="77777777" w:rsidR="0066701B" w:rsidRPr="002A26AE" w:rsidRDefault="0066701B" w:rsidP="00CD3E65">
            <w:pPr>
              <w:rPr>
                <w:rFonts w:ascii="Arial" w:hAnsi="Arial" w:cs="Arial"/>
                <w:color w:val="000000"/>
                <w:sz w:val="20"/>
                <w:szCs w:val="20"/>
              </w:rPr>
            </w:pPr>
            <w:r w:rsidRPr="002A26AE">
              <w:rPr>
                <w:rFonts w:ascii="Arial" w:hAnsi="Arial" w:cs="Arial"/>
                <w:color w:val="000000"/>
                <w:sz w:val="20"/>
                <w:szCs w:val="20"/>
              </w:rPr>
              <w:t>X*</w:t>
            </w:r>
          </w:p>
        </w:tc>
        <w:tc>
          <w:tcPr>
            <w:tcW w:w="913" w:type="dxa"/>
            <w:tcBorders>
              <w:top w:val="nil"/>
              <w:left w:val="nil"/>
              <w:bottom w:val="nil"/>
              <w:right w:val="nil"/>
            </w:tcBorders>
            <w:shd w:val="clear" w:color="auto" w:fill="auto"/>
            <w:noWrap/>
            <w:vAlign w:val="bottom"/>
            <w:hideMark/>
          </w:tcPr>
          <w:p w14:paraId="3327FF27" w14:textId="77777777" w:rsidR="0066701B" w:rsidRPr="002A26AE" w:rsidRDefault="0066701B" w:rsidP="00CD3E65">
            <w:pPr>
              <w:rPr>
                <w:rFonts w:ascii="Arial" w:hAnsi="Arial" w:cs="Arial"/>
                <w:color w:val="000000"/>
                <w:sz w:val="20"/>
                <w:szCs w:val="20"/>
              </w:rPr>
            </w:pPr>
          </w:p>
        </w:tc>
        <w:tc>
          <w:tcPr>
            <w:tcW w:w="913" w:type="dxa"/>
            <w:tcBorders>
              <w:top w:val="nil"/>
              <w:left w:val="nil"/>
              <w:bottom w:val="nil"/>
              <w:right w:val="nil"/>
            </w:tcBorders>
            <w:shd w:val="clear" w:color="auto" w:fill="auto"/>
            <w:noWrap/>
            <w:vAlign w:val="bottom"/>
            <w:hideMark/>
          </w:tcPr>
          <w:p w14:paraId="20744E44" w14:textId="77777777" w:rsidR="0066701B" w:rsidRPr="002A26AE" w:rsidRDefault="0066701B" w:rsidP="00CD3E65">
            <w:pPr>
              <w:rPr>
                <w:rFonts w:ascii="Arial" w:hAnsi="Arial" w:cs="Arial"/>
                <w:color w:val="000000"/>
                <w:sz w:val="20"/>
                <w:szCs w:val="20"/>
              </w:rPr>
            </w:pPr>
          </w:p>
        </w:tc>
        <w:tc>
          <w:tcPr>
            <w:tcW w:w="913" w:type="dxa"/>
            <w:tcBorders>
              <w:top w:val="nil"/>
              <w:left w:val="nil"/>
              <w:bottom w:val="nil"/>
              <w:right w:val="nil"/>
            </w:tcBorders>
            <w:shd w:val="clear" w:color="auto" w:fill="auto"/>
            <w:noWrap/>
            <w:vAlign w:val="bottom"/>
            <w:hideMark/>
          </w:tcPr>
          <w:p w14:paraId="28EB4B0A" w14:textId="77777777" w:rsidR="0066701B" w:rsidRPr="002A26AE" w:rsidRDefault="0066701B" w:rsidP="00CD3E65">
            <w:pPr>
              <w:rPr>
                <w:rFonts w:ascii="Arial" w:hAnsi="Arial" w:cs="Arial"/>
                <w:color w:val="000000"/>
                <w:sz w:val="20"/>
                <w:szCs w:val="20"/>
              </w:rPr>
            </w:pPr>
          </w:p>
        </w:tc>
        <w:tc>
          <w:tcPr>
            <w:tcW w:w="913" w:type="dxa"/>
            <w:tcBorders>
              <w:top w:val="nil"/>
              <w:left w:val="nil"/>
              <w:bottom w:val="nil"/>
              <w:right w:val="nil"/>
            </w:tcBorders>
            <w:shd w:val="clear" w:color="auto" w:fill="auto"/>
            <w:noWrap/>
            <w:vAlign w:val="bottom"/>
            <w:hideMark/>
          </w:tcPr>
          <w:p w14:paraId="65AA8B48" w14:textId="77777777" w:rsidR="0066701B" w:rsidRPr="002A26AE" w:rsidRDefault="0066701B" w:rsidP="00CD3E65">
            <w:pPr>
              <w:rPr>
                <w:rFonts w:ascii="Arial" w:hAnsi="Arial" w:cs="Arial"/>
                <w:color w:val="000000"/>
                <w:sz w:val="20"/>
                <w:szCs w:val="20"/>
              </w:rPr>
            </w:pPr>
          </w:p>
        </w:tc>
        <w:tc>
          <w:tcPr>
            <w:tcW w:w="913" w:type="dxa"/>
            <w:tcBorders>
              <w:top w:val="nil"/>
              <w:left w:val="nil"/>
              <w:bottom w:val="nil"/>
              <w:right w:val="nil"/>
            </w:tcBorders>
            <w:shd w:val="clear" w:color="auto" w:fill="auto"/>
            <w:noWrap/>
            <w:vAlign w:val="bottom"/>
            <w:hideMark/>
          </w:tcPr>
          <w:p w14:paraId="5AAE4264" w14:textId="77777777" w:rsidR="0066701B" w:rsidRPr="002A26AE" w:rsidRDefault="0066701B" w:rsidP="00CD3E65">
            <w:pPr>
              <w:rPr>
                <w:rFonts w:ascii="Arial" w:hAnsi="Arial" w:cs="Arial"/>
                <w:color w:val="000000"/>
                <w:sz w:val="20"/>
                <w:szCs w:val="20"/>
              </w:rPr>
            </w:pPr>
          </w:p>
        </w:tc>
        <w:tc>
          <w:tcPr>
            <w:tcW w:w="913" w:type="dxa"/>
            <w:tcBorders>
              <w:top w:val="nil"/>
              <w:left w:val="nil"/>
              <w:bottom w:val="nil"/>
              <w:right w:val="nil"/>
            </w:tcBorders>
            <w:shd w:val="clear" w:color="auto" w:fill="auto"/>
            <w:noWrap/>
            <w:vAlign w:val="bottom"/>
            <w:hideMark/>
          </w:tcPr>
          <w:p w14:paraId="6A35CC1E" w14:textId="77777777" w:rsidR="0066701B" w:rsidRPr="002A26AE" w:rsidRDefault="0066701B" w:rsidP="00CD3E65">
            <w:pPr>
              <w:rPr>
                <w:rFonts w:ascii="Arial" w:hAnsi="Arial" w:cs="Arial"/>
                <w:color w:val="000000"/>
                <w:sz w:val="20"/>
                <w:szCs w:val="20"/>
              </w:rPr>
            </w:pPr>
          </w:p>
        </w:tc>
        <w:tc>
          <w:tcPr>
            <w:tcW w:w="915" w:type="dxa"/>
            <w:tcBorders>
              <w:top w:val="nil"/>
              <w:left w:val="nil"/>
              <w:bottom w:val="nil"/>
              <w:right w:val="nil"/>
            </w:tcBorders>
            <w:shd w:val="clear" w:color="auto" w:fill="auto"/>
            <w:noWrap/>
            <w:vAlign w:val="bottom"/>
            <w:hideMark/>
          </w:tcPr>
          <w:p w14:paraId="2CE49A47" w14:textId="77777777" w:rsidR="0066701B" w:rsidRPr="002A26AE" w:rsidRDefault="0066701B" w:rsidP="00CD3E65">
            <w:pPr>
              <w:rPr>
                <w:rFonts w:ascii="Arial" w:hAnsi="Arial" w:cs="Arial"/>
                <w:color w:val="000000"/>
                <w:sz w:val="20"/>
                <w:szCs w:val="20"/>
              </w:rPr>
            </w:pPr>
          </w:p>
        </w:tc>
      </w:tr>
      <w:tr w:rsidR="0066701B" w:rsidRPr="002A26AE" w14:paraId="36443EF1" w14:textId="77777777" w:rsidTr="0066701B">
        <w:trPr>
          <w:trHeight w:val="293"/>
          <w:jc w:val="center"/>
        </w:trPr>
        <w:tc>
          <w:tcPr>
            <w:tcW w:w="666" w:type="dxa"/>
            <w:vMerge/>
            <w:tcBorders>
              <w:top w:val="nil"/>
              <w:left w:val="nil"/>
              <w:bottom w:val="nil"/>
              <w:right w:val="nil"/>
            </w:tcBorders>
            <w:vAlign w:val="center"/>
            <w:hideMark/>
          </w:tcPr>
          <w:p w14:paraId="5933F97D" w14:textId="77777777" w:rsidR="0066701B" w:rsidRPr="002A26AE" w:rsidRDefault="0066701B" w:rsidP="00CD3E65">
            <w:pPr>
              <w:rPr>
                <w:rFonts w:ascii="Arial" w:hAnsi="Arial" w:cs="Arial"/>
                <w:color w:val="000000"/>
                <w:sz w:val="20"/>
                <w:szCs w:val="20"/>
              </w:rPr>
            </w:pPr>
          </w:p>
        </w:tc>
        <w:tc>
          <w:tcPr>
            <w:tcW w:w="798" w:type="dxa"/>
            <w:tcBorders>
              <w:top w:val="nil"/>
              <w:left w:val="nil"/>
              <w:bottom w:val="nil"/>
              <w:right w:val="single" w:sz="4" w:space="0" w:color="auto"/>
            </w:tcBorders>
            <w:shd w:val="clear" w:color="auto" w:fill="auto"/>
            <w:noWrap/>
            <w:vAlign w:val="bottom"/>
            <w:hideMark/>
          </w:tcPr>
          <w:p w14:paraId="39F720E1" w14:textId="77777777" w:rsidR="0066701B" w:rsidRPr="002A26AE" w:rsidRDefault="0066701B" w:rsidP="00CD3E65">
            <w:pPr>
              <w:jc w:val="right"/>
              <w:rPr>
                <w:rFonts w:ascii="Arial" w:hAnsi="Arial" w:cs="Arial"/>
                <w:color w:val="000000"/>
                <w:sz w:val="20"/>
                <w:szCs w:val="20"/>
              </w:rPr>
            </w:pPr>
            <w:r w:rsidRPr="002A26AE">
              <w:rPr>
                <w:rFonts w:ascii="Arial" w:hAnsi="Arial" w:cs="Arial"/>
                <w:color w:val="000000"/>
                <w:sz w:val="20"/>
                <w:szCs w:val="20"/>
              </w:rPr>
              <w:t>72-2</w:t>
            </w:r>
          </w:p>
        </w:tc>
        <w:tc>
          <w:tcPr>
            <w:tcW w:w="913" w:type="dxa"/>
            <w:tcBorders>
              <w:top w:val="nil"/>
              <w:left w:val="nil"/>
              <w:bottom w:val="nil"/>
              <w:right w:val="nil"/>
            </w:tcBorders>
            <w:shd w:val="clear" w:color="000000" w:fill="000000"/>
            <w:noWrap/>
            <w:vAlign w:val="bottom"/>
            <w:hideMark/>
          </w:tcPr>
          <w:p w14:paraId="58B523DD" w14:textId="77777777" w:rsidR="0066701B" w:rsidRPr="002A26AE" w:rsidRDefault="0066701B" w:rsidP="00CD3E65">
            <w:pPr>
              <w:rPr>
                <w:rFonts w:ascii="Arial" w:hAnsi="Arial" w:cs="Arial"/>
                <w:color w:val="000000"/>
                <w:sz w:val="20"/>
                <w:szCs w:val="20"/>
              </w:rPr>
            </w:pPr>
          </w:p>
        </w:tc>
        <w:tc>
          <w:tcPr>
            <w:tcW w:w="913" w:type="dxa"/>
            <w:tcBorders>
              <w:top w:val="nil"/>
              <w:left w:val="nil"/>
              <w:bottom w:val="nil"/>
              <w:right w:val="nil"/>
            </w:tcBorders>
            <w:shd w:val="clear" w:color="000000" w:fill="000000"/>
            <w:noWrap/>
            <w:vAlign w:val="bottom"/>
            <w:hideMark/>
          </w:tcPr>
          <w:p w14:paraId="382DC41B" w14:textId="77777777" w:rsidR="0066701B" w:rsidRPr="002A26AE" w:rsidRDefault="0066701B" w:rsidP="00CD3E65">
            <w:pPr>
              <w:rPr>
                <w:rFonts w:ascii="Arial" w:hAnsi="Arial" w:cs="Arial"/>
                <w:color w:val="000000"/>
                <w:sz w:val="20"/>
                <w:szCs w:val="20"/>
              </w:rPr>
            </w:pPr>
          </w:p>
        </w:tc>
        <w:tc>
          <w:tcPr>
            <w:tcW w:w="913" w:type="dxa"/>
            <w:tcBorders>
              <w:top w:val="nil"/>
              <w:left w:val="nil"/>
              <w:bottom w:val="nil"/>
              <w:right w:val="nil"/>
            </w:tcBorders>
            <w:shd w:val="clear" w:color="000000" w:fill="000000"/>
            <w:noWrap/>
            <w:vAlign w:val="bottom"/>
            <w:hideMark/>
          </w:tcPr>
          <w:p w14:paraId="4EC90C16" w14:textId="77777777" w:rsidR="0066701B" w:rsidRPr="002A26AE" w:rsidRDefault="0066701B" w:rsidP="00CD3E65">
            <w:pPr>
              <w:rPr>
                <w:rFonts w:ascii="Arial" w:hAnsi="Arial" w:cs="Arial"/>
                <w:color w:val="000000"/>
                <w:sz w:val="20"/>
                <w:szCs w:val="20"/>
              </w:rPr>
            </w:pPr>
          </w:p>
        </w:tc>
        <w:tc>
          <w:tcPr>
            <w:tcW w:w="913" w:type="dxa"/>
            <w:tcBorders>
              <w:top w:val="nil"/>
              <w:left w:val="nil"/>
              <w:bottom w:val="nil"/>
              <w:right w:val="nil"/>
            </w:tcBorders>
            <w:shd w:val="clear" w:color="auto" w:fill="auto"/>
            <w:noWrap/>
            <w:vAlign w:val="bottom"/>
            <w:hideMark/>
          </w:tcPr>
          <w:p w14:paraId="11E17E63" w14:textId="77777777" w:rsidR="0066701B" w:rsidRPr="002A26AE" w:rsidRDefault="0066701B" w:rsidP="00CD3E65">
            <w:pPr>
              <w:rPr>
                <w:rFonts w:ascii="Arial" w:hAnsi="Arial" w:cs="Arial"/>
                <w:color w:val="000000"/>
                <w:sz w:val="20"/>
                <w:szCs w:val="20"/>
              </w:rPr>
            </w:pPr>
            <w:r w:rsidRPr="002A26AE">
              <w:rPr>
                <w:rFonts w:ascii="Arial" w:hAnsi="Arial" w:cs="Arial"/>
                <w:color w:val="000000"/>
                <w:sz w:val="20"/>
                <w:szCs w:val="20"/>
              </w:rPr>
              <w:t>X</w:t>
            </w:r>
          </w:p>
        </w:tc>
        <w:tc>
          <w:tcPr>
            <w:tcW w:w="913" w:type="dxa"/>
            <w:tcBorders>
              <w:top w:val="nil"/>
              <w:left w:val="nil"/>
              <w:bottom w:val="nil"/>
              <w:right w:val="nil"/>
            </w:tcBorders>
            <w:shd w:val="clear" w:color="auto" w:fill="auto"/>
            <w:noWrap/>
            <w:vAlign w:val="bottom"/>
            <w:hideMark/>
          </w:tcPr>
          <w:p w14:paraId="12BA6001" w14:textId="77777777" w:rsidR="0066701B" w:rsidRPr="002A26AE" w:rsidRDefault="0066701B" w:rsidP="00CD3E65">
            <w:pPr>
              <w:rPr>
                <w:rFonts w:ascii="Arial" w:hAnsi="Arial" w:cs="Arial"/>
                <w:color w:val="000000"/>
                <w:sz w:val="20"/>
                <w:szCs w:val="20"/>
              </w:rPr>
            </w:pPr>
            <w:r w:rsidRPr="002A26AE">
              <w:rPr>
                <w:rFonts w:ascii="Arial" w:hAnsi="Arial" w:cs="Arial"/>
                <w:color w:val="000000"/>
                <w:sz w:val="20"/>
                <w:szCs w:val="20"/>
              </w:rPr>
              <w:t>X*</w:t>
            </w:r>
          </w:p>
        </w:tc>
        <w:tc>
          <w:tcPr>
            <w:tcW w:w="913" w:type="dxa"/>
            <w:tcBorders>
              <w:top w:val="nil"/>
              <w:left w:val="nil"/>
              <w:bottom w:val="nil"/>
              <w:right w:val="nil"/>
            </w:tcBorders>
            <w:shd w:val="clear" w:color="auto" w:fill="auto"/>
            <w:noWrap/>
            <w:vAlign w:val="bottom"/>
            <w:hideMark/>
          </w:tcPr>
          <w:p w14:paraId="1301B725" w14:textId="77777777" w:rsidR="0066701B" w:rsidRPr="002A26AE" w:rsidRDefault="0066701B" w:rsidP="00CD3E65">
            <w:pPr>
              <w:rPr>
                <w:rFonts w:ascii="Arial" w:hAnsi="Arial" w:cs="Arial"/>
                <w:color w:val="000000"/>
                <w:sz w:val="20"/>
                <w:szCs w:val="20"/>
              </w:rPr>
            </w:pPr>
          </w:p>
        </w:tc>
        <w:tc>
          <w:tcPr>
            <w:tcW w:w="913" w:type="dxa"/>
            <w:tcBorders>
              <w:top w:val="nil"/>
              <w:left w:val="nil"/>
              <w:bottom w:val="nil"/>
              <w:right w:val="nil"/>
            </w:tcBorders>
            <w:shd w:val="clear" w:color="auto" w:fill="auto"/>
            <w:noWrap/>
            <w:vAlign w:val="bottom"/>
            <w:hideMark/>
          </w:tcPr>
          <w:p w14:paraId="43DBC36F" w14:textId="77777777" w:rsidR="0066701B" w:rsidRPr="002A26AE" w:rsidRDefault="0066701B" w:rsidP="00CD3E65">
            <w:pPr>
              <w:rPr>
                <w:rFonts w:ascii="Arial" w:hAnsi="Arial" w:cs="Arial"/>
                <w:color w:val="000000"/>
                <w:sz w:val="20"/>
                <w:szCs w:val="20"/>
              </w:rPr>
            </w:pPr>
          </w:p>
        </w:tc>
        <w:tc>
          <w:tcPr>
            <w:tcW w:w="913" w:type="dxa"/>
            <w:tcBorders>
              <w:top w:val="nil"/>
              <w:left w:val="nil"/>
              <w:bottom w:val="nil"/>
              <w:right w:val="nil"/>
            </w:tcBorders>
            <w:shd w:val="clear" w:color="auto" w:fill="auto"/>
            <w:noWrap/>
            <w:vAlign w:val="bottom"/>
            <w:hideMark/>
          </w:tcPr>
          <w:p w14:paraId="60E54D9E" w14:textId="77777777" w:rsidR="0066701B" w:rsidRPr="002A26AE" w:rsidRDefault="0066701B" w:rsidP="00CD3E65">
            <w:pPr>
              <w:rPr>
                <w:rFonts w:ascii="Arial" w:hAnsi="Arial" w:cs="Arial"/>
                <w:color w:val="000000"/>
                <w:sz w:val="20"/>
                <w:szCs w:val="20"/>
              </w:rPr>
            </w:pPr>
          </w:p>
        </w:tc>
        <w:tc>
          <w:tcPr>
            <w:tcW w:w="915" w:type="dxa"/>
            <w:tcBorders>
              <w:top w:val="nil"/>
              <w:left w:val="nil"/>
              <w:bottom w:val="nil"/>
              <w:right w:val="nil"/>
            </w:tcBorders>
            <w:shd w:val="clear" w:color="auto" w:fill="auto"/>
            <w:noWrap/>
            <w:vAlign w:val="bottom"/>
            <w:hideMark/>
          </w:tcPr>
          <w:p w14:paraId="57DF8D80" w14:textId="77777777" w:rsidR="0066701B" w:rsidRPr="002A26AE" w:rsidRDefault="0066701B" w:rsidP="00CD3E65">
            <w:pPr>
              <w:rPr>
                <w:rFonts w:ascii="Arial" w:hAnsi="Arial" w:cs="Arial"/>
                <w:color w:val="000000"/>
                <w:sz w:val="20"/>
                <w:szCs w:val="20"/>
              </w:rPr>
            </w:pPr>
          </w:p>
        </w:tc>
      </w:tr>
      <w:tr w:rsidR="0066701B" w:rsidRPr="002A26AE" w14:paraId="40506FF4" w14:textId="77777777" w:rsidTr="0066701B">
        <w:trPr>
          <w:trHeight w:val="293"/>
          <w:jc w:val="center"/>
        </w:trPr>
        <w:tc>
          <w:tcPr>
            <w:tcW w:w="666" w:type="dxa"/>
            <w:vMerge/>
            <w:tcBorders>
              <w:top w:val="nil"/>
              <w:left w:val="nil"/>
              <w:bottom w:val="nil"/>
              <w:right w:val="nil"/>
            </w:tcBorders>
            <w:vAlign w:val="center"/>
            <w:hideMark/>
          </w:tcPr>
          <w:p w14:paraId="732F7C6A" w14:textId="77777777" w:rsidR="0066701B" w:rsidRPr="002A26AE" w:rsidRDefault="0066701B" w:rsidP="00CD3E65">
            <w:pPr>
              <w:rPr>
                <w:rFonts w:ascii="Arial" w:hAnsi="Arial" w:cs="Arial"/>
                <w:color w:val="000000"/>
                <w:sz w:val="20"/>
                <w:szCs w:val="20"/>
              </w:rPr>
            </w:pPr>
          </w:p>
        </w:tc>
        <w:tc>
          <w:tcPr>
            <w:tcW w:w="798" w:type="dxa"/>
            <w:tcBorders>
              <w:top w:val="nil"/>
              <w:left w:val="nil"/>
              <w:bottom w:val="nil"/>
              <w:right w:val="single" w:sz="4" w:space="0" w:color="auto"/>
            </w:tcBorders>
            <w:shd w:val="clear" w:color="auto" w:fill="auto"/>
            <w:noWrap/>
            <w:vAlign w:val="bottom"/>
            <w:hideMark/>
          </w:tcPr>
          <w:p w14:paraId="7FC4D8AD" w14:textId="77777777" w:rsidR="0066701B" w:rsidRPr="002A26AE" w:rsidRDefault="0066701B" w:rsidP="00CD3E65">
            <w:pPr>
              <w:jc w:val="right"/>
              <w:rPr>
                <w:rFonts w:ascii="Arial" w:hAnsi="Arial" w:cs="Arial"/>
                <w:color w:val="000000"/>
                <w:sz w:val="20"/>
                <w:szCs w:val="20"/>
              </w:rPr>
            </w:pPr>
            <w:r w:rsidRPr="002A26AE">
              <w:rPr>
                <w:rFonts w:ascii="Arial" w:hAnsi="Arial" w:cs="Arial"/>
                <w:color w:val="000000"/>
                <w:sz w:val="20"/>
                <w:szCs w:val="20"/>
              </w:rPr>
              <w:t>141-1</w:t>
            </w:r>
          </w:p>
        </w:tc>
        <w:tc>
          <w:tcPr>
            <w:tcW w:w="913" w:type="dxa"/>
            <w:tcBorders>
              <w:top w:val="nil"/>
              <w:left w:val="nil"/>
              <w:bottom w:val="nil"/>
              <w:right w:val="nil"/>
            </w:tcBorders>
            <w:shd w:val="clear" w:color="auto" w:fill="auto"/>
            <w:noWrap/>
            <w:vAlign w:val="bottom"/>
            <w:hideMark/>
          </w:tcPr>
          <w:p w14:paraId="3DB973E3" w14:textId="77777777" w:rsidR="0066701B" w:rsidRPr="002A26AE" w:rsidRDefault="0066701B" w:rsidP="00CD3E65">
            <w:pPr>
              <w:rPr>
                <w:rFonts w:ascii="Arial" w:hAnsi="Arial" w:cs="Arial"/>
                <w:color w:val="000000"/>
                <w:sz w:val="20"/>
                <w:szCs w:val="20"/>
              </w:rPr>
            </w:pPr>
            <w:r w:rsidRPr="002A26AE">
              <w:rPr>
                <w:rFonts w:ascii="Arial" w:hAnsi="Arial" w:cs="Arial"/>
                <w:color w:val="000000"/>
                <w:sz w:val="20"/>
                <w:szCs w:val="20"/>
              </w:rPr>
              <w:t>X</w:t>
            </w:r>
          </w:p>
        </w:tc>
        <w:tc>
          <w:tcPr>
            <w:tcW w:w="913" w:type="dxa"/>
            <w:tcBorders>
              <w:top w:val="nil"/>
              <w:left w:val="nil"/>
              <w:bottom w:val="nil"/>
              <w:right w:val="nil"/>
            </w:tcBorders>
            <w:shd w:val="clear" w:color="auto" w:fill="auto"/>
            <w:noWrap/>
            <w:vAlign w:val="bottom"/>
            <w:hideMark/>
          </w:tcPr>
          <w:p w14:paraId="0E9F9BDE" w14:textId="77777777" w:rsidR="0066701B" w:rsidRPr="002A26AE" w:rsidRDefault="0066701B" w:rsidP="00CD3E65">
            <w:pPr>
              <w:rPr>
                <w:rFonts w:ascii="Arial" w:hAnsi="Arial" w:cs="Arial"/>
                <w:color w:val="000000"/>
                <w:sz w:val="20"/>
                <w:szCs w:val="20"/>
              </w:rPr>
            </w:pPr>
            <w:r w:rsidRPr="002A26AE">
              <w:rPr>
                <w:rFonts w:ascii="Arial" w:hAnsi="Arial" w:cs="Arial"/>
                <w:color w:val="000000"/>
                <w:sz w:val="20"/>
                <w:szCs w:val="20"/>
              </w:rPr>
              <w:t>X</w:t>
            </w:r>
          </w:p>
        </w:tc>
        <w:tc>
          <w:tcPr>
            <w:tcW w:w="913" w:type="dxa"/>
            <w:tcBorders>
              <w:top w:val="nil"/>
              <w:left w:val="nil"/>
              <w:bottom w:val="nil"/>
              <w:right w:val="nil"/>
            </w:tcBorders>
            <w:shd w:val="clear" w:color="auto" w:fill="auto"/>
            <w:noWrap/>
            <w:vAlign w:val="bottom"/>
            <w:hideMark/>
          </w:tcPr>
          <w:p w14:paraId="1C2B434E" w14:textId="77777777" w:rsidR="0066701B" w:rsidRPr="002A26AE" w:rsidRDefault="0066701B" w:rsidP="00CD3E65">
            <w:pPr>
              <w:rPr>
                <w:rFonts w:ascii="Arial" w:hAnsi="Arial" w:cs="Arial"/>
                <w:color w:val="000000"/>
                <w:sz w:val="20"/>
                <w:szCs w:val="20"/>
              </w:rPr>
            </w:pPr>
            <w:r w:rsidRPr="002A26AE">
              <w:rPr>
                <w:rFonts w:ascii="Arial" w:hAnsi="Arial" w:cs="Arial"/>
                <w:color w:val="000000"/>
                <w:sz w:val="20"/>
                <w:szCs w:val="20"/>
              </w:rPr>
              <w:t>X*</w:t>
            </w:r>
          </w:p>
        </w:tc>
        <w:tc>
          <w:tcPr>
            <w:tcW w:w="913" w:type="dxa"/>
            <w:tcBorders>
              <w:top w:val="nil"/>
              <w:left w:val="nil"/>
              <w:bottom w:val="nil"/>
              <w:right w:val="nil"/>
            </w:tcBorders>
            <w:shd w:val="clear" w:color="auto" w:fill="auto"/>
            <w:noWrap/>
            <w:vAlign w:val="bottom"/>
            <w:hideMark/>
          </w:tcPr>
          <w:p w14:paraId="42C1CEE5" w14:textId="77777777" w:rsidR="0066701B" w:rsidRPr="002A26AE" w:rsidRDefault="0066701B" w:rsidP="00CD3E65">
            <w:pPr>
              <w:rPr>
                <w:rFonts w:ascii="Arial" w:hAnsi="Arial" w:cs="Arial"/>
                <w:color w:val="000000"/>
                <w:sz w:val="20"/>
                <w:szCs w:val="20"/>
              </w:rPr>
            </w:pPr>
          </w:p>
        </w:tc>
        <w:tc>
          <w:tcPr>
            <w:tcW w:w="913" w:type="dxa"/>
            <w:tcBorders>
              <w:top w:val="nil"/>
              <w:left w:val="nil"/>
              <w:bottom w:val="nil"/>
              <w:right w:val="nil"/>
            </w:tcBorders>
            <w:shd w:val="clear" w:color="auto" w:fill="auto"/>
            <w:noWrap/>
            <w:vAlign w:val="bottom"/>
            <w:hideMark/>
          </w:tcPr>
          <w:p w14:paraId="202AEC94" w14:textId="77777777" w:rsidR="0066701B" w:rsidRPr="002A26AE" w:rsidRDefault="0066701B" w:rsidP="00CD3E65">
            <w:pPr>
              <w:rPr>
                <w:rFonts w:ascii="Arial" w:hAnsi="Arial" w:cs="Arial"/>
                <w:color w:val="000000"/>
                <w:sz w:val="20"/>
                <w:szCs w:val="20"/>
              </w:rPr>
            </w:pPr>
          </w:p>
        </w:tc>
        <w:tc>
          <w:tcPr>
            <w:tcW w:w="913" w:type="dxa"/>
            <w:tcBorders>
              <w:top w:val="nil"/>
              <w:left w:val="nil"/>
              <w:bottom w:val="nil"/>
              <w:right w:val="nil"/>
            </w:tcBorders>
            <w:shd w:val="clear" w:color="auto" w:fill="auto"/>
            <w:noWrap/>
            <w:vAlign w:val="bottom"/>
            <w:hideMark/>
          </w:tcPr>
          <w:p w14:paraId="29C2A4E3" w14:textId="77777777" w:rsidR="0066701B" w:rsidRPr="002A26AE" w:rsidRDefault="0066701B" w:rsidP="00CD3E65">
            <w:pPr>
              <w:rPr>
                <w:rFonts w:ascii="Arial" w:hAnsi="Arial" w:cs="Arial"/>
                <w:color w:val="000000"/>
                <w:sz w:val="20"/>
                <w:szCs w:val="20"/>
              </w:rPr>
            </w:pPr>
          </w:p>
        </w:tc>
        <w:tc>
          <w:tcPr>
            <w:tcW w:w="913" w:type="dxa"/>
            <w:tcBorders>
              <w:top w:val="nil"/>
              <w:left w:val="nil"/>
              <w:bottom w:val="nil"/>
              <w:right w:val="nil"/>
            </w:tcBorders>
            <w:shd w:val="clear" w:color="auto" w:fill="auto"/>
            <w:noWrap/>
            <w:vAlign w:val="bottom"/>
            <w:hideMark/>
          </w:tcPr>
          <w:p w14:paraId="2B3C5801" w14:textId="77777777" w:rsidR="0066701B" w:rsidRPr="002A26AE" w:rsidRDefault="0066701B" w:rsidP="00CD3E65">
            <w:pPr>
              <w:rPr>
                <w:rFonts w:ascii="Arial" w:hAnsi="Arial" w:cs="Arial"/>
                <w:color w:val="000000"/>
                <w:sz w:val="20"/>
                <w:szCs w:val="20"/>
              </w:rPr>
            </w:pPr>
          </w:p>
        </w:tc>
        <w:tc>
          <w:tcPr>
            <w:tcW w:w="913" w:type="dxa"/>
            <w:tcBorders>
              <w:top w:val="nil"/>
              <w:left w:val="nil"/>
              <w:bottom w:val="nil"/>
              <w:right w:val="nil"/>
            </w:tcBorders>
            <w:shd w:val="clear" w:color="auto" w:fill="auto"/>
            <w:noWrap/>
            <w:vAlign w:val="bottom"/>
            <w:hideMark/>
          </w:tcPr>
          <w:p w14:paraId="4508F967" w14:textId="77777777" w:rsidR="0066701B" w:rsidRPr="002A26AE" w:rsidRDefault="0066701B" w:rsidP="00CD3E65">
            <w:pPr>
              <w:rPr>
                <w:rFonts w:ascii="Arial" w:hAnsi="Arial" w:cs="Arial"/>
                <w:color w:val="000000"/>
                <w:sz w:val="20"/>
                <w:szCs w:val="20"/>
              </w:rPr>
            </w:pPr>
          </w:p>
        </w:tc>
        <w:tc>
          <w:tcPr>
            <w:tcW w:w="915" w:type="dxa"/>
            <w:tcBorders>
              <w:top w:val="nil"/>
              <w:left w:val="nil"/>
              <w:bottom w:val="nil"/>
              <w:right w:val="nil"/>
            </w:tcBorders>
            <w:shd w:val="clear" w:color="auto" w:fill="auto"/>
            <w:noWrap/>
            <w:vAlign w:val="bottom"/>
            <w:hideMark/>
          </w:tcPr>
          <w:p w14:paraId="0454B27F" w14:textId="77777777" w:rsidR="0066701B" w:rsidRPr="002A26AE" w:rsidRDefault="0066701B" w:rsidP="00CD3E65">
            <w:pPr>
              <w:rPr>
                <w:rFonts w:ascii="Arial" w:hAnsi="Arial" w:cs="Arial"/>
                <w:color w:val="000000"/>
                <w:sz w:val="20"/>
                <w:szCs w:val="20"/>
              </w:rPr>
            </w:pPr>
          </w:p>
        </w:tc>
      </w:tr>
      <w:tr w:rsidR="0066701B" w:rsidRPr="002A26AE" w14:paraId="640673B9" w14:textId="77777777" w:rsidTr="0066701B">
        <w:trPr>
          <w:trHeight w:val="293"/>
          <w:jc w:val="center"/>
        </w:trPr>
        <w:tc>
          <w:tcPr>
            <w:tcW w:w="666" w:type="dxa"/>
            <w:vMerge/>
            <w:tcBorders>
              <w:top w:val="nil"/>
              <w:left w:val="nil"/>
              <w:bottom w:val="nil"/>
              <w:right w:val="nil"/>
            </w:tcBorders>
            <w:vAlign w:val="center"/>
            <w:hideMark/>
          </w:tcPr>
          <w:p w14:paraId="68E3B7DC" w14:textId="77777777" w:rsidR="0066701B" w:rsidRPr="002A26AE" w:rsidRDefault="0066701B" w:rsidP="00CD3E65">
            <w:pPr>
              <w:rPr>
                <w:rFonts w:ascii="Arial" w:hAnsi="Arial" w:cs="Arial"/>
                <w:color w:val="000000"/>
                <w:sz w:val="20"/>
                <w:szCs w:val="20"/>
              </w:rPr>
            </w:pPr>
          </w:p>
        </w:tc>
        <w:tc>
          <w:tcPr>
            <w:tcW w:w="798" w:type="dxa"/>
            <w:tcBorders>
              <w:top w:val="nil"/>
              <w:left w:val="nil"/>
              <w:bottom w:val="nil"/>
              <w:right w:val="single" w:sz="4" w:space="0" w:color="auto"/>
            </w:tcBorders>
            <w:shd w:val="clear" w:color="auto" w:fill="auto"/>
            <w:noWrap/>
            <w:vAlign w:val="bottom"/>
            <w:hideMark/>
          </w:tcPr>
          <w:p w14:paraId="0311530F" w14:textId="77777777" w:rsidR="0066701B" w:rsidRPr="002A26AE" w:rsidRDefault="0066701B" w:rsidP="00CD3E65">
            <w:pPr>
              <w:jc w:val="right"/>
              <w:rPr>
                <w:rFonts w:ascii="Arial" w:hAnsi="Arial" w:cs="Arial"/>
                <w:color w:val="000000"/>
                <w:sz w:val="20"/>
                <w:szCs w:val="20"/>
              </w:rPr>
            </w:pPr>
            <w:r w:rsidRPr="002A26AE">
              <w:rPr>
                <w:rFonts w:ascii="Arial" w:hAnsi="Arial" w:cs="Arial"/>
                <w:color w:val="000000"/>
                <w:sz w:val="20"/>
                <w:szCs w:val="20"/>
              </w:rPr>
              <w:t>141-2</w:t>
            </w:r>
          </w:p>
        </w:tc>
        <w:tc>
          <w:tcPr>
            <w:tcW w:w="913" w:type="dxa"/>
            <w:tcBorders>
              <w:top w:val="nil"/>
              <w:left w:val="nil"/>
              <w:bottom w:val="nil"/>
              <w:right w:val="nil"/>
            </w:tcBorders>
            <w:shd w:val="clear" w:color="000000" w:fill="000000"/>
            <w:noWrap/>
            <w:vAlign w:val="bottom"/>
            <w:hideMark/>
          </w:tcPr>
          <w:p w14:paraId="4AAC1BA6" w14:textId="77777777" w:rsidR="0066701B" w:rsidRPr="002A26AE" w:rsidRDefault="0066701B" w:rsidP="00CD3E65">
            <w:pPr>
              <w:rPr>
                <w:rFonts w:ascii="Arial" w:hAnsi="Arial" w:cs="Arial"/>
                <w:color w:val="000000"/>
                <w:sz w:val="20"/>
                <w:szCs w:val="20"/>
              </w:rPr>
            </w:pPr>
          </w:p>
        </w:tc>
        <w:tc>
          <w:tcPr>
            <w:tcW w:w="913" w:type="dxa"/>
            <w:tcBorders>
              <w:top w:val="nil"/>
              <w:left w:val="nil"/>
              <w:bottom w:val="nil"/>
              <w:right w:val="nil"/>
            </w:tcBorders>
            <w:shd w:val="clear" w:color="000000" w:fill="000000"/>
            <w:noWrap/>
            <w:vAlign w:val="bottom"/>
            <w:hideMark/>
          </w:tcPr>
          <w:p w14:paraId="47AD87CC" w14:textId="77777777" w:rsidR="0066701B" w:rsidRPr="002A26AE" w:rsidRDefault="0066701B" w:rsidP="00CD3E65">
            <w:pPr>
              <w:rPr>
                <w:rFonts w:ascii="Arial" w:hAnsi="Arial" w:cs="Arial"/>
                <w:color w:val="000000"/>
                <w:sz w:val="20"/>
                <w:szCs w:val="20"/>
              </w:rPr>
            </w:pPr>
          </w:p>
        </w:tc>
        <w:tc>
          <w:tcPr>
            <w:tcW w:w="913" w:type="dxa"/>
            <w:tcBorders>
              <w:top w:val="nil"/>
              <w:left w:val="nil"/>
              <w:bottom w:val="nil"/>
              <w:right w:val="nil"/>
            </w:tcBorders>
            <w:shd w:val="clear" w:color="000000" w:fill="000000"/>
            <w:noWrap/>
            <w:vAlign w:val="bottom"/>
            <w:hideMark/>
          </w:tcPr>
          <w:p w14:paraId="673F7B71" w14:textId="77777777" w:rsidR="0066701B" w:rsidRPr="002A26AE" w:rsidRDefault="0066701B" w:rsidP="00CD3E65">
            <w:pPr>
              <w:rPr>
                <w:rFonts w:ascii="Arial" w:hAnsi="Arial" w:cs="Arial"/>
                <w:color w:val="000000"/>
                <w:sz w:val="20"/>
                <w:szCs w:val="20"/>
              </w:rPr>
            </w:pPr>
          </w:p>
        </w:tc>
        <w:tc>
          <w:tcPr>
            <w:tcW w:w="913" w:type="dxa"/>
            <w:tcBorders>
              <w:top w:val="nil"/>
              <w:left w:val="nil"/>
              <w:bottom w:val="nil"/>
              <w:right w:val="nil"/>
            </w:tcBorders>
            <w:shd w:val="clear" w:color="auto" w:fill="auto"/>
            <w:noWrap/>
            <w:vAlign w:val="bottom"/>
            <w:hideMark/>
          </w:tcPr>
          <w:p w14:paraId="096F9231" w14:textId="77777777" w:rsidR="0066701B" w:rsidRPr="002A26AE" w:rsidRDefault="0066701B" w:rsidP="00CD3E65">
            <w:pPr>
              <w:rPr>
                <w:rFonts w:ascii="Arial" w:hAnsi="Arial" w:cs="Arial"/>
                <w:color w:val="000000"/>
                <w:sz w:val="20"/>
                <w:szCs w:val="20"/>
              </w:rPr>
            </w:pPr>
            <w:r w:rsidRPr="002A26AE">
              <w:rPr>
                <w:rFonts w:ascii="Arial" w:hAnsi="Arial" w:cs="Arial"/>
                <w:color w:val="000000"/>
                <w:sz w:val="20"/>
                <w:szCs w:val="20"/>
              </w:rPr>
              <w:t>X</w:t>
            </w:r>
          </w:p>
        </w:tc>
        <w:tc>
          <w:tcPr>
            <w:tcW w:w="913" w:type="dxa"/>
            <w:tcBorders>
              <w:top w:val="nil"/>
              <w:left w:val="nil"/>
              <w:bottom w:val="nil"/>
              <w:right w:val="nil"/>
            </w:tcBorders>
            <w:shd w:val="clear" w:color="auto" w:fill="auto"/>
            <w:noWrap/>
            <w:vAlign w:val="bottom"/>
            <w:hideMark/>
          </w:tcPr>
          <w:p w14:paraId="18482A1C" w14:textId="77777777" w:rsidR="0066701B" w:rsidRPr="002A26AE" w:rsidRDefault="0066701B" w:rsidP="00CD3E65">
            <w:pPr>
              <w:rPr>
                <w:rFonts w:ascii="Arial" w:hAnsi="Arial" w:cs="Arial"/>
                <w:color w:val="000000"/>
                <w:sz w:val="20"/>
                <w:szCs w:val="20"/>
              </w:rPr>
            </w:pPr>
            <w:r w:rsidRPr="002A26AE">
              <w:rPr>
                <w:rFonts w:ascii="Arial" w:hAnsi="Arial" w:cs="Arial"/>
                <w:color w:val="000000"/>
                <w:sz w:val="20"/>
                <w:szCs w:val="20"/>
              </w:rPr>
              <w:t>X</w:t>
            </w:r>
          </w:p>
        </w:tc>
        <w:tc>
          <w:tcPr>
            <w:tcW w:w="913" w:type="dxa"/>
            <w:tcBorders>
              <w:top w:val="nil"/>
              <w:left w:val="nil"/>
              <w:bottom w:val="nil"/>
              <w:right w:val="nil"/>
            </w:tcBorders>
            <w:shd w:val="clear" w:color="000000" w:fill="BFBFBF"/>
            <w:noWrap/>
            <w:vAlign w:val="bottom"/>
            <w:hideMark/>
          </w:tcPr>
          <w:p w14:paraId="23843284" w14:textId="77777777" w:rsidR="0066701B" w:rsidRPr="002A26AE" w:rsidRDefault="0066701B" w:rsidP="00CD3E65">
            <w:pPr>
              <w:rPr>
                <w:rFonts w:ascii="Arial" w:hAnsi="Arial" w:cs="Arial"/>
                <w:color w:val="000000"/>
                <w:sz w:val="20"/>
                <w:szCs w:val="20"/>
              </w:rPr>
            </w:pPr>
          </w:p>
        </w:tc>
        <w:tc>
          <w:tcPr>
            <w:tcW w:w="913" w:type="dxa"/>
            <w:tcBorders>
              <w:top w:val="nil"/>
              <w:left w:val="nil"/>
              <w:bottom w:val="nil"/>
              <w:right w:val="nil"/>
            </w:tcBorders>
            <w:shd w:val="clear" w:color="000000" w:fill="BFBFBF"/>
            <w:noWrap/>
            <w:vAlign w:val="bottom"/>
            <w:hideMark/>
          </w:tcPr>
          <w:p w14:paraId="2192AA3A" w14:textId="77777777" w:rsidR="0066701B" w:rsidRPr="002A26AE" w:rsidRDefault="0066701B" w:rsidP="00CD3E65">
            <w:pPr>
              <w:rPr>
                <w:rFonts w:ascii="Arial" w:hAnsi="Arial" w:cs="Arial"/>
                <w:color w:val="000000"/>
                <w:sz w:val="20"/>
                <w:szCs w:val="20"/>
              </w:rPr>
            </w:pPr>
          </w:p>
        </w:tc>
        <w:tc>
          <w:tcPr>
            <w:tcW w:w="913" w:type="dxa"/>
            <w:tcBorders>
              <w:top w:val="nil"/>
              <w:left w:val="nil"/>
              <w:bottom w:val="nil"/>
              <w:right w:val="nil"/>
            </w:tcBorders>
            <w:shd w:val="clear" w:color="000000" w:fill="BFBFBF"/>
            <w:noWrap/>
            <w:vAlign w:val="bottom"/>
            <w:hideMark/>
          </w:tcPr>
          <w:p w14:paraId="1299365C" w14:textId="77777777" w:rsidR="0066701B" w:rsidRPr="002A26AE" w:rsidRDefault="0066701B" w:rsidP="00CD3E65">
            <w:pPr>
              <w:rPr>
                <w:rFonts w:ascii="Arial" w:hAnsi="Arial" w:cs="Arial"/>
                <w:color w:val="000000"/>
                <w:sz w:val="20"/>
                <w:szCs w:val="20"/>
              </w:rPr>
            </w:pPr>
          </w:p>
        </w:tc>
        <w:tc>
          <w:tcPr>
            <w:tcW w:w="915" w:type="dxa"/>
            <w:tcBorders>
              <w:top w:val="nil"/>
              <w:left w:val="nil"/>
              <w:bottom w:val="nil"/>
              <w:right w:val="nil"/>
            </w:tcBorders>
            <w:shd w:val="clear" w:color="000000" w:fill="BFBFBF"/>
            <w:noWrap/>
            <w:vAlign w:val="bottom"/>
            <w:hideMark/>
          </w:tcPr>
          <w:p w14:paraId="1AC71F3F" w14:textId="77777777" w:rsidR="0066701B" w:rsidRPr="002A26AE" w:rsidRDefault="0066701B" w:rsidP="00CD3E65">
            <w:pPr>
              <w:rPr>
                <w:rFonts w:ascii="Arial" w:hAnsi="Arial" w:cs="Arial"/>
                <w:color w:val="000000"/>
                <w:sz w:val="20"/>
                <w:szCs w:val="20"/>
              </w:rPr>
            </w:pPr>
          </w:p>
        </w:tc>
      </w:tr>
      <w:tr w:rsidR="0066701B" w:rsidRPr="002A26AE" w14:paraId="2C394A8B" w14:textId="77777777" w:rsidTr="0066701B">
        <w:trPr>
          <w:trHeight w:val="293"/>
          <w:jc w:val="center"/>
        </w:trPr>
        <w:tc>
          <w:tcPr>
            <w:tcW w:w="666" w:type="dxa"/>
            <w:vMerge/>
            <w:tcBorders>
              <w:top w:val="nil"/>
              <w:left w:val="nil"/>
              <w:bottom w:val="nil"/>
              <w:right w:val="nil"/>
            </w:tcBorders>
            <w:vAlign w:val="center"/>
            <w:hideMark/>
          </w:tcPr>
          <w:p w14:paraId="6692771E" w14:textId="77777777" w:rsidR="0066701B" w:rsidRPr="002A26AE" w:rsidRDefault="0066701B" w:rsidP="00CD3E65">
            <w:pPr>
              <w:rPr>
                <w:rFonts w:ascii="Arial" w:hAnsi="Arial" w:cs="Arial"/>
                <w:color w:val="000000"/>
                <w:sz w:val="20"/>
                <w:szCs w:val="20"/>
              </w:rPr>
            </w:pPr>
          </w:p>
        </w:tc>
        <w:tc>
          <w:tcPr>
            <w:tcW w:w="798" w:type="dxa"/>
            <w:tcBorders>
              <w:top w:val="nil"/>
              <w:left w:val="nil"/>
              <w:bottom w:val="nil"/>
              <w:right w:val="single" w:sz="4" w:space="0" w:color="auto"/>
            </w:tcBorders>
            <w:shd w:val="clear" w:color="auto" w:fill="auto"/>
            <w:noWrap/>
            <w:vAlign w:val="bottom"/>
            <w:hideMark/>
          </w:tcPr>
          <w:p w14:paraId="1BF09DDB" w14:textId="77777777" w:rsidR="0066701B" w:rsidRPr="002A26AE" w:rsidRDefault="0066701B" w:rsidP="00CD3E65">
            <w:pPr>
              <w:jc w:val="right"/>
              <w:rPr>
                <w:rFonts w:ascii="Arial" w:hAnsi="Arial" w:cs="Arial"/>
                <w:color w:val="000000"/>
                <w:sz w:val="20"/>
                <w:szCs w:val="20"/>
              </w:rPr>
            </w:pPr>
            <w:r w:rsidRPr="002A26AE">
              <w:rPr>
                <w:rFonts w:ascii="Arial" w:hAnsi="Arial" w:cs="Arial"/>
                <w:color w:val="000000"/>
                <w:sz w:val="20"/>
                <w:szCs w:val="20"/>
              </w:rPr>
              <w:t>177-1</w:t>
            </w:r>
          </w:p>
        </w:tc>
        <w:tc>
          <w:tcPr>
            <w:tcW w:w="913" w:type="dxa"/>
            <w:tcBorders>
              <w:top w:val="nil"/>
              <w:left w:val="nil"/>
              <w:bottom w:val="single" w:sz="4" w:space="0" w:color="auto"/>
              <w:right w:val="nil"/>
            </w:tcBorders>
            <w:shd w:val="clear" w:color="auto" w:fill="auto"/>
            <w:noWrap/>
            <w:vAlign w:val="bottom"/>
            <w:hideMark/>
          </w:tcPr>
          <w:p w14:paraId="78E499DF" w14:textId="77777777" w:rsidR="0066701B" w:rsidRPr="002A26AE" w:rsidRDefault="0066701B" w:rsidP="00CD3E65">
            <w:pPr>
              <w:rPr>
                <w:rFonts w:ascii="Arial" w:hAnsi="Arial" w:cs="Arial"/>
                <w:color w:val="000000"/>
                <w:sz w:val="20"/>
                <w:szCs w:val="20"/>
              </w:rPr>
            </w:pPr>
            <w:r w:rsidRPr="002A26AE">
              <w:rPr>
                <w:rFonts w:ascii="Arial" w:hAnsi="Arial" w:cs="Arial"/>
                <w:color w:val="000000"/>
                <w:sz w:val="20"/>
                <w:szCs w:val="20"/>
              </w:rPr>
              <w:t>X</w:t>
            </w:r>
          </w:p>
        </w:tc>
        <w:tc>
          <w:tcPr>
            <w:tcW w:w="913" w:type="dxa"/>
            <w:tcBorders>
              <w:top w:val="nil"/>
              <w:left w:val="nil"/>
              <w:bottom w:val="single" w:sz="4" w:space="0" w:color="auto"/>
              <w:right w:val="nil"/>
            </w:tcBorders>
            <w:shd w:val="clear" w:color="auto" w:fill="auto"/>
            <w:noWrap/>
            <w:vAlign w:val="bottom"/>
            <w:hideMark/>
          </w:tcPr>
          <w:p w14:paraId="74EFEC81" w14:textId="77777777" w:rsidR="0066701B" w:rsidRPr="002A26AE" w:rsidRDefault="0066701B" w:rsidP="00CD3E65">
            <w:pPr>
              <w:rPr>
                <w:rFonts w:ascii="Arial" w:hAnsi="Arial" w:cs="Arial"/>
                <w:color w:val="000000"/>
                <w:sz w:val="20"/>
                <w:szCs w:val="20"/>
              </w:rPr>
            </w:pPr>
            <w:r w:rsidRPr="002A26AE">
              <w:rPr>
                <w:rFonts w:ascii="Arial" w:hAnsi="Arial" w:cs="Arial"/>
                <w:color w:val="000000"/>
                <w:sz w:val="20"/>
                <w:szCs w:val="20"/>
              </w:rPr>
              <w:t>X</w:t>
            </w:r>
          </w:p>
        </w:tc>
        <w:tc>
          <w:tcPr>
            <w:tcW w:w="913" w:type="dxa"/>
            <w:tcBorders>
              <w:top w:val="nil"/>
              <w:left w:val="nil"/>
              <w:bottom w:val="single" w:sz="4" w:space="0" w:color="auto"/>
              <w:right w:val="nil"/>
            </w:tcBorders>
            <w:shd w:val="clear" w:color="auto" w:fill="auto"/>
            <w:noWrap/>
            <w:vAlign w:val="bottom"/>
            <w:hideMark/>
          </w:tcPr>
          <w:p w14:paraId="335111AB" w14:textId="77777777" w:rsidR="0066701B" w:rsidRPr="002A26AE" w:rsidRDefault="0066701B" w:rsidP="00CD3E65">
            <w:pPr>
              <w:rPr>
                <w:rFonts w:ascii="Arial" w:hAnsi="Arial" w:cs="Arial"/>
                <w:color w:val="000000"/>
                <w:sz w:val="20"/>
                <w:szCs w:val="20"/>
              </w:rPr>
            </w:pPr>
            <w:r w:rsidRPr="002A26AE">
              <w:rPr>
                <w:rFonts w:ascii="Arial" w:hAnsi="Arial" w:cs="Arial"/>
                <w:color w:val="000000"/>
                <w:sz w:val="20"/>
                <w:szCs w:val="20"/>
              </w:rPr>
              <w:t>X</w:t>
            </w:r>
          </w:p>
        </w:tc>
        <w:tc>
          <w:tcPr>
            <w:tcW w:w="913" w:type="dxa"/>
            <w:tcBorders>
              <w:top w:val="nil"/>
              <w:left w:val="nil"/>
              <w:bottom w:val="single" w:sz="4" w:space="0" w:color="auto"/>
              <w:right w:val="nil"/>
            </w:tcBorders>
            <w:shd w:val="clear" w:color="000000" w:fill="BFBFBF"/>
            <w:noWrap/>
            <w:vAlign w:val="bottom"/>
            <w:hideMark/>
          </w:tcPr>
          <w:p w14:paraId="481F89E3" w14:textId="77777777" w:rsidR="0066701B" w:rsidRPr="002A26AE" w:rsidRDefault="0066701B" w:rsidP="00CD3E65">
            <w:pPr>
              <w:rPr>
                <w:rFonts w:ascii="Arial" w:hAnsi="Arial" w:cs="Arial"/>
                <w:color w:val="000000"/>
                <w:sz w:val="20"/>
                <w:szCs w:val="20"/>
              </w:rPr>
            </w:pPr>
          </w:p>
        </w:tc>
        <w:tc>
          <w:tcPr>
            <w:tcW w:w="913" w:type="dxa"/>
            <w:tcBorders>
              <w:top w:val="nil"/>
              <w:left w:val="nil"/>
              <w:bottom w:val="single" w:sz="4" w:space="0" w:color="auto"/>
              <w:right w:val="nil"/>
            </w:tcBorders>
            <w:shd w:val="clear" w:color="auto" w:fill="auto"/>
            <w:noWrap/>
            <w:vAlign w:val="bottom"/>
            <w:hideMark/>
          </w:tcPr>
          <w:p w14:paraId="7CF9AF37" w14:textId="77777777" w:rsidR="0066701B" w:rsidRPr="002A26AE" w:rsidRDefault="0066701B" w:rsidP="00CD3E65">
            <w:pPr>
              <w:rPr>
                <w:rFonts w:ascii="Arial" w:hAnsi="Arial" w:cs="Arial"/>
                <w:color w:val="000000"/>
                <w:sz w:val="20"/>
                <w:szCs w:val="20"/>
              </w:rPr>
            </w:pPr>
            <w:r w:rsidRPr="002A26AE">
              <w:rPr>
                <w:rFonts w:ascii="Arial" w:hAnsi="Arial" w:cs="Arial"/>
                <w:color w:val="000000"/>
                <w:sz w:val="20"/>
                <w:szCs w:val="20"/>
              </w:rPr>
              <w:t>X*</w:t>
            </w:r>
          </w:p>
        </w:tc>
        <w:tc>
          <w:tcPr>
            <w:tcW w:w="913" w:type="dxa"/>
            <w:tcBorders>
              <w:top w:val="nil"/>
              <w:left w:val="nil"/>
              <w:bottom w:val="single" w:sz="4" w:space="0" w:color="auto"/>
              <w:right w:val="nil"/>
            </w:tcBorders>
            <w:shd w:val="clear" w:color="auto" w:fill="auto"/>
            <w:noWrap/>
            <w:vAlign w:val="bottom"/>
            <w:hideMark/>
          </w:tcPr>
          <w:p w14:paraId="11C3C473" w14:textId="77777777" w:rsidR="0066701B" w:rsidRPr="002A26AE" w:rsidRDefault="0066701B" w:rsidP="00CD3E65">
            <w:pPr>
              <w:rPr>
                <w:rFonts w:ascii="Arial" w:hAnsi="Arial" w:cs="Arial"/>
                <w:color w:val="000000"/>
                <w:sz w:val="20"/>
                <w:szCs w:val="20"/>
              </w:rPr>
            </w:pPr>
          </w:p>
        </w:tc>
        <w:tc>
          <w:tcPr>
            <w:tcW w:w="913" w:type="dxa"/>
            <w:tcBorders>
              <w:top w:val="nil"/>
              <w:left w:val="nil"/>
              <w:bottom w:val="single" w:sz="4" w:space="0" w:color="auto"/>
              <w:right w:val="nil"/>
            </w:tcBorders>
            <w:shd w:val="clear" w:color="auto" w:fill="auto"/>
            <w:noWrap/>
            <w:vAlign w:val="bottom"/>
            <w:hideMark/>
          </w:tcPr>
          <w:p w14:paraId="1E541FCF" w14:textId="77777777" w:rsidR="0066701B" w:rsidRPr="002A26AE" w:rsidRDefault="0066701B" w:rsidP="00CD3E65">
            <w:pPr>
              <w:rPr>
                <w:rFonts w:ascii="Arial" w:hAnsi="Arial" w:cs="Arial"/>
                <w:color w:val="000000"/>
                <w:sz w:val="20"/>
                <w:szCs w:val="20"/>
              </w:rPr>
            </w:pPr>
          </w:p>
        </w:tc>
        <w:tc>
          <w:tcPr>
            <w:tcW w:w="913" w:type="dxa"/>
            <w:tcBorders>
              <w:top w:val="nil"/>
              <w:left w:val="nil"/>
              <w:bottom w:val="single" w:sz="4" w:space="0" w:color="auto"/>
              <w:right w:val="nil"/>
            </w:tcBorders>
            <w:shd w:val="clear" w:color="auto" w:fill="auto"/>
            <w:noWrap/>
            <w:vAlign w:val="bottom"/>
            <w:hideMark/>
          </w:tcPr>
          <w:p w14:paraId="1C550C3D" w14:textId="77777777" w:rsidR="0066701B" w:rsidRPr="002A26AE" w:rsidRDefault="0066701B" w:rsidP="00CD3E65">
            <w:pPr>
              <w:rPr>
                <w:rFonts w:ascii="Arial" w:hAnsi="Arial" w:cs="Arial"/>
                <w:color w:val="000000"/>
                <w:sz w:val="20"/>
                <w:szCs w:val="20"/>
              </w:rPr>
            </w:pPr>
          </w:p>
        </w:tc>
        <w:tc>
          <w:tcPr>
            <w:tcW w:w="915" w:type="dxa"/>
            <w:tcBorders>
              <w:top w:val="nil"/>
              <w:left w:val="nil"/>
              <w:bottom w:val="single" w:sz="4" w:space="0" w:color="auto"/>
              <w:right w:val="nil"/>
            </w:tcBorders>
            <w:shd w:val="clear" w:color="auto" w:fill="auto"/>
            <w:noWrap/>
            <w:vAlign w:val="bottom"/>
            <w:hideMark/>
          </w:tcPr>
          <w:p w14:paraId="05C330F1" w14:textId="77777777" w:rsidR="0066701B" w:rsidRPr="002A26AE" w:rsidRDefault="0066701B" w:rsidP="00CD3E65">
            <w:pPr>
              <w:rPr>
                <w:rFonts w:ascii="Arial" w:hAnsi="Arial" w:cs="Arial"/>
                <w:color w:val="000000"/>
                <w:sz w:val="20"/>
                <w:szCs w:val="20"/>
              </w:rPr>
            </w:pPr>
          </w:p>
        </w:tc>
      </w:tr>
      <w:tr w:rsidR="0066701B" w:rsidRPr="002A26AE" w14:paraId="2599B5DC" w14:textId="77777777" w:rsidTr="0066701B">
        <w:trPr>
          <w:trHeight w:val="293"/>
          <w:jc w:val="center"/>
        </w:trPr>
        <w:tc>
          <w:tcPr>
            <w:tcW w:w="1464" w:type="dxa"/>
            <w:gridSpan w:val="2"/>
            <w:tcBorders>
              <w:top w:val="nil"/>
              <w:left w:val="nil"/>
              <w:bottom w:val="nil"/>
              <w:right w:val="nil"/>
            </w:tcBorders>
            <w:shd w:val="clear" w:color="auto" w:fill="auto"/>
            <w:noWrap/>
            <w:vAlign w:val="bottom"/>
            <w:hideMark/>
          </w:tcPr>
          <w:p w14:paraId="2CED8ACB" w14:textId="0F962255" w:rsidR="0066701B" w:rsidRPr="002A26AE" w:rsidRDefault="00A96E71" w:rsidP="00CD3E65">
            <w:pPr>
              <w:jc w:val="center"/>
              <w:rPr>
                <w:rFonts w:ascii="Arial" w:hAnsi="Arial" w:cs="Arial"/>
                <w:color w:val="000000"/>
                <w:sz w:val="20"/>
                <w:szCs w:val="20"/>
              </w:rPr>
            </w:pPr>
            <w:r>
              <w:rPr>
                <w:rFonts w:ascii="Arial" w:hAnsi="Arial" w:cs="Arial"/>
                <w:color w:val="000000"/>
                <w:sz w:val="20"/>
                <w:szCs w:val="20"/>
              </w:rPr>
              <w:t>1</w:t>
            </w:r>
            <w:r w:rsidR="0066701B" w:rsidRPr="002A26AE">
              <w:rPr>
                <w:rFonts w:ascii="Arial" w:hAnsi="Arial" w:cs="Arial"/>
                <w:color w:val="000000"/>
                <w:sz w:val="20"/>
                <w:szCs w:val="20"/>
              </w:rPr>
              <w:t xml:space="preserve"> release</w:t>
            </w:r>
          </w:p>
        </w:tc>
        <w:tc>
          <w:tcPr>
            <w:tcW w:w="913" w:type="dxa"/>
            <w:tcBorders>
              <w:top w:val="nil"/>
              <w:left w:val="nil"/>
              <w:bottom w:val="nil"/>
              <w:right w:val="nil"/>
            </w:tcBorders>
            <w:shd w:val="clear" w:color="auto" w:fill="auto"/>
            <w:noWrap/>
            <w:vAlign w:val="bottom"/>
            <w:hideMark/>
          </w:tcPr>
          <w:p w14:paraId="2FF24E7C" w14:textId="77777777" w:rsidR="0066701B" w:rsidRPr="002A26AE" w:rsidRDefault="0066701B" w:rsidP="00CD3E65">
            <w:pPr>
              <w:rPr>
                <w:rFonts w:ascii="Arial" w:hAnsi="Arial" w:cs="Arial"/>
                <w:color w:val="000000"/>
                <w:sz w:val="20"/>
                <w:szCs w:val="20"/>
              </w:rPr>
            </w:pPr>
            <w:r w:rsidRPr="002A26AE">
              <w:rPr>
                <w:rFonts w:ascii="Arial" w:hAnsi="Arial" w:cs="Arial"/>
                <w:color w:val="000000"/>
                <w:sz w:val="20"/>
                <w:szCs w:val="20"/>
              </w:rPr>
              <w:t>1</w:t>
            </w:r>
          </w:p>
        </w:tc>
        <w:tc>
          <w:tcPr>
            <w:tcW w:w="913" w:type="dxa"/>
            <w:tcBorders>
              <w:top w:val="nil"/>
              <w:left w:val="nil"/>
              <w:bottom w:val="nil"/>
              <w:right w:val="nil"/>
            </w:tcBorders>
            <w:shd w:val="clear" w:color="auto" w:fill="auto"/>
            <w:noWrap/>
            <w:vAlign w:val="bottom"/>
            <w:hideMark/>
          </w:tcPr>
          <w:p w14:paraId="7DB9C27C" w14:textId="77777777" w:rsidR="0066701B" w:rsidRPr="002A26AE" w:rsidRDefault="0066701B" w:rsidP="00CD3E65">
            <w:pPr>
              <w:rPr>
                <w:rFonts w:ascii="Arial" w:hAnsi="Arial" w:cs="Arial"/>
                <w:color w:val="000000"/>
                <w:sz w:val="20"/>
                <w:szCs w:val="20"/>
              </w:rPr>
            </w:pPr>
            <w:r w:rsidRPr="002A26AE">
              <w:rPr>
                <w:rFonts w:ascii="Arial" w:hAnsi="Arial" w:cs="Arial"/>
                <w:color w:val="000000"/>
                <w:sz w:val="20"/>
                <w:szCs w:val="20"/>
              </w:rPr>
              <w:t>2</w:t>
            </w:r>
          </w:p>
        </w:tc>
        <w:tc>
          <w:tcPr>
            <w:tcW w:w="913" w:type="dxa"/>
            <w:tcBorders>
              <w:top w:val="nil"/>
              <w:left w:val="nil"/>
              <w:bottom w:val="nil"/>
              <w:right w:val="nil"/>
            </w:tcBorders>
            <w:shd w:val="clear" w:color="auto" w:fill="auto"/>
            <w:noWrap/>
            <w:vAlign w:val="bottom"/>
            <w:hideMark/>
          </w:tcPr>
          <w:p w14:paraId="5A670E46" w14:textId="77777777" w:rsidR="0066701B" w:rsidRPr="002A26AE" w:rsidRDefault="0066701B" w:rsidP="00CD3E65">
            <w:pPr>
              <w:rPr>
                <w:rFonts w:ascii="Arial" w:hAnsi="Arial" w:cs="Arial"/>
                <w:color w:val="000000"/>
                <w:sz w:val="20"/>
                <w:szCs w:val="20"/>
              </w:rPr>
            </w:pPr>
            <w:r w:rsidRPr="002A26AE">
              <w:rPr>
                <w:rFonts w:ascii="Arial" w:hAnsi="Arial" w:cs="Arial"/>
                <w:color w:val="000000"/>
                <w:sz w:val="20"/>
                <w:szCs w:val="20"/>
              </w:rPr>
              <w:t>3</w:t>
            </w:r>
          </w:p>
        </w:tc>
        <w:tc>
          <w:tcPr>
            <w:tcW w:w="913" w:type="dxa"/>
            <w:tcBorders>
              <w:top w:val="nil"/>
              <w:left w:val="nil"/>
              <w:bottom w:val="nil"/>
              <w:right w:val="nil"/>
            </w:tcBorders>
            <w:shd w:val="clear" w:color="auto" w:fill="auto"/>
            <w:noWrap/>
            <w:vAlign w:val="bottom"/>
            <w:hideMark/>
          </w:tcPr>
          <w:p w14:paraId="3E9B7D9A" w14:textId="77777777" w:rsidR="0066701B" w:rsidRPr="002A26AE" w:rsidRDefault="0066701B" w:rsidP="00CD3E65">
            <w:pPr>
              <w:rPr>
                <w:rFonts w:ascii="Arial" w:hAnsi="Arial" w:cs="Arial"/>
                <w:color w:val="000000"/>
                <w:sz w:val="20"/>
                <w:szCs w:val="20"/>
              </w:rPr>
            </w:pPr>
            <w:r w:rsidRPr="002A26AE">
              <w:rPr>
                <w:rFonts w:ascii="Arial" w:hAnsi="Arial" w:cs="Arial"/>
                <w:color w:val="000000"/>
                <w:sz w:val="20"/>
                <w:szCs w:val="20"/>
              </w:rPr>
              <w:t>4</w:t>
            </w:r>
          </w:p>
        </w:tc>
        <w:tc>
          <w:tcPr>
            <w:tcW w:w="913" w:type="dxa"/>
            <w:tcBorders>
              <w:top w:val="nil"/>
              <w:left w:val="nil"/>
              <w:bottom w:val="nil"/>
              <w:right w:val="nil"/>
            </w:tcBorders>
            <w:shd w:val="clear" w:color="auto" w:fill="auto"/>
            <w:noWrap/>
            <w:vAlign w:val="bottom"/>
            <w:hideMark/>
          </w:tcPr>
          <w:p w14:paraId="6E2E658B" w14:textId="77777777" w:rsidR="0066701B" w:rsidRPr="002A26AE" w:rsidRDefault="0066701B" w:rsidP="00CD3E65">
            <w:pPr>
              <w:rPr>
                <w:rFonts w:ascii="Arial" w:hAnsi="Arial" w:cs="Arial"/>
                <w:color w:val="000000"/>
                <w:sz w:val="20"/>
                <w:szCs w:val="20"/>
              </w:rPr>
            </w:pPr>
            <w:r w:rsidRPr="002A26AE">
              <w:rPr>
                <w:rFonts w:ascii="Arial" w:hAnsi="Arial" w:cs="Arial"/>
                <w:color w:val="000000"/>
                <w:sz w:val="20"/>
                <w:szCs w:val="20"/>
              </w:rPr>
              <w:t>5</w:t>
            </w:r>
          </w:p>
        </w:tc>
        <w:tc>
          <w:tcPr>
            <w:tcW w:w="913" w:type="dxa"/>
            <w:tcBorders>
              <w:top w:val="nil"/>
              <w:left w:val="nil"/>
              <w:bottom w:val="nil"/>
              <w:right w:val="nil"/>
            </w:tcBorders>
            <w:shd w:val="clear" w:color="auto" w:fill="auto"/>
            <w:noWrap/>
            <w:vAlign w:val="bottom"/>
            <w:hideMark/>
          </w:tcPr>
          <w:p w14:paraId="04FA7538" w14:textId="77777777" w:rsidR="0066701B" w:rsidRPr="002A26AE" w:rsidRDefault="0066701B" w:rsidP="00CD3E65">
            <w:pPr>
              <w:rPr>
                <w:rFonts w:ascii="Arial" w:hAnsi="Arial" w:cs="Arial"/>
                <w:color w:val="000000"/>
                <w:sz w:val="20"/>
                <w:szCs w:val="20"/>
              </w:rPr>
            </w:pPr>
            <w:r w:rsidRPr="002A26AE">
              <w:rPr>
                <w:rFonts w:ascii="Arial" w:hAnsi="Arial" w:cs="Arial"/>
                <w:color w:val="000000"/>
                <w:sz w:val="20"/>
                <w:szCs w:val="20"/>
              </w:rPr>
              <w:t>6</w:t>
            </w:r>
          </w:p>
        </w:tc>
        <w:tc>
          <w:tcPr>
            <w:tcW w:w="913" w:type="dxa"/>
            <w:tcBorders>
              <w:top w:val="nil"/>
              <w:left w:val="nil"/>
              <w:bottom w:val="nil"/>
              <w:right w:val="nil"/>
            </w:tcBorders>
            <w:shd w:val="clear" w:color="auto" w:fill="auto"/>
            <w:noWrap/>
            <w:vAlign w:val="bottom"/>
            <w:hideMark/>
          </w:tcPr>
          <w:p w14:paraId="176F923B" w14:textId="77777777" w:rsidR="0066701B" w:rsidRPr="002A26AE" w:rsidRDefault="0066701B" w:rsidP="00CD3E65">
            <w:pPr>
              <w:rPr>
                <w:rFonts w:ascii="Arial" w:hAnsi="Arial" w:cs="Arial"/>
                <w:color w:val="000000"/>
                <w:sz w:val="20"/>
                <w:szCs w:val="20"/>
              </w:rPr>
            </w:pPr>
            <w:r w:rsidRPr="002A26AE">
              <w:rPr>
                <w:rFonts w:ascii="Arial" w:hAnsi="Arial" w:cs="Arial"/>
                <w:color w:val="000000"/>
                <w:sz w:val="20"/>
                <w:szCs w:val="20"/>
              </w:rPr>
              <w:t>7</w:t>
            </w:r>
          </w:p>
        </w:tc>
        <w:tc>
          <w:tcPr>
            <w:tcW w:w="913" w:type="dxa"/>
            <w:tcBorders>
              <w:top w:val="nil"/>
              <w:left w:val="nil"/>
              <w:bottom w:val="nil"/>
              <w:right w:val="nil"/>
            </w:tcBorders>
            <w:shd w:val="clear" w:color="auto" w:fill="auto"/>
            <w:noWrap/>
            <w:vAlign w:val="bottom"/>
            <w:hideMark/>
          </w:tcPr>
          <w:p w14:paraId="2E498D58" w14:textId="77777777" w:rsidR="0066701B" w:rsidRPr="002A26AE" w:rsidRDefault="0066701B" w:rsidP="00CD3E65">
            <w:pPr>
              <w:rPr>
                <w:rFonts w:ascii="Arial" w:hAnsi="Arial" w:cs="Arial"/>
                <w:color w:val="000000"/>
                <w:sz w:val="20"/>
                <w:szCs w:val="20"/>
              </w:rPr>
            </w:pPr>
            <w:r w:rsidRPr="002A26AE">
              <w:rPr>
                <w:rFonts w:ascii="Arial" w:hAnsi="Arial" w:cs="Arial"/>
                <w:color w:val="000000"/>
                <w:sz w:val="20"/>
                <w:szCs w:val="20"/>
              </w:rPr>
              <w:t>8</w:t>
            </w:r>
          </w:p>
        </w:tc>
        <w:tc>
          <w:tcPr>
            <w:tcW w:w="915" w:type="dxa"/>
            <w:tcBorders>
              <w:top w:val="nil"/>
              <w:left w:val="nil"/>
              <w:bottom w:val="nil"/>
              <w:right w:val="nil"/>
            </w:tcBorders>
            <w:shd w:val="clear" w:color="auto" w:fill="auto"/>
            <w:noWrap/>
            <w:vAlign w:val="bottom"/>
            <w:hideMark/>
          </w:tcPr>
          <w:p w14:paraId="56C02D61" w14:textId="77777777" w:rsidR="0066701B" w:rsidRPr="002A26AE" w:rsidRDefault="0066701B" w:rsidP="00CD3E65">
            <w:pPr>
              <w:rPr>
                <w:rFonts w:ascii="Arial" w:hAnsi="Arial" w:cs="Arial"/>
                <w:color w:val="000000"/>
                <w:sz w:val="20"/>
                <w:szCs w:val="20"/>
              </w:rPr>
            </w:pPr>
            <w:r w:rsidRPr="002A26AE">
              <w:rPr>
                <w:rFonts w:ascii="Arial" w:hAnsi="Arial" w:cs="Arial"/>
                <w:color w:val="000000"/>
                <w:sz w:val="20"/>
                <w:szCs w:val="20"/>
              </w:rPr>
              <w:t>9</w:t>
            </w:r>
          </w:p>
        </w:tc>
      </w:tr>
      <w:tr w:rsidR="0066701B" w:rsidRPr="002A26AE" w14:paraId="179741DD" w14:textId="77777777" w:rsidTr="0066701B">
        <w:trPr>
          <w:trHeight w:val="293"/>
          <w:jc w:val="center"/>
        </w:trPr>
        <w:tc>
          <w:tcPr>
            <w:tcW w:w="1464" w:type="dxa"/>
            <w:gridSpan w:val="2"/>
            <w:tcBorders>
              <w:top w:val="nil"/>
              <w:left w:val="nil"/>
              <w:bottom w:val="nil"/>
              <w:right w:val="nil"/>
            </w:tcBorders>
            <w:shd w:val="clear" w:color="auto" w:fill="auto"/>
            <w:noWrap/>
            <w:vAlign w:val="bottom"/>
            <w:hideMark/>
          </w:tcPr>
          <w:p w14:paraId="14E287AD" w14:textId="24D038BE" w:rsidR="0066701B" w:rsidRPr="002A26AE" w:rsidRDefault="00A96E71" w:rsidP="00CD3E65">
            <w:pPr>
              <w:jc w:val="center"/>
              <w:rPr>
                <w:rFonts w:ascii="Arial" w:hAnsi="Arial" w:cs="Arial"/>
                <w:color w:val="000000"/>
                <w:sz w:val="20"/>
                <w:szCs w:val="20"/>
              </w:rPr>
            </w:pPr>
            <w:r>
              <w:rPr>
                <w:rFonts w:ascii="Arial" w:hAnsi="Arial" w:cs="Arial"/>
                <w:color w:val="000000"/>
                <w:sz w:val="20"/>
                <w:szCs w:val="20"/>
              </w:rPr>
              <w:t>2</w:t>
            </w:r>
            <w:r w:rsidR="0066701B" w:rsidRPr="002A26AE">
              <w:rPr>
                <w:rFonts w:ascii="Arial" w:hAnsi="Arial" w:cs="Arial"/>
                <w:color w:val="000000"/>
                <w:sz w:val="20"/>
                <w:szCs w:val="20"/>
              </w:rPr>
              <w:t xml:space="preserve"> release</w:t>
            </w:r>
          </w:p>
        </w:tc>
        <w:tc>
          <w:tcPr>
            <w:tcW w:w="913" w:type="dxa"/>
            <w:tcBorders>
              <w:top w:val="nil"/>
              <w:left w:val="nil"/>
              <w:bottom w:val="nil"/>
              <w:right w:val="nil"/>
            </w:tcBorders>
            <w:shd w:val="clear" w:color="auto" w:fill="auto"/>
            <w:noWrap/>
            <w:vAlign w:val="bottom"/>
            <w:hideMark/>
          </w:tcPr>
          <w:p w14:paraId="517BA7A7" w14:textId="77777777" w:rsidR="0066701B" w:rsidRPr="002A26AE" w:rsidRDefault="0066701B" w:rsidP="00CD3E65">
            <w:pPr>
              <w:rPr>
                <w:rFonts w:ascii="Arial" w:hAnsi="Arial" w:cs="Arial"/>
                <w:color w:val="000000"/>
                <w:sz w:val="20"/>
                <w:szCs w:val="20"/>
              </w:rPr>
            </w:pPr>
          </w:p>
        </w:tc>
        <w:tc>
          <w:tcPr>
            <w:tcW w:w="913" w:type="dxa"/>
            <w:tcBorders>
              <w:top w:val="nil"/>
              <w:left w:val="nil"/>
              <w:bottom w:val="nil"/>
              <w:right w:val="nil"/>
            </w:tcBorders>
            <w:shd w:val="clear" w:color="auto" w:fill="auto"/>
            <w:noWrap/>
            <w:vAlign w:val="bottom"/>
            <w:hideMark/>
          </w:tcPr>
          <w:p w14:paraId="0FDB872A" w14:textId="77777777" w:rsidR="0066701B" w:rsidRPr="002A26AE" w:rsidRDefault="0066701B" w:rsidP="00CD3E65">
            <w:pPr>
              <w:rPr>
                <w:rFonts w:ascii="Arial" w:hAnsi="Arial" w:cs="Arial"/>
                <w:color w:val="000000"/>
                <w:sz w:val="20"/>
                <w:szCs w:val="20"/>
              </w:rPr>
            </w:pPr>
          </w:p>
        </w:tc>
        <w:tc>
          <w:tcPr>
            <w:tcW w:w="913" w:type="dxa"/>
            <w:tcBorders>
              <w:top w:val="nil"/>
              <w:left w:val="nil"/>
              <w:bottom w:val="nil"/>
              <w:right w:val="nil"/>
            </w:tcBorders>
            <w:shd w:val="clear" w:color="auto" w:fill="auto"/>
            <w:noWrap/>
            <w:vAlign w:val="bottom"/>
            <w:hideMark/>
          </w:tcPr>
          <w:p w14:paraId="73DD1365" w14:textId="77777777" w:rsidR="0066701B" w:rsidRPr="002A26AE" w:rsidRDefault="0066701B" w:rsidP="00CD3E65">
            <w:pPr>
              <w:rPr>
                <w:rFonts w:ascii="Arial" w:hAnsi="Arial" w:cs="Arial"/>
                <w:color w:val="000000"/>
                <w:sz w:val="20"/>
                <w:szCs w:val="20"/>
              </w:rPr>
            </w:pPr>
          </w:p>
        </w:tc>
        <w:tc>
          <w:tcPr>
            <w:tcW w:w="913" w:type="dxa"/>
            <w:tcBorders>
              <w:top w:val="nil"/>
              <w:left w:val="nil"/>
              <w:bottom w:val="nil"/>
              <w:right w:val="nil"/>
            </w:tcBorders>
            <w:shd w:val="clear" w:color="auto" w:fill="auto"/>
            <w:noWrap/>
            <w:vAlign w:val="bottom"/>
            <w:hideMark/>
          </w:tcPr>
          <w:p w14:paraId="033E124A" w14:textId="77777777" w:rsidR="0066701B" w:rsidRPr="002A26AE" w:rsidRDefault="0066701B" w:rsidP="00CD3E65">
            <w:pPr>
              <w:rPr>
                <w:rFonts w:ascii="Arial" w:hAnsi="Arial" w:cs="Arial"/>
                <w:color w:val="000000"/>
                <w:sz w:val="20"/>
                <w:szCs w:val="20"/>
              </w:rPr>
            </w:pPr>
            <w:r w:rsidRPr="002A26AE">
              <w:rPr>
                <w:rFonts w:ascii="Arial" w:hAnsi="Arial" w:cs="Arial"/>
                <w:color w:val="000000"/>
                <w:sz w:val="20"/>
                <w:szCs w:val="20"/>
              </w:rPr>
              <w:t>1</w:t>
            </w:r>
          </w:p>
        </w:tc>
        <w:tc>
          <w:tcPr>
            <w:tcW w:w="913" w:type="dxa"/>
            <w:tcBorders>
              <w:top w:val="nil"/>
              <w:left w:val="nil"/>
              <w:bottom w:val="nil"/>
              <w:right w:val="nil"/>
            </w:tcBorders>
            <w:shd w:val="clear" w:color="auto" w:fill="auto"/>
            <w:noWrap/>
            <w:vAlign w:val="bottom"/>
            <w:hideMark/>
          </w:tcPr>
          <w:p w14:paraId="7F505973" w14:textId="77777777" w:rsidR="0066701B" w:rsidRPr="002A26AE" w:rsidRDefault="0066701B" w:rsidP="00CD3E65">
            <w:pPr>
              <w:rPr>
                <w:rFonts w:ascii="Arial" w:hAnsi="Arial" w:cs="Arial"/>
                <w:color w:val="000000"/>
                <w:sz w:val="20"/>
                <w:szCs w:val="20"/>
              </w:rPr>
            </w:pPr>
            <w:r w:rsidRPr="002A26AE">
              <w:rPr>
                <w:rFonts w:ascii="Arial" w:hAnsi="Arial" w:cs="Arial"/>
                <w:color w:val="000000"/>
                <w:sz w:val="20"/>
                <w:szCs w:val="20"/>
              </w:rPr>
              <w:t>2</w:t>
            </w:r>
          </w:p>
        </w:tc>
        <w:tc>
          <w:tcPr>
            <w:tcW w:w="913" w:type="dxa"/>
            <w:tcBorders>
              <w:top w:val="nil"/>
              <w:left w:val="nil"/>
              <w:bottom w:val="nil"/>
              <w:right w:val="nil"/>
            </w:tcBorders>
            <w:shd w:val="clear" w:color="auto" w:fill="auto"/>
            <w:noWrap/>
            <w:vAlign w:val="bottom"/>
            <w:hideMark/>
          </w:tcPr>
          <w:p w14:paraId="4884964D" w14:textId="77777777" w:rsidR="0066701B" w:rsidRPr="002A26AE" w:rsidRDefault="0066701B" w:rsidP="00CD3E65">
            <w:pPr>
              <w:rPr>
                <w:rFonts w:ascii="Arial" w:hAnsi="Arial" w:cs="Arial"/>
                <w:color w:val="000000"/>
                <w:sz w:val="20"/>
                <w:szCs w:val="20"/>
              </w:rPr>
            </w:pPr>
            <w:r w:rsidRPr="002A26AE">
              <w:rPr>
                <w:rFonts w:ascii="Arial" w:hAnsi="Arial" w:cs="Arial"/>
                <w:color w:val="000000"/>
                <w:sz w:val="20"/>
                <w:szCs w:val="20"/>
              </w:rPr>
              <w:t>3</w:t>
            </w:r>
          </w:p>
        </w:tc>
        <w:tc>
          <w:tcPr>
            <w:tcW w:w="913" w:type="dxa"/>
            <w:tcBorders>
              <w:top w:val="nil"/>
              <w:left w:val="nil"/>
              <w:bottom w:val="nil"/>
              <w:right w:val="nil"/>
            </w:tcBorders>
            <w:shd w:val="clear" w:color="auto" w:fill="auto"/>
            <w:noWrap/>
            <w:vAlign w:val="bottom"/>
            <w:hideMark/>
          </w:tcPr>
          <w:p w14:paraId="2186EC9B" w14:textId="77777777" w:rsidR="0066701B" w:rsidRPr="002A26AE" w:rsidRDefault="0066701B" w:rsidP="00CD3E65">
            <w:pPr>
              <w:rPr>
                <w:rFonts w:ascii="Arial" w:hAnsi="Arial" w:cs="Arial"/>
                <w:color w:val="000000"/>
                <w:sz w:val="20"/>
                <w:szCs w:val="20"/>
              </w:rPr>
            </w:pPr>
            <w:r w:rsidRPr="002A26AE">
              <w:rPr>
                <w:rFonts w:ascii="Arial" w:hAnsi="Arial" w:cs="Arial"/>
                <w:color w:val="000000"/>
                <w:sz w:val="20"/>
                <w:szCs w:val="20"/>
              </w:rPr>
              <w:t>4</w:t>
            </w:r>
          </w:p>
        </w:tc>
        <w:tc>
          <w:tcPr>
            <w:tcW w:w="913" w:type="dxa"/>
            <w:tcBorders>
              <w:top w:val="nil"/>
              <w:left w:val="nil"/>
              <w:bottom w:val="nil"/>
              <w:right w:val="nil"/>
            </w:tcBorders>
            <w:shd w:val="clear" w:color="auto" w:fill="auto"/>
            <w:noWrap/>
            <w:vAlign w:val="bottom"/>
            <w:hideMark/>
          </w:tcPr>
          <w:p w14:paraId="502FA79C" w14:textId="77777777" w:rsidR="0066701B" w:rsidRPr="002A26AE" w:rsidRDefault="0066701B" w:rsidP="00CD3E65">
            <w:pPr>
              <w:rPr>
                <w:rFonts w:ascii="Arial" w:hAnsi="Arial" w:cs="Arial"/>
                <w:color w:val="000000"/>
                <w:sz w:val="20"/>
                <w:szCs w:val="20"/>
              </w:rPr>
            </w:pPr>
            <w:r w:rsidRPr="002A26AE">
              <w:rPr>
                <w:rFonts w:ascii="Arial" w:hAnsi="Arial" w:cs="Arial"/>
                <w:color w:val="000000"/>
                <w:sz w:val="20"/>
                <w:szCs w:val="20"/>
              </w:rPr>
              <w:t>5</w:t>
            </w:r>
          </w:p>
        </w:tc>
        <w:tc>
          <w:tcPr>
            <w:tcW w:w="915" w:type="dxa"/>
            <w:tcBorders>
              <w:top w:val="nil"/>
              <w:left w:val="nil"/>
              <w:bottom w:val="nil"/>
              <w:right w:val="nil"/>
            </w:tcBorders>
            <w:shd w:val="clear" w:color="auto" w:fill="auto"/>
            <w:noWrap/>
            <w:vAlign w:val="bottom"/>
            <w:hideMark/>
          </w:tcPr>
          <w:p w14:paraId="4F3DF971" w14:textId="77777777" w:rsidR="0066701B" w:rsidRPr="002A26AE" w:rsidRDefault="0066701B" w:rsidP="00CD3E65">
            <w:pPr>
              <w:rPr>
                <w:rFonts w:ascii="Arial" w:hAnsi="Arial" w:cs="Arial"/>
                <w:color w:val="000000"/>
                <w:sz w:val="20"/>
                <w:szCs w:val="20"/>
              </w:rPr>
            </w:pPr>
            <w:r w:rsidRPr="002A26AE">
              <w:rPr>
                <w:rFonts w:ascii="Arial" w:hAnsi="Arial" w:cs="Arial"/>
                <w:color w:val="000000"/>
                <w:sz w:val="20"/>
                <w:szCs w:val="20"/>
              </w:rPr>
              <w:t>6</w:t>
            </w:r>
          </w:p>
        </w:tc>
      </w:tr>
      <w:tr w:rsidR="0066701B" w:rsidRPr="002A26AE" w14:paraId="2A812879" w14:textId="77777777" w:rsidTr="0066701B">
        <w:trPr>
          <w:trHeight w:val="293"/>
          <w:jc w:val="center"/>
        </w:trPr>
        <w:tc>
          <w:tcPr>
            <w:tcW w:w="666" w:type="dxa"/>
            <w:tcBorders>
              <w:top w:val="nil"/>
              <w:left w:val="nil"/>
              <w:bottom w:val="nil"/>
              <w:right w:val="nil"/>
            </w:tcBorders>
            <w:shd w:val="clear" w:color="auto" w:fill="auto"/>
            <w:noWrap/>
            <w:vAlign w:val="bottom"/>
            <w:hideMark/>
          </w:tcPr>
          <w:p w14:paraId="20C67EA6" w14:textId="77777777" w:rsidR="0066701B" w:rsidRPr="002A26AE" w:rsidRDefault="0066701B" w:rsidP="00CD3E65">
            <w:pPr>
              <w:rPr>
                <w:rFonts w:ascii="Arial" w:hAnsi="Arial" w:cs="Arial"/>
                <w:color w:val="000000"/>
                <w:sz w:val="20"/>
                <w:szCs w:val="20"/>
              </w:rPr>
            </w:pPr>
          </w:p>
        </w:tc>
        <w:tc>
          <w:tcPr>
            <w:tcW w:w="798" w:type="dxa"/>
            <w:tcBorders>
              <w:top w:val="nil"/>
              <w:left w:val="nil"/>
              <w:bottom w:val="nil"/>
              <w:right w:val="nil"/>
            </w:tcBorders>
            <w:shd w:val="clear" w:color="auto" w:fill="auto"/>
            <w:noWrap/>
            <w:vAlign w:val="bottom"/>
            <w:hideMark/>
          </w:tcPr>
          <w:p w14:paraId="79F56517" w14:textId="77777777" w:rsidR="0066701B" w:rsidRPr="002A26AE" w:rsidRDefault="0066701B" w:rsidP="00CD3E65">
            <w:pPr>
              <w:rPr>
                <w:rFonts w:ascii="Arial" w:hAnsi="Arial" w:cs="Arial"/>
                <w:color w:val="000000"/>
                <w:sz w:val="20"/>
                <w:szCs w:val="20"/>
              </w:rPr>
            </w:pPr>
          </w:p>
        </w:tc>
        <w:tc>
          <w:tcPr>
            <w:tcW w:w="8219" w:type="dxa"/>
            <w:gridSpan w:val="9"/>
            <w:tcBorders>
              <w:top w:val="nil"/>
              <w:left w:val="nil"/>
              <w:bottom w:val="nil"/>
              <w:right w:val="nil"/>
            </w:tcBorders>
            <w:shd w:val="clear" w:color="auto" w:fill="auto"/>
            <w:noWrap/>
            <w:vAlign w:val="bottom"/>
            <w:hideMark/>
          </w:tcPr>
          <w:p w14:paraId="56342BCD" w14:textId="77777777" w:rsidR="0066701B" w:rsidRPr="002A26AE" w:rsidRDefault="0066701B" w:rsidP="00CD3E65">
            <w:pPr>
              <w:jc w:val="center"/>
              <w:rPr>
                <w:rFonts w:ascii="Arial" w:hAnsi="Arial" w:cs="Arial"/>
                <w:color w:val="000000"/>
                <w:sz w:val="20"/>
                <w:szCs w:val="20"/>
              </w:rPr>
            </w:pPr>
            <w:r w:rsidRPr="002A26AE">
              <w:rPr>
                <w:rFonts w:ascii="Arial" w:hAnsi="Arial" w:cs="Arial"/>
                <w:color w:val="000000"/>
                <w:sz w:val="20"/>
                <w:szCs w:val="20"/>
              </w:rPr>
              <w:t>sample week</w:t>
            </w:r>
          </w:p>
        </w:tc>
      </w:tr>
    </w:tbl>
    <w:p w14:paraId="12817B79" w14:textId="6DEE5A96" w:rsidR="0066701B" w:rsidRDefault="0066701B" w:rsidP="0066701B">
      <w:pPr>
        <w:pStyle w:val="Caption"/>
      </w:pPr>
      <w:bookmarkStart w:id="350" w:name="_Ref447056593"/>
      <w:bookmarkStart w:id="351" w:name="_Toc456271072"/>
      <w:bookmarkStart w:id="352" w:name="_Toc453440225"/>
      <w:r>
        <w:t xml:space="preserve">Figure </w:t>
      </w:r>
      <w:r>
        <w:rPr>
          <w:noProof/>
        </w:rPr>
        <w:t>19</w:t>
      </w:r>
      <w:bookmarkEnd w:id="350"/>
      <w:r>
        <w:t>.—Weekly contacts (X) and non-contacts (gray boxes) for all 19 acoustic-tagged bonytail during the September – November 2014</w:t>
      </w:r>
      <w:r w:rsidR="00DD56C6">
        <w:t xml:space="preserve"> telemetry study, Bill </w:t>
      </w:r>
      <w:r>
        <w:t>Williams River, Arizona.</w:t>
      </w:r>
      <w:bookmarkEnd w:id="351"/>
    </w:p>
    <w:p w14:paraId="6D8426B3" w14:textId="261DECA2" w:rsidR="0066701B" w:rsidRPr="0066701B" w:rsidRDefault="0066701B">
      <w:pPr>
        <w:rPr>
          <w:rFonts w:ascii="Arial" w:hAnsi="Arial" w:cs="Arial"/>
          <w:sz w:val="20"/>
          <w:szCs w:val="20"/>
        </w:rPr>
      </w:pPr>
      <w:r w:rsidRPr="0066701B">
        <w:rPr>
          <w:rFonts w:ascii="Arial" w:hAnsi="Arial" w:cs="Arial"/>
          <w:sz w:val="20"/>
          <w:szCs w:val="20"/>
        </w:rPr>
        <w:t>(</w:t>
      </w:r>
      <w:r w:rsidR="00DD56C6" w:rsidRPr="00035A4B">
        <w:rPr>
          <w:rFonts w:ascii="Arial" w:hAnsi="Arial" w:cs="Arial"/>
          <w:i/>
          <w:sz w:val="20"/>
          <w:szCs w:val="20"/>
        </w:rPr>
        <w:t>Not</w:t>
      </w:r>
      <w:r w:rsidR="00DD56C6">
        <w:rPr>
          <w:rFonts w:ascii="Arial" w:hAnsi="Arial" w:cs="Arial"/>
          <w:sz w:val="20"/>
          <w:szCs w:val="20"/>
        </w:rPr>
        <w:t xml:space="preserve">e:  </w:t>
      </w:r>
      <w:r w:rsidRPr="0066701B">
        <w:rPr>
          <w:rFonts w:ascii="Arial" w:hAnsi="Arial" w:cs="Arial"/>
          <w:sz w:val="20"/>
          <w:szCs w:val="20"/>
        </w:rPr>
        <w:t>*</w:t>
      </w:r>
      <w:r w:rsidR="00DD56C6">
        <w:rPr>
          <w:rFonts w:ascii="Arial" w:hAnsi="Arial" w:cs="Arial"/>
          <w:sz w:val="20"/>
          <w:szCs w:val="20"/>
        </w:rPr>
        <w:t xml:space="preserve"> d</w:t>
      </w:r>
      <w:r w:rsidRPr="0066701B">
        <w:rPr>
          <w:rFonts w:ascii="Arial" w:hAnsi="Arial" w:cs="Arial"/>
          <w:sz w:val="20"/>
          <w:szCs w:val="20"/>
        </w:rPr>
        <w:t xml:space="preserve">enotes a mortality, </w:t>
      </w:r>
      <w:r w:rsidR="00DD56C6">
        <w:rPr>
          <w:rFonts w:ascii="Arial" w:hAnsi="Arial" w:cs="Arial"/>
          <w:sz w:val="20"/>
          <w:szCs w:val="20"/>
        </w:rPr>
        <w:t xml:space="preserve">and </w:t>
      </w:r>
      <w:r w:rsidRPr="0066701B">
        <w:rPr>
          <w:rFonts w:ascii="Arial" w:hAnsi="Arial" w:cs="Arial"/>
          <w:sz w:val="20"/>
          <w:szCs w:val="20"/>
        </w:rPr>
        <w:t xml:space="preserve">black boxes denote </w:t>
      </w:r>
      <w:r w:rsidR="0013570E">
        <w:rPr>
          <w:rFonts w:ascii="Arial" w:hAnsi="Arial" w:cs="Arial"/>
          <w:sz w:val="20"/>
          <w:szCs w:val="20"/>
        </w:rPr>
        <w:t xml:space="preserve">the </w:t>
      </w:r>
      <w:r w:rsidRPr="0066701B">
        <w:rPr>
          <w:rFonts w:ascii="Arial" w:hAnsi="Arial" w:cs="Arial"/>
          <w:sz w:val="20"/>
          <w:szCs w:val="20"/>
        </w:rPr>
        <w:t>time period prior to second release.)</w:t>
      </w:r>
      <w:bookmarkEnd w:id="352"/>
    </w:p>
    <w:p w14:paraId="4830ABDF" w14:textId="040E2B3C" w:rsidR="0066701B" w:rsidRDefault="0066701B">
      <w:r>
        <w:rPr>
          <w:noProof/>
        </w:rPr>
        <w:drawing>
          <wp:anchor distT="0" distB="0" distL="114300" distR="114300" simplePos="0" relativeHeight="251771904" behindDoc="0" locked="0" layoutInCell="0" allowOverlap="0" wp14:anchorId="06D0E503" wp14:editId="6589D6C5">
            <wp:simplePos x="0" y="0"/>
            <wp:positionH relativeFrom="margin">
              <wp:posOffset>0</wp:posOffset>
            </wp:positionH>
            <wp:positionV relativeFrom="page">
              <wp:posOffset>6111240</wp:posOffset>
            </wp:positionV>
            <wp:extent cx="5029200" cy="2552700"/>
            <wp:effectExtent l="0" t="0" r="0" b="0"/>
            <wp:wrapTopAndBottom/>
            <wp:docPr id="368" name="Picture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habitance.jpg"/>
                    <pic:cNvPicPr/>
                  </pic:nvPicPr>
                  <pic:blipFill>
                    <a:blip r:embed="rId66">
                      <a:extLst>
                        <a:ext uri="{28A0092B-C50C-407E-A947-70E740481C1C}">
                          <a14:useLocalDpi xmlns:a14="http://schemas.microsoft.com/office/drawing/2010/main" val="0"/>
                        </a:ext>
                      </a:extLst>
                    </a:blip>
                    <a:stretch>
                      <a:fillRect/>
                    </a:stretch>
                  </pic:blipFill>
                  <pic:spPr>
                    <a:xfrm>
                      <a:off x="0" y="0"/>
                      <a:ext cx="5029200" cy="2552700"/>
                    </a:xfrm>
                    <a:prstGeom prst="rect">
                      <a:avLst/>
                    </a:prstGeom>
                  </pic:spPr>
                </pic:pic>
              </a:graphicData>
            </a:graphic>
          </wp:anchor>
        </w:drawing>
      </w:r>
    </w:p>
    <w:p w14:paraId="2FAC1C57" w14:textId="77777777" w:rsidR="0066701B" w:rsidRDefault="0066701B" w:rsidP="0066701B">
      <w:pPr>
        <w:pStyle w:val="Caption"/>
        <w:sectPr w:rsidR="0066701B" w:rsidSect="0066701B">
          <w:headerReference w:type="first" r:id="rId67"/>
          <w:footerReference w:type="first" r:id="rId68"/>
          <w:pgSz w:w="12240" w:h="15840" w:code="1"/>
          <w:pgMar w:top="1440" w:right="2160" w:bottom="1440" w:left="2160" w:header="720" w:footer="720" w:gutter="0"/>
          <w:cols w:space="720"/>
          <w:titlePg/>
          <w:docGrid w:linePitch="360"/>
        </w:sectPr>
      </w:pPr>
      <w:bookmarkStart w:id="353" w:name="_Ref447056672"/>
      <w:bookmarkStart w:id="354" w:name="_Toc413076282"/>
      <w:bookmarkStart w:id="355" w:name="_Toc453440226"/>
      <w:bookmarkStart w:id="356" w:name="_Toc456271073"/>
      <w:r>
        <w:t xml:space="preserve">Figure </w:t>
      </w:r>
      <w:r>
        <w:rPr>
          <w:noProof/>
        </w:rPr>
        <w:t>20</w:t>
      </w:r>
      <w:bookmarkEnd w:id="353"/>
      <w:r>
        <w:t>.—Inhabitance represented by percent of days tracked by active and passive data of acoustic-tagged bonytail during the September – November 2014 telemetry study, Bill Williams River, Arizona.</w:t>
      </w:r>
      <w:bookmarkEnd w:id="354"/>
      <w:bookmarkEnd w:id="355"/>
      <w:bookmarkEnd w:id="356"/>
    </w:p>
    <w:tbl>
      <w:tblPr>
        <w:tblW w:w="133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5"/>
        <w:gridCol w:w="1350"/>
        <w:gridCol w:w="517"/>
        <w:gridCol w:w="2456"/>
        <w:gridCol w:w="2342"/>
        <w:gridCol w:w="2160"/>
        <w:gridCol w:w="2640"/>
      </w:tblGrid>
      <w:tr w:rsidR="0066701B" w:rsidRPr="00C21CB7" w14:paraId="7C887A39" w14:textId="77777777" w:rsidTr="00881A04">
        <w:trPr>
          <w:jc w:val="center"/>
        </w:trPr>
        <w:tc>
          <w:tcPr>
            <w:tcW w:w="13370" w:type="dxa"/>
            <w:gridSpan w:val="7"/>
            <w:tcBorders>
              <w:top w:val="nil"/>
              <w:left w:val="nil"/>
              <w:bottom w:val="single" w:sz="4" w:space="0" w:color="auto"/>
              <w:right w:val="nil"/>
            </w:tcBorders>
            <w:shd w:val="clear" w:color="auto" w:fill="FFFFFF" w:themeFill="background1"/>
            <w:tcMar>
              <w:top w:w="80" w:type="dxa"/>
              <w:bottom w:w="80" w:type="dxa"/>
            </w:tcMar>
            <w:vAlign w:val="bottom"/>
          </w:tcPr>
          <w:p w14:paraId="17503EDE" w14:textId="0BE0DF1D" w:rsidR="0066701B" w:rsidRDefault="0066701B" w:rsidP="0066701B">
            <w:pPr>
              <w:pStyle w:val="Table-heading"/>
              <w:rPr>
                <w:b/>
                <w:color w:val="000000"/>
                <w:sz w:val="18"/>
                <w:szCs w:val="18"/>
              </w:rPr>
            </w:pPr>
            <w:bookmarkStart w:id="357" w:name="_Toc456270938"/>
            <w:r>
              <w:lastRenderedPageBreak/>
              <w:t xml:space="preserve">Table </w:t>
            </w:r>
            <w:r>
              <w:rPr>
                <w:noProof/>
              </w:rPr>
              <w:t>3</w:t>
            </w:r>
            <w:r>
              <w:t xml:space="preserve">.—Summary of habitat data (mean, standard error, and range) during active acoustic tracking during all six telemetry study iterations, spring 2013 – winter 2016 at </w:t>
            </w:r>
            <w:r w:rsidR="00D9531B">
              <w:t xml:space="preserve">the </w:t>
            </w:r>
            <w:r>
              <w:t>Bill Williams River, Arizona and California; Blankenship Bend, Arizona and California; Regional Park Moabi, California; and Laughlin Lagoon, Nevada</w:t>
            </w:r>
            <w:bookmarkEnd w:id="357"/>
          </w:p>
        </w:tc>
      </w:tr>
      <w:tr w:rsidR="0066701B" w:rsidRPr="00C21CB7" w14:paraId="308E6910" w14:textId="77777777" w:rsidTr="00881A04">
        <w:trPr>
          <w:jc w:val="center"/>
        </w:trPr>
        <w:tc>
          <w:tcPr>
            <w:tcW w:w="1905" w:type="dxa"/>
            <w:shd w:val="pct12" w:color="auto" w:fill="FFFFFF" w:themeFill="background1"/>
            <w:tcMar>
              <w:top w:w="80" w:type="dxa"/>
              <w:bottom w:w="80" w:type="dxa"/>
            </w:tcMar>
            <w:vAlign w:val="bottom"/>
            <w:hideMark/>
          </w:tcPr>
          <w:p w14:paraId="1AC5EA06" w14:textId="2BB3C2F2" w:rsidR="0066701B" w:rsidRPr="00C21CB7" w:rsidRDefault="001D0653" w:rsidP="0066701B">
            <w:pPr>
              <w:jc w:val="center"/>
              <w:rPr>
                <w:rFonts w:ascii="Arial" w:hAnsi="Arial" w:cs="Arial"/>
                <w:b/>
                <w:color w:val="000000"/>
                <w:sz w:val="18"/>
                <w:szCs w:val="18"/>
              </w:rPr>
            </w:pPr>
            <w:r>
              <w:rPr>
                <w:rFonts w:ascii="Arial" w:hAnsi="Arial" w:cs="Arial"/>
                <w:b/>
                <w:color w:val="000000"/>
                <w:sz w:val="18"/>
                <w:szCs w:val="18"/>
              </w:rPr>
              <w:t>Study s</w:t>
            </w:r>
            <w:r w:rsidR="0066701B" w:rsidRPr="00C21CB7">
              <w:rPr>
                <w:rFonts w:ascii="Arial" w:hAnsi="Arial" w:cs="Arial"/>
                <w:b/>
                <w:color w:val="000000"/>
                <w:sz w:val="18"/>
                <w:szCs w:val="18"/>
              </w:rPr>
              <w:t>ite</w:t>
            </w:r>
          </w:p>
        </w:tc>
        <w:tc>
          <w:tcPr>
            <w:tcW w:w="1350" w:type="dxa"/>
            <w:shd w:val="pct12" w:color="auto" w:fill="FFFFFF" w:themeFill="background1"/>
            <w:tcMar>
              <w:top w:w="80" w:type="dxa"/>
              <w:bottom w:w="80" w:type="dxa"/>
            </w:tcMar>
            <w:vAlign w:val="bottom"/>
            <w:hideMark/>
          </w:tcPr>
          <w:p w14:paraId="35AFB1AF" w14:textId="2C746FDB" w:rsidR="0066701B" w:rsidRPr="00C21CB7" w:rsidRDefault="001D0653" w:rsidP="0066701B">
            <w:pPr>
              <w:jc w:val="center"/>
              <w:rPr>
                <w:rFonts w:ascii="Arial" w:hAnsi="Arial" w:cs="Arial"/>
                <w:b/>
                <w:color w:val="000000"/>
                <w:sz w:val="18"/>
                <w:szCs w:val="18"/>
              </w:rPr>
            </w:pPr>
            <w:r>
              <w:rPr>
                <w:rFonts w:ascii="Arial" w:hAnsi="Arial" w:cs="Arial"/>
                <w:b/>
                <w:color w:val="000000"/>
                <w:sz w:val="18"/>
                <w:szCs w:val="18"/>
              </w:rPr>
              <w:t>Study i</w:t>
            </w:r>
            <w:r w:rsidR="0066701B" w:rsidRPr="00C21CB7">
              <w:rPr>
                <w:rFonts w:ascii="Arial" w:hAnsi="Arial" w:cs="Arial"/>
                <w:b/>
                <w:color w:val="000000"/>
                <w:sz w:val="18"/>
                <w:szCs w:val="18"/>
              </w:rPr>
              <w:t>teration</w:t>
            </w:r>
          </w:p>
        </w:tc>
        <w:tc>
          <w:tcPr>
            <w:tcW w:w="517" w:type="dxa"/>
            <w:shd w:val="pct12" w:color="auto" w:fill="FFFFFF" w:themeFill="background1"/>
            <w:tcMar>
              <w:top w:w="80" w:type="dxa"/>
              <w:bottom w:w="80" w:type="dxa"/>
            </w:tcMar>
            <w:vAlign w:val="bottom"/>
          </w:tcPr>
          <w:p w14:paraId="304067AF" w14:textId="2314448A" w:rsidR="0066701B" w:rsidRPr="00C21CB7" w:rsidRDefault="0066701B" w:rsidP="0066701B">
            <w:pPr>
              <w:jc w:val="center"/>
              <w:rPr>
                <w:rFonts w:ascii="Arial" w:hAnsi="Arial" w:cs="Arial"/>
                <w:b/>
                <w:color w:val="000000"/>
                <w:sz w:val="18"/>
                <w:szCs w:val="18"/>
              </w:rPr>
            </w:pPr>
            <w:r>
              <w:rPr>
                <w:rFonts w:ascii="Arial" w:hAnsi="Arial" w:cs="Arial"/>
                <w:b/>
                <w:color w:val="000000"/>
                <w:sz w:val="18"/>
                <w:szCs w:val="18"/>
              </w:rPr>
              <w:t>N</w:t>
            </w:r>
            <w:r w:rsidR="00EA0F0F">
              <w:rPr>
                <w:rFonts w:ascii="Arial" w:hAnsi="Arial" w:cs="Arial"/>
                <w:b/>
                <w:color w:val="000000"/>
                <w:sz w:val="18"/>
                <w:szCs w:val="18"/>
              </w:rPr>
              <w:t xml:space="preserve"> =</w:t>
            </w:r>
          </w:p>
        </w:tc>
        <w:tc>
          <w:tcPr>
            <w:tcW w:w="2456" w:type="dxa"/>
            <w:shd w:val="pct12" w:color="auto" w:fill="FFFFFF" w:themeFill="background1"/>
            <w:tcMar>
              <w:top w:w="80" w:type="dxa"/>
              <w:bottom w:w="80" w:type="dxa"/>
            </w:tcMar>
            <w:vAlign w:val="bottom"/>
            <w:hideMark/>
          </w:tcPr>
          <w:p w14:paraId="31D667A3" w14:textId="1EA8B610" w:rsidR="0066701B" w:rsidRPr="00C21CB7" w:rsidRDefault="0066701B" w:rsidP="0066701B">
            <w:pPr>
              <w:jc w:val="center"/>
              <w:rPr>
                <w:rFonts w:ascii="Arial" w:hAnsi="Arial" w:cs="Arial"/>
                <w:b/>
                <w:color w:val="000000"/>
                <w:sz w:val="18"/>
                <w:szCs w:val="18"/>
              </w:rPr>
            </w:pPr>
            <w:r>
              <w:rPr>
                <w:rFonts w:ascii="Arial" w:hAnsi="Arial" w:cs="Arial"/>
                <w:b/>
                <w:color w:val="000000"/>
                <w:sz w:val="18"/>
                <w:szCs w:val="18"/>
              </w:rPr>
              <w:t>Mean</w:t>
            </w:r>
            <w:r w:rsidR="001D0653">
              <w:rPr>
                <w:rFonts w:ascii="Arial" w:hAnsi="Arial" w:cs="Arial"/>
                <w:b/>
                <w:color w:val="000000"/>
                <w:sz w:val="18"/>
                <w:szCs w:val="18"/>
              </w:rPr>
              <w:t xml:space="preserve"> s</w:t>
            </w:r>
            <w:r w:rsidRPr="00C21CB7">
              <w:rPr>
                <w:rFonts w:ascii="Arial" w:hAnsi="Arial" w:cs="Arial"/>
                <w:b/>
                <w:color w:val="000000"/>
                <w:sz w:val="18"/>
                <w:szCs w:val="18"/>
              </w:rPr>
              <w:t>urf</w:t>
            </w:r>
            <w:r w:rsidR="001D0653">
              <w:rPr>
                <w:rFonts w:ascii="Arial" w:hAnsi="Arial" w:cs="Arial"/>
                <w:b/>
                <w:color w:val="000000"/>
                <w:sz w:val="18"/>
                <w:szCs w:val="18"/>
              </w:rPr>
              <w:t>ace water t</w:t>
            </w:r>
            <w:r>
              <w:rPr>
                <w:rFonts w:ascii="Arial" w:hAnsi="Arial" w:cs="Arial"/>
                <w:b/>
                <w:color w:val="000000"/>
                <w:sz w:val="18"/>
                <w:szCs w:val="18"/>
              </w:rPr>
              <w:t>emperature</w:t>
            </w:r>
            <w:r>
              <w:rPr>
                <w:rFonts w:ascii="Arial" w:hAnsi="Arial" w:cs="Arial"/>
                <w:b/>
                <w:color w:val="000000"/>
                <w:sz w:val="18"/>
                <w:szCs w:val="18"/>
              </w:rPr>
              <w:br/>
            </w:r>
            <w:r w:rsidRPr="0066701B">
              <w:rPr>
                <w:rFonts w:ascii="Arial" w:hAnsi="Arial" w:cs="Arial"/>
                <w:b/>
                <w:color w:val="000000"/>
                <w:sz w:val="18"/>
                <w:szCs w:val="18"/>
              </w:rPr>
              <w:t>(</w:t>
            </w:r>
            <w:r w:rsidRPr="0066701B">
              <w:rPr>
                <w:rFonts w:ascii="Arial" w:hAnsi="Arial" w:cs="Arial"/>
                <w:b/>
                <w:sz w:val="18"/>
                <w:szCs w:val="18"/>
              </w:rPr>
              <w:t>°C</w:t>
            </w:r>
            <w:r w:rsidRPr="0066701B">
              <w:rPr>
                <w:rFonts w:ascii="Arial" w:hAnsi="Arial" w:cs="Arial"/>
                <w:b/>
                <w:color w:val="000000"/>
                <w:sz w:val="18"/>
                <w:szCs w:val="18"/>
              </w:rPr>
              <w:t>)</w:t>
            </w:r>
          </w:p>
        </w:tc>
        <w:tc>
          <w:tcPr>
            <w:tcW w:w="2342" w:type="dxa"/>
            <w:shd w:val="pct12" w:color="auto" w:fill="FFFFFF" w:themeFill="background1"/>
            <w:tcMar>
              <w:top w:w="80" w:type="dxa"/>
              <w:bottom w:w="80" w:type="dxa"/>
            </w:tcMar>
            <w:vAlign w:val="bottom"/>
            <w:hideMark/>
          </w:tcPr>
          <w:p w14:paraId="0952A180" w14:textId="79747F2E" w:rsidR="0066701B" w:rsidRPr="00C21CB7" w:rsidRDefault="001D0653" w:rsidP="0066701B">
            <w:pPr>
              <w:jc w:val="center"/>
              <w:rPr>
                <w:rFonts w:ascii="Arial" w:hAnsi="Arial" w:cs="Arial"/>
                <w:b/>
                <w:color w:val="000000"/>
                <w:sz w:val="18"/>
                <w:szCs w:val="18"/>
              </w:rPr>
            </w:pPr>
            <w:r>
              <w:rPr>
                <w:rFonts w:ascii="Arial" w:hAnsi="Arial" w:cs="Arial"/>
                <w:b/>
                <w:color w:val="000000"/>
                <w:sz w:val="18"/>
                <w:szCs w:val="18"/>
              </w:rPr>
              <w:t>Mean d</w:t>
            </w:r>
            <w:r w:rsidR="0066701B" w:rsidRPr="00C21CB7">
              <w:rPr>
                <w:rFonts w:ascii="Arial" w:hAnsi="Arial" w:cs="Arial"/>
                <w:b/>
                <w:color w:val="000000"/>
                <w:sz w:val="18"/>
                <w:szCs w:val="18"/>
              </w:rPr>
              <w:t>epth</w:t>
            </w:r>
            <w:r w:rsidR="0066701B">
              <w:rPr>
                <w:rFonts w:ascii="Arial" w:hAnsi="Arial" w:cs="Arial"/>
                <w:b/>
                <w:color w:val="000000"/>
                <w:sz w:val="18"/>
                <w:szCs w:val="18"/>
              </w:rPr>
              <w:br/>
            </w:r>
            <w:r w:rsidR="0066701B" w:rsidRPr="00C21CB7">
              <w:rPr>
                <w:rFonts w:ascii="Arial" w:hAnsi="Arial" w:cs="Arial"/>
                <w:b/>
                <w:color w:val="000000"/>
                <w:sz w:val="18"/>
                <w:szCs w:val="18"/>
              </w:rPr>
              <w:t>(m)</w:t>
            </w:r>
          </w:p>
        </w:tc>
        <w:tc>
          <w:tcPr>
            <w:tcW w:w="2160" w:type="dxa"/>
            <w:shd w:val="pct12" w:color="auto" w:fill="FFFFFF" w:themeFill="background1"/>
            <w:tcMar>
              <w:top w:w="80" w:type="dxa"/>
              <w:bottom w:w="80" w:type="dxa"/>
            </w:tcMar>
            <w:vAlign w:val="bottom"/>
            <w:hideMark/>
          </w:tcPr>
          <w:p w14:paraId="420A5157" w14:textId="156275D0" w:rsidR="0066701B" w:rsidRPr="00C21CB7" w:rsidRDefault="001D0653" w:rsidP="0066701B">
            <w:pPr>
              <w:jc w:val="center"/>
              <w:rPr>
                <w:rFonts w:ascii="Arial" w:hAnsi="Arial" w:cs="Arial"/>
                <w:b/>
                <w:color w:val="000000"/>
                <w:sz w:val="18"/>
                <w:szCs w:val="18"/>
              </w:rPr>
            </w:pPr>
            <w:r>
              <w:rPr>
                <w:rFonts w:ascii="Arial" w:hAnsi="Arial" w:cs="Arial"/>
                <w:b/>
                <w:color w:val="000000"/>
                <w:sz w:val="18"/>
                <w:szCs w:val="18"/>
              </w:rPr>
              <w:t>Mean t</w:t>
            </w:r>
            <w:r w:rsidR="0066701B" w:rsidRPr="00C21CB7">
              <w:rPr>
                <w:rFonts w:ascii="Arial" w:hAnsi="Arial" w:cs="Arial"/>
                <w:b/>
                <w:color w:val="000000"/>
                <w:sz w:val="18"/>
                <w:szCs w:val="18"/>
              </w:rPr>
              <w:t>urbidity</w:t>
            </w:r>
            <w:r w:rsidR="0066701B">
              <w:rPr>
                <w:rFonts w:ascii="Arial" w:hAnsi="Arial" w:cs="Arial"/>
                <w:b/>
                <w:color w:val="000000"/>
                <w:sz w:val="18"/>
                <w:szCs w:val="18"/>
              </w:rPr>
              <w:br/>
            </w:r>
            <w:r w:rsidR="0066701B" w:rsidRPr="00C21CB7">
              <w:rPr>
                <w:rFonts w:ascii="Arial" w:hAnsi="Arial" w:cs="Arial"/>
                <w:b/>
                <w:color w:val="000000"/>
                <w:sz w:val="18"/>
                <w:szCs w:val="18"/>
              </w:rPr>
              <w:t>(NTU)</w:t>
            </w:r>
          </w:p>
        </w:tc>
        <w:tc>
          <w:tcPr>
            <w:tcW w:w="2640" w:type="dxa"/>
            <w:shd w:val="pct12" w:color="auto" w:fill="FFFFFF" w:themeFill="background1"/>
            <w:tcMar>
              <w:top w:w="80" w:type="dxa"/>
              <w:bottom w:w="80" w:type="dxa"/>
            </w:tcMar>
            <w:vAlign w:val="bottom"/>
            <w:hideMark/>
          </w:tcPr>
          <w:p w14:paraId="20DF4608" w14:textId="66167B99" w:rsidR="0066701B" w:rsidRPr="00C21CB7" w:rsidRDefault="001D0653" w:rsidP="0066701B">
            <w:pPr>
              <w:jc w:val="center"/>
              <w:rPr>
                <w:rFonts w:ascii="Arial" w:hAnsi="Arial" w:cs="Arial"/>
                <w:b/>
                <w:color w:val="000000"/>
                <w:sz w:val="18"/>
                <w:szCs w:val="18"/>
              </w:rPr>
            </w:pPr>
            <w:r>
              <w:rPr>
                <w:rFonts w:ascii="Arial" w:hAnsi="Arial" w:cs="Arial"/>
                <w:b/>
                <w:color w:val="000000"/>
                <w:sz w:val="18"/>
                <w:szCs w:val="18"/>
              </w:rPr>
              <w:t>Mean distance</w:t>
            </w:r>
            <w:r>
              <w:rPr>
                <w:rFonts w:ascii="Arial" w:hAnsi="Arial" w:cs="Arial"/>
                <w:b/>
                <w:color w:val="000000"/>
                <w:sz w:val="18"/>
                <w:szCs w:val="18"/>
              </w:rPr>
              <w:br/>
            </w:r>
            <w:r w:rsidR="0066701B" w:rsidRPr="00C21CB7">
              <w:rPr>
                <w:rFonts w:ascii="Arial" w:hAnsi="Arial" w:cs="Arial"/>
                <w:b/>
                <w:color w:val="000000"/>
                <w:sz w:val="18"/>
                <w:szCs w:val="18"/>
              </w:rPr>
              <w:t>to shore</w:t>
            </w:r>
            <w:r w:rsidR="0066701B">
              <w:rPr>
                <w:rFonts w:ascii="Arial" w:hAnsi="Arial" w:cs="Arial"/>
                <w:b/>
                <w:color w:val="000000"/>
                <w:sz w:val="18"/>
                <w:szCs w:val="18"/>
              </w:rPr>
              <w:br/>
            </w:r>
            <w:r w:rsidR="0066701B" w:rsidRPr="00C21CB7">
              <w:rPr>
                <w:rFonts w:ascii="Arial" w:hAnsi="Arial" w:cs="Arial"/>
                <w:b/>
                <w:color w:val="000000"/>
                <w:sz w:val="18"/>
                <w:szCs w:val="18"/>
              </w:rPr>
              <w:t>(m)</w:t>
            </w:r>
          </w:p>
        </w:tc>
      </w:tr>
      <w:tr w:rsidR="0066701B" w:rsidRPr="00C21CB7" w14:paraId="06FA4643" w14:textId="77777777" w:rsidTr="00881A04">
        <w:trPr>
          <w:jc w:val="center"/>
        </w:trPr>
        <w:tc>
          <w:tcPr>
            <w:tcW w:w="1905" w:type="dxa"/>
            <w:shd w:val="clear" w:color="auto" w:fill="auto"/>
            <w:tcMar>
              <w:top w:w="80" w:type="dxa"/>
              <w:bottom w:w="80" w:type="dxa"/>
            </w:tcMar>
            <w:vAlign w:val="center"/>
            <w:hideMark/>
          </w:tcPr>
          <w:p w14:paraId="62616194" w14:textId="77777777" w:rsidR="0066701B" w:rsidRPr="00C21CB7" w:rsidRDefault="0066701B" w:rsidP="0066701B">
            <w:pPr>
              <w:rPr>
                <w:rFonts w:ascii="Arial" w:hAnsi="Arial" w:cs="Arial"/>
                <w:color w:val="000000"/>
                <w:sz w:val="18"/>
                <w:szCs w:val="18"/>
              </w:rPr>
            </w:pPr>
            <w:r w:rsidRPr="00C21CB7">
              <w:rPr>
                <w:rFonts w:ascii="Arial" w:hAnsi="Arial" w:cs="Arial"/>
                <w:color w:val="000000"/>
                <w:sz w:val="18"/>
                <w:szCs w:val="18"/>
              </w:rPr>
              <w:t>Bill Williams River</w:t>
            </w:r>
          </w:p>
        </w:tc>
        <w:tc>
          <w:tcPr>
            <w:tcW w:w="1350" w:type="dxa"/>
            <w:shd w:val="clear" w:color="auto" w:fill="auto"/>
            <w:noWrap/>
            <w:tcMar>
              <w:top w:w="80" w:type="dxa"/>
              <w:bottom w:w="80" w:type="dxa"/>
            </w:tcMar>
            <w:vAlign w:val="center"/>
            <w:hideMark/>
          </w:tcPr>
          <w:p w14:paraId="4CE951A4" w14:textId="77777777" w:rsidR="0066701B" w:rsidRPr="00C21CB7" w:rsidRDefault="0066701B" w:rsidP="0066701B">
            <w:pPr>
              <w:rPr>
                <w:rFonts w:ascii="Arial" w:hAnsi="Arial" w:cs="Arial"/>
                <w:color w:val="000000"/>
                <w:sz w:val="18"/>
                <w:szCs w:val="18"/>
              </w:rPr>
            </w:pPr>
            <w:r w:rsidRPr="00C21CB7">
              <w:rPr>
                <w:rFonts w:ascii="Arial" w:hAnsi="Arial" w:cs="Arial"/>
                <w:color w:val="000000"/>
                <w:sz w:val="18"/>
                <w:szCs w:val="18"/>
              </w:rPr>
              <w:t>Spring 2013</w:t>
            </w:r>
          </w:p>
        </w:tc>
        <w:tc>
          <w:tcPr>
            <w:tcW w:w="517" w:type="dxa"/>
            <w:tcMar>
              <w:top w:w="80" w:type="dxa"/>
              <w:bottom w:w="80" w:type="dxa"/>
            </w:tcMar>
            <w:vAlign w:val="center"/>
          </w:tcPr>
          <w:p w14:paraId="2DEDE97B" w14:textId="77777777" w:rsidR="0066701B" w:rsidRPr="00C21CB7" w:rsidRDefault="0066701B" w:rsidP="0066701B">
            <w:pPr>
              <w:jc w:val="center"/>
              <w:rPr>
                <w:rFonts w:ascii="Arial" w:hAnsi="Arial" w:cs="Arial"/>
                <w:sz w:val="18"/>
                <w:szCs w:val="18"/>
              </w:rPr>
            </w:pPr>
            <w:r>
              <w:rPr>
                <w:rFonts w:ascii="Arial" w:hAnsi="Arial" w:cs="Arial"/>
                <w:color w:val="000000"/>
                <w:sz w:val="18"/>
                <w:szCs w:val="18"/>
              </w:rPr>
              <w:t>6</w:t>
            </w:r>
          </w:p>
        </w:tc>
        <w:tc>
          <w:tcPr>
            <w:tcW w:w="2456" w:type="dxa"/>
            <w:shd w:val="clear" w:color="auto" w:fill="auto"/>
            <w:noWrap/>
            <w:tcMar>
              <w:top w:w="80" w:type="dxa"/>
              <w:bottom w:w="80" w:type="dxa"/>
            </w:tcMar>
            <w:vAlign w:val="center"/>
            <w:hideMark/>
          </w:tcPr>
          <w:p w14:paraId="1B22D28D" w14:textId="084826BA" w:rsidR="0066701B" w:rsidRPr="00C21CB7" w:rsidRDefault="0066701B" w:rsidP="0066701B">
            <w:pPr>
              <w:jc w:val="center"/>
              <w:rPr>
                <w:rFonts w:ascii="Arial" w:hAnsi="Arial" w:cs="Arial"/>
                <w:sz w:val="18"/>
                <w:szCs w:val="18"/>
              </w:rPr>
            </w:pPr>
            <w:r w:rsidRPr="00C21CB7">
              <w:rPr>
                <w:rFonts w:ascii="Arial" w:hAnsi="Arial" w:cs="Arial"/>
                <w:sz w:val="18"/>
                <w:szCs w:val="18"/>
              </w:rPr>
              <w:t>17.3</w:t>
            </w:r>
            <w:r w:rsidR="00881A04">
              <w:rPr>
                <w:rFonts w:ascii="Arial" w:hAnsi="Arial" w:cs="Arial"/>
                <w:sz w:val="18"/>
                <w:szCs w:val="18"/>
              </w:rPr>
              <w:t>0</w:t>
            </w:r>
            <w:r w:rsidRPr="00C21CB7">
              <w:rPr>
                <w:rFonts w:ascii="Arial" w:hAnsi="Arial" w:cs="Arial"/>
                <w:sz w:val="18"/>
                <w:szCs w:val="18"/>
              </w:rPr>
              <w:t xml:space="preserve"> ± </w:t>
            </w:r>
            <w:r>
              <w:rPr>
                <w:rFonts w:ascii="Arial" w:hAnsi="Arial" w:cs="Arial"/>
                <w:sz w:val="18"/>
                <w:szCs w:val="18"/>
              </w:rPr>
              <w:t>0.17</w:t>
            </w:r>
            <w:r w:rsidRPr="00C21CB7">
              <w:rPr>
                <w:rFonts w:ascii="Arial" w:hAnsi="Arial" w:cs="Arial"/>
                <w:sz w:val="18"/>
                <w:szCs w:val="18"/>
              </w:rPr>
              <w:t xml:space="preserve"> (14.5</w:t>
            </w:r>
            <w:r w:rsidR="00EA0F0F">
              <w:rPr>
                <w:rFonts w:ascii="Arial" w:hAnsi="Arial" w:cs="Arial"/>
                <w:sz w:val="18"/>
                <w:szCs w:val="18"/>
              </w:rPr>
              <w:t>0–</w:t>
            </w:r>
            <w:r w:rsidRPr="00C21CB7">
              <w:rPr>
                <w:rFonts w:ascii="Arial" w:hAnsi="Arial" w:cs="Arial"/>
                <w:sz w:val="18"/>
                <w:szCs w:val="18"/>
              </w:rPr>
              <w:t>20</w:t>
            </w:r>
            <w:r w:rsidR="00EA0F0F">
              <w:rPr>
                <w:rFonts w:ascii="Arial" w:hAnsi="Arial" w:cs="Arial"/>
                <w:sz w:val="18"/>
                <w:szCs w:val="18"/>
              </w:rPr>
              <w:t>.00</w:t>
            </w:r>
            <w:r w:rsidRPr="00C21CB7">
              <w:rPr>
                <w:rFonts w:ascii="Arial" w:hAnsi="Arial" w:cs="Arial"/>
                <w:sz w:val="18"/>
                <w:szCs w:val="18"/>
              </w:rPr>
              <w:t>)</w:t>
            </w:r>
          </w:p>
        </w:tc>
        <w:tc>
          <w:tcPr>
            <w:tcW w:w="2342" w:type="dxa"/>
            <w:shd w:val="clear" w:color="auto" w:fill="auto"/>
            <w:noWrap/>
            <w:tcMar>
              <w:top w:w="80" w:type="dxa"/>
              <w:bottom w:w="80" w:type="dxa"/>
            </w:tcMar>
            <w:vAlign w:val="center"/>
            <w:hideMark/>
          </w:tcPr>
          <w:p w14:paraId="21F42DE9" w14:textId="048017BF" w:rsidR="0066701B" w:rsidRPr="00C21CB7" w:rsidRDefault="0066701B" w:rsidP="0066701B">
            <w:pPr>
              <w:jc w:val="center"/>
              <w:rPr>
                <w:rFonts w:ascii="Arial" w:hAnsi="Arial" w:cs="Arial"/>
                <w:sz w:val="18"/>
                <w:szCs w:val="18"/>
              </w:rPr>
            </w:pPr>
            <w:r>
              <w:rPr>
                <w:rFonts w:ascii="Arial" w:hAnsi="Arial" w:cs="Arial"/>
                <w:sz w:val="18"/>
                <w:szCs w:val="18"/>
              </w:rPr>
              <w:t>19</w:t>
            </w:r>
            <w:r w:rsidR="00881A04">
              <w:rPr>
                <w:rFonts w:ascii="Arial" w:hAnsi="Arial" w:cs="Arial"/>
                <w:sz w:val="18"/>
                <w:szCs w:val="18"/>
              </w:rPr>
              <w:t>.00</w:t>
            </w:r>
            <w:r>
              <w:rPr>
                <w:rFonts w:ascii="Arial" w:hAnsi="Arial" w:cs="Arial"/>
                <w:sz w:val="18"/>
                <w:szCs w:val="18"/>
              </w:rPr>
              <w:t xml:space="preserve"> ± 2.09</w:t>
            </w:r>
            <w:r w:rsidRPr="00C21CB7">
              <w:rPr>
                <w:rFonts w:ascii="Arial" w:hAnsi="Arial" w:cs="Arial"/>
                <w:sz w:val="18"/>
                <w:szCs w:val="18"/>
              </w:rPr>
              <w:t xml:space="preserve"> (1</w:t>
            </w:r>
            <w:r w:rsidR="00EA0F0F">
              <w:rPr>
                <w:rFonts w:ascii="Arial" w:hAnsi="Arial" w:cs="Arial"/>
                <w:sz w:val="18"/>
                <w:szCs w:val="18"/>
              </w:rPr>
              <w:t>.00–</w:t>
            </w:r>
            <w:r w:rsidRPr="00C21CB7">
              <w:rPr>
                <w:rFonts w:ascii="Arial" w:hAnsi="Arial" w:cs="Arial"/>
                <w:sz w:val="18"/>
                <w:szCs w:val="18"/>
              </w:rPr>
              <w:t>62.8</w:t>
            </w:r>
            <w:r w:rsidR="00EA0F0F">
              <w:rPr>
                <w:rFonts w:ascii="Arial" w:hAnsi="Arial" w:cs="Arial"/>
                <w:sz w:val="18"/>
                <w:szCs w:val="18"/>
              </w:rPr>
              <w:t>0</w:t>
            </w:r>
            <w:r w:rsidRPr="00C21CB7">
              <w:rPr>
                <w:rFonts w:ascii="Arial" w:hAnsi="Arial" w:cs="Arial"/>
                <w:sz w:val="18"/>
                <w:szCs w:val="18"/>
              </w:rPr>
              <w:t>)</w:t>
            </w:r>
          </w:p>
        </w:tc>
        <w:tc>
          <w:tcPr>
            <w:tcW w:w="2160" w:type="dxa"/>
            <w:shd w:val="clear" w:color="auto" w:fill="auto"/>
            <w:noWrap/>
            <w:tcMar>
              <w:top w:w="80" w:type="dxa"/>
              <w:bottom w:w="80" w:type="dxa"/>
            </w:tcMar>
            <w:vAlign w:val="center"/>
            <w:hideMark/>
          </w:tcPr>
          <w:p w14:paraId="2F921073" w14:textId="333871F4" w:rsidR="0066701B" w:rsidRPr="00C21CB7" w:rsidRDefault="0066701B" w:rsidP="0066701B">
            <w:pPr>
              <w:jc w:val="center"/>
              <w:rPr>
                <w:rFonts w:ascii="Arial" w:hAnsi="Arial" w:cs="Arial"/>
                <w:sz w:val="18"/>
                <w:szCs w:val="18"/>
              </w:rPr>
            </w:pPr>
            <w:r w:rsidRPr="00C21CB7">
              <w:rPr>
                <w:rFonts w:ascii="Arial" w:hAnsi="Arial" w:cs="Arial"/>
                <w:sz w:val="18"/>
                <w:szCs w:val="18"/>
              </w:rPr>
              <w:t>N</w:t>
            </w:r>
            <w:r w:rsidR="00035A4B">
              <w:rPr>
                <w:rFonts w:ascii="Arial" w:hAnsi="Arial" w:cs="Arial"/>
                <w:sz w:val="18"/>
                <w:szCs w:val="18"/>
              </w:rPr>
              <w:t>/</w:t>
            </w:r>
            <w:r w:rsidRPr="00C21CB7">
              <w:rPr>
                <w:rFonts w:ascii="Arial" w:hAnsi="Arial" w:cs="Arial"/>
                <w:sz w:val="18"/>
                <w:szCs w:val="18"/>
              </w:rPr>
              <w:t>A</w:t>
            </w:r>
          </w:p>
        </w:tc>
        <w:tc>
          <w:tcPr>
            <w:tcW w:w="2640" w:type="dxa"/>
            <w:shd w:val="clear" w:color="auto" w:fill="auto"/>
            <w:noWrap/>
            <w:tcMar>
              <w:top w:w="80" w:type="dxa"/>
              <w:bottom w:w="80" w:type="dxa"/>
            </w:tcMar>
            <w:vAlign w:val="center"/>
            <w:hideMark/>
          </w:tcPr>
          <w:p w14:paraId="118DC639" w14:textId="0A5D47C1" w:rsidR="0066701B" w:rsidRPr="00C21CB7" w:rsidRDefault="0066701B" w:rsidP="0066701B">
            <w:pPr>
              <w:jc w:val="center"/>
              <w:rPr>
                <w:rFonts w:ascii="Arial" w:hAnsi="Arial" w:cs="Arial"/>
                <w:sz w:val="18"/>
                <w:szCs w:val="18"/>
              </w:rPr>
            </w:pPr>
            <w:r w:rsidRPr="00C21CB7">
              <w:rPr>
                <w:rFonts w:ascii="Arial" w:hAnsi="Arial" w:cs="Arial"/>
                <w:sz w:val="18"/>
                <w:szCs w:val="18"/>
              </w:rPr>
              <w:t>N</w:t>
            </w:r>
            <w:r w:rsidR="00035A4B">
              <w:rPr>
                <w:rFonts w:ascii="Arial" w:hAnsi="Arial" w:cs="Arial"/>
                <w:sz w:val="18"/>
                <w:szCs w:val="18"/>
              </w:rPr>
              <w:t>/</w:t>
            </w:r>
            <w:r w:rsidRPr="00C21CB7">
              <w:rPr>
                <w:rFonts w:ascii="Arial" w:hAnsi="Arial" w:cs="Arial"/>
                <w:sz w:val="18"/>
                <w:szCs w:val="18"/>
              </w:rPr>
              <w:t>A</w:t>
            </w:r>
          </w:p>
        </w:tc>
      </w:tr>
      <w:tr w:rsidR="0066701B" w:rsidRPr="00C21CB7" w14:paraId="15BA0FED" w14:textId="77777777" w:rsidTr="00881A04">
        <w:trPr>
          <w:jc w:val="center"/>
        </w:trPr>
        <w:tc>
          <w:tcPr>
            <w:tcW w:w="1905" w:type="dxa"/>
            <w:shd w:val="clear" w:color="auto" w:fill="auto"/>
            <w:tcMar>
              <w:top w:w="80" w:type="dxa"/>
              <w:bottom w:w="80" w:type="dxa"/>
            </w:tcMar>
            <w:vAlign w:val="center"/>
            <w:hideMark/>
          </w:tcPr>
          <w:p w14:paraId="4A662BBE" w14:textId="77777777" w:rsidR="0066701B" w:rsidRPr="00C21CB7" w:rsidRDefault="0066701B" w:rsidP="0066701B">
            <w:pPr>
              <w:rPr>
                <w:rFonts w:ascii="Arial" w:hAnsi="Arial" w:cs="Arial"/>
                <w:color w:val="000000"/>
                <w:sz w:val="18"/>
                <w:szCs w:val="18"/>
              </w:rPr>
            </w:pPr>
            <w:r w:rsidRPr="00C21CB7">
              <w:rPr>
                <w:rFonts w:ascii="Arial" w:hAnsi="Arial" w:cs="Arial"/>
                <w:color w:val="000000"/>
                <w:sz w:val="18"/>
                <w:szCs w:val="18"/>
              </w:rPr>
              <w:t>Blankenship Bend</w:t>
            </w:r>
          </w:p>
        </w:tc>
        <w:tc>
          <w:tcPr>
            <w:tcW w:w="1350" w:type="dxa"/>
            <w:shd w:val="clear" w:color="auto" w:fill="auto"/>
            <w:noWrap/>
            <w:tcMar>
              <w:top w:w="80" w:type="dxa"/>
              <w:bottom w:w="80" w:type="dxa"/>
            </w:tcMar>
            <w:vAlign w:val="center"/>
            <w:hideMark/>
          </w:tcPr>
          <w:p w14:paraId="4CA8E2BA" w14:textId="77777777" w:rsidR="0066701B" w:rsidRPr="00C21CB7" w:rsidRDefault="0066701B" w:rsidP="0066701B">
            <w:pPr>
              <w:rPr>
                <w:rFonts w:ascii="Arial" w:hAnsi="Arial" w:cs="Arial"/>
                <w:color w:val="000000"/>
                <w:sz w:val="18"/>
                <w:szCs w:val="18"/>
              </w:rPr>
            </w:pPr>
            <w:r w:rsidRPr="00C21CB7">
              <w:rPr>
                <w:rFonts w:ascii="Arial" w:hAnsi="Arial" w:cs="Arial"/>
                <w:color w:val="000000"/>
                <w:sz w:val="18"/>
                <w:szCs w:val="18"/>
              </w:rPr>
              <w:t>Autumn 2013</w:t>
            </w:r>
          </w:p>
        </w:tc>
        <w:tc>
          <w:tcPr>
            <w:tcW w:w="517" w:type="dxa"/>
            <w:tcMar>
              <w:top w:w="80" w:type="dxa"/>
              <w:bottom w:w="80" w:type="dxa"/>
            </w:tcMar>
            <w:vAlign w:val="center"/>
          </w:tcPr>
          <w:p w14:paraId="060ED716" w14:textId="77777777" w:rsidR="0066701B" w:rsidRPr="00C21CB7" w:rsidRDefault="0066701B" w:rsidP="0066701B">
            <w:pPr>
              <w:jc w:val="center"/>
              <w:rPr>
                <w:rFonts w:ascii="Arial" w:hAnsi="Arial" w:cs="Arial"/>
                <w:sz w:val="18"/>
                <w:szCs w:val="18"/>
              </w:rPr>
            </w:pPr>
            <w:r>
              <w:rPr>
                <w:rFonts w:ascii="Arial" w:hAnsi="Arial" w:cs="Arial"/>
                <w:color w:val="000000"/>
                <w:sz w:val="18"/>
                <w:szCs w:val="18"/>
              </w:rPr>
              <w:t>10</w:t>
            </w:r>
          </w:p>
        </w:tc>
        <w:tc>
          <w:tcPr>
            <w:tcW w:w="2456" w:type="dxa"/>
            <w:shd w:val="clear" w:color="auto" w:fill="auto"/>
            <w:noWrap/>
            <w:tcMar>
              <w:top w:w="80" w:type="dxa"/>
              <w:bottom w:w="80" w:type="dxa"/>
            </w:tcMar>
            <w:vAlign w:val="center"/>
            <w:hideMark/>
          </w:tcPr>
          <w:p w14:paraId="025E0E7C" w14:textId="118417E9" w:rsidR="0066701B" w:rsidRPr="00C21CB7" w:rsidRDefault="0066701B" w:rsidP="0066701B">
            <w:pPr>
              <w:jc w:val="center"/>
              <w:rPr>
                <w:rFonts w:ascii="Arial" w:hAnsi="Arial" w:cs="Arial"/>
                <w:sz w:val="18"/>
                <w:szCs w:val="18"/>
              </w:rPr>
            </w:pPr>
            <w:r>
              <w:rPr>
                <w:rFonts w:ascii="Arial" w:hAnsi="Arial" w:cs="Arial"/>
                <w:sz w:val="18"/>
                <w:szCs w:val="18"/>
              </w:rPr>
              <w:t>16.07 ± 0.21</w:t>
            </w:r>
            <w:r w:rsidRPr="00C21CB7">
              <w:rPr>
                <w:rFonts w:ascii="Arial" w:hAnsi="Arial" w:cs="Arial"/>
                <w:sz w:val="18"/>
                <w:szCs w:val="18"/>
              </w:rPr>
              <w:t xml:space="preserve"> (9</w:t>
            </w:r>
            <w:r w:rsidR="00EA0F0F">
              <w:rPr>
                <w:rFonts w:ascii="Arial" w:hAnsi="Arial" w:cs="Arial"/>
                <w:sz w:val="18"/>
                <w:szCs w:val="18"/>
              </w:rPr>
              <w:t>.00–</w:t>
            </w:r>
            <w:r w:rsidRPr="00C21CB7">
              <w:rPr>
                <w:rFonts w:ascii="Arial" w:hAnsi="Arial" w:cs="Arial"/>
                <w:sz w:val="18"/>
                <w:szCs w:val="18"/>
              </w:rPr>
              <w:t>19</w:t>
            </w:r>
            <w:r w:rsidR="00EA0F0F">
              <w:rPr>
                <w:rFonts w:ascii="Arial" w:hAnsi="Arial" w:cs="Arial"/>
                <w:sz w:val="18"/>
                <w:szCs w:val="18"/>
              </w:rPr>
              <w:t>.00</w:t>
            </w:r>
            <w:r w:rsidRPr="00C21CB7">
              <w:rPr>
                <w:rFonts w:ascii="Arial" w:hAnsi="Arial" w:cs="Arial"/>
                <w:sz w:val="18"/>
                <w:szCs w:val="18"/>
              </w:rPr>
              <w:t>)</w:t>
            </w:r>
          </w:p>
        </w:tc>
        <w:tc>
          <w:tcPr>
            <w:tcW w:w="2342" w:type="dxa"/>
            <w:shd w:val="clear" w:color="auto" w:fill="auto"/>
            <w:noWrap/>
            <w:tcMar>
              <w:top w:w="80" w:type="dxa"/>
              <w:bottom w:w="80" w:type="dxa"/>
            </w:tcMar>
            <w:vAlign w:val="center"/>
            <w:hideMark/>
          </w:tcPr>
          <w:p w14:paraId="6D5E53F5" w14:textId="6E974A82" w:rsidR="0066701B" w:rsidRPr="00C21CB7" w:rsidRDefault="0066701B" w:rsidP="0066701B">
            <w:pPr>
              <w:jc w:val="center"/>
              <w:rPr>
                <w:rFonts w:ascii="Arial" w:hAnsi="Arial" w:cs="Arial"/>
                <w:sz w:val="18"/>
                <w:szCs w:val="18"/>
              </w:rPr>
            </w:pPr>
            <w:r>
              <w:rPr>
                <w:rFonts w:ascii="Arial" w:hAnsi="Arial" w:cs="Arial"/>
                <w:sz w:val="18"/>
                <w:szCs w:val="18"/>
              </w:rPr>
              <w:t>7.6</w:t>
            </w:r>
            <w:r w:rsidR="00881A04">
              <w:rPr>
                <w:rFonts w:ascii="Arial" w:hAnsi="Arial" w:cs="Arial"/>
                <w:sz w:val="18"/>
                <w:szCs w:val="18"/>
              </w:rPr>
              <w:t>0</w:t>
            </w:r>
            <w:r>
              <w:rPr>
                <w:rFonts w:ascii="Arial" w:hAnsi="Arial" w:cs="Arial"/>
                <w:sz w:val="18"/>
                <w:szCs w:val="18"/>
              </w:rPr>
              <w:t xml:space="preserve"> ± 0.51</w:t>
            </w:r>
            <w:r w:rsidRPr="00C21CB7">
              <w:rPr>
                <w:rFonts w:ascii="Arial" w:hAnsi="Arial" w:cs="Arial"/>
                <w:sz w:val="18"/>
                <w:szCs w:val="18"/>
              </w:rPr>
              <w:t xml:space="preserve"> (1</w:t>
            </w:r>
            <w:r w:rsidR="00EA0F0F">
              <w:rPr>
                <w:rFonts w:ascii="Arial" w:hAnsi="Arial" w:cs="Arial"/>
                <w:sz w:val="18"/>
                <w:szCs w:val="18"/>
              </w:rPr>
              <w:t>.00–</w:t>
            </w:r>
            <w:r w:rsidRPr="00C21CB7">
              <w:rPr>
                <w:rFonts w:ascii="Arial" w:hAnsi="Arial" w:cs="Arial"/>
                <w:sz w:val="18"/>
                <w:szCs w:val="18"/>
              </w:rPr>
              <w:t>17.6</w:t>
            </w:r>
            <w:r w:rsidR="00EA0F0F">
              <w:rPr>
                <w:rFonts w:ascii="Arial" w:hAnsi="Arial" w:cs="Arial"/>
                <w:sz w:val="18"/>
                <w:szCs w:val="18"/>
              </w:rPr>
              <w:t>0</w:t>
            </w:r>
            <w:r w:rsidRPr="00C21CB7">
              <w:rPr>
                <w:rFonts w:ascii="Arial" w:hAnsi="Arial" w:cs="Arial"/>
                <w:sz w:val="18"/>
                <w:szCs w:val="18"/>
              </w:rPr>
              <w:t>)</w:t>
            </w:r>
          </w:p>
        </w:tc>
        <w:tc>
          <w:tcPr>
            <w:tcW w:w="2160" w:type="dxa"/>
            <w:shd w:val="clear" w:color="auto" w:fill="auto"/>
            <w:noWrap/>
            <w:tcMar>
              <w:top w:w="80" w:type="dxa"/>
              <w:bottom w:w="80" w:type="dxa"/>
            </w:tcMar>
            <w:vAlign w:val="center"/>
            <w:hideMark/>
          </w:tcPr>
          <w:p w14:paraId="56C7BE96" w14:textId="1A495562" w:rsidR="0066701B" w:rsidRPr="00C21CB7" w:rsidRDefault="0066701B" w:rsidP="00035A4B">
            <w:pPr>
              <w:jc w:val="center"/>
              <w:rPr>
                <w:rFonts w:ascii="Arial" w:hAnsi="Arial" w:cs="Arial"/>
                <w:sz w:val="18"/>
                <w:szCs w:val="18"/>
              </w:rPr>
            </w:pPr>
            <w:r w:rsidRPr="00C21CB7">
              <w:rPr>
                <w:rFonts w:ascii="Arial" w:hAnsi="Arial" w:cs="Arial"/>
                <w:sz w:val="18"/>
                <w:szCs w:val="18"/>
              </w:rPr>
              <w:t>N</w:t>
            </w:r>
            <w:r w:rsidR="00035A4B">
              <w:rPr>
                <w:rFonts w:ascii="Arial" w:hAnsi="Arial" w:cs="Arial"/>
                <w:sz w:val="18"/>
                <w:szCs w:val="18"/>
              </w:rPr>
              <w:t>/A</w:t>
            </w:r>
          </w:p>
        </w:tc>
        <w:tc>
          <w:tcPr>
            <w:tcW w:w="2640" w:type="dxa"/>
            <w:shd w:val="clear" w:color="auto" w:fill="auto"/>
            <w:noWrap/>
            <w:tcMar>
              <w:top w:w="80" w:type="dxa"/>
              <w:bottom w:w="80" w:type="dxa"/>
            </w:tcMar>
            <w:vAlign w:val="center"/>
            <w:hideMark/>
          </w:tcPr>
          <w:p w14:paraId="47E77681" w14:textId="3796759B" w:rsidR="0066701B" w:rsidRPr="00C21CB7" w:rsidRDefault="0066701B" w:rsidP="0066701B">
            <w:pPr>
              <w:jc w:val="center"/>
              <w:rPr>
                <w:rFonts w:ascii="Arial" w:hAnsi="Arial" w:cs="Arial"/>
                <w:sz w:val="18"/>
                <w:szCs w:val="18"/>
              </w:rPr>
            </w:pPr>
            <w:r w:rsidRPr="00C21CB7">
              <w:rPr>
                <w:rFonts w:ascii="Arial" w:hAnsi="Arial" w:cs="Arial"/>
                <w:sz w:val="18"/>
                <w:szCs w:val="18"/>
              </w:rPr>
              <w:t>N</w:t>
            </w:r>
            <w:r w:rsidR="00035A4B">
              <w:rPr>
                <w:rFonts w:ascii="Arial" w:hAnsi="Arial" w:cs="Arial"/>
                <w:sz w:val="18"/>
                <w:szCs w:val="18"/>
              </w:rPr>
              <w:t>/</w:t>
            </w:r>
            <w:r w:rsidRPr="00C21CB7">
              <w:rPr>
                <w:rFonts w:ascii="Arial" w:hAnsi="Arial" w:cs="Arial"/>
                <w:sz w:val="18"/>
                <w:szCs w:val="18"/>
              </w:rPr>
              <w:t>A</w:t>
            </w:r>
          </w:p>
        </w:tc>
      </w:tr>
      <w:tr w:rsidR="0066701B" w:rsidRPr="00C21CB7" w14:paraId="60F33AEF" w14:textId="77777777" w:rsidTr="00881A04">
        <w:trPr>
          <w:jc w:val="center"/>
        </w:trPr>
        <w:tc>
          <w:tcPr>
            <w:tcW w:w="1905" w:type="dxa"/>
            <w:shd w:val="clear" w:color="auto" w:fill="auto"/>
            <w:tcMar>
              <w:top w:w="80" w:type="dxa"/>
              <w:bottom w:w="80" w:type="dxa"/>
            </w:tcMar>
            <w:vAlign w:val="center"/>
            <w:hideMark/>
          </w:tcPr>
          <w:p w14:paraId="1E01C181" w14:textId="77777777" w:rsidR="0066701B" w:rsidRPr="00C21CB7" w:rsidRDefault="0066701B" w:rsidP="0066701B">
            <w:pPr>
              <w:rPr>
                <w:rFonts w:ascii="Arial" w:hAnsi="Arial" w:cs="Arial"/>
                <w:color w:val="000000"/>
                <w:sz w:val="18"/>
                <w:szCs w:val="18"/>
              </w:rPr>
            </w:pPr>
            <w:r w:rsidRPr="00C21CB7">
              <w:rPr>
                <w:rFonts w:ascii="Arial" w:hAnsi="Arial" w:cs="Arial"/>
                <w:color w:val="000000"/>
                <w:sz w:val="18"/>
                <w:szCs w:val="18"/>
              </w:rPr>
              <w:t>Blankenship Bend</w:t>
            </w:r>
          </w:p>
        </w:tc>
        <w:tc>
          <w:tcPr>
            <w:tcW w:w="1350" w:type="dxa"/>
            <w:shd w:val="clear" w:color="auto" w:fill="auto"/>
            <w:noWrap/>
            <w:tcMar>
              <w:top w:w="80" w:type="dxa"/>
              <w:bottom w:w="80" w:type="dxa"/>
            </w:tcMar>
            <w:vAlign w:val="center"/>
            <w:hideMark/>
          </w:tcPr>
          <w:p w14:paraId="44693380" w14:textId="77777777" w:rsidR="0066701B" w:rsidRPr="00C21CB7" w:rsidRDefault="0066701B" w:rsidP="0066701B">
            <w:pPr>
              <w:rPr>
                <w:rFonts w:ascii="Arial" w:hAnsi="Arial" w:cs="Arial"/>
                <w:color w:val="000000"/>
                <w:sz w:val="18"/>
                <w:szCs w:val="18"/>
              </w:rPr>
            </w:pPr>
            <w:r w:rsidRPr="00C21CB7">
              <w:rPr>
                <w:rFonts w:ascii="Arial" w:hAnsi="Arial" w:cs="Arial"/>
                <w:color w:val="000000"/>
                <w:sz w:val="18"/>
                <w:szCs w:val="18"/>
              </w:rPr>
              <w:t>Spring 2014</w:t>
            </w:r>
          </w:p>
        </w:tc>
        <w:tc>
          <w:tcPr>
            <w:tcW w:w="517" w:type="dxa"/>
            <w:tcMar>
              <w:top w:w="80" w:type="dxa"/>
              <w:bottom w:w="80" w:type="dxa"/>
            </w:tcMar>
            <w:vAlign w:val="center"/>
          </w:tcPr>
          <w:p w14:paraId="12E993D6" w14:textId="77777777" w:rsidR="0066701B" w:rsidRPr="00C21CB7" w:rsidRDefault="0066701B" w:rsidP="0066701B">
            <w:pPr>
              <w:jc w:val="center"/>
              <w:rPr>
                <w:rFonts w:ascii="Arial" w:hAnsi="Arial" w:cs="Arial"/>
                <w:sz w:val="18"/>
                <w:szCs w:val="18"/>
              </w:rPr>
            </w:pPr>
            <w:r>
              <w:rPr>
                <w:rFonts w:ascii="Arial" w:hAnsi="Arial" w:cs="Arial"/>
                <w:color w:val="000000"/>
                <w:sz w:val="18"/>
                <w:szCs w:val="18"/>
              </w:rPr>
              <w:t>12</w:t>
            </w:r>
          </w:p>
        </w:tc>
        <w:tc>
          <w:tcPr>
            <w:tcW w:w="2456" w:type="dxa"/>
            <w:shd w:val="clear" w:color="auto" w:fill="auto"/>
            <w:noWrap/>
            <w:tcMar>
              <w:top w:w="80" w:type="dxa"/>
              <w:bottom w:w="80" w:type="dxa"/>
            </w:tcMar>
            <w:vAlign w:val="center"/>
            <w:hideMark/>
          </w:tcPr>
          <w:p w14:paraId="25D94685" w14:textId="530252E2" w:rsidR="0066701B" w:rsidRPr="00C21CB7" w:rsidRDefault="0066701B" w:rsidP="0066701B">
            <w:pPr>
              <w:jc w:val="center"/>
              <w:rPr>
                <w:rFonts w:ascii="Arial" w:hAnsi="Arial" w:cs="Arial"/>
                <w:sz w:val="18"/>
                <w:szCs w:val="18"/>
              </w:rPr>
            </w:pPr>
            <w:r>
              <w:rPr>
                <w:rFonts w:ascii="Arial" w:hAnsi="Arial" w:cs="Arial"/>
                <w:sz w:val="18"/>
                <w:szCs w:val="18"/>
              </w:rPr>
              <w:t>17.3</w:t>
            </w:r>
            <w:r w:rsidR="00881A04">
              <w:rPr>
                <w:rFonts w:ascii="Arial" w:hAnsi="Arial" w:cs="Arial"/>
                <w:sz w:val="18"/>
                <w:szCs w:val="18"/>
              </w:rPr>
              <w:t>0</w:t>
            </w:r>
            <w:r>
              <w:rPr>
                <w:rFonts w:ascii="Arial" w:hAnsi="Arial" w:cs="Arial"/>
                <w:sz w:val="18"/>
                <w:szCs w:val="18"/>
              </w:rPr>
              <w:t xml:space="preserve"> ± 0.29</w:t>
            </w:r>
            <w:r w:rsidRPr="00C21CB7">
              <w:rPr>
                <w:rFonts w:ascii="Arial" w:hAnsi="Arial" w:cs="Arial"/>
                <w:sz w:val="18"/>
                <w:szCs w:val="18"/>
              </w:rPr>
              <w:t xml:space="preserve"> (12</w:t>
            </w:r>
            <w:r w:rsidR="00EA0F0F">
              <w:rPr>
                <w:rFonts w:ascii="Arial" w:hAnsi="Arial" w:cs="Arial"/>
                <w:sz w:val="18"/>
                <w:szCs w:val="18"/>
              </w:rPr>
              <w:t>.00–</w:t>
            </w:r>
            <w:r w:rsidRPr="00C21CB7">
              <w:rPr>
                <w:rFonts w:ascii="Arial" w:hAnsi="Arial" w:cs="Arial"/>
                <w:sz w:val="18"/>
                <w:szCs w:val="18"/>
              </w:rPr>
              <w:t>22.8</w:t>
            </w:r>
            <w:r w:rsidR="00EA0F0F">
              <w:rPr>
                <w:rFonts w:ascii="Arial" w:hAnsi="Arial" w:cs="Arial"/>
                <w:sz w:val="18"/>
                <w:szCs w:val="18"/>
              </w:rPr>
              <w:t>0</w:t>
            </w:r>
            <w:r w:rsidRPr="00C21CB7">
              <w:rPr>
                <w:rFonts w:ascii="Arial" w:hAnsi="Arial" w:cs="Arial"/>
                <w:sz w:val="18"/>
                <w:szCs w:val="18"/>
              </w:rPr>
              <w:t>)</w:t>
            </w:r>
          </w:p>
        </w:tc>
        <w:tc>
          <w:tcPr>
            <w:tcW w:w="2342" w:type="dxa"/>
            <w:shd w:val="clear" w:color="auto" w:fill="auto"/>
            <w:noWrap/>
            <w:tcMar>
              <w:top w:w="80" w:type="dxa"/>
              <w:bottom w:w="80" w:type="dxa"/>
            </w:tcMar>
            <w:vAlign w:val="center"/>
            <w:hideMark/>
          </w:tcPr>
          <w:p w14:paraId="1B7324A0" w14:textId="3D125CD4" w:rsidR="0066701B" w:rsidRPr="00C21CB7" w:rsidRDefault="0066701B" w:rsidP="0066701B">
            <w:pPr>
              <w:jc w:val="center"/>
              <w:rPr>
                <w:rFonts w:ascii="Arial" w:hAnsi="Arial" w:cs="Arial"/>
                <w:sz w:val="18"/>
                <w:szCs w:val="18"/>
              </w:rPr>
            </w:pPr>
            <w:r w:rsidRPr="00C21CB7">
              <w:rPr>
                <w:rFonts w:ascii="Arial" w:hAnsi="Arial" w:cs="Arial"/>
                <w:sz w:val="18"/>
                <w:szCs w:val="18"/>
              </w:rPr>
              <w:t>10.4</w:t>
            </w:r>
            <w:r w:rsidR="00881A04">
              <w:rPr>
                <w:rFonts w:ascii="Arial" w:hAnsi="Arial" w:cs="Arial"/>
                <w:sz w:val="18"/>
                <w:szCs w:val="18"/>
              </w:rPr>
              <w:t>0</w:t>
            </w:r>
            <w:r w:rsidRPr="00C21CB7">
              <w:rPr>
                <w:rFonts w:ascii="Arial" w:hAnsi="Arial" w:cs="Arial"/>
                <w:sz w:val="18"/>
                <w:szCs w:val="18"/>
              </w:rPr>
              <w:t xml:space="preserve"> ±</w:t>
            </w:r>
            <w:r>
              <w:rPr>
                <w:rFonts w:ascii="Arial" w:hAnsi="Arial" w:cs="Arial"/>
                <w:sz w:val="18"/>
                <w:szCs w:val="18"/>
              </w:rPr>
              <w:t xml:space="preserve"> 0.79</w:t>
            </w:r>
            <w:r w:rsidRPr="00C21CB7">
              <w:rPr>
                <w:rFonts w:ascii="Arial" w:hAnsi="Arial" w:cs="Arial"/>
                <w:sz w:val="18"/>
                <w:szCs w:val="18"/>
              </w:rPr>
              <w:t xml:space="preserve"> (1.7</w:t>
            </w:r>
            <w:r w:rsidR="00EA0F0F">
              <w:rPr>
                <w:rFonts w:ascii="Arial" w:hAnsi="Arial" w:cs="Arial"/>
                <w:sz w:val="18"/>
                <w:szCs w:val="18"/>
              </w:rPr>
              <w:t>0–</w:t>
            </w:r>
            <w:r w:rsidRPr="00C21CB7">
              <w:rPr>
                <w:rFonts w:ascii="Arial" w:hAnsi="Arial" w:cs="Arial"/>
                <w:sz w:val="18"/>
                <w:szCs w:val="18"/>
              </w:rPr>
              <w:t>34.8</w:t>
            </w:r>
            <w:r w:rsidR="00EA0F0F">
              <w:rPr>
                <w:rFonts w:ascii="Arial" w:hAnsi="Arial" w:cs="Arial"/>
                <w:sz w:val="18"/>
                <w:szCs w:val="18"/>
              </w:rPr>
              <w:t>0</w:t>
            </w:r>
            <w:r w:rsidRPr="00C21CB7">
              <w:rPr>
                <w:rFonts w:ascii="Arial" w:hAnsi="Arial" w:cs="Arial"/>
                <w:sz w:val="18"/>
                <w:szCs w:val="18"/>
              </w:rPr>
              <w:t>)</w:t>
            </w:r>
          </w:p>
        </w:tc>
        <w:tc>
          <w:tcPr>
            <w:tcW w:w="2160" w:type="dxa"/>
            <w:shd w:val="clear" w:color="auto" w:fill="auto"/>
            <w:noWrap/>
            <w:tcMar>
              <w:top w:w="80" w:type="dxa"/>
              <w:bottom w:w="80" w:type="dxa"/>
            </w:tcMar>
            <w:vAlign w:val="center"/>
            <w:hideMark/>
          </w:tcPr>
          <w:p w14:paraId="2B50CC78" w14:textId="5A154DA1" w:rsidR="0066701B" w:rsidRPr="00C21CB7" w:rsidRDefault="0066701B" w:rsidP="0066701B">
            <w:pPr>
              <w:jc w:val="center"/>
              <w:rPr>
                <w:rFonts w:ascii="Arial" w:hAnsi="Arial" w:cs="Arial"/>
                <w:sz w:val="18"/>
                <w:szCs w:val="18"/>
              </w:rPr>
            </w:pPr>
            <w:r>
              <w:rPr>
                <w:rFonts w:ascii="Arial" w:hAnsi="Arial" w:cs="Arial"/>
                <w:sz w:val="18"/>
                <w:szCs w:val="18"/>
              </w:rPr>
              <w:t>1.59 ± 0.07</w:t>
            </w:r>
            <w:r w:rsidR="00EA0F0F">
              <w:rPr>
                <w:rFonts w:ascii="Arial" w:hAnsi="Arial" w:cs="Arial"/>
                <w:sz w:val="18"/>
                <w:szCs w:val="18"/>
              </w:rPr>
              <w:t xml:space="preserve"> (0.53–</w:t>
            </w:r>
            <w:r w:rsidRPr="00C21CB7">
              <w:rPr>
                <w:rFonts w:ascii="Arial" w:hAnsi="Arial" w:cs="Arial"/>
                <w:sz w:val="18"/>
                <w:szCs w:val="18"/>
              </w:rPr>
              <w:t>3.67)</w:t>
            </w:r>
          </w:p>
        </w:tc>
        <w:tc>
          <w:tcPr>
            <w:tcW w:w="2640" w:type="dxa"/>
            <w:shd w:val="clear" w:color="auto" w:fill="auto"/>
            <w:noWrap/>
            <w:tcMar>
              <w:top w:w="80" w:type="dxa"/>
              <w:bottom w:w="80" w:type="dxa"/>
            </w:tcMar>
            <w:vAlign w:val="center"/>
            <w:hideMark/>
          </w:tcPr>
          <w:p w14:paraId="55C0CFDD" w14:textId="222A8185" w:rsidR="0066701B" w:rsidRPr="00C21CB7" w:rsidRDefault="0066701B" w:rsidP="0066701B">
            <w:pPr>
              <w:jc w:val="center"/>
              <w:rPr>
                <w:rFonts w:ascii="Arial" w:hAnsi="Arial" w:cs="Arial"/>
                <w:sz w:val="18"/>
                <w:szCs w:val="18"/>
              </w:rPr>
            </w:pPr>
            <w:r w:rsidRPr="00C21CB7">
              <w:rPr>
                <w:rFonts w:ascii="Arial" w:hAnsi="Arial" w:cs="Arial"/>
                <w:sz w:val="18"/>
                <w:szCs w:val="18"/>
              </w:rPr>
              <w:t>N</w:t>
            </w:r>
            <w:r w:rsidR="00035A4B">
              <w:rPr>
                <w:rFonts w:ascii="Arial" w:hAnsi="Arial" w:cs="Arial"/>
                <w:sz w:val="18"/>
                <w:szCs w:val="18"/>
              </w:rPr>
              <w:t>/</w:t>
            </w:r>
            <w:r w:rsidRPr="00C21CB7">
              <w:rPr>
                <w:rFonts w:ascii="Arial" w:hAnsi="Arial" w:cs="Arial"/>
                <w:sz w:val="18"/>
                <w:szCs w:val="18"/>
              </w:rPr>
              <w:t>A</w:t>
            </w:r>
          </w:p>
        </w:tc>
      </w:tr>
      <w:tr w:rsidR="0066701B" w:rsidRPr="00C21CB7" w14:paraId="060D4AE5" w14:textId="77777777" w:rsidTr="00881A04">
        <w:trPr>
          <w:jc w:val="center"/>
        </w:trPr>
        <w:tc>
          <w:tcPr>
            <w:tcW w:w="1905" w:type="dxa"/>
            <w:shd w:val="clear" w:color="auto" w:fill="auto"/>
            <w:tcMar>
              <w:top w:w="80" w:type="dxa"/>
              <w:bottom w:w="80" w:type="dxa"/>
            </w:tcMar>
            <w:vAlign w:val="center"/>
            <w:hideMark/>
          </w:tcPr>
          <w:p w14:paraId="6E28C102" w14:textId="77777777" w:rsidR="0066701B" w:rsidRPr="00C21CB7" w:rsidRDefault="0066701B" w:rsidP="0066701B">
            <w:pPr>
              <w:rPr>
                <w:rFonts w:ascii="Arial" w:hAnsi="Arial" w:cs="Arial"/>
                <w:color w:val="000000"/>
                <w:sz w:val="18"/>
                <w:szCs w:val="18"/>
              </w:rPr>
            </w:pPr>
            <w:r w:rsidRPr="00C21CB7">
              <w:rPr>
                <w:rFonts w:ascii="Arial" w:hAnsi="Arial" w:cs="Arial"/>
                <w:color w:val="000000"/>
                <w:sz w:val="18"/>
                <w:szCs w:val="18"/>
              </w:rPr>
              <w:t>Bill Williams River</w:t>
            </w:r>
          </w:p>
        </w:tc>
        <w:tc>
          <w:tcPr>
            <w:tcW w:w="1350" w:type="dxa"/>
            <w:shd w:val="clear" w:color="auto" w:fill="auto"/>
            <w:noWrap/>
            <w:tcMar>
              <w:top w:w="80" w:type="dxa"/>
              <w:bottom w:w="80" w:type="dxa"/>
            </w:tcMar>
            <w:vAlign w:val="center"/>
            <w:hideMark/>
          </w:tcPr>
          <w:p w14:paraId="2C814FEE" w14:textId="77777777" w:rsidR="0066701B" w:rsidRPr="00C21CB7" w:rsidRDefault="0066701B" w:rsidP="0066701B">
            <w:pPr>
              <w:rPr>
                <w:rFonts w:ascii="Arial" w:hAnsi="Arial" w:cs="Arial"/>
                <w:color w:val="000000"/>
                <w:sz w:val="18"/>
                <w:szCs w:val="18"/>
              </w:rPr>
            </w:pPr>
            <w:r w:rsidRPr="00C21CB7">
              <w:rPr>
                <w:rFonts w:ascii="Arial" w:hAnsi="Arial" w:cs="Arial"/>
                <w:color w:val="000000"/>
                <w:sz w:val="18"/>
                <w:szCs w:val="18"/>
              </w:rPr>
              <w:t>Autumn 2014</w:t>
            </w:r>
          </w:p>
        </w:tc>
        <w:tc>
          <w:tcPr>
            <w:tcW w:w="517" w:type="dxa"/>
            <w:tcMar>
              <w:top w:w="80" w:type="dxa"/>
              <w:bottom w:w="80" w:type="dxa"/>
            </w:tcMar>
            <w:vAlign w:val="center"/>
          </w:tcPr>
          <w:p w14:paraId="77E42E01" w14:textId="77777777" w:rsidR="0066701B" w:rsidRPr="00C21CB7" w:rsidRDefault="0066701B" w:rsidP="0066701B">
            <w:pPr>
              <w:jc w:val="center"/>
              <w:rPr>
                <w:rFonts w:ascii="Arial" w:hAnsi="Arial" w:cs="Arial"/>
                <w:sz w:val="18"/>
                <w:szCs w:val="18"/>
              </w:rPr>
            </w:pPr>
            <w:r>
              <w:rPr>
                <w:rFonts w:ascii="Arial" w:hAnsi="Arial" w:cs="Arial"/>
                <w:color w:val="000000"/>
                <w:sz w:val="18"/>
                <w:szCs w:val="18"/>
              </w:rPr>
              <w:t>19</w:t>
            </w:r>
          </w:p>
        </w:tc>
        <w:tc>
          <w:tcPr>
            <w:tcW w:w="2456" w:type="dxa"/>
            <w:shd w:val="clear" w:color="auto" w:fill="auto"/>
            <w:noWrap/>
            <w:tcMar>
              <w:top w:w="80" w:type="dxa"/>
              <w:bottom w:w="80" w:type="dxa"/>
            </w:tcMar>
            <w:vAlign w:val="center"/>
            <w:hideMark/>
          </w:tcPr>
          <w:p w14:paraId="07C5E6AF" w14:textId="407DDAFA" w:rsidR="0066701B" w:rsidRPr="00C21CB7" w:rsidRDefault="0066701B" w:rsidP="0066701B">
            <w:pPr>
              <w:jc w:val="center"/>
              <w:rPr>
                <w:rFonts w:ascii="Arial" w:hAnsi="Arial" w:cs="Arial"/>
                <w:sz w:val="18"/>
                <w:szCs w:val="18"/>
              </w:rPr>
            </w:pPr>
            <w:r>
              <w:rPr>
                <w:rFonts w:ascii="Arial" w:hAnsi="Arial" w:cs="Arial"/>
                <w:sz w:val="18"/>
                <w:szCs w:val="18"/>
              </w:rPr>
              <w:t>20.89 ± 0.42</w:t>
            </w:r>
            <w:r w:rsidRPr="00C21CB7">
              <w:rPr>
                <w:rFonts w:ascii="Arial" w:hAnsi="Arial" w:cs="Arial"/>
                <w:sz w:val="18"/>
                <w:szCs w:val="18"/>
              </w:rPr>
              <w:t xml:space="preserve"> (12.7</w:t>
            </w:r>
            <w:r w:rsidR="00EA0F0F">
              <w:rPr>
                <w:rFonts w:ascii="Arial" w:hAnsi="Arial" w:cs="Arial"/>
                <w:sz w:val="18"/>
                <w:szCs w:val="18"/>
              </w:rPr>
              <w:t>0–</w:t>
            </w:r>
            <w:r w:rsidRPr="00C21CB7">
              <w:rPr>
                <w:rFonts w:ascii="Arial" w:hAnsi="Arial" w:cs="Arial"/>
                <w:sz w:val="18"/>
                <w:szCs w:val="18"/>
              </w:rPr>
              <w:t>28</w:t>
            </w:r>
            <w:r w:rsidR="005243D2">
              <w:rPr>
                <w:rFonts w:ascii="Arial" w:hAnsi="Arial" w:cs="Arial"/>
                <w:sz w:val="18"/>
                <w:szCs w:val="18"/>
              </w:rPr>
              <w:t>.0</w:t>
            </w:r>
            <w:r w:rsidR="00EA0F0F">
              <w:rPr>
                <w:rFonts w:ascii="Arial" w:hAnsi="Arial" w:cs="Arial"/>
                <w:sz w:val="18"/>
                <w:szCs w:val="18"/>
              </w:rPr>
              <w:t>0</w:t>
            </w:r>
            <w:r w:rsidRPr="00C21CB7">
              <w:rPr>
                <w:rFonts w:ascii="Arial" w:hAnsi="Arial" w:cs="Arial"/>
                <w:sz w:val="18"/>
                <w:szCs w:val="18"/>
              </w:rPr>
              <w:t>)</w:t>
            </w:r>
          </w:p>
        </w:tc>
        <w:tc>
          <w:tcPr>
            <w:tcW w:w="2342" w:type="dxa"/>
            <w:shd w:val="clear" w:color="auto" w:fill="auto"/>
            <w:noWrap/>
            <w:tcMar>
              <w:top w:w="80" w:type="dxa"/>
              <w:bottom w:w="80" w:type="dxa"/>
            </w:tcMar>
            <w:vAlign w:val="center"/>
            <w:hideMark/>
          </w:tcPr>
          <w:p w14:paraId="4E2F86E3" w14:textId="7529687A" w:rsidR="0066701B" w:rsidRPr="00C21CB7" w:rsidRDefault="0066701B" w:rsidP="0066701B">
            <w:pPr>
              <w:jc w:val="center"/>
              <w:rPr>
                <w:rFonts w:ascii="Arial" w:hAnsi="Arial" w:cs="Arial"/>
                <w:sz w:val="18"/>
                <w:szCs w:val="18"/>
              </w:rPr>
            </w:pPr>
            <w:r>
              <w:rPr>
                <w:rFonts w:ascii="Arial" w:hAnsi="Arial" w:cs="Arial"/>
                <w:sz w:val="18"/>
                <w:szCs w:val="18"/>
              </w:rPr>
              <w:t>3.62 ± 0.33</w:t>
            </w:r>
            <w:r w:rsidRPr="00C21CB7">
              <w:rPr>
                <w:rFonts w:ascii="Arial" w:hAnsi="Arial" w:cs="Arial"/>
                <w:sz w:val="18"/>
                <w:szCs w:val="18"/>
              </w:rPr>
              <w:t xml:space="preserve"> (1.2</w:t>
            </w:r>
            <w:r w:rsidR="00EA0F0F">
              <w:rPr>
                <w:rFonts w:ascii="Arial" w:hAnsi="Arial" w:cs="Arial"/>
                <w:sz w:val="18"/>
                <w:szCs w:val="18"/>
              </w:rPr>
              <w:t>0–</w:t>
            </w:r>
            <w:r w:rsidRPr="00C21CB7">
              <w:rPr>
                <w:rFonts w:ascii="Arial" w:hAnsi="Arial" w:cs="Arial"/>
                <w:sz w:val="18"/>
                <w:szCs w:val="18"/>
              </w:rPr>
              <w:t>23</w:t>
            </w:r>
            <w:r w:rsidR="00EA0F0F">
              <w:rPr>
                <w:rFonts w:ascii="Arial" w:hAnsi="Arial" w:cs="Arial"/>
                <w:sz w:val="18"/>
                <w:szCs w:val="18"/>
              </w:rPr>
              <w:t>.00</w:t>
            </w:r>
            <w:r w:rsidRPr="00C21CB7">
              <w:rPr>
                <w:rFonts w:ascii="Arial" w:hAnsi="Arial" w:cs="Arial"/>
                <w:sz w:val="18"/>
                <w:szCs w:val="18"/>
              </w:rPr>
              <w:t>)</w:t>
            </w:r>
          </w:p>
        </w:tc>
        <w:tc>
          <w:tcPr>
            <w:tcW w:w="2160" w:type="dxa"/>
            <w:shd w:val="clear" w:color="auto" w:fill="auto"/>
            <w:noWrap/>
            <w:tcMar>
              <w:top w:w="80" w:type="dxa"/>
              <w:bottom w:w="80" w:type="dxa"/>
            </w:tcMar>
            <w:vAlign w:val="center"/>
            <w:hideMark/>
          </w:tcPr>
          <w:p w14:paraId="10569EF7" w14:textId="5E6735F8" w:rsidR="0066701B" w:rsidRPr="00C21CB7" w:rsidRDefault="0066701B" w:rsidP="0066701B">
            <w:pPr>
              <w:jc w:val="center"/>
              <w:rPr>
                <w:rFonts w:ascii="Arial" w:hAnsi="Arial" w:cs="Arial"/>
                <w:sz w:val="18"/>
                <w:szCs w:val="18"/>
              </w:rPr>
            </w:pPr>
            <w:r>
              <w:rPr>
                <w:rFonts w:ascii="Arial" w:hAnsi="Arial" w:cs="Arial"/>
                <w:sz w:val="18"/>
                <w:szCs w:val="18"/>
              </w:rPr>
              <w:t>2.08 ± 0.13</w:t>
            </w:r>
            <w:r w:rsidRPr="00C21CB7">
              <w:rPr>
                <w:rFonts w:ascii="Arial" w:hAnsi="Arial" w:cs="Arial"/>
                <w:sz w:val="18"/>
                <w:szCs w:val="18"/>
              </w:rPr>
              <w:t xml:space="preserve"> (0</w:t>
            </w:r>
            <w:r w:rsidR="00EA0F0F">
              <w:rPr>
                <w:rFonts w:ascii="Arial" w:hAnsi="Arial" w:cs="Arial"/>
                <w:sz w:val="18"/>
                <w:szCs w:val="18"/>
              </w:rPr>
              <w:t>.00–</w:t>
            </w:r>
            <w:r w:rsidRPr="00C21CB7">
              <w:rPr>
                <w:rFonts w:ascii="Arial" w:hAnsi="Arial" w:cs="Arial"/>
                <w:sz w:val="18"/>
                <w:szCs w:val="18"/>
              </w:rPr>
              <w:t>5.28)</w:t>
            </w:r>
          </w:p>
        </w:tc>
        <w:tc>
          <w:tcPr>
            <w:tcW w:w="2640" w:type="dxa"/>
            <w:shd w:val="clear" w:color="auto" w:fill="auto"/>
            <w:noWrap/>
            <w:tcMar>
              <w:top w:w="80" w:type="dxa"/>
              <w:bottom w:w="80" w:type="dxa"/>
            </w:tcMar>
            <w:vAlign w:val="center"/>
            <w:hideMark/>
          </w:tcPr>
          <w:p w14:paraId="661D1DCE" w14:textId="01035747" w:rsidR="0066701B" w:rsidRPr="00C21CB7" w:rsidRDefault="0066701B" w:rsidP="0066701B">
            <w:pPr>
              <w:jc w:val="center"/>
              <w:rPr>
                <w:rFonts w:ascii="Arial" w:hAnsi="Arial" w:cs="Arial"/>
                <w:sz w:val="18"/>
                <w:szCs w:val="18"/>
              </w:rPr>
            </w:pPr>
            <w:r>
              <w:rPr>
                <w:rFonts w:ascii="Arial" w:hAnsi="Arial" w:cs="Arial"/>
                <w:sz w:val="18"/>
                <w:szCs w:val="18"/>
              </w:rPr>
              <w:t>102.23 ± 15.9</w:t>
            </w:r>
            <w:r w:rsidR="00881A04">
              <w:rPr>
                <w:rFonts w:ascii="Arial" w:hAnsi="Arial" w:cs="Arial"/>
                <w:sz w:val="18"/>
                <w:szCs w:val="18"/>
              </w:rPr>
              <w:t>0</w:t>
            </w:r>
            <w:r w:rsidRPr="00C21CB7">
              <w:rPr>
                <w:rFonts w:ascii="Arial" w:hAnsi="Arial" w:cs="Arial"/>
                <w:sz w:val="18"/>
                <w:szCs w:val="18"/>
              </w:rPr>
              <w:t xml:space="preserve"> (0</w:t>
            </w:r>
            <w:r w:rsidR="00EA0F0F">
              <w:rPr>
                <w:rFonts w:ascii="Arial" w:hAnsi="Arial" w:cs="Arial"/>
                <w:sz w:val="18"/>
                <w:szCs w:val="18"/>
              </w:rPr>
              <w:t>.00–</w:t>
            </w:r>
            <w:r w:rsidRPr="00C21CB7">
              <w:rPr>
                <w:rFonts w:ascii="Arial" w:hAnsi="Arial" w:cs="Arial"/>
                <w:sz w:val="18"/>
                <w:szCs w:val="18"/>
              </w:rPr>
              <w:t>430</w:t>
            </w:r>
            <w:r w:rsidR="00EA0F0F">
              <w:rPr>
                <w:rFonts w:ascii="Arial" w:hAnsi="Arial" w:cs="Arial"/>
                <w:sz w:val="18"/>
                <w:szCs w:val="18"/>
              </w:rPr>
              <w:t>.00</w:t>
            </w:r>
            <w:r w:rsidRPr="00C21CB7">
              <w:rPr>
                <w:rFonts w:ascii="Arial" w:hAnsi="Arial" w:cs="Arial"/>
                <w:sz w:val="18"/>
                <w:szCs w:val="18"/>
              </w:rPr>
              <w:t>)</w:t>
            </w:r>
          </w:p>
        </w:tc>
      </w:tr>
      <w:tr w:rsidR="0066701B" w:rsidRPr="00C21CB7" w14:paraId="6892735B" w14:textId="77777777" w:rsidTr="00881A04">
        <w:trPr>
          <w:jc w:val="center"/>
        </w:trPr>
        <w:tc>
          <w:tcPr>
            <w:tcW w:w="1905" w:type="dxa"/>
            <w:shd w:val="clear" w:color="auto" w:fill="auto"/>
            <w:tcMar>
              <w:top w:w="80" w:type="dxa"/>
              <w:bottom w:w="80" w:type="dxa"/>
            </w:tcMar>
            <w:vAlign w:val="center"/>
            <w:hideMark/>
          </w:tcPr>
          <w:p w14:paraId="46FEEB9D" w14:textId="77777777" w:rsidR="0066701B" w:rsidRPr="00C21CB7" w:rsidRDefault="0066701B" w:rsidP="0066701B">
            <w:pPr>
              <w:rPr>
                <w:rFonts w:ascii="Arial" w:hAnsi="Arial" w:cs="Arial"/>
                <w:color w:val="000000"/>
                <w:sz w:val="18"/>
                <w:szCs w:val="18"/>
              </w:rPr>
            </w:pPr>
            <w:r w:rsidRPr="00C21CB7">
              <w:rPr>
                <w:rFonts w:ascii="Arial" w:hAnsi="Arial" w:cs="Arial"/>
                <w:color w:val="000000"/>
                <w:sz w:val="18"/>
                <w:szCs w:val="18"/>
              </w:rPr>
              <w:t>Regional Park Moabi</w:t>
            </w:r>
          </w:p>
        </w:tc>
        <w:tc>
          <w:tcPr>
            <w:tcW w:w="1350" w:type="dxa"/>
            <w:shd w:val="clear" w:color="auto" w:fill="auto"/>
            <w:noWrap/>
            <w:tcMar>
              <w:top w:w="80" w:type="dxa"/>
              <w:bottom w:w="80" w:type="dxa"/>
            </w:tcMar>
            <w:vAlign w:val="center"/>
            <w:hideMark/>
          </w:tcPr>
          <w:p w14:paraId="3CA1B742" w14:textId="77777777" w:rsidR="0066701B" w:rsidRPr="00C21CB7" w:rsidRDefault="0066701B" w:rsidP="0066701B">
            <w:pPr>
              <w:rPr>
                <w:rFonts w:ascii="Arial" w:hAnsi="Arial" w:cs="Arial"/>
                <w:color w:val="000000"/>
                <w:sz w:val="18"/>
                <w:szCs w:val="18"/>
              </w:rPr>
            </w:pPr>
            <w:r w:rsidRPr="00C21CB7">
              <w:rPr>
                <w:rFonts w:ascii="Arial" w:hAnsi="Arial" w:cs="Arial"/>
                <w:color w:val="000000"/>
                <w:sz w:val="18"/>
                <w:szCs w:val="18"/>
              </w:rPr>
              <w:t>Spring 2015</w:t>
            </w:r>
          </w:p>
        </w:tc>
        <w:tc>
          <w:tcPr>
            <w:tcW w:w="517" w:type="dxa"/>
            <w:tcMar>
              <w:top w:w="80" w:type="dxa"/>
              <w:bottom w:w="80" w:type="dxa"/>
            </w:tcMar>
            <w:vAlign w:val="center"/>
          </w:tcPr>
          <w:p w14:paraId="230034EC" w14:textId="77777777" w:rsidR="0066701B" w:rsidRPr="00C21CB7" w:rsidRDefault="0066701B" w:rsidP="0066701B">
            <w:pPr>
              <w:jc w:val="center"/>
              <w:rPr>
                <w:rFonts w:ascii="Arial" w:hAnsi="Arial" w:cs="Arial"/>
                <w:sz w:val="18"/>
                <w:szCs w:val="18"/>
              </w:rPr>
            </w:pPr>
            <w:r>
              <w:rPr>
                <w:rFonts w:ascii="Arial" w:hAnsi="Arial" w:cs="Arial"/>
                <w:color w:val="000000"/>
                <w:sz w:val="18"/>
                <w:szCs w:val="18"/>
              </w:rPr>
              <w:t>14</w:t>
            </w:r>
          </w:p>
        </w:tc>
        <w:tc>
          <w:tcPr>
            <w:tcW w:w="2456" w:type="dxa"/>
            <w:shd w:val="clear" w:color="auto" w:fill="auto"/>
            <w:noWrap/>
            <w:tcMar>
              <w:top w:w="80" w:type="dxa"/>
              <w:bottom w:w="80" w:type="dxa"/>
            </w:tcMar>
            <w:vAlign w:val="center"/>
            <w:hideMark/>
          </w:tcPr>
          <w:p w14:paraId="59FB0252" w14:textId="1B32937A" w:rsidR="0066701B" w:rsidRPr="00C21CB7" w:rsidRDefault="0066701B" w:rsidP="0066701B">
            <w:pPr>
              <w:jc w:val="center"/>
              <w:rPr>
                <w:rFonts w:ascii="Arial" w:hAnsi="Arial" w:cs="Arial"/>
                <w:sz w:val="18"/>
                <w:szCs w:val="18"/>
              </w:rPr>
            </w:pPr>
            <w:r>
              <w:rPr>
                <w:rFonts w:ascii="Arial" w:hAnsi="Arial" w:cs="Arial"/>
                <w:sz w:val="18"/>
                <w:szCs w:val="18"/>
              </w:rPr>
              <w:t>19.9</w:t>
            </w:r>
            <w:r w:rsidR="00881A04">
              <w:rPr>
                <w:rFonts w:ascii="Arial" w:hAnsi="Arial" w:cs="Arial"/>
                <w:sz w:val="18"/>
                <w:szCs w:val="18"/>
              </w:rPr>
              <w:t>0</w:t>
            </w:r>
            <w:r>
              <w:rPr>
                <w:rFonts w:ascii="Arial" w:hAnsi="Arial" w:cs="Arial"/>
                <w:sz w:val="18"/>
                <w:szCs w:val="18"/>
              </w:rPr>
              <w:t xml:space="preserve"> ± 0.19</w:t>
            </w:r>
            <w:r w:rsidRPr="00C21CB7">
              <w:rPr>
                <w:rFonts w:ascii="Arial" w:hAnsi="Arial" w:cs="Arial"/>
                <w:sz w:val="18"/>
                <w:szCs w:val="18"/>
              </w:rPr>
              <w:t xml:space="preserve"> (15.3</w:t>
            </w:r>
            <w:r w:rsidR="00EA0F0F">
              <w:rPr>
                <w:rFonts w:ascii="Arial" w:hAnsi="Arial" w:cs="Arial"/>
                <w:sz w:val="18"/>
                <w:szCs w:val="18"/>
              </w:rPr>
              <w:t>0–</w:t>
            </w:r>
            <w:r w:rsidRPr="00C21CB7">
              <w:rPr>
                <w:rFonts w:ascii="Arial" w:hAnsi="Arial" w:cs="Arial"/>
                <w:sz w:val="18"/>
                <w:szCs w:val="18"/>
              </w:rPr>
              <w:t>23.8</w:t>
            </w:r>
            <w:r w:rsidR="00EA0F0F">
              <w:rPr>
                <w:rFonts w:ascii="Arial" w:hAnsi="Arial" w:cs="Arial"/>
                <w:sz w:val="18"/>
                <w:szCs w:val="18"/>
              </w:rPr>
              <w:t>0</w:t>
            </w:r>
            <w:r w:rsidRPr="00C21CB7">
              <w:rPr>
                <w:rFonts w:ascii="Arial" w:hAnsi="Arial" w:cs="Arial"/>
                <w:sz w:val="18"/>
                <w:szCs w:val="18"/>
              </w:rPr>
              <w:t>)</w:t>
            </w:r>
          </w:p>
        </w:tc>
        <w:tc>
          <w:tcPr>
            <w:tcW w:w="2342" w:type="dxa"/>
            <w:shd w:val="clear" w:color="auto" w:fill="auto"/>
            <w:noWrap/>
            <w:tcMar>
              <w:top w:w="80" w:type="dxa"/>
              <w:bottom w:w="80" w:type="dxa"/>
            </w:tcMar>
            <w:vAlign w:val="center"/>
            <w:hideMark/>
          </w:tcPr>
          <w:p w14:paraId="0D94F3A9" w14:textId="41E5F183" w:rsidR="0066701B" w:rsidRPr="00C21CB7" w:rsidRDefault="0066701B" w:rsidP="0066701B">
            <w:pPr>
              <w:jc w:val="center"/>
              <w:rPr>
                <w:rFonts w:ascii="Arial" w:hAnsi="Arial" w:cs="Arial"/>
                <w:sz w:val="18"/>
                <w:szCs w:val="18"/>
              </w:rPr>
            </w:pPr>
            <w:r>
              <w:rPr>
                <w:rFonts w:ascii="Arial" w:hAnsi="Arial" w:cs="Arial"/>
                <w:sz w:val="18"/>
                <w:szCs w:val="18"/>
              </w:rPr>
              <w:t>2.63 ± 0.08</w:t>
            </w:r>
            <w:r w:rsidRPr="00C21CB7">
              <w:rPr>
                <w:rFonts w:ascii="Arial" w:hAnsi="Arial" w:cs="Arial"/>
                <w:sz w:val="18"/>
                <w:szCs w:val="18"/>
              </w:rPr>
              <w:t xml:space="preserve"> (0.8</w:t>
            </w:r>
            <w:r w:rsidR="00EA0F0F">
              <w:rPr>
                <w:rFonts w:ascii="Arial" w:hAnsi="Arial" w:cs="Arial"/>
                <w:sz w:val="18"/>
                <w:szCs w:val="18"/>
              </w:rPr>
              <w:t>0–</w:t>
            </w:r>
            <w:r w:rsidRPr="00C21CB7">
              <w:rPr>
                <w:rFonts w:ascii="Arial" w:hAnsi="Arial" w:cs="Arial"/>
                <w:sz w:val="18"/>
                <w:szCs w:val="18"/>
              </w:rPr>
              <w:t>4.2</w:t>
            </w:r>
            <w:r w:rsidR="00EA0F0F">
              <w:rPr>
                <w:rFonts w:ascii="Arial" w:hAnsi="Arial" w:cs="Arial"/>
                <w:sz w:val="18"/>
                <w:szCs w:val="18"/>
              </w:rPr>
              <w:t>0</w:t>
            </w:r>
            <w:r w:rsidRPr="00C21CB7">
              <w:rPr>
                <w:rFonts w:ascii="Arial" w:hAnsi="Arial" w:cs="Arial"/>
                <w:sz w:val="18"/>
                <w:szCs w:val="18"/>
              </w:rPr>
              <w:t>)</w:t>
            </w:r>
          </w:p>
        </w:tc>
        <w:tc>
          <w:tcPr>
            <w:tcW w:w="2160" w:type="dxa"/>
            <w:shd w:val="clear" w:color="auto" w:fill="auto"/>
            <w:noWrap/>
            <w:tcMar>
              <w:top w:w="80" w:type="dxa"/>
              <w:bottom w:w="80" w:type="dxa"/>
            </w:tcMar>
            <w:vAlign w:val="center"/>
            <w:hideMark/>
          </w:tcPr>
          <w:p w14:paraId="26545524" w14:textId="59CB391F" w:rsidR="0066701B" w:rsidRPr="00C21CB7" w:rsidRDefault="0066701B" w:rsidP="0066701B">
            <w:pPr>
              <w:jc w:val="center"/>
              <w:rPr>
                <w:rFonts w:ascii="Arial" w:hAnsi="Arial" w:cs="Arial"/>
                <w:sz w:val="18"/>
                <w:szCs w:val="18"/>
              </w:rPr>
            </w:pPr>
            <w:r w:rsidRPr="00C21CB7">
              <w:rPr>
                <w:rFonts w:ascii="Arial" w:hAnsi="Arial" w:cs="Arial"/>
                <w:sz w:val="18"/>
                <w:szCs w:val="18"/>
              </w:rPr>
              <w:t xml:space="preserve">2.78 ± </w:t>
            </w:r>
            <w:r>
              <w:rPr>
                <w:rFonts w:ascii="Arial" w:hAnsi="Arial" w:cs="Arial"/>
                <w:sz w:val="18"/>
                <w:szCs w:val="18"/>
              </w:rPr>
              <w:t>0.10</w:t>
            </w:r>
            <w:r w:rsidR="00EA0F0F">
              <w:rPr>
                <w:rFonts w:ascii="Arial" w:hAnsi="Arial" w:cs="Arial"/>
                <w:sz w:val="18"/>
                <w:szCs w:val="18"/>
              </w:rPr>
              <w:t xml:space="preserve"> (0.16–</w:t>
            </w:r>
            <w:r w:rsidRPr="00C21CB7">
              <w:rPr>
                <w:rFonts w:ascii="Arial" w:hAnsi="Arial" w:cs="Arial"/>
                <w:sz w:val="18"/>
                <w:szCs w:val="18"/>
              </w:rPr>
              <w:t>5.81)</w:t>
            </w:r>
          </w:p>
        </w:tc>
        <w:tc>
          <w:tcPr>
            <w:tcW w:w="2640" w:type="dxa"/>
            <w:shd w:val="clear" w:color="auto" w:fill="auto"/>
            <w:noWrap/>
            <w:tcMar>
              <w:top w:w="80" w:type="dxa"/>
              <w:bottom w:w="80" w:type="dxa"/>
            </w:tcMar>
            <w:vAlign w:val="center"/>
            <w:hideMark/>
          </w:tcPr>
          <w:p w14:paraId="0C530924" w14:textId="16A6639C" w:rsidR="0066701B" w:rsidRPr="00C21CB7" w:rsidRDefault="0066701B" w:rsidP="0066701B">
            <w:pPr>
              <w:jc w:val="center"/>
              <w:rPr>
                <w:rFonts w:ascii="Arial" w:hAnsi="Arial" w:cs="Arial"/>
                <w:sz w:val="18"/>
                <w:szCs w:val="18"/>
              </w:rPr>
            </w:pPr>
            <w:r>
              <w:rPr>
                <w:rFonts w:ascii="Arial" w:hAnsi="Arial" w:cs="Arial"/>
                <w:sz w:val="18"/>
                <w:szCs w:val="18"/>
              </w:rPr>
              <w:t>16.18 ± 1.51</w:t>
            </w:r>
            <w:r w:rsidRPr="00C21CB7">
              <w:rPr>
                <w:rFonts w:ascii="Arial" w:hAnsi="Arial" w:cs="Arial"/>
                <w:sz w:val="18"/>
                <w:szCs w:val="18"/>
              </w:rPr>
              <w:t xml:space="preserve"> (1</w:t>
            </w:r>
            <w:r w:rsidR="00EA0F0F">
              <w:rPr>
                <w:rFonts w:ascii="Arial" w:hAnsi="Arial" w:cs="Arial"/>
                <w:sz w:val="18"/>
                <w:szCs w:val="18"/>
              </w:rPr>
              <w:t>.0</w:t>
            </w:r>
            <w:r w:rsidR="00881A04">
              <w:rPr>
                <w:rFonts w:ascii="Arial" w:hAnsi="Arial" w:cs="Arial"/>
                <w:sz w:val="18"/>
                <w:szCs w:val="18"/>
              </w:rPr>
              <w:t>0</w:t>
            </w:r>
            <w:r w:rsidR="00EA0F0F">
              <w:rPr>
                <w:rFonts w:ascii="Arial" w:hAnsi="Arial" w:cs="Arial"/>
                <w:sz w:val="18"/>
                <w:szCs w:val="18"/>
              </w:rPr>
              <w:t>–</w:t>
            </w:r>
            <w:r w:rsidRPr="00C21CB7">
              <w:rPr>
                <w:rFonts w:ascii="Arial" w:hAnsi="Arial" w:cs="Arial"/>
                <w:sz w:val="18"/>
                <w:szCs w:val="18"/>
              </w:rPr>
              <w:t>60</w:t>
            </w:r>
            <w:r w:rsidR="00EA0F0F">
              <w:rPr>
                <w:rFonts w:ascii="Arial" w:hAnsi="Arial" w:cs="Arial"/>
                <w:sz w:val="18"/>
                <w:szCs w:val="18"/>
              </w:rPr>
              <w:t>.00</w:t>
            </w:r>
            <w:r w:rsidRPr="00C21CB7">
              <w:rPr>
                <w:rFonts w:ascii="Arial" w:hAnsi="Arial" w:cs="Arial"/>
                <w:sz w:val="18"/>
                <w:szCs w:val="18"/>
              </w:rPr>
              <w:t>)</w:t>
            </w:r>
          </w:p>
        </w:tc>
      </w:tr>
      <w:tr w:rsidR="0066701B" w:rsidRPr="00C21CB7" w14:paraId="219F7945" w14:textId="77777777" w:rsidTr="00881A04">
        <w:trPr>
          <w:jc w:val="center"/>
        </w:trPr>
        <w:tc>
          <w:tcPr>
            <w:tcW w:w="1905" w:type="dxa"/>
            <w:tcBorders>
              <w:bottom w:val="single" w:sz="4" w:space="0" w:color="auto"/>
            </w:tcBorders>
            <w:shd w:val="clear" w:color="auto" w:fill="auto"/>
            <w:tcMar>
              <w:top w:w="80" w:type="dxa"/>
              <w:bottom w:w="80" w:type="dxa"/>
            </w:tcMar>
            <w:vAlign w:val="center"/>
            <w:hideMark/>
          </w:tcPr>
          <w:p w14:paraId="55605C9F" w14:textId="77777777" w:rsidR="0066701B" w:rsidRPr="00C21CB7" w:rsidRDefault="0066701B" w:rsidP="0066701B">
            <w:pPr>
              <w:rPr>
                <w:rFonts w:ascii="Arial" w:hAnsi="Arial" w:cs="Arial"/>
                <w:color w:val="000000"/>
                <w:sz w:val="18"/>
                <w:szCs w:val="18"/>
              </w:rPr>
            </w:pPr>
            <w:r w:rsidRPr="00EA3E66">
              <w:rPr>
                <w:rFonts w:ascii="Arial" w:hAnsi="Arial" w:cs="Arial"/>
                <w:color w:val="000000"/>
                <w:sz w:val="18"/>
                <w:szCs w:val="18"/>
              </w:rPr>
              <w:t>Laughlin</w:t>
            </w:r>
            <w:r w:rsidRPr="00C21CB7">
              <w:rPr>
                <w:rFonts w:ascii="Arial" w:hAnsi="Arial" w:cs="Arial"/>
                <w:color w:val="000000"/>
                <w:sz w:val="18"/>
                <w:szCs w:val="18"/>
              </w:rPr>
              <w:t xml:space="preserve"> Lagoon</w:t>
            </w:r>
          </w:p>
        </w:tc>
        <w:tc>
          <w:tcPr>
            <w:tcW w:w="1350" w:type="dxa"/>
            <w:tcBorders>
              <w:bottom w:val="single" w:sz="4" w:space="0" w:color="auto"/>
            </w:tcBorders>
            <w:shd w:val="clear" w:color="auto" w:fill="auto"/>
            <w:noWrap/>
            <w:tcMar>
              <w:top w:w="80" w:type="dxa"/>
              <w:bottom w:w="80" w:type="dxa"/>
            </w:tcMar>
            <w:vAlign w:val="center"/>
            <w:hideMark/>
          </w:tcPr>
          <w:p w14:paraId="6CCE358C" w14:textId="77777777" w:rsidR="0066701B" w:rsidRPr="00C21CB7" w:rsidRDefault="0066701B" w:rsidP="0066701B">
            <w:pPr>
              <w:rPr>
                <w:rFonts w:ascii="Arial" w:hAnsi="Arial" w:cs="Arial"/>
                <w:color w:val="000000"/>
                <w:sz w:val="18"/>
                <w:szCs w:val="18"/>
              </w:rPr>
            </w:pPr>
            <w:r w:rsidRPr="00C21CB7">
              <w:rPr>
                <w:rFonts w:ascii="Arial" w:hAnsi="Arial" w:cs="Arial"/>
                <w:color w:val="000000"/>
                <w:sz w:val="18"/>
                <w:szCs w:val="18"/>
              </w:rPr>
              <w:t>Winter 2015</w:t>
            </w:r>
          </w:p>
        </w:tc>
        <w:tc>
          <w:tcPr>
            <w:tcW w:w="517" w:type="dxa"/>
            <w:tcBorders>
              <w:bottom w:val="single" w:sz="4" w:space="0" w:color="auto"/>
            </w:tcBorders>
            <w:tcMar>
              <w:top w:w="80" w:type="dxa"/>
              <w:bottom w:w="80" w:type="dxa"/>
            </w:tcMar>
            <w:vAlign w:val="center"/>
          </w:tcPr>
          <w:p w14:paraId="3DE92A61" w14:textId="77777777" w:rsidR="0066701B" w:rsidRPr="00C21CB7" w:rsidRDefault="0066701B" w:rsidP="0066701B">
            <w:pPr>
              <w:jc w:val="center"/>
              <w:rPr>
                <w:rFonts w:ascii="Arial" w:hAnsi="Arial" w:cs="Arial"/>
                <w:sz w:val="18"/>
                <w:szCs w:val="18"/>
              </w:rPr>
            </w:pPr>
            <w:r>
              <w:rPr>
                <w:rFonts w:ascii="Arial" w:hAnsi="Arial" w:cs="Arial"/>
                <w:color w:val="000000"/>
                <w:sz w:val="18"/>
                <w:szCs w:val="18"/>
              </w:rPr>
              <w:t>24</w:t>
            </w:r>
          </w:p>
        </w:tc>
        <w:tc>
          <w:tcPr>
            <w:tcW w:w="2456" w:type="dxa"/>
            <w:tcBorders>
              <w:bottom w:val="single" w:sz="4" w:space="0" w:color="auto"/>
            </w:tcBorders>
            <w:shd w:val="clear" w:color="auto" w:fill="auto"/>
            <w:noWrap/>
            <w:tcMar>
              <w:top w:w="80" w:type="dxa"/>
              <w:bottom w:w="80" w:type="dxa"/>
            </w:tcMar>
            <w:vAlign w:val="center"/>
            <w:hideMark/>
          </w:tcPr>
          <w:p w14:paraId="350BA215" w14:textId="7E506DF5" w:rsidR="0066701B" w:rsidRPr="00C21CB7" w:rsidRDefault="0066701B" w:rsidP="0066701B">
            <w:pPr>
              <w:jc w:val="center"/>
              <w:rPr>
                <w:rFonts w:ascii="Arial" w:hAnsi="Arial" w:cs="Arial"/>
                <w:sz w:val="18"/>
                <w:szCs w:val="18"/>
              </w:rPr>
            </w:pPr>
            <w:r>
              <w:rPr>
                <w:rFonts w:ascii="Arial" w:hAnsi="Arial" w:cs="Arial"/>
                <w:sz w:val="18"/>
                <w:szCs w:val="18"/>
              </w:rPr>
              <w:t>12.6</w:t>
            </w:r>
            <w:r w:rsidR="00881A04">
              <w:rPr>
                <w:rFonts w:ascii="Arial" w:hAnsi="Arial" w:cs="Arial"/>
                <w:sz w:val="18"/>
                <w:szCs w:val="18"/>
              </w:rPr>
              <w:t>0</w:t>
            </w:r>
            <w:r>
              <w:rPr>
                <w:rFonts w:ascii="Arial" w:hAnsi="Arial" w:cs="Arial"/>
                <w:sz w:val="18"/>
                <w:szCs w:val="18"/>
              </w:rPr>
              <w:t xml:space="preserve"> ± 0.52</w:t>
            </w:r>
            <w:r w:rsidRPr="00C21CB7">
              <w:rPr>
                <w:rFonts w:ascii="Arial" w:hAnsi="Arial" w:cs="Arial"/>
                <w:sz w:val="18"/>
                <w:szCs w:val="18"/>
              </w:rPr>
              <w:t xml:space="preserve"> (5</w:t>
            </w:r>
            <w:r w:rsidR="00EA0F0F">
              <w:rPr>
                <w:rFonts w:ascii="Arial" w:hAnsi="Arial" w:cs="Arial"/>
                <w:sz w:val="18"/>
                <w:szCs w:val="18"/>
              </w:rPr>
              <w:t>.00–</w:t>
            </w:r>
            <w:r w:rsidRPr="00C21CB7">
              <w:rPr>
                <w:rFonts w:ascii="Arial" w:hAnsi="Arial" w:cs="Arial"/>
                <w:sz w:val="18"/>
                <w:szCs w:val="18"/>
              </w:rPr>
              <w:t>29</w:t>
            </w:r>
            <w:r w:rsidR="00EA0F0F">
              <w:rPr>
                <w:rFonts w:ascii="Arial" w:hAnsi="Arial" w:cs="Arial"/>
                <w:sz w:val="18"/>
                <w:szCs w:val="18"/>
              </w:rPr>
              <w:t>.00</w:t>
            </w:r>
            <w:r w:rsidRPr="00C21CB7">
              <w:rPr>
                <w:rFonts w:ascii="Arial" w:hAnsi="Arial" w:cs="Arial"/>
                <w:sz w:val="18"/>
                <w:szCs w:val="18"/>
              </w:rPr>
              <w:t>)</w:t>
            </w:r>
          </w:p>
        </w:tc>
        <w:tc>
          <w:tcPr>
            <w:tcW w:w="2342" w:type="dxa"/>
            <w:tcBorders>
              <w:bottom w:val="single" w:sz="4" w:space="0" w:color="auto"/>
            </w:tcBorders>
            <w:shd w:val="clear" w:color="auto" w:fill="auto"/>
            <w:noWrap/>
            <w:tcMar>
              <w:top w:w="80" w:type="dxa"/>
              <w:bottom w:w="80" w:type="dxa"/>
            </w:tcMar>
            <w:vAlign w:val="center"/>
            <w:hideMark/>
          </w:tcPr>
          <w:p w14:paraId="1A55C71D" w14:textId="4DADFE52" w:rsidR="0066701B" w:rsidRPr="00C21CB7" w:rsidRDefault="0066701B" w:rsidP="0066701B">
            <w:pPr>
              <w:jc w:val="center"/>
              <w:rPr>
                <w:rFonts w:ascii="Arial" w:hAnsi="Arial" w:cs="Arial"/>
                <w:sz w:val="18"/>
                <w:szCs w:val="18"/>
              </w:rPr>
            </w:pPr>
            <w:r>
              <w:rPr>
                <w:rFonts w:ascii="Arial" w:hAnsi="Arial" w:cs="Arial"/>
                <w:sz w:val="18"/>
                <w:szCs w:val="18"/>
              </w:rPr>
              <w:t>1.57 ± 0.07</w:t>
            </w:r>
            <w:r w:rsidR="00EA0F0F">
              <w:rPr>
                <w:rFonts w:ascii="Arial" w:hAnsi="Arial" w:cs="Arial"/>
                <w:sz w:val="18"/>
                <w:szCs w:val="18"/>
              </w:rPr>
              <w:t xml:space="preserve"> (0.07–</w:t>
            </w:r>
            <w:r w:rsidRPr="00C21CB7">
              <w:rPr>
                <w:rFonts w:ascii="Arial" w:hAnsi="Arial" w:cs="Arial"/>
                <w:sz w:val="18"/>
                <w:szCs w:val="18"/>
              </w:rPr>
              <w:t>3</w:t>
            </w:r>
            <w:r w:rsidR="00EA0F0F">
              <w:rPr>
                <w:rFonts w:ascii="Arial" w:hAnsi="Arial" w:cs="Arial"/>
                <w:sz w:val="18"/>
                <w:szCs w:val="18"/>
              </w:rPr>
              <w:t>.00</w:t>
            </w:r>
            <w:r w:rsidRPr="00C21CB7">
              <w:rPr>
                <w:rFonts w:ascii="Arial" w:hAnsi="Arial" w:cs="Arial"/>
                <w:sz w:val="18"/>
                <w:szCs w:val="18"/>
              </w:rPr>
              <w:t>)</w:t>
            </w:r>
          </w:p>
        </w:tc>
        <w:tc>
          <w:tcPr>
            <w:tcW w:w="2160" w:type="dxa"/>
            <w:tcBorders>
              <w:bottom w:val="single" w:sz="4" w:space="0" w:color="auto"/>
            </w:tcBorders>
            <w:shd w:val="clear" w:color="auto" w:fill="auto"/>
            <w:noWrap/>
            <w:tcMar>
              <w:top w:w="80" w:type="dxa"/>
              <w:bottom w:w="80" w:type="dxa"/>
            </w:tcMar>
            <w:vAlign w:val="center"/>
            <w:hideMark/>
          </w:tcPr>
          <w:p w14:paraId="67C461F3" w14:textId="5051E34D" w:rsidR="0066701B" w:rsidRPr="00C21CB7" w:rsidRDefault="0066701B" w:rsidP="0066701B">
            <w:pPr>
              <w:jc w:val="center"/>
              <w:rPr>
                <w:rFonts w:ascii="Arial" w:hAnsi="Arial" w:cs="Arial"/>
                <w:sz w:val="18"/>
                <w:szCs w:val="18"/>
              </w:rPr>
            </w:pPr>
            <w:commentRangeStart w:id="358"/>
            <w:r>
              <w:rPr>
                <w:rFonts w:ascii="Arial" w:hAnsi="Arial" w:cs="Arial"/>
                <w:sz w:val="18"/>
                <w:szCs w:val="18"/>
              </w:rPr>
              <w:t>1.84 ± 0.12</w:t>
            </w:r>
            <w:r w:rsidRPr="00C21CB7">
              <w:rPr>
                <w:rFonts w:ascii="Arial" w:hAnsi="Arial" w:cs="Arial"/>
                <w:sz w:val="18"/>
                <w:szCs w:val="18"/>
              </w:rPr>
              <w:t xml:space="preserve"> (</w:t>
            </w:r>
            <w:del w:id="359" w:author="Brian Kesner" w:date="2016-09-03T11:50:00Z">
              <w:r w:rsidRPr="00C21CB7" w:rsidDel="008C30BB">
                <w:rPr>
                  <w:rFonts w:ascii="Arial" w:hAnsi="Arial" w:cs="Arial"/>
                  <w:sz w:val="18"/>
                  <w:szCs w:val="18"/>
                </w:rPr>
                <w:delText>-</w:delText>
              </w:r>
            </w:del>
            <w:r w:rsidRPr="00C21CB7">
              <w:rPr>
                <w:rFonts w:ascii="Arial" w:hAnsi="Arial" w:cs="Arial"/>
                <w:sz w:val="18"/>
                <w:szCs w:val="18"/>
              </w:rPr>
              <w:t>0.</w:t>
            </w:r>
            <w:ins w:id="360" w:author="Brian Kesner" w:date="2016-09-03T11:50:00Z">
              <w:r w:rsidR="008C30BB">
                <w:rPr>
                  <w:rFonts w:ascii="Arial" w:hAnsi="Arial" w:cs="Arial"/>
                  <w:sz w:val="18"/>
                  <w:szCs w:val="18"/>
                </w:rPr>
                <w:t>0</w:t>
              </w:r>
            </w:ins>
            <w:del w:id="361" w:author="Brian Kesner" w:date="2016-09-03T11:50:00Z">
              <w:r w:rsidRPr="00C21CB7" w:rsidDel="008C30BB">
                <w:rPr>
                  <w:rFonts w:ascii="Arial" w:hAnsi="Arial" w:cs="Arial"/>
                  <w:sz w:val="18"/>
                  <w:szCs w:val="18"/>
                </w:rPr>
                <w:delText>5</w:delText>
              </w:r>
            </w:del>
            <w:r w:rsidR="00EA0F0F">
              <w:rPr>
                <w:rFonts w:ascii="Arial" w:hAnsi="Arial" w:cs="Arial"/>
                <w:sz w:val="18"/>
                <w:szCs w:val="18"/>
              </w:rPr>
              <w:t>0–</w:t>
            </w:r>
            <w:r w:rsidRPr="00C21CB7">
              <w:rPr>
                <w:rFonts w:ascii="Arial" w:hAnsi="Arial" w:cs="Arial"/>
                <w:sz w:val="18"/>
                <w:szCs w:val="18"/>
              </w:rPr>
              <w:t>4.64)</w:t>
            </w:r>
            <w:commentRangeEnd w:id="358"/>
            <w:r w:rsidR="008C30BB">
              <w:rPr>
                <w:rStyle w:val="CommentReference"/>
              </w:rPr>
              <w:commentReference w:id="358"/>
            </w:r>
          </w:p>
        </w:tc>
        <w:tc>
          <w:tcPr>
            <w:tcW w:w="2640" w:type="dxa"/>
            <w:tcBorders>
              <w:bottom w:val="single" w:sz="4" w:space="0" w:color="auto"/>
            </w:tcBorders>
            <w:shd w:val="clear" w:color="auto" w:fill="auto"/>
            <w:noWrap/>
            <w:tcMar>
              <w:top w:w="80" w:type="dxa"/>
              <w:bottom w:w="80" w:type="dxa"/>
            </w:tcMar>
            <w:vAlign w:val="center"/>
            <w:hideMark/>
          </w:tcPr>
          <w:p w14:paraId="73EE8CE1" w14:textId="430A6434" w:rsidR="0066701B" w:rsidRPr="00C21CB7" w:rsidRDefault="0066701B" w:rsidP="0066701B">
            <w:pPr>
              <w:jc w:val="center"/>
              <w:rPr>
                <w:rFonts w:ascii="Arial" w:hAnsi="Arial" w:cs="Arial"/>
                <w:sz w:val="18"/>
                <w:szCs w:val="18"/>
              </w:rPr>
            </w:pPr>
            <w:r>
              <w:rPr>
                <w:rFonts w:ascii="Arial" w:hAnsi="Arial" w:cs="Arial"/>
                <w:sz w:val="18"/>
                <w:szCs w:val="18"/>
              </w:rPr>
              <w:t>9.88 ± 0.91</w:t>
            </w:r>
            <w:r w:rsidRPr="00C21CB7">
              <w:rPr>
                <w:rFonts w:ascii="Arial" w:hAnsi="Arial" w:cs="Arial"/>
                <w:sz w:val="18"/>
                <w:szCs w:val="18"/>
              </w:rPr>
              <w:t xml:space="preserve"> (0</w:t>
            </w:r>
            <w:r w:rsidR="00EA0F0F">
              <w:rPr>
                <w:rFonts w:ascii="Arial" w:hAnsi="Arial" w:cs="Arial"/>
                <w:sz w:val="18"/>
                <w:szCs w:val="18"/>
              </w:rPr>
              <w:t>.00–</w:t>
            </w:r>
            <w:r w:rsidRPr="00C21CB7">
              <w:rPr>
                <w:rFonts w:ascii="Arial" w:hAnsi="Arial" w:cs="Arial"/>
                <w:sz w:val="18"/>
                <w:szCs w:val="18"/>
              </w:rPr>
              <w:t>20</w:t>
            </w:r>
            <w:r w:rsidR="00EA0F0F">
              <w:rPr>
                <w:rFonts w:ascii="Arial" w:hAnsi="Arial" w:cs="Arial"/>
                <w:sz w:val="18"/>
                <w:szCs w:val="18"/>
              </w:rPr>
              <w:t>.00</w:t>
            </w:r>
            <w:r w:rsidRPr="00C21CB7">
              <w:rPr>
                <w:rFonts w:ascii="Arial" w:hAnsi="Arial" w:cs="Arial"/>
                <w:sz w:val="18"/>
                <w:szCs w:val="18"/>
              </w:rPr>
              <w:t>)</w:t>
            </w:r>
          </w:p>
        </w:tc>
      </w:tr>
      <w:tr w:rsidR="0066701B" w:rsidRPr="00C21CB7" w14:paraId="2FAF7481" w14:textId="77777777" w:rsidTr="00881A04">
        <w:trPr>
          <w:jc w:val="center"/>
        </w:trPr>
        <w:tc>
          <w:tcPr>
            <w:tcW w:w="13370" w:type="dxa"/>
            <w:gridSpan w:val="7"/>
            <w:tcBorders>
              <w:left w:val="nil"/>
              <w:bottom w:val="nil"/>
              <w:right w:val="nil"/>
            </w:tcBorders>
            <w:shd w:val="clear" w:color="auto" w:fill="auto"/>
            <w:tcMar>
              <w:top w:w="80" w:type="dxa"/>
              <w:bottom w:w="80" w:type="dxa"/>
            </w:tcMar>
            <w:vAlign w:val="bottom"/>
          </w:tcPr>
          <w:p w14:paraId="5DB97AF8" w14:textId="2448F519" w:rsidR="0066701B" w:rsidRPr="0066701B" w:rsidRDefault="0080287B" w:rsidP="00035A4B">
            <w:pPr>
              <w:rPr>
                <w:rFonts w:ascii="Arial" w:hAnsi="Arial" w:cs="Arial"/>
                <w:sz w:val="16"/>
                <w:szCs w:val="16"/>
              </w:rPr>
            </w:pPr>
            <w:r>
              <w:rPr>
                <w:rFonts w:ascii="Arial" w:hAnsi="Arial" w:cs="Arial"/>
                <w:sz w:val="16"/>
                <w:szCs w:val="16"/>
              </w:rPr>
              <w:t xml:space="preserve">      </w:t>
            </w:r>
            <w:r w:rsidR="0066701B" w:rsidRPr="0066701B">
              <w:rPr>
                <w:rFonts w:ascii="Arial" w:hAnsi="Arial" w:cs="Arial"/>
                <w:sz w:val="16"/>
                <w:szCs w:val="16"/>
              </w:rPr>
              <w:t xml:space="preserve"> Habitat parameters reported do not include data from dates after which a study fish was determined a mortality</w:t>
            </w:r>
            <w:r w:rsidR="00A96E71">
              <w:rPr>
                <w:rFonts w:ascii="Arial" w:hAnsi="Arial" w:cs="Arial"/>
                <w:sz w:val="16"/>
                <w:szCs w:val="16"/>
              </w:rPr>
              <w:t xml:space="preserve">.  </w:t>
            </w:r>
            <w:r w:rsidR="0066701B" w:rsidRPr="0066701B">
              <w:rPr>
                <w:rFonts w:ascii="Arial" w:hAnsi="Arial" w:cs="Arial"/>
                <w:sz w:val="16"/>
                <w:szCs w:val="16"/>
              </w:rPr>
              <w:t xml:space="preserve">This may not coincide with results from previous </w:t>
            </w:r>
            <w:commentRangeStart w:id="362"/>
            <w:r w:rsidR="0066701B" w:rsidRPr="0066701B">
              <w:rPr>
                <w:rFonts w:ascii="Arial" w:hAnsi="Arial" w:cs="Arial"/>
                <w:sz w:val="16"/>
                <w:szCs w:val="16"/>
              </w:rPr>
              <w:t xml:space="preserve">reports </w:t>
            </w:r>
            <w:r w:rsidR="00035A4B">
              <w:rPr>
                <w:rFonts w:ascii="Arial" w:hAnsi="Arial" w:cs="Arial"/>
                <w:sz w:val="16"/>
                <w:szCs w:val="16"/>
              </w:rPr>
              <w:t>(</w:t>
            </w:r>
            <w:ins w:id="363" w:author="Lantow, Jeffrey C" w:date="2016-08-15T10:21:00Z">
              <w:r w:rsidR="00CA3E62" w:rsidRPr="00CA3E62">
                <w:rPr>
                  <w:rFonts w:ascii="Arial" w:hAnsi="Arial" w:cs="Arial"/>
                  <w:sz w:val="16"/>
                  <w:szCs w:val="16"/>
                </w:rPr>
                <w:fldChar w:fldCharType="begin"/>
              </w:r>
              <w:r w:rsidR="00CA3E62" w:rsidRPr="00CA3E62">
                <w:rPr>
                  <w:rFonts w:ascii="Arial" w:hAnsi="Arial" w:cs="Arial"/>
                  <w:sz w:val="16"/>
                  <w:szCs w:val="16"/>
                </w:rPr>
                <w:instrText>HYPERLINK "http://www.lcrmscp.gov/reports/2013/c39_annrep_2013.pdf"</w:instrText>
              </w:r>
              <w:r w:rsidR="00CA3E62" w:rsidRPr="00CA3E62">
                <w:rPr>
                  <w:rFonts w:ascii="Arial" w:hAnsi="Arial" w:cs="Arial"/>
                  <w:sz w:val="16"/>
                  <w:szCs w:val="16"/>
                </w:rPr>
              </w:r>
              <w:r w:rsidR="00CA3E62" w:rsidRPr="00CA3E62">
                <w:rPr>
                  <w:rFonts w:ascii="Arial" w:hAnsi="Arial" w:cs="Arial"/>
                  <w:sz w:val="16"/>
                  <w:szCs w:val="16"/>
                </w:rPr>
                <w:fldChar w:fldCharType="separate"/>
              </w:r>
              <w:r w:rsidR="00CA3E62" w:rsidRPr="00CA3E62">
                <w:rPr>
                  <w:rStyle w:val="Hyperlink"/>
                  <w:rFonts w:ascii="Arial" w:hAnsi="Arial" w:cs="Arial"/>
                  <w:sz w:val="16"/>
                  <w:szCs w:val="16"/>
                </w:rPr>
                <w:t>C-39 2013 Post-Stocking Distribution and Survival of Bonytail in Reach 3</w:t>
              </w:r>
              <w:r w:rsidR="00CA3E62" w:rsidRPr="00CA3E62">
                <w:rPr>
                  <w:rFonts w:ascii="Arial" w:hAnsi="Arial" w:cs="Arial"/>
                  <w:sz w:val="16"/>
                  <w:szCs w:val="16"/>
                </w:rPr>
                <w:fldChar w:fldCharType="end"/>
              </w:r>
              <w:r w:rsidR="00CA3E62" w:rsidRPr="00CA3E62">
                <w:rPr>
                  <w:rFonts w:ascii="Arial" w:hAnsi="Arial" w:cs="Arial"/>
                  <w:sz w:val="16"/>
                  <w:szCs w:val="16"/>
                </w:rPr>
                <w:t xml:space="preserve">, </w:t>
              </w:r>
              <w:r w:rsidR="00CA3E62" w:rsidRPr="00CA3E62">
                <w:rPr>
                  <w:rFonts w:ascii="Arial" w:hAnsi="Arial" w:cs="Arial"/>
                  <w:sz w:val="16"/>
                  <w:szCs w:val="16"/>
                </w:rPr>
                <w:fldChar w:fldCharType="begin"/>
              </w:r>
              <w:r w:rsidR="00CA3E62" w:rsidRPr="00CA3E62">
                <w:rPr>
                  <w:rFonts w:ascii="Arial" w:hAnsi="Arial" w:cs="Arial"/>
                  <w:sz w:val="16"/>
                  <w:szCs w:val="16"/>
                </w:rPr>
                <w:instrText>HYPERLINK "http://www.lcrmscp.gov/reports/2014/c39_annrep_14.pdf"</w:instrText>
              </w:r>
              <w:r w:rsidR="00CA3E62" w:rsidRPr="00CA3E62">
                <w:rPr>
                  <w:rFonts w:ascii="Arial" w:hAnsi="Arial" w:cs="Arial"/>
                  <w:sz w:val="16"/>
                  <w:szCs w:val="16"/>
                </w:rPr>
              </w:r>
              <w:r w:rsidR="00CA3E62" w:rsidRPr="00CA3E62">
                <w:rPr>
                  <w:rFonts w:ascii="Arial" w:hAnsi="Arial" w:cs="Arial"/>
                  <w:sz w:val="16"/>
                  <w:szCs w:val="16"/>
                </w:rPr>
                <w:fldChar w:fldCharType="separate"/>
              </w:r>
              <w:r w:rsidR="00CA3E62" w:rsidRPr="00CA3E62">
                <w:rPr>
                  <w:rStyle w:val="Hyperlink"/>
                  <w:rFonts w:ascii="Arial" w:hAnsi="Arial" w:cs="Arial"/>
                  <w:sz w:val="16"/>
                  <w:szCs w:val="16"/>
                </w:rPr>
                <w:t>C-39 2014 Post-Stocking Distribution and Survival of Bonytail in Reach 3</w:t>
              </w:r>
              <w:r w:rsidR="00CA3E62" w:rsidRPr="00CA3E62">
                <w:rPr>
                  <w:rFonts w:ascii="Arial" w:hAnsi="Arial" w:cs="Arial"/>
                  <w:sz w:val="16"/>
                  <w:szCs w:val="16"/>
                </w:rPr>
                <w:fldChar w:fldCharType="end"/>
              </w:r>
            </w:ins>
            <w:del w:id="364" w:author="Lantow, Jeffrey C" w:date="2016-08-15T10:21:00Z">
              <w:r w:rsidR="0066701B" w:rsidRPr="0066701B" w:rsidDel="00CA3E62">
                <w:rPr>
                  <w:rFonts w:ascii="Arial" w:hAnsi="Arial" w:cs="Arial"/>
                  <w:sz w:val="16"/>
                  <w:szCs w:val="16"/>
                </w:rPr>
                <w:delText>attached</w:delText>
              </w:r>
            </w:del>
            <w:commentRangeEnd w:id="362"/>
            <w:r w:rsidR="00035A4B">
              <w:rPr>
                <w:rFonts w:ascii="Arial" w:hAnsi="Arial" w:cs="Arial"/>
                <w:sz w:val="16"/>
                <w:szCs w:val="16"/>
              </w:rPr>
              <w:t>)</w:t>
            </w:r>
            <w:r w:rsidR="00035A4B">
              <w:rPr>
                <w:rStyle w:val="CommentReference"/>
              </w:rPr>
              <w:commentReference w:id="362"/>
            </w:r>
            <w:r w:rsidR="0066701B" w:rsidRPr="0066701B">
              <w:rPr>
                <w:rFonts w:ascii="Arial" w:hAnsi="Arial" w:cs="Arial"/>
                <w:sz w:val="16"/>
                <w:szCs w:val="16"/>
              </w:rPr>
              <w:t>.</w:t>
            </w:r>
          </w:p>
        </w:tc>
      </w:tr>
    </w:tbl>
    <w:p w14:paraId="2AA42104" w14:textId="77777777" w:rsidR="0066701B" w:rsidRPr="0066701B" w:rsidRDefault="0066701B" w:rsidP="0066701B"/>
    <w:p w14:paraId="0A0D366C" w14:textId="77777777" w:rsidR="0066701B" w:rsidRDefault="0066701B" w:rsidP="0066701B"/>
    <w:p w14:paraId="37ED74DF" w14:textId="77777777" w:rsidR="0066701B" w:rsidRPr="0066701B" w:rsidRDefault="0066701B" w:rsidP="0066701B">
      <w:pPr>
        <w:sectPr w:rsidR="0066701B" w:rsidRPr="0066701B" w:rsidSect="0066701B">
          <w:headerReference w:type="first" r:id="rId69"/>
          <w:footerReference w:type="first" r:id="rId70"/>
          <w:pgSz w:w="15840" w:h="12240" w:orient="landscape" w:code="1"/>
          <w:pgMar w:top="1440" w:right="1440" w:bottom="1440" w:left="1440" w:header="720" w:footer="720" w:gutter="0"/>
          <w:cols w:space="720"/>
          <w:titlePg/>
          <w:docGrid w:linePitch="360"/>
        </w:sectPr>
      </w:pPr>
    </w:p>
    <w:p w14:paraId="70D82D80" w14:textId="79B18049" w:rsidR="00A757C6" w:rsidRDefault="00A757C6" w:rsidP="001B318F">
      <w:r>
        <w:lastRenderedPageBreak/>
        <w:t>displayed no indication of infection</w:t>
      </w:r>
      <w:r w:rsidR="00A96E71">
        <w:t xml:space="preserve">.  </w:t>
      </w:r>
      <w:r w:rsidR="00EA0F0F">
        <w:t>Dummy-</w:t>
      </w:r>
      <w:r>
        <w:t>tagged fish survived longer (November 13, 2014) than the last determined mortality among the study fish (November 12, 2014).</w:t>
      </w:r>
    </w:p>
    <w:p w14:paraId="4C16DEDA" w14:textId="77777777" w:rsidR="0066701B" w:rsidRDefault="0066701B" w:rsidP="001B318F"/>
    <w:p w14:paraId="3056762C" w14:textId="77777777" w:rsidR="00A757C6" w:rsidRDefault="00A757C6" w:rsidP="001B318F"/>
    <w:p w14:paraId="00003467" w14:textId="7D5DD6E1" w:rsidR="00A757C6" w:rsidRDefault="00A757C6" w:rsidP="001B318F">
      <w:pPr>
        <w:pStyle w:val="Heading2"/>
      </w:pPr>
      <w:bookmarkStart w:id="365" w:name="_Toc453440185"/>
      <w:bookmarkStart w:id="366" w:name="_Toc456938190"/>
      <w:r>
        <w:t>Regional Park Moabi Telemetry</w:t>
      </w:r>
      <w:bookmarkEnd w:id="365"/>
      <w:bookmarkEnd w:id="366"/>
    </w:p>
    <w:p w14:paraId="15C39C90" w14:textId="17A84D10" w:rsidR="00A757C6" w:rsidRPr="007153B9" w:rsidRDefault="00A757C6" w:rsidP="001B318F">
      <w:pPr>
        <w:pStyle w:val="Heading3-space"/>
      </w:pPr>
      <w:bookmarkStart w:id="367" w:name="_Toc453440186"/>
      <w:bookmarkStart w:id="368" w:name="_Toc456938191"/>
      <w:r>
        <w:t>Spring 2015</w:t>
      </w:r>
      <w:bookmarkEnd w:id="367"/>
      <w:bookmarkEnd w:id="368"/>
    </w:p>
    <w:p w14:paraId="0C5A064D" w14:textId="0E2A9D02" w:rsidR="00A757C6" w:rsidRDefault="00A757C6" w:rsidP="001B318F">
      <w:r>
        <w:rPr>
          <w:color w:val="000000"/>
        </w:rPr>
        <w:t>Fourteen</w:t>
      </w:r>
      <w:r w:rsidRPr="00B838F8">
        <w:rPr>
          <w:color w:val="000000"/>
        </w:rPr>
        <w:t xml:space="preserve"> fish were released </w:t>
      </w:r>
      <w:r>
        <w:rPr>
          <w:color w:val="000000"/>
        </w:rPr>
        <w:t>into Regional Park Moabi</w:t>
      </w:r>
      <w:r w:rsidRPr="00B838F8">
        <w:rPr>
          <w:color w:val="000000"/>
        </w:rPr>
        <w:t xml:space="preserve"> in </w:t>
      </w:r>
      <w:r>
        <w:rPr>
          <w:color w:val="000000"/>
        </w:rPr>
        <w:t>spring 2015</w:t>
      </w:r>
      <w:r w:rsidR="00035A4B">
        <w:rPr>
          <w:color w:val="000000"/>
        </w:rPr>
        <w:t>,</w:t>
      </w:r>
      <w:r>
        <w:rPr>
          <w:color w:val="000000"/>
        </w:rPr>
        <w:t xml:space="preserve"> </w:t>
      </w:r>
      <w:r w:rsidRPr="00B838F8">
        <w:rPr>
          <w:color w:val="000000"/>
        </w:rPr>
        <w:t xml:space="preserve">and over the course of the </w:t>
      </w:r>
      <w:r>
        <w:t>study, 81,377</w:t>
      </w:r>
      <w:r w:rsidRPr="00B838F8">
        <w:t xml:space="preserve"> contacts were recorded by active and passive t</w:t>
      </w:r>
      <w:r>
        <w:t>racking</w:t>
      </w:r>
      <w:r w:rsidR="00A96E71">
        <w:t xml:space="preserve">.  </w:t>
      </w:r>
      <w:r>
        <w:t>Of those contacts, 200</w:t>
      </w:r>
      <w:r w:rsidRPr="00D564DE">
        <w:t xml:space="preserve"> </w:t>
      </w:r>
      <w:r w:rsidR="00035A4B">
        <w:t xml:space="preserve">(.003%) </w:t>
      </w:r>
      <w:r w:rsidRPr="00D564DE">
        <w:t>were recorded by active tracking</w:t>
      </w:r>
      <w:r>
        <w:t>, and 81,177 (99.7</w:t>
      </w:r>
      <w:r w:rsidRPr="00D564DE">
        <w:t>%</w:t>
      </w:r>
      <w:r>
        <w:t>)</w:t>
      </w:r>
      <w:r w:rsidRPr="00D564DE">
        <w:t xml:space="preserve"> </w:t>
      </w:r>
      <w:r>
        <w:t>were recorded by passive tracking (</w:t>
      </w:r>
      <w:r w:rsidR="00AD275C" w:rsidRPr="00AD275C">
        <w:t>figure</w:t>
      </w:r>
      <w:r>
        <w:t xml:space="preserve"> </w:t>
      </w:r>
      <w:r>
        <w:rPr>
          <w:noProof/>
        </w:rPr>
        <w:t>21</w:t>
      </w:r>
      <w:r w:rsidRPr="00CD1905">
        <w:t>)</w:t>
      </w:r>
      <w:r w:rsidR="00A96E71">
        <w:t xml:space="preserve">.  </w:t>
      </w:r>
      <w:r w:rsidRPr="00FC0EE8">
        <w:t xml:space="preserve">Passive contacts between sunset and sunrise comprised 49% of </w:t>
      </w:r>
      <w:r w:rsidR="00035A4B">
        <w:t xml:space="preserve">the </w:t>
      </w:r>
      <w:r w:rsidRPr="00FC0EE8">
        <w:t>total passive contacts</w:t>
      </w:r>
      <w:r>
        <w:t xml:space="preserve"> (see </w:t>
      </w:r>
      <w:r w:rsidR="00AD275C" w:rsidRPr="00AD275C">
        <w:t>figure</w:t>
      </w:r>
      <w:r>
        <w:t xml:space="preserve"> </w:t>
      </w:r>
      <w:r>
        <w:rPr>
          <w:noProof/>
        </w:rPr>
        <w:t>15</w:t>
      </w:r>
      <w:r>
        <w:t>)</w:t>
      </w:r>
      <w:r w:rsidR="00A96E71">
        <w:t xml:space="preserve">.  </w:t>
      </w:r>
      <w:r w:rsidRPr="00CD1905">
        <w:t>Contacts per week declined following th</w:t>
      </w:r>
      <w:r>
        <w:t>e first week (</w:t>
      </w:r>
      <w:r w:rsidR="00AD275C" w:rsidRPr="00AD275C">
        <w:t>figure</w:t>
      </w:r>
      <w:r>
        <w:t xml:space="preserve"> </w:t>
      </w:r>
      <w:r>
        <w:rPr>
          <w:noProof/>
        </w:rPr>
        <w:t>22</w:t>
      </w:r>
      <w:r w:rsidRPr="00CD1905">
        <w:t>)</w:t>
      </w:r>
      <w:r w:rsidR="00A96E71">
        <w:t xml:space="preserve">.  </w:t>
      </w:r>
      <w:r w:rsidRPr="00B05FB9">
        <w:t>Study fish were tracked for a mean o</w:t>
      </w:r>
      <w:r>
        <w:t xml:space="preserve">f 19 days (range </w:t>
      </w:r>
      <w:r w:rsidR="0005182D">
        <w:t xml:space="preserve">= </w:t>
      </w:r>
      <w:r>
        <w:t>3–45 days</w:t>
      </w:r>
      <w:r w:rsidR="0013570E">
        <w:t>;</w:t>
      </w:r>
      <w:r>
        <w:t xml:space="preserve"> </w:t>
      </w:r>
      <w:r w:rsidR="00AD275C" w:rsidRPr="00AD275C">
        <w:t>table</w:t>
      </w:r>
      <w:r>
        <w:t xml:space="preserve"> </w:t>
      </w:r>
      <w:r>
        <w:rPr>
          <w:noProof/>
        </w:rPr>
        <w:t>4</w:t>
      </w:r>
      <w:r w:rsidRPr="00B05FB9">
        <w:t>)</w:t>
      </w:r>
      <w:r w:rsidR="00A96E71">
        <w:t xml:space="preserve">.  </w:t>
      </w:r>
      <w:r w:rsidR="0005182D">
        <w:t>The m</w:t>
      </w:r>
      <w:r w:rsidRPr="00B05FB9">
        <w:t xml:space="preserve">ean </w:t>
      </w:r>
      <w:r w:rsidR="0005182D">
        <w:t>number of contacts per </w:t>
      </w:r>
      <w:r>
        <w:t>tag</w:t>
      </w:r>
      <w:r w:rsidR="0005182D">
        <w:t xml:space="preserve"> was 14 </w:t>
      </w:r>
      <w:r w:rsidRPr="00B05FB9">
        <w:t xml:space="preserve">(range </w:t>
      </w:r>
      <w:r w:rsidR="0005182D">
        <w:t xml:space="preserve">= </w:t>
      </w:r>
      <w:r w:rsidRPr="00B05FB9">
        <w:t>2–39</w:t>
      </w:r>
      <w:r w:rsidR="001375A6">
        <w:t>;</w:t>
      </w:r>
      <w:r>
        <w:t xml:space="preserve"> median </w:t>
      </w:r>
      <w:r w:rsidR="0005182D">
        <w:t xml:space="preserve">= </w:t>
      </w:r>
      <w:r w:rsidRPr="00B05FB9">
        <w:t xml:space="preserve">12) active contacts and 5,798 (range </w:t>
      </w:r>
      <w:r w:rsidR="0005182D">
        <w:t xml:space="preserve">= </w:t>
      </w:r>
      <w:r w:rsidRPr="00B05FB9">
        <w:t>879–18,136</w:t>
      </w:r>
      <w:r w:rsidR="0005182D">
        <w:t>;</w:t>
      </w:r>
      <w:r>
        <w:t xml:space="preserve"> median </w:t>
      </w:r>
      <w:r w:rsidR="0005182D">
        <w:t xml:space="preserve">= </w:t>
      </w:r>
      <w:r>
        <w:t>4,574</w:t>
      </w:r>
      <w:r w:rsidRPr="00B05FB9">
        <w:t>) passive contacts.</w:t>
      </w:r>
    </w:p>
    <w:p w14:paraId="115774D5" w14:textId="77777777" w:rsidR="001B318F" w:rsidRDefault="001B318F" w:rsidP="001B318F"/>
    <w:p w14:paraId="64041CDC" w14:textId="572DFBC9" w:rsidR="001B318F" w:rsidRDefault="001B318F" w:rsidP="001B318F">
      <w:pPr>
        <w:pStyle w:val="Caption"/>
      </w:pPr>
      <w:bookmarkStart w:id="369" w:name="_Ref447056709"/>
      <w:bookmarkStart w:id="370" w:name="_Toc453440227"/>
      <w:bookmarkStart w:id="371" w:name="_Toc456271074"/>
      <w:r>
        <w:t xml:space="preserve">Figure </w:t>
      </w:r>
      <w:r>
        <w:rPr>
          <w:noProof/>
        </w:rPr>
        <w:t>21</w:t>
      </w:r>
      <w:bookmarkEnd w:id="369"/>
      <w:r>
        <w:t xml:space="preserve">.—Active (red) and passive (green) telemetry contacts, </w:t>
      </w:r>
      <w:r w:rsidR="00035A4B">
        <w:t xml:space="preserve">the </w:t>
      </w:r>
      <w:r>
        <w:t>bonytail release site (blue x), and mortalities (maroon) during the April – July 2015 telemetry study, Regional Park Moabi, California</w:t>
      </w:r>
      <w:bookmarkEnd w:id="370"/>
      <w:r w:rsidR="00A96E71">
        <w:t>.</w:t>
      </w:r>
      <w:bookmarkEnd w:id="371"/>
    </w:p>
    <w:p w14:paraId="6329C5C6" w14:textId="40E45669" w:rsidR="001B318F" w:rsidRDefault="001B318F" w:rsidP="001B318F">
      <w:r>
        <w:rPr>
          <w:noProof/>
        </w:rPr>
        <w:drawing>
          <wp:anchor distT="0" distB="0" distL="114300" distR="114300" simplePos="0" relativeHeight="251772928" behindDoc="0" locked="0" layoutInCell="0" allowOverlap="0" wp14:anchorId="014920D0" wp14:editId="77BB11B3">
            <wp:simplePos x="1371600" y="4198620"/>
            <wp:positionH relativeFrom="margin">
              <wp:align>left</wp:align>
            </wp:positionH>
            <wp:positionV relativeFrom="page">
              <wp:posOffset>4198620</wp:posOffset>
            </wp:positionV>
            <wp:extent cx="5029200" cy="3724910"/>
            <wp:effectExtent l="0" t="0" r="0" b="8890"/>
            <wp:wrapTopAndBottom/>
            <wp:docPr id="369" name="Picture 369" descr="C:\Users\khumphrey\Google Drive\Marsh &amp; Associates\Lake Havasu\2013-2015\Reports\Final Report\figures havasu report 2015\moabi telemetry contac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khumphrey\Google Drive\Marsh &amp; Associates\Lake Havasu\2013-2015\Reports\Final Report\figures havasu report 2015\moabi telemetry contacts.jpg"/>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029200" cy="3724910"/>
                    </a:xfrm>
                    <a:prstGeom prst="rect">
                      <a:avLst/>
                    </a:prstGeom>
                    <a:noFill/>
                    <a:ln>
                      <a:noFill/>
                    </a:ln>
                  </pic:spPr>
                </pic:pic>
              </a:graphicData>
            </a:graphic>
          </wp:anchor>
        </w:drawing>
      </w:r>
    </w:p>
    <w:p w14:paraId="52AE6693" w14:textId="77777777" w:rsidR="001B318F" w:rsidRDefault="001B318F" w:rsidP="001B318F"/>
    <w:p w14:paraId="07A1F1A5" w14:textId="77777777" w:rsidR="001B318F" w:rsidRDefault="001B318F" w:rsidP="001B318F"/>
    <w:p w14:paraId="40A03B20" w14:textId="77777777" w:rsidR="001B318F" w:rsidRDefault="001B318F">
      <w:pPr>
        <w:rPr>
          <w:rFonts w:ascii="Arial" w:eastAsia="Calibri" w:hAnsi="Arial" w:cs="Arial"/>
          <w:b/>
          <w:bCs/>
          <w:i/>
          <w:szCs w:val="22"/>
        </w:rPr>
      </w:pPr>
      <w:r>
        <w:br w:type="page"/>
      </w:r>
    </w:p>
    <w:p w14:paraId="7C846644" w14:textId="16CB859A" w:rsidR="001B318F" w:rsidRDefault="001B318F" w:rsidP="001B318F">
      <w:pPr>
        <w:pStyle w:val="Caption"/>
      </w:pPr>
      <w:bookmarkStart w:id="372" w:name="_Ref447056758"/>
      <w:bookmarkStart w:id="373" w:name="_Toc453440228"/>
      <w:bookmarkStart w:id="374" w:name="_Toc456271075"/>
      <w:r>
        <w:lastRenderedPageBreak/>
        <w:t xml:space="preserve">Figure </w:t>
      </w:r>
      <w:r>
        <w:rPr>
          <w:noProof/>
        </w:rPr>
        <w:t>22</w:t>
      </w:r>
      <w:bookmarkEnd w:id="372"/>
      <w:r>
        <w:t>.—Total number of 14 acoustic-tagged bonytail potentially available for contact (light gray box) and those actually contacted (dark gray box) each week during the April – July 2015 telemetry study, Regional Park Moabi, California.</w:t>
      </w:r>
      <w:bookmarkEnd w:id="373"/>
      <w:bookmarkEnd w:id="374"/>
    </w:p>
    <w:p w14:paraId="7E543576" w14:textId="77777777" w:rsidR="001B318F" w:rsidRDefault="001B318F"/>
    <w:p w14:paraId="104EBCC8" w14:textId="317C43EA" w:rsidR="001B318F" w:rsidRDefault="001B318F">
      <w:r>
        <w:rPr>
          <w:noProof/>
        </w:rPr>
        <w:drawing>
          <wp:anchor distT="0" distB="0" distL="114300" distR="114300" simplePos="0" relativeHeight="251773952" behindDoc="0" locked="0" layoutInCell="0" allowOverlap="0" wp14:anchorId="0746442C" wp14:editId="6BEC6DEF">
            <wp:simplePos x="0" y="0"/>
            <wp:positionH relativeFrom="margin">
              <wp:align>left</wp:align>
            </wp:positionH>
            <wp:positionV relativeFrom="margin">
              <wp:align>top</wp:align>
            </wp:positionV>
            <wp:extent cx="5029200" cy="2876931"/>
            <wp:effectExtent l="0" t="0" r="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jpg"/>
                    <pic:cNvPicPr/>
                  </pic:nvPicPr>
                  <pic:blipFill rotWithShape="1">
                    <a:blip r:embed="rId72" cstate="print">
                      <a:extLst>
                        <a:ext uri="{28A0092B-C50C-407E-A947-70E740481C1C}">
                          <a14:useLocalDpi xmlns:a14="http://schemas.microsoft.com/office/drawing/2010/main" val="0"/>
                        </a:ext>
                      </a:extLst>
                    </a:blip>
                    <a:srcRect l="6665" t="8063" r="2728"/>
                    <a:stretch/>
                  </pic:blipFill>
                  <pic:spPr bwMode="auto">
                    <a:xfrm>
                      <a:off x="0" y="0"/>
                      <a:ext cx="5029200" cy="287693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bl>
      <w:tblPr>
        <w:tblW w:w="10027" w:type="dxa"/>
        <w:jc w:val="center"/>
        <w:tblLayout w:type="fixed"/>
        <w:tblLook w:val="04A0" w:firstRow="1" w:lastRow="0" w:firstColumn="1" w:lastColumn="0" w:noHBand="0" w:noVBand="1"/>
      </w:tblPr>
      <w:tblGrid>
        <w:gridCol w:w="1246"/>
        <w:gridCol w:w="2381"/>
        <w:gridCol w:w="1436"/>
        <w:gridCol w:w="1800"/>
        <w:gridCol w:w="1440"/>
        <w:gridCol w:w="1724"/>
      </w:tblGrid>
      <w:tr w:rsidR="001B318F" w:rsidRPr="00DE5B85" w14:paraId="01E3E7BA" w14:textId="77777777" w:rsidTr="001B318F">
        <w:trPr>
          <w:jc w:val="center"/>
        </w:trPr>
        <w:tc>
          <w:tcPr>
            <w:tcW w:w="10027" w:type="dxa"/>
            <w:gridSpan w:val="6"/>
            <w:tcBorders>
              <w:bottom w:val="single" w:sz="4" w:space="0" w:color="auto"/>
            </w:tcBorders>
            <w:shd w:val="clear" w:color="000000" w:fill="FFFFFF" w:themeFill="background1"/>
            <w:tcMar>
              <w:top w:w="40" w:type="dxa"/>
              <w:bottom w:w="40" w:type="dxa"/>
            </w:tcMar>
            <w:vAlign w:val="center"/>
          </w:tcPr>
          <w:p w14:paraId="2D8BDA5A" w14:textId="24237FA5" w:rsidR="001B318F" w:rsidRDefault="001B318F" w:rsidP="001B318F">
            <w:pPr>
              <w:pStyle w:val="Table-heading"/>
            </w:pPr>
            <w:bookmarkStart w:id="375" w:name="_Toc456270939"/>
            <w:r>
              <w:t xml:space="preserve">Table </w:t>
            </w:r>
            <w:r>
              <w:rPr>
                <w:noProof/>
              </w:rPr>
              <w:t>4</w:t>
            </w:r>
            <w:r>
              <w:t>.—Dispersal and displacement data collected for acoustic-tagged bonytail during the April – July 2015 telemetry study, Regional Park Moabi, California</w:t>
            </w:r>
            <w:bookmarkEnd w:id="375"/>
          </w:p>
          <w:p w14:paraId="6944725A" w14:textId="77777777" w:rsidR="001B318F" w:rsidRPr="001B318F" w:rsidRDefault="001B318F" w:rsidP="001B318F">
            <w:pPr>
              <w:spacing w:after="40"/>
              <w:rPr>
                <w:rFonts w:ascii="Arial" w:hAnsi="Arial" w:cs="Arial"/>
                <w:sz w:val="20"/>
                <w:szCs w:val="20"/>
              </w:rPr>
            </w:pPr>
            <w:r w:rsidRPr="001B318F">
              <w:rPr>
                <w:rFonts w:ascii="Arial" w:hAnsi="Arial" w:cs="Arial"/>
                <w:sz w:val="20"/>
                <w:szCs w:val="20"/>
              </w:rPr>
              <w:t xml:space="preserve">(Values of dispersal and displacement for fish that were contacted at a SUR deployed at the study area’s termini are notated by </w:t>
            </w:r>
            <w:r w:rsidRPr="001B318F">
              <w:rPr>
                <w:rFonts w:ascii="Arial" w:hAnsi="Arial" w:cs="Arial"/>
                <w:color w:val="000000"/>
                <w:sz w:val="20"/>
                <w:szCs w:val="20"/>
              </w:rPr>
              <w:t>≥.)</w:t>
            </w:r>
          </w:p>
        </w:tc>
      </w:tr>
      <w:tr w:rsidR="001B318F" w:rsidRPr="00DE5B85" w14:paraId="4B71CCB5" w14:textId="77777777" w:rsidTr="001B318F">
        <w:trPr>
          <w:jc w:val="center"/>
        </w:trPr>
        <w:tc>
          <w:tcPr>
            <w:tcW w:w="1246" w:type="dxa"/>
            <w:tcBorders>
              <w:top w:val="single" w:sz="4" w:space="0" w:color="auto"/>
              <w:left w:val="single" w:sz="4" w:space="0" w:color="auto"/>
              <w:bottom w:val="single" w:sz="4" w:space="0" w:color="auto"/>
              <w:right w:val="single" w:sz="4" w:space="0" w:color="auto"/>
            </w:tcBorders>
            <w:shd w:val="pct12" w:color="000000" w:fill="FFFFFF" w:themeFill="background1"/>
            <w:tcMar>
              <w:top w:w="40" w:type="dxa"/>
              <w:bottom w:w="40" w:type="dxa"/>
            </w:tcMar>
            <w:vAlign w:val="bottom"/>
            <w:hideMark/>
          </w:tcPr>
          <w:p w14:paraId="1F3D75CE" w14:textId="77777777" w:rsidR="001B318F" w:rsidRPr="00DE5B85" w:rsidRDefault="001B318F" w:rsidP="00CD3E65">
            <w:pPr>
              <w:jc w:val="center"/>
              <w:rPr>
                <w:rFonts w:ascii="Arial" w:hAnsi="Arial" w:cs="Arial"/>
                <w:b/>
                <w:bCs/>
                <w:color w:val="000000"/>
                <w:sz w:val="20"/>
                <w:szCs w:val="20"/>
              </w:rPr>
            </w:pPr>
            <w:r w:rsidRPr="00DE5B85">
              <w:rPr>
                <w:rFonts w:ascii="Arial" w:hAnsi="Arial" w:cs="Arial"/>
                <w:b/>
                <w:bCs/>
                <w:color w:val="000000"/>
                <w:sz w:val="20"/>
                <w:szCs w:val="20"/>
              </w:rPr>
              <w:t>Tag</w:t>
            </w:r>
          </w:p>
        </w:tc>
        <w:tc>
          <w:tcPr>
            <w:tcW w:w="2381" w:type="dxa"/>
            <w:tcBorders>
              <w:top w:val="single" w:sz="4" w:space="0" w:color="auto"/>
              <w:left w:val="nil"/>
              <w:bottom w:val="single" w:sz="4" w:space="0" w:color="auto"/>
              <w:right w:val="single" w:sz="4" w:space="0" w:color="auto"/>
            </w:tcBorders>
            <w:shd w:val="pct12" w:color="000000" w:fill="FFFFFF" w:themeFill="background1"/>
            <w:tcMar>
              <w:top w:w="40" w:type="dxa"/>
              <w:bottom w:w="40" w:type="dxa"/>
            </w:tcMar>
            <w:vAlign w:val="bottom"/>
            <w:hideMark/>
          </w:tcPr>
          <w:p w14:paraId="13DD3243" w14:textId="77777777" w:rsidR="001B318F" w:rsidRPr="00DE5B85" w:rsidRDefault="001B318F" w:rsidP="00CD3E65">
            <w:pPr>
              <w:jc w:val="center"/>
              <w:rPr>
                <w:rFonts w:ascii="Arial" w:hAnsi="Arial" w:cs="Arial"/>
                <w:b/>
                <w:bCs/>
                <w:color w:val="000000"/>
                <w:sz w:val="20"/>
                <w:szCs w:val="20"/>
              </w:rPr>
            </w:pPr>
            <w:r w:rsidRPr="00DE5B85">
              <w:rPr>
                <w:rFonts w:ascii="Arial" w:hAnsi="Arial" w:cs="Arial"/>
                <w:b/>
                <w:bCs/>
                <w:color w:val="000000"/>
                <w:sz w:val="20"/>
                <w:szCs w:val="20"/>
              </w:rPr>
              <w:t>Release site</w:t>
            </w:r>
          </w:p>
        </w:tc>
        <w:tc>
          <w:tcPr>
            <w:tcW w:w="1436" w:type="dxa"/>
            <w:tcBorders>
              <w:top w:val="single" w:sz="4" w:space="0" w:color="auto"/>
              <w:left w:val="nil"/>
              <w:bottom w:val="single" w:sz="4" w:space="0" w:color="auto"/>
              <w:right w:val="single" w:sz="4" w:space="0" w:color="auto"/>
            </w:tcBorders>
            <w:shd w:val="pct12" w:color="000000" w:fill="FFFFFF" w:themeFill="background1"/>
            <w:tcMar>
              <w:top w:w="40" w:type="dxa"/>
              <w:bottom w:w="40" w:type="dxa"/>
            </w:tcMar>
            <w:vAlign w:val="bottom"/>
            <w:hideMark/>
          </w:tcPr>
          <w:p w14:paraId="27DDF754" w14:textId="77777777" w:rsidR="001B318F" w:rsidRPr="00DE5B85" w:rsidRDefault="001B318F" w:rsidP="00CD3E65">
            <w:pPr>
              <w:jc w:val="center"/>
              <w:rPr>
                <w:rFonts w:ascii="Arial" w:hAnsi="Arial" w:cs="Arial"/>
                <w:b/>
                <w:bCs/>
                <w:color w:val="000000"/>
                <w:sz w:val="20"/>
                <w:szCs w:val="20"/>
              </w:rPr>
            </w:pPr>
            <w:r w:rsidRPr="00DE5B85">
              <w:rPr>
                <w:rFonts w:ascii="Arial" w:hAnsi="Arial" w:cs="Arial"/>
                <w:b/>
                <w:bCs/>
                <w:color w:val="000000"/>
                <w:sz w:val="20"/>
                <w:szCs w:val="20"/>
              </w:rPr>
              <w:t>Sinuous dispersal (km)</w:t>
            </w:r>
          </w:p>
        </w:tc>
        <w:tc>
          <w:tcPr>
            <w:tcW w:w="1800" w:type="dxa"/>
            <w:tcBorders>
              <w:top w:val="single" w:sz="4" w:space="0" w:color="auto"/>
              <w:left w:val="nil"/>
              <w:bottom w:val="single" w:sz="4" w:space="0" w:color="auto"/>
              <w:right w:val="single" w:sz="4" w:space="0" w:color="auto"/>
            </w:tcBorders>
            <w:shd w:val="pct12" w:color="000000" w:fill="FFFFFF" w:themeFill="background1"/>
            <w:tcMar>
              <w:top w:w="40" w:type="dxa"/>
              <w:bottom w:w="40" w:type="dxa"/>
            </w:tcMar>
            <w:vAlign w:val="bottom"/>
            <w:hideMark/>
          </w:tcPr>
          <w:p w14:paraId="096613D5" w14:textId="77777777" w:rsidR="001B318F" w:rsidRPr="00DE5B85" w:rsidRDefault="001B318F" w:rsidP="00CD3E65">
            <w:pPr>
              <w:jc w:val="center"/>
              <w:rPr>
                <w:rFonts w:ascii="Arial" w:hAnsi="Arial" w:cs="Arial"/>
                <w:b/>
                <w:bCs/>
                <w:color w:val="000000"/>
                <w:sz w:val="20"/>
                <w:szCs w:val="20"/>
              </w:rPr>
            </w:pPr>
            <w:r w:rsidRPr="00DE5B85">
              <w:rPr>
                <w:rFonts w:ascii="Arial" w:hAnsi="Arial" w:cs="Arial"/>
                <w:b/>
                <w:bCs/>
                <w:color w:val="000000"/>
                <w:sz w:val="20"/>
                <w:szCs w:val="20"/>
              </w:rPr>
              <w:t>Straight line displacement (km)</w:t>
            </w:r>
          </w:p>
        </w:tc>
        <w:tc>
          <w:tcPr>
            <w:tcW w:w="1440" w:type="dxa"/>
            <w:tcBorders>
              <w:top w:val="single" w:sz="4" w:space="0" w:color="auto"/>
              <w:left w:val="nil"/>
              <w:bottom w:val="single" w:sz="4" w:space="0" w:color="auto"/>
              <w:right w:val="single" w:sz="4" w:space="0" w:color="auto"/>
            </w:tcBorders>
            <w:shd w:val="pct12" w:color="000000" w:fill="FFFFFF" w:themeFill="background1"/>
            <w:tcMar>
              <w:top w:w="40" w:type="dxa"/>
              <w:bottom w:w="40" w:type="dxa"/>
            </w:tcMar>
            <w:vAlign w:val="bottom"/>
            <w:hideMark/>
          </w:tcPr>
          <w:p w14:paraId="2C137C57" w14:textId="77777777" w:rsidR="001B318F" w:rsidRPr="00DE5B85" w:rsidRDefault="001B318F" w:rsidP="00CD3E65">
            <w:pPr>
              <w:jc w:val="center"/>
              <w:rPr>
                <w:rFonts w:ascii="Arial" w:hAnsi="Arial" w:cs="Arial"/>
                <w:b/>
                <w:bCs/>
                <w:color w:val="000000"/>
                <w:sz w:val="20"/>
                <w:szCs w:val="20"/>
              </w:rPr>
            </w:pPr>
            <w:r w:rsidRPr="00DE5B85">
              <w:rPr>
                <w:rFonts w:ascii="Arial" w:hAnsi="Arial" w:cs="Arial"/>
                <w:b/>
                <w:bCs/>
                <w:color w:val="000000"/>
                <w:sz w:val="20"/>
                <w:szCs w:val="20"/>
              </w:rPr>
              <w:t>Days at large</w:t>
            </w:r>
          </w:p>
        </w:tc>
        <w:tc>
          <w:tcPr>
            <w:tcW w:w="1724" w:type="dxa"/>
            <w:tcBorders>
              <w:top w:val="single" w:sz="4" w:space="0" w:color="auto"/>
              <w:left w:val="nil"/>
              <w:bottom w:val="single" w:sz="4" w:space="0" w:color="auto"/>
              <w:right w:val="single" w:sz="4" w:space="0" w:color="auto"/>
            </w:tcBorders>
            <w:shd w:val="pct12" w:color="000000" w:fill="FFFFFF" w:themeFill="background1"/>
            <w:tcMar>
              <w:top w:w="40" w:type="dxa"/>
              <w:bottom w:w="40" w:type="dxa"/>
            </w:tcMar>
            <w:vAlign w:val="bottom"/>
            <w:hideMark/>
          </w:tcPr>
          <w:p w14:paraId="0295E4A9" w14:textId="77777777" w:rsidR="001B318F" w:rsidRPr="00DE5B85" w:rsidRDefault="001B318F" w:rsidP="00CD3E65">
            <w:pPr>
              <w:jc w:val="center"/>
              <w:rPr>
                <w:rFonts w:ascii="Arial" w:hAnsi="Arial" w:cs="Arial"/>
                <w:b/>
                <w:bCs/>
                <w:color w:val="000000"/>
                <w:sz w:val="20"/>
                <w:szCs w:val="20"/>
              </w:rPr>
            </w:pPr>
            <w:r w:rsidRPr="00DE5B85">
              <w:rPr>
                <w:rFonts w:ascii="Arial" w:hAnsi="Arial" w:cs="Arial"/>
                <w:b/>
                <w:bCs/>
                <w:color w:val="000000"/>
                <w:sz w:val="20"/>
                <w:szCs w:val="20"/>
              </w:rPr>
              <w:t>Displacement per day (km/day)</w:t>
            </w:r>
          </w:p>
        </w:tc>
      </w:tr>
      <w:tr w:rsidR="001B318F" w:rsidRPr="00DE5B85" w14:paraId="3B618483" w14:textId="77777777" w:rsidTr="001B318F">
        <w:trPr>
          <w:jc w:val="center"/>
        </w:trPr>
        <w:tc>
          <w:tcPr>
            <w:tcW w:w="1246" w:type="dxa"/>
            <w:tcBorders>
              <w:top w:val="nil"/>
              <w:left w:val="single" w:sz="4" w:space="0" w:color="auto"/>
              <w:bottom w:val="single" w:sz="4" w:space="0" w:color="auto"/>
              <w:right w:val="single" w:sz="4" w:space="0" w:color="auto"/>
            </w:tcBorders>
            <w:shd w:val="clear" w:color="auto" w:fill="auto"/>
            <w:tcMar>
              <w:top w:w="40" w:type="dxa"/>
              <w:bottom w:w="40" w:type="dxa"/>
            </w:tcMar>
            <w:vAlign w:val="bottom"/>
            <w:hideMark/>
          </w:tcPr>
          <w:p w14:paraId="67C72720" w14:textId="77777777" w:rsidR="001B318F" w:rsidRPr="00DE5B85" w:rsidRDefault="001B318F" w:rsidP="00CD3E65">
            <w:pPr>
              <w:jc w:val="center"/>
              <w:rPr>
                <w:rFonts w:ascii="Arial" w:hAnsi="Arial" w:cs="Arial"/>
                <w:color w:val="000000"/>
                <w:sz w:val="20"/>
                <w:szCs w:val="20"/>
              </w:rPr>
            </w:pPr>
            <w:r w:rsidRPr="00DE5B85">
              <w:rPr>
                <w:rFonts w:ascii="Arial" w:hAnsi="Arial" w:cs="Arial"/>
                <w:color w:val="000000"/>
                <w:sz w:val="20"/>
                <w:szCs w:val="20"/>
              </w:rPr>
              <w:t>152</w:t>
            </w:r>
          </w:p>
        </w:tc>
        <w:tc>
          <w:tcPr>
            <w:tcW w:w="2381" w:type="dxa"/>
            <w:tcBorders>
              <w:top w:val="nil"/>
              <w:left w:val="nil"/>
              <w:bottom w:val="single" w:sz="4" w:space="0" w:color="auto"/>
              <w:right w:val="single" w:sz="4" w:space="0" w:color="auto"/>
            </w:tcBorders>
            <w:shd w:val="clear" w:color="auto" w:fill="auto"/>
            <w:tcMar>
              <w:top w:w="40" w:type="dxa"/>
              <w:bottom w:w="40" w:type="dxa"/>
            </w:tcMar>
            <w:vAlign w:val="bottom"/>
            <w:hideMark/>
          </w:tcPr>
          <w:p w14:paraId="5E34F2A1" w14:textId="77777777" w:rsidR="001B318F" w:rsidRPr="00DE5B85" w:rsidRDefault="001B318F" w:rsidP="00CD3E65">
            <w:pPr>
              <w:jc w:val="center"/>
              <w:rPr>
                <w:rFonts w:ascii="Arial" w:hAnsi="Arial" w:cs="Arial"/>
                <w:color w:val="000000"/>
                <w:sz w:val="20"/>
                <w:szCs w:val="20"/>
              </w:rPr>
            </w:pPr>
            <w:r w:rsidRPr="00DE5B85">
              <w:rPr>
                <w:rFonts w:ascii="Arial" w:hAnsi="Arial" w:cs="Arial"/>
                <w:color w:val="000000"/>
                <w:sz w:val="20"/>
                <w:szCs w:val="20"/>
              </w:rPr>
              <w:t>Regional Park Moabi</w:t>
            </w:r>
          </w:p>
        </w:tc>
        <w:tc>
          <w:tcPr>
            <w:tcW w:w="1436" w:type="dxa"/>
            <w:tcBorders>
              <w:top w:val="nil"/>
              <w:left w:val="nil"/>
              <w:bottom w:val="single" w:sz="4" w:space="0" w:color="auto"/>
              <w:right w:val="single" w:sz="4" w:space="0" w:color="auto"/>
            </w:tcBorders>
            <w:shd w:val="clear" w:color="auto" w:fill="auto"/>
            <w:noWrap/>
            <w:tcMar>
              <w:top w:w="40" w:type="dxa"/>
              <w:bottom w:w="40" w:type="dxa"/>
            </w:tcMar>
            <w:vAlign w:val="bottom"/>
            <w:hideMark/>
          </w:tcPr>
          <w:p w14:paraId="304CFBEE" w14:textId="77777777" w:rsidR="001B318F" w:rsidRPr="00DE5B85" w:rsidRDefault="001B318F" w:rsidP="00CD3E65">
            <w:pPr>
              <w:jc w:val="center"/>
              <w:rPr>
                <w:rFonts w:ascii="Arial" w:hAnsi="Arial" w:cs="Arial"/>
                <w:color w:val="000000"/>
                <w:sz w:val="20"/>
                <w:szCs w:val="20"/>
              </w:rPr>
            </w:pPr>
            <w:r w:rsidRPr="00DE5B85">
              <w:rPr>
                <w:rFonts w:ascii="Arial" w:hAnsi="Arial" w:cs="Arial"/>
                <w:color w:val="000000"/>
                <w:sz w:val="20"/>
                <w:szCs w:val="20"/>
              </w:rPr>
              <w:t>0.37</w:t>
            </w:r>
          </w:p>
        </w:tc>
        <w:tc>
          <w:tcPr>
            <w:tcW w:w="1800" w:type="dxa"/>
            <w:tcBorders>
              <w:top w:val="nil"/>
              <w:left w:val="nil"/>
              <w:bottom w:val="single" w:sz="4" w:space="0" w:color="auto"/>
              <w:right w:val="single" w:sz="4" w:space="0" w:color="auto"/>
            </w:tcBorders>
            <w:shd w:val="clear" w:color="auto" w:fill="auto"/>
            <w:noWrap/>
            <w:tcMar>
              <w:top w:w="40" w:type="dxa"/>
              <w:bottom w:w="40" w:type="dxa"/>
            </w:tcMar>
            <w:vAlign w:val="bottom"/>
            <w:hideMark/>
          </w:tcPr>
          <w:p w14:paraId="1469B374" w14:textId="77777777" w:rsidR="001B318F" w:rsidRPr="00DE5B85" w:rsidRDefault="001B318F" w:rsidP="00CD3E65">
            <w:pPr>
              <w:jc w:val="center"/>
              <w:rPr>
                <w:rFonts w:ascii="Arial" w:hAnsi="Arial" w:cs="Arial"/>
                <w:color w:val="000000"/>
                <w:sz w:val="20"/>
                <w:szCs w:val="20"/>
              </w:rPr>
            </w:pPr>
            <w:r w:rsidRPr="00DE5B85">
              <w:rPr>
                <w:rFonts w:ascii="Arial" w:hAnsi="Arial" w:cs="Arial"/>
                <w:color w:val="000000"/>
                <w:sz w:val="20"/>
                <w:szCs w:val="20"/>
              </w:rPr>
              <w:t>31.00</w:t>
            </w:r>
          </w:p>
        </w:tc>
        <w:tc>
          <w:tcPr>
            <w:tcW w:w="1440" w:type="dxa"/>
            <w:tcBorders>
              <w:top w:val="nil"/>
              <w:left w:val="nil"/>
              <w:bottom w:val="single" w:sz="4" w:space="0" w:color="auto"/>
              <w:right w:val="single" w:sz="4" w:space="0" w:color="auto"/>
            </w:tcBorders>
            <w:shd w:val="clear" w:color="auto" w:fill="auto"/>
            <w:tcMar>
              <w:top w:w="40" w:type="dxa"/>
              <w:bottom w:w="40" w:type="dxa"/>
            </w:tcMar>
            <w:vAlign w:val="bottom"/>
            <w:hideMark/>
          </w:tcPr>
          <w:p w14:paraId="36162263" w14:textId="77777777" w:rsidR="001B318F" w:rsidRPr="00DE5B85" w:rsidRDefault="001B318F" w:rsidP="00CD3E65">
            <w:pPr>
              <w:jc w:val="center"/>
              <w:rPr>
                <w:rFonts w:ascii="Arial" w:hAnsi="Arial" w:cs="Arial"/>
                <w:color w:val="000000"/>
                <w:sz w:val="20"/>
                <w:szCs w:val="20"/>
              </w:rPr>
            </w:pPr>
            <w:r w:rsidRPr="00DE5B85">
              <w:rPr>
                <w:rFonts w:ascii="Arial" w:hAnsi="Arial" w:cs="Arial"/>
                <w:color w:val="000000"/>
                <w:sz w:val="20"/>
                <w:szCs w:val="20"/>
              </w:rPr>
              <w:t>3</w:t>
            </w:r>
          </w:p>
        </w:tc>
        <w:tc>
          <w:tcPr>
            <w:tcW w:w="1724" w:type="dxa"/>
            <w:tcBorders>
              <w:top w:val="nil"/>
              <w:left w:val="nil"/>
              <w:bottom w:val="single" w:sz="4" w:space="0" w:color="auto"/>
              <w:right w:val="single" w:sz="4" w:space="0" w:color="auto"/>
            </w:tcBorders>
            <w:shd w:val="clear" w:color="auto" w:fill="auto"/>
            <w:noWrap/>
            <w:tcMar>
              <w:top w:w="40" w:type="dxa"/>
              <w:bottom w:w="40" w:type="dxa"/>
            </w:tcMar>
            <w:vAlign w:val="bottom"/>
            <w:hideMark/>
          </w:tcPr>
          <w:p w14:paraId="0A32011E" w14:textId="77777777" w:rsidR="001B318F" w:rsidRPr="00DE5B85" w:rsidRDefault="001B318F" w:rsidP="00CD3E65">
            <w:pPr>
              <w:jc w:val="center"/>
              <w:rPr>
                <w:rFonts w:ascii="Arial" w:hAnsi="Arial" w:cs="Arial"/>
                <w:color w:val="000000"/>
                <w:sz w:val="20"/>
                <w:szCs w:val="20"/>
              </w:rPr>
            </w:pPr>
            <w:r w:rsidRPr="00DE5B85">
              <w:rPr>
                <w:rFonts w:ascii="Arial" w:hAnsi="Arial" w:cs="Arial"/>
                <w:color w:val="000000"/>
                <w:sz w:val="20"/>
                <w:szCs w:val="20"/>
              </w:rPr>
              <w:t>10.33</w:t>
            </w:r>
          </w:p>
        </w:tc>
      </w:tr>
      <w:tr w:rsidR="001B318F" w:rsidRPr="00DE5B85" w14:paraId="604E9E6E" w14:textId="77777777" w:rsidTr="001B318F">
        <w:trPr>
          <w:jc w:val="center"/>
        </w:trPr>
        <w:tc>
          <w:tcPr>
            <w:tcW w:w="1246" w:type="dxa"/>
            <w:tcBorders>
              <w:top w:val="nil"/>
              <w:left w:val="single" w:sz="4" w:space="0" w:color="auto"/>
              <w:bottom w:val="single" w:sz="4" w:space="0" w:color="auto"/>
              <w:right w:val="single" w:sz="4" w:space="0" w:color="auto"/>
            </w:tcBorders>
            <w:shd w:val="clear" w:color="auto" w:fill="auto"/>
            <w:tcMar>
              <w:top w:w="40" w:type="dxa"/>
              <w:bottom w:w="40" w:type="dxa"/>
            </w:tcMar>
            <w:vAlign w:val="bottom"/>
            <w:hideMark/>
          </w:tcPr>
          <w:p w14:paraId="27255A4D" w14:textId="77777777" w:rsidR="001B318F" w:rsidRPr="00DE5B85" w:rsidRDefault="001B318F" w:rsidP="00CD3E65">
            <w:pPr>
              <w:jc w:val="center"/>
              <w:rPr>
                <w:rFonts w:ascii="Arial" w:hAnsi="Arial" w:cs="Arial"/>
                <w:color w:val="000000"/>
                <w:sz w:val="20"/>
                <w:szCs w:val="20"/>
              </w:rPr>
            </w:pPr>
            <w:r w:rsidRPr="00DE5B85">
              <w:rPr>
                <w:rFonts w:ascii="Arial" w:hAnsi="Arial" w:cs="Arial"/>
                <w:color w:val="000000"/>
                <w:sz w:val="20"/>
                <w:szCs w:val="20"/>
              </w:rPr>
              <w:t>153</w:t>
            </w:r>
          </w:p>
        </w:tc>
        <w:tc>
          <w:tcPr>
            <w:tcW w:w="2381" w:type="dxa"/>
            <w:tcBorders>
              <w:top w:val="nil"/>
              <w:left w:val="nil"/>
              <w:bottom w:val="single" w:sz="4" w:space="0" w:color="auto"/>
              <w:right w:val="single" w:sz="4" w:space="0" w:color="auto"/>
            </w:tcBorders>
            <w:shd w:val="clear" w:color="auto" w:fill="auto"/>
            <w:tcMar>
              <w:top w:w="40" w:type="dxa"/>
              <w:bottom w:w="40" w:type="dxa"/>
            </w:tcMar>
            <w:vAlign w:val="bottom"/>
            <w:hideMark/>
          </w:tcPr>
          <w:p w14:paraId="5F06051A" w14:textId="77777777" w:rsidR="001B318F" w:rsidRPr="00DE5B85" w:rsidRDefault="001B318F" w:rsidP="00CD3E65">
            <w:pPr>
              <w:jc w:val="center"/>
              <w:rPr>
                <w:rFonts w:ascii="Arial" w:hAnsi="Arial" w:cs="Arial"/>
                <w:color w:val="000000"/>
                <w:sz w:val="20"/>
                <w:szCs w:val="20"/>
              </w:rPr>
            </w:pPr>
            <w:r w:rsidRPr="00DE5B85">
              <w:rPr>
                <w:rFonts w:ascii="Arial" w:hAnsi="Arial" w:cs="Arial"/>
                <w:color w:val="000000"/>
                <w:sz w:val="20"/>
                <w:szCs w:val="20"/>
              </w:rPr>
              <w:t>Regional Park Moabi</w:t>
            </w:r>
          </w:p>
        </w:tc>
        <w:tc>
          <w:tcPr>
            <w:tcW w:w="1436" w:type="dxa"/>
            <w:tcBorders>
              <w:top w:val="nil"/>
              <w:left w:val="nil"/>
              <w:bottom w:val="single" w:sz="4" w:space="0" w:color="auto"/>
              <w:right w:val="single" w:sz="4" w:space="0" w:color="auto"/>
            </w:tcBorders>
            <w:shd w:val="clear" w:color="auto" w:fill="auto"/>
            <w:noWrap/>
            <w:tcMar>
              <w:top w:w="40" w:type="dxa"/>
              <w:bottom w:w="40" w:type="dxa"/>
            </w:tcMar>
            <w:vAlign w:val="bottom"/>
            <w:hideMark/>
          </w:tcPr>
          <w:p w14:paraId="04FE9B14" w14:textId="78B33CD6" w:rsidR="001B318F" w:rsidRPr="00DE5B85" w:rsidRDefault="001B318F" w:rsidP="00CD3E65">
            <w:pPr>
              <w:jc w:val="center"/>
              <w:rPr>
                <w:rFonts w:ascii="Arial" w:hAnsi="Arial" w:cs="Arial"/>
                <w:color w:val="000000"/>
                <w:sz w:val="20"/>
                <w:szCs w:val="20"/>
              </w:rPr>
            </w:pPr>
            <w:r w:rsidRPr="00DE5B85">
              <w:rPr>
                <w:rFonts w:ascii="Arial" w:hAnsi="Arial" w:cs="Arial"/>
                <w:color w:val="000000"/>
                <w:sz w:val="20"/>
                <w:szCs w:val="20"/>
              </w:rPr>
              <w:t>≥</w:t>
            </w:r>
            <w:r>
              <w:rPr>
                <w:rFonts w:ascii="Arial" w:hAnsi="Arial" w:cs="Arial"/>
                <w:color w:val="000000"/>
                <w:sz w:val="20"/>
                <w:szCs w:val="20"/>
              </w:rPr>
              <w:t xml:space="preserve"> </w:t>
            </w:r>
            <w:r w:rsidRPr="00DE5B85">
              <w:rPr>
                <w:rFonts w:ascii="Arial" w:hAnsi="Arial" w:cs="Arial"/>
                <w:color w:val="000000"/>
                <w:sz w:val="20"/>
                <w:szCs w:val="20"/>
              </w:rPr>
              <w:t>11.20</w:t>
            </w:r>
          </w:p>
        </w:tc>
        <w:tc>
          <w:tcPr>
            <w:tcW w:w="1800" w:type="dxa"/>
            <w:tcBorders>
              <w:top w:val="nil"/>
              <w:left w:val="nil"/>
              <w:bottom w:val="single" w:sz="4" w:space="0" w:color="auto"/>
              <w:right w:val="single" w:sz="4" w:space="0" w:color="auto"/>
            </w:tcBorders>
            <w:shd w:val="clear" w:color="auto" w:fill="auto"/>
            <w:noWrap/>
            <w:tcMar>
              <w:top w:w="40" w:type="dxa"/>
              <w:bottom w:w="40" w:type="dxa"/>
            </w:tcMar>
            <w:vAlign w:val="bottom"/>
            <w:hideMark/>
          </w:tcPr>
          <w:p w14:paraId="368FFF92" w14:textId="70454585" w:rsidR="001B318F" w:rsidRPr="00DE5B85" w:rsidRDefault="001B318F" w:rsidP="00CD3E65">
            <w:pPr>
              <w:jc w:val="center"/>
              <w:rPr>
                <w:rFonts w:ascii="Arial" w:hAnsi="Arial" w:cs="Arial"/>
                <w:color w:val="000000"/>
                <w:sz w:val="20"/>
                <w:szCs w:val="20"/>
              </w:rPr>
            </w:pPr>
            <w:r w:rsidRPr="00DE5B85">
              <w:rPr>
                <w:rFonts w:ascii="Arial" w:hAnsi="Arial" w:cs="Arial"/>
                <w:color w:val="000000"/>
                <w:sz w:val="20"/>
                <w:szCs w:val="20"/>
              </w:rPr>
              <w:t>≥</w:t>
            </w:r>
            <w:r>
              <w:rPr>
                <w:rFonts w:ascii="Arial" w:hAnsi="Arial" w:cs="Arial"/>
                <w:color w:val="000000"/>
                <w:sz w:val="20"/>
                <w:szCs w:val="20"/>
              </w:rPr>
              <w:t xml:space="preserve"> </w:t>
            </w:r>
            <w:r w:rsidRPr="00DE5B85">
              <w:rPr>
                <w:rFonts w:ascii="Arial" w:hAnsi="Arial" w:cs="Arial"/>
                <w:color w:val="000000"/>
                <w:sz w:val="20"/>
                <w:szCs w:val="20"/>
              </w:rPr>
              <w:t>85.00</w:t>
            </w:r>
          </w:p>
        </w:tc>
        <w:tc>
          <w:tcPr>
            <w:tcW w:w="1440" w:type="dxa"/>
            <w:tcBorders>
              <w:top w:val="nil"/>
              <w:left w:val="nil"/>
              <w:bottom w:val="single" w:sz="4" w:space="0" w:color="auto"/>
              <w:right w:val="single" w:sz="4" w:space="0" w:color="auto"/>
            </w:tcBorders>
            <w:shd w:val="clear" w:color="auto" w:fill="auto"/>
            <w:tcMar>
              <w:top w:w="40" w:type="dxa"/>
              <w:bottom w:w="40" w:type="dxa"/>
            </w:tcMar>
            <w:vAlign w:val="bottom"/>
            <w:hideMark/>
          </w:tcPr>
          <w:p w14:paraId="4D4C4B72" w14:textId="77777777" w:rsidR="001B318F" w:rsidRPr="00DE5B85" w:rsidRDefault="001B318F" w:rsidP="00CD3E65">
            <w:pPr>
              <w:jc w:val="center"/>
              <w:rPr>
                <w:rFonts w:ascii="Arial" w:hAnsi="Arial" w:cs="Arial"/>
                <w:color w:val="000000"/>
                <w:sz w:val="20"/>
                <w:szCs w:val="20"/>
              </w:rPr>
            </w:pPr>
            <w:r w:rsidRPr="00DE5B85">
              <w:rPr>
                <w:rFonts w:ascii="Arial" w:hAnsi="Arial" w:cs="Arial"/>
                <w:color w:val="000000"/>
                <w:sz w:val="20"/>
                <w:szCs w:val="20"/>
              </w:rPr>
              <w:t>45</w:t>
            </w:r>
          </w:p>
        </w:tc>
        <w:tc>
          <w:tcPr>
            <w:tcW w:w="1724" w:type="dxa"/>
            <w:tcBorders>
              <w:top w:val="nil"/>
              <w:left w:val="nil"/>
              <w:bottom w:val="single" w:sz="4" w:space="0" w:color="auto"/>
              <w:right w:val="single" w:sz="4" w:space="0" w:color="auto"/>
            </w:tcBorders>
            <w:shd w:val="clear" w:color="auto" w:fill="auto"/>
            <w:noWrap/>
            <w:tcMar>
              <w:top w:w="40" w:type="dxa"/>
              <w:bottom w:w="40" w:type="dxa"/>
            </w:tcMar>
            <w:vAlign w:val="bottom"/>
            <w:hideMark/>
          </w:tcPr>
          <w:p w14:paraId="02F7323A" w14:textId="2C88EE49" w:rsidR="001B318F" w:rsidRPr="00DE5B85" w:rsidRDefault="001B318F" w:rsidP="00CD3E65">
            <w:pPr>
              <w:jc w:val="center"/>
              <w:rPr>
                <w:rFonts w:ascii="Arial" w:hAnsi="Arial" w:cs="Arial"/>
                <w:color w:val="000000"/>
                <w:sz w:val="20"/>
                <w:szCs w:val="20"/>
              </w:rPr>
            </w:pPr>
            <w:r w:rsidRPr="00DE5B85">
              <w:rPr>
                <w:rFonts w:ascii="Arial" w:hAnsi="Arial" w:cs="Arial"/>
                <w:color w:val="000000"/>
                <w:sz w:val="20"/>
                <w:szCs w:val="20"/>
              </w:rPr>
              <w:t>≥</w:t>
            </w:r>
            <w:r>
              <w:rPr>
                <w:rFonts w:ascii="Arial" w:hAnsi="Arial" w:cs="Arial"/>
                <w:color w:val="000000"/>
                <w:sz w:val="20"/>
                <w:szCs w:val="20"/>
              </w:rPr>
              <w:t xml:space="preserve"> </w:t>
            </w:r>
            <w:r w:rsidRPr="00DE5B85">
              <w:rPr>
                <w:rFonts w:ascii="Arial" w:hAnsi="Arial" w:cs="Arial"/>
                <w:color w:val="000000"/>
                <w:sz w:val="20"/>
                <w:szCs w:val="20"/>
              </w:rPr>
              <w:t>1.89</w:t>
            </w:r>
          </w:p>
        </w:tc>
      </w:tr>
      <w:tr w:rsidR="001B318F" w:rsidRPr="00DE5B85" w14:paraId="2BFC82DE" w14:textId="77777777" w:rsidTr="001B318F">
        <w:trPr>
          <w:jc w:val="center"/>
        </w:trPr>
        <w:tc>
          <w:tcPr>
            <w:tcW w:w="1246" w:type="dxa"/>
            <w:tcBorders>
              <w:top w:val="nil"/>
              <w:left w:val="single" w:sz="4" w:space="0" w:color="auto"/>
              <w:bottom w:val="single" w:sz="4" w:space="0" w:color="auto"/>
              <w:right w:val="single" w:sz="4" w:space="0" w:color="auto"/>
            </w:tcBorders>
            <w:shd w:val="clear" w:color="auto" w:fill="auto"/>
            <w:tcMar>
              <w:top w:w="40" w:type="dxa"/>
              <w:bottom w:w="40" w:type="dxa"/>
            </w:tcMar>
            <w:vAlign w:val="bottom"/>
            <w:hideMark/>
          </w:tcPr>
          <w:p w14:paraId="4320C71E" w14:textId="77777777" w:rsidR="001B318F" w:rsidRPr="00DE5B85" w:rsidRDefault="001B318F" w:rsidP="00CD3E65">
            <w:pPr>
              <w:jc w:val="center"/>
              <w:rPr>
                <w:rFonts w:ascii="Arial" w:hAnsi="Arial" w:cs="Arial"/>
                <w:color w:val="000000"/>
                <w:sz w:val="20"/>
                <w:szCs w:val="20"/>
              </w:rPr>
            </w:pPr>
            <w:r w:rsidRPr="00DE5B85">
              <w:rPr>
                <w:rFonts w:ascii="Arial" w:hAnsi="Arial" w:cs="Arial"/>
                <w:color w:val="000000"/>
                <w:sz w:val="20"/>
                <w:szCs w:val="20"/>
              </w:rPr>
              <w:t>154</w:t>
            </w:r>
          </w:p>
        </w:tc>
        <w:tc>
          <w:tcPr>
            <w:tcW w:w="2381" w:type="dxa"/>
            <w:tcBorders>
              <w:top w:val="nil"/>
              <w:left w:val="nil"/>
              <w:bottom w:val="single" w:sz="4" w:space="0" w:color="auto"/>
              <w:right w:val="single" w:sz="4" w:space="0" w:color="auto"/>
            </w:tcBorders>
            <w:shd w:val="clear" w:color="auto" w:fill="auto"/>
            <w:tcMar>
              <w:top w:w="40" w:type="dxa"/>
              <w:bottom w:w="40" w:type="dxa"/>
            </w:tcMar>
            <w:vAlign w:val="bottom"/>
            <w:hideMark/>
          </w:tcPr>
          <w:p w14:paraId="5B839C9E" w14:textId="77777777" w:rsidR="001B318F" w:rsidRPr="00DE5B85" w:rsidRDefault="001B318F" w:rsidP="00CD3E65">
            <w:pPr>
              <w:jc w:val="center"/>
              <w:rPr>
                <w:rFonts w:ascii="Arial" w:hAnsi="Arial" w:cs="Arial"/>
                <w:color w:val="000000"/>
                <w:sz w:val="20"/>
                <w:szCs w:val="20"/>
              </w:rPr>
            </w:pPr>
            <w:r w:rsidRPr="00DE5B85">
              <w:rPr>
                <w:rFonts w:ascii="Arial" w:hAnsi="Arial" w:cs="Arial"/>
                <w:color w:val="000000"/>
                <w:sz w:val="20"/>
                <w:szCs w:val="20"/>
              </w:rPr>
              <w:t>Regional Park Moabi</w:t>
            </w:r>
          </w:p>
        </w:tc>
        <w:tc>
          <w:tcPr>
            <w:tcW w:w="1436" w:type="dxa"/>
            <w:tcBorders>
              <w:top w:val="nil"/>
              <w:left w:val="nil"/>
              <w:bottom w:val="single" w:sz="4" w:space="0" w:color="auto"/>
              <w:right w:val="single" w:sz="4" w:space="0" w:color="auto"/>
            </w:tcBorders>
            <w:shd w:val="clear" w:color="auto" w:fill="auto"/>
            <w:noWrap/>
            <w:tcMar>
              <w:top w:w="40" w:type="dxa"/>
              <w:bottom w:w="40" w:type="dxa"/>
            </w:tcMar>
            <w:vAlign w:val="bottom"/>
            <w:hideMark/>
          </w:tcPr>
          <w:p w14:paraId="631C479E" w14:textId="77777777" w:rsidR="001B318F" w:rsidRPr="00DE5B85" w:rsidRDefault="001B318F" w:rsidP="00CD3E65">
            <w:pPr>
              <w:jc w:val="center"/>
              <w:rPr>
                <w:rFonts w:ascii="Arial" w:hAnsi="Arial" w:cs="Arial"/>
                <w:color w:val="000000"/>
                <w:sz w:val="20"/>
                <w:szCs w:val="20"/>
              </w:rPr>
            </w:pPr>
            <w:r w:rsidRPr="00DE5B85">
              <w:rPr>
                <w:rFonts w:ascii="Arial" w:hAnsi="Arial" w:cs="Arial"/>
                <w:color w:val="000000"/>
                <w:sz w:val="20"/>
                <w:szCs w:val="20"/>
              </w:rPr>
              <w:t>1.98</w:t>
            </w:r>
          </w:p>
        </w:tc>
        <w:tc>
          <w:tcPr>
            <w:tcW w:w="1800" w:type="dxa"/>
            <w:tcBorders>
              <w:top w:val="nil"/>
              <w:left w:val="nil"/>
              <w:bottom w:val="single" w:sz="4" w:space="0" w:color="auto"/>
              <w:right w:val="single" w:sz="4" w:space="0" w:color="auto"/>
            </w:tcBorders>
            <w:shd w:val="clear" w:color="auto" w:fill="auto"/>
            <w:noWrap/>
            <w:tcMar>
              <w:top w:w="40" w:type="dxa"/>
              <w:bottom w:w="40" w:type="dxa"/>
            </w:tcMar>
            <w:vAlign w:val="bottom"/>
            <w:hideMark/>
          </w:tcPr>
          <w:p w14:paraId="4EF459A8" w14:textId="77777777" w:rsidR="001B318F" w:rsidRPr="00DE5B85" w:rsidRDefault="001B318F" w:rsidP="00CD3E65">
            <w:pPr>
              <w:jc w:val="center"/>
              <w:rPr>
                <w:rFonts w:ascii="Arial" w:hAnsi="Arial" w:cs="Arial"/>
                <w:color w:val="000000"/>
                <w:sz w:val="20"/>
                <w:szCs w:val="20"/>
              </w:rPr>
            </w:pPr>
            <w:r w:rsidRPr="00DE5B85">
              <w:rPr>
                <w:rFonts w:ascii="Arial" w:hAnsi="Arial" w:cs="Arial"/>
                <w:color w:val="000000"/>
                <w:sz w:val="20"/>
                <w:szCs w:val="20"/>
              </w:rPr>
              <w:t>225.00</w:t>
            </w:r>
          </w:p>
        </w:tc>
        <w:tc>
          <w:tcPr>
            <w:tcW w:w="1440" w:type="dxa"/>
            <w:tcBorders>
              <w:top w:val="nil"/>
              <w:left w:val="nil"/>
              <w:bottom w:val="single" w:sz="4" w:space="0" w:color="auto"/>
              <w:right w:val="single" w:sz="4" w:space="0" w:color="auto"/>
            </w:tcBorders>
            <w:shd w:val="clear" w:color="auto" w:fill="auto"/>
            <w:tcMar>
              <w:top w:w="40" w:type="dxa"/>
              <w:bottom w:w="40" w:type="dxa"/>
            </w:tcMar>
            <w:vAlign w:val="bottom"/>
            <w:hideMark/>
          </w:tcPr>
          <w:p w14:paraId="0F205308" w14:textId="77777777" w:rsidR="001B318F" w:rsidRPr="00DE5B85" w:rsidRDefault="001B318F" w:rsidP="00CD3E65">
            <w:pPr>
              <w:jc w:val="center"/>
              <w:rPr>
                <w:rFonts w:ascii="Arial" w:hAnsi="Arial" w:cs="Arial"/>
                <w:color w:val="000000"/>
                <w:sz w:val="20"/>
                <w:szCs w:val="20"/>
              </w:rPr>
            </w:pPr>
            <w:r w:rsidRPr="00DE5B85">
              <w:rPr>
                <w:rFonts w:ascii="Arial" w:hAnsi="Arial" w:cs="Arial"/>
                <w:color w:val="000000"/>
                <w:sz w:val="20"/>
                <w:szCs w:val="20"/>
              </w:rPr>
              <w:t>17</w:t>
            </w:r>
          </w:p>
        </w:tc>
        <w:tc>
          <w:tcPr>
            <w:tcW w:w="1724" w:type="dxa"/>
            <w:tcBorders>
              <w:top w:val="nil"/>
              <w:left w:val="nil"/>
              <w:bottom w:val="single" w:sz="4" w:space="0" w:color="auto"/>
              <w:right w:val="single" w:sz="4" w:space="0" w:color="auto"/>
            </w:tcBorders>
            <w:shd w:val="clear" w:color="auto" w:fill="auto"/>
            <w:noWrap/>
            <w:tcMar>
              <w:top w:w="40" w:type="dxa"/>
              <w:bottom w:w="40" w:type="dxa"/>
            </w:tcMar>
            <w:vAlign w:val="bottom"/>
            <w:hideMark/>
          </w:tcPr>
          <w:p w14:paraId="661E1AF1" w14:textId="77777777" w:rsidR="001B318F" w:rsidRPr="00DE5B85" w:rsidRDefault="001B318F" w:rsidP="00CD3E65">
            <w:pPr>
              <w:jc w:val="center"/>
              <w:rPr>
                <w:rFonts w:ascii="Arial" w:hAnsi="Arial" w:cs="Arial"/>
                <w:color w:val="000000"/>
                <w:sz w:val="20"/>
                <w:szCs w:val="20"/>
              </w:rPr>
            </w:pPr>
            <w:r w:rsidRPr="00DE5B85">
              <w:rPr>
                <w:rFonts w:ascii="Arial" w:hAnsi="Arial" w:cs="Arial"/>
                <w:color w:val="000000"/>
                <w:sz w:val="20"/>
                <w:szCs w:val="20"/>
              </w:rPr>
              <w:t>13.24</w:t>
            </w:r>
          </w:p>
        </w:tc>
      </w:tr>
      <w:tr w:rsidR="001B318F" w:rsidRPr="00DE5B85" w14:paraId="40FC5877" w14:textId="77777777" w:rsidTr="001B318F">
        <w:trPr>
          <w:jc w:val="center"/>
        </w:trPr>
        <w:tc>
          <w:tcPr>
            <w:tcW w:w="1246" w:type="dxa"/>
            <w:tcBorders>
              <w:top w:val="nil"/>
              <w:left w:val="single" w:sz="4" w:space="0" w:color="auto"/>
              <w:bottom w:val="single" w:sz="4" w:space="0" w:color="auto"/>
              <w:right w:val="single" w:sz="4" w:space="0" w:color="auto"/>
            </w:tcBorders>
            <w:shd w:val="clear" w:color="auto" w:fill="auto"/>
            <w:tcMar>
              <w:top w:w="40" w:type="dxa"/>
              <w:bottom w:w="40" w:type="dxa"/>
            </w:tcMar>
            <w:vAlign w:val="bottom"/>
            <w:hideMark/>
          </w:tcPr>
          <w:p w14:paraId="11354708" w14:textId="77777777" w:rsidR="001B318F" w:rsidRPr="00DE5B85" w:rsidRDefault="001B318F" w:rsidP="00CD3E65">
            <w:pPr>
              <w:jc w:val="center"/>
              <w:rPr>
                <w:rFonts w:ascii="Arial" w:hAnsi="Arial" w:cs="Arial"/>
                <w:color w:val="000000"/>
                <w:sz w:val="20"/>
                <w:szCs w:val="20"/>
              </w:rPr>
            </w:pPr>
            <w:r w:rsidRPr="00DE5B85">
              <w:rPr>
                <w:rFonts w:ascii="Arial" w:hAnsi="Arial" w:cs="Arial"/>
                <w:color w:val="000000"/>
                <w:sz w:val="20"/>
                <w:szCs w:val="20"/>
              </w:rPr>
              <w:t>155</w:t>
            </w:r>
          </w:p>
        </w:tc>
        <w:tc>
          <w:tcPr>
            <w:tcW w:w="2381" w:type="dxa"/>
            <w:tcBorders>
              <w:top w:val="nil"/>
              <w:left w:val="nil"/>
              <w:bottom w:val="single" w:sz="4" w:space="0" w:color="auto"/>
              <w:right w:val="single" w:sz="4" w:space="0" w:color="auto"/>
            </w:tcBorders>
            <w:shd w:val="clear" w:color="auto" w:fill="auto"/>
            <w:tcMar>
              <w:top w:w="40" w:type="dxa"/>
              <w:bottom w:w="40" w:type="dxa"/>
            </w:tcMar>
            <w:vAlign w:val="bottom"/>
            <w:hideMark/>
          </w:tcPr>
          <w:p w14:paraId="43F2C337" w14:textId="77777777" w:rsidR="001B318F" w:rsidRPr="00DE5B85" w:rsidRDefault="001B318F" w:rsidP="00CD3E65">
            <w:pPr>
              <w:jc w:val="center"/>
              <w:rPr>
                <w:rFonts w:ascii="Arial" w:hAnsi="Arial" w:cs="Arial"/>
                <w:color w:val="000000"/>
                <w:sz w:val="20"/>
                <w:szCs w:val="20"/>
              </w:rPr>
            </w:pPr>
            <w:r w:rsidRPr="00DE5B85">
              <w:rPr>
                <w:rFonts w:ascii="Arial" w:hAnsi="Arial" w:cs="Arial"/>
                <w:color w:val="000000"/>
                <w:sz w:val="20"/>
                <w:szCs w:val="20"/>
              </w:rPr>
              <w:t>Regional Park Moabi</w:t>
            </w:r>
          </w:p>
        </w:tc>
        <w:tc>
          <w:tcPr>
            <w:tcW w:w="1436" w:type="dxa"/>
            <w:tcBorders>
              <w:top w:val="nil"/>
              <w:left w:val="nil"/>
              <w:bottom w:val="single" w:sz="4" w:space="0" w:color="auto"/>
              <w:right w:val="single" w:sz="4" w:space="0" w:color="auto"/>
            </w:tcBorders>
            <w:shd w:val="clear" w:color="auto" w:fill="auto"/>
            <w:noWrap/>
            <w:tcMar>
              <w:top w:w="40" w:type="dxa"/>
              <w:bottom w:w="40" w:type="dxa"/>
            </w:tcMar>
            <w:vAlign w:val="bottom"/>
            <w:hideMark/>
          </w:tcPr>
          <w:p w14:paraId="5337EF7E" w14:textId="77777777" w:rsidR="001B318F" w:rsidRPr="00DE5B85" w:rsidRDefault="001B318F" w:rsidP="00CD3E65">
            <w:pPr>
              <w:jc w:val="center"/>
              <w:rPr>
                <w:rFonts w:ascii="Arial" w:hAnsi="Arial" w:cs="Arial"/>
                <w:color w:val="000000"/>
                <w:sz w:val="20"/>
                <w:szCs w:val="20"/>
              </w:rPr>
            </w:pPr>
            <w:r w:rsidRPr="00DE5B85">
              <w:rPr>
                <w:rFonts w:ascii="Arial" w:hAnsi="Arial" w:cs="Arial"/>
                <w:color w:val="000000"/>
                <w:sz w:val="20"/>
                <w:szCs w:val="20"/>
              </w:rPr>
              <w:t>1.53</w:t>
            </w:r>
          </w:p>
        </w:tc>
        <w:tc>
          <w:tcPr>
            <w:tcW w:w="1800" w:type="dxa"/>
            <w:tcBorders>
              <w:top w:val="nil"/>
              <w:left w:val="nil"/>
              <w:bottom w:val="single" w:sz="4" w:space="0" w:color="auto"/>
              <w:right w:val="single" w:sz="4" w:space="0" w:color="auto"/>
            </w:tcBorders>
            <w:shd w:val="clear" w:color="auto" w:fill="auto"/>
            <w:noWrap/>
            <w:tcMar>
              <w:top w:w="40" w:type="dxa"/>
              <w:bottom w:w="40" w:type="dxa"/>
            </w:tcMar>
            <w:vAlign w:val="bottom"/>
            <w:hideMark/>
          </w:tcPr>
          <w:p w14:paraId="23EB9ECD" w14:textId="77777777" w:rsidR="001B318F" w:rsidRPr="00DE5B85" w:rsidRDefault="001B318F" w:rsidP="00CD3E65">
            <w:pPr>
              <w:jc w:val="center"/>
              <w:rPr>
                <w:rFonts w:ascii="Arial" w:hAnsi="Arial" w:cs="Arial"/>
                <w:color w:val="000000"/>
                <w:sz w:val="20"/>
                <w:szCs w:val="20"/>
              </w:rPr>
            </w:pPr>
            <w:r w:rsidRPr="00DE5B85">
              <w:rPr>
                <w:rFonts w:ascii="Arial" w:hAnsi="Arial" w:cs="Arial"/>
                <w:color w:val="000000"/>
                <w:sz w:val="20"/>
                <w:szCs w:val="20"/>
              </w:rPr>
              <w:t>59.00</w:t>
            </w:r>
          </w:p>
        </w:tc>
        <w:tc>
          <w:tcPr>
            <w:tcW w:w="1440" w:type="dxa"/>
            <w:tcBorders>
              <w:top w:val="nil"/>
              <w:left w:val="nil"/>
              <w:bottom w:val="single" w:sz="4" w:space="0" w:color="auto"/>
              <w:right w:val="single" w:sz="4" w:space="0" w:color="auto"/>
            </w:tcBorders>
            <w:shd w:val="clear" w:color="auto" w:fill="auto"/>
            <w:tcMar>
              <w:top w:w="40" w:type="dxa"/>
              <w:bottom w:w="40" w:type="dxa"/>
            </w:tcMar>
            <w:vAlign w:val="bottom"/>
            <w:hideMark/>
          </w:tcPr>
          <w:p w14:paraId="2137D2C6" w14:textId="77777777" w:rsidR="001B318F" w:rsidRPr="00DE5B85" w:rsidRDefault="001B318F" w:rsidP="00CD3E65">
            <w:pPr>
              <w:jc w:val="center"/>
              <w:rPr>
                <w:rFonts w:ascii="Arial" w:hAnsi="Arial" w:cs="Arial"/>
                <w:color w:val="000000"/>
                <w:sz w:val="20"/>
                <w:szCs w:val="20"/>
              </w:rPr>
            </w:pPr>
            <w:r w:rsidRPr="00DE5B85">
              <w:rPr>
                <w:rFonts w:ascii="Arial" w:hAnsi="Arial" w:cs="Arial"/>
                <w:color w:val="000000"/>
                <w:sz w:val="20"/>
                <w:szCs w:val="20"/>
              </w:rPr>
              <w:t>19</w:t>
            </w:r>
          </w:p>
        </w:tc>
        <w:tc>
          <w:tcPr>
            <w:tcW w:w="1724" w:type="dxa"/>
            <w:tcBorders>
              <w:top w:val="nil"/>
              <w:left w:val="nil"/>
              <w:bottom w:val="single" w:sz="4" w:space="0" w:color="auto"/>
              <w:right w:val="single" w:sz="4" w:space="0" w:color="auto"/>
            </w:tcBorders>
            <w:shd w:val="clear" w:color="auto" w:fill="auto"/>
            <w:noWrap/>
            <w:tcMar>
              <w:top w:w="40" w:type="dxa"/>
              <w:bottom w:w="40" w:type="dxa"/>
            </w:tcMar>
            <w:vAlign w:val="bottom"/>
            <w:hideMark/>
          </w:tcPr>
          <w:p w14:paraId="759DC786" w14:textId="77777777" w:rsidR="001B318F" w:rsidRPr="00DE5B85" w:rsidRDefault="001B318F" w:rsidP="00CD3E65">
            <w:pPr>
              <w:jc w:val="center"/>
              <w:rPr>
                <w:rFonts w:ascii="Arial" w:hAnsi="Arial" w:cs="Arial"/>
                <w:color w:val="000000"/>
                <w:sz w:val="20"/>
                <w:szCs w:val="20"/>
              </w:rPr>
            </w:pPr>
            <w:r w:rsidRPr="00DE5B85">
              <w:rPr>
                <w:rFonts w:ascii="Arial" w:hAnsi="Arial" w:cs="Arial"/>
                <w:color w:val="000000"/>
                <w:sz w:val="20"/>
                <w:szCs w:val="20"/>
              </w:rPr>
              <w:t>3.11</w:t>
            </w:r>
          </w:p>
        </w:tc>
      </w:tr>
      <w:tr w:rsidR="001B318F" w:rsidRPr="00DE5B85" w14:paraId="2F7739D6" w14:textId="77777777" w:rsidTr="001B318F">
        <w:trPr>
          <w:jc w:val="center"/>
        </w:trPr>
        <w:tc>
          <w:tcPr>
            <w:tcW w:w="1246" w:type="dxa"/>
            <w:tcBorders>
              <w:top w:val="nil"/>
              <w:left w:val="single" w:sz="4" w:space="0" w:color="auto"/>
              <w:bottom w:val="single" w:sz="4" w:space="0" w:color="auto"/>
              <w:right w:val="single" w:sz="4" w:space="0" w:color="auto"/>
            </w:tcBorders>
            <w:shd w:val="clear" w:color="auto" w:fill="auto"/>
            <w:tcMar>
              <w:top w:w="40" w:type="dxa"/>
              <w:bottom w:w="40" w:type="dxa"/>
            </w:tcMar>
            <w:vAlign w:val="bottom"/>
            <w:hideMark/>
          </w:tcPr>
          <w:p w14:paraId="2BDA9F94" w14:textId="77777777" w:rsidR="001B318F" w:rsidRPr="00DE5B85" w:rsidRDefault="001B318F" w:rsidP="00CD3E65">
            <w:pPr>
              <w:jc w:val="center"/>
              <w:rPr>
                <w:rFonts w:ascii="Arial" w:hAnsi="Arial" w:cs="Arial"/>
                <w:color w:val="000000"/>
                <w:sz w:val="20"/>
                <w:szCs w:val="20"/>
              </w:rPr>
            </w:pPr>
            <w:r w:rsidRPr="00DE5B85">
              <w:rPr>
                <w:rFonts w:ascii="Arial" w:hAnsi="Arial" w:cs="Arial"/>
                <w:color w:val="000000"/>
                <w:sz w:val="20"/>
                <w:szCs w:val="20"/>
              </w:rPr>
              <w:t>156</w:t>
            </w:r>
          </w:p>
        </w:tc>
        <w:tc>
          <w:tcPr>
            <w:tcW w:w="2381" w:type="dxa"/>
            <w:tcBorders>
              <w:top w:val="nil"/>
              <w:left w:val="nil"/>
              <w:bottom w:val="single" w:sz="4" w:space="0" w:color="auto"/>
              <w:right w:val="single" w:sz="4" w:space="0" w:color="auto"/>
            </w:tcBorders>
            <w:shd w:val="clear" w:color="auto" w:fill="auto"/>
            <w:tcMar>
              <w:top w:w="40" w:type="dxa"/>
              <w:bottom w:w="40" w:type="dxa"/>
            </w:tcMar>
            <w:vAlign w:val="bottom"/>
            <w:hideMark/>
          </w:tcPr>
          <w:p w14:paraId="7D28BC24" w14:textId="77777777" w:rsidR="001B318F" w:rsidRPr="00DE5B85" w:rsidRDefault="001B318F" w:rsidP="00CD3E65">
            <w:pPr>
              <w:jc w:val="center"/>
              <w:rPr>
                <w:rFonts w:ascii="Arial" w:hAnsi="Arial" w:cs="Arial"/>
                <w:color w:val="000000"/>
                <w:sz w:val="20"/>
                <w:szCs w:val="20"/>
              </w:rPr>
            </w:pPr>
            <w:r w:rsidRPr="00DE5B85">
              <w:rPr>
                <w:rFonts w:ascii="Arial" w:hAnsi="Arial" w:cs="Arial"/>
                <w:color w:val="000000"/>
                <w:sz w:val="20"/>
                <w:szCs w:val="20"/>
              </w:rPr>
              <w:t>Regional Park Moabi</w:t>
            </w:r>
          </w:p>
        </w:tc>
        <w:tc>
          <w:tcPr>
            <w:tcW w:w="1436" w:type="dxa"/>
            <w:tcBorders>
              <w:top w:val="nil"/>
              <w:left w:val="nil"/>
              <w:bottom w:val="single" w:sz="4" w:space="0" w:color="auto"/>
              <w:right w:val="single" w:sz="4" w:space="0" w:color="auto"/>
            </w:tcBorders>
            <w:shd w:val="clear" w:color="auto" w:fill="auto"/>
            <w:noWrap/>
            <w:tcMar>
              <w:top w:w="40" w:type="dxa"/>
              <w:bottom w:w="40" w:type="dxa"/>
            </w:tcMar>
            <w:vAlign w:val="bottom"/>
            <w:hideMark/>
          </w:tcPr>
          <w:p w14:paraId="1EC6A6F1" w14:textId="77777777" w:rsidR="001B318F" w:rsidRPr="00DE5B85" w:rsidRDefault="001B318F" w:rsidP="00CD3E65">
            <w:pPr>
              <w:jc w:val="center"/>
              <w:rPr>
                <w:rFonts w:ascii="Arial" w:hAnsi="Arial" w:cs="Arial"/>
                <w:color w:val="000000"/>
                <w:sz w:val="20"/>
                <w:szCs w:val="20"/>
              </w:rPr>
            </w:pPr>
            <w:r w:rsidRPr="00DE5B85">
              <w:rPr>
                <w:rFonts w:ascii="Arial" w:hAnsi="Arial" w:cs="Arial"/>
                <w:color w:val="000000"/>
                <w:sz w:val="20"/>
                <w:szCs w:val="20"/>
              </w:rPr>
              <w:t>1.98</w:t>
            </w:r>
          </w:p>
        </w:tc>
        <w:tc>
          <w:tcPr>
            <w:tcW w:w="1800" w:type="dxa"/>
            <w:tcBorders>
              <w:top w:val="nil"/>
              <w:left w:val="nil"/>
              <w:bottom w:val="single" w:sz="4" w:space="0" w:color="auto"/>
              <w:right w:val="single" w:sz="4" w:space="0" w:color="auto"/>
            </w:tcBorders>
            <w:shd w:val="clear" w:color="auto" w:fill="auto"/>
            <w:noWrap/>
            <w:tcMar>
              <w:top w:w="40" w:type="dxa"/>
              <w:bottom w:w="40" w:type="dxa"/>
            </w:tcMar>
            <w:vAlign w:val="bottom"/>
            <w:hideMark/>
          </w:tcPr>
          <w:p w14:paraId="45FF3AC0" w14:textId="77777777" w:rsidR="001B318F" w:rsidRPr="00DE5B85" w:rsidRDefault="001B318F" w:rsidP="00CD3E65">
            <w:pPr>
              <w:jc w:val="center"/>
              <w:rPr>
                <w:rFonts w:ascii="Arial" w:hAnsi="Arial" w:cs="Arial"/>
                <w:color w:val="000000"/>
                <w:sz w:val="20"/>
                <w:szCs w:val="20"/>
              </w:rPr>
            </w:pPr>
            <w:r w:rsidRPr="00DE5B85">
              <w:rPr>
                <w:rFonts w:ascii="Arial" w:hAnsi="Arial" w:cs="Arial"/>
                <w:color w:val="000000"/>
                <w:sz w:val="20"/>
                <w:szCs w:val="20"/>
              </w:rPr>
              <w:t>52.00</w:t>
            </w:r>
          </w:p>
        </w:tc>
        <w:tc>
          <w:tcPr>
            <w:tcW w:w="1440" w:type="dxa"/>
            <w:tcBorders>
              <w:top w:val="nil"/>
              <w:left w:val="nil"/>
              <w:bottom w:val="single" w:sz="4" w:space="0" w:color="auto"/>
              <w:right w:val="single" w:sz="4" w:space="0" w:color="auto"/>
            </w:tcBorders>
            <w:shd w:val="clear" w:color="auto" w:fill="auto"/>
            <w:tcMar>
              <w:top w:w="40" w:type="dxa"/>
              <w:bottom w:w="40" w:type="dxa"/>
            </w:tcMar>
            <w:vAlign w:val="bottom"/>
            <w:hideMark/>
          </w:tcPr>
          <w:p w14:paraId="6B7DB15D" w14:textId="77777777" w:rsidR="001B318F" w:rsidRPr="00DE5B85" w:rsidRDefault="001B318F" w:rsidP="00CD3E65">
            <w:pPr>
              <w:jc w:val="center"/>
              <w:rPr>
                <w:rFonts w:ascii="Arial" w:hAnsi="Arial" w:cs="Arial"/>
                <w:color w:val="000000"/>
                <w:sz w:val="20"/>
                <w:szCs w:val="20"/>
              </w:rPr>
            </w:pPr>
            <w:r w:rsidRPr="00DE5B85">
              <w:rPr>
                <w:rFonts w:ascii="Arial" w:hAnsi="Arial" w:cs="Arial"/>
                <w:color w:val="000000"/>
                <w:sz w:val="20"/>
                <w:szCs w:val="20"/>
              </w:rPr>
              <w:t>3</w:t>
            </w:r>
          </w:p>
        </w:tc>
        <w:tc>
          <w:tcPr>
            <w:tcW w:w="1724" w:type="dxa"/>
            <w:tcBorders>
              <w:top w:val="nil"/>
              <w:left w:val="nil"/>
              <w:bottom w:val="single" w:sz="4" w:space="0" w:color="auto"/>
              <w:right w:val="single" w:sz="4" w:space="0" w:color="auto"/>
            </w:tcBorders>
            <w:shd w:val="clear" w:color="auto" w:fill="auto"/>
            <w:noWrap/>
            <w:tcMar>
              <w:top w:w="40" w:type="dxa"/>
              <w:bottom w:w="40" w:type="dxa"/>
            </w:tcMar>
            <w:vAlign w:val="bottom"/>
            <w:hideMark/>
          </w:tcPr>
          <w:p w14:paraId="500A1FEA" w14:textId="77777777" w:rsidR="001B318F" w:rsidRPr="00DE5B85" w:rsidRDefault="001B318F" w:rsidP="00CD3E65">
            <w:pPr>
              <w:jc w:val="center"/>
              <w:rPr>
                <w:rFonts w:ascii="Arial" w:hAnsi="Arial" w:cs="Arial"/>
                <w:color w:val="000000"/>
                <w:sz w:val="20"/>
                <w:szCs w:val="20"/>
              </w:rPr>
            </w:pPr>
            <w:r w:rsidRPr="00DE5B85">
              <w:rPr>
                <w:rFonts w:ascii="Arial" w:hAnsi="Arial" w:cs="Arial"/>
                <w:color w:val="000000"/>
                <w:sz w:val="20"/>
                <w:szCs w:val="20"/>
              </w:rPr>
              <w:t>17.33</w:t>
            </w:r>
          </w:p>
        </w:tc>
      </w:tr>
      <w:tr w:rsidR="001B318F" w:rsidRPr="00DE5B85" w14:paraId="1D28FAE8" w14:textId="77777777" w:rsidTr="001B318F">
        <w:trPr>
          <w:jc w:val="center"/>
        </w:trPr>
        <w:tc>
          <w:tcPr>
            <w:tcW w:w="1246" w:type="dxa"/>
            <w:tcBorders>
              <w:top w:val="nil"/>
              <w:left w:val="single" w:sz="4" w:space="0" w:color="auto"/>
              <w:bottom w:val="single" w:sz="4" w:space="0" w:color="auto"/>
              <w:right w:val="single" w:sz="4" w:space="0" w:color="auto"/>
            </w:tcBorders>
            <w:shd w:val="clear" w:color="auto" w:fill="auto"/>
            <w:tcMar>
              <w:top w:w="40" w:type="dxa"/>
              <w:bottom w:w="40" w:type="dxa"/>
            </w:tcMar>
            <w:vAlign w:val="bottom"/>
            <w:hideMark/>
          </w:tcPr>
          <w:p w14:paraId="0BF29AD1" w14:textId="77777777" w:rsidR="001B318F" w:rsidRPr="00DE5B85" w:rsidRDefault="001B318F" w:rsidP="00CD3E65">
            <w:pPr>
              <w:jc w:val="center"/>
              <w:rPr>
                <w:rFonts w:ascii="Arial" w:hAnsi="Arial" w:cs="Arial"/>
                <w:color w:val="000000"/>
                <w:sz w:val="20"/>
                <w:szCs w:val="20"/>
              </w:rPr>
            </w:pPr>
            <w:r w:rsidRPr="00DE5B85">
              <w:rPr>
                <w:rFonts w:ascii="Arial" w:hAnsi="Arial" w:cs="Arial"/>
                <w:color w:val="000000"/>
                <w:sz w:val="20"/>
                <w:szCs w:val="20"/>
              </w:rPr>
              <w:t>157</w:t>
            </w:r>
          </w:p>
        </w:tc>
        <w:tc>
          <w:tcPr>
            <w:tcW w:w="2381" w:type="dxa"/>
            <w:tcBorders>
              <w:top w:val="nil"/>
              <w:left w:val="nil"/>
              <w:bottom w:val="single" w:sz="4" w:space="0" w:color="auto"/>
              <w:right w:val="single" w:sz="4" w:space="0" w:color="auto"/>
            </w:tcBorders>
            <w:shd w:val="clear" w:color="auto" w:fill="auto"/>
            <w:tcMar>
              <w:top w:w="40" w:type="dxa"/>
              <w:bottom w:w="40" w:type="dxa"/>
            </w:tcMar>
            <w:vAlign w:val="bottom"/>
            <w:hideMark/>
          </w:tcPr>
          <w:p w14:paraId="7529EFC2" w14:textId="77777777" w:rsidR="001B318F" w:rsidRPr="00DE5B85" w:rsidRDefault="001B318F" w:rsidP="00CD3E65">
            <w:pPr>
              <w:jc w:val="center"/>
              <w:rPr>
                <w:rFonts w:ascii="Arial" w:hAnsi="Arial" w:cs="Arial"/>
                <w:color w:val="000000"/>
                <w:sz w:val="20"/>
                <w:szCs w:val="20"/>
              </w:rPr>
            </w:pPr>
            <w:r w:rsidRPr="00DE5B85">
              <w:rPr>
                <w:rFonts w:ascii="Arial" w:hAnsi="Arial" w:cs="Arial"/>
                <w:color w:val="000000"/>
                <w:sz w:val="20"/>
                <w:szCs w:val="20"/>
              </w:rPr>
              <w:t>Regional Park Moabi</w:t>
            </w:r>
          </w:p>
        </w:tc>
        <w:tc>
          <w:tcPr>
            <w:tcW w:w="1436" w:type="dxa"/>
            <w:tcBorders>
              <w:top w:val="nil"/>
              <w:left w:val="nil"/>
              <w:bottom w:val="single" w:sz="4" w:space="0" w:color="auto"/>
              <w:right w:val="single" w:sz="4" w:space="0" w:color="auto"/>
            </w:tcBorders>
            <w:shd w:val="clear" w:color="auto" w:fill="auto"/>
            <w:noWrap/>
            <w:tcMar>
              <w:top w:w="40" w:type="dxa"/>
              <w:bottom w:w="40" w:type="dxa"/>
            </w:tcMar>
            <w:vAlign w:val="bottom"/>
            <w:hideMark/>
          </w:tcPr>
          <w:p w14:paraId="64DFC947" w14:textId="77777777" w:rsidR="001B318F" w:rsidRPr="00DE5B85" w:rsidRDefault="001B318F" w:rsidP="00CD3E65">
            <w:pPr>
              <w:jc w:val="center"/>
              <w:rPr>
                <w:rFonts w:ascii="Arial" w:hAnsi="Arial" w:cs="Arial"/>
                <w:color w:val="000000"/>
                <w:sz w:val="20"/>
                <w:szCs w:val="20"/>
              </w:rPr>
            </w:pPr>
            <w:r w:rsidRPr="00DE5B85">
              <w:rPr>
                <w:rFonts w:ascii="Arial" w:hAnsi="Arial" w:cs="Arial"/>
                <w:color w:val="000000"/>
                <w:sz w:val="20"/>
                <w:szCs w:val="20"/>
              </w:rPr>
              <w:t>1.53</w:t>
            </w:r>
          </w:p>
        </w:tc>
        <w:tc>
          <w:tcPr>
            <w:tcW w:w="1800" w:type="dxa"/>
            <w:tcBorders>
              <w:top w:val="nil"/>
              <w:left w:val="nil"/>
              <w:bottom w:val="single" w:sz="4" w:space="0" w:color="auto"/>
              <w:right w:val="single" w:sz="4" w:space="0" w:color="auto"/>
            </w:tcBorders>
            <w:shd w:val="clear" w:color="auto" w:fill="auto"/>
            <w:noWrap/>
            <w:tcMar>
              <w:top w:w="40" w:type="dxa"/>
              <w:bottom w:w="40" w:type="dxa"/>
            </w:tcMar>
            <w:vAlign w:val="bottom"/>
            <w:hideMark/>
          </w:tcPr>
          <w:p w14:paraId="7839A6E5" w14:textId="77777777" w:rsidR="001B318F" w:rsidRPr="00DE5B85" w:rsidRDefault="001B318F" w:rsidP="00CD3E65">
            <w:pPr>
              <w:jc w:val="center"/>
              <w:rPr>
                <w:rFonts w:ascii="Arial" w:hAnsi="Arial" w:cs="Arial"/>
                <w:color w:val="000000"/>
                <w:sz w:val="20"/>
                <w:szCs w:val="20"/>
              </w:rPr>
            </w:pPr>
            <w:r w:rsidRPr="00DE5B85">
              <w:rPr>
                <w:rFonts w:ascii="Arial" w:hAnsi="Arial" w:cs="Arial"/>
                <w:color w:val="000000"/>
                <w:sz w:val="20"/>
                <w:szCs w:val="20"/>
              </w:rPr>
              <w:t>342.00</w:t>
            </w:r>
          </w:p>
        </w:tc>
        <w:tc>
          <w:tcPr>
            <w:tcW w:w="1440" w:type="dxa"/>
            <w:tcBorders>
              <w:top w:val="nil"/>
              <w:left w:val="nil"/>
              <w:bottom w:val="single" w:sz="4" w:space="0" w:color="auto"/>
              <w:right w:val="single" w:sz="4" w:space="0" w:color="auto"/>
            </w:tcBorders>
            <w:shd w:val="clear" w:color="auto" w:fill="auto"/>
            <w:tcMar>
              <w:top w:w="40" w:type="dxa"/>
              <w:bottom w:w="40" w:type="dxa"/>
            </w:tcMar>
            <w:vAlign w:val="bottom"/>
            <w:hideMark/>
          </w:tcPr>
          <w:p w14:paraId="56C493EE" w14:textId="77777777" w:rsidR="001B318F" w:rsidRPr="00DE5B85" w:rsidRDefault="001B318F" w:rsidP="00CD3E65">
            <w:pPr>
              <w:jc w:val="center"/>
              <w:rPr>
                <w:rFonts w:ascii="Arial" w:hAnsi="Arial" w:cs="Arial"/>
                <w:color w:val="000000"/>
                <w:sz w:val="20"/>
                <w:szCs w:val="20"/>
              </w:rPr>
            </w:pPr>
            <w:r w:rsidRPr="00DE5B85">
              <w:rPr>
                <w:rFonts w:ascii="Arial" w:hAnsi="Arial" w:cs="Arial"/>
                <w:color w:val="000000"/>
                <w:sz w:val="20"/>
                <w:szCs w:val="20"/>
              </w:rPr>
              <w:t>24</w:t>
            </w:r>
          </w:p>
        </w:tc>
        <w:tc>
          <w:tcPr>
            <w:tcW w:w="1724" w:type="dxa"/>
            <w:tcBorders>
              <w:top w:val="nil"/>
              <w:left w:val="nil"/>
              <w:bottom w:val="single" w:sz="4" w:space="0" w:color="auto"/>
              <w:right w:val="single" w:sz="4" w:space="0" w:color="auto"/>
            </w:tcBorders>
            <w:shd w:val="clear" w:color="auto" w:fill="auto"/>
            <w:noWrap/>
            <w:tcMar>
              <w:top w:w="40" w:type="dxa"/>
              <w:bottom w:w="40" w:type="dxa"/>
            </w:tcMar>
            <w:vAlign w:val="bottom"/>
            <w:hideMark/>
          </w:tcPr>
          <w:p w14:paraId="4E6BEB26" w14:textId="77777777" w:rsidR="001B318F" w:rsidRPr="00DE5B85" w:rsidRDefault="001B318F" w:rsidP="00CD3E65">
            <w:pPr>
              <w:jc w:val="center"/>
              <w:rPr>
                <w:rFonts w:ascii="Arial" w:hAnsi="Arial" w:cs="Arial"/>
                <w:color w:val="000000"/>
                <w:sz w:val="20"/>
                <w:szCs w:val="20"/>
              </w:rPr>
            </w:pPr>
            <w:r w:rsidRPr="00DE5B85">
              <w:rPr>
                <w:rFonts w:ascii="Arial" w:hAnsi="Arial" w:cs="Arial"/>
                <w:color w:val="000000"/>
                <w:sz w:val="20"/>
                <w:szCs w:val="20"/>
              </w:rPr>
              <w:t>14.25</w:t>
            </w:r>
          </w:p>
        </w:tc>
      </w:tr>
      <w:tr w:rsidR="001B318F" w:rsidRPr="00DE5B85" w14:paraId="3E7DEC41" w14:textId="77777777" w:rsidTr="001B318F">
        <w:trPr>
          <w:jc w:val="center"/>
        </w:trPr>
        <w:tc>
          <w:tcPr>
            <w:tcW w:w="1246" w:type="dxa"/>
            <w:tcBorders>
              <w:top w:val="nil"/>
              <w:left w:val="single" w:sz="4" w:space="0" w:color="auto"/>
              <w:bottom w:val="single" w:sz="4" w:space="0" w:color="auto"/>
              <w:right w:val="single" w:sz="4" w:space="0" w:color="auto"/>
            </w:tcBorders>
            <w:shd w:val="clear" w:color="auto" w:fill="auto"/>
            <w:tcMar>
              <w:top w:w="40" w:type="dxa"/>
              <w:bottom w:w="40" w:type="dxa"/>
            </w:tcMar>
            <w:vAlign w:val="bottom"/>
            <w:hideMark/>
          </w:tcPr>
          <w:p w14:paraId="482E518D" w14:textId="77777777" w:rsidR="001B318F" w:rsidRPr="00DE5B85" w:rsidRDefault="001B318F" w:rsidP="00CD3E65">
            <w:pPr>
              <w:jc w:val="center"/>
              <w:rPr>
                <w:rFonts w:ascii="Arial" w:hAnsi="Arial" w:cs="Arial"/>
                <w:color w:val="000000"/>
                <w:sz w:val="20"/>
                <w:szCs w:val="20"/>
              </w:rPr>
            </w:pPr>
            <w:r w:rsidRPr="00DE5B85">
              <w:rPr>
                <w:rFonts w:ascii="Arial" w:hAnsi="Arial" w:cs="Arial"/>
                <w:color w:val="000000"/>
                <w:sz w:val="20"/>
                <w:szCs w:val="20"/>
              </w:rPr>
              <w:t>158</w:t>
            </w:r>
          </w:p>
        </w:tc>
        <w:tc>
          <w:tcPr>
            <w:tcW w:w="2381" w:type="dxa"/>
            <w:tcBorders>
              <w:top w:val="nil"/>
              <w:left w:val="nil"/>
              <w:bottom w:val="single" w:sz="4" w:space="0" w:color="auto"/>
              <w:right w:val="single" w:sz="4" w:space="0" w:color="auto"/>
            </w:tcBorders>
            <w:shd w:val="clear" w:color="auto" w:fill="auto"/>
            <w:tcMar>
              <w:top w:w="40" w:type="dxa"/>
              <w:bottom w:w="40" w:type="dxa"/>
            </w:tcMar>
            <w:vAlign w:val="bottom"/>
            <w:hideMark/>
          </w:tcPr>
          <w:p w14:paraId="33FB5BB3" w14:textId="77777777" w:rsidR="001B318F" w:rsidRPr="00DE5B85" w:rsidRDefault="001B318F" w:rsidP="00CD3E65">
            <w:pPr>
              <w:jc w:val="center"/>
              <w:rPr>
                <w:rFonts w:ascii="Arial" w:hAnsi="Arial" w:cs="Arial"/>
                <w:color w:val="000000"/>
                <w:sz w:val="20"/>
                <w:szCs w:val="20"/>
              </w:rPr>
            </w:pPr>
            <w:r w:rsidRPr="00DE5B85">
              <w:rPr>
                <w:rFonts w:ascii="Arial" w:hAnsi="Arial" w:cs="Arial"/>
                <w:color w:val="000000"/>
                <w:sz w:val="20"/>
                <w:szCs w:val="20"/>
              </w:rPr>
              <w:t>Regional Park Moabi</w:t>
            </w:r>
          </w:p>
        </w:tc>
        <w:tc>
          <w:tcPr>
            <w:tcW w:w="1436" w:type="dxa"/>
            <w:tcBorders>
              <w:top w:val="nil"/>
              <w:left w:val="nil"/>
              <w:bottom w:val="single" w:sz="4" w:space="0" w:color="auto"/>
              <w:right w:val="single" w:sz="4" w:space="0" w:color="auto"/>
            </w:tcBorders>
            <w:shd w:val="clear" w:color="auto" w:fill="auto"/>
            <w:noWrap/>
            <w:tcMar>
              <w:top w:w="40" w:type="dxa"/>
              <w:bottom w:w="40" w:type="dxa"/>
            </w:tcMar>
            <w:vAlign w:val="bottom"/>
            <w:hideMark/>
          </w:tcPr>
          <w:p w14:paraId="4CF9B4D3" w14:textId="77777777" w:rsidR="001B318F" w:rsidRPr="00DE5B85" w:rsidRDefault="001B318F" w:rsidP="00CD3E65">
            <w:pPr>
              <w:jc w:val="center"/>
              <w:rPr>
                <w:rFonts w:ascii="Arial" w:hAnsi="Arial" w:cs="Arial"/>
                <w:color w:val="000000"/>
                <w:sz w:val="20"/>
                <w:szCs w:val="20"/>
              </w:rPr>
            </w:pPr>
            <w:r w:rsidRPr="00DE5B85">
              <w:rPr>
                <w:rFonts w:ascii="Arial" w:hAnsi="Arial" w:cs="Arial"/>
                <w:color w:val="000000"/>
                <w:sz w:val="20"/>
                <w:szCs w:val="20"/>
              </w:rPr>
              <w:t>1.53</w:t>
            </w:r>
          </w:p>
        </w:tc>
        <w:tc>
          <w:tcPr>
            <w:tcW w:w="1800" w:type="dxa"/>
            <w:tcBorders>
              <w:top w:val="nil"/>
              <w:left w:val="nil"/>
              <w:bottom w:val="single" w:sz="4" w:space="0" w:color="auto"/>
              <w:right w:val="single" w:sz="4" w:space="0" w:color="auto"/>
            </w:tcBorders>
            <w:shd w:val="clear" w:color="auto" w:fill="auto"/>
            <w:noWrap/>
            <w:tcMar>
              <w:top w:w="40" w:type="dxa"/>
              <w:bottom w:w="40" w:type="dxa"/>
            </w:tcMar>
            <w:vAlign w:val="bottom"/>
            <w:hideMark/>
          </w:tcPr>
          <w:p w14:paraId="229AD17B" w14:textId="77777777" w:rsidR="001B318F" w:rsidRPr="00DE5B85" w:rsidRDefault="001B318F" w:rsidP="00CD3E65">
            <w:pPr>
              <w:jc w:val="center"/>
              <w:rPr>
                <w:rFonts w:ascii="Arial" w:hAnsi="Arial" w:cs="Arial"/>
                <w:color w:val="000000"/>
                <w:sz w:val="20"/>
                <w:szCs w:val="20"/>
              </w:rPr>
            </w:pPr>
            <w:r w:rsidRPr="00DE5B85">
              <w:rPr>
                <w:rFonts w:ascii="Arial" w:hAnsi="Arial" w:cs="Arial"/>
                <w:color w:val="000000"/>
                <w:sz w:val="20"/>
                <w:szCs w:val="20"/>
              </w:rPr>
              <w:t>97.00</w:t>
            </w:r>
          </w:p>
        </w:tc>
        <w:tc>
          <w:tcPr>
            <w:tcW w:w="1440" w:type="dxa"/>
            <w:tcBorders>
              <w:top w:val="nil"/>
              <w:left w:val="nil"/>
              <w:bottom w:val="single" w:sz="4" w:space="0" w:color="auto"/>
              <w:right w:val="single" w:sz="4" w:space="0" w:color="auto"/>
            </w:tcBorders>
            <w:shd w:val="clear" w:color="auto" w:fill="auto"/>
            <w:tcMar>
              <w:top w:w="40" w:type="dxa"/>
              <w:bottom w:w="40" w:type="dxa"/>
            </w:tcMar>
            <w:vAlign w:val="bottom"/>
            <w:hideMark/>
          </w:tcPr>
          <w:p w14:paraId="28631275" w14:textId="77777777" w:rsidR="001B318F" w:rsidRPr="00DE5B85" w:rsidRDefault="001B318F" w:rsidP="00CD3E65">
            <w:pPr>
              <w:jc w:val="center"/>
              <w:rPr>
                <w:rFonts w:ascii="Arial" w:hAnsi="Arial" w:cs="Arial"/>
                <w:color w:val="000000"/>
                <w:sz w:val="20"/>
                <w:szCs w:val="20"/>
              </w:rPr>
            </w:pPr>
            <w:r w:rsidRPr="00DE5B85">
              <w:rPr>
                <w:rFonts w:ascii="Arial" w:hAnsi="Arial" w:cs="Arial"/>
                <w:color w:val="000000"/>
                <w:sz w:val="20"/>
                <w:szCs w:val="20"/>
              </w:rPr>
              <w:t>14</w:t>
            </w:r>
          </w:p>
        </w:tc>
        <w:tc>
          <w:tcPr>
            <w:tcW w:w="1724" w:type="dxa"/>
            <w:tcBorders>
              <w:top w:val="nil"/>
              <w:left w:val="nil"/>
              <w:bottom w:val="single" w:sz="4" w:space="0" w:color="auto"/>
              <w:right w:val="single" w:sz="4" w:space="0" w:color="auto"/>
            </w:tcBorders>
            <w:shd w:val="clear" w:color="auto" w:fill="auto"/>
            <w:noWrap/>
            <w:tcMar>
              <w:top w:w="40" w:type="dxa"/>
              <w:bottom w:w="40" w:type="dxa"/>
            </w:tcMar>
            <w:vAlign w:val="bottom"/>
            <w:hideMark/>
          </w:tcPr>
          <w:p w14:paraId="7BC7E3DF" w14:textId="77777777" w:rsidR="001B318F" w:rsidRPr="00DE5B85" w:rsidRDefault="001B318F" w:rsidP="00CD3E65">
            <w:pPr>
              <w:jc w:val="center"/>
              <w:rPr>
                <w:rFonts w:ascii="Arial" w:hAnsi="Arial" w:cs="Arial"/>
                <w:color w:val="000000"/>
                <w:sz w:val="20"/>
                <w:szCs w:val="20"/>
              </w:rPr>
            </w:pPr>
            <w:r w:rsidRPr="00DE5B85">
              <w:rPr>
                <w:rFonts w:ascii="Arial" w:hAnsi="Arial" w:cs="Arial"/>
                <w:color w:val="000000"/>
                <w:sz w:val="20"/>
                <w:szCs w:val="20"/>
              </w:rPr>
              <w:t>6.93</w:t>
            </w:r>
          </w:p>
        </w:tc>
      </w:tr>
      <w:tr w:rsidR="001B318F" w:rsidRPr="00DE5B85" w14:paraId="02DBF8C6" w14:textId="77777777" w:rsidTr="001B318F">
        <w:trPr>
          <w:jc w:val="center"/>
        </w:trPr>
        <w:tc>
          <w:tcPr>
            <w:tcW w:w="1246" w:type="dxa"/>
            <w:tcBorders>
              <w:top w:val="nil"/>
              <w:left w:val="single" w:sz="4" w:space="0" w:color="auto"/>
              <w:bottom w:val="single" w:sz="4" w:space="0" w:color="auto"/>
              <w:right w:val="single" w:sz="4" w:space="0" w:color="auto"/>
            </w:tcBorders>
            <w:shd w:val="clear" w:color="auto" w:fill="auto"/>
            <w:tcMar>
              <w:top w:w="40" w:type="dxa"/>
              <w:bottom w:w="40" w:type="dxa"/>
            </w:tcMar>
            <w:vAlign w:val="bottom"/>
            <w:hideMark/>
          </w:tcPr>
          <w:p w14:paraId="7FDD5865" w14:textId="77777777" w:rsidR="001B318F" w:rsidRPr="00DE5B85" w:rsidRDefault="001B318F" w:rsidP="00CD3E65">
            <w:pPr>
              <w:jc w:val="center"/>
              <w:rPr>
                <w:rFonts w:ascii="Arial" w:hAnsi="Arial" w:cs="Arial"/>
                <w:color w:val="000000"/>
                <w:sz w:val="20"/>
                <w:szCs w:val="20"/>
              </w:rPr>
            </w:pPr>
            <w:r w:rsidRPr="00DE5B85">
              <w:rPr>
                <w:rFonts w:ascii="Arial" w:hAnsi="Arial" w:cs="Arial"/>
                <w:color w:val="000000"/>
                <w:sz w:val="20"/>
                <w:szCs w:val="20"/>
              </w:rPr>
              <w:t>159</w:t>
            </w:r>
          </w:p>
        </w:tc>
        <w:tc>
          <w:tcPr>
            <w:tcW w:w="2381" w:type="dxa"/>
            <w:tcBorders>
              <w:top w:val="nil"/>
              <w:left w:val="nil"/>
              <w:bottom w:val="single" w:sz="4" w:space="0" w:color="auto"/>
              <w:right w:val="single" w:sz="4" w:space="0" w:color="auto"/>
            </w:tcBorders>
            <w:shd w:val="clear" w:color="auto" w:fill="auto"/>
            <w:tcMar>
              <w:top w:w="40" w:type="dxa"/>
              <w:bottom w:w="40" w:type="dxa"/>
            </w:tcMar>
            <w:vAlign w:val="bottom"/>
            <w:hideMark/>
          </w:tcPr>
          <w:p w14:paraId="69951246" w14:textId="77777777" w:rsidR="001B318F" w:rsidRPr="00DE5B85" w:rsidRDefault="001B318F" w:rsidP="00CD3E65">
            <w:pPr>
              <w:jc w:val="center"/>
              <w:rPr>
                <w:rFonts w:ascii="Arial" w:hAnsi="Arial" w:cs="Arial"/>
                <w:color w:val="000000"/>
                <w:sz w:val="20"/>
                <w:szCs w:val="20"/>
              </w:rPr>
            </w:pPr>
            <w:r w:rsidRPr="00DE5B85">
              <w:rPr>
                <w:rFonts w:ascii="Arial" w:hAnsi="Arial" w:cs="Arial"/>
                <w:color w:val="000000"/>
                <w:sz w:val="20"/>
                <w:szCs w:val="20"/>
              </w:rPr>
              <w:t>Regional Park Moabi</w:t>
            </w:r>
          </w:p>
        </w:tc>
        <w:tc>
          <w:tcPr>
            <w:tcW w:w="1436" w:type="dxa"/>
            <w:tcBorders>
              <w:top w:val="nil"/>
              <w:left w:val="nil"/>
              <w:bottom w:val="single" w:sz="4" w:space="0" w:color="auto"/>
              <w:right w:val="single" w:sz="4" w:space="0" w:color="auto"/>
            </w:tcBorders>
            <w:shd w:val="clear" w:color="auto" w:fill="auto"/>
            <w:noWrap/>
            <w:tcMar>
              <w:top w:w="40" w:type="dxa"/>
              <w:bottom w:w="40" w:type="dxa"/>
            </w:tcMar>
            <w:vAlign w:val="bottom"/>
            <w:hideMark/>
          </w:tcPr>
          <w:p w14:paraId="16EB03BD" w14:textId="77777777" w:rsidR="001B318F" w:rsidRPr="00DE5B85" w:rsidRDefault="001B318F" w:rsidP="00CD3E65">
            <w:pPr>
              <w:jc w:val="center"/>
              <w:rPr>
                <w:rFonts w:ascii="Arial" w:hAnsi="Arial" w:cs="Arial"/>
                <w:color w:val="000000"/>
                <w:sz w:val="20"/>
                <w:szCs w:val="20"/>
              </w:rPr>
            </w:pPr>
            <w:r w:rsidRPr="00DE5B85">
              <w:rPr>
                <w:rFonts w:ascii="Arial" w:hAnsi="Arial" w:cs="Arial"/>
                <w:color w:val="000000"/>
                <w:sz w:val="20"/>
                <w:szCs w:val="20"/>
              </w:rPr>
              <w:t>1.98</w:t>
            </w:r>
          </w:p>
        </w:tc>
        <w:tc>
          <w:tcPr>
            <w:tcW w:w="1800" w:type="dxa"/>
            <w:tcBorders>
              <w:top w:val="nil"/>
              <w:left w:val="nil"/>
              <w:bottom w:val="single" w:sz="4" w:space="0" w:color="auto"/>
              <w:right w:val="single" w:sz="4" w:space="0" w:color="auto"/>
            </w:tcBorders>
            <w:shd w:val="clear" w:color="auto" w:fill="auto"/>
            <w:noWrap/>
            <w:tcMar>
              <w:top w:w="40" w:type="dxa"/>
              <w:bottom w:w="40" w:type="dxa"/>
            </w:tcMar>
            <w:vAlign w:val="bottom"/>
            <w:hideMark/>
          </w:tcPr>
          <w:p w14:paraId="50FB2A3F" w14:textId="77777777" w:rsidR="001B318F" w:rsidRPr="00DE5B85" w:rsidRDefault="001B318F" w:rsidP="00CD3E65">
            <w:pPr>
              <w:jc w:val="center"/>
              <w:rPr>
                <w:rFonts w:ascii="Arial" w:hAnsi="Arial" w:cs="Arial"/>
                <w:color w:val="000000"/>
                <w:sz w:val="20"/>
                <w:szCs w:val="20"/>
              </w:rPr>
            </w:pPr>
            <w:r w:rsidRPr="00DE5B85">
              <w:rPr>
                <w:rFonts w:ascii="Arial" w:hAnsi="Arial" w:cs="Arial"/>
                <w:color w:val="000000"/>
                <w:sz w:val="20"/>
                <w:szCs w:val="20"/>
              </w:rPr>
              <w:t>645.00</w:t>
            </w:r>
          </w:p>
        </w:tc>
        <w:tc>
          <w:tcPr>
            <w:tcW w:w="1440" w:type="dxa"/>
            <w:tcBorders>
              <w:top w:val="nil"/>
              <w:left w:val="nil"/>
              <w:bottom w:val="single" w:sz="4" w:space="0" w:color="auto"/>
              <w:right w:val="single" w:sz="4" w:space="0" w:color="auto"/>
            </w:tcBorders>
            <w:shd w:val="clear" w:color="auto" w:fill="auto"/>
            <w:tcMar>
              <w:top w:w="40" w:type="dxa"/>
              <w:bottom w:w="40" w:type="dxa"/>
            </w:tcMar>
            <w:vAlign w:val="bottom"/>
            <w:hideMark/>
          </w:tcPr>
          <w:p w14:paraId="4E90A2C1" w14:textId="77777777" w:rsidR="001B318F" w:rsidRPr="00DE5B85" w:rsidRDefault="001B318F" w:rsidP="00CD3E65">
            <w:pPr>
              <w:jc w:val="center"/>
              <w:rPr>
                <w:rFonts w:ascii="Arial" w:hAnsi="Arial" w:cs="Arial"/>
                <w:color w:val="000000"/>
                <w:sz w:val="20"/>
                <w:szCs w:val="20"/>
              </w:rPr>
            </w:pPr>
            <w:r w:rsidRPr="00DE5B85">
              <w:rPr>
                <w:rFonts w:ascii="Arial" w:hAnsi="Arial" w:cs="Arial"/>
                <w:color w:val="000000"/>
                <w:sz w:val="20"/>
                <w:szCs w:val="20"/>
              </w:rPr>
              <w:t>23</w:t>
            </w:r>
          </w:p>
        </w:tc>
        <w:tc>
          <w:tcPr>
            <w:tcW w:w="1724" w:type="dxa"/>
            <w:tcBorders>
              <w:top w:val="nil"/>
              <w:left w:val="nil"/>
              <w:bottom w:val="single" w:sz="4" w:space="0" w:color="auto"/>
              <w:right w:val="single" w:sz="4" w:space="0" w:color="auto"/>
            </w:tcBorders>
            <w:shd w:val="clear" w:color="auto" w:fill="auto"/>
            <w:noWrap/>
            <w:tcMar>
              <w:top w:w="40" w:type="dxa"/>
              <w:bottom w:w="40" w:type="dxa"/>
            </w:tcMar>
            <w:vAlign w:val="bottom"/>
            <w:hideMark/>
          </w:tcPr>
          <w:p w14:paraId="1DC0A739" w14:textId="77777777" w:rsidR="001B318F" w:rsidRPr="00DE5B85" w:rsidRDefault="001B318F" w:rsidP="00CD3E65">
            <w:pPr>
              <w:jc w:val="center"/>
              <w:rPr>
                <w:rFonts w:ascii="Arial" w:hAnsi="Arial" w:cs="Arial"/>
                <w:color w:val="000000"/>
                <w:sz w:val="20"/>
                <w:szCs w:val="20"/>
              </w:rPr>
            </w:pPr>
            <w:r w:rsidRPr="00DE5B85">
              <w:rPr>
                <w:rFonts w:ascii="Arial" w:hAnsi="Arial" w:cs="Arial"/>
                <w:color w:val="000000"/>
                <w:sz w:val="20"/>
                <w:szCs w:val="20"/>
              </w:rPr>
              <w:t>28.04</w:t>
            </w:r>
          </w:p>
        </w:tc>
      </w:tr>
      <w:tr w:rsidR="001B318F" w:rsidRPr="00DE5B85" w14:paraId="045AE5C2" w14:textId="77777777" w:rsidTr="001B318F">
        <w:trPr>
          <w:jc w:val="center"/>
        </w:trPr>
        <w:tc>
          <w:tcPr>
            <w:tcW w:w="1246" w:type="dxa"/>
            <w:tcBorders>
              <w:top w:val="nil"/>
              <w:left w:val="single" w:sz="4" w:space="0" w:color="auto"/>
              <w:bottom w:val="single" w:sz="4" w:space="0" w:color="auto"/>
              <w:right w:val="single" w:sz="4" w:space="0" w:color="auto"/>
            </w:tcBorders>
            <w:shd w:val="clear" w:color="auto" w:fill="auto"/>
            <w:tcMar>
              <w:top w:w="40" w:type="dxa"/>
              <w:bottom w:w="40" w:type="dxa"/>
            </w:tcMar>
            <w:vAlign w:val="bottom"/>
            <w:hideMark/>
          </w:tcPr>
          <w:p w14:paraId="4BE366D9" w14:textId="77777777" w:rsidR="001B318F" w:rsidRPr="00DE5B85" w:rsidRDefault="001B318F" w:rsidP="00CD3E65">
            <w:pPr>
              <w:jc w:val="center"/>
              <w:rPr>
                <w:rFonts w:ascii="Arial" w:hAnsi="Arial" w:cs="Arial"/>
                <w:color w:val="000000"/>
                <w:sz w:val="20"/>
                <w:szCs w:val="20"/>
              </w:rPr>
            </w:pPr>
            <w:r w:rsidRPr="00DE5B85">
              <w:rPr>
                <w:rFonts w:ascii="Arial" w:hAnsi="Arial" w:cs="Arial"/>
                <w:color w:val="000000"/>
                <w:sz w:val="20"/>
                <w:szCs w:val="20"/>
              </w:rPr>
              <w:t>160</w:t>
            </w:r>
          </w:p>
        </w:tc>
        <w:tc>
          <w:tcPr>
            <w:tcW w:w="2381" w:type="dxa"/>
            <w:tcBorders>
              <w:top w:val="nil"/>
              <w:left w:val="nil"/>
              <w:bottom w:val="single" w:sz="4" w:space="0" w:color="auto"/>
              <w:right w:val="single" w:sz="4" w:space="0" w:color="auto"/>
            </w:tcBorders>
            <w:shd w:val="clear" w:color="auto" w:fill="auto"/>
            <w:tcMar>
              <w:top w:w="40" w:type="dxa"/>
              <w:bottom w:w="40" w:type="dxa"/>
            </w:tcMar>
            <w:vAlign w:val="bottom"/>
            <w:hideMark/>
          </w:tcPr>
          <w:p w14:paraId="6DED5F09" w14:textId="77777777" w:rsidR="001B318F" w:rsidRPr="00DE5B85" w:rsidRDefault="001B318F" w:rsidP="00CD3E65">
            <w:pPr>
              <w:jc w:val="center"/>
              <w:rPr>
                <w:rFonts w:ascii="Arial" w:hAnsi="Arial" w:cs="Arial"/>
                <w:color w:val="000000"/>
                <w:sz w:val="20"/>
                <w:szCs w:val="20"/>
              </w:rPr>
            </w:pPr>
            <w:r w:rsidRPr="00DE5B85">
              <w:rPr>
                <w:rFonts w:ascii="Arial" w:hAnsi="Arial" w:cs="Arial"/>
                <w:color w:val="000000"/>
                <w:sz w:val="20"/>
                <w:szCs w:val="20"/>
              </w:rPr>
              <w:t>Regional Park Moabi</w:t>
            </w:r>
          </w:p>
        </w:tc>
        <w:tc>
          <w:tcPr>
            <w:tcW w:w="1436" w:type="dxa"/>
            <w:tcBorders>
              <w:top w:val="nil"/>
              <w:left w:val="nil"/>
              <w:bottom w:val="single" w:sz="4" w:space="0" w:color="auto"/>
              <w:right w:val="single" w:sz="4" w:space="0" w:color="auto"/>
            </w:tcBorders>
            <w:shd w:val="clear" w:color="auto" w:fill="auto"/>
            <w:noWrap/>
            <w:tcMar>
              <w:top w:w="40" w:type="dxa"/>
              <w:bottom w:w="40" w:type="dxa"/>
            </w:tcMar>
            <w:vAlign w:val="bottom"/>
            <w:hideMark/>
          </w:tcPr>
          <w:p w14:paraId="4663C2B2" w14:textId="0F31DCD3" w:rsidR="001B318F" w:rsidRPr="00DE5B85" w:rsidRDefault="001B318F" w:rsidP="00CD3E65">
            <w:pPr>
              <w:jc w:val="center"/>
              <w:rPr>
                <w:rFonts w:ascii="Arial" w:hAnsi="Arial" w:cs="Arial"/>
                <w:color w:val="000000"/>
                <w:sz w:val="20"/>
                <w:szCs w:val="20"/>
              </w:rPr>
            </w:pPr>
            <w:r w:rsidRPr="00DE5B85">
              <w:rPr>
                <w:rFonts w:ascii="Arial" w:hAnsi="Arial" w:cs="Arial"/>
                <w:color w:val="000000"/>
                <w:sz w:val="20"/>
                <w:szCs w:val="20"/>
              </w:rPr>
              <w:t>≥</w:t>
            </w:r>
            <w:r>
              <w:rPr>
                <w:rFonts w:ascii="Arial" w:hAnsi="Arial" w:cs="Arial"/>
                <w:color w:val="000000"/>
                <w:sz w:val="20"/>
                <w:szCs w:val="20"/>
              </w:rPr>
              <w:t xml:space="preserve"> </w:t>
            </w:r>
            <w:r w:rsidRPr="00DE5B85">
              <w:rPr>
                <w:rFonts w:ascii="Arial" w:hAnsi="Arial" w:cs="Arial"/>
                <w:color w:val="000000"/>
                <w:sz w:val="20"/>
                <w:szCs w:val="20"/>
              </w:rPr>
              <w:t>11.20</w:t>
            </w:r>
          </w:p>
        </w:tc>
        <w:tc>
          <w:tcPr>
            <w:tcW w:w="1800" w:type="dxa"/>
            <w:tcBorders>
              <w:top w:val="nil"/>
              <w:left w:val="nil"/>
              <w:bottom w:val="single" w:sz="4" w:space="0" w:color="auto"/>
              <w:right w:val="single" w:sz="4" w:space="0" w:color="auto"/>
            </w:tcBorders>
            <w:shd w:val="clear" w:color="auto" w:fill="auto"/>
            <w:noWrap/>
            <w:tcMar>
              <w:top w:w="40" w:type="dxa"/>
              <w:bottom w:w="40" w:type="dxa"/>
            </w:tcMar>
            <w:vAlign w:val="bottom"/>
            <w:hideMark/>
          </w:tcPr>
          <w:p w14:paraId="7C310C30" w14:textId="06F14088" w:rsidR="001B318F" w:rsidRPr="00DE5B85" w:rsidRDefault="001B318F" w:rsidP="00CD3E65">
            <w:pPr>
              <w:jc w:val="center"/>
              <w:rPr>
                <w:rFonts w:ascii="Arial" w:hAnsi="Arial" w:cs="Arial"/>
                <w:color w:val="000000"/>
                <w:sz w:val="20"/>
                <w:szCs w:val="20"/>
              </w:rPr>
            </w:pPr>
            <w:r w:rsidRPr="00DE5B85">
              <w:rPr>
                <w:rFonts w:ascii="Arial" w:hAnsi="Arial" w:cs="Arial"/>
                <w:color w:val="000000"/>
                <w:sz w:val="20"/>
                <w:szCs w:val="20"/>
              </w:rPr>
              <w:t>≥</w:t>
            </w:r>
            <w:r>
              <w:rPr>
                <w:rFonts w:ascii="Arial" w:hAnsi="Arial" w:cs="Arial"/>
                <w:color w:val="000000"/>
                <w:sz w:val="20"/>
                <w:szCs w:val="20"/>
              </w:rPr>
              <w:t xml:space="preserve"> </w:t>
            </w:r>
            <w:r w:rsidRPr="00DE5B85">
              <w:rPr>
                <w:rFonts w:ascii="Arial" w:hAnsi="Arial" w:cs="Arial"/>
                <w:color w:val="000000"/>
                <w:sz w:val="20"/>
                <w:szCs w:val="20"/>
              </w:rPr>
              <w:t>33.00</w:t>
            </w:r>
          </w:p>
        </w:tc>
        <w:tc>
          <w:tcPr>
            <w:tcW w:w="1440" w:type="dxa"/>
            <w:tcBorders>
              <w:top w:val="nil"/>
              <w:left w:val="nil"/>
              <w:bottom w:val="single" w:sz="4" w:space="0" w:color="auto"/>
              <w:right w:val="single" w:sz="4" w:space="0" w:color="auto"/>
            </w:tcBorders>
            <w:shd w:val="clear" w:color="auto" w:fill="auto"/>
            <w:tcMar>
              <w:top w:w="40" w:type="dxa"/>
              <w:bottom w:w="40" w:type="dxa"/>
            </w:tcMar>
            <w:vAlign w:val="bottom"/>
            <w:hideMark/>
          </w:tcPr>
          <w:p w14:paraId="00AD925D" w14:textId="77777777" w:rsidR="001B318F" w:rsidRPr="00DE5B85" w:rsidRDefault="001B318F" w:rsidP="00CD3E65">
            <w:pPr>
              <w:jc w:val="center"/>
              <w:rPr>
                <w:rFonts w:ascii="Arial" w:hAnsi="Arial" w:cs="Arial"/>
                <w:color w:val="000000"/>
                <w:sz w:val="20"/>
                <w:szCs w:val="20"/>
              </w:rPr>
            </w:pPr>
            <w:r w:rsidRPr="00DE5B85">
              <w:rPr>
                <w:rFonts w:ascii="Arial" w:hAnsi="Arial" w:cs="Arial"/>
                <w:color w:val="000000"/>
                <w:sz w:val="20"/>
                <w:szCs w:val="20"/>
              </w:rPr>
              <w:t>10</w:t>
            </w:r>
          </w:p>
        </w:tc>
        <w:tc>
          <w:tcPr>
            <w:tcW w:w="1724" w:type="dxa"/>
            <w:tcBorders>
              <w:top w:val="nil"/>
              <w:left w:val="nil"/>
              <w:bottom w:val="single" w:sz="4" w:space="0" w:color="auto"/>
              <w:right w:val="single" w:sz="4" w:space="0" w:color="auto"/>
            </w:tcBorders>
            <w:shd w:val="clear" w:color="auto" w:fill="auto"/>
            <w:noWrap/>
            <w:tcMar>
              <w:top w:w="40" w:type="dxa"/>
              <w:bottom w:w="40" w:type="dxa"/>
            </w:tcMar>
            <w:vAlign w:val="bottom"/>
            <w:hideMark/>
          </w:tcPr>
          <w:p w14:paraId="1DD4B61B" w14:textId="1C2A40D0" w:rsidR="001B318F" w:rsidRPr="00DE5B85" w:rsidRDefault="001B318F" w:rsidP="00CD3E65">
            <w:pPr>
              <w:jc w:val="center"/>
              <w:rPr>
                <w:rFonts w:ascii="Arial" w:hAnsi="Arial" w:cs="Arial"/>
                <w:color w:val="000000"/>
                <w:sz w:val="20"/>
                <w:szCs w:val="20"/>
              </w:rPr>
            </w:pPr>
            <w:r w:rsidRPr="00DE5B85">
              <w:rPr>
                <w:rFonts w:ascii="Arial" w:hAnsi="Arial" w:cs="Arial"/>
                <w:color w:val="000000"/>
                <w:sz w:val="20"/>
                <w:szCs w:val="20"/>
              </w:rPr>
              <w:t>≥</w:t>
            </w:r>
            <w:r>
              <w:rPr>
                <w:rFonts w:ascii="Arial" w:hAnsi="Arial" w:cs="Arial"/>
                <w:color w:val="000000"/>
                <w:sz w:val="20"/>
                <w:szCs w:val="20"/>
              </w:rPr>
              <w:t xml:space="preserve"> </w:t>
            </w:r>
            <w:r w:rsidRPr="00DE5B85">
              <w:rPr>
                <w:rFonts w:ascii="Arial" w:hAnsi="Arial" w:cs="Arial"/>
                <w:color w:val="000000"/>
                <w:sz w:val="20"/>
                <w:szCs w:val="20"/>
              </w:rPr>
              <w:t>3.30</w:t>
            </w:r>
          </w:p>
        </w:tc>
      </w:tr>
      <w:tr w:rsidR="001B318F" w:rsidRPr="00DE5B85" w14:paraId="3B2D9C5C" w14:textId="77777777" w:rsidTr="001B318F">
        <w:trPr>
          <w:jc w:val="center"/>
        </w:trPr>
        <w:tc>
          <w:tcPr>
            <w:tcW w:w="1246" w:type="dxa"/>
            <w:tcBorders>
              <w:top w:val="nil"/>
              <w:left w:val="single" w:sz="4" w:space="0" w:color="auto"/>
              <w:bottom w:val="single" w:sz="4" w:space="0" w:color="auto"/>
              <w:right w:val="single" w:sz="4" w:space="0" w:color="auto"/>
            </w:tcBorders>
            <w:shd w:val="clear" w:color="auto" w:fill="auto"/>
            <w:tcMar>
              <w:top w:w="40" w:type="dxa"/>
              <w:bottom w:w="40" w:type="dxa"/>
            </w:tcMar>
            <w:vAlign w:val="bottom"/>
            <w:hideMark/>
          </w:tcPr>
          <w:p w14:paraId="2E2CE815" w14:textId="77777777" w:rsidR="001B318F" w:rsidRPr="00DE5B85" w:rsidRDefault="001B318F" w:rsidP="00CD3E65">
            <w:pPr>
              <w:jc w:val="center"/>
              <w:rPr>
                <w:rFonts w:ascii="Arial" w:hAnsi="Arial" w:cs="Arial"/>
                <w:color w:val="000000"/>
                <w:sz w:val="20"/>
                <w:szCs w:val="20"/>
              </w:rPr>
            </w:pPr>
            <w:r w:rsidRPr="00DE5B85">
              <w:rPr>
                <w:rFonts w:ascii="Arial" w:hAnsi="Arial" w:cs="Arial"/>
                <w:color w:val="000000"/>
                <w:sz w:val="20"/>
                <w:szCs w:val="20"/>
              </w:rPr>
              <w:t>161</w:t>
            </w:r>
          </w:p>
        </w:tc>
        <w:tc>
          <w:tcPr>
            <w:tcW w:w="2381" w:type="dxa"/>
            <w:tcBorders>
              <w:top w:val="nil"/>
              <w:left w:val="nil"/>
              <w:bottom w:val="single" w:sz="4" w:space="0" w:color="auto"/>
              <w:right w:val="single" w:sz="4" w:space="0" w:color="auto"/>
            </w:tcBorders>
            <w:shd w:val="clear" w:color="auto" w:fill="auto"/>
            <w:tcMar>
              <w:top w:w="40" w:type="dxa"/>
              <w:bottom w:w="40" w:type="dxa"/>
            </w:tcMar>
            <w:vAlign w:val="bottom"/>
            <w:hideMark/>
          </w:tcPr>
          <w:p w14:paraId="0BD029FD" w14:textId="77777777" w:rsidR="001B318F" w:rsidRPr="00DE5B85" w:rsidRDefault="001B318F" w:rsidP="00CD3E65">
            <w:pPr>
              <w:jc w:val="center"/>
              <w:rPr>
                <w:rFonts w:ascii="Arial" w:hAnsi="Arial" w:cs="Arial"/>
                <w:color w:val="000000"/>
                <w:sz w:val="20"/>
                <w:szCs w:val="20"/>
              </w:rPr>
            </w:pPr>
            <w:r w:rsidRPr="00DE5B85">
              <w:rPr>
                <w:rFonts w:ascii="Arial" w:hAnsi="Arial" w:cs="Arial"/>
                <w:color w:val="000000"/>
                <w:sz w:val="20"/>
                <w:szCs w:val="20"/>
              </w:rPr>
              <w:t>Regional Park Moabi</w:t>
            </w:r>
          </w:p>
        </w:tc>
        <w:tc>
          <w:tcPr>
            <w:tcW w:w="1436" w:type="dxa"/>
            <w:tcBorders>
              <w:top w:val="nil"/>
              <w:left w:val="nil"/>
              <w:bottom w:val="single" w:sz="4" w:space="0" w:color="auto"/>
              <w:right w:val="single" w:sz="4" w:space="0" w:color="auto"/>
            </w:tcBorders>
            <w:shd w:val="clear" w:color="auto" w:fill="auto"/>
            <w:noWrap/>
            <w:tcMar>
              <w:top w:w="40" w:type="dxa"/>
              <w:bottom w:w="40" w:type="dxa"/>
            </w:tcMar>
            <w:vAlign w:val="bottom"/>
            <w:hideMark/>
          </w:tcPr>
          <w:p w14:paraId="4BE77B28" w14:textId="77777777" w:rsidR="001B318F" w:rsidRPr="00DE5B85" w:rsidRDefault="001B318F" w:rsidP="00CD3E65">
            <w:pPr>
              <w:jc w:val="center"/>
              <w:rPr>
                <w:rFonts w:ascii="Arial" w:hAnsi="Arial" w:cs="Arial"/>
                <w:color w:val="000000"/>
                <w:sz w:val="20"/>
                <w:szCs w:val="20"/>
              </w:rPr>
            </w:pPr>
            <w:r w:rsidRPr="00DE5B85">
              <w:rPr>
                <w:rFonts w:ascii="Arial" w:hAnsi="Arial" w:cs="Arial"/>
                <w:color w:val="000000"/>
                <w:sz w:val="20"/>
                <w:szCs w:val="20"/>
              </w:rPr>
              <w:t>1.53</w:t>
            </w:r>
          </w:p>
        </w:tc>
        <w:tc>
          <w:tcPr>
            <w:tcW w:w="1800" w:type="dxa"/>
            <w:tcBorders>
              <w:top w:val="nil"/>
              <w:left w:val="nil"/>
              <w:bottom w:val="single" w:sz="4" w:space="0" w:color="auto"/>
              <w:right w:val="single" w:sz="4" w:space="0" w:color="auto"/>
            </w:tcBorders>
            <w:shd w:val="clear" w:color="auto" w:fill="auto"/>
            <w:noWrap/>
            <w:tcMar>
              <w:top w:w="40" w:type="dxa"/>
              <w:bottom w:w="40" w:type="dxa"/>
            </w:tcMar>
            <w:vAlign w:val="bottom"/>
            <w:hideMark/>
          </w:tcPr>
          <w:p w14:paraId="0A6C7E1F" w14:textId="77777777" w:rsidR="001B318F" w:rsidRPr="00DE5B85" w:rsidRDefault="001B318F" w:rsidP="00CD3E65">
            <w:pPr>
              <w:jc w:val="center"/>
              <w:rPr>
                <w:rFonts w:ascii="Arial" w:hAnsi="Arial" w:cs="Arial"/>
                <w:color w:val="000000"/>
                <w:sz w:val="20"/>
                <w:szCs w:val="20"/>
              </w:rPr>
            </w:pPr>
            <w:r w:rsidRPr="00DE5B85">
              <w:rPr>
                <w:rFonts w:ascii="Arial" w:hAnsi="Arial" w:cs="Arial"/>
                <w:color w:val="000000"/>
                <w:sz w:val="20"/>
                <w:szCs w:val="20"/>
              </w:rPr>
              <w:t>82.00</w:t>
            </w:r>
          </w:p>
        </w:tc>
        <w:tc>
          <w:tcPr>
            <w:tcW w:w="1440" w:type="dxa"/>
            <w:tcBorders>
              <w:top w:val="nil"/>
              <w:left w:val="nil"/>
              <w:bottom w:val="single" w:sz="4" w:space="0" w:color="auto"/>
              <w:right w:val="single" w:sz="4" w:space="0" w:color="auto"/>
            </w:tcBorders>
            <w:shd w:val="clear" w:color="auto" w:fill="auto"/>
            <w:tcMar>
              <w:top w:w="40" w:type="dxa"/>
              <w:bottom w:w="40" w:type="dxa"/>
            </w:tcMar>
            <w:vAlign w:val="bottom"/>
            <w:hideMark/>
          </w:tcPr>
          <w:p w14:paraId="7F2F1930" w14:textId="77777777" w:rsidR="001B318F" w:rsidRPr="00DE5B85" w:rsidRDefault="001B318F" w:rsidP="00CD3E65">
            <w:pPr>
              <w:jc w:val="center"/>
              <w:rPr>
                <w:rFonts w:ascii="Arial" w:hAnsi="Arial" w:cs="Arial"/>
                <w:color w:val="000000"/>
                <w:sz w:val="20"/>
                <w:szCs w:val="20"/>
              </w:rPr>
            </w:pPr>
            <w:r w:rsidRPr="00DE5B85">
              <w:rPr>
                <w:rFonts w:ascii="Arial" w:hAnsi="Arial" w:cs="Arial"/>
                <w:color w:val="000000"/>
                <w:sz w:val="20"/>
                <w:szCs w:val="20"/>
              </w:rPr>
              <w:t>15</w:t>
            </w:r>
          </w:p>
        </w:tc>
        <w:tc>
          <w:tcPr>
            <w:tcW w:w="1724" w:type="dxa"/>
            <w:tcBorders>
              <w:top w:val="nil"/>
              <w:left w:val="nil"/>
              <w:bottom w:val="single" w:sz="4" w:space="0" w:color="auto"/>
              <w:right w:val="single" w:sz="4" w:space="0" w:color="auto"/>
            </w:tcBorders>
            <w:shd w:val="clear" w:color="auto" w:fill="auto"/>
            <w:noWrap/>
            <w:tcMar>
              <w:top w:w="40" w:type="dxa"/>
              <w:bottom w:w="40" w:type="dxa"/>
            </w:tcMar>
            <w:vAlign w:val="bottom"/>
            <w:hideMark/>
          </w:tcPr>
          <w:p w14:paraId="4CE653E7" w14:textId="77777777" w:rsidR="001B318F" w:rsidRPr="00DE5B85" w:rsidRDefault="001B318F" w:rsidP="00CD3E65">
            <w:pPr>
              <w:jc w:val="center"/>
              <w:rPr>
                <w:rFonts w:ascii="Arial" w:hAnsi="Arial" w:cs="Arial"/>
                <w:color w:val="000000"/>
                <w:sz w:val="20"/>
                <w:szCs w:val="20"/>
              </w:rPr>
            </w:pPr>
            <w:r w:rsidRPr="00DE5B85">
              <w:rPr>
                <w:rFonts w:ascii="Arial" w:hAnsi="Arial" w:cs="Arial"/>
                <w:color w:val="000000"/>
                <w:sz w:val="20"/>
                <w:szCs w:val="20"/>
              </w:rPr>
              <w:t>5.47</w:t>
            </w:r>
          </w:p>
        </w:tc>
      </w:tr>
      <w:tr w:rsidR="001B318F" w:rsidRPr="00DE5B85" w14:paraId="59B673C8" w14:textId="77777777" w:rsidTr="001B318F">
        <w:trPr>
          <w:jc w:val="center"/>
        </w:trPr>
        <w:tc>
          <w:tcPr>
            <w:tcW w:w="1246" w:type="dxa"/>
            <w:tcBorders>
              <w:top w:val="nil"/>
              <w:left w:val="single" w:sz="4" w:space="0" w:color="auto"/>
              <w:bottom w:val="single" w:sz="4" w:space="0" w:color="auto"/>
              <w:right w:val="single" w:sz="4" w:space="0" w:color="auto"/>
            </w:tcBorders>
            <w:shd w:val="clear" w:color="auto" w:fill="auto"/>
            <w:tcMar>
              <w:top w:w="40" w:type="dxa"/>
              <w:bottom w:w="40" w:type="dxa"/>
            </w:tcMar>
            <w:vAlign w:val="bottom"/>
            <w:hideMark/>
          </w:tcPr>
          <w:p w14:paraId="5FD44E49" w14:textId="77777777" w:rsidR="001B318F" w:rsidRPr="00DE5B85" w:rsidRDefault="001B318F" w:rsidP="00CD3E65">
            <w:pPr>
              <w:jc w:val="center"/>
              <w:rPr>
                <w:rFonts w:ascii="Arial" w:hAnsi="Arial" w:cs="Arial"/>
                <w:color w:val="000000"/>
                <w:sz w:val="20"/>
                <w:szCs w:val="20"/>
              </w:rPr>
            </w:pPr>
            <w:r w:rsidRPr="00DE5B85">
              <w:rPr>
                <w:rFonts w:ascii="Arial" w:hAnsi="Arial" w:cs="Arial"/>
                <w:color w:val="000000"/>
                <w:sz w:val="20"/>
                <w:szCs w:val="20"/>
              </w:rPr>
              <w:t>162</w:t>
            </w:r>
          </w:p>
        </w:tc>
        <w:tc>
          <w:tcPr>
            <w:tcW w:w="2381" w:type="dxa"/>
            <w:tcBorders>
              <w:top w:val="nil"/>
              <w:left w:val="nil"/>
              <w:bottom w:val="single" w:sz="4" w:space="0" w:color="auto"/>
              <w:right w:val="single" w:sz="4" w:space="0" w:color="auto"/>
            </w:tcBorders>
            <w:shd w:val="clear" w:color="auto" w:fill="auto"/>
            <w:tcMar>
              <w:top w:w="40" w:type="dxa"/>
              <w:bottom w:w="40" w:type="dxa"/>
            </w:tcMar>
            <w:vAlign w:val="bottom"/>
            <w:hideMark/>
          </w:tcPr>
          <w:p w14:paraId="6ECC30B1" w14:textId="77777777" w:rsidR="001B318F" w:rsidRPr="00DE5B85" w:rsidRDefault="001B318F" w:rsidP="00CD3E65">
            <w:pPr>
              <w:jc w:val="center"/>
              <w:rPr>
                <w:rFonts w:ascii="Arial" w:hAnsi="Arial" w:cs="Arial"/>
                <w:color w:val="000000"/>
                <w:sz w:val="20"/>
                <w:szCs w:val="20"/>
              </w:rPr>
            </w:pPr>
            <w:r w:rsidRPr="00DE5B85">
              <w:rPr>
                <w:rFonts w:ascii="Arial" w:hAnsi="Arial" w:cs="Arial"/>
                <w:color w:val="000000"/>
                <w:sz w:val="20"/>
                <w:szCs w:val="20"/>
              </w:rPr>
              <w:t>Regional Park Moabi</w:t>
            </w:r>
          </w:p>
        </w:tc>
        <w:tc>
          <w:tcPr>
            <w:tcW w:w="1436" w:type="dxa"/>
            <w:tcBorders>
              <w:top w:val="nil"/>
              <w:left w:val="nil"/>
              <w:bottom w:val="single" w:sz="4" w:space="0" w:color="auto"/>
              <w:right w:val="single" w:sz="4" w:space="0" w:color="auto"/>
            </w:tcBorders>
            <w:shd w:val="clear" w:color="auto" w:fill="auto"/>
            <w:noWrap/>
            <w:tcMar>
              <w:top w:w="40" w:type="dxa"/>
              <w:bottom w:w="40" w:type="dxa"/>
            </w:tcMar>
            <w:vAlign w:val="bottom"/>
            <w:hideMark/>
          </w:tcPr>
          <w:p w14:paraId="2A74DEE7" w14:textId="77777777" w:rsidR="001B318F" w:rsidRPr="00DE5B85" w:rsidRDefault="001B318F" w:rsidP="00CD3E65">
            <w:pPr>
              <w:jc w:val="center"/>
              <w:rPr>
                <w:rFonts w:ascii="Arial" w:hAnsi="Arial" w:cs="Arial"/>
                <w:color w:val="000000"/>
                <w:sz w:val="20"/>
                <w:szCs w:val="20"/>
              </w:rPr>
            </w:pPr>
            <w:r w:rsidRPr="00DE5B85">
              <w:rPr>
                <w:rFonts w:ascii="Arial" w:hAnsi="Arial" w:cs="Arial"/>
                <w:color w:val="000000"/>
                <w:sz w:val="20"/>
                <w:szCs w:val="20"/>
              </w:rPr>
              <w:t>1.98</w:t>
            </w:r>
          </w:p>
        </w:tc>
        <w:tc>
          <w:tcPr>
            <w:tcW w:w="1800" w:type="dxa"/>
            <w:tcBorders>
              <w:top w:val="nil"/>
              <w:left w:val="nil"/>
              <w:bottom w:val="single" w:sz="4" w:space="0" w:color="auto"/>
              <w:right w:val="single" w:sz="4" w:space="0" w:color="auto"/>
            </w:tcBorders>
            <w:shd w:val="clear" w:color="auto" w:fill="auto"/>
            <w:noWrap/>
            <w:tcMar>
              <w:top w:w="40" w:type="dxa"/>
              <w:bottom w:w="40" w:type="dxa"/>
            </w:tcMar>
            <w:vAlign w:val="bottom"/>
            <w:hideMark/>
          </w:tcPr>
          <w:p w14:paraId="60980D45" w14:textId="77777777" w:rsidR="001B318F" w:rsidRPr="00DE5B85" w:rsidRDefault="001B318F" w:rsidP="00CD3E65">
            <w:pPr>
              <w:jc w:val="center"/>
              <w:rPr>
                <w:rFonts w:ascii="Arial" w:hAnsi="Arial" w:cs="Arial"/>
                <w:color w:val="000000"/>
                <w:sz w:val="20"/>
                <w:szCs w:val="20"/>
              </w:rPr>
            </w:pPr>
            <w:r w:rsidRPr="00DE5B85">
              <w:rPr>
                <w:rFonts w:ascii="Arial" w:hAnsi="Arial" w:cs="Arial"/>
                <w:color w:val="000000"/>
                <w:sz w:val="20"/>
                <w:szCs w:val="20"/>
              </w:rPr>
              <w:t>80.00</w:t>
            </w:r>
          </w:p>
        </w:tc>
        <w:tc>
          <w:tcPr>
            <w:tcW w:w="1440" w:type="dxa"/>
            <w:tcBorders>
              <w:top w:val="nil"/>
              <w:left w:val="nil"/>
              <w:bottom w:val="single" w:sz="4" w:space="0" w:color="auto"/>
              <w:right w:val="single" w:sz="4" w:space="0" w:color="auto"/>
            </w:tcBorders>
            <w:shd w:val="clear" w:color="auto" w:fill="auto"/>
            <w:tcMar>
              <w:top w:w="40" w:type="dxa"/>
              <w:bottom w:w="40" w:type="dxa"/>
            </w:tcMar>
            <w:vAlign w:val="bottom"/>
            <w:hideMark/>
          </w:tcPr>
          <w:p w14:paraId="4442099A" w14:textId="77777777" w:rsidR="001B318F" w:rsidRPr="00DE5B85" w:rsidRDefault="001B318F" w:rsidP="00CD3E65">
            <w:pPr>
              <w:jc w:val="center"/>
              <w:rPr>
                <w:rFonts w:ascii="Arial" w:hAnsi="Arial" w:cs="Arial"/>
                <w:color w:val="000000"/>
                <w:sz w:val="20"/>
                <w:szCs w:val="20"/>
              </w:rPr>
            </w:pPr>
            <w:r w:rsidRPr="00DE5B85">
              <w:rPr>
                <w:rFonts w:ascii="Arial" w:hAnsi="Arial" w:cs="Arial"/>
                <w:color w:val="000000"/>
                <w:sz w:val="20"/>
                <w:szCs w:val="20"/>
              </w:rPr>
              <w:t>16</w:t>
            </w:r>
          </w:p>
        </w:tc>
        <w:tc>
          <w:tcPr>
            <w:tcW w:w="1724" w:type="dxa"/>
            <w:tcBorders>
              <w:top w:val="nil"/>
              <w:left w:val="nil"/>
              <w:bottom w:val="single" w:sz="4" w:space="0" w:color="auto"/>
              <w:right w:val="single" w:sz="4" w:space="0" w:color="auto"/>
            </w:tcBorders>
            <w:shd w:val="clear" w:color="auto" w:fill="auto"/>
            <w:noWrap/>
            <w:tcMar>
              <w:top w:w="40" w:type="dxa"/>
              <w:bottom w:w="40" w:type="dxa"/>
            </w:tcMar>
            <w:vAlign w:val="bottom"/>
            <w:hideMark/>
          </w:tcPr>
          <w:p w14:paraId="34772440" w14:textId="77777777" w:rsidR="001B318F" w:rsidRPr="00DE5B85" w:rsidRDefault="001B318F" w:rsidP="00CD3E65">
            <w:pPr>
              <w:jc w:val="center"/>
              <w:rPr>
                <w:rFonts w:ascii="Arial" w:hAnsi="Arial" w:cs="Arial"/>
                <w:color w:val="000000"/>
                <w:sz w:val="20"/>
                <w:szCs w:val="20"/>
              </w:rPr>
            </w:pPr>
            <w:r w:rsidRPr="00DE5B85">
              <w:rPr>
                <w:rFonts w:ascii="Arial" w:hAnsi="Arial" w:cs="Arial"/>
                <w:color w:val="000000"/>
                <w:sz w:val="20"/>
                <w:szCs w:val="20"/>
              </w:rPr>
              <w:t>5.00</w:t>
            </w:r>
          </w:p>
        </w:tc>
      </w:tr>
      <w:tr w:rsidR="001B318F" w:rsidRPr="00DE5B85" w14:paraId="0856280F" w14:textId="77777777" w:rsidTr="001B318F">
        <w:trPr>
          <w:jc w:val="center"/>
        </w:trPr>
        <w:tc>
          <w:tcPr>
            <w:tcW w:w="1246" w:type="dxa"/>
            <w:tcBorders>
              <w:top w:val="nil"/>
              <w:left w:val="single" w:sz="4" w:space="0" w:color="auto"/>
              <w:bottom w:val="single" w:sz="4" w:space="0" w:color="auto"/>
              <w:right w:val="single" w:sz="4" w:space="0" w:color="auto"/>
            </w:tcBorders>
            <w:shd w:val="clear" w:color="auto" w:fill="auto"/>
            <w:tcMar>
              <w:top w:w="40" w:type="dxa"/>
              <w:bottom w:w="40" w:type="dxa"/>
            </w:tcMar>
            <w:vAlign w:val="bottom"/>
            <w:hideMark/>
          </w:tcPr>
          <w:p w14:paraId="478492E7" w14:textId="77777777" w:rsidR="001B318F" w:rsidRPr="00DE5B85" w:rsidRDefault="001B318F" w:rsidP="00CD3E65">
            <w:pPr>
              <w:jc w:val="center"/>
              <w:rPr>
                <w:rFonts w:ascii="Arial" w:hAnsi="Arial" w:cs="Arial"/>
                <w:color w:val="000000"/>
                <w:sz w:val="20"/>
                <w:szCs w:val="20"/>
              </w:rPr>
            </w:pPr>
            <w:r w:rsidRPr="00DE5B85">
              <w:rPr>
                <w:rFonts w:ascii="Arial" w:hAnsi="Arial" w:cs="Arial"/>
                <w:color w:val="000000"/>
                <w:sz w:val="20"/>
                <w:szCs w:val="20"/>
              </w:rPr>
              <w:t>163</w:t>
            </w:r>
          </w:p>
        </w:tc>
        <w:tc>
          <w:tcPr>
            <w:tcW w:w="2381" w:type="dxa"/>
            <w:tcBorders>
              <w:top w:val="nil"/>
              <w:left w:val="nil"/>
              <w:bottom w:val="single" w:sz="4" w:space="0" w:color="auto"/>
              <w:right w:val="single" w:sz="4" w:space="0" w:color="auto"/>
            </w:tcBorders>
            <w:shd w:val="clear" w:color="auto" w:fill="auto"/>
            <w:tcMar>
              <w:top w:w="40" w:type="dxa"/>
              <w:bottom w:w="40" w:type="dxa"/>
            </w:tcMar>
            <w:vAlign w:val="bottom"/>
            <w:hideMark/>
          </w:tcPr>
          <w:p w14:paraId="44047A30" w14:textId="77777777" w:rsidR="001B318F" w:rsidRPr="00DE5B85" w:rsidRDefault="001B318F" w:rsidP="00CD3E65">
            <w:pPr>
              <w:jc w:val="center"/>
              <w:rPr>
                <w:rFonts w:ascii="Arial" w:hAnsi="Arial" w:cs="Arial"/>
                <w:color w:val="000000"/>
                <w:sz w:val="20"/>
                <w:szCs w:val="20"/>
              </w:rPr>
            </w:pPr>
            <w:r w:rsidRPr="00DE5B85">
              <w:rPr>
                <w:rFonts w:ascii="Arial" w:hAnsi="Arial" w:cs="Arial"/>
                <w:color w:val="000000"/>
                <w:sz w:val="20"/>
                <w:szCs w:val="20"/>
              </w:rPr>
              <w:t>Regional Park Moabi</w:t>
            </w:r>
          </w:p>
        </w:tc>
        <w:tc>
          <w:tcPr>
            <w:tcW w:w="1436" w:type="dxa"/>
            <w:tcBorders>
              <w:top w:val="nil"/>
              <w:left w:val="nil"/>
              <w:bottom w:val="single" w:sz="4" w:space="0" w:color="auto"/>
              <w:right w:val="single" w:sz="4" w:space="0" w:color="auto"/>
            </w:tcBorders>
            <w:shd w:val="clear" w:color="auto" w:fill="auto"/>
            <w:noWrap/>
            <w:tcMar>
              <w:top w:w="40" w:type="dxa"/>
              <w:bottom w:w="40" w:type="dxa"/>
            </w:tcMar>
            <w:vAlign w:val="bottom"/>
            <w:hideMark/>
          </w:tcPr>
          <w:p w14:paraId="7AD06E35" w14:textId="77777777" w:rsidR="001B318F" w:rsidRPr="00DE5B85" w:rsidRDefault="001B318F" w:rsidP="00CD3E65">
            <w:pPr>
              <w:jc w:val="center"/>
              <w:rPr>
                <w:rFonts w:ascii="Arial" w:hAnsi="Arial" w:cs="Arial"/>
                <w:color w:val="000000"/>
                <w:sz w:val="20"/>
                <w:szCs w:val="20"/>
              </w:rPr>
            </w:pPr>
            <w:r w:rsidRPr="00DE5B85">
              <w:rPr>
                <w:rFonts w:ascii="Arial" w:hAnsi="Arial" w:cs="Arial"/>
                <w:color w:val="000000"/>
                <w:sz w:val="20"/>
                <w:szCs w:val="20"/>
              </w:rPr>
              <w:t>1.98</w:t>
            </w:r>
          </w:p>
        </w:tc>
        <w:tc>
          <w:tcPr>
            <w:tcW w:w="1800" w:type="dxa"/>
            <w:tcBorders>
              <w:top w:val="nil"/>
              <w:left w:val="nil"/>
              <w:bottom w:val="single" w:sz="4" w:space="0" w:color="auto"/>
              <w:right w:val="single" w:sz="4" w:space="0" w:color="auto"/>
            </w:tcBorders>
            <w:shd w:val="clear" w:color="auto" w:fill="auto"/>
            <w:noWrap/>
            <w:tcMar>
              <w:top w:w="40" w:type="dxa"/>
              <w:bottom w:w="40" w:type="dxa"/>
            </w:tcMar>
            <w:vAlign w:val="bottom"/>
            <w:hideMark/>
          </w:tcPr>
          <w:p w14:paraId="2920E13D" w14:textId="77777777" w:rsidR="001B318F" w:rsidRPr="00DE5B85" w:rsidRDefault="001B318F" w:rsidP="00CD3E65">
            <w:pPr>
              <w:jc w:val="center"/>
              <w:rPr>
                <w:rFonts w:ascii="Arial" w:hAnsi="Arial" w:cs="Arial"/>
                <w:color w:val="000000"/>
                <w:sz w:val="20"/>
                <w:szCs w:val="20"/>
              </w:rPr>
            </w:pPr>
            <w:r w:rsidRPr="00DE5B85">
              <w:rPr>
                <w:rFonts w:ascii="Arial" w:hAnsi="Arial" w:cs="Arial"/>
                <w:color w:val="000000"/>
                <w:sz w:val="20"/>
                <w:szCs w:val="20"/>
              </w:rPr>
              <w:t>170.00</w:t>
            </w:r>
          </w:p>
        </w:tc>
        <w:tc>
          <w:tcPr>
            <w:tcW w:w="1440" w:type="dxa"/>
            <w:tcBorders>
              <w:top w:val="nil"/>
              <w:left w:val="nil"/>
              <w:bottom w:val="single" w:sz="4" w:space="0" w:color="auto"/>
              <w:right w:val="single" w:sz="4" w:space="0" w:color="auto"/>
            </w:tcBorders>
            <w:shd w:val="clear" w:color="auto" w:fill="auto"/>
            <w:tcMar>
              <w:top w:w="40" w:type="dxa"/>
              <w:bottom w:w="40" w:type="dxa"/>
            </w:tcMar>
            <w:vAlign w:val="bottom"/>
            <w:hideMark/>
          </w:tcPr>
          <w:p w14:paraId="6D6DAFE8" w14:textId="77777777" w:rsidR="001B318F" w:rsidRPr="00DE5B85" w:rsidRDefault="001B318F" w:rsidP="00CD3E65">
            <w:pPr>
              <w:jc w:val="center"/>
              <w:rPr>
                <w:rFonts w:ascii="Arial" w:hAnsi="Arial" w:cs="Arial"/>
                <w:color w:val="000000"/>
                <w:sz w:val="20"/>
                <w:szCs w:val="20"/>
              </w:rPr>
            </w:pPr>
            <w:r w:rsidRPr="00DE5B85">
              <w:rPr>
                <w:rFonts w:ascii="Arial" w:hAnsi="Arial" w:cs="Arial"/>
                <w:color w:val="000000"/>
                <w:sz w:val="20"/>
                <w:szCs w:val="20"/>
              </w:rPr>
              <w:t>44</w:t>
            </w:r>
          </w:p>
        </w:tc>
        <w:tc>
          <w:tcPr>
            <w:tcW w:w="1724" w:type="dxa"/>
            <w:tcBorders>
              <w:top w:val="nil"/>
              <w:left w:val="nil"/>
              <w:bottom w:val="single" w:sz="4" w:space="0" w:color="auto"/>
              <w:right w:val="single" w:sz="4" w:space="0" w:color="auto"/>
            </w:tcBorders>
            <w:shd w:val="clear" w:color="auto" w:fill="auto"/>
            <w:noWrap/>
            <w:tcMar>
              <w:top w:w="40" w:type="dxa"/>
              <w:bottom w:w="40" w:type="dxa"/>
            </w:tcMar>
            <w:vAlign w:val="bottom"/>
            <w:hideMark/>
          </w:tcPr>
          <w:p w14:paraId="240253D0" w14:textId="77777777" w:rsidR="001B318F" w:rsidRPr="00DE5B85" w:rsidRDefault="001B318F" w:rsidP="00CD3E65">
            <w:pPr>
              <w:jc w:val="center"/>
              <w:rPr>
                <w:rFonts w:ascii="Arial" w:hAnsi="Arial" w:cs="Arial"/>
                <w:color w:val="000000"/>
                <w:sz w:val="20"/>
                <w:szCs w:val="20"/>
              </w:rPr>
            </w:pPr>
            <w:r w:rsidRPr="00DE5B85">
              <w:rPr>
                <w:rFonts w:ascii="Arial" w:hAnsi="Arial" w:cs="Arial"/>
                <w:color w:val="000000"/>
                <w:sz w:val="20"/>
                <w:szCs w:val="20"/>
              </w:rPr>
              <w:t>3.86</w:t>
            </w:r>
          </w:p>
        </w:tc>
      </w:tr>
      <w:tr w:rsidR="001B318F" w:rsidRPr="00DE5B85" w14:paraId="5A70B8D6" w14:textId="77777777" w:rsidTr="001B318F">
        <w:trPr>
          <w:jc w:val="center"/>
        </w:trPr>
        <w:tc>
          <w:tcPr>
            <w:tcW w:w="1246" w:type="dxa"/>
            <w:tcBorders>
              <w:top w:val="nil"/>
              <w:left w:val="single" w:sz="4" w:space="0" w:color="auto"/>
              <w:bottom w:val="single" w:sz="4" w:space="0" w:color="auto"/>
              <w:right w:val="single" w:sz="4" w:space="0" w:color="auto"/>
            </w:tcBorders>
            <w:shd w:val="clear" w:color="auto" w:fill="auto"/>
            <w:tcMar>
              <w:top w:w="40" w:type="dxa"/>
              <w:bottom w:w="40" w:type="dxa"/>
            </w:tcMar>
            <w:vAlign w:val="bottom"/>
            <w:hideMark/>
          </w:tcPr>
          <w:p w14:paraId="6C4B8497" w14:textId="77777777" w:rsidR="001B318F" w:rsidRPr="00DE5B85" w:rsidRDefault="001B318F" w:rsidP="00CD3E65">
            <w:pPr>
              <w:jc w:val="center"/>
              <w:rPr>
                <w:rFonts w:ascii="Arial" w:hAnsi="Arial" w:cs="Arial"/>
                <w:color w:val="000000"/>
                <w:sz w:val="20"/>
                <w:szCs w:val="20"/>
              </w:rPr>
            </w:pPr>
            <w:r w:rsidRPr="00DE5B85">
              <w:rPr>
                <w:rFonts w:ascii="Arial" w:hAnsi="Arial" w:cs="Arial"/>
                <w:color w:val="000000"/>
                <w:sz w:val="20"/>
                <w:szCs w:val="20"/>
              </w:rPr>
              <w:t>164</w:t>
            </w:r>
          </w:p>
        </w:tc>
        <w:tc>
          <w:tcPr>
            <w:tcW w:w="2381" w:type="dxa"/>
            <w:tcBorders>
              <w:top w:val="nil"/>
              <w:left w:val="nil"/>
              <w:bottom w:val="single" w:sz="4" w:space="0" w:color="auto"/>
              <w:right w:val="single" w:sz="4" w:space="0" w:color="auto"/>
            </w:tcBorders>
            <w:shd w:val="clear" w:color="auto" w:fill="auto"/>
            <w:tcMar>
              <w:top w:w="40" w:type="dxa"/>
              <w:bottom w:w="40" w:type="dxa"/>
            </w:tcMar>
            <w:vAlign w:val="bottom"/>
            <w:hideMark/>
          </w:tcPr>
          <w:p w14:paraId="282A7717" w14:textId="77777777" w:rsidR="001B318F" w:rsidRPr="00DE5B85" w:rsidRDefault="001B318F" w:rsidP="00CD3E65">
            <w:pPr>
              <w:jc w:val="center"/>
              <w:rPr>
                <w:rFonts w:ascii="Arial" w:hAnsi="Arial" w:cs="Arial"/>
                <w:color w:val="000000"/>
                <w:sz w:val="20"/>
                <w:szCs w:val="20"/>
              </w:rPr>
            </w:pPr>
            <w:r w:rsidRPr="00DE5B85">
              <w:rPr>
                <w:rFonts w:ascii="Arial" w:hAnsi="Arial" w:cs="Arial"/>
                <w:color w:val="000000"/>
                <w:sz w:val="20"/>
                <w:szCs w:val="20"/>
              </w:rPr>
              <w:t>Regional Park Moabi</w:t>
            </w:r>
          </w:p>
        </w:tc>
        <w:tc>
          <w:tcPr>
            <w:tcW w:w="1436" w:type="dxa"/>
            <w:tcBorders>
              <w:top w:val="nil"/>
              <w:left w:val="nil"/>
              <w:bottom w:val="single" w:sz="4" w:space="0" w:color="auto"/>
              <w:right w:val="single" w:sz="4" w:space="0" w:color="auto"/>
            </w:tcBorders>
            <w:shd w:val="clear" w:color="auto" w:fill="auto"/>
            <w:noWrap/>
            <w:tcMar>
              <w:top w:w="40" w:type="dxa"/>
              <w:bottom w:w="40" w:type="dxa"/>
            </w:tcMar>
            <w:vAlign w:val="bottom"/>
            <w:hideMark/>
          </w:tcPr>
          <w:p w14:paraId="002765EE" w14:textId="77777777" w:rsidR="001B318F" w:rsidRPr="00DE5B85" w:rsidRDefault="001B318F" w:rsidP="00CD3E65">
            <w:pPr>
              <w:jc w:val="center"/>
              <w:rPr>
                <w:rFonts w:ascii="Arial" w:hAnsi="Arial" w:cs="Arial"/>
                <w:color w:val="000000"/>
                <w:sz w:val="20"/>
                <w:szCs w:val="20"/>
              </w:rPr>
            </w:pPr>
            <w:r w:rsidRPr="00DE5B85">
              <w:rPr>
                <w:rFonts w:ascii="Arial" w:hAnsi="Arial" w:cs="Arial"/>
                <w:color w:val="000000"/>
                <w:sz w:val="20"/>
                <w:szCs w:val="20"/>
              </w:rPr>
              <w:t>1.98</w:t>
            </w:r>
          </w:p>
        </w:tc>
        <w:tc>
          <w:tcPr>
            <w:tcW w:w="1800" w:type="dxa"/>
            <w:tcBorders>
              <w:top w:val="nil"/>
              <w:left w:val="nil"/>
              <w:bottom w:val="single" w:sz="4" w:space="0" w:color="auto"/>
              <w:right w:val="single" w:sz="4" w:space="0" w:color="auto"/>
            </w:tcBorders>
            <w:shd w:val="clear" w:color="auto" w:fill="auto"/>
            <w:noWrap/>
            <w:tcMar>
              <w:top w:w="40" w:type="dxa"/>
              <w:bottom w:w="40" w:type="dxa"/>
            </w:tcMar>
            <w:vAlign w:val="bottom"/>
            <w:hideMark/>
          </w:tcPr>
          <w:p w14:paraId="027E1443" w14:textId="77777777" w:rsidR="001B318F" w:rsidRPr="00DE5B85" w:rsidRDefault="001B318F" w:rsidP="00CD3E65">
            <w:pPr>
              <w:jc w:val="center"/>
              <w:rPr>
                <w:rFonts w:ascii="Arial" w:hAnsi="Arial" w:cs="Arial"/>
                <w:color w:val="000000"/>
                <w:sz w:val="20"/>
                <w:szCs w:val="20"/>
              </w:rPr>
            </w:pPr>
            <w:r w:rsidRPr="00DE5B85">
              <w:rPr>
                <w:rFonts w:ascii="Arial" w:hAnsi="Arial" w:cs="Arial"/>
                <w:color w:val="000000"/>
                <w:sz w:val="20"/>
                <w:szCs w:val="20"/>
              </w:rPr>
              <w:t>115.00</w:t>
            </w:r>
          </w:p>
        </w:tc>
        <w:tc>
          <w:tcPr>
            <w:tcW w:w="1440" w:type="dxa"/>
            <w:tcBorders>
              <w:top w:val="nil"/>
              <w:left w:val="nil"/>
              <w:bottom w:val="single" w:sz="4" w:space="0" w:color="auto"/>
              <w:right w:val="single" w:sz="4" w:space="0" w:color="auto"/>
            </w:tcBorders>
            <w:shd w:val="clear" w:color="auto" w:fill="auto"/>
            <w:tcMar>
              <w:top w:w="40" w:type="dxa"/>
              <w:bottom w:w="40" w:type="dxa"/>
            </w:tcMar>
            <w:vAlign w:val="bottom"/>
            <w:hideMark/>
          </w:tcPr>
          <w:p w14:paraId="39DBF5AE" w14:textId="77777777" w:rsidR="001B318F" w:rsidRPr="00DE5B85" w:rsidRDefault="001B318F" w:rsidP="00CD3E65">
            <w:pPr>
              <w:jc w:val="center"/>
              <w:rPr>
                <w:rFonts w:ascii="Arial" w:hAnsi="Arial" w:cs="Arial"/>
                <w:color w:val="000000"/>
                <w:sz w:val="20"/>
                <w:szCs w:val="20"/>
              </w:rPr>
            </w:pPr>
            <w:r w:rsidRPr="00DE5B85">
              <w:rPr>
                <w:rFonts w:ascii="Arial" w:hAnsi="Arial" w:cs="Arial"/>
                <w:color w:val="000000"/>
                <w:sz w:val="20"/>
                <w:szCs w:val="20"/>
              </w:rPr>
              <w:t>16</w:t>
            </w:r>
          </w:p>
        </w:tc>
        <w:tc>
          <w:tcPr>
            <w:tcW w:w="1724" w:type="dxa"/>
            <w:tcBorders>
              <w:top w:val="nil"/>
              <w:left w:val="nil"/>
              <w:bottom w:val="single" w:sz="4" w:space="0" w:color="auto"/>
              <w:right w:val="single" w:sz="4" w:space="0" w:color="auto"/>
            </w:tcBorders>
            <w:shd w:val="clear" w:color="auto" w:fill="auto"/>
            <w:noWrap/>
            <w:tcMar>
              <w:top w:w="40" w:type="dxa"/>
              <w:bottom w:w="40" w:type="dxa"/>
            </w:tcMar>
            <w:vAlign w:val="bottom"/>
            <w:hideMark/>
          </w:tcPr>
          <w:p w14:paraId="466CE3EC" w14:textId="77777777" w:rsidR="001B318F" w:rsidRPr="00DE5B85" w:rsidRDefault="001B318F" w:rsidP="00CD3E65">
            <w:pPr>
              <w:jc w:val="center"/>
              <w:rPr>
                <w:rFonts w:ascii="Arial" w:hAnsi="Arial" w:cs="Arial"/>
                <w:color w:val="000000"/>
                <w:sz w:val="20"/>
                <w:szCs w:val="20"/>
              </w:rPr>
            </w:pPr>
            <w:r w:rsidRPr="00DE5B85">
              <w:rPr>
                <w:rFonts w:ascii="Arial" w:hAnsi="Arial" w:cs="Arial"/>
                <w:color w:val="000000"/>
                <w:sz w:val="20"/>
                <w:szCs w:val="20"/>
              </w:rPr>
              <w:t>7.19</w:t>
            </w:r>
          </w:p>
        </w:tc>
      </w:tr>
      <w:tr w:rsidR="001B318F" w:rsidRPr="00DE5B85" w14:paraId="0AF166EF" w14:textId="77777777" w:rsidTr="001B318F">
        <w:trPr>
          <w:jc w:val="center"/>
        </w:trPr>
        <w:tc>
          <w:tcPr>
            <w:tcW w:w="1246" w:type="dxa"/>
            <w:tcBorders>
              <w:top w:val="nil"/>
              <w:left w:val="single" w:sz="4" w:space="0" w:color="auto"/>
              <w:bottom w:val="single" w:sz="4" w:space="0" w:color="auto"/>
              <w:right w:val="single" w:sz="4" w:space="0" w:color="auto"/>
            </w:tcBorders>
            <w:shd w:val="clear" w:color="auto" w:fill="auto"/>
            <w:tcMar>
              <w:top w:w="40" w:type="dxa"/>
              <w:bottom w:w="40" w:type="dxa"/>
            </w:tcMar>
            <w:vAlign w:val="bottom"/>
            <w:hideMark/>
          </w:tcPr>
          <w:p w14:paraId="316FDD5C" w14:textId="77777777" w:rsidR="001B318F" w:rsidRPr="00DE5B85" w:rsidRDefault="001B318F" w:rsidP="00CD3E65">
            <w:pPr>
              <w:jc w:val="center"/>
              <w:rPr>
                <w:rFonts w:ascii="Arial" w:hAnsi="Arial" w:cs="Arial"/>
                <w:color w:val="000000"/>
                <w:sz w:val="20"/>
                <w:szCs w:val="20"/>
              </w:rPr>
            </w:pPr>
            <w:r w:rsidRPr="00DE5B85">
              <w:rPr>
                <w:rFonts w:ascii="Arial" w:hAnsi="Arial" w:cs="Arial"/>
                <w:color w:val="000000"/>
                <w:sz w:val="20"/>
                <w:szCs w:val="20"/>
              </w:rPr>
              <w:t>165</w:t>
            </w:r>
          </w:p>
        </w:tc>
        <w:tc>
          <w:tcPr>
            <w:tcW w:w="2381" w:type="dxa"/>
            <w:tcBorders>
              <w:top w:val="nil"/>
              <w:left w:val="nil"/>
              <w:bottom w:val="single" w:sz="4" w:space="0" w:color="auto"/>
              <w:right w:val="single" w:sz="4" w:space="0" w:color="auto"/>
            </w:tcBorders>
            <w:shd w:val="clear" w:color="auto" w:fill="auto"/>
            <w:tcMar>
              <w:top w:w="40" w:type="dxa"/>
              <w:bottom w:w="40" w:type="dxa"/>
            </w:tcMar>
            <w:vAlign w:val="bottom"/>
            <w:hideMark/>
          </w:tcPr>
          <w:p w14:paraId="2B8BD050" w14:textId="77777777" w:rsidR="001B318F" w:rsidRPr="00DE5B85" w:rsidRDefault="001B318F" w:rsidP="00CD3E65">
            <w:pPr>
              <w:jc w:val="center"/>
              <w:rPr>
                <w:rFonts w:ascii="Arial" w:hAnsi="Arial" w:cs="Arial"/>
                <w:color w:val="000000"/>
                <w:sz w:val="20"/>
                <w:szCs w:val="20"/>
              </w:rPr>
            </w:pPr>
            <w:r w:rsidRPr="00DE5B85">
              <w:rPr>
                <w:rFonts w:ascii="Arial" w:hAnsi="Arial" w:cs="Arial"/>
                <w:color w:val="000000"/>
                <w:sz w:val="20"/>
                <w:szCs w:val="20"/>
              </w:rPr>
              <w:t>Regional Park Moabi</w:t>
            </w:r>
          </w:p>
        </w:tc>
        <w:tc>
          <w:tcPr>
            <w:tcW w:w="1436" w:type="dxa"/>
            <w:tcBorders>
              <w:top w:val="nil"/>
              <w:left w:val="nil"/>
              <w:bottom w:val="single" w:sz="4" w:space="0" w:color="auto"/>
              <w:right w:val="single" w:sz="4" w:space="0" w:color="auto"/>
            </w:tcBorders>
            <w:shd w:val="clear" w:color="auto" w:fill="auto"/>
            <w:noWrap/>
            <w:tcMar>
              <w:top w:w="40" w:type="dxa"/>
              <w:bottom w:w="40" w:type="dxa"/>
            </w:tcMar>
            <w:vAlign w:val="bottom"/>
            <w:hideMark/>
          </w:tcPr>
          <w:p w14:paraId="2DC36840" w14:textId="77777777" w:rsidR="001B318F" w:rsidRPr="00DE5B85" w:rsidRDefault="001B318F" w:rsidP="00CD3E65">
            <w:pPr>
              <w:jc w:val="center"/>
              <w:rPr>
                <w:rFonts w:ascii="Arial" w:hAnsi="Arial" w:cs="Arial"/>
                <w:color w:val="000000"/>
                <w:sz w:val="20"/>
                <w:szCs w:val="20"/>
              </w:rPr>
            </w:pPr>
            <w:r w:rsidRPr="00DE5B85">
              <w:rPr>
                <w:rFonts w:ascii="Arial" w:hAnsi="Arial" w:cs="Arial"/>
                <w:color w:val="000000"/>
                <w:sz w:val="20"/>
                <w:szCs w:val="20"/>
              </w:rPr>
              <w:t>0.94</w:t>
            </w:r>
          </w:p>
        </w:tc>
        <w:tc>
          <w:tcPr>
            <w:tcW w:w="1800" w:type="dxa"/>
            <w:tcBorders>
              <w:top w:val="nil"/>
              <w:left w:val="nil"/>
              <w:bottom w:val="single" w:sz="4" w:space="0" w:color="auto"/>
              <w:right w:val="single" w:sz="4" w:space="0" w:color="auto"/>
            </w:tcBorders>
            <w:shd w:val="clear" w:color="auto" w:fill="auto"/>
            <w:noWrap/>
            <w:tcMar>
              <w:top w:w="40" w:type="dxa"/>
              <w:bottom w:w="40" w:type="dxa"/>
            </w:tcMar>
            <w:vAlign w:val="bottom"/>
            <w:hideMark/>
          </w:tcPr>
          <w:p w14:paraId="3C833B43" w14:textId="77777777" w:rsidR="001B318F" w:rsidRPr="00DE5B85" w:rsidRDefault="001B318F" w:rsidP="00CD3E65">
            <w:pPr>
              <w:jc w:val="center"/>
              <w:rPr>
                <w:rFonts w:ascii="Arial" w:hAnsi="Arial" w:cs="Arial"/>
                <w:color w:val="000000"/>
                <w:sz w:val="20"/>
                <w:szCs w:val="20"/>
              </w:rPr>
            </w:pPr>
            <w:r w:rsidRPr="00DE5B85">
              <w:rPr>
                <w:rFonts w:ascii="Arial" w:hAnsi="Arial" w:cs="Arial"/>
                <w:color w:val="000000"/>
                <w:sz w:val="20"/>
                <w:szCs w:val="20"/>
              </w:rPr>
              <w:t>261.00</w:t>
            </w:r>
          </w:p>
        </w:tc>
        <w:tc>
          <w:tcPr>
            <w:tcW w:w="1440" w:type="dxa"/>
            <w:tcBorders>
              <w:top w:val="nil"/>
              <w:left w:val="nil"/>
              <w:bottom w:val="single" w:sz="4" w:space="0" w:color="auto"/>
              <w:right w:val="single" w:sz="4" w:space="0" w:color="auto"/>
            </w:tcBorders>
            <w:shd w:val="clear" w:color="auto" w:fill="auto"/>
            <w:tcMar>
              <w:top w:w="40" w:type="dxa"/>
              <w:bottom w:w="40" w:type="dxa"/>
            </w:tcMar>
            <w:vAlign w:val="bottom"/>
            <w:hideMark/>
          </w:tcPr>
          <w:p w14:paraId="11855548" w14:textId="77777777" w:rsidR="001B318F" w:rsidRPr="00DE5B85" w:rsidRDefault="001B318F" w:rsidP="00CD3E65">
            <w:pPr>
              <w:jc w:val="center"/>
              <w:rPr>
                <w:rFonts w:ascii="Arial" w:hAnsi="Arial" w:cs="Arial"/>
                <w:color w:val="000000"/>
                <w:sz w:val="20"/>
                <w:szCs w:val="20"/>
              </w:rPr>
            </w:pPr>
            <w:r w:rsidRPr="00DE5B85">
              <w:rPr>
                <w:rFonts w:ascii="Arial" w:hAnsi="Arial" w:cs="Arial"/>
                <w:color w:val="000000"/>
                <w:sz w:val="20"/>
                <w:szCs w:val="20"/>
              </w:rPr>
              <w:t>16</w:t>
            </w:r>
          </w:p>
        </w:tc>
        <w:tc>
          <w:tcPr>
            <w:tcW w:w="1724" w:type="dxa"/>
            <w:tcBorders>
              <w:top w:val="nil"/>
              <w:left w:val="nil"/>
              <w:bottom w:val="single" w:sz="4" w:space="0" w:color="auto"/>
              <w:right w:val="single" w:sz="4" w:space="0" w:color="auto"/>
            </w:tcBorders>
            <w:shd w:val="clear" w:color="auto" w:fill="auto"/>
            <w:noWrap/>
            <w:tcMar>
              <w:top w:w="40" w:type="dxa"/>
              <w:bottom w:w="40" w:type="dxa"/>
            </w:tcMar>
            <w:vAlign w:val="bottom"/>
            <w:hideMark/>
          </w:tcPr>
          <w:p w14:paraId="432559C3" w14:textId="77777777" w:rsidR="001B318F" w:rsidRPr="00DE5B85" w:rsidRDefault="001B318F" w:rsidP="00CD3E65">
            <w:pPr>
              <w:jc w:val="center"/>
              <w:rPr>
                <w:rFonts w:ascii="Arial" w:hAnsi="Arial" w:cs="Arial"/>
                <w:color w:val="000000"/>
                <w:sz w:val="20"/>
                <w:szCs w:val="20"/>
              </w:rPr>
            </w:pPr>
            <w:r w:rsidRPr="00DE5B85">
              <w:rPr>
                <w:rFonts w:ascii="Arial" w:hAnsi="Arial" w:cs="Arial"/>
                <w:color w:val="000000"/>
                <w:sz w:val="20"/>
                <w:szCs w:val="20"/>
              </w:rPr>
              <w:t>16.31</w:t>
            </w:r>
          </w:p>
        </w:tc>
      </w:tr>
      <w:tr w:rsidR="001B318F" w:rsidRPr="00DE5B85" w14:paraId="183A06B2" w14:textId="77777777" w:rsidTr="001B318F">
        <w:trPr>
          <w:jc w:val="center"/>
        </w:trPr>
        <w:tc>
          <w:tcPr>
            <w:tcW w:w="3627" w:type="dxa"/>
            <w:gridSpan w:val="2"/>
            <w:tcBorders>
              <w:top w:val="single" w:sz="4" w:space="0" w:color="auto"/>
              <w:left w:val="single" w:sz="4" w:space="0" w:color="auto"/>
              <w:bottom w:val="single" w:sz="4" w:space="0" w:color="auto"/>
              <w:right w:val="single" w:sz="4" w:space="0" w:color="auto"/>
            </w:tcBorders>
            <w:shd w:val="clear" w:color="auto" w:fill="auto"/>
            <w:noWrap/>
            <w:tcMar>
              <w:top w:w="40" w:type="dxa"/>
              <w:bottom w:w="40" w:type="dxa"/>
            </w:tcMar>
            <w:vAlign w:val="bottom"/>
            <w:hideMark/>
          </w:tcPr>
          <w:p w14:paraId="6A06912C" w14:textId="77777777" w:rsidR="001B318F" w:rsidRPr="00DE5B85" w:rsidRDefault="001B318F" w:rsidP="001B318F">
            <w:pPr>
              <w:jc w:val="right"/>
              <w:rPr>
                <w:rFonts w:ascii="Arial" w:hAnsi="Arial" w:cs="Arial"/>
                <w:color w:val="000000"/>
                <w:sz w:val="20"/>
                <w:szCs w:val="20"/>
              </w:rPr>
            </w:pPr>
            <w:r>
              <w:rPr>
                <w:rFonts w:ascii="Arial" w:hAnsi="Arial" w:cs="Arial"/>
                <w:color w:val="000000"/>
                <w:sz w:val="20"/>
                <w:szCs w:val="20"/>
              </w:rPr>
              <w:t>Mean and standard deviation</w:t>
            </w:r>
            <w:r w:rsidRPr="00DE5B85">
              <w:rPr>
                <w:rFonts w:ascii="Arial" w:hAnsi="Arial" w:cs="Arial"/>
                <w:color w:val="000000"/>
                <w:sz w:val="20"/>
                <w:szCs w:val="20"/>
              </w:rPr>
              <w:t xml:space="preserve"> all fish</w:t>
            </w:r>
          </w:p>
        </w:tc>
        <w:tc>
          <w:tcPr>
            <w:tcW w:w="1436" w:type="dxa"/>
            <w:tcBorders>
              <w:top w:val="nil"/>
              <w:left w:val="nil"/>
              <w:bottom w:val="single" w:sz="4" w:space="0" w:color="auto"/>
              <w:right w:val="single" w:sz="4" w:space="0" w:color="auto"/>
            </w:tcBorders>
            <w:shd w:val="clear" w:color="auto" w:fill="auto"/>
            <w:noWrap/>
            <w:tcMar>
              <w:top w:w="40" w:type="dxa"/>
              <w:bottom w:w="40" w:type="dxa"/>
            </w:tcMar>
            <w:vAlign w:val="bottom"/>
            <w:hideMark/>
          </w:tcPr>
          <w:p w14:paraId="18FC4796" w14:textId="77777777" w:rsidR="001B318F" w:rsidRPr="00DE5B85" w:rsidRDefault="001B318F" w:rsidP="00CD3E65">
            <w:pPr>
              <w:jc w:val="center"/>
              <w:rPr>
                <w:rFonts w:ascii="Arial" w:hAnsi="Arial" w:cs="Arial"/>
                <w:color w:val="000000"/>
                <w:sz w:val="20"/>
                <w:szCs w:val="20"/>
              </w:rPr>
            </w:pPr>
            <w:r w:rsidRPr="00DE5B85">
              <w:rPr>
                <w:rFonts w:ascii="Arial" w:hAnsi="Arial" w:cs="Arial"/>
                <w:color w:val="000000"/>
                <w:sz w:val="20"/>
                <w:szCs w:val="20"/>
              </w:rPr>
              <w:t>2.98</w:t>
            </w:r>
            <w:r>
              <w:rPr>
                <w:rFonts w:ascii="Arial" w:hAnsi="Arial" w:cs="Arial"/>
                <w:color w:val="000000"/>
                <w:sz w:val="20"/>
                <w:szCs w:val="20"/>
              </w:rPr>
              <w:t xml:space="preserve"> </w:t>
            </w:r>
            <w:r w:rsidRPr="00DF14E7">
              <w:rPr>
                <w:rFonts w:ascii="Arial" w:hAnsi="Arial" w:cs="Arial"/>
                <w:color w:val="000000"/>
                <w:sz w:val="18"/>
                <w:szCs w:val="18"/>
              </w:rPr>
              <w:t>±</w:t>
            </w:r>
            <w:r>
              <w:rPr>
                <w:rFonts w:ascii="Arial" w:hAnsi="Arial" w:cs="Arial"/>
                <w:color w:val="000000"/>
                <w:sz w:val="18"/>
                <w:szCs w:val="18"/>
              </w:rPr>
              <w:t xml:space="preserve"> 3.51</w:t>
            </w:r>
          </w:p>
        </w:tc>
        <w:tc>
          <w:tcPr>
            <w:tcW w:w="1800" w:type="dxa"/>
            <w:tcBorders>
              <w:top w:val="nil"/>
              <w:left w:val="nil"/>
              <w:bottom w:val="single" w:sz="4" w:space="0" w:color="auto"/>
              <w:right w:val="single" w:sz="4" w:space="0" w:color="auto"/>
            </w:tcBorders>
            <w:shd w:val="clear" w:color="auto" w:fill="auto"/>
            <w:noWrap/>
            <w:tcMar>
              <w:top w:w="40" w:type="dxa"/>
              <w:bottom w:w="40" w:type="dxa"/>
            </w:tcMar>
            <w:vAlign w:val="bottom"/>
            <w:hideMark/>
          </w:tcPr>
          <w:p w14:paraId="21530FF9" w14:textId="77777777" w:rsidR="001B318F" w:rsidRPr="00DE5B85" w:rsidRDefault="001B318F" w:rsidP="00CD3E65">
            <w:pPr>
              <w:jc w:val="center"/>
              <w:rPr>
                <w:rFonts w:ascii="Arial" w:hAnsi="Arial" w:cs="Arial"/>
                <w:color w:val="000000"/>
                <w:sz w:val="20"/>
                <w:szCs w:val="20"/>
              </w:rPr>
            </w:pPr>
            <w:r w:rsidRPr="00DE5B85">
              <w:rPr>
                <w:rFonts w:ascii="Arial" w:hAnsi="Arial" w:cs="Arial"/>
                <w:color w:val="000000"/>
                <w:sz w:val="20"/>
                <w:szCs w:val="20"/>
              </w:rPr>
              <w:t>162.64</w:t>
            </w:r>
            <w:r>
              <w:rPr>
                <w:rFonts w:ascii="Arial" w:hAnsi="Arial" w:cs="Arial"/>
                <w:color w:val="000000"/>
                <w:sz w:val="20"/>
                <w:szCs w:val="20"/>
              </w:rPr>
              <w:t xml:space="preserve"> </w:t>
            </w:r>
            <w:r w:rsidRPr="00DF14E7">
              <w:rPr>
                <w:rFonts w:ascii="Arial" w:hAnsi="Arial" w:cs="Arial"/>
                <w:color w:val="000000"/>
                <w:sz w:val="18"/>
                <w:szCs w:val="18"/>
              </w:rPr>
              <w:t>±</w:t>
            </w:r>
            <w:r>
              <w:rPr>
                <w:rFonts w:ascii="Arial" w:hAnsi="Arial" w:cs="Arial"/>
                <w:color w:val="000000"/>
                <w:sz w:val="18"/>
                <w:szCs w:val="18"/>
              </w:rPr>
              <w:t xml:space="preserve"> 166.76</w:t>
            </w:r>
          </w:p>
        </w:tc>
        <w:tc>
          <w:tcPr>
            <w:tcW w:w="1440" w:type="dxa"/>
            <w:tcBorders>
              <w:top w:val="nil"/>
              <w:left w:val="nil"/>
              <w:bottom w:val="single" w:sz="4" w:space="0" w:color="auto"/>
              <w:right w:val="single" w:sz="4" w:space="0" w:color="auto"/>
            </w:tcBorders>
            <w:shd w:val="clear" w:color="auto" w:fill="auto"/>
            <w:noWrap/>
            <w:tcMar>
              <w:top w:w="40" w:type="dxa"/>
              <w:bottom w:w="40" w:type="dxa"/>
            </w:tcMar>
            <w:vAlign w:val="bottom"/>
            <w:hideMark/>
          </w:tcPr>
          <w:p w14:paraId="0A988C11" w14:textId="77777777" w:rsidR="001B318F" w:rsidRPr="00DE5B85" w:rsidRDefault="001B318F" w:rsidP="00CD3E65">
            <w:pPr>
              <w:jc w:val="center"/>
              <w:rPr>
                <w:rFonts w:ascii="Arial" w:hAnsi="Arial" w:cs="Arial"/>
                <w:color w:val="000000"/>
                <w:sz w:val="20"/>
                <w:szCs w:val="20"/>
              </w:rPr>
            </w:pPr>
            <w:r w:rsidRPr="00DE5B85">
              <w:rPr>
                <w:rFonts w:ascii="Arial" w:hAnsi="Arial" w:cs="Arial"/>
                <w:color w:val="000000"/>
                <w:sz w:val="20"/>
                <w:szCs w:val="20"/>
              </w:rPr>
              <w:t>18.93</w:t>
            </w:r>
            <w:r>
              <w:rPr>
                <w:rFonts w:ascii="Arial" w:hAnsi="Arial" w:cs="Arial"/>
                <w:color w:val="000000"/>
                <w:sz w:val="20"/>
                <w:szCs w:val="20"/>
              </w:rPr>
              <w:t xml:space="preserve"> </w:t>
            </w:r>
            <w:r w:rsidRPr="00DF14E7">
              <w:rPr>
                <w:rFonts w:ascii="Arial" w:hAnsi="Arial" w:cs="Arial"/>
                <w:color w:val="000000"/>
                <w:sz w:val="18"/>
                <w:szCs w:val="18"/>
              </w:rPr>
              <w:t>±</w:t>
            </w:r>
            <w:r>
              <w:rPr>
                <w:rFonts w:ascii="Arial" w:hAnsi="Arial" w:cs="Arial"/>
                <w:color w:val="000000"/>
                <w:sz w:val="18"/>
                <w:szCs w:val="18"/>
              </w:rPr>
              <w:t xml:space="preserve"> 12.42</w:t>
            </w:r>
          </w:p>
        </w:tc>
        <w:tc>
          <w:tcPr>
            <w:tcW w:w="1724" w:type="dxa"/>
            <w:tcBorders>
              <w:top w:val="nil"/>
              <w:left w:val="nil"/>
              <w:bottom w:val="single" w:sz="4" w:space="0" w:color="auto"/>
              <w:right w:val="single" w:sz="4" w:space="0" w:color="auto"/>
            </w:tcBorders>
            <w:shd w:val="clear" w:color="auto" w:fill="auto"/>
            <w:noWrap/>
            <w:tcMar>
              <w:top w:w="40" w:type="dxa"/>
              <w:bottom w:w="40" w:type="dxa"/>
            </w:tcMar>
            <w:vAlign w:val="bottom"/>
            <w:hideMark/>
          </w:tcPr>
          <w:p w14:paraId="19421C07" w14:textId="77777777" w:rsidR="001B318F" w:rsidRPr="00DE5B85" w:rsidRDefault="001B318F" w:rsidP="00CD3E65">
            <w:pPr>
              <w:jc w:val="center"/>
              <w:rPr>
                <w:rFonts w:ascii="Arial" w:hAnsi="Arial" w:cs="Arial"/>
                <w:color w:val="000000"/>
                <w:sz w:val="20"/>
                <w:szCs w:val="20"/>
              </w:rPr>
            </w:pPr>
            <w:r w:rsidRPr="00DE5B85">
              <w:rPr>
                <w:rFonts w:ascii="Arial" w:hAnsi="Arial" w:cs="Arial"/>
                <w:color w:val="000000"/>
                <w:sz w:val="20"/>
                <w:szCs w:val="20"/>
              </w:rPr>
              <w:t>9.73</w:t>
            </w:r>
            <w:r>
              <w:rPr>
                <w:rFonts w:ascii="Arial" w:hAnsi="Arial" w:cs="Arial"/>
                <w:color w:val="000000"/>
                <w:sz w:val="20"/>
                <w:szCs w:val="20"/>
              </w:rPr>
              <w:t xml:space="preserve"> </w:t>
            </w:r>
            <w:r w:rsidRPr="00DF14E7">
              <w:rPr>
                <w:rFonts w:ascii="Arial" w:hAnsi="Arial" w:cs="Arial"/>
                <w:color w:val="000000"/>
                <w:sz w:val="18"/>
                <w:szCs w:val="18"/>
              </w:rPr>
              <w:t>±</w:t>
            </w:r>
            <w:r>
              <w:rPr>
                <w:rFonts w:ascii="Arial" w:hAnsi="Arial" w:cs="Arial"/>
                <w:color w:val="000000"/>
                <w:sz w:val="18"/>
                <w:szCs w:val="18"/>
              </w:rPr>
              <w:t xml:space="preserve"> 7.37</w:t>
            </w:r>
          </w:p>
        </w:tc>
      </w:tr>
    </w:tbl>
    <w:p w14:paraId="1E4320D1" w14:textId="77777777" w:rsidR="001B318F" w:rsidRDefault="001B318F">
      <w:pPr>
        <w:rPr>
          <w:rFonts w:ascii="Arial" w:eastAsia="Calibri" w:hAnsi="Arial" w:cs="Arial"/>
          <w:b/>
          <w:bCs/>
          <w:i/>
          <w:szCs w:val="22"/>
        </w:rPr>
      </w:pPr>
      <w:r>
        <w:br w:type="page"/>
      </w:r>
    </w:p>
    <w:p w14:paraId="2D174378" w14:textId="5E091A4F" w:rsidR="00A757C6" w:rsidRPr="00FB5293" w:rsidRDefault="00A757C6" w:rsidP="001B318F">
      <w:pPr>
        <w:pStyle w:val="Heading4"/>
      </w:pPr>
      <w:r w:rsidRPr="00FB5293">
        <w:lastRenderedPageBreak/>
        <w:t>Post-Stocking Mortality and Transmitter Recovery</w:t>
      </w:r>
    </w:p>
    <w:p w14:paraId="1A4A68C2" w14:textId="588A4C96" w:rsidR="00A757C6" w:rsidRDefault="00A757C6" w:rsidP="001B318F">
      <w:r w:rsidRPr="0030329C">
        <w:t xml:space="preserve">Four of </w:t>
      </w:r>
      <w:r w:rsidR="00035A4B">
        <w:t>14</w:t>
      </w:r>
      <w:r w:rsidRPr="0030329C">
        <w:t xml:space="preserve"> (29%) study fish were determined mortalities within the study period</w:t>
      </w:r>
      <w:r>
        <w:t xml:space="preserve"> (see </w:t>
      </w:r>
      <w:r w:rsidR="00AD275C" w:rsidRPr="00AD275C">
        <w:t>figure</w:t>
      </w:r>
      <w:r>
        <w:t xml:space="preserve"> </w:t>
      </w:r>
      <w:r>
        <w:rPr>
          <w:noProof/>
        </w:rPr>
        <w:t>13</w:t>
      </w:r>
      <w:r>
        <w:t>)</w:t>
      </w:r>
      <w:r w:rsidR="00A96E71">
        <w:t xml:space="preserve">.  </w:t>
      </w:r>
      <w:r>
        <w:t>Two of four</w:t>
      </w:r>
      <w:r w:rsidRPr="0030329C">
        <w:t xml:space="preserve"> mortalities occurred wi</w:t>
      </w:r>
      <w:r w:rsidR="003731BA">
        <w:t xml:space="preserve">thin the first </w:t>
      </w:r>
      <w:r w:rsidR="00035A4B">
        <w:t>3</w:t>
      </w:r>
      <w:r w:rsidR="003731BA">
        <w:t xml:space="preserve"> weeks post-</w:t>
      </w:r>
      <w:r w:rsidRPr="0030329C">
        <w:t>release</w:t>
      </w:r>
      <w:r w:rsidR="00035A4B">
        <w:t>,</w:t>
      </w:r>
      <w:r w:rsidRPr="0030329C">
        <w:t xml:space="preserve"> and</w:t>
      </w:r>
      <w:r>
        <w:t xml:space="preserve"> the</w:t>
      </w:r>
      <w:r w:rsidRPr="0030329C">
        <w:t xml:space="preserve"> other two mortalities occurred </w:t>
      </w:r>
      <w:r>
        <w:t>prior to the study’s end</w:t>
      </w:r>
      <w:r w:rsidR="00A96E71">
        <w:t xml:space="preserve">.  </w:t>
      </w:r>
      <w:r w:rsidRPr="0030329C">
        <w:t xml:space="preserve">All four tags were successfully recovered by </w:t>
      </w:r>
      <w:r w:rsidR="002124DB">
        <w:t>scuba divers</w:t>
      </w:r>
      <w:r>
        <w:t xml:space="preserve"> within Regional Park Moabi</w:t>
      </w:r>
      <w:r w:rsidR="00035A4B">
        <w:t>,</w:t>
      </w:r>
      <w:r>
        <w:t xml:space="preserve"> and no tag was recovered under heavy cover</w:t>
      </w:r>
      <w:r w:rsidR="00A96E71">
        <w:t xml:space="preserve">.  </w:t>
      </w:r>
      <w:r w:rsidRPr="0030329C">
        <w:t xml:space="preserve">Ten of </w:t>
      </w:r>
      <w:r w:rsidR="00035A4B">
        <w:t>14</w:t>
      </w:r>
      <w:r w:rsidRPr="0030329C">
        <w:t xml:space="preserve"> (71%) bonytail were lost to the study (never contacted again)</w:t>
      </w:r>
      <w:r w:rsidR="00A96E71">
        <w:t xml:space="preserve">.  </w:t>
      </w:r>
      <w:r w:rsidRPr="0030329C">
        <w:t xml:space="preserve">One lost study fish </w:t>
      </w:r>
      <w:r>
        <w:t xml:space="preserve">(fish 160) </w:t>
      </w:r>
      <w:r w:rsidRPr="0030329C">
        <w:t>was last contacted in the second week of the study at Pulpit Rock, the study area’s terminus, indicating that the fish may have traveled out of the study detection reach</w:t>
      </w:r>
      <w:r w:rsidR="00A96E71">
        <w:t xml:space="preserve">.  </w:t>
      </w:r>
      <w:r w:rsidRPr="0030329C">
        <w:t xml:space="preserve">Two bonytail </w:t>
      </w:r>
      <w:r>
        <w:t xml:space="preserve">(fish 156 and </w:t>
      </w:r>
      <w:r w:rsidR="00035A4B">
        <w:t xml:space="preserve">fish </w:t>
      </w:r>
      <w:r>
        <w:t xml:space="preserve">159) </w:t>
      </w:r>
      <w:r w:rsidRPr="0030329C">
        <w:t xml:space="preserve">were last contacted at the entrance to </w:t>
      </w:r>
      <w:ins w:id="376" w:author="Brian Kesner" w:date="2016-08-15T15:46:00Z">
        <w:r w:rsidR="00801D10">
          <w:t xml:space="preserve">Regional </w:t>
        </w:r>
      </w:ins>
      <w:commentRangeStart w:id="377"/>
      <w:r w:rsidRPr="0030329C">
        <w:t>Park</w:t>
      </w:r>
      <w:commentRangeEnd w:id="377"/>
      <w:r w:rsidR="001A5476">
        <w:rPr>
          <w:rStyle w:val="CommentReference"/>
        </w:rPr>
        <w:commentReference w:id="377"/>
      </w:r>
      <w:r w:rsidRPr="0030329C">
        <w:t xml:space="preserve"> Moabi by SUR in the first and fourth week of the study</w:t>
      </w:r>
      <w:r w:rsidR="00A96E71">
        <w:t xml:space="preserve">.  </w:t>
      </w:r>
      <w:r w:rsidRPr="0030329C">
        <w:t>All other fish were last contacted within Regional Park Moabi</w:t>
      </w:r>
      <w:r w:rsidR="00035A4B">
        <w:t xml:space="preserve">: </w:t>
      </w:r>
      <w:r w:rsidRPr="0030329C">
        <w:t xml:space="preserve"> three </w:t>
      </w:r>
      <w:r>
        <w:t xml:space="preserve">(fish 157 and </w:t>
      </w:r>
      <w:r w:rsidR="00035A4B">
        <w:t xml:space="preserve">fish </w:t>
      </w:r>
      <w:r>
        <w:t xml:space="preserve">165) </w:t>
      </w:r>
      <w:r w:rsidRPr="0030329C">
        <w:t xml:space="preserve">in the bulrush channel (one </w:t>
      </w:r>
      <w:r>
        <w:t xml:space="preserve">[fish 162] </w:t>
      </w:r>
      <w:r w:rsidRPr="0030329C">
        <w:t xml:space="preserve">of which was in the bulrush), two </w:t>
      </w:r>
      <w:r>
        <w:t xml:space="preserve">(fish 158 and </w:t>
      </w:r>
      <w:r w:rsidR="00035A4B">
        <w:t xml:space="preserve">fish </w:t>
      </w:r>
      <w:r>
        <w:t xml:space="preserve">161) </w:t>
      </w:r>
      <w:r w:rsidRPr="0030329C">
        <w:t xml:space="preserve">in Plane Cove, one </w:t>
      </w:r>
      <w:r>
        <w:t xml:space="preserve">(fish 152) </w:t>
      </w:r>
      <w:r w:rsidRPr="0030329C">
        <w:t xml:space="preserve">in the upper inlet, and one </w:t>
      </w:r>
      <w:r>
        <w:t xml:space="preserve">(fish 154) </w:t>
      </w:r>
      <w:r w:rsidRPr="0030329C">
        <w:t>in the water taxi channel</w:t>
      </w:r>
      <w:r w:rsidR="00A96E71">
        <w:t xml:space="preserve">.  </w:t>
      </w:r>
      <w:r w:rsidRPr="0030329C">
        <w:t xml:space="preserve">The majority of actively tracked bonytail within the study area were contacted on a weekly basis </w:t>
      </w:r>
      <w:r>
        <w:t xml:space="preserve">before contact was lost </w:t>
      </w:r>
      <w:r w:rsidRPr="0030329C">
        <w:t>(</w:t>
      </w:r>
      <w:r w:rsidR="00AD275C" w:rsidRPr="00AD275C">
        <w:t>figure</w:t>
      </w:r>
      <w:r>
        <w:t xml:space="preserve"> </w:t>
      </w:r>
      <w:r>
        <w:rPr>
          <w:noProof/>
        </w:rPr>
        <w:t>23</w:t>
      </w:r>
      <w:r w:rsidRPr="0030329C">
        <w:t>)</w:t>
      </w:r>
      <w:r w:rsidR="00A96E71">
        <w:t xml:space="preserve">.  </w:t>
      </w:r>
      <w:r w:rsidRPr="0030329C">
        <w:t>Only one fish (fish</w:t>
      </w:r>
      <w:r>
        <w:t xml:space="preserve"> </w:t>
      </w:r>
      <w:r w:rsidRPr="0030329C">
        <w:t>154) had a 1-week gap between contacts</w:t>
      </w:r>
      <w:r w:rsidR="00035A4B">
        <w:t>,</w:t>
      </w:r>
      <w:r w:rsidRPr="0030329C">
        <w:t xml:space="preserve"> and no fish had more than a 1-week gap between contacts.</w:t>
      </w:r>
    </w:p>
    <w:p w14:paraId="76A2F29E" w14:textId="77777777" w:rsidR="00291FD3" w:rsidRDefault="00291FD3" w:rsidP="001B318F"/>
    <w:p w14:paraId="33A18CE8" w14:textId="77777777" w:rsidR="00A757C6" w:rsidRPr="00681AF2" w:rsidRDefault="00A757C6" w:rsidP="001B318F"/>
    <w:p w14:paraId="57A75D1F" w14:textId="77777777" w:rsidR="00A757C6" w:rsidRPr="00FB5293" w:rsidRDefault="00A757C6" w:rsidP="001B318F">
      <w:pPr>
        <w:pStyle w:val="Heading4"/>
      </w:pPr>
      <w:r w:rsidRPr="00FB5293">
        <w:t>Movement Patterns and Inhabitance</w:t>
      </w:r>
    </w:p>
    <w:p w14:paraId="030A97BD" w14:textId="3EB3ECB0" w:rsidR="00A757C6" w:rsidRDefault="005243D2" w:rsidP="001B318F">
      <w:r>
        <w:t>The m</w:t>
      </w:r>
      <w:r w:rsidR="00A757C6" w:rsidRPr="00CF43DB">
        <w:t xml:space="preserve">ean dispersal from release sites along the channel thalweg (i.e., accounting for river sinuosity), was 3.0 km (range </w:t>
      </w:r>
      <w:r w:rsidR="0005182D">
        <w:t xml:space="preserve">= </w:t>
      </w:r>
      <w:r w:rsidR="00A757C6" w:rsidRPr="00CF43DB">
        <w:t>0.4–11 km</w:t>
      </w:r>
      <w:r w:rsidR="0013570E">
        <w:t>;</w:t>
      </w:r>
      <w:r w:rsidR="00A757C6">
        <w:t xml:space="preserve"> see </w:t>
      </w:r>
      <w:r w:rsidR="00AD275C" w:rsidRPr="00AD275C">
        <w:t>table</w:t>
      </w:r>
      <w:r w:rsidR="00A757C6">
        <w:t xml:space="preserve"> </w:t>
      </w:r>
      <w:r w:rsidR="00A757C6">
        <w:rPr>
          <w:noProof/>
        </w:rPr>
        <w:t>4</w:t>
      </w:r>
      <w:r w:rsidR="00A757C6" w:rsidRPr="00CF43DB">
        <w:t>)</w:t>
      </w:r>
      <w:r w:rsidR="00A96E71">
        <w:t xml:space="preserve">.  </w:t>
      </w:r>
      <w:r w:rsidR="00A757C6">
        <w:t>Only one fish moved a short distance upstream of</w:t>
      </w:r>
      <w:ins w:id="378" w:author="Brian Kesner" w:date="2016-08-15T15:46:00Z">
        <w:r w:rsidR="00801D10">
          <w:t xml:space="preserve"> Regional</w:t>
        </w:r>
      </w:ins>
      <w:r w:rsidR="00A757C6">
        <w:t xml:space="preserve"> </w:t>
      </w:r>
      <w:commentRangeStart w:id="379"/>
      <w:r w:rsidR="00A757C6">
        <w:t>Park Moabi</w:t>
      </w:r>
      <w:r w:rsidR="00035A4B">
        <w:t>,</w:t>
      </w:r>
      <w:r w:rsidR="00A757C6">
        <w:t xml:space="preserve"> </w:t>
      </w:r>
      <w:commentRangeEnd w:id="379"/>
      <w:r w:rsidR="001A5476">
        <w:rPr>
          <w:rStyle w:val="CommentReference"/>
        </w:rPr>
        <w:commentReference w:id="379"/>
      </w:r>
      <w:r w:rsidR="00A757C6">
        <w:t>and only two fish were contacted downstream from</w:t>
      </w:r>
      <w:ins w:id="380" w:author="Brian Kesner" w:date="2016-08-15T15:46:00Z">
        <w:r w:rsidR="00801D10">
          <w:t xml:space="preserve"> Regional</w:t>
        </w:r>
      </w:ins>
      <w:r w:rsidR="00A757C6">
        <w:t xml:space="preserve"> </w:t>
      </w:r>
      <w:commentRangeStart w:id="381"/>
      <w:r w:rsidR="00A757C6">
        <w:t>Park Moabi</w:t>
      </w:r>
      <w:commentRangeEnd w:id="381"/>
      <w:r w:rsidR="001A5476">
        <w:rPr>
          <w:rStyle w:val="CommentReference"/>
        </w:rPr>
        <w:commentReference w:id="381"/>
      </w:r>
      <w:r w:rsidR="00A757C6">
        <w:t>, both of the latter at Pulpit Rock</w:t>
      </w:r>
      <w:r w:rsidR="00A96E71">
        <w:t xml:space="preserve">.  </w:t>
      </w:r>
      <w:r w:rsidR="00035A4B">
        <w:t>The m</w:t>
      </w:r>
      <w:r w:rsidR="00A757C6" w:rsidRPr="00CF43DB">
        <w:t xml:space="preserve">ean total minimum (straight line) displacement was 163 km (range </w:t>
      </w:r>
      <w:r w:rsidR="001375A6">
        <w:t xml:space="preserve">= </w:t>
      </w:r>
      <w:r w:rsidR="00A757C6" w:rsidRPr="00CF43DB">
        <w:t>31–645 km)</w:t>
      </w:r>
      <w:r w:rsidR="00035A4B">
        <w:t>,</w:t>
      </w:r>
      <w:r w:rsidR="00A757C6" w:rsidRPr="00CF43DB">
        <w:t xml:space="preserve"> with a mean displacement of 9.7 </w:t>
      </w:r>
      <w:r w:rsidR="00A757C6">
        <w:t xml:space="preserve">km/day </w:t>
      </w:r>
      <w:r w:rsidR="001375A6">
        <w:t>(</w:t>
      </w:r>
      <w:r w:rsidR="00A757C6" w:rsidRPr="00CF43DB">
        <w:t xml:space="preserve">range </w:t>
      </w:r>
      <w:r w:rsidR="001375A6">
        <w:t xml:space="preserve">= </w:t>
      </w:r>
      <w:r w:rsidR="00A757C6" w:rsidRPr="00CF43DB">
        <w:t>1.9–28 km/day).</w:t>
      </w:r>
    </w:p>
    <w:p w14:paraId="3DD79800" w14:textId="77777777" w:rsidR="00291FD3" w:rsidRDefault="00291FD3" w:rsidP="001B318F"/>
    <w:p w14:paraId="6E91A2E9" w14:textId="64394D90" w:rsidR="00A757C6" w:rsidRDefault="00A757C6" w:rsidP="001B318F">
      <w:r w:rsidRPr="002B6BC3">
        <w:t xml:space="preserve">Nine of </w:t>
      </w:r>
      <w:r w:rsidR="00035A4B">
        <w:t>14</w:t>
      </w:r>
      <w:r w:rsidRPr="002B6BC3">
        <w:t xml:space="preserve"> (64%) study fish released into Regional Park Moabi remained within or near </w:t>
      </w:r>
      <w:ins w:id="382" w:author="Brian Kesner" w:date="2016-08-15T15:46:00Z">
        <w:r w:rsidR="00801D10">
          <w:t xml:space="preserve">Regional </w:t>
        </w:r>
      </w:ins>
      <w:r>
        <w:t>Park Moabi</w:t>
      </w:r>
      <w:r w:rsidR="00A96E71">
        <w:t xml:space="preserve">.  </w:t>
      </w:r>
      <w:r>
        <w:t>O</w:t>
      </w:r>
      <w:r w:rsidRPr="002B6BC3">
        <w:t xml:space="preserve">ne study fish left the backwater but remained relatively close within the main channel, and an additional two study fish likely remained within or near </w:t>
      </w:r>
      <w:ins w:id="383" w:author="Paul C Marsh" w:date="2016-09-07T11:12:00Z">
        <w:r w:rsidR="00297819">
          <w:t xml:space="preserve">Regional Park </w:t>
        </w:r>
      </w:ins>
      <w:r w:rsidRPr="002B6BC3">
        <w:t>Moabi (last contacted at the entrance to the backwater and not detected by any SUR in the main channel)</w:t>
      </w:r>
      <w:r w:rsidR="00A96E71">
        <w:t xml:space="preserve">.  </w:t>
      </w:r>
      <w:r w:rsidRPr="002B6BC3">
        <w:t xml:space="preserve">The final </w:t>
      </w:r>
      <w:r w:rsidR="00035A4B">
        <w:t>2</w:t>
      </w:r>
      <w:r w:rsidRPr="002B6BC3">
        <w:t xml:space="preserve"> of </w:t>
      </w:r>
      <w:r w:rsidR="00035A4B">
        <w:t>14</w:t>
      </w:r>
      <w:r w:rsidRPr="002B6BC3">
        <w:t xml:space="preserve"> (14%) study fish moved out of </w:t>
      </w:r>
      <w:ins w:id="384" w:author="Brian Kesner" w:date="2016-08-15T15:46:00Z">
        <w:r w:rsidR="00801D10">
          <w:t xml:space="preserve">Regional </w:t>
        </w:r>
      </w:ins>
      <w:r>
        <w:t>Park Moabi</w:t>
      </w:r>
      <w:r w:rsidRPr="002B6BC3">
        <w:t xml:space="preserve"> (downstream to Pulpit Rock), after which one fish returned to </w:t>
      </w:r>
      <w:ins w:id="385" w:author="Paul C Marsh" w:date="2016-09-07T11:12:00Z">
        <w:r w:rsidR="00297819">
          <w:t xml:space="preserve">Regional Park </w:t>
        </w:r>
      </w:ins>
      <w:r w:rsidRPr="002B6BC3">
        <w:t>Moabi while contact was lost with the other</w:t>
      </w:r>
      <w:r w:rsidR="00A96E71">
        <w:t xml:space="preserve">.  </w:t>
      </w:r>
      <w:r w:rsidR="00D864C5">
        <w:t>The m</w:t>
      </w:r>
      <w:r w:rsidRPr="002B6BC3">
        <w:t xml:space="preserve">ean percentage of days tagged fish were tracked in only </w:t>
      </w:r>
      <w:ins w:id="386" w:author="Brian Kesner" w:date="2016-08-15T15:47:00Z">
        <w:r w:rsidR="00801D10">
          <w:t xml:space="preserve">Regional </w:t>
        </w:r>
      </w:ins>
      <w:r>
        <w:t>Park Moabi</w:t>
      </w:r>
      <w:r w:rsidR="001375A6">
        <w:t xml:space="preserve"> was 79%</w:t>
      </w:r>
      <w:r w:rsidR="00035A4B">
        <w:t xml:space="preserve"> </w:t>
      </w:r>
      <w:r w:rsidRPr="002B6BC3">
        <w:t xml:space="preserve">(range </w:t>
      </w:r>
      <w:r w:rsidR="001375A6">
        <w:t xml:space="preserve">= </w:t>
      </w:r>
      <w:r w:rsidRPr="002B6BC3">
        <w:t>20</w:t>
      </w:r>
      <w:r w:rsidR="001375A6">
        <w:t>–</w:t>
      </w:r>
      <w:r w:rsidRPr="002B6BC3">
        <w:t>100%</w:t>
      </w:r>
      <w:r>
        <w:t xml:space="preserve">; </w:t>
      </w:r>
      <w:r w:rsidR="00AD275C" w:rsidRPr="00AD275C">
        <w:t>figure</w:t>
      </w:r>
      <w:r>
        <w:t xml:space="preserve"> </w:t>
      </w:r>
      <w:r>
        <w:rPr>
          <w:noProof/>
        </w:rPr>
        <w:t>24</w:t>
      </w:r>
      <w:r w:rsidRPr="002B6BC3">
        <w:t>)</w:t>
      </w:r>
      <w:r w:rsidR="00A96E71">
        <w:t xml:space="preserve">.  </w:t>
      </w:r>
      <w:r w:rsidR="001375A6">
        <w:t>The m</w:t>
      </w:r>
      <w:r w:rsidRPr="002B6BC3">
        <w:t xml:space="preserve">ean percentage of days tagged fish were tracked in only </w:t>
      </w:r>
      <w:r w:rsidR="001375A6">
        <w:t>the m</w:t>
      </w:r>
      <w:r>
        <w:t xml:space="preserve">ain </w:t>
      </w:r>
      <w:r w:rsidR="001375A6">
        <w:t>c</w:t>
      </w:r>
      <w:r>
        <w:t>hannel was 1.8</w:t>
      </w:r>
      <w:r w:rsidRPr="002B6BC3">
        <w:t xml:space="preserve">% (range </w:t>
      </w:r>
      <w:r w:rsidR="001375A6">
        <w:t xml:space="preserve">= </w:t>
      </w:r>
      <w:r w:rsidRPr="002B6BC3">
        <w:t>0</w:t>
      </w:r>
      <w:r w:rsidR="001375A6">
        <w:t>–</w:t>
      </w:r>
      <w:r w:rsidRPr="002B6BC3">
        <w:t>16%</w:t>
      </w:r>
      <w:r>
        <w:t>)</w:t>
      </w:r>
      <w:r w:rsidR="00A96E71">
        <w:t xml:space="preserve">.  </w:t>
      </w:r>
      <w:r>
        <w:t xml:space="preserve">Study fish were at an unknown location for a mean of 18% (range </w:t>
      </w:r>
      <w:r w:rsidR="001375A6">
        <w:t xml:space="preserve">= </w:t>
      </w:r>
      <w:r>
        <w:t xml:space="preserve">0–60%) of </w:t>
      </w:r>
      <w:r w:rsidR="00035A4B">
        <w:t xml:space="preserve">the </w:t>
      </w:r>
      <w:r>
        <w:t>total tracked days.</w:t>
      </w:r>
    </w:p>
    <w:p w14:paraId="4DC69630" w14:textId="77777777" w:rsidR="00291FD3" w:rsidRDefault="00291FD3" w:rsidP="001B318F"/>
    <w:p w14:paraId="567C7FD6" w14:textId="77777777" w:rsidR="00291FD3" w:rsidRPr="002362DD" w:rsidRDefault="00291FD3" w:rsidP="001B318F"/>
    <w:p w14:paraId="3746A266" w14:textId="77777777" w:rsidR="00291FD3" w:rsidRDefault="00291FD3" w:rsidP="001B318F">
      <w:pPr>
        <w:pStyle w:val="Heading4"/>
        <w:sectPr w:rsidR="00291FD3" w:rsidSect="0066701B">
          <w:headerReference w:type="first" r:id="rId73"/>
          <w:footerReference w:type="first" r:id="rId74"/>
          <w:pgSz w:w="12240" w:h="15840" w:code="1"/>
          <w:pgMar w:top="1440" w:right="2160" w:bottom="1440" w:left="2160" w:header="720" w:footer="720" w:gutter="0"/>
          <w:cols w:space="720"/>
          <w:titlePg/>
          <w:docGrid w:linePitch="360"/>
        </w:sectPr>
      </w:pPr>
    </w:p>
    <w:tbl>
      <w:tblPr>
        <w:tblW w:w="13749" w:type="dxa"/>
        <w:jc w:val="center"/>
        <w:tblLayout w:type="fixed"/>
        <w:tblLook w:val="04A0" w:firstRow="1" w:lastRow="0" w:firstColumn="1" w:lastColumn="0" w:noHBand="0" w:noVBand="1"/>
      </w:tblPr>
      <w:tblGrid>
        <w:gridCol w:w="459"/>
        <w:gridCol w:w="550"/>
        <w:gridCol w:w="980"/>
        <w:gridCol w:w="980"/>
        <w:gridCol w:w="980"/>
        <w:gridCol w:w="980"/>
        <w:gridCol w:w="980"/>
        <w:gridCol w:w="980"/>
        <w:gridCol w:w="980"/>
        <w:gridCol w:w="980"/>
        <w:gridCol w:w="980"/>
        <w:gridCol w:w="980"/>
        <w:gridCol w:w="980"/>
        <w:gridCol w:w="980"/>
        <w:gridCol w:w="980"/>
      </w:tblGrid>
      <w:tr w:rsidR="00291FD3" w:rsidRPr="00C90A1A" w14:paraId="54C8C4DE" w14:textId="77777777" w:rsidTr="00291FD3">
        <w:trPr>
          <w:jc w:val="center"/>
        </w:trPr>
        <w:tc>
          <w:tcPr>
            <w:tcW w:w="459" w:type="dxa"/>
            <w:vMerge w:val="restart"/>
            <w:tcBorders>
              <w:top w:val="nil"/>
              <w:left w:val="nil"/>
              <w:bottom w:val="nil"/>
              <w:right w:val="nil"/>
            </w:tcBorders>
            <w:shd w:val="clear" w:color="auto" w:fill="auto"/>
            <w:noWrap/>
            <w:tcMar>
              <w:top w:w="60" w:type="dxa"/>
              <w:bottom w:w="60" w:type="dxa"/>
            </w:tcMar>
            <w:textDirection w:val="btLr"/>
            <w:vAlign w:val="center"/>
            <w:hideMark/>
          </w:tcPr>
          <w:p w14:paraId="726E64F7" w14:textId="77777777" w:rsidR="00291FD3" w:rsidRPr="00C90A1A" w:rsidRDefault="00291FD3" w:rsidP="00CD3E65">
            <w:pPr>
              <w:jc w:val="center"/>
              <w:rPr>
                <w:rFonts w:ascii="Arial" w:hAnsi="Arial" w:cs="Arial"/>
                <w:b/>
                <w:color w:val="000000"/>
                <w:sz w:val="20"/>
                <w:szCs w:val="20"/>
              </w:rPr>
            </w:pPr>
            <w:r w:rsidRPr="00C90A1A">
              <w:rPr>
                <w:rFonts w:ascii="Arial" w:hAnsi="Arial" w:cs="Arial"/>
                <w:b/>
                <w:color w:val="000000"/>
                <w:sz w:val="20"/>
                <w:szCs w:val="20"/>
              </w:rPr>
              <w:lastRenderedPageBreak/>
              <w:t>Fish ID</w:t>
            </w:r>
          </w:p>
        </w:tc>
        <w:tc>
          <w:tcPr>
            <w:tcW w:w="550" w:type="dxa"/>
            <w:tcBorders>
              <w:top w:val="nil"/>
              <w:left w:val="nil"/>
              <w:bottom w:val="nil"/>
              <w:right w:val="single" w:sz="4" w:space="0" w:color="auto"/>
            </w:tcBorders>
            <w:shd w:val="clear" w:color="auto" w:fill="auto"/>
            <w:tcMar>
              <w:top w:w="60" w:type="dxa"/>
              <w:bottom w:w="60" w:type="dxa"/>
            </w:tcMar>
            <w:vAlign w:val="bottom"/>
            <w:hideMark/>
          </w:tcPr>
          <w:p w14:paraId="10245444" w14:textId="77777777" w:rsidR="00291FD3" w:rsidRPr="00C90A1A" w:rsidRDefault="00291FD3" w:rsidP="00CD3E65">
            <w:pPr>
              <w:jc w:val="right"/>
              <w:rPr>
                <w:rFonts w:ascii="Arial" w:hAnsi="Arial" w:cs="Arial"/>
                <w:color w:val="000000"/>
                <w:sz w:val="20"/>
                <w:szCs w:val="20"/>
              </w:rPr>
            </w:pPr>
            <w:r w:rsidRPr="00C90A1A">
              <w:rPr>
                <w:rFonts w:ascii="Arial" w:hAnsi="Arial" w:cs="Arial"/>
                <w:color w:val="000000"/>
                <w:sz w:val="20"/>
                <w:szCs w:val="20"/>
              </w:rPr>
              <w:t>152</w:t>
            </w:r>
          </w:p>
        </w:tc>
        <w:tc>
          <w:tcPr>
            <w:tcW w:w="980" w:type="dxa"/>
            <w:tcBorders>
              <w:top w:val="nil"/>
              <w:left w:val="nil"/>
              <w:bottom w:val="nil"/>
              <w:right w:val="nil"/>
            </w:tcBorders>
            <w:shd w:val="clear" w:color="auto" w:fill="auto"/>
            <w:noWrap/>
            <w:tcMar>
              <w:top w:w="60" w:type="dxa"/>
              <w:bottom w:w="60" w:type="dxa"/>
            </w:tcMar>
            <w:vAlign w:val="bottom"/>
            <w:hideMark/>
          </w:tcPr>
          <w:p w14:paraId="5CC163D5" w14:textId="77777777" w:rsidR="00291FD3" w:rsidRPr="00C90A1A" w:rsidRDefault="00291FD3" w:rsidP="00CD3E65">
            <w:pPr>
              <w:rPr>
                <w:rFonts w:ascii="Arial" w:hAnsi="Arial" w:cs="Arial"/>
                <w:color w:val="000000"/>
                <w:sz w:val="20"/>
                <w:szCs w:val="20"/>
              </w:rPr>
            </w:pPr>
            <w:r w:rsidRPr="00C90A1A">
              <w:rPr>
                <w:rFonts w:ascii="Arial" w:hAnsi="Arial" w:cs="Arial"/>
                <w:color w:val="000000"/>
                <w:sz w:val="20"/>
                <w:szCs w:val="20"/>
              </w:rPr>
              <w:t>X</w:t>
            </w:r>
          </w:p>
        </w:tc>
        <w:tc>
          <w:tcPr>
            <w:tcW w:w="980" w:type="dxa"/>
            <w:tcBorders>
              <w:top w:val="nil"/>
              <w:left w:val="nil"/>
              <w:bottom w:val="nil"/>
              <w:right w:val="nil"/>
            </w:tcBorders>
            <w:shd w:val="clear" w:color="auto" w:fill="BFBFBF" w:themeFill="background1" w:themeFillShade="BF"/>
            <w:noWrap/>
            <w:tcMar>
              <w:top w:w="60" w:type="dxa"/>
              <w:bottom w:w="60" w:type="dxa"/>
            </w:tcMar>
            <w:vAlign w:val="bottom"/>
            <w:hideMark/>
          </w:tcPr>
          <w:p w14:paraId="021FC5E3"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BFBFBF" w:themeFill="background1" w:themeFillShade="BF"/>
            <w:noWrap/>
            <w:tcMar>
              <w:top w:w="60" w:type="dxa"/>
              <w:bottom w:w="60" w:type="dxa"/>
            </w:tcMar>
            <w:vAlign w:val="bottom"/>
            <w:hideMark/>
          </w:tcPr>
          <w:p w14:paraId="17F75156"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BFBFBF" w:themeFill="background1" w:themeFillShade="BF"/>
            <w:noWrap/>
            <w:tcMar>
              <w:top w:w="60" w:type="dxa"/>
              <w:bottom w:w="60" w:type="dxa"/>
            </w:tcMar>
            <w:vAlign w:val="bottom"/>
            <w:hideMark/>
          </w:tcPr>
          <w:p w14:paraId="05F808BF"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BFBFBF" w:themeFill="background1" w:themeFillShade="BF"/>
            <w:noWrap/>
            <w:tcMar>
              <w:top w:w="60" w:type="dxa"/>
              <w:bottom w:w="60" w:type="dxa"/>
            </w:tcMar>
            <w:vAlign w:val="bottom"/>
            <w:hideMark/>
          </w:tcPr>
          <w:p w14:paraId="177429DB"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BFBFBF" w:themeFill="background1" w:themeFillShade="BF"/>
            <w:noWrap/>
            <w:tcMar>
              <w:top w:w="60" w:type="dxa"/>
              <w:bottom w:w="60" w:type="dxa"/>
            </w:tcMar>
            <w:vAlign w:val="bottom"/>
            <w:hideMark/>
          </w:tcPr>
          <w:p w14:paraId="5E767F50"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BFBFBF" w:themeFill="background1" w:themeFillShade="BF"/>
            <w:noWrap/>
            <w:tcMar>
              <w:top w:w="60" w:type="dxa"/>
              <w:bottom w:w="60" w:type="dxa"/>
            </w:tcMar>
            <w:vAlign w:val="bottom"/>
            <w:hideMark/>
          </w:tcPr>
          <w:p w14:paraId="02FF0838"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BFBFBF" w:themeFill="background1" w:themeFillShade="BF"/>
            <w:noWrap/>
            <w:tcMar>
              <w:top w:w="60" w:type="dxa"/>
              <w:bottom w:w="60" w:type="dxa"/>
            </w:tcMar>
            <w:vAlign w:val="bottom"/>
            <w:hideMark/>
          </w:tcPr>
          <w:p w14:paraId="0CEAEBE4"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BFBFBF" w:themeFill="background1" w:themeFillShade="BF"/>
            <w:noWrap/>
            <w:tcMar>
              <w:top w:w="60" w:type="dxa"/>
              <w:bottom w:w="60" w:type="dxa"/>
            </w:tcMar>
            <w:vAlign w:val="bottom"/>
            <w:hideMark/>
          </w:tcPr>
          <w:p w14:paraId="2B684F5E"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BFBFBF" w:themeFill="background1" w:themeFillShade="BF"/>
            <w:noWrap/>
            <w:tcMar>
              <w:top w:w="60" w:type="dxa"/>
              <w:bottom w:w="60" w:type="dxa"/>
            </w:tcMar>
            <w:vAlign w:val="bottom"/>
            <w:hideMark/>
          </w:tcPr>
          <w:p w14:paraId="5BB982D5"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BFBFBF" w:themeFill="background1" w:themeFillShade="BF"/>
            <w:noWrap/>
            <w:tcMar>
              <w:top w:w="60" w:type="dxa"/>
              <w:bottom w:w="60" w:type="dxa"/>
            </w:tcMar>
            <w:vAlign w:val="bottom"/>
            <w:hideMark/>
          </w:tcPr>
          <w:p w14:paraId="76DD1116"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BFBFBF" w:themeFill="background1" w:themeFillShade="BF"/>
            <w:noWrap/>
            <w:tcMar>
              <w:top w:w="60" w:type="dxa"/>
              <w:bottom w:w="60" w:type="dxa"/>
            </w:tcMar>
            <w:vAlign w:val="bottom"/>
            <w:hideMark/>
          </w:tcPr>
          <w:p w14:paraId="19E56A36"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BFBFBF" w:themeFill="background1" w:themeFillShade="BF"/>
            <w:noWrap/>
            <w:tcMar>
              <w:top w:w="60" w:type="dxa"/>
              <w:bottom w:w="60" w:type="dxa"/>
            </w:tcMar>
            <w:vAlign w:val="bottom"/>
            <w:hideMark/>
          </w:tcPr>
          <w:p w14:paraId="11285EC7" w14:textId="77777777" w:rsidR="00291FD3" w:rsidRPr="00C90A1A" w:rsidRDefault="00291FD3" w:rsidP="00CD3E65">
            <w:pPr>
              <w:rPr>
                <w:rFonts w:ascii="Arial" w:hAnsi="Arial" w:cs="Arial"/>
                <w:color w:val="000000"/>
                <w:sz w:val="20"/>
                <w:szCs w:val="20"/>
              </w:rPr>
            </w:pPr>
          </w:p>
        </w:tc>
      </w:tr>
      <w:tr w:rsidR="00291FD3" w:rsidRPr="00C90A1A" w14:paraId="6F59AB2A" w14:textId="77777777" w:rsidTr="00291FD3">
        <w:trPr>
          <w:jc w:val="center"/>
        </w:trPr>
        <w:tc>
          <w:tcPr>
            <w:tcW w:w="459" w:type="dxa"/>
            <w:vMerge/>
            <w:tcBorders>
              <w:top w:val="nil"/>
              <w:left w:val="nil"/>
              <w:bottom w:val="nil"/>
              <w:right w:val="nil"/>
            </w:tcBorders>
            <w:tcMar>
              <w:top w:w="60" w:type="dxa"/>
              <w:bottom w:w="60" w:type="dxa"/>
            </w:tcMar>
            <w:vAlign w:val="center"/>
            <w:hideMark/>
          </w:tcPr>
          <w:p w14:paraId="35356AEA" w14:textId="77777777" w:rsidR="00291FD3" w:rsidRPr="00C90A1A" w:rsidRDefault="00291FD3" w:rsidP="00CD3E65">
            <w:pPr>
              <w:rPr>
                <w:rFonts w:ascii="Arial" w:hAnsi="Arial" w:cs="Arial"/>
                <w:color w:val="000000"/>
                <w:sz w:val="20"/>
                <w:szCs w:val="20"/>
              </w:rPr>
            </w:pPr>
          </w:p>
        </w:tc>
        <w:tc>
          <w:tcPr>
            <w:tcW w:w="550" w:type="dxa"/>
            <w:tcBorders>
              <w:top w:val="nil"/>
              <w:left w:val="nil"/>
              <w:bottom w:val="nil"/>
              <w:right w:val="single" w:sz="4" w:space="0" w:color="auto"/>
            </w:tcBorders>
            <w:shd w:val="clear" w:color="auto" w:fill="auto"/>
            <w:tcMar>
              <w:top w:w="60" w:type="dxa"/>
              <w:bottom w:w="60" w:type="dxa"/>
            </w:tcMar>
            <w:vAlign w:val="bottom"/>
            <w:hideMark/>
          </w:tcPr>
          <w:p w14:paraId="5D536CEC" w14:textId="77777777" w:rsidR="00291FD3" w:rsidRPr="00C90A1A" w:rsidRDefault="00291FD3" w:rsidP="00CD3E65">
            <w:pPr>
              <w:jc w:val="right"/>
              <w:rPr>
                <w:rFonts w:ascii="Arial" w:hAnsi="Arial" w:cs="Arial"/>
                <w:color w:val="000000"/>
                <w:sz w:val="20"/>
                <w:szCs w:val="20"/>
              </w:rPr>
            </w:pPr>
            <w:r w:rsidRPr="00C90A1A">
              <w:rPr>
                <w:rFonts w:ascii="Arial" w:hAnsi="Arial" w:cs="Arial"/>
                <w:color w:val="000000"/>
                <w:sz w:val="20"/>
                <w:szCs w:val="20"/>
              </w:rPr>
              <w:t>153</w:t>
            </w:r>
          </w:p>
        </w:tc>
        <w:tc>
          <w:tcPr>
            <w:tcW w:w="980" w:type="dxa"/>
            <w:tcBorders>
              <w:top w:val="nil"/>
              <w:left w:val="nil"/>
              <w:bottom w:val="nil"/>
              <w:right w:val="nil"/>
            </w:tcBorders>
            <w:shd w:val="clear" w:color="auto" w:fill="auto"/>
            <w:noWrap/>
            <w:tcMar>
              <w:top w:w="60" w:type="dxa"/>
              <w:bottom w:w="60" w:type="dxa"/>
            </w:tcMar>
            <w:vAlign w:val="bottom"/>
            <w:hideMark/>
          </w:tcPr>
          <w:p w14:paraId="6486725F" w14:textId="77777777" w:rsidR="00291FD3" w:rsidRPr="00C90A1A" w:rsidRDefault="00291FD3" w:rsidP="00CD3E65">
            <w:pPr>
              <w:rPr>
                <w:rFonts w:ascii="Arial" w:hAnsi="Arial" w:cs="Arial"/>
                <w:color w:val="000000"/>
                <w:sz w:val="20"/>
                <w:szCs w:val="20"/>
              </w:rPr>
            </w:pPr>
            <w:r w:rsidRPr="00C90A1A">
              <w:rPr>
                <w:rFonts w:ascii="Arial" w:hAnsi="Arial" w:cs="Arial"/>
                <w:color w:val="000000"/>
                <w:sz w:val="20"/>
                <w:szCs w:val="20"/>
              </w:rPr>
              <w:t>X</w:t>
            </w:r>
          </w:p>
        </w:tc>
        <w:tc>
          <w:tcPr>
            <w:tcW w:w="980" w:type="dxa"/>
            <w:tcBorders>
              <w:top w:val="nil"/>
              <w:left w:val="nil"/>
              <w:bottom w:val="nil"/>
              <w:right w:val="nil"/>
            </w:tcBorders>
            <w:shd w:val="clear" w:color="auto" w:fill="auto"/>
            <w:noWrap/>
            <w:tcMar>
              <w:top w:w="60" w:type="dxa"/>
              <w:bottom w:w="60" w:type="dxa"/>
            </w:tcMar>
            <w:vAlign w:val="bottom"/>
            <w:hideMark/>
          </w:tcPr>
          <w:p w14:paraId="14DEA225" w14:textId="77777777" w:rsidR="00291FD3" w:rsidRPr="00C90A1A" w:rsidRDefault="00291FD3" w:rsidP="00CD3E65">
            <w:pPr>
              <w:rPr>
                <w:rFonts w:ascii="Arial" w:hAnsi="Arial" w:cs="Arial"/>
                <w:color w:val="000000"/>
                <w:sz w:val="20"/>
                <w:szCs w:val="20"/>
              </w:rPr>
            </w:pPr>
            <w:r w:rsidRPr="00C90A1A">
              <w:rPr>
                <w:rFonts w:ascii="Arial" w:hAnsi="Arial" w:cs="Arial"/>
                <w:color w:val="000000"/>
                <w:sz w:val="20"/>
                <w:szCs w:val="20"/>
              </w:rPr>
              <w:t>X</w:t>
            </w:r>
          </w:p>
        </w:tc>
        <w:tc>
          <w:tcPr>
            <w:tcW w:w="980" w:type="dxa"/>
            <w:tcBorders>
              <w:top w:val="nil"/>
              <w:left w:val="nil"/>
              <w:bottom w:val="nil"/>
              <w:right w:val="nil"/>
            </w:tcBorders>
            <w:shd w:val="clear" w:color="auto" w:fill="auto"/>
            <w:noWrap/>
            <w:tcMar>
              <w:top w:w="60" w:type="dxa"/>
              <w:bottom w:w="60" w:type="dxa"/>
            </w:tcMar>
            <w:vAlign w:val="bottom"/>
            <w:hideMark/>
          </w:tcPr>
          <w:p w14:paraId="3BFF340B" w14:textId="77777777" w:rsidR="00291FD3" w:rsidRPr="00C90A1A" w:rsidRDefault="00291FD3" w:rsidP="00CD3E65">
            <w:pPr>
              <w:rPr>
                <w:rFonts w:ascii="Arial" w:hAnsi="Arial" w:cs="Arial"/>
                <w:color w:val="000000"/>
                <w:sz w:val="20"/>
                <w:szCs w:val="20"/>
              </w:rPr>
            </w:pPr>
            <w:r w:rsidRPr="00C90A1A">
              <w:rPr>
                <w:rFonts w:ascii="Arial" w:hAnsi="Arial" w:cs="Arial"/>
                <w:color w:val="000000"/>
                <w:sz w:val="20"/>
                <w:szCs w:val="20"/>
              </w:rPr>
              <w:t>X</w:t>
            </w:r>
          </w:p>
        </w:tc>
        <w:tc>
          <w:tcPr>
            <w:tcW w:w="980" w:type="dxa"/>
            <w:tcBorders>
              <w:top w:val="nil"/>
              <w:left w:val="nil"/>
              <w:bottom w:val="nil"/>
              <w:right w:val="nil"/>
            </w:tcBorders>
            <w:shd w:val="clear" w:color="auto" w:fill="auto"/>
            <w:noWrap/>
            <w:tcMar>
              <w:top w:w="60" w:type="dxa"/>
              <w:bottom w:w="60" w:type="dxa"/>
            </w:tcMar>
            <w:vAlign w:val="bottom"/>
            <w:hideMark/>
          </w:tcPr>
          <w:p w14:paraId="487C523A" w14:textId="77777777" w:rsidR="00291FD3" w:rsidRPr="00C90A1A" w:rsidRDefault="00291FD3" w:rsidP="00CD3E65">
            <w:pPr>
              <w:rPr>
                <w:rFonts w:ascii="Arial" w:hAnsi="Arial" w:cs="Arial"/>
                <w:color w:val="000000"/>
                <w:sz w:val="20"/>
                <w:szCs w:val="20"/>
              </w:rPr>
            </w:pPr>
            <w:r w:rsidRPr="00C90A1A">
              <w:rPr>
                <w:rFonts w:ascii="Arial" w:hAnsi="Arial" w:cs="Arial"/>
                <w:color w:val="000000"/>
                <w:sz w:val="20"/>
                <w:szCs w:val="20"/>
              </w:rPr>
              <w:t>X</w:t>
            </w:r>
          </w:p>
        </w:tc>
        <w:tc>
          <w:tcPr>
            <w:tcW w:w="980" w:type="dxa"/>
            <w:tcBorders>
              <w:top w:val="nil"/>
              <w:left w:val="nil"/>
              <w:bottom w:val="nil"/>
              <w:right w:val="nil"/>
            </w:tcBorders>
            <w:shd w:val="clear" w:color="auto" w:fill="auto"/>
            <w:noWrap/>
            <w:tcMar>
              <w:top w:w="60" w:type="dxa"/>
              <w:bottom w:w="60" w:type="dxa"/>
            </w:tcMar>
            <w:vAlign w:val="bottom"/>
            <w:hideMark/>
          </w:tcPr>
          <w:p w14:paraId="646B58CE" w14:textId="77777777" w:rsidR="00291FD3" w:rsidRPr="00C90A1A" w:rsidRDefault="00291FD3" w:rsidP="00CD3E65">
            <w:pPr>
              <w:rPr>
                <w:rFonts w:ascii="Arial" w:hAnsi="Arial" w:cs="Arial"/>
                <w:color w:val="000000"/>
                <w:sz w:val="20"/>
                <w:szCs w:val="20"/>
              </w:rPr>
            </w:pPr>
            <w:r w:rsidRPr="00C90A1A">
              <w:rPr>
                <w:rFonts w:ascii="Arial" w:hAnsi="Arial" w:cs="Arial"/>
                <w:color w:val="000000"/>
                <w:sz w:val="20"/>
                <w:szCs w:val="20"/>
              </w:rPr>
              <w:t>X</w:t>
            </w:r>
          </w:p>
        </w:tc>
        <w:tc>
          <w:tcPr>
            <w:tcW w:w="980" w:type="dxa"/>
            <w:tcBorders>
              <w:top w:val="nil"/>
              <w:left w:val="nil"/>
              <w:bottom w:val="nil"/>
              <w:right w:val="nil"/>
            </w:tcBorders>
            <w:shd w:val="clear" w:color="auto" w:fill="auto"/>
            <w:noWrap/>
            <w:tcMar>
              <w:top w:w="60" w:type="dxa"/>
              <w:bottom w:w="60" w:type="dxa"/>
            </w:tcMar>
            <w:vAlign w:val="bottom"/>
            <w:hideMark/>
          </w:tcPr>
          <w:p w14:paraId="053AB998" w14:textId="77777777" w:rsidR="00291FD3" w:rsidRPr="00C90A1A" w:rsidRDefault="00291FD3" w:rsidP="00CD3E65">
            <w:pPr>
              <w:rPr>
                <w:rFonts w:ascii="Arial" w:hAnsi="Arial" w:cs="Arial"/>
                <w:color w:val="000000"/>
                <w:sz w:val="20"/>
                <w:szCs w:val="20"/>
              </w:rPr>
            </w:pPr>
            <w:r w:rsidRPr="00C90A1A">
              <w:rPr>
                <w:rFonts w:ascii="Arial" w:hAnsi="Arial" w:cs="Arial"/>
                <w:color w:val="000000"/>
                <w:sz w:val="20"/>
                <w:szCs w:val="20"/>
              </w:rPr>
              <w:t>X</w:t>
            </w:r>
          </w:p>
        </w:tc>
        <w:tc>
          <w:tcPr>
            <w:tcW w:w="980" w:type="dxa"/>
            <w:tcBorders>
              <w:top w:val="nil"/>
              <w:left w:val="nil"/>
              <w:bottom w:val="nil"/>
              <w:right w:val="nil"/>
            </w:tcBorders>
            <w:shd w:val="clear" w:color="auto" w:fill="auto"/>
            <w:noWrap/>
            <w:tcMar>
              <w:top w:w="60" w:type="dxa"/>
              <w:bottom w:w="60" w:type="dxa"/>
            </w:tcMar>
            <w:vAlign w:val="bottom"/>
            <w:hideMark/>
          </w:tcPr>
          <w:p w14:paraId="38EEBF21" w14:textId="77777777" w:rsidR="00291FD3" w:rsidRPr="00C90A1A" w:rsidRDefault="00291FD3" w:rsidP="00CD3E65">
            <w:pPr>
              <w:rPr>
                <w:rFonts w:ascii="Arial" w:hAnsi="Arial" w:cs="Arial"/>
                <w:color w:val="000000"/>
                <w:sz w:val="20"/>
                <w:szCs w:val="20"/>
              </w:rPr>
            </w:pPr>
            <w:r w:rsidRPr="00C90A1A">
              <w:rPr>
                <w:rFonts w:ascii="Arial" w:hAnsi="Arial" w:cs="Arial"/>
                <w:color w:val="000000"/>
                <w:sz w:val="20"/>
                <w:szCs w:val="20"/>
              </w:rPr>
              <w:t>X*</w:t>
            </w:r>
          </w:p>
        </w:tc>
        <w:tc>
          <w:tcPr>
            <w:tcW w:w="980" w:type="dxa"/>
            <w:tcBorders>
              <w:top w:val="nil"/>
              <w:left w:val="nil"/>
              <w:bottom w:val="nil"/>
              <w:right w:val="nil"/>
            </w:tcBorders>
            <w:shd w:val="clear" w:color="auto" w:fill="auto"/>
            <w:noWrap/>
            <w:tcMar>
              <w:top w:w="60" w:type="dxa"/>
              <w:bottom w:w="60" w:type="dxa"/>
            </w:tcMar>
            <w:vAlign w:val="bottom"/>
            <w:hideMark/>
          </w:tcPr>
          <w:p w14:paraId="3A2736B2"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auto"/>
            <w:noWrap/>
            <w:tcMar>
              <w:top w:w="60" w:type="dxa"/>
              <w:bottom w:w="60" w:type="dxa"/>
            </w:tcMar>
            <w:vAlign w:val="bottom"/>
            <w:hideMark/>
          </w:tcPr>
          <w:p w14:paraId="0D6A1F1D"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auto"/>
            <w:noWrap/>
            <w:tcMar>
              <w:top w:w="60" w:type="dxa"/>
              <w:bottom w:w="60" w:type="dxa"/>
            </w:tcMar>
            <w:vAlign w:val="bottom"/>
            <w:hideMark/>
          </w:tcPr>
          <w:p w14:paraId="3B3843D9"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auto"/>
            <w:noWrap/>
            <w:tcMar>
              <w:top w:w="60" w:type="dxa"/>
              <w:bottom w:w="60" w:type="dxa"/>
            </w:tcMar>
            <w:vAlign w:val="bottom"/>
            <w:hideMark/>
          </w:tcPr>
          <w:p w14:paraId="788FAB07"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auto"/>
            <w:noWrap/>
            <w:tcMar>
              <w:top w:w="60" w:type="dxa"/>
              <w:bottom w:w="60" w:type="dxa"/>
            </w:tcMar>
            <w:vAlign w:val="bottom"/>
            <w:hideMark/>
          </w:tcPr>
          <w:p w14:paraId="3AA12B85"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auto"/>
            <w:noWrap/>
            <w:tcMar>
              <w:top w:w="60" w:type="dxa"/>
              <w:bottom w:w="60" w:type="dxa"/>
            </w:tcMar>
            <w:vAlign w:val="bottom"/>
            <w:hideMark/>
          </w:tcPr>
          <w:p w14:paraId="540F7072" w14:textId="77777777" w:rsidR="00291FD3" w:rsidRPr="00C90A1A" w:rsidRDefault="00291FD3" w:rsidP="00CD3E65">
            <w:pPr>
              <w:rPr>
                <w:rFonts w:ascii="Arial" w:hAnsi="Arial" w:cs="Arial"/>
                <w:color w:val="000000"/>
                <w:sz w:val="20"/>
                <w:szCs w:val="20"/>
              </w:rPr>
            </w:pPr>
          </w:p>
        </w:tc>
      </w:tr>
      <w:tr w:rsidR="00291FD3" w:rsidRPr="00C90A1A" w14:paraId="0DB291D6" w14:textId="77777777" w:rsidTr="00291FD3">
        <w:trPr>
          <w:jc w:val="center"/>
        </w:trPr>
        <w:tc>
          <w:tcPr>
            <w:tcW w:w="459" w:type="dxa"/>
            <w:vMerge/>
            <w:tcBorders>
              <w:top w:val="nil"/>
              <w:left w:val="nil"/>
              <w:bottom w:val="nil"/>
              <w:right w:val="nil"/>
            </w:tcBorders>
            <w:tcMar>
              <w:top w:w="60" w:type="dxa"/>
              <w:bottom w:w="60" w:type="dxa"/>
            </w:tcMar>
            <w:vAlign w:val="center"/>
            <w:hideMark/>
          </w:tcPr>
          <w:p w14:paraId="5E085DB9" w14:textId="77777777" w:rsidR="00291FD3" w:rsidRPr="00C90A1A" w:rsidRDefault="00291FD3" w:rsidP="00CD3E65">
            <w:pPr>
              <w:rPr>
                <w:rFonts w:ascii="Arial" w:hAnsi="Arial" w:cs="Arial"/>
                <w:color w:val="000000"/>
                <w:sz w:val="20"/>
                <w:szCs w:val="20"/>
              </w:rPr>
            </w:pPr>
          </w:p>
        </w:tc>
        <w:tc>
          <w:tcPr>
            <w:tcW w:w="550" w:type="dxa"/>
            <w:tcBorders>
              <w:top w:val="nil"/>
              <w:left w:val="nil"/>
              <w:bottom w:val="nil"/>
              <w:right w:val="single" w:sz="4" w:space="0" w:color="auto"/>
            </w:tcBorders>
            <w:shd w:val="clear" w:color="auto" w:fill="auto"/>
            <w:tcMar>
              <w:top w:w="60" w:type="dxa"/>
              <w:bottom w:w="60" w:type="dxa"/>
            </w:tcMar>
            <w:vAlign w:val="bottom"/>
            <w:hideMark/>
          </w:tcPr>
          <w:p w14:paraId="0200589A" w14:textId="77777777" w:rsidR="00291FD3" w:rsidRPr="00C90A1A" w:rsidRDefault="00291FD3" w:rsidP="00CD3E65">
            <w:pPr>
              <w:jc w:val="right"/>
              <w:rPr>
                <w:rFonts w:ascii="Arial" w:hAnsi="Arial" w:cs="Arial"/>
                <w:color w:val="000000"/>
                <w:sz w:val="20"/>
                <w:szCs w:val="20"/>
              </w:rPr>
            </w:pPr>
            <w:r w:rsidRPr="00C90A1A">
              <w:rPr>
                <w:rFonts w:ascii="Arial" w:hAnsi="Arial" w:cs="Arial"/>
                <w:color w:val="000000"/>
                <w:sz w:val="20"/>
                <w:szCs w:val="20"/>
              </w:rPr>
              <w:t>154</w:t>
            </w:r>
          </w:p>
        </w:tc>
        <w:tc>
          <w:tcPr>
            <w:tcW w:w="980" w:type="dxa"/>
            <w:tcBorders>
              <w:top w:val="nil"/>
              <w:left w:val="nil"/>
              <w:bottom w:val="nil"/>
              <w:right w:val="nil"/>
            </w:tcBorders>
            <w:shd w:val="clear" w:color="auto" w:fill="auto"/>
            <w:noWrap/>
            <w:tcMar>
              <w:top w:w="60" w:type="dxa"/>
              <w:bottom w:w="60" w:type="dxa"/>
            </w:tcMar>
            <w:vAlign w:val="bottom"/>
            <w:hideMark/>
          </w:tcPr>
          <w:p w14:paraId="6253CFFA" w14:textId="77777777" w:rsidR="00291FD3" w:rsidRPr="00C90A1A" w:rsidRDefault="00291FD3" w:rsidP="00CD3E65">
            <w:pPr>
              <w:rPr>
                <w:rFonts w:ascii="Arial" w:hAnsi="Arial" w:cs="Arial"/>
                <w:color w:val="000000"/>
                <w:sz w:val="20"/>
                <w:szCs w:val="20"/>
              </w:rPr>
            </w:pPr>
            <w:r w:rsidRPr="00C90A1A">
              <w:rPr>
                <w:rFonts w:ascii="Arial" w:hAnsi="Arial" w:cs="Arial"/>
                <w:color w:val="000000"/>
                <w:sz w:val="20"/>
                <w:szCs w:val="20"/>
              </w:rPr>
              <w:t>X</w:t>
            </w:r>
          </w:p>
        </w:tc>
        <w:tc>
          <w:tcPr>
            <w:tcW w:w="980" w:type="dxa"/>
            <w:tcBorders>
              <w:top w:val="nil"/>
              <w:left w:val="nil"/>
              <w:bottom w:val="nil"/>
              <w:right w:val="nil"/>
            </w:tcBorders>
            <w:shd w:val="clear" w:color="000000" w:fill="BFBFBF"/>
            <w:noWrap/>
            <w:tcMar>
              <w:top w:w="60" w:type="dxa"/>
              <w:bottom w:w="60" w:type="dxa"/>
            </w:tcMar>
            <w:vAlign w:val="bottom"/>
            <w:hideMark/>
          </w:tcPr>
          <w:p w14:paraId="445EA754"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auto"/>
            <w:noWrap/>
            <w:tcMar>
              <w:top w:w="60" w:type="dxa"/>
              <w:bottom w:w="60" w:type="dxa"/>
            </w:tcMar>
            <w:vAlign w:val="bottom"/>
            <w:hideMark/>
          </w:tcPr>
          <w:p w14:paraId="7E461582" w14:textId="77777777" w:rsidR="00291FD3" w:rsidRPr="00C90A1A" w:rsidRDefault="00291FD3" w:rsidP="00CD3E65">
            <w:pPr>
              <w:rPr>
                <w:rFonts w:ascii="Arial" w:hAnsi="Arial" w:cs="Arial"/>
                <w:color w:val="000000"/>
                <w:sz w:val="20"/>
                <w:szCs w:val="20"/>
              </w:rPr>
            </w:pPr>
            <w:r w:rsidRPr="00C90A1A">
              <w:rPr>
                <w:rFonts w:ascii="Arial" w:hAnsi="Arial" w:cs="Arial"/>
                <w:color w:val="000000"/>
                <w:sz w:val="20"/>
                <w:szCs w:val="20"/>
              </w:rPr>
              <w:t>X</w:t>
            </w:r>
          </w:p>
        </w:tc>
        <w:tc>
          <w:tcPr>
            <w:tcW w:w="980" w:type="dxa"/>
            <w:tcBorders>
              <w:top w:val="nil"/>
              <w:left w:val="nil"/>
              <w:bottom w:val="nil"/>
              <w:right w:val="nil"/>
            </w:tcBorders>
            <w:shd w:val="clear" w:color="auto" w:fill="BFBFBF" w:themeFill="background1" w:themeFillShade="BF"/>
            <w:noWrap/>
            <w:tcMar>
              <w:top w:w="60" w:type="dxa"/>
              <w:bottom w:w="60" w:type="dxa"/>
            </w:tcMar>
            <w:vAlign w:val="bottom"/>
            <w:hideMark/>
          </w:tcPr>
          <w:p w14:paraId="61B40DD1"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BFBFBF" w:themeFill="background1" w:themeFillShade="BF"/>
            <w:noWrap/>
            <w:tcMar>
              <w:top w:w="60" w:type="dxa"/>
              <w:bottom w:w="60" w:type="dxa"/>
            </w:tcMar>
            <w:vAlign w:val="bottom"/>
            <w:hideMark/>
          </w:tcPr>
          <w:p w14:paraId="5382F2DA"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BFBFBF" w:themeFill="background1" w:themeFillShade="BF"/>
            <w:noWrap/>
            <w:tcMar>
              <w:top w:w="60" w:type="dxa"/>
              <w:bottom w:w="60" w:type="dxa"/>
            </w:tcMar>
            <w:vAlign w:val="bottom"/>
            <w:hideMark/>
          </w:tcPr>
          <w:p w14:paraId="61AB6C8F"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BFBFBF" w:themeFill="background1" w:themeFillShade="BF"/>
            <w:noWrap/>
            <w:tcMar>
              <w:top w:w="60" w:type="dxa"/>
              <w:bottom w:w="60" w:type="dxa"/>
            </w:tcMar>
            <w:vAlign w:val="bottom"/>
            <w:hideMark/>
          </w:tcPr>
          <w:p w14:paraId="0870A236"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BFBFBF" w:themeFill="background1" w:themeFillShade="BF"/>
            <w:noWrap/>
            <w:tcMar>
              <w:top w:w="60" w:type="dxa"/>
              <w:bottom w:w="60" w:type="dxa"/>
            </w:tcMar>
            <w:vAlign w:val="bottom"/>
            <w:hideMark/>
          </w:tcPr>
          <w:p w14:paraId="640BB98C"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BFBFBF" w:themeFill="background1" w:themeFillShade="BF"/>
            <w:noWrap/>
            <w:tcMar>
              <w:top w:w="60" w:type="dxa"/>
              <w:bottom w:w="60" w:type="dxa"/>
            </w:tcMar>
            <w:vAlign w:val="bottom"/>
            <w:hideMark/>
          </w:tcPr>
          <w:p w14:paraId="30DA1816"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BFBFBF" w:themeFill="background1" w:themeFillShade="BF"/>
            <w:noWrap/>
            <w:tcMar>
              <w:top w:w="60" w:type="dxa"/>
              <w:bottom w:w="60" w:type="dxa"/>
            </w:tcMar>
            <w:vAlign w:val="bottom"/>
            <w:hideMark/>
          </w:tcPr>
          <w:p w14:paraId="39DAD0DF"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BFBFBF" w:themeFill="background1" w:themeFillShade="BF"/>
            <w:noWrap/>
            <w:tcMar>
              <w:top w:w="60" w:type="dxa"/>
              <w:bottom w:w="60" w:type="dxa"/>
            </w:tcMar>
            <w:vAlign w:val="bottom"/>
            <w:hideMark/>
          </w:tcPr>
          <w:p w14:paraId="1A8BBC6D"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BFBFBF" w:themeFill="background1" w:themeFillShade="BF"/>
            <w:noWrap/>
            <w:tcMar>
              <w:top w:w="60" w:type="dxa"/>
              <w:bottom w:w="60" w:type="dxa"/>
            </w:tcMar>
            <w:vAlign w:val="bottom"/>
            <w:hideMark/>
          </w:tcPr>
          <w:p w14:paraId="7DC86B06"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BFBFBF" w:themeFill="background1" w:themeFillShade="BF"/>
            <w:noWrap/>
            <w:tcMar>
              <w:top w:w="60" w:type="dxa"/>
              <w:bottom w:w="60" w:type="dxa"/>
            </w:tcMar>
            <w:vAlign w:val="bottom"/>
            <w:hideMark/>
          </w:tcPr>
          <w:p w14:paraId="0CBEC5AF" w14:textId="77777777" w:rsidR="00291FD3" w:rsidRPr="00C90A1A" w:rsidRDefault="00291FD3" w:rsidP="00CD3E65">
            <w:pPr>
              <w:rPr>
                <w:rFonts w:ascii="Arial" w:hAnsi="Arial" w:cs="Arial"/>
                <w:color w:val="000000"/>
                <w:sz w:val="20"/>
                <w:szCs w:val="20"/>
              </w:rPr>
            </w:pPr>
          </w:p>
        </w:tc>
      </w:tr>
      <w:tr w:rsidR="00291FD3" w:rsidRPr="00C90A1A" w14:paraId="4AC7CE84" w14:textId="77777777" w:rsidTr="00291FD3">
        <w:trPr>
          <w:jc w:val="center"/>
        </w:trPr>
        <w:tc>
          <w:tcPr>
            <w:tcW w:w="459" w:type="dxa"/>
            <w:vMerge/>
            <w:tcBorders>
              <w:top w:val="nil"/>
              <w:left w:val="nil"/>
              <w:bottom w:val="nil"/>
              <w:right w:val="nil"/>
            </w:tcBorders>
            <w:tcMar>
              <w:top w:w="60" w:type="dxa"/>
              <w:bottom w:w="60" w:type="dxa"/>
            </w:tcMar>
            <w:vAlign w:val="center"/>
            <w:hideMark/>
          </w:tcPr>
          <w:p w14:paraId="16916841" w14:textId="77777777" w:rsidR="00291FD3" w:rsidRPr="00C90A1A" w:rsidRDefault="00291FD3" w:rsidP="00CD3E65">
            <w:pPr>
              <w:rPr>
                <w:rFonts w:ascii="Arial" w:hAnsi="Arial" w:cs="Arial"/>
                <w:color w:val="000000"/>
                <w:sz w:val="20"/>
                <w:szCs w:val="20"/>
              </w:rPr>
            </w:pPr>
          </w:p>
        </w:tc>
        <w:tc>
          <w:tcPr>
            <w:tcW w:w="550" w:type="dxa"/>
            <w:tcBorders>
              <w:top w:val="nil"/>
              <w:left w:val="nil"/>
              <w:bottom w:val="nil"/>
              <w:right w:val="single" w:sz="4" w:space="0" w:color="auto"/>
            </w:tcBorders>
            <w:shd w:val="clear" w:color="auto" w:fill="auto"/>
            <w:tcMar>
              <w:top w:w="60" w:type="dxa"/>
              <w:bottom w:w="60" w:type="dxa"/>
            </w:tcMar>
            <w:vAlign w:val="bottom"/>
            <w:hideMark/>
          </w:tcPr>
          <w:p w14:paraId="63595137" w14:textId="77777777" w:rsidR="00291FD3" w:rsidRPr="00C90A1A" w:rsidRDefault="00291FD3" w:rsidP="00CD3E65">
            <w:pPr>
              <w:jc w:val="right"/>
              <w:rPr>
                <w:rFonts w:ascii="Arial" w:hAnsi="Arial" w:cs="Arial"/>
                <w:color w:val="000000"/>
                <w:sz w:val="20"/>
                <w:szCs w:val="20"/>
              </w:rPr>
            </w:pPr>
            <w:r w:rsidRPr="00C90A1A">
              <w:rPr>
                <w:rFonts w:ascii="Arial" w:hAnsi="Arial" w:cs="Arial"/>
                <w:color w:val="000000"/>
                <w:sz w:val="20"/>
                <w:szCs w:val="20"/>
              </w:rPr>
              <w:t>155</w:t>
            </w:r>
          </w:p>
        </w:tc>
        <w:tc>
          <w:tcPr>
            <w:tcW w:w="980" w:type="dxa"/>
            <w:tcBorders>
              <w:top w:val="nil"/>
              <w:left w:val="nil"/>
              <w:bottom w:val="nil"/>
              <w:right w:val="nil"/>
            </w:tcBorders>
            <w:shd w:val="clear" w:color="auto" w:fill="auto"/>
            <w:noWrap/>
            <w:tcMar>
              <w:top w:w="60" w:type="dxa"/>
              <w:bottom w:w="60" w:type="dxa"/>
            </w:tcMar>
            <w:vAlign w:val="bottom"/>
            <w:hideMark/>
          </w:tcPr>
          <w:p w14:paraId="748D8F62" w14:textId="77777777" w:rsidR="00291FD3" w:rsidRPr="00C90A1A" w:rsidRDefault="00291FD3" w:rsidP="00CD3E65">
            <w:pPr>
              <w:rPr>
                <w:rFonts w:ascii="Arial" w:hAnsi="Arial" w:cs="Arial"/>
                <w:color w:val="000000"/>
                <w:sz w:val="20"/>
                <w:szCs w:val="20"/>
              </w:rPr>
            </w:pPr>
            <w:r w:rsidRPr="00C90A1A">
              <w:rPr>
                <w:rFonts w:ascii="Arial" w:hAnsi="Arial" w:cs="Arial"/>
                <w:color w:val="000000"/>
                <w:sz w:val="20"/>
                <w:szCs w:val="20"/>
              </w:rPr>
              <w:t>X</w:t>
            </w:r>
          </w:p>
        </w:tc>
        <w:tc>
          <w:tcPr>
            <w:tcW w:w="980" w:type="dxa"/>
            <w:tcBorders>
              <w:top w:val="nil"/>
              <w:left w:val="nil"/>
              <w:bottom w:val="nil"/>
              <w:right w:val="nil"/>
            </w:tcBorders>
            <w:shd w:val="clear" w:color="auto" w:fill="auto"/>
            <w:noWrap/>
            <w:tcMar>
              <w:top w:w="60" w:type="dxa"/>
              <w:bottom w:w="60" w:type="dxa"/>
            </w:tcMar>
            <w:vAlign w:val="bottom"/>
            <w:hideMark/>
          </w:tcPr>
          <w:p w14:paraId="75C28BB9" w14:textId="77777777" w:rsidR="00291FD3" w:rsidRPr="00C90A1A" w:rsidRDefault="00291FD3" w:rsidP="00CD3E65">
            <w:pPr>
              <w:rPr>
                <w:rFonts w:ascii="Arial" w:hAnsi="Arial" w:cs="Arial"/>
                <w:color w:val="000000"/>
                <w:sz w:val="20"/>
                <w:szCs w:val="20"/>
              </w:rPr>
            </w:pPr>
            <w:r w:rsidRPr="00C90A1A">
              <w:rPr>
                <w:rFonts w:ascii="Arial" w:hAnsi="Arial" w:cs="Arial"/>
                <w:color w:val="000000"/>
                <w:sz w:val="20"/>
                <w:szCs w:val="20"/>
              </w:rPr>
              <w:t>X</w:t>
            </w:r>
          </w:p>
        </w:tc>
        <w:tc>
          <w:tcPr>
            <w:tcW w:w="980" w:type="dxa"/>
            <w:tcBorders>
              <w:top w:val="nil"/>
              <w:left w:val="nil"/>
              <w:bottom w:val="nil"/>
              <w:right w:val="nil"/>
            </w:tcBorders>
            <w:shd w:val="clear" w:color="auto" w:fill="auto"/>
            <w:noWrap/>
            <w:tcMar>
              <w:top w:w="60" w:type="dxa"/>
              <w:bottom w:w="60" w:type="dxa"/>
            </w:tcMar>
            <w:vAlign w:val="bottom"/>
            <w:hideMark/>
          </w:tcPr>
          <w:p w14:paraId="4377326A" w14:textId="77777777" w:rsidR="00291FD3" w:rsidRPr="00C90A1A" w:rsidRDefault="00291FD3" w:rsidP="00CD3E65">
            <w:pPr>
              <w:rPr>
                <w:rFonts w:ascii="Arial" w:hAnsi="Arial" w:cs="Arial"/>
                <w:color w:val="000000"/>
                <w:sz w:val="20"/>
                <w:szCs w:val="20"/>
              </w:rPr>
            </w:pPr>
            <w:r w:rsidRPr="00C90A1A">
              <w:rPr>
                <w:rFonts w:ascii="Arial" w:hAnsi="Arial" w:cs="Arial"/>
                <w:color w:val="000000"/>
                <w:sz w:val="20"/>
                <w:szCs w:val="20"/>
              </w:rPr>
              <w:t>X*</w:t>
            </w:r>
          </w:p>
        </w:tc>
        <w:tc>
          <w:tcPr>
            <w:tcW w:w="980" w:type="dxa"/>
            <w:tcBorders>
              <w:top w:val="nil"/>
              <w:left w:val="nil"/>
              <w:bottom w:val="nil"/>
              <w:right w:val="nil"/>
            </w:tcBorders>
            <w:shd w:val="clear" w:color="auto" w:fill="auto"/>
            <w:noWrap/>
            <w:tcMar>
              <w:top w:w="60" w:type="dxa"/>
              <w:bottom w:w="60" w:type="dxa"/>
            </w:tcMar>
            <w:vAlign w:val="bottom"/>
            <w:hideMark/>
          </w:tcPr>
          <w:p w14:paraId="4ED5F03D"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auto"/>
            <w:noWrap/>
            <w:tcMar>
              <w:top w:w="60" w:type="dxa"/>
              <w:bottom w:w="60" w:type="dxa"/>
            </w:tcMar>
            <w:vAlign w:val="bottom"/>
            <w:hideMark/>
          </w:tcPr>
          <w:p w14:paraId="006E24F0"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auto"/>
            <w:noWrap/>
            <w:tcMar>
              <w:top w:w="60" w:type="dxa"/>
              <w:bottom w:w="60" w:type="dxa"/>
            </w:tcMar>
            <w:vAlign w:val="bottom"/>
            <w:hideMark/>
          </w:tcPr>
          <w:p w14:paraId="1C8BB753"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auto"/>
            <w:noWrap/>
            <w:tcMar>
              <w:top w:w="60" w:type="dxa"/>
              <w:bottom w:w="60" w:type="dxa"/>
            </w:tcMar>
            <w:vAlign w:val="bottom"/>
            <w:hideMark/>
          </w:tcPr>
          <w:p w14:paraId="37049E1B"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auto"/>
            <w:noWrap/>
            <w:tcMar>
              <w:top w:w="60" w:type="dxa"/>
              <w:bottom w:w="60" w:type="dxa"/>
            </w:tcMar>
            <w:vAlign w:val="bottom"/>
            <w:hideMark/>
          </w:tcPr>
          <w:p w14:paraId="47324491"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auto"/>
            <w:noWrap/>
            <w:tcMar>
              <w:top w:w="60" w:type="dxa"/>
              <w:bottom w:w="60" w:type="dxa"/>
            </w:tcMar>
            <w:vAlign w:val="bottom"/>
            <w:hideMark/>
          </w:tcPr>
          <w:p w14:paraId="6E7D4D3C"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auto"/>
            <w:noWrap/>
            <w:tcMar>
              <w:top w:w="60" w:type="dxa"/>
              <w:bottom w:w="60" w:type="dxa"/>
            </w:tcMar>
            <w:vAlign w:val="bottom"/>
            <w:hideMark/>
          </w:tcPr>
          <w:p w14:paraId="5808D97A"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auto"/>
            <w:noWrap/>
            <w:tcMar>
              <w:top w:w="60" w:type="dxa"/>
              <w:bottom w:w="60" w:type="dxa"/>
            </w:tcMar>
            <w:vAlign w:val="bottom"/>
            <w:hideMark/>
          </w:tcPr>
          <w:p w14:paraId="668BFFB3"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auto"/>
            <w:noWrap/>
            <w:tcMar>
              <w:top w:w="60" w:type="dxa"/>
              <w:bottom w:w="60" w:type="dxa"/>
            </w:tcMar>
            <w:vAlign w:val="bottom"/>
            <w:hideMark/>
          </w:tcPr>
          <w:p w14:paraId="23DD62D3"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auto"/>
            <w:noWrap/>
            <w:tcMar>
              <w:top w:w="60" w:type="dxa"/>
              <w:bottom w:w="60" w:type="dxa"/>
            </w:tcMar>
            <w:vAlign w:val="bottom"/>
            <w:hideMark/>
          </w:tcPr>
          <w:p w14:paraId="7F250899" w14:textId="77777777" w:rsidR="00291FD3" w:rsidRPr="00C90A1A" w:rsidRDefault="00291FD3" w:rsidP="00CD3E65">
            <w:pPr>
              <w:rPr>
                <w:rFonts w:ascii="Arial" w:hAnsi="Arial" w:cs="Arial"/>
                <w:color w:val="000000"/>
                <w:sz w:val="20"/>
                <w:szCs w:val="20"/>
              </w:rPr>
            </w:pPr>
          </w:p>
        </w:tc>
      </w:tr>
      <w:tr w:rsidR="00291FD3" w:rsidRPr="00C90A1A" w14:paraId="20B931FA" w14:textId="77777777" w:rsidTr="00291FD3">
        <w:trPr>
          <w:jc w:val="center"/>
        </w:trPr>
        <w:tc>
          <w:tcPr>
            <w:tcW w:w="459" w:type="dxa"/>
            <w:vMerge/>
            <w:tcBorders>
              <w:top w:val="nil"/>
              <w:left w:val="nil"/>
              <w:bottom w:val="nil"/>
              <w:right w:val="nil"/>
            </w:tcBorders>
            <w:tcMar>
              <w:top w:w="60" w:type="dxa"/>
              <w:bottom w:w="60" w:type="dxa"/>
            </w:tcMar>
            <w:vAlign w:val="center"/>
            <w:hideMark/>
          </w:tcPr>
          <w:p w14:paraId="6E4A7E3C" w14:textId="77777777" w:rsidR="00291FD3" w:rsidRPr="00C90A1A" w:rsidRDefault="00291FD3" w:rsidP="00CD3E65">
            <w:pPr>
              <w:rPr>
                <w:rFonts w:ascii="Arial" w:hAnsi="Arial" w:cs="Arial"/>
                <w:color w:val="000000"/>
                <w:sz w:val="20"/>
                <w:szCs w:val="20"/>
              </w:rPr>
            </w:pPr>
          </w:p>
        </w:tc>
        <w:tc>
          <w:tcPr>
            <w:tcW w:w="550" w:type="dxa"/>
            <w:tcBorders>
              <w:top w:val="nil"/>
              <w:left w:val="nil"/>
              <w:bottom w:val="nil"/>
              <w:right w:val="single" w:sz="4" w:space="0" w:color="auto"/>
            </w:tcBorders>
            <w:shd w:val="clear" w:color="auto" w:fill="auto"/>
            <w:tcMar>
              <w:top w:w="60" w:type="dxa"/>
              <w:bottom w:w="60" w:type="dxa"/>
            </w:tcMar>
            <w:vAlign w:val="bottom"/>
            <w:hideMark/>
          </w:tcPr>
          <w:p w14:paraId="3AD9AD4C" w14:textId="77777777" w:rsidR="00291FD3" w:rsidRPr="00C90A1A" w:rsidRDefault="00291FD3" w:rsidP="00CD3E65">
            <w:pPr>
              <w:jc w:val="right"/>
              <w:rPr>
                <w:rFonts w:ascii="Arial" w:hAnsi="Arial" w:cs="Arial"/>
                <w:color w:val="000000"/>
                <w:sz w:val="20"/>
                <w:szCs w:val="20"/>
              </w:rPr>
            </w:pPr>
            <w:r w:rsidRPr="00C90A1A">
              <w:rPr>
                <w:rFonts w:ascii="Arial" w:hAnsi="Arial" w:cs="Arial"/>
                <w:color w:val="000000"/>
                <w:sz w:val="20"/>
                <w:szCs w:val="20"/>
              </w:rPr>
              <w:t>156</w:t>
            </w:r>
          </w:p>
        </w:tc>
        <w:tc>
          <w:tcPr>
            <w:tcW w:w="980" w:type="dxa"/>
            <w:tcBorders>
              <w:top w:val="nil"/>
              <w:left w:val="nil"/>
              <w:bottom w:val="nil"/>
              <w:right w:val="nil"/>
            </w:tcBorders>
            <w:shd w:val="clear" w:color="auto" w:fill="auto"/>
            <w:noWrap/>
            <w:tcMar>
              <w:top w:w="60" w:type="dxa"/>
              <w:bottom w:w="60" w:type="dxa"/>
            </w:tcMar>
            <w:vAlign w:val="bottom"/>
            <w:hideMark/>
          </w:tcPr>
          <w:p w14:paraId="4BDA0CDB" w14:textId="77777777" w:rsidR="00291FD3" w:rsidRPr="00C90A1A" w:rsidRDefault="00291FD3" w:rsidP="00CD3E65">
            <w:pPr>
              <w:rPr>
                <w:rFonts w:ascii="Arial" w:hAnsi="Arial" w:cs="Arial"/>
                <w:color w:val="000000"/>
                <w:sz w:val="20"/>
                <w:szCs w:val="20"/>
              </w:rPr>
            </w:pPr>
            <w:r w:rsidRPr="00C90A1A">
              <w:rPr>
                <w:rFonts w:ascii="Arial" w:hAnsi="Arial" w:cs="Arial"/>
                <w:color w:val="000000"/>
                <w:sz w:val="20"/>
                <w:szCs w:val="20"/>
              </w:rPr>
              <w:t>X</w:t>
            </w:r>
          </w:p>
        </w:tc>
        <w:tc>
          <w:tcPr>
            <w:tcW w:w="980" w:type="dxa"/>
            <w:tcBorders>
              <w:top w:val="nil"/>
              <w:left w:val="nil"/>
              <w:bottom w:val="nil"/>
              <w:right w:val="nil"/>
            </w:tcBorders>
            <w:shd w:val="clear" w:color="auto" w:fill="BFBFBF" w:themeFill="background1" w:themeFillShade="BF"/>
            <w:noWrap/>
            <w:tcMar>
              <w:top w:w="60" w:type="dxa"/>
              <w:bottom w:w="60" w:type="dxa"/>
            </w:tcMar>
            <w:vAlign w:val="bottom"/>
            <w:hideMark/>
          </w:tcPr>
          <w:p w14:paraId="072C1C02"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BFBFBF" w:themeFill="background1" w:themeFillShade="BF"/>
            <w:noWrap/>
            <w:tcMar>
              <w:top w:w="60" w:type="dxa"/>
              <w:bottom w:w="60" w:type="dxa"/>
            </w:tcMar>
            <w:vAlign w:val="bottom"/>
            <w:hideMark/>
          </w:tcPr>
          <w:p w14:paraId="423B2229"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BFBFBF" w:themeFill="background1" w:themeFillShade="BF"/>
            <w:noWrap/>
            <w:tcMar>
              <w:top w:w="60" w:type="dxa"/>
              <w:bottom w:w="60" w:type="dxa"/>
            </w:tcMar>
            <w:vAlign w:val="bottom"/>
            <w:hideMark/>
          </w:tcPr>
          <w:p w14:paraId="719A69E4"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BFBFBF" w:themeFill="background1" w:themeFillShade="BF"/>
            <w:noWrap/>
            <w:tcMar>
              <w:top w:w="60" w:type="dxa"/>
              <w:bottom w:w="60" w:type="dxa"/>
            </w:tcMar>
            <w:vAlign w:val="bottom"/>
            <w:hideMark/>
          </w:tcPr>
          <w:p w14:paraId="4BDD385A"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BFBFBF" w:themeFill="background1" w:themeFillShade="BF"/>
            <w:noWrap/>
            <w:tcMar>
              <w:top w:w="60" w:type="dxa"/>
              <w:bottom w:w="60" w:type="dxa"/>
            </w:tcMar>
            <w:vAlign w:val="bottom"/>
            <w:hideMark/>
          </w:tcPr>
          <w:p w14:paraId="00C7BD86"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BFBFBF" w:themeFill="background1" w:themeFillShade="BF"/>
            <w:noWrap/>
            <w:tcMar>
              <w:top w:w="60" w:type="dxa"/>
              <w:bottom w:w="60" w:type="dxa"/>
            </w:tcMar>
            <w:vAlign w:val="bottom"/>
            <w:hideMark/>
          </w:tcPr>
          <w:p w14:paraId="09BE7594"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BFBFBF" w:themeFill="background1" w:themeFillShade="BF"/>
            <w:noWrap/>
            <w:tcMar>
              <w:top w:w="60" w:type="dxa"/>
              <w:bottom w:w="60" w:type="dxa"/>
            </w:tcMar>
            <w:vAlign w:val="bottom"/>
            <w:hideMark/>
          </w:tcPr>
          <w:p w14:paraId="6AB17592"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BFBFBF" w:themeFill="background1" w:themeFillShade="BF"/>
            <w:noWrap/>
            <w:tcMar>
              <w:top w:w="60" w:type="dxa"/>
              <w:bottom w:w="60" w:type="dxa"/>
            </w:tcMar>
            <w:vAlign w:val="bottom"/>
            <w:hideMark/>
          </w:tcPr>
          <w:p w14:paraId="34F86055"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BFBFBF" w:themeFill="background1" w:themeFillShade="BF"/>
            <w:noWrap/>
            <w:tcMar>
              <w:top w:w="60" w:type="dxa"/>
              <w:bottom w:w="60" w:type="dxa"/>
            </w:tcMar>
            <w:vAlign w:val="bottom"/>
            <w:hideMark/>
          </w:tcPr>
          <w:p w14:paraId="37946988"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BFBFBF" w:themeFill="background1" w:themeFillShade="BF"/>
            <w:noWrap/>
            <w:tcMar>
              <w:top w:w="60" w:type="dxa"/>
              <w:bottom w:w="60" w:type="dxa"/>
            </w:tcMar>
            <w:vAlign w:val="bottom"/>
            <w:hideMark/>
          </w:tcPr>
          <w:p w14:paraId="53A15947"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BFBFBF" w:themeFill="background1" w:themeFillShade="BF"/>
            <w:noWrap/>
            <w:tcMar>
              <w:top w:w="60" w:type="dxa"/>
              <w:bottom w:w="60" w:type="dxa"/>
            </w:tcMar>
            <w:vAlign w:val="bottom"/>
            <w:hideMark/>
          </w:tcPr>
          <w:p w14:paraId="6FEACE95"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BFBFBF" w:themeFill="background1" w:themeFillShade="BF"/>
            <w:noWrap/>
            <w:tcMar>
              <w:top w:w="60" w:type="dxa"/>
              <w:bottom w:w="60" w:type="dxa"/>
            </w:tcMar>
            <w:vAlign w:val="bottom"/>
            <w:hideMark/>
          </w:tcPr>
          <w:p w14:paraId="1E042982" w14:textId="77777777" w:rsidR="00291FD3" w:rsidRPr="00C90A1A" w:rsidRDefault="00291FD3" w:rsidP="00CD3E65">
            <w:pPr>
              <w:rPr>
                <w:rFonts w:ascii="Arial" w:hAnsi="Arial" w:cs="Arial"/>
                <w:color w:val="000000"/>
                <w:sz w:val="20"/>
                <w:szCs w:val="20"/>
              </w:rPr>
            </w:pPr>
          </w:p>
        </w:tc>
      </w:tr>
      <w:tr w:rsidR="00291FD3" w:rsidRPr="00C90A1A" w14:paraId="35294D18" w14:textId="77777777" w:rsidTr="00291FD3">
        <w:trPr>
          <w:jc w:val="center"/>
        </w:trPr>
        <w:tc>
          <w:tcPr>
            <w:tcW w:w="459" w:type="dxa"/>
            <w:vMerge/>
            <w:tcBorders>
              <w:top w:val="nil"/>
              <w:left w:val="nil"/>
              <w:bottom w:val="nil"/>
              <w:right w:val="nil"/>
            </w:tcBorders>
            <w:tcMar>
              <w:top w:w="60" w:type="dxa"/>
              <w:bottom w:w="60" w:type="dxa"/>
            </w:tcMar>
            <w:vAlign w:val="center"/>
            <w:hideMark/>
          </w:tcPr>
          <w:p w14:paraId="7BBEFDD0" w14:textId="77777777" w:rsidR="00291FD3" w:rsidRPr="00C90A1A" w:rsidRDefault="00291FD3" w:rsidP="00CD3E65">
            <w:pPr>
              <w:rPr>
                <w:rFonts w:ascii="Arial" w:hAnsi="Arial" w:cs="Arial"/>
                <w:color w:val="000000"/>
                <w:sz w:val="20"/>
                <w:szCs w:val="20"/>
              </w:rPr>
            </w:pPr>
          </w:p>
        </w:tc>
        <w:tc>
          <w:tcPr>
            <w:tcW w:w="550" w:type="dxa"/>
            <w:tcBorders>
              <w:top w:val="nil"/>
              <w:left w:val="nil"/>
              <w:bottom w:val="nil"/>
              <w:right w:val="single" w:sz="4" w:space="0" w:color="auto"/>
            </w:tcBorders>
            <w:shd w:val="clear" w:color="auto" w:fill="auto"/>
            <w:tcMar>
              <w:top w:w="60" w:type="dxa"/>
              <w:bottom w:w="60" w:type="dxa"/>
            </w:tcMar>
            <w:vAlign w:val="bottom"/>
            <w:hideMark/>
          </w:tcPr>
          <w:p w14:paraId="691C0507" w14:textId="77777777" w:rsidR="00291FD3" w:rsidRPr="00C90A1A" w:rsidRDefault="00291FD3" w:rsidP="00CD3E65">
            <w:pPr>
              <w:jc w:val="right"/>
              <w:rPr>
                <w:rFonts w:ascii="Arial" w:hAnsi="Arial" w:cs="Arial"/>
                <w:color w:val="000000"/>
                <w:sz w:val="20"/>
                <w:szCs w:val="20"/>
              </w:rPr>
            </w:pPr>
            <w:r w:rsidRPr="00C90A1A">
              <w:rPr>
                <w:rFonts w:ascii="Arial" w:hAnsi="Arial" w:cs="Arial"/>
                <w:color w:val="000000"/>
                <w:sz w:val="20"/>
                <w:szCs w:val="20"/>
              </w:rPr>
              <w:t>157</w:t>
            </w:r>
          </w:p>
        </w:tc>
        <w:tc>
          <w:tcPr>
            <w:tcW w:w="980" w:type="dxa"/>
            <w:tcBorders>
              <w:top w:val="nil"/>
              <w:left w:val="nil"/>
              <w:bottom w:val="nil"/>
              <w:right w:val="nil"/>
            </w:tcBorders>
            <w:shd w:val="clear" w:color="auto" w:fill="auto"/>
            <w:noWrap/>
            <w:tcMar>
              <w:top w:w="60" w:type="dxa"/>
              <w:bottom w:w="60" w:type="dxa"/>
            </w:tcMar>
            <w:vAlign w:val="bottom"/>
            <w:hideMark/>
          </w:tcPr>
          <w:p w14:paraId="72F9D01B" w14:textId="77777777" w:rsidR="00291FD3" w:rsidRPr="00C90A1A" w:rsidRDefault="00291FD3" w:rsidP="00CD3E65">
            <w:pPr>
              <w:rPr>
                <w:rFonts w:ascii="Arial" w:hAnsi="Arial" w:cs="Arial"/>
                <w:color w:val="000000"/>
                <w:sz w:val="20"/>
                <w:szCs w:val="20"/>
              </w:rPr>
            </w:pPr>
            <w:r w:rsidRPr="00C90A1A">
              <w:rPr>
                <w:rFonts w:ascii="Arial" w:hAnsi="Arial" w:cs="Arial"/>
                <w:color w:val="000000"/>
                <w:sz w:val="20"/>
                <w:szCs w:val="20"/>
              </w:rPr>
              <w:t>X</w:t>
            </w:r>
          </w:p>
        </w:tc>
        <w:tc>
          <w:tcPr>
            <w:tcW w:w="980" w:type="dxa"/>
            <w:tcBorders>
              <w:top w:val="nil"/>
              <w:left w:val="nil"/>
              <w:bottom w:val="nil"/>
              <w:right w:val="nil"/>
            </w:tcBorders>
            <w:shd w:val="clear" w:color="auto" w:fill="auto"/>
            <w:noWrap/>
            <w:tcMar>
              <w:top w:w="60" w:type="dxa"/>
              <w:bottom w:w="60" w:type="dxa"/>
            </w:tcMar>
            <w:vAlign w:val="bottom"/>
            <w:hideMark/>
          </w:tcPr>
          <w:p w14:paraId="74B19198" w14:textId="77777777" w:rsidR="00291FD3" w:rsidRPr="00C90A1A" w:rsidRDefault="00291FD3" w:rsidP="00CD3E65">
            <w:pPr>
              <w:rPr>
                <w:rFonts w:ascii="Arial" w:hAnsi="Arial" w:cs="Arial"/>
                <w:color w:val="000000"/>
                <w:sz w:val="20"/>
                <w:szCs w:val="20"/>
              </w:rPr>
            </w:pPr>
            <w:r w:rsidRPr="00C90A1A">
              <w:rPr>
                <w:rFonts w:ascii="Arial" w:hAnsi="Arial" w:cs="Arial"/>
                <w:color w:val="000000"/>
                <w:sz w:val="20"/>
                <w:szCs w:val="20"/>
              </w:rPr>
              <w:t>X</w:t>
            </w:r>
          </w:p>
        </w:tc>
        <w:tc>
          <w:tcPr>
            <w:tcW w:w="980" w:type="dxa"/>
            <w:tcBorders>
              <w:top w:val="nil"/>
              <w:left w:val="nil"/>
              <w:bottom w:val="nil"/>
              <w:right w:val="nil"/>
            </w:tcBorders>
            <w:shd w:val="clear" w:color="auto" w:fill="auto"/>
            <w:noWrap/>
            <w:tcMar>
              <w:top w:w="60" w:type="dxa"/>
              <w:bottom w:w="60" w:type="dxa"/>
            </w:tcMar>
            <w:vAlign w:val="bottom"/>
            <w:hideMark/>
          </w:tcPr>
          <w:p w14:paraId="5B2B62BD" w14:textId="77777777" w:rsidR="00291FD3" w:rsidRPr="00C90A1A" w:rsidRDefault="00291FD3" w:rsidP="00CD3E65">
            <w:pPr>
              <w:rPr>
                <w:rFonts w:ascii="Arial" w:hAnsi="Arial" w:cs="Arial"/>
                <w:color w:val="000000"/>
                <w:sz w:val="20"/>
                <w:szCs w:val="20"/>
              </w:rPr>
            </w:pPr>
            <w:r w:rsidRPr="00C90A1A">
              <w:rPr>
                <w:rFonts w:ascii="Arial" w:hAnsi="Arial" w:cs="Arial"/>
                <w:color w:val="000000"/>
                <w:sz w:val="20"/>
                <w:szCs w:val="20"/>
              </w:rPr>
              <w:t>X</w:t>
            </w:r>
          </w:p>
        </w:tc>
        <w:tc>
          <w:tcPr>
            <w:tcW w:w="980" w:type="dxa"/>
            <w:tcBorders>
              <w:top w:val="nil"/>
              <w:left w:val="nil"/>
              <w:bottom w:val="nil"/>
              <w:right w:val="nil"/>
            </w:tcBorders>
            <w:shd w:val="clear" w:color="auto" w:fill="auto"/>
            <w:noWrap/>
            <w:tcMar>
              <w:top w:w="60" w:type="dxa"/>
              <w:bottom w:w="60" w:type="dxa"/>
            </w:tcMar>
            <w:vAlign w:val="bottom"/>
            <w:hideMark/>
          </w:tcPr>
          <w:p w14:paraId="2A77C381" w14:textId="77777777" w:rsidR="00291FD3" w:rsidRPr="00C90A1A" w:rsidRDefault="00291FD3" w:rsidP="00CD3E65">
            <w:pPr>
              <w:rPr>
                <w:rFonts w:ascii="Arial" w:hAnsi="Arial" w:cs="Arial"/>
                <w:color w:val="000000"/>
                <w:sz w:val="20"/>
                <w:szCs w:val="20"/>
              </w:rPr>
            </w:pPr>
            <w:r w:rsidRPr="00C90A1A">
              <w:rPr>
                <w:rFonts w:ascii="Arial" w:hAnsi="Arial" w:cs="Arial"/>
                <w:color w:val="000000"/>
                <w:sz w:val="20"/>
                <w:szCs w:val="20"/>
              </w:rPr>
              <w:t>X</w:t>
            </w:r>
          </w:p>
        </w:tc>
        <w:tc>
          <w:tcPr>
            <w:tcW w:w="980" w:type="dxa"/>
            <w:tcBorders>
              <w:top w:val="nil"/>
              <w:left w:val="nil"/>
              <w:bottom w:val="nil"/>
              <w:right w:val="nil"/>
            </w:tcBorders>
            <w:shd w:val="clear" w:color="auto" w:fill="BFBFBF" w:themeFill="background1" w:themeFillShade="BF"/>
            <w:noWrap/>
            <w:tcMar>
              <w:top w:w="60" w:type="dxa"/>
              <w:bottom w:w="60" w:type="dxa"/>
            </w:tcMar>
            <w:vAlign w:val="bottom"/>
          </w:tcPr>
          <w:p w14:paraId="4F93F358"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BFBFBF" w:themeFill="background1" w:themeFillShade="BF"/>
            <w:noWrap/>
            <w:tcMar>
              <w:top w:w="60" w:type="dxa"/>
              <w:bottom w:w="60" w:type="dxa"/>
            </w:tcMar>
            <w:vAlign w:val="bottom"/>
            <w:hideMark/>
          </w:tcPr>
          <w:p w14:paraId="79EB5BBE"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BFBFBF" w:themeFill="background1" w:themeFillShade="BF"/>
            <w:noWrap/>
            <w:tcMar>
              <w:top w:w="60" w:type="dxa"/>
              <w:bottom w:w="60" w:type="dxa"/>
            </w:tcMar>
            <w:vAlign w:val="bottom"/>
            <w:hideMark/>
          </w:tcPr>
          <w:p w14:paraId="552B93FD"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BFBFBF" w:themeFill="background1" w:themeFillShade="BF"/>
            <w:noWrap/>
            <w:tcMar>
              <w:top w:w="60" w:type="dxa"/>
              <w:bottom w:w="60" w:type="dxa"/>
            </w:tcMar>
            <w:vAlign w:val="bottom"/>
            <w:hideMark/>
          </w:tcPr>
          <w:p w14:paraId="03D93671"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BFBFBF" w:themeFill="background1" w:themeFillShade="BF"/>
            <w:noWrap/>
            <w:tcMar>
              <w:top w:w="60" w:type="dxa"/>
              <w:bottom w:w="60" w:type="dxa"/>
            </w:tcMar>
            <w:vAlign w:val="bottom"/>
            <w:hideMark/>
          </w:tcPr>
          <w:p w14:paraId="3F0A453F"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BFBFBF" w:themeFill="background1" w:themeFillShade="BF"/>
            <w:noWrap/>
            <w:tcMar>
              <w:top w:w="60" w:type="dxa"/>
              <w:bottom w:w="60" w:type="dxa"/>
            </w:tcMar>
            <w:vAlign w:val="bottom"/>
            <w:hideMark/>
          </w:tcPr>
          <w:p w14:paraId="080F6492"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BFBFBF" w:themeFill="background1" w:themeFillShade="BF"/>
            <w:noWrap/>
            <w:tcMar>
              <w:top w:w="60" w:type="dxa"/>
              <w:bottom w:w="60" w:type="dxa"/>
            </w:tcMar>
            <w:vAlign w:val="bottom"/>
            <w:hideMark/>
          </w:tcPr>
          <w:p w14:paraId="5191F0FB"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BFBFBF" w:themeFill="background1" w:themeFillShade="BF"/>
            <w:noWrap/>
            <w:tcMar>
              <w:top w:w="60" w:type="dxa"/>
              <w:bottom w:w="60" w:type="dxa"/>
            </w:tcMar>
            <w:vAlign w:val="bottom"/>
            <w:hideMark/>
          </w:tcPr>
          <w:p w14:paraId="66D6B302"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BFBFBF" w:themeFill="background1" w:themeFillShade="BF"/>
            <w:noWrap/>
            <w:tcMar>
              <w:top w:w="60" w:type="dxa"/>
              <w:bottom w:w="60" w:type="dxa"/>
            </w:tcMar>
            <w:vAlign w:val="bottom"/>
            <w:hideMark/>
          </w:tcPr>
          <w:p w14:paraId="559E4E29" w14:textId="77777777" w:rsidR="00291FD3" w:rsidRPr="00C90A1A" w:rsidRDefault="00291FD3" w:rsidP="00CD3E65">
            <w:pPr>
              <w:rPr>
                <w:rFonts w:ascii="Arial" w:hAnsi="Arial" w:cs="Arial"/>
                <w:color w:val="000000"/>
                <w:sz w:val="20"/>
                <w:szCs w:val="20"/>
              </w:rPr>
            </w:pPr>
          </w:p>
        </w:tc>
      </w:tr>
      <w:tr w:rsidR="00291FD3" w:rsidRPr="00C90A1A" w14:paraId="1C4F4A50" w14:textId="77777777" w:rsidTr="00291FD3">
        <w:trPr>
          <w:jc w:val="center"/>
        </w:trPr>
        <w:tc>
          <w:tcPr>
            <w:tcW w:w="459" w:type="dxa"/>
            <w:vMerge/>
            <w:tcBorders>
              <w:top w:val="nil"/>
              <w:left w:val="nil"/>
              <w:bottom w:val="nil"/>
              <w:right w:val="nil"/>
            </w:tcBorders>
            <w:tcMar>
              <w:top w:w="60" w:type="dxa"/>
              <w:bottom w:w="60" w:type="dxa"/>
            </w:tcMar>
            <w:vAlign w:val="center"/>
            <w:hideMark/>
          </w:tcPr>
          <w:p w14:paraId="0C7F4F2A" w14:textId="77777777" w:rsidR="00291FD3" w:rsidRPr="00C90A1A" w:rsidRDefault="00291FD3" w:rsidP="00CD3E65">
            <w:pPr>
              <w:rPr>
                <w:rFonts w:ascii="Arial" w:hAnsi="Arial" w:cs="Arial"/>
                <w:color w:val="000000"/>
                <w:sz w:val="20"/>
                <w:szCs w:val="20"/>
              </w:rPr>
            </w:pPr>
          </w:p>
        </w:tc>
        <w:tc>
          <w:tcPr>
            <w:tcW w:w="550" w:type="dxa"/>
            <w:tcBorders>
              <w:top w:val="nil"/>
              <w:left w:val="nil"/>
              <w:bottom w:val="nil"/>
              <w:right w:val="single" w:sz="4" w:space="0" w:color="auto"/>
            </w:tcBorders>
            <w:shd w:val="clear" w:color="auto" w:fill="auto"/>
            <w:tcMar>
              <w:top w:w="60" w:type="dxa"/>
              <w:bottom w:w="60" w:type="dxa"/>
            </w:tcMar>
            <w:vAlign w:val="bottom"/>
            <w:hideMark/>
          </w:tcPr>
          <w:p w14:paraId="0B0CAFA4" w14:textId="77777777" w:rsidR="00291FD3" w:rsidRPr="00C90A1A" w:rsidRDefault="00291FD3" w:rsidP="00CD3E65">
            <w:pPr>
              <w:jc w:val="right"/>
              <w:rPr>
                <w:rFonts w:ascii="Arial" w:hAnsi="Arial" w:cs="Arial"/>
                <w:color w:val="000000"/>
                <w:sz w:val="20"/>
                <w:szCs w:val="20"/>
              </w:rPr>
            </w:pPr>
            <w:r w:rsidRPr="00C90A1A">
              <w:rPr>
                <w:rFonts w:ascii="Arial" w:hAnsi="Arial" w:cs="Arial"/>
                <w:color w:val="000000"/>
                <w:sz w:val="20"/>
                <w:szCs w:val="20"/>
              </w:rPr>
              <w:t>158</w:t>
            </w:r>
          </w:p>
        </w:tc>
        <w:tc>
          <w:tcPr>
            <w:tcW w:w="980" w:type="dxa"/>
            <w:tcBorders>
              <w:top w:val="nil"/>
              <w:left w:val="nil"/>
              <w:bottom w:val="nil"/>
              <w:right w:val="nil"/>
            </w:tcBorders>
            <w:shd w:val="clear" w:color="auto" w:fill="auto"/>
            <w:noWrap/>
            <w:tcMar>
              <w:top w:w="60" w:type="dxa"/>
              <w:bottom w:w="60" w:type="dxa"/>
            </w:tcMar>
            <w:vAlign w:val="bottom"/>
            <w:hideMark/>
          </w:tcPr>
          <w:p w14:paraId="00BACE98" w14:textId="77777777" w:rsidR="00291FD3" w:rsidRPr="00C90A1A" w:rsidRDefault="00291FD3" w:rsidP="00CD3E65">
            <w:pPr>
              <w:rPr>
                <w:rFonts w:ascii="Arial" w:hAnsi="Arial" w:cs="Arial"/>
                <w:color w:val="000000"/>
                <w:sz w:val="20"/>
                <w:szCs w:val="20"/>
              </w:rPr>
            </w:pPr>
            <w:r w:rsidRPr="00C90A1A">
              <w:rPr>
                <w:rFonts w:ascii="Arial" w:hAnsi="Arial" w:cs="Arial"/>
                <w:color w:val="000000"/>
                <w:sz w:val="20"/>
                <w:szCs w:val="20"/>
              </w:rPr>
              <w:t>X</w:t>
            </w:r>
          </w:p>
        </w:tc>
        <w:tc>
          <w:tcPr>
            <w:tcW w:w="980" w:type="dxa"/>
            <w:tcBorders>
              <w:top w:val="nil"/>
              <w:left w:val="nil"/>
              <w:bottom w:val="nil"/>
              <w:right w:val="nil"/>
            </w:tcBorders>
            <w:shd w:val="clear" w:color="auto" w:fill="auto"/>
            <w:noWrap/>
            <w:tcMar>
              <w:top w:w="60" w:type="dxa"/>
              <w:bottom w:w="60" w:type="dxa"/>
            </w:tcMar>
            <w:vAlign w:val="bottom"/>
            <w:hideMark/>
          </w:tcPr>
          <w:p w14:paraId="1994508C" w14:textId="77777777" w:rsidR="00291FD3" w:rsidRPr="00C90A1A" w:rsidRDefault="00291FD3" w:rsidP="00CD3E65">
            <w:pPr>
              <w:rPr>
                <w:rFonts w:ascii="Arial" w:hAnsi="Arial" w:cs="Arial"/>
                <w:color w:val="000000"/>
                <w:sz w:val="20"/>
                <w:szCs w:val="20"/>
              </w:rPr>
            </w:pPr>
            <w:r w:rsidRPr="00C90A1A">
              <w:rPr>
                <w:rFonts w:ascii="Arial" w:hAnsi="Arial" w:cs="Arial"/>
                <w:color w:val="000000"/>
                <w:sz w:val="20"/>
                <w:szCs w:val="20"/>
              </w:rPr>
              <w:t>X</w:t>
            </w:r>
          </w:p>
        </w:tc>
        <w:tc>
          <w:tcPr>
            <w:tcW w:w="980" w:type="dxa"/>
            <w:tcBorders>
              <w:top w:val="nil"/>
              <w:left w:val="nil"/>
              <w:bottom w:val="nil"/>
              <w:right w:val="nil"/>
            </w:tcBorders>
            <w:shd w:val="clear" w:color="auto" w:fill="BFBFBF" w:themeFill="background1" w:themeFillShade="BF"/>
            <w:noWrap/>
            <w:tcMar>
              <w:top w:w="60" w:type="dxa"/>
              <w:bottom w:w="60" w:type="dxa"/>
            </w:tcMar>
            <w:vAlign w:val="bottom"/>
            <w:hideMark/>
          </w:tcPr>
          <w:p w14:paraId="69E2CE98"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BFBFBF" w:themeFill="background1" w:themeFillShade="BF"/>
            <w:noWrap/>
            <w:tcMar>
              <w:top w:w="60" w:type="dxa"/>
              <w:bottom w:w="60" w:type="dxa"/>
            </w:tcMar>
            <w:vAlign w:val="bottom"/>
            <w:hideMark/>
          </w:tcPr>
          <w:p w14:paraId="3D1C8A5A"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BFBFBF" w:themeFill="background1" w:themeFillShade="BF"/>
            <w:noWrap/>
            <w:tcMar>
              <w:top w:w="60" w:type="dxa"/>
              <w:bottom w:w="60" w:type="dxa"/>
            </w:tcMar>
            <w:vAlign w:val="bottom"/>
            <w:hideMark/>
          </w:tcPr>
          <w:p w14:paraId="0AF47ADC"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BFBFBF" w:themeFill="background1" w:themeFillShade="BF"/>
            <w:noWrap/>
            <w:tcMar>
              <w:top w:w="60" w:type="dxa"/>
              <w:bottom w:w="60" w:type="dxa"/>
            </w:tcMar>
            <w:vAlign w:val="bottom"/>
            <w:hideMark/>
          </w:tcPr>
          <w:p w14:paraId="601A0D6E"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BFBFBF" w:themeFill="background1" w:themeFillShade="BF"/>
            <w:noWrap/>
            <w:tcMar>
              <w:top w:w="60" w:type="dxa"/>
              <w:bottom w:w="60" w:type="dxa"/>
            </w:tcMar>
            <w:vAlign w:val="bottom"/>
            <w:hideMark/>
          </w:tcPr>
          <w:p w14:paraId="6282280D"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BFBFBF" w:themeFill="background1" w:themeFillShade="BF"/>
            <w:noWrap/>
            <w:tcMar>
              <w:top w:w="60" w:type="dxa"/>
              <w:bottom w:w="60" w:type="dxa"/>
            </w:tcMar>
            <w:vAlign w:val="bottom"/>
            <w:hideMark/>
          </w:tcPr>
          <w:p w14:paraId="36475490"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BFBFBF" w:themeFill="background1" w:themeFillShade="BF"/>
            <w:noWrap/>
            <w:tcMar>
              <w:top w:w="60" w:type="dxa"/>
              <w:bottom w:w="60" w:type="dxa"/>
            </w:tcMar>
            <w:vAlign w:val="bottom"/>
            <w:hideMark/>
          </w:tcPr>
          <w:p w14:paraId="6983E9FB"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BFBFBF" w:themeFill="background1" w:themeFillShade="BF"/>
            <w:noWrap/>
            <w:tcMar>
              <w:top w:w="60" w:type="dxa"/>
              <w:bottom w:w="60" w:type="dxa"/>
            </w:tcMar>
            <w:vAlign w:val="bottom"/>
            <w:hideMark/>
          </w:tcPr>
          <w:p w14:paraId="04B441F1"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BFBFBF" w:themeFill="background1" w:themeFillShade="BF"/>
            <w:noWrap/>
            <w:tcMar>
              <w:top w:w="60" w:type="dxa"/>
              <w:bottom w:w="60" w:type="dxa"/>
            </w:tcMar>
            <w:vAlign w:val="bottom"/>
            <w:hideMark/>
          </w:tcPr>
          <w:p w14:paraId="1252626A"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BFBFBF" w:themeFill="background1" w:themeFillShade="BF"/>
            <w:noWrap/>
            <w:tcMar>
              <w:top w:w="60" w:type="dxa"/>
              <w:bottom w:w="60" w:type="dxa"/>
            </w:tcMar>
            <w:vAlign w:val="bottom"/>
            <w:hideMark/>
          </w:tcPr>
          <w:p w14:paraId="7D964842"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BFBFBF" w:themeFill="background1" w:themeFillShade="BF"/>
            <w:noWrap/>
            <w:tcMar>
              <w:top w:w="60" w:type="dxa"/>
              <w:bottom w:w="60" w:type="dxa"/>
            </w:tcMar>
            <w:vAlign w:val="bottom"/>
            <w:hideMark/>
          </w:tcPr>
          <w:p w14:paraId="095EFE52" w14:textId="77777777" w:rsidR="00291FD3" w:rsidRPr="00C90A1A" w:rsidRDefault="00291FD3" w:rsidP="00CD3E65">
            <w:pPr>
              <w:rPr>
                <w:rFonts w:ascii="Arial" w:hAnsi="Arial" w:cs="Arial"/>
                <w:color w:val="000000"/>
                <w:sz w:val="20"/>
                <w:szCs w:val="20"/>
              </w:rPr>
            </w:pPr>
          </w:p>
        </w:tc>
      </w:tr>
      <w:tr w:rsidR="00291FD3" w:rsidRPr="00C90A1A" w14:paraId="37466495" w14:textId="77777777" w:rsidTr="00291FD3">
        <w:trPr>
          <w:jc w:val="center"/>
        </w:trPr>
        <w:tc>
          <w:tcPr>
            <w:tcW w:w="459" w:type="dxa"/>
            <w:vMerge/>
            <w:tcBorders>
              <w:top w:val="nil"/>
              <w:left w:val="nil"/>
              <w:bottom w:val="nil"/>
              <w:right w:val="nil"/>
            </w:tcBorders>
            <w:tcMar>
              <w:top w:w="60" w:type="dxa"/>
              <w:bottom w:w="60" w:type="dxa"/>
            </w:tcMar>
            <w:vAlign w:val="center"/>
            <w:hideMark/>
          </w:tcPr>
          <w:p w14:paraId="28E28D38" w14:textId="77777777" w:rsidR="00291FD3" w:rsidRPr="00C90A1A" w:rsidRDefault="00291FD3" w:rsidP="00CD3E65">
            <w:pPr>
              <w:rPr>
                <w:rFonts w:ascii="Arial" w:hAnsi="Arial" w:cs="Arial"/>
                <w:color w:val="000000"/>
                <w:sz w:val="20"/>
                <w:szCs w:val="20"/>
              </w:rPr>
            </w:pPr>
          </w:p>
        </w:tc>
        <w:tc>
          <w:tcPr>
            <w:tcW w:w="550" w:type="dxa"/>
            <w:tcBorders>
              <w:top w:val="nil"/>
              <w:left w:val="nil"/>
              <w:bottom w:val="nil"/>
              <w:right w:val="single" w:sz="4" w:space="0" w:color="auto"/>
            </w:tcBorders>
            <w:shd w:val="clear" w:color="auto" w:fill="auto"/>
            <w:tcMar>
              <w:top w:w="60" w:type="dxa"/>
              <w:bottom w:w="60" w:type="dxa"/>
            </w:tcMar>
            <w:vAlign w:val="bottom"/>
            <w:hideMark/>
          </w:tcPr>
          <w:p w14:paraId="165072FD" w14:textId="77777777" w:rsidR="00291FD3" w:rsidRPr="00C90A1A" w:rsidRDefault="00291FD3" w:rsidP="00CD3E65">
            <w:pPr>
              <w:jc w:val="right"/>
              <w:rPr>
                <w:rFonts w:ascii="Arial" w:hAnsi="Arial" w:cs="Arial"/>
                <w:color w:val="000000"/>
                <w:sz w:val="20"/>
                <w:szCs w:val="20"/>
              </w:rPr>
            </w:pPr>
            <w:r w:rsidRPr="00C90A1A">
              <w:rPr>
                <w:rFonts w:ascii="Arial" w:hAnsi="Arial" w:cs="Arial"/>
                <w:color w:val="000000"/>
                <w:sz w:val="20"/>
                <w:szCs w:val="20"/>
              </w:rPr>
              <w:t>159</w:t>
            </w:r>
          </w:p>
        </w:tc>
        <w:tc>
          <w:tcPr>
            <w:tcW w:w="980" w:type="dxa"/>
            <w:tcBorders>
              <w:top w:val="nil"/>
              <w:left w:val="nil"/>
              <w:bottom w:val="nil"/>
              <w:right w:val="nil"/>
            </w:tcBorders>
            <w:shd w:val="clear" w:color="auto" w:fill="auto"/>
            <w:noWrap/>
            <w:tcMar>
              <w:top w:w="60" w:type="dxa"/>
              <w:bottom w:w="60" w:type="dxa"/>
            </w:tcMar>
            <w:vAlign w:val="bottom"/>
            <w:hideMark/>
          </w:tcPr>
          <w:p w14:paraId="27581EFD" w14:textId="77777777" w:rsidR="00291FD3" w:rsidRPr="00C90A1A" w:rsidRDefault="00291FD3" w:rsidP="00CD3E65">
            <w:pPr>
              <w:rPr>
                <w:rFonts w:ascii="Arial" w:hAnsi="Arial" w:cs="Arial"/>
                <w:color w:val="000000"/>
                <w:sz w:val="20"/>
                <w:szCs w:val="20"/>
              </w:rPr>
            </w:pPr>
            <w:r w:rsidRPr="00C90A1A">
              <w:rPr>
                <w:rFonts w:ascii="Arial" w:hAnsi="Arial" w:cs="Arial"/>
                <w:color w:val="000000"/>
                <w:sz w:val="20"/>
                <w:szCs w:val="20"/>
              </w:rPr>
              <w:t>X</w:t>
            </w:r>
          </w:p>
        </w:tc>
        <w:tc>
          <w:tcPr>
            <w:tcW w:w="980" w:type="dxa"/>
            <w:tcBorders>
              <w:top w:val="nil"/>
              <w:left w:val="nil"/>
              <w:bottom w:val="nil"/>
              <w:right w:val="nil"/>
            </w:tcBorders>
            <w:shd w:val="clear" w:color="auto" w:fill="auto"/>
            <w:noWrap/>
            <w:tcMar>
              <w:top w:w="60" w:type="dxa"/>
              <w:bottom w:w="60" w:type="dxa"/>
            </w:tcMar>
            <w:vAlign w:val="bottom"/>
            <w:hideMark/>
          </w:tcPr>
          <w:p w14:paraId="7AA9A9E5" w14:textId="77777777" w:rsidR="00291FD3" w:rsidRPr="00C90A1A" w:rsidRDefault="00291FD3" w:rsidP="00CD3E65">
            <w:pPr>
              <w:rPr>
                <w:rFonts w:ascii="Arial" w:hAnsi="Arial" w:cs="Arial"/>
                <w:color w:val="000000"/>
                <w:sz w:val="20"/>
                <w:szCs w:val="20"/>
              </w:rPr>
            </w:pPr>
            <w:r w:rsidRPr="00C90A1A">
              <w:rPr>
                <w:rFonts w:ascii="Arial" w:hAnsi="Arial" w:cs="Arial"/>
                <w:color w:val="000000"/>
                <w:sz w:val="20"/>
                <w:szCs w:val="20"/>
              </w:rPr>
              <w:t>X</w:t>
            </w:r>
          </w:p>
        </w:tc>
        <w:tc>
          <w:tcPr>
            <w:tcW w:w="980" w:type="dxa"/>
            <w:tcBorders>
              <w:top w:val="nil"/>
              <w:left w:val="nil"/>
              <w:bottom w:val="nil"/>
              <w:right w:val="nil"/>
            </w:tcBorders>
            <w:shd w:val="clear" w:color="auto" w:fill="auto"/>
            <w:noWrap/>
            <w:tcMar>
              <w:top w:w="60" w:type="dxa"/>
              <w:bottom w:w="60" w:type="dxa"/>
            </w:tcMar>
            <w:vAlign w:val="bottom"/>
            <w:hideMark/>
          </w:tcPr>
          <w:p w14:paraId="59E7BC29" w14:textId="77777777" w:rsidR="00291FD3" w:rsidRPr="00C90A1A" w:rsidRDefault="00291FD3" w:rsidP="00CD3E65">
            <w:pPr>
              <w:rPr>
                <w:rFonts w:ascii="Arial" w:hAnsi="Arial" w:cs="Arial"/>
                <w:color w:val="000000"/>
                <w:sz w:val="20"/>
                <w:szCs w:val="20"/>
              </w:rPr>
            </w:pPr>
            <w:r w:rsidRPr="00C90A1A">
              <w:rPr>
                <w:rFonts w:ascii="Arial" w:hAnsi="Arial" w:cs="Arial"/>
                <w:color w:val="000000"/>
                <w:sz w:val="20"/>
                <w:szCs w:val="20"/>
              </w:rPr>
              <w:t>X</w:t>
            </w:r>
          </w:p>
        </w:tc>
        <w:tc>
          <w:tcPr>
            <w:tcW w:w="980" w:type="dxa"/>
            <w:tcBorders>
              <w:top w:val="nil"/>
              <w:left w:val="nil"/>
              <w:bottom w:val="nil"/>
              <w:right w:val="nil"/>
            </w:tcBorders>
            <w:shd w:val="clear" w:color="auto" w:fill="auto"/>
            <w:noWrap/>
            <w:tcMar>
              <w:top w:w="60" w:type="dxa"/>
              <w:bottom w:w="60" w:type="dxa"/>
            </w:tcMar>
            <w:vAlign w:val="bottom"/>
            <w:hideMark/>
          </w:tcPr>
          <w:p w14:paraId="2A2A6868" w14:textId="77777777" w:rsidR="00291FD3" w:rsidRPr="00C90A1A" w:rsidRDefault="00291FD3" w:rsidP="00CD3E65">
            <w:pPr>
              <w:rPr>
                <w:rFonts w:ascii="Arial" w:hAnsi="Arial" w:cs="Arial"/>
                <w:color w:val="000000"/>
                <w:sz w:val="20"/>
                <w:szCs w:val="20"/>
              </w:rPr>
            </w:pPr>
            <w:r w:rsidRPr="00C90A1A">
              <w:rPr>
                <w:rFonts w:ascii="Arial" w:hAnsi="Arial" w:cs="Arial"/>
                <w:color w:val="000000"/>
                <w:sz w:val="20"/>
                <w:szCs w:val="20"/>
              </w:rPr>
              <w:t>X</w:t>
            </w:r>
          </w:p>
        </w:tc>
        <w:tc>
          <w:tcPr>
            <w:tcW w:w="980" w:type="dxa"/>
            <w:tcBorders>
              <w:top w:val="nil"/>
              <w:left w:val="nil"/>
              <w:bottom w:val="nil"/>
              <w:right w:val="nil"/>
            </w:tcBorders>
            <w:shd w:val="clear" w:color="auto" w:fill="BFBFBF" w:themeFill="background1" w:themeFillShade="BF"/>
            <w:noWrap/>
            <w:tcMar>
              <w:top w:w="60" w:type="dxa"/>
              <w:bottom w:w="60" w:type="dxa"/>
            </w:tcMar>
            <w:vAlign w:val="bottom"/>
            <w:hideMark/>
          </w:tcPr>
          <w:p w14:paraId="37F42CC2"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BFBFBF" w:themeFill="background1" w:themeFillShade="BF"/>
            <w:noWrap/>
            <w:tcMar>
              <w:top w:w="60" w:type="dxa"/>
              <w:bottom w:w="60" w:type="dxa"/>
            </w:tcMar>
            <w:vAlign w:val="bottom"/>
            <w:hideMark/>
          </w:tcPr>
          <w:p w14:paraId="2D65D330"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BFBFBF" w:themeFill="background1" w:themeFillShade="BF"/>
            <w:noWrap/>
            <w:tcMar>
              <w:top w:w="60" w:type="dxa"/>
              <w:bottom w:w="60" w:type="dxa"/>
            </w:tcMar>
            <w:vAlign w:val="bottom"/>
            <w:hideMark/>
          </w:tcPr>
          <w:p w14:paraId="3663A192"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BFBFBF" w:themeFill="background1" w:themeFillShade="BF"/>
            <w:noWrap/>
            <w:tcMar>
              <w:top w:w="60" w:type="dxa"/>
              <w:bottom w:w="60" w:type="dxa"/>
            </w:tcMar>
            <w:vAlign w:val="bottom"/>
            <w:hideMark/>
          </w:tcPr>
          <w:p w14:paraId="273A1C4E"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BFBFBF" w:themeFill="background1" w:themeFillShade="BF"/>
            <w:noWrap/>
            <w:tcMar>
              <w:top w:w="60" w:type="dxa"/>
              <w:bottom w:w="60" w:type="dxa"/>
            </w:tcMar>
            <w:vAlign w:val="bottom"/>
            <w:hideMark/>
          </w:tcPr>
          <w:p w14:paraId="7B5CB400"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BFBFBF" w:themeFill="background1" w:themeFillShade="BF"/>
            <w:noWrap/>
            <w:tcMar>
              <w:top w:w="60" w:type="dxa"/>
              <w:bottom w:w="60" w:type="dxa"/>
            </w:tcMar>
            <w:vAlign w:val="bottom"/>
            <w:hideMark/>
          </w:tcPr>
          <w:p w14:paraId="2E7251C5"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BFBFBF" w:themeFill="background1" w:themeFillShade="BF"/>
            <w:noWrap/>
            <w:tcMar>
              <w:top w:w="60" w:type="dxa"/>
              <w:bottom w:w="60" w:type="dxa"/>
            </w:tcMar>
            <w:vAlign w:val="bottom"/>
            <w:hideMark/>
          </w:tcPr>
          <w:p w14:paraId="72B7D073"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BFBFBF" w:themeFill="background1" w:themeFillShade="BF"/>
            <w:noWrap/>
            <w:tcMar>
              <w:top w:w="60" w:type="dxa"/>
              <w:bottom w:w="60" w:type="dxa"/>
            </w:tcMar>
            <w:vAlign w:val="bottom"/>
            <w:hideMark/>
          </w:tcPr>
          <w:p w14:paraId="10C4BC79"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BFBFBF" w:themeFill="background1" w:themeFillShade="BF"/>
            <w:noWrap/>
            <w:tcMar>
              <w:top w:w="60" w:type="dxa"/>
              <w:bottom w:w="60" w:type="dxa"/>
            </w:tcMar>
            <w:vAlign w:val="bottom"/>
            <w:hideMark/>
          </w:tcPr>
          <w:p w14:paraId="667F28A0" w14:textId="77777777" w:rsidR="00291FD3" w:rsidRPr="00C90A1A" w:rsidRDefault="00291FD3" w:rsidP="00CD3E65">
            <w:pPr>
              <w:rPr>
                <w:rFonts w:ascii="Arial" w:hAnsi="Arial" w:cs="Arial"/>
                <w:color w:val="000000"/>
                <w:sz w:val="20"/>
                <w:szCs w:val="20"/>
              </w:rPr>
            </w:pPr>
          </w:p>
        </w:tc>
      </w:tr>
      <w:tr w:rsidR="00291FD3" w:rsidRPr="00C90A1A" w14:paraId="0B99BB36" w14:textId="77777777" w:rsidTr="00291FD3">
        <w:trPr>
          <w:jc w:val="center"/>
        </w:trPr>
        <w:tc>
          <w:tcPr>
            <w:tcW w:w="459" w:type="dxa"/>
            <w:vMerge/>
            <w:tcBorders>
              <w:top w:val="nil"/>
              <w:left w:val="nil"/>
              <w:bottom w:val="nil"/>
              <w:right w:val="nil"/>
            </w:tcBorders>
            <w:tcMar>
              <w:top w:w="60" w:type="dxa"/>
              <w:bottom w:w="60" w:type="dxa"/>
            </w:tcMar>
            <w:vAlign w:val="center"/>
            <w:hideMark/>
          </w:tcPr>
          <w:p w14:paraId="228D7588" w14:textId="77777777" w:rsidR="00291FD3" w:rsidRPr="00C90A1A" w:rsidRDefault="00291FD3" w:rsidP="00CD3E65">
            <w:pPr>
              <w:rPr>
                <w:rFonts w:ascii="Arial" w:hAnsi="Arial" w:cs="Arial"/>
                <w:color w:val="000000"/>
                <w:sz w:val="20"/>
                <w:szCs w:val="20"/>
              </w:rPr>
            </w:pPr>
          </w:p>
        </w:tc>
        <w:tc>
          <w:tcPr>
            <w:tcW w:w="550" w:type="dxa"/>
            <w:tcBorders>
              <w:top w:val="nil"/>
              <w:left w:val="nil"/>
              <w:bottom w:val="nil"/>
              <w:right w:val="single" w:sz="4" w:space="0" w:color="auto"/>
            </w:tcBorders>
            <w:shd w:val="clear" w:color="auto" w:fill="auto"/>
            <w:tcMar>
              <w:top w:w="60" w:type="dxa"/>
              <w:bottom w:w="60" w:type="dxa"/>
            </w:tcMar>
            <w:vAlign w:val="bottom"/>
            <w:hideMark/>
          </w:tcPr>
          <w:p w14:paraId="27E2AE3C" w14:textId="77777777" w:rsidR="00291FD3" w:rsidRPr="00C90A1A" w:rsidRDefault="00291FD3" w:rsidP="00CD3E65">
            <w:pPr>
              <w:jc w:val="right"/>
              <w:rPr>
                <w:rFonts w:ascii="Arial" w:hAnsi="Arial" w:cs="Arial"/>
                <w:color w:val="000000"/>
                <w:sz w:val="20"/>
                <w:szCs w:val="20"/>
              </w:rPr>
            </w:pPr>
            <w:r w:rsidRPr="00C90A1A">
              <w:rPr>
                <w:rFonts w:ascii="Arial" w:hAnsi="Arial" w:cs="Arial"/>
                <w:color w:val="000000"/>
                <w:sz w:val="20"/>
                <w:szCs w:val="20"/>
              </w:rPr>
              <w:t>160</w:t>
            </w:r>
          </w:p>
        </w:tc>
        <w:tc>
          <w:tcPr>
            <w:tcW w:w="980" w:type="dxa"/>
            <w:tcBorders>
              <w:top w:val="nil"/>
              <w:left w:val="nil"/>
              <w:bottom w:val="nil"/>
              <w:right w:val="nil"/>
            </w:tcBorders>
            <w:shd w:val="clear" w:color="auto" w:fill="auto"/>
            <w:noWrap/>
            <w:tcMar>
              <w:top w:w="60" w:type="dxa"/>
              <w:bottom w:w="60" w:type="dxa"/>
            </w:tcMar>
            <w:vAlign w:val="bottom"/>
            <w:hideMark/>
          </w:tcPr>
          <w:p w14:paraId="3E4306BE" w14:textId="77777777" w:rsidR="00291FD3" w:rsidRPr="00C90A1A" w:rsidRDefault="00291FD3" w:rsidP="00CD3E65">
            <w:pPr>
              <w:rPr>
                <w:rFonts w:ascii="Arial" w:hAnsi="Arial" w:cs="Arial"/>
                <w:color w:val="000000"/>
                <w:sz w:val="20"/>
                <w:szCs w:val="20"/>
              </w:rPr>
            </w:pPr>
            <w:r w:rsidRPr="00C90A1A">
              <w:rPr>
                <w:rFonts w:ascii="Arial" w:hAnsi="Arial" w:cs="Arial"/>
                <w:color w:val="000000"/>
                <w:sz w:val="20"/>
                <w:szCs w:val="20"/>
              </w:rPr>
              <w:t>X</w:t>
            </w:r>
          </w:p>
        </w:tc>
        <w:tc>
          <w:tcPr>
            <w:tcW w:w="980" w:type="dxa"/>
            <w:tcBorders>
              <w:top w:val="nil"/>
              <w:left w:val="nil"/>
              <w:bottom w:val="nil"/>
              <w:right w:val="nil"/>
            </w:tcBorders>
            <w:shd w:val="clear" w:color="auto" w:fill="auto"/>
            <w:noWrap/>
            <w:tcMar>
              <w:top w:w="60" w:type="dxa"/>
              <w:bottom w:w="60" w:type="dxa"/>
            </w:tcMar>
            <w:vAlign w:val="bottom"/>
            <w:hideMark/>
          </w:tcPr>
          <w:p w14:paraId="2C6683C9" w14:textId="77777777" w:rsidR="00291FD3" w:rsidRPr="00C90A1A" w:rsidRDefault="00291FD3" w:rsidP="00CD3E65">
            <w:pPr>
              <w:rPr>
                <w:rFonts w:ascii="Arial" w:hAnsi="Arial" w:cs="Arial"/>
                <w:color w:val="000000"/>
                <w:sz w:val="20"/>
                <w:szCs w:val="20"/>
              </w:rPr>
            </w:pPr>
            <w:r w:rsidRPr="00C90A1A">
              <w:rPr>
                <w:rFonts w:ascii="Arial" w:hAnsi="Arial" w:cs="Arial"/>
                <w:color w:val="000000"/>
                <w:sz w:val="20"/>
                <w:szCs w:val="20"/>
              </w:rPr>
              <w:t>X</w:t>
            </w:r>
          </w:p>
        </w:tc>
        <w:tc>
          <w:tcPr>
            <w:tcW w:w="980" w:type="dxa"/>
            <w:tcBorders>
              <w:top w:val="nil"/>
              <w:left w:val="nil"/>
              <w:bottom w:val="nil"/>
              <w:right w:val="nil"/>
            </w:tcBorders>
            <w:shd w:val="clear" w:color="auto" w:fill="BFBFBF" w:themeFill="background1" w:themeFillShade="BF"/>
            <w:noWrap/>
            <w:tcMar>
              <w:top w:w="60" w:type="dxa"/>
              <w:bottom w:w="60" w:type="dxa"/>
            </w:tcMar>
            <w:vAlign w:val="bottom"/>
            <w:hideMark/>
          </w:tcPr>
          <w:p w14:paraId="73DA8AE9"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BFBFBF" w:themeFill="background1" w:themeFillShade="BF"/>
            <w:noWrap/>
            <w:tcMar>
              <w:top w:w="60" w:type="dxa"/>
              <w:bottom w:w="60" w:type="dxa"/>
            </w:tcMar>
            <w:vAlign w:val="bottom"/>
            <w:hideMark/>
          </w:tcPr>
          <w:p w14:paraId="22100522"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BFBFBF" w:themeFill="background1" w:themeFillShade="BF"/>
            <w:noWrap/>
            <w:tcMar>
              <w:top w:w="60" w:type="dxa"/>
              <w:bottom w:w="60" w:type="dxa"/>
            </w:tcMar>
            <w:vAlign w:val="bottom"/>
            <w:hideMark/>
          </w:tcPr>
          <w:p w14:paraId="5BA19FD3"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BFBFBF" w:themeFill="background1" w:themeFillShade="BF"/>
            <w:noWrap/>
            <w:tcMar>
              <w:top w:w="60" w:type="dxa"/>
              <w:bottom w:w="60" w:type="dxa"/>
            </w:tcMar>
            <w:vAlign w:val="bottom"/>
            <w:hideMark/>
          </w:tcPr>
          <w:p w14:paraId="627D3D83"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BFBFBF" w:themeFill="background1" w:themeFillShade="BF"/>
            <w:noWrap/>
            <w:tcMar>
              <w:top w:w="60" w:type="dxa"/>
              <w:bottom w:w="60" w:type="dxa"/>
            </w:tcMar>
            <w:vAlign w:val="bottom"/>
            <w:hideMark/>
          </w:tcPr>
          <w:p w14:paraId="79ADBEF3"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BFBFBF" w:themeFill="background1" w:themeFillShade="BF"/>
            <w:noWrap/>
            <w:tcMar>
              <w:top w:w="60" w:type="dxa"/>
              <w:bottom w:w="60" w:type="dxa"/>
            </w:tcMar>
            <w:vAlign w:val="bottom"/>
            <w:hideMark/>
          </w:tcPr>
          <w:p w14:paraId="198373DB"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BFBFBF" w:themeFill="background1" w:themeFillShade="BF"/>
            <w:noWrap/>
            <w:tcMar>
              <w:top w:w="60" w:type="dxa"/>
              <w:bottom w:w="60" w:type="dxa"/>
            </w:tcMar>
            <w:vAlign w:val="bottom"/>
            <w:hideMark/>
          </w:tcPr>
          <w:p w14:paraId="63004A89"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BFBFBF" w:themeFill="background1" w:themeFillShade="BF"/>
            <w:noWrap/>
            <w:tcMar>
              <w:top w:w="60" w:type="dxa"/>
              <w:bottom w:w="60" w:type="dxa"/>
            </w:tcMar>
            <w:vAlign w:val="bottom"/>
            <w:hideMark/>
          </w:tcPr>
          <w:p w14:paraId="1D384988"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BFBFBF" w:themeFill="background1" w:themeFillShade="BF"/>
            <w:noWrap/>
            <w:tcMar>
              <w:top w:w="60" w:type="dxa"/>
              <w:bottom w:w="60" w:type="dxa"/>
            </w:tcMar>
            <w:vAlign w:val="bottom"/>
            <w:hideMark/>
          </w:tcPr>
          <w:p w14:paraId="13699F21"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BFBFBF" w:themeFill="background1" w:themeFillShade="BF"/>
            <w:noWrap/>
            <w:tcMar>
              <w:top w:w="60" w:type="dxa"/>
              <w:bottom w:w="60" w:type="dxa"/>
            </w:tcMar>
            <w:vAlign w:val="bottom"/>
            <w:hideMark/>
          </w:tcPr>
          <w:p w14:paraId="560A7BB8"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BFBFBF" w:themeFill="background1" w:themeFillShade="BF"/>
            <w:noWrap/>
            <w:tcMar>
              <w:top w:w="60" w:type="dxa"/>
              <w:bottom w:w="60" w:type="dxa"/>
            </w:tcMar>
            <w:vAlign w:val="bottom"/>
            <w:hideMark/>
          </w:tcPr>
          <w:p w14:paraId="6B392DAA" w14:textId="77777777" w:rsidR="00291FD3" w:rsidRPr="00C90A1A" w:rsidRDefault="00291FD3" w:rsidP="00CD3E65">
            <w:pPr>
              <w:rPr>
                <w:rFonts w:ascii="Arial" w:hAnsi="Arial" w:cs="Arial"/>
                <w:color w:val="000000"/>
                <w:sz w:val="20"/>
                <w:szCs w:val="20"/>
              </w:rPr>
            </w:pPr>
          </w:p>
        </w:tc>
      </w:tr>
      <w:tr w:rsidR="00291FD3" w:rsidRPr="00C90A1A" w14:paraId="4C81A4B8" w14:textId="77777777" w:rsidTr="00291FD3">
        <w:trPr>
          <w:jc w:val="center"/>
        </w:trPr>
        <w:tc>
          <w:tcPr>
            <w:tcW w:w="459" w:type="dxa"/>
            <w:vMerge/>
            <w:tcBorders>
              <w:top w:val="nil"/>
              <w:left w:val="nil"/>
              <w:bottom w:val="nil"/>
              <w:right w:val="nil"/>
            </w:tcBorders>
            <w:tcMar>
              <w:top w:w="60" w:type="dxa"/>
              <w:bottom w:w="60" w:type="dxa"/>
            </w:tcMar>
            <w:vAlign w:val="center"/>
            <w:hideMark/>
          </w:tcPr>
          <w:p w14:paraId="23AFC20A" w14:textId="77777777" w:rsidR="00291FD3" w:rsidRPr="00C90A1A" w:rsidRDefault="00291FD3" w:rsidP="00CD3E65">
            <w:pPr>
              <w:rPr>
                <w:rFonts w:ascii="Arial" w:hAnsi="Arial" w:cs="Arial"/>
                <w:color w:val="000000"/>
                <w:sz w:val="20"/>
                <w:szCs w:val="20"/>
              </w:rPr>
            </w:pPr>
          </w:p>
        </w:tc>
        <w:tc>
          <w:tcPr>
            <w:tcW w:w="550" w:type="dxa"/>
            <w:tcBorders>
              <w:top w:val="nil"/>
              <w:left w:val="nil"/>
              <w:bottom w:val="nil"/>
              <w:right w:val="single" w:sz="4" w:space="0" w:color="auto"/>
            </w:tcBorders>
            <w:shd w:val="clear" w:color="auto" w:fill="auto"/>
            <w:tcMar>
              <w:top w:w="60" w:type="dxa"/>
              <w:bottom w:w="60" w:type="dxa"/>
            </w:tcMar>
            <w:vAlign w:val="bottom"/>
            <w:hideMark/>
          </w:tcPr>
          <w:p w14:paraId="28B3AEAF" w14:textId="77777777" w:rsidR="00291FD3" w:rsidRPr="00C90A1A" w:rsidRDefault="00291FD3" w:rsidP="00CD3E65">
            <w:pPr>
              <w:jc w:val="right"/>
              <w:rPr>
                <w:rFonts w:ascii="Arial" w:hAnsi="Arial" w:cs="Arial"/>
                <w:color w:val="000000"/>
                <w:sz w:val="20"/>
                <w:szCs w:val="20"/>
              </w:rPr>
            </w:pPr>
            <w:r w:rsidRPr="00C90A1A">
              <w:rPr>
                <w:rFonts w:ascii="Arial" w:hAnsi="Arial" w:cs="Arial"/>
                <w:color w:val="000000"/>
                <w:sz w:val="20"/>
                <w:szCs w:val="20"/>
              </w:rPr>
              <w:t>161</w:t>
            </w:r>
          </w:p>
        </w:tc>
        <w:tc>
          <w:tcPr>
            <w:tcW w:w="980" w:type="dxa"/>
            <w:tcBorders>
              <w:top w:val="nil"/>
              <w:left w:val="nil"/>
              <w:bottom w:val="nil"/>
              <w:right w:val="nil"/>
            </w:tcBorders>
            <w:shd w:val="clear" w:color="auto" w:fill="auto"/>
            <w:noWrap/>
            <w:tcMar>
              <w:top w:w="60" w:type="dxa"/>
              <w:bottom w:w="60" w:type="dxa"/>
            </w:tcMar>
            <w:vAlign w:val="bottom"/>
            <w:hideMark/>
          </w:tcPr>
          <w:p w14:paraId="10413A22" w14:textId="77777777" w:rsidR="00291FD3" w:rsidRPr="00C90A1A" w:rsidRDefault="00291FD3" w:rsidP="00CD3E65">
            <w:pPr>
              <w:rPr>
                <w:rFonts w:ascii="Arial" w:hAnsi="Arial" w:cs="Arial"/>
                <w:color w:val="000000"/>
                <w:sz w:val="20"/>
                <w:szCs w:val="20"/>
              </w:rPr>
            </w:pPr>
            <w:r w:rsidRPr="00C90A1A">
              <w:rPr>
                <w:rFonts w:ascii="Arial" w:hAnsi="Arial" w:cs="Arial"/>
                <w:color w:val="000000"/>
                <w:sz w:val="20"/>
                <w:szCs w:val="20"/>
              </w:rPr>
              <w:t>X</w:t>
            </w:r>
          </w:p>
        </w:tc>
        <w:tc>
          <w:tcPr>
            <w:tcW w:w="980" w:type="dxa"/>
            <w:tcBorders>
              <w:top w:val="nil"/>
              <w:left w:val="nil"/>
              <w:bottom w:val="nil"/>
              <w:right w:val="nil"/>
            </w:tcBorders>
            <w:shd w:val="clear" w:color="auto" w:fill="auto"/>
            <w:noWrap/>
            <w:tcMar>
              <w:top w:w="60" w:type="dxa"/>
              <w:bottom w:w="60" w:type="dxa"/>
            </w:tcMar>
            <w:vAlign w:val="bottom"/>
            <w:hideMark/>
          </w:tcPr>
          <w:p w14:paraId="315FD390" w14:textId="77777777" w:rsidR="00291FD3" w:rsidRPr="00C90A1A" w:rsidRDefault="00291FD3" w:rsidP="00CD3E65">
            <w:pPr>
              <w:rPr>
                <w:rFonts w:ascii="Arial" w:hAnsi="Arial" w:cs="Arial"/>
                <w:color w:val="000000"/>
                <w:sz w:val="20"/>
                <w:szCs w:val="20"/>
              </w:rPr>
            </w:pPr>
            <w:r w:rsidRPr="00C90A1A">
              <w:rPr>
                <w:rFonts w:ascii="Arial" w:hAnsi="Arial" w:cs="Arial"/>
                <w:color w:val="000000"/>
                <w:sz w:val="20"/>
                <w:szCs w:val="20"/>
              </w:rPr>
              <w:t>X</w:t>
            </w:r>
          </w:p>
        </w:tc>
        <w:tc>
          <w:tcPr>
            <w:tcW w:w="980" w:type="dxa"/>
            <w:tcBorders>
              <w:top w:val="nil"/>
              <w:left w:val="nil"/>
              <w:bottom w:val="nil"/>
              <w:right w:val="nil"/>
            </w:tcBorders>
            <w:shd w:val="clear" w:color="auto" w:fill="auto"/>
            <w:noWrap/>
            <w:tcMar>
              <w:top w:w="60" w:type="dxa"/>
              <w:bottom w:w="60" w:type="dxa"/>
            </w:tcMar>
            <w:vAlign w:val="bottom"/>
            <w:hideMark/>
          </w:tcPr>
          <w:p w14:paraId="44441168" w14:textId="77777777" w:rsidR="00291FD3" w:rsidRPr="00C90A1A" w:rsidRDefault="00291FD3" w:rsidP="00CD3E65">
            <w:pPr>
              <w:rPr>
                <w:rFonts w:ascii="Arial" w:hAnsi="Arial" w:cs="Arial"/>
                <w:color w:val="000000"/>
                <w:sz w:val="20"/>
                <w:szCs w:val="20"/>
              </w:rPr>
            </w:pPr>
            <w:r w:rsidRPr="00C90A1A">
              <w:rPr>
                <w:rFonts w:ascii="Arial" w:hAnsi="Arial" w:cs="Arial"/>
                <w:color w:val="000000"/>
                <w:sz w:val="20"/>
                <w:szCs w:val="20"/>
              </w:rPr>
              <w:t>X</w:t>
            </w:r>
          </w:p>
        </w:tc>
        <w:tc>
          <w:tcPr>
            <w:tcW w:w="980" w:type="dxa"/>
            <w:tcBorders>
              <w:top w:val="nil"/>
              <w:left w:val="nil"/>
              <w:bottom w:val="nil"/>
              <w:right w:val="nil"/>
            </w:tcBorders>
            <w:shd w:val="clear" w:color="auto" w:fill="BFBFBF" w:themeFill="background1" w:themeFillShade="BF"/>
            <w:noWrap/>
            <w:tcMar>
              <w:top w:w="60" w:type="dxa"/>
              <w:bottom w:w="60" w:type="dxa"/>
            </w:tcMar>
            <w:vAlign w:val="bottom"/>
            <w:hideMark/>
          </w:tcPr>
          <w:p w14:paraId="025C914F"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BFBFBF" w:themeFill="background1" w:themeFillShade="BF"/>
            <w:noWrap/>
            <w:tcMar>
              <w:top w:w="60" w:type="dxa"/>
              <w:bottom w:w="60" w:type="dxa"/>
            </w:tcMar>
            <w:vAlign w:val="bottom"/>
            <w:hideMark/>
          </w:tcPr>
          <w:p w14:paraId="343F44F6"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BFBFBF" w:themeFill="background1" w:themeFillShade="BF"/>
            <w:noWrap/>
            <w:tcMar>
              <w:top w:w="60" w:type="dxa"/>
              <w:bottom w:w="60" w:type="dxa"/>
            </w:tcMar>
            <w:vAlign w:val="bottom"/>
            <w:hideMark/>
          </w:tcPr>
          <w:p w14:paraId="7A457339"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BFBFBF" w:themeFill="background1" w:themeFillShade="BF"/>
            <w:noWrap/>
            <w:tcMar>
              <w:top w:w="60" w:type="dxa"/>
              <w:bottom w:w="60" w:type="dxa"/>
            </w:tcMar>
            <w:vAlign w:val="bottom"/>
            <w:hideMark/>
          </w:tcPr>
          <w:p w14:paraId="55624B17"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BFBFBF" w:themeFill="background1" w:themeFillShade="BF"/>
            <w:noWrap/>
            <w:tcMar>
              <w:top w:w="60" w:type="dxa"/>
              <w:bottom w:w="60" w:type="dxa"/>
            </w:tcMar>
            <w:vAlign w:val="bottom"/>
            <w:hideMark/>
          </w:tcPr>
          <w:p w14:paraId="36E79516"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BFBFBF" w:themeFill="background1" w:themeFillShade="BF"/>
            <w:noWrap/>
            <w:tcMar>
              <w:top w:w="60" w:type="dxa"/>
              <w:bottom w:w="60" w:type="dxa"/>
            </w:tcMar>
            <w:vAlign w:val="bottom"/>
            <w:hideMark/>
          </w:tcPr>
          <w:p w14:paraId="6D4F3DC3"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BFBFBF" w:themeFill="background1" w:themeFillShade="BF"/>
            <w:noWrap/>
            <w:tcMar>
              <w:top w:w="60" w:type="dxa"/>
              <w:bottom w:w="60" w:type="dxa"/>
            </w:tcMar>
            <w:vAlign w:val="bottom"/>
            <w:hideMark/>
          </w:tcPr>
          <w:p w14:paraId="14015AB4"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BFBFBF" w:themeFill="background1" w:themeFillShade="BF"/>
            <w:noWrap/>
            <w:tcMar>
              <w:top w:w="60" w:type="dxa"/>
              <w:bottom w:w="60" w:type="dxa"/>
            </w:tcMar>
            <w:vAlign w:val="bottom"/>
            <w:hideMark/>
          </w:tcPr>
          <w:p w14:paraId="13015E6B"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BFBFBF" w:themeFill="background1" w:themeFillShade="BF"/>
            <w:noWrap/>
            <w:tcMar>
              <w:top w:w="60" w:type="dxa"/>
              <w:bottom w:w="60" w:type="dxa"/>
            </w:tcMar>
            <w:vAlign w:val="bottom"/>
            <w:hideMark/>
          </w:tcPr>
          <w:p w14:paraId="368FFD19"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BFBFBF" w:themeFill="background1" w:themeFillShade="BF"/>
            <w:noWrap/>
            <w:tcMar>
              <w:top w:w="60" w:type="dxa"/>
              <w:bottom w:w="60" w:type="dxa"/>
            </w:tcMar>
            <w:vAlign w:val="bottom"/>
            <w:hideMark/>
          </w:tcPr>
          <w:p w14:paraId="4CED73D6" w14:textId="77777777" w:rsidR="00291FD3" w:rsidRPr="00C90A1A" w:rsidRDefault="00291FD3" w:rsidP="00CD3E65">
            <w:pPr>
              <w:rPr>
                <w:rFonts w:ascii="Arial" w:hAnsi="Arial" w:cs="Arial"/>
                <w:color w:val="000000"/>
                <w:sz w:val="20"/>
                <w:szCs w:val="20"/>
              </w:rPr>
            </w:pPr>
          </w:p>
        </w:tc>
      </w:tr>
      <w:tr w:rsidR="00291FD3" w:rsidRPr="00C90A1A" w14:paraId="20C9BE39" w14:textId="77777777" w:rsidTr="00291FD3">
        <w:trPr>
          <w:jc w:val="center"/>
        </w:trPr>
        <w:tc>
          <w:tcPr>
            <w:tcW w:w="459" w:type="dxa"/>
            <w:vMerge/>
            <w:tcBorders>
              <w:top w:val="nil"/>
              <w:left w:val="nil"/>
              <w:bottom w:val="nil"/>
              <w:right w:val="nil"/>
            </w:tcBorders>
            <w:tcMar>
              <w:top w:w="60" w:type="dxa"/>
              <w:bottom w:w="60" w:type="dxa"/>
            </w:tcMar>
            <w:vAlign w:val="center"/>
            <w:hideMark/>
          </w:tcPr>
          <w:p w14:paraId="249907BA" w14:textId="77777777" w:rsidR="00291FD3" w:rsidRPr="00C90A1A" w:rsidRDefault="00291FD3" w:rsidP="00CD3E65">
            <w:pPr>
              <w:rPr>
                <w:rFonts w:ascii="Arial" w:hAnsi="Arial" w:cs="Arial"/>
                <w:color w:val="000000"/>
                <w:sz w:val="20"/>
                <w:szCs w:val="20"/>
              </w:rPr>
            </w:pPr>
          </w:p>
        </w:tc>
        <w:tc>
          <w:tcPr>
            <w:tcW w:w="550" w:type="dxa"/>
            <w:tcBorders>
              <w:top w:val="nil"/>
              <w:left w:val="nil"/>
              <w:bottom w:val="nil"/>
              <w:right w:val="single" w:sz="4" w:space="0" w:color="auto"/>
            </w:tcBorders>
            <w:shd w:val="clear" w:color="auto" w:fill="auto"/>
            <w:tcMar>
              <w:top w:w="60" w:type="dxa"/>
              <w:bottom w:w="60" w:type="dxa"/>
            </w:tcMar>
            <w:vAlign w:val="bottom"/>
            <w:hideMark/>
          </w:tcPr>
          <w:p w14:paraId="1DCA3F18" w14:textId="77777777" w:rsidR="00291FD3" w:rsidRPr="00C90A1A" w:rsidRDefault="00291FD3" w:rsidP="00CD3E65">
            <w:pPr>
              <w:jc w:val="right"/>
              <w:rPr>
                <w:rFonts w:ascii="Arial" w:hAnsi="Arial" w:cs="Arial"/>
                <w:color w:val="000000"/>
                <w:sz w:val="20"/>
                <w:szCs w:val="20"/>
              </w:rPr>
            </w:pPr>
            <w:r w:rsidRPr="00C90A1A">
              <w:rPr>
                <w:rFonts w:ascii="Arial" w:hAnsi="Arial" w:cs="Arial"/>
                <w:color w:val="000000"/>
                <w:sz w:val="20"/>
                <w:szCs w:val="20"/>
              </w:rPr>
              <w:t>162</w:t>
            </w:r>
          </w:p>
        </w:tc>
        <w:tc>
          <w:tcPr>
            <w:tcW w:w="980" w:type="dxa"/>
            <w:tcBorders>
              <w:top w:val="nil"/>
              <w:left w:val="nil"/>
              <w:bottom w:val="nil"/>
              <w:right w:val="nil"/>
            </w:tcBorders>
            <w:shd w:val="clear" w:color="auto" w:fill="auto"/>
            <w:noWrap/>
            <w:tcMar>
              <w:top w:w="60" w:type="dxa"/>
              <w:bottom w:w="60" w:type="dxa"/>
            </w:tcMar>
            <w:vAlign w:val="bottom"/>
            <w:hideMark/>
          </w:tcPr>
          <w:p w14:paraId="72E32AFF" w14:textId="77777777" w:rsidR="00291FD3" w:rsidRPr="00C90A1A" w:rsidRDefault="00291FD3" w:rsidP="00CD3E65">
            <w:pPr>
              <w:rPr>
                <w:rFonts w:ascii="Arial" w:hAnsi="Arial" w:cs="Arial"/>
                <w:color w:val="000000"/>
                <w:sz w:val="20"/>
                <w:szCs w:val="20"/>
              </w:rPr>
            </w:pPr>
            <w:r w:rsidRPr="00C90A1A">
              <w:rPr>
                <w:rFonts w:ascii="Arial" w:hAnsi="Arial" w:cs="Arial"/>
                <w:color w:val="000000"/>
                <w:sz w:val="20"/>
                <w:szCs w:val="20"/>
              </w:rPr>
              <w:t>X</w:t>
            </w:r>
          </w:p>
        </w:tc>
        <w:tc>
          <w:tcPr>
            <w:tcW w:w="980" w:type="dxa"/>
            <w:tcBorders>
              <w:top w:val="nil"/>
              <w:left w:val="nil"/>
              <w:bottom w:val="nil"/>
              <w:right w:val="nil"/>
            </w:tcBorders>
            <w:shd w:val="clear" w:color="auto" w:fill="auto"/>
            <w:noWrap/>
            <w:tcMar>
              <w:top w:w="60" w:type="dxa"/>
              <w:bottom w:w="60" w:type="dxa"/>
            </w:tcMar>
            <w:vAlign w:val="bottom"/>
            <w:hideMark/>
          </w:tcPr>
          <w:p w14:paraId="0FF56A15" w14:textId="77777777" w:rsidR="00291FD3" w:rsidRPr="00C90A1A" w:rsidRDefault="00291FD3" w:rsidP="00CD3E65">
            <w:pPr>
              <w:rPr>
                <w:rFonts w:ascii="Arial" w:hAnsi="Arial" w:cs="Arial"/>
                <w:color w:val="000000"/>
                <w:sz w:val="20"/>
                <w:szCs w:val="20"/>
              </w:rPr>
            </w:pPr>
            <w:r w:rsidRPr="00C90A1A">
              <w:rPr>
                <w:rFonts w:ascii="Arial" w:hAnsi="Arial" w:cs="Arial"/>
                <w:color w:val="000000"/>
                <w:sz w:val="20"/>
                <w:szCs w:val="20"/>
              </w:rPr>
              <w:t>X</w:t>
            </w:r>
          </w:p>
        </w:tc>
        <w:tc>
          <w:tcPr>
            <w:tcW w:w="980" w:type="dxa"/>
            <w:tcBorders>
              <w:top w:val="nil"/>
              <w:left w:val="nil"/>
              <w:bottom w:val="nil"/>
              <w:right w:val="nil"/>
            </w:tcBorders>
            <w:shd w:val="clear" w:color="auto" w:fill="auto"/>
            <w:noWrap/>
            <w:tcMar>
              <w:top w:w="60" w:type="dxa"/>
              <w:bottom w:w="60" w:type="dxa"/>
            </w:tcMar>
            <w:vAlign w:val="bottom"/>
            <w:hideMark/>
          </w:tcPr>
          <w:p w14:paraId="54F35B41" w14:textId="77777777" w:rsidR="00291FD3" w:rsidRPr="00C90A1A" w:rsidRDefault="00291FD3" w:rsidP="00CD3E65">
            <w:pPr>
              <w:rPr>
                <w:rFonts w:ascii="Arial" w:hAnsi="Arial" w:cs="Arial"/>
                <w:color w:val="000000"/>
                <w:sz w:val="20"/>
                <w:szCs w:val="20"/>
              </w:rPr>
            </w:pPr>
            <w:r w:rsidRPr="00C90A1A">
              <w:rPr>
                <w:rFonts w:ascii="Arial" w:hAnsi="Arial" w:cs="Arial"/>
                <w:color w:val="000000"/>
                <w:sz w:val="20"/>
                <w:szCs w:val="20"/>
              </w:rPr>
              <w:t>X</w:t>
            </w:r>
          </w:p>
        </w:tc>
        <w:tc>
          <w:tcPr>
            <w:tcW w:w="980" w:type="dxa"/>
            <w:tcBorders>
              <w:top w:val="nil"/>
              <w:left w:val="nil"/>
              <w:bottom w:val="nil"/>
              <w:right w:val="nil"/>
            </w:tcBorders>
            <w:shd w:val="clear" w:color="auto" w:fill="BFBFBF" w:themeFill="background1" w:themeFillShade="BF"/>
            <w:noWrap/>
            <w:tcMar>
              <w:top w:w="60" w:type="dxa"/>
              <w:bottom w:w="60" w:type="dxa"/>
            </w:tcMar>
            <w:vAlign w:val="bottom"/>
            <w:hideMark/>
          </w:tcPr>
          <w:p w14:paraId="1700AC39"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BFBFBF" w:themeFill="background1" w:themeFillShade="BF"/>
            <w:noWrap/>
            <w:tcMar>
              <w:top w:w="60" w:type="dxa"/>
              <w:bottom w:w="60" w:type="dxa"/>
            </w:tcMar>
            <w:vAlign w:val="bottom"/>
            <w:hideMark/>
          </w:tcPr>
          <w:p w14:paraId="0FDBD7DC"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BFBFBF" w:themeFill="background1" w:themeFillShade="BF"/>
            <w:noWrap/>
            <w:tcMar>
              <w:top w:w="60" w:type="dxa"/>
              <w:bottom w:w="60" w:type="dxa"/>
            </w:tcMar>
            <w:vAlign w:val="bottom"/>
            <w:hideMark/>
          </w:tcPr>
          <w:p w14:paraId="7FF4BB88"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BFBFBF" w:themeFill="background1" w:themeFillShade="BF"/>
            <w:noWrap/>
            <w:tcMar>
              <w:top w:w="60" w:type="dxa"/>
              <w:bottom w:w="60" w:type="dxa"/>
            </w:tcMar>
            <w:vAlign w:val="bottom"/>
            <w:hideMark/>
          </w:tcPr>
          <w:p w14:paraId="6ACB3B7A"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BFBFBF" w:themeFill="background1" w:themeFillShade="BF"/>
            <w:noWrap/>
            <w:tcMar>
              <w:top w:w="60" w:type="dxa"/>
              <w:bottom w:w="60" w:type="dxa"/>
            </w:tcMar>
            <w:vAlign w:val="bottom"/>
            <w:hideMark/>
          </w:tcPr>
          <w:p w14:paraId="11B5A6E4"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BFBFBF" w:themeFill="background1" w:themeFillShade="BF"/>
            <w:noWrap/>
            <w:tcMar>
              <w:top w:w="60" w:type="dxa"/>
              <w:bottom w:w="60" w:type="dxa"/>
            </w:tcMar>
            <w:vAlign w:val="bottom"/>
            <w:hideMark/>
          </w:tcPr>
          <w:p w14:paraId="00D03E24"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BFBFBF" w:themeFill="background1" w:themeFillShade="BF"/>
            <w:noWrap/>
            <w:tcMar>
              <w:top w:w="60" w:type="dxa"/>
              <w:bottom w:w="60" w:type="dxa"/>
            </w:tcMar>
            <w:vAlign w:val="bottom"/>
            <w:hideMark/>
          </w:tcPr>
          <w:p w14:paraId="4FEC9F3A"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BFBFBF" w:themeFill="background1" w:themeFillShade="BF"/>
            <w:noWrap/>
            <w:tcMar>
              <w:top w:w="60" w:type="dxa"/>
              <w:bottom w:w="60" w:type="dxa"/>
            </w:tcMar>
            <w:vAlign w:val="bottom"/>
            <w:hideMark/>
          </w:tcPr>
          <w:p w14:paraId="43A55E18"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BFBFBF" w:themeFill="background1" w:themeFillShade="BF"/>
            <w:noWrap/>
            <w:tcMar>
              <w:top w:w="60" w:type="dxa"/>
              <w:bottom w:w="60" w:type="dxa"/>
            </w:tcMar>
            <w:vAlign w:val="bottom"/>
            <w:hideMark/>
          </w:tcPr>
          <w:p w14:paraId="3A17A4D9"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BFBFBF" w:themeFill="background1" w:themeFillShade="BF"/>
            <w:noWrap/>
            <w:tcMar>
              <w:top w:w="60" w:type="dxa"/>
              <w:bottom w:w="60" w:type="dxa"/>
            </w:tcMar>
            <w:vAlign w:val="bottom"/>
            <w:hideMark/>
          </w:tcPr>
          <w:p w14:paraId="381BE26A" w14:textId="77777777" w:rsidR="00291FD3" w:rsidRPr="00C90A1A" w:rsidRDefault="00291FD3" w:rsidP="00CD3E65">
            <w:pPr>
              <w:rPr>
                <w:rFonts w:ascii="Arial" w:hAnsi="Arial" w:cs="Arial"/>
                <w:color w:val="000000"/>
                <w:sz w:val="20"/>
                <w:szCs w:val="20"/>
              </w:rPr>
            </w:pPr>
          </w:p>
        </w:tc>
      </w:tr>
      <w:tr w:rsidR="00291FD3" w:rsidRPr="00C90A1A" w14:paraId="16E63FD3" w14:textId="77777777" w:rsidTr="00291FD3">
        <w:trPr>
          <w:jc w:val="center"/>
        </w:trPr>
        <w:tc>
          <w:tcPr>
            <w:tcW w:w="459" w:type="dxa"/>
            <w:vMerge/>
            <w:tcBorders>
              <w:top w:val="nil"/>
              <w:left w:val="nil"/>
              <w:bottom w:val="nil"/>
              <w:right w:val="nil"/>
            </w:tcBorders>
            <w:tcMar>
              <w:top w:w="60" w:type="dxa"/>
              <w:bottom w:w="60" w:type="dxa"/>
            </w:tcMar>
            <w:vAlign w:val="center"/>
            <w:hideMark/>
          </w:tcPr>
          <w:p w14:paraId="76934FA5" w14:textId="77777777" w:rsidR="00291FD3" w:rsidRPr="00C90A1A" w:rsidRDefault="00291FD3" w:rsidP="00CD3E65">
            <w:pPr>
              <w:rPr>
                <w:rFonts w:ascii="Arial" w:hAnsi="Arial" w:cs="Arial"/>
                <w:color w:val="000000"/>
                <w:sz w:val="20"/>
                <w:szCs w:val="20"/>
              </w:rPr>
            </w:pPr>
          </w:p>
        </w:tc>
        <w:tc>
          <w:tcPr>
            <w:tcW w:w="550" w:type="dxa"/>
            <w:tcBorders>
              <w:top w:val="nil"/>
              <w:left w:val="nil"/>
              <w:bottom w:val="nil"/>
              <w:right w:val="single" w:sz="4" w:space="0" w:color="auto"/>
            </w:tcBorders>
            <w:shd w:val="clear" w:color="auto" w:fill="auto"/>
            <w:tcMar>
              <w:top w:w="60" w:type="dxa"/>
              <w:bottom w:w="60" w:type="dxa"/>
            </w:tcMar>
            <w:vAlign w:val="bottom"/>
            <w:hideMark/>
          </w:tcPr>
          <w:p w14:paraId="0C635CF6" w14:textId="77777777" w:rsidR="00291FD3" w:rsidRPr="00C90A1A" w:rsidRDefault="00291FD3" w:rsidP="00CD3E65">
            <w:pPr>
              <w:jc w:val="right"/>
              <w:rPr>
                <w:rFonts w:ascii="Arial" w:hAnsi="Arial" w:cs="Arial"/>
                <w:color w:val="000000"/>
                <w:sz w:val="20"/>
                <w:szCs w:val="20"/>
              </w:rPr>
            </w:pPr>
            <w:r w:rsidRPr="00C90A1A">
              <w:rPr>
                <w:rFonts w:ascii="Arial" w:hAnsi="Arial" w:cs="Arial"/>
                <w:color w:val="000000"/>
                <w:sz w:val="20"/>
                <w:szCs w:val="20"/>
              </w:rPr>
              <w:t>163</w:t>
            </w:r>
          </w:p>
        </w:tc>
        <w:tc>
          <w:tcPr>
            <w:tcW w:w="980" w:type="dxa"/>
            <w:tcBorders>
              <w:top w:val="nil"/>
              <w:left w:val="nil"/>
              <w:bottom w:val="nil"/>
              <w:right w:val="nil"/>
            </w:tcBorders>
            <w:shd w:val="clear" w:color="auto" w:fill="auto"/>
            <w:noWrap/>
            <w:tcMar>
              <w:top w:w="60" w:type="dxa"/>
              <w:bottom w:w="60" w:type="dxa"/>
            </w:tcMar>
            <w:vAlign w:val="bottom"/>
            <w:hideMark/>
          </w:tcPr>
          <w:p w14:paraId="5AF2121F" w14:textId="77777777" w:rsidR="00291FD3" w:rsidRPr="00C90A1A" w:rsidRDefault="00291FD3" w:rsidP="00CD3E65">
            <w:pPr>
              <w:rPr>
                <w:rFonts w:ascii="Arial" w:hAnsi="Arial" w:cs="Arial"/>
                <w:color w:val="000000"/>
                <w:sz w:val="20"/>
                <w:szCs w:val="20"/>
              </w:rPr>
            </w:pPr>
            <w:r w:rsidRPr="00C90A1A">
              <w:rPr>
                <w:rFonts w:ascii="Arial" w:hAnsi="Arial" w:cs="Arial"/>
                <w:color w:val="000000"/>
                <w:sz w:val="20"/>
                <w:szCs w:val="20"/>
              </w:rPr>
              <w:t>X</w:t>
            </w:r>
          </w:p>
        </w:tc>
        <w:tc>
          <w:tcPr>
            <w:tcW w:w="980" w:type="dxa"/>
            <w:tcBorders>
              <w:top w:val="nil"/>
              <w:left w:val="nil"/>
              <w:bottom w:val="nil"/>
              <w:right w:val="nil"/>
            </w:tcBorders>
            <w:shd w:val="clear" w:color="auto" w:fill="auto"/>
            <w:noWrap/>
            <w:tcMar>
              <w:top w:w="60" w:type="dxa"/>
              <w:bottom w:w="60" w:type="dxa"/>
            </w:tcMar>
            <w:vAlign w:val="bottom"/>
            <w:hideMark/>
          </w:tcPr>
          <w:p w14:paraId="13AE176A" w14:textId="77777777" w:rsidR="00291FD3" w:rsidRPr="00C90A1A" w:rsidRDefault="00291FD3" w:rsidP="00CD3E65">
            <w:pPr>
              <w:rPr>
                <w:rFonts w:ascii="Arial" w:hAnsi="Arial" w:cs="Arial"/>
                <w:color w:val="000000"/>
                <w:sz w:val="20"/>
                <w:szCs w:val="20"/>
              </w:rPr>
            </w:pPr>
            <w:r w:rsidRPr="00C90A1A">
              <w:rPr>
                <w:rFonts w:ascii="Arial" w:hAnsi="Arial" w:cs="Arial"/>
                <w:color w:val="000000"/>
                <w:sz w:val="20"/>
                <w:szCs w:val="20"/>
              </w:rPr>
              <w:t>X</w:t>
            </w:r>
          </w:p>
        </w:tc>
        <w:tc>
          <w:tcPr>
            <w:tcW w:w="980" w:type="dxa"/>
            <w:tcBorders>
              <w:top w:val="nil"/>
              <w:left w:val="nil"/>
              <w:bottom w:val="nil"/>
              <w:right w:val="nil"/>
            </w:tcBorders>
            <w:shd w:val="clear" w:color="auto" w:fill="auto"/>
            <w:noWrap/>
            <w:tcMar>
              <w:top w:w="60" w:type="dxa"/>
              <w:bottom w:w="60" w:type="dxa"/>
            </w:tcMar>
            <w:vAlign w:val="bottom"/>
            <w:hideMark/>
          </w:tcPr>
          <w:p w14:paraId="18C5036B" w14:textId="77777777" w:rsidR="00291FD3" w:rsidRPr="00C90A1A" w:rsidRDefault="00291FD3" w:rsidP="00CD3E65">
            <w:pPr>
              <w:rPr>
                <w:rFonts w:ascii="Arial" w:hAnsi="Arial" w:cs="Arial"/>
                <w:color w:val="000000"/>
                <w:sz w:val="20"/>
                <w:szCs w:val="20"/>
              </w:rPr>
            </w:pPr>
            <w:r w:rsidRPr="00C90A1A">
              <w:rPr>
                <w:rFonts w:ascii="Arial" w:hAnsi="Arial" w:cs="Arial"/>
                <w:color w:val="000000"/>
                <w:sz w:val="20"/>
                <w:szCs w:val="20"/>
              </w:rPr>
              <w:t>X</w:t>
            </w:r>
          </w:p>
        </w:tc>
        <w:tc>
          <w:tcPr>
            <w:tcW w:w="980" w:type="dxa"/>
            <w:tcBorders>
              <w:top w:val="nil"/>
              <w:left w:val="nil"/>
              <w:bottom w:val="nil"/>
              <w:right w:val="nil"/>
            </w:tcBorders>
            <w:shd w:val="clear" w:color="auto" w:fill="auto"/>
            <w:noWrap/>
            <w:tcMar>
              <w:top w:w="60" w:type="dxa"/>
              <w:bottom w:w="60" w:type="dxa"/>
            </w:tcMar>
            <w:vAlign w:val="bottom"/>
            <w:hideMark/>
          </w:tcPr>
          <w:p w14:paraId="5920E567" w14:textId="77777777" w:rsidR="00291FD3" w:rsidRPr="00C90A1A" w:rsidRDefault="00291FD3" w:rsidP="00CD3E65">
            <w:pPr>
              <w:rPr>
                <w:rFonts w:ascii="Arial" w:hAnsi="Arial" w:cs="Arial"/>
                <w:color w:val="000000"/>
                <w:sz w:val="20"/>
                <w:szCs w:val="20"/>
              </w:rPr>
            </w:pPr>
            <w:r w:rsidRPr="00C90A1A">
              <w:rPr>
                <w:rFonts w:ascii="Arial" w:hAnsi="Arial" w:cs="Arial"/>
                <w:color w:val="000000"/>
                <w:sz w:val="20"/>
                <w:szCs w:val="20"/>
              </w:rPr>
              <w:t>X</w:t>
            </w:r>
          </w:p>
        </w:tc>
        <w:tc>
          <w:tcPr>
            <w:tcW w:w="980" w:type="dxa"/>
            <w:tcBorders>
              <w:top w:val="nil"/>
              <w:left w:val="nil"/>
              <w:bottom w:val="nil"/>
              <w:right w:val="nil"/>
            </w:tcBorders>
            <w:shd w:val="clear" w:color="auto" w:fill="auto"/>
            <w:noWrap/>
            <w:tcMar>
              <w:top w:w="60" w:type="dxa"/>
              <w:bottom w:w="60" w:type="dxa"/>
            </w:tcMar>
            <w:vAlign w:val="bottom"/>
            <w:hideMark/>
          </w:tcPr>
          <w:p w14:paraId="5E0D8FD6" w14:textId="77777777" w:rsidR="00291FD3" w:rsidRPr="00C90A1A" w:rsidRDefault="00291FD3" w:rsidP="00CD3E65">
            <w:pPr>
              <w:rPr>
                <w:rFonts w:ascii="Arial" w:hAnsi="Arial" w:cs="Arial"/>
                <w:color w:val="000000"/>
                <w:sz w:val="20"/>
                <w:szCs w:val="20"/>
              </w:rPr>
            </w:pPr>
            <w:r w:rsidRPr="00C90A1A">
              <w:rPr>
                <w:rFonts w:ascii="Arial" w:hAnsi="Arial" w:cs="Arial"/>
                <w:color w:val="000000"/>
                <w:sz w:val="20"/>
                <w:szCs w:val="20"/>
              </w:rPr>
              <w:t>X</w:t>
            </w:r>
          </w:p>
        </w:tc>
        <w:tc>
          <w:tcPr>
            <w:tcW w:w="980" w:type="dxa"/>
            <w:tcBorders>
              <w:top w:val="nil"/>
              <w:left w:val="nil"/>
              <w:bottom w:val="nil"/>
              <w:right w:val="nil"/>
            </w:tcBorders>
            <w:shd w:val="clear" w:color="auto" w:fill="auto"/>
            <w:noWrap/>
            <w:tcMar>
              <w:top w:w="60" w:type="dxa"/>
              <w:bottom w:w="60" w:type="dxa"/>
            </w:tcMar>
            <w:vAlign w:val="bottom"/>
            <w:hideMark/>
          </w:tcPr>
          <w:p w14:paraId="4953E267" w14:textId="77777777" w:rsidR="00291FD3" w:rsidRPr="00C90A1A" w:rsidRDefault="00291FD3" w:rsidP="00CD3E65">
            <w:pPr>
              <w:rPr>
                <w:rFonts w:ascii="Arial" w:hAnsi="Arial" w:cs="Arial"/>
                <w:color w:val="000000"/>
                <w:sz w:val="20"/>
                <w:szCs w:val="20"/>
              </w:rPr>
            </w:pPr>
            <w:r w:rsidRPr="00C90A1A">
              <w:rPr>
                <w:rFonts w:ascii="Arial" w:hAnsi="Arial" w:cs="Arial"/>
                <w:color w:val="000000"/>
                <w:sz w:val="20"/>
                <w:szCs w:val="20"/>
              </w:rPr>
              <w:t>X</w:t>
            </w:r>
          </w:p>
        </w:tc>
        <w:tc>
          <w:tcPr>
            <w:tcW w:w="980" w:type="dxa"/>
            <w:tcBorders>
              <w:top w:val="nil"/>
              <w:left w:val="nil"/>
              <w:bottom w:val="nil"/>
              <w:right w:val="nil"/>
            </w:tcBorders>
            <w:shd w:val="clear" w:color="auto" w:fill="auto"/>
            <w:noWrap/>
            <w:tcMar>
              <w:top w:w="60" w:type="dxa"/>
              <w:bottom w:w="60" w:type="dxa"/>
            </w:tcMar>
            <w:vAlign w:val="bottom"/>
            <w:hideMark/>
          </w:tcPr>
          <w:p w14:paraId="32216535" w14:textId="77777777" w:rsidR="00291FD3" w:rsidRPr="00C90A1A" w:rsidRDefault="00291FD3" w:rsidP="00CD3E65">
            <w:pPr>
              <w:rPr>
                <w:rFonts w:ascii="Arial" w:hAnsi="Arial" w:cs="Arial"/>
                <w:color w:val="000000"/>
                <w:sz w:val="20"/>
                <w:szCs w:val="20"/>
              </w:rPr>
            </w:pPr>
            <w:r w:rsidRPr="00C90A1A">
              <w:rPr>
                <w:rFonts w:ascii="Arial" w:hAnsi="Arial" w:cs="Arial"/>
                <w:color w:val="000000"/>
                <w:sz w:val="20"/>
                <w:szCs w:val="20"/>
              </w:rPr>
              <w:t>X*</w:t>
            </w:r>
          </w:p>
        </w:tc>
        <w:tc>
          <w:tcPr>
            <w:tcW w:w="980" w:type="dxa"/>
            <w:tcBorders>
              <w:top w:val="nil"/>
              <w:left w:val="nil"/>
              <w:bottom w:val="nil"/>
              <w:right w:val="nil"/>
            </w:tcBorders>
            <w:shd w:val="clear" w:color="auto" w:fill="auto"/>
            <w:noWrap/>
            <w:tcMar>
              <w:top w:w="60" w:type="dxa"/>
              <w:bottom w:w="60" w:type="dxa"/>
            </w:tcMar>
            <w:vAlign w:val="bottom"/>
            <w:hideMark/>
          </w:tcPr>
          <w:p w14:paraId="46346949"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auto"/>
            <w:noWrap/>
            <w:tcMar>
              <w:top w:w="60" w:type="dxa"/>
              <w:bottom w:w="60" w:type="dxa"/>
            </w:tcMar>
            <w:vAlign w:val="bottom"/>
            <w:hideMark/>
          </w:tcPr>
          <w:p w14:paraId="63B7F6D9"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auto"/>
            <w:noWrap/>
            <w:tcMar>
              <w:top w:w="60" w:type="dxa"/>
              <w:bottom w:w="60" w:type="dxa"/>
            </w:tcMar>
            <w:vAlign w:val="bottom"/>
            <w:hideMark/>
          </w:tcPr>
          <w:p w14:paraId="2385E12A"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auto"/>
            <w:noWrap/>
            <w:tcMar>
              <w:top w:w="60" w:type="dxa"/>
              <w:bottom w:w="60" w:type="dxa"/>
            </w:tcMar>
            <w:vAlign w:val="bottom"/>
            <w:hideMark/>
          </w:tcPr>
          <w:p w14:paraId="621BC52C"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auto"/>
            <w:noWrap/>
            <w:tcMar>
              <w:top w:w="60" w:type="dxa"/>
              <w:bottom w:w="60" w:type="dxa"/>
            </w:tcMar>
            <w:vAlign w:val="bottom"/>
            <w:hideMark/>
          </w:tcPr>
          <w:p w14:paraId="5E681CAC"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auto"/>
            <w:noWrap/>
            <w:tcMar>
              <w:top w:w="60" w:type="dxa"/>
              <w:bottom w:w="60" w:type="dxa"/>
            </w:tcMar>
            <w:vAlign w:val="bottom"/>
            <w:hideMark/>
          </w:tcPr>
          <w:p w14:paraId="5B20DDB5" w14:textId="77777777" w:rsidR="00291FD3" w:rsidRPr="00C90A1A" w:rsidRDefault="00291FD3" w:rsidP="00CD3E65">
            <w:pPr>
              <w:rPr>
                <w:rFonts w:ascii="Arial" w:hAnsi="Arial" w:cs="Arial"/>
                <w:color w:val="000000"/>
                <w:sz w:val="20"/>
                <w:szCs w:val="20"/>
              </w:rPr>
            </w:pPr>
          </w:p>
        </w:tc>
      </w:tr>
      <w:tr w:rsidR="00291FD3" w:rsidRPr="00C90A1A" w14:paraId="3FDD6D00" w14:textId="77777777" w:rsidTr="00291FD3">
        <w:trPr>
          <w:jc w:val="center"/>
        </w:trPr>
        <w:tc>
          <w:tcPr>
            <w:tcW w:w="459" w:type="dxa"/>
            <w:vMerge/>
            <w:tcBorders>
              <w:top w:val="nil"/>
              <w:left w:val="nil"/>
              <w:bottom w:val="nil"/>
              <w:right w:val="nil"/>
            </w:tcBorders>
            <w:tcMar>
              <w:top w:w="60" w:type="dxa"/>
              <w:bottom w:w="60" w:type="dxa"/>
            </w:tcMar>
            <w:vAlign w:val="center"/>
            <w:hideMark/>
          </w:tcPr>
          <w:p w14:paraId="1A2B37AE" w14:textId="77777777" w:rsidR="00291FD3" w:rsidRPr="00C90A1A" w:rsidRDefault="00291FD3" w:rsidP="00CD3E65">
            <w:pPr>
              <w:rPr>
                <w:rFonts w:ascii="Arial" w:hAnsi="Arial" w:cs="Arial"/>
                <w:color w:val="000000"/>
                <w:sz w:val="20"/>
                <w:szCs w:val="20"/>
              </w:rPr>
            </w:pPr>
          </w:p>
        </w:tc>
        <w:tc>
          <w:tcPr>
            <w:tcW w:w="550" w:type="dxa"/>
            <w:tcBorders>
              <w:top w:val="nil"/>
              <w:left w:val="nil"/>
              <w:bottom w:val="nil"/>
              <w:right w:val="single" w:sz="4" w:space="0" w:color="auto"/>
            </w:tcBorders>
            <w:shd w:val="clear" w:color="auto" w:fill="auto"/>
            <w:tcMar>
              <w:top w:w="60" w:type="dxa"/>
              <w:bottom w:w="60" w:type="dxa"/>
            </w:tcMar>
            <w:vAlign w:val="bottom"/>
            <w:hideMark/>
          </w:tcPr>
          <w:p w14:paraId="0703C044" w14:textId="77777777" w:rsidR="00291FD3" w:rsidRPr="00C90A1A" w:rsidRDefault="00291FD3" w:rsidP="00CD3E65">
            <w:pPr>
              <w:jc w:val="right"/>
              <w:rPr>
                <w:rFonts w:ascii="Arial" w:hAnsi="Arial" w:cs="Arial"/>
                <w:color w:val="000000"/>
                <w:sz w:val="20"/>
                <w:szCs w:val="20"/>
              </w:rPr>
            </w:pPr>
            <w:r w:rsidRPr="00C90A1A">
              <w:rPr>
                <w:rFonts w:ascii="Arial" w:hAnsi="Arial" w:cs="Arial"/>
                <w:color w:val="000000"/>
                <w:sz w:val="20"/>
                <w:szCs w:val="20"/>
              </w:rPr>
              <w:t>164</w:t>
            </w:r>
          </w:p>
        </w:tc>
        <w:tc>
          <w:tcPr>
            <w:tcW w:w="980" w:type="dxa"/>
            <w:tcBorders>
              <w:top w:val="nil"/>
              <w:left w:val="nil"/>
              <w:bottom w:val="nil"/>
              <w:right w:val="nil"/>
            </w:tcBorders>
            <w:shd w:val="clear" w:color="auto" w:fill="auto"/>
            <w:noWrap/>
            <w:tcMar>
              <w:top w:w="60" w:type="dxa"/>
              <w:bottom w:w="60" w:type="dxa"/>
            </w:tcMar>
            <w:vAlign w:val="bottom"/>
            <w:hideMark/>
          </w:tcPr>
          <w:p w14:paraId="35F3B111" w14:textId="77777777" w:rsidR="00291FD3" w:rsidRPr="00C90A1A" w:rsidRDefault="00291FD3" w:rsidP="00CD3E65">
            <w:pPr>
              <w:rPr>
                <w:rFonts w:ascii="Arial" w:hAnsi="Arial" w:cs="Arial"/>
                <w:color w:val="000000"/>
                <w:sz w:val="20"/>
                <w:szCs w:val="20"/>
              </w:rPr>
            </w:pPr>
            <w:r w:rsidRPr="00C90A1A">
              <w:rPr>
                <w:rFonts w:ascii="Arial" w:hAnsi="Arial" w:cs="Arial"/>
                <w:color w:val="000000"/>
                <w:sz w:val="20"/>
                <w:szCs w:val="20"/>
              </w:rPr>
              <w:t>X</w:t>
            </w:r>
          </w:p>
        </w:tc>
        <w:tc>
          <w:tcPr>
            <w:tcW w:w="980" w:type="dxa"/>
            <w:tcBorders>
              <w:top w:val="nil"/>
              <w:left w:val="nil"/>
              <w:bottom w:val="nil"/>
              <w:right w:val="nil"/>
            </w:tcBorders>
            <w:shd w:val="clear" w:color="auto" w:fill="auto"/>
            <w:noWrap/>
            <w:tcMar>
              <w:top w:w="60" w:type="dxa"/>
              <w:bottom w:w="60" w:type="dxa"/>
            </w:tcMar>
            <w:vAlign w:val="bottom"/>
            <w:hideMark/>
          </w:tcPr>
          <w:p w14:paraId="60DCB423" w14:textId="77777777" w:rsidR="00291FD3" w:rsidRPr="00C90A1A" w:rsidRDefault="00291FD3" w:rsidP="00CD3E65">
            <w:pPr>
              <w:rPr>
                <w:rFonts w:ascii="Arial" w:hAnsi="Arial" w:cs="Arial"/>
                <w:color w:val="000000"/>
                <w:sz w:val="20"/>
                <w:szCs w:val="20"/>
              </w:rPr>
            </w:pPr>
            <w:r w:rsidRPr="00C90A1A">
              <w:rPr>
                <w:rFonts w:ascii="Arial" w:hAnsi="Arial" w:cs="Arial"/>
                <w:color w:val="000000"/>
                <w:sz w:val="20"/>
                <w:szCs w:val="20"/>
              </w:rPr>
              <w:t>X</w:t>
            </w:r>
          </w:p>
        </w:tc>
        <w:tc>
          <w:tcPr>
            <w:tcW w:w="980" w:type="dxa"/>
            <w:tcBorders>
              <w:top w:val="nil"/>
              <w:left w:val="nil"/>
              <w:bottom w:val="nil"/>
              <w:right w:val="nil"/>
            </w:tcBorders>
            <w:shd w:val="clear" w:color="auto" w:fill="auto"/>
            <w:noWrap/>
            <w:tcMar>
              <w:top w:w="60" w:type="dxa"/>
              <w:bottom w:w="60" w:type="dxa"/>
            </w:tcMar>
            <w:vAlign w:val="bottom"/>
            <w:hideMark/>
          </w:tcPr>
          <w:p w14:paraId="0DF79030" w14:textId="77777777" w:rsidR="00291FD3" w:rsidRPr="00C90A1A" w:rsidRDefault="00291FD3" w:rsidP="00CD3E65">
            <w:pPr>
              <w:rPr>
                <w:rFonts w:ascii="Arial" w:hAnsi="Arial" w:cs="Arial"/>
                <w:color w:val="000000"/>
                <w:sz w:val="20"/>
                <w:szCs w:val="20"/>
              </w:rPr>
            </w:pPr>
            <w:r w:rsidRPr="00C90A1A">
              <w:rPr>
                <w:rFonts w:ascii="Arial" w:hAnsi="Arial" w:cs="Arial"/>
                <w:color w:val="000000"/>
                <w:sz w:val="20"/>
                <w:szCs w:val="20"/>
              </w:rPr>
              <w:t>X*</w:t>
            </w:r>
          </w:p>
        </w:tc>
        <w:tc>
          <w:tcPr>
            <w:tcW w:w="980" w:type="dxa"/>
            <w:tcBorders>
              <w:top w:val="nil"/>
              <w:left w:val="nil"/>
              <w:bottom w:val="nil"/>
              <w:right w:val="nil"/>
            </w:tcBorders>
            <w:shd w:val="clear" w:color="auto" w:fill="auto"/>
            <w:noWrap/>
            <w:tcMar>
              <w:top w:w="60" w:type="dxa"/>
              <w:bottom w:w="60" w:type="dxa"/>
            </w:tcMar>
            <w:vAlign w:val="bottom"/>
            <w:hideMark/>
          </w:tcPr>
          <w:p w14:paraId="6D63435F"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auto"/>
            <w:noWrap/>
            <w:tcMar>
              <w:top w:w="60" w:type="dxa"/>
              <w:bottom w:w="60" w:type="dxa"/>
            </w:tcMar>
            <w:vAlign w:val="bottom"/>
            <w:hideMark/>
          </w:tcPr>
          <w:p w14:paraId="141C8DB9"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auto"/>
            <w:noWrap/>
            <w:tcMar>
              <w:top w:w="60" w:type="dxa"/>
              <w:bottom w:w="60" w:type="dxa"/>
            </w:tcMar>
            <w:vAlign w:val="bottom"/>
            <w:hideMark/>
          </w:tcPr>
          <w:p w14:paraId="2675AF93"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auto"/>
            <w:noWrap/>
            <w:tcMar>
              <w:top w:w="60" w:type="dxa"/>
              <w:bottom w:w="60" w:type="dxa"/>
            </w:tcMar>
            <w:vAlign w:val="bottom"/>
            <w:hideMark/>
          </w:tcPr>
          <w:p w14:paraId="0BDD6B2E"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auto"/>
            <w:noWrap/>
            <w:tcMar>
              <w:top w:w="60" w:type="dxa"/>
              <w:bottom w:w="60" w:type="dxa"/>
            </w:tcMar>
            <w:vAlign w:val="bottom"/>
            <w:hideMark/>
          </w:tcPr>
          <w:p w14:paraId="48656FD8"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auto"/>
            <w:noWrap/>
            <w:tcMar>
              <w:top w:w="60" w:type="dxa"/>
              <w:bottom w:w="60" w:type="dxa"/>
            </w:tcMar>
            <w:vAlign w:val="bottom"/>
            <w:hideMark/>
          </w:tcPr>
          <w:p w14:paraId="76808AC8"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auto"/>
            <w:noWrap/>
            <w:tcMar>
              <w:top w:w="60" w:type="dxa"/>
              <w:bottom w:w="60" w:type="dxa"/>
            </w:tcMar>
            <w:vAlign w:val="bottom"/>
            <w:hideMark/>
          </w:tcPr>
          <w:p w14:paraId="3C590847"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auto"/>
            <w:noWrap/>
            <w:tcMar>
              <w:top w:w="60" w:type="dxa"/>
              <w:bottom w:w="60" w:type="dxa"/>
            </w:tcMar>
            <w:vAlign w:val="bottom"/>
            <w:hideMark/>
          </w:tcPr>
          <w:p w14:paraId="3E9F5BBE"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auto"/>
            <w:noWrap/>
            <w:tcMar>
              <w:top w:w="60" w:type="dxa"/>
              <w:bottom w:w="60" w:type="dxa"/>
            </w:tcMar>
            <w:vAlign w:val="bottom"/>
            <w:hideMark/>
          </w:tcPr>
          <w:p w14:paraId="028F5A99"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auto"/>
            <w:noWrap/>
            <w:tcMar>
              <w:top w:w="60" w:type="dxa"/>
              <w:bottom w:w="60" w:type="dxa"/>
            </w:tcMar>
            <w:vAlign w:val="bottom"/>
            <w:hideMark/>
          </w:tcPr>
          <w:p w14:paraId="50935980" w14:textId="77777777" w:rsidR="00291FD3" w:rsidRPr="00C90A1A" w:rsidRDefault="00291FD3" w:rsidP="00CD3E65">
            <w:pPr>
              <w:rPr>
                <w:rFonts w:ascii="Arial" w:hAnsi="Arial" w:cs="Arial"/>
                <w:color w:val="000000"/>
                <w:sz w:val="20"/>
                <w:szCs w:val="20"/>
              </w:rPr>
            </w:pPr>
          </w:p>
        </w:tc>
      </w:tr>
      <w:tr w:rsidR="00291FD3" w:rsidRPr="00C90A1A" w14:paraId="200A3E17" w14:textId="77777777" w:rsidTr="00291FD3">
        <w:trPr>
          <w:jc w:val="center"/>
        </w:trPr>
        <w:tc>
          <w:tcPr>
            <w:tcW w:w="459" w:type="dxa"/>
            <w:vMerge/>
            <w:tcBorders>
              <w:top w:val="nil"/>
              <w:left w:val="nil"/>
              <w:bottom w:val="nil"/>
              <w:right w:val="nil"/>
            </w:tcBorders>
            <w:tcMar>
              <w:top w:w="60" w:type="dxa"/>
              <w:bottom w:w="60" w:type="dxa"/>
            </w:tcMar>
            <w:vAlign w:val="center"/>
            <w:hideMark/>
          </w:tcPr>
          <w:p w14:paraId="2CAB8041" w14:textId="77777777" w:rsidR="00291FD3" w:rsidRPr="00C90A1A" w:rsidRDefault="00291FD3" w:rsidP="00CD3E65">
            <w:pPr>
              <w:rPr>
                <w:rFonts w:ascii="Arial" w:hAnsi="Arial" w:cs="Arial"/>
                <w:color w:val="000000"/>
                <w:sz w:val="20"/>
                <w:szCs w:val="20"/>
              </w:rPr>
            </w:pPr>
          </w:p>
        </w:tc>
        <w:tc>
          <w:tcPr>
            <w:tcW w:w="550" w:type="dxa"/>
            <w:tcBorders>
              <w:top w:val="nil"/>
              <w:left w:val="nil"/>
              <w:bottom w:val="nil"/>
              <w:right w:val="single" w:sz="4" w:space="0" w:color="auto"/>
            </w:tcBorders>
            <w:shd w:val="clear" w:color="auto" w:fill="auto"/>
            <w:tcMar>
              <w:top w:w="60" w:type="dxa"/>
              <w:bottom w:w="60" w:type="dxa"/>
            </w:tcMar>
            <w:vAlign w:val="bottom"/>
            <w:hideMark/>
          </w:tcPr>
          <w:p w14:paraId="4A63FCA1" w14:textId="77777777" w:rsidR="00291FD3" w:rsidRPr="00C90A1A" w:rsidRDefault="00291FD3" w:rsidP="00CD3E65">
            <w:pPr>
              <w:jc w:val="right"/>
              <w:rPr>
                <w:rFonts w:ascii="Arial" w:hAnsi="Arial" w:cs="Arial"/>
                <w:color w:val="000000"/>
                <w:sz w:val="20"/>
                <w:szCs w:val="20"/>
              </w:rPr>
            </w:pPr>
            <w:r w:rsidRPr="00C90A1A">
              <w:rPr>
                <w:rFonts w:ascii="Arial" w:hAnsi="Arial" w:cs="Arial"/>
                <w:color w:val="000000"/>
                <w:sz w:val="20"/>
                <w:szCs w:val="20"/>
              </w:rPr>
              <w:t>165</w:t>
            </w:r>
          </w:p>
        </w:tc>
        <w:tc>
          <w:tcPr>
            <w:tcW w:w="980" w:type="dxa"/>
            <w:tcBorders>
              <w:top w:val="nil"/>
              <w:left w:val="nil"/>
              <w:bottom w:val="single" w:sz="4" w:space="0" w:color="auto"/>
              <w:right w:val="nil"/>
            </w:tcBorders>
            <w:shd w:val="clear" w:color="auto" w:fill="auto"/>
            <w:noWrap/>
            <w:tcMar>
              <w:top w:w="60" w:type="dxa"/>
              <w:bottom w:w="60" w:type="dxa"/>
            </w:tcMar>
            <w:vAlign w:val="bottom"/>
            <w:hideMark/>
          </w:tcPr>
          <w:p w14:paraId="78DF7D1C" w14:textId="77777777" w:rsidR="00291FD3" w:rsidRPr="00C90A1A" w:rsidRDefault="00291FD3" w:rsidP="00CD3E65">
            <w:pPr>
              <w:rPr>
                <w:rFonts w:ascii="Arial" w:hAnsi="Arial" w:cs="Arial"/>
                <w:color w:val="000000"/>
                <w:sz w:val="20"/>
                <w:szCs w:val="20"/>
              </w:rPr>
            </w:pPr>
            <w:r w:rsidRPr="00C90A1A">
              <w:rPr>
                <w:rFonts w:ascii="Arial" w:hAnsi="Arial" w:cs="Arial"/>
                <w:color w:val="000000"/>
                <w:sz w:val="20"/>
                <w:szCs w:val="20"/>
              </w:rPr>
              <w:t>X</w:t>
            </w:r>
          </w:p>
        </w:tc>
        <w:tc>
          <w:tcPr>
            <w:tcW w:w="980" w:type="dxa"/>
            <w:tcBorders>
              <w:top w:val="nil"/>
              <w:left w:val="nil"/>
              <w:bottom w:val="single" w:sz="4" w:space="0" w:color="auto"/>
              <w:right w:val="nil"/>
            </w:tcBorders>
            <w:shd w:val="clear" w:color="auto" w:fill="auto"/>
            <w:noWrap/>
            <w:tcMar>
              <w:top w:w="60" w:type="dxa"/>
              <w:bottom w:w="60" w:type="dxa"/>
            </w:tcMar>
            <w:vAlign w:val="bottom"/>
            <w:hideMark/>
          </w:tcPr>
          <w:p w14:paraId="30CF8619" w14:textId="77777777" w:rsidR="00291FD3" w:rsidRPr="00C90A1A" w:rsidRDefault="00291FD3" w:rsidP="00CD3E65">
            <w:pPr>
              <w:rPr>
                <w:rFonts w:ascii="Arial" w:hAnsi="Arial" w:cs="Arial"/>
                <w:color w:val="000000"/>
                <w:sz w:val="20"/>
                <w:szCs w:val="20"/>
              </w:rPr>
            </w:pPr>
            <w:r w:rsidRPr="00C90A1A">
              <w:rPr>
                <w:rFonts w:ascii="Arial" w:hAnsi="Arial" w:cs="Arial"/>
                <w:color w:val="000000"/>
                <w:sz w:val="20"/>
                <w:szCs w:val="20"/>
              </w:rPr>
              <w:t>X</w:t>
            </w:r>
          </w:p>
        </w:tc>
        <w:tc>
          <w:tcPr>
            <w:tcW w:w="980" w:type="dxa"/>
            <w:tcBorders>
              <w:top w:val="nil"/>
              <w:left w:val="nil"/>
              <w:bottom w:val="single" w:sz="4" w:space="0" w:color="auto"/>
              <w:right w:val="nil"/>
            </w:tcBorders>
            <w:shd w:val="clear" w:color="auto" w:fill="auto"/>
            <w:noWrap/>
            <w:tcMar>
              <w:top w:w="60" w:type="dxa"/>
              <w:bottom w:w="60" w:type="dxa"/>
            </w:tcMar>
            <w:vAlign w:val="bottom"/>
            <w:hideMark/>
          </w:tcPr>
          <w:p w14:paraId="2458285A" w14:textId="77777777" w:rsidR="00291FD3" w:rsidRPr="00C90A1A" w:rsidRDefault="00291FD3" w:rsidP="00CD3E65">
            <w:pPr>
              <w:rPr>
                <w:rFonts w:ascii="Arial" w:hAnsi="Arial" w:cs="Arial"/>
                <w:color w:val="000000"/>
                <w:sz w:val="20"/>
                <w:szCs w:val="20"/>
              </w:rPr>
            </w:pPr>
            <w:r w:rsidRPr="00C90A1A">
              <w:rPr>
                <w:rFonts w:ascii="Arial" w:hAnsi="Arial" w:cs="Arial"/>
                <w:color w:val="000000"/>
                <w:sz w:val="20"/>
                <w:szCs w:val="20"/>
              </w:rPr>
              <w:t>X</w:t>
            </w:r>
          </w:p>
        </w:tc>
        <w:tc>
          <w:tcPr>
            <w:tcW w:w="980" w:type="dxa"/>
            <w:tcBorders>
              <w:top w:val="nil"/>
              <w:left w:val="nil"/>
              <w:bottom w:val="single" w:sz="4" w:space="0" w:color="auto"/>
              <w:right w:val="nil"/>
            </w:tcBorders>
            <w:shd w:val="clear" w:color="auto" w:fill="BFBFBF" w:themeFill="background1" w:themeFillShade="BF"/>
            <w:noWrap/>
            <w:tcMar>
              <w:top w:w="60" w:type="dxa"/>
              <w:bottom w:w="60" w:type="dxa"/>
            </w:tcMar>
            <w:vAlign w:val="bottom"/>
            <w:hideMark/>
          </w:tcPr>
          <w:p w14:paraId="6510D22B" w14:textId="77777777" w:rsidR="00291FD3" w:rsidRPr="00C90A1A" w:rsidRDefault="00291FD3" w:rsidP="00CD3E65">
            <w:pPr>
              <w:rPr>
                <w:rFonts w:ascii="Arial" w:hAnsi="Arial" w:cs="Arial"/>
                <w:color w:val="000000"/>
                <w:sz w:val="20"/>
                <w:szCs w:val="20"/>
              </w:rPr>
            </w:pPr>
          </w:p>
        </w:tc>
        <w:tc>
          <w:tcPr>
            <w:tcW w:w="980" w:type="dxa"/>
            <w:tcBorders>
              <w:top w:val="nil"/>
              <w:left w:val="nil"/>
              <w:bottom w:val="single" w:sz="4" w:space="0" w:color="auto"/>
              <w:right w:val="nil"/>
            </w:tcBorders>
            <w:shd w:val="clear" w:color="auto" w:fill="BFBFBF" w:themeFill="background1" w:themeFillShade="BF"/>
            <w:noWrap/>
            <w:tcMar>
              <w:top w:w="60" w:type="dxa"/>
              <w:bottom w:w="60" w:type="dxa"/>
            </w:tcMar>
            <w:vAlign w:val="bottom"/>
            <w:hideMark/>
          </w:tcPr>
          <w:p w14:paraId="515BB4C8" w14:textId="77777777" w:rsidR="00291FD3" w:rsidRPr="00C90A1A" w:rsidRDefault="00291FD3" w:rsidP="00CD3E65">
            <w:pPr>
              <w:rPr>
                <w:rFonts w:ascii="Arial" w:hAnsi="Arial" w:cs="Arial"/>
                <w:color w:val="000000"/>
                <w:sz w:val="20"/>
                <w:szCs w:val="20"/>
              </w:rPr>
            </w:pPr>
          </w:p>
        </w:tc>
        <w:tc>
          <w:tcPr>
            <w:tcW w:w="980" w:type="dxa"/>
            <w:tcBorders>
              <w:top w:val="nil"/>
              <w:left w:val="nil"/>
              <w:bottom w:val="single" w:sz="4" w:space="0" w:color="auto"/>
              <w:right w:val="nil"/>
            </w:tcBorders>
            <w:shd w:val="clear" w:color="auto" w:fill="BFBFBF" w:themeFill="background1" w:themeFillShade="BF"/>
            <w:noWrap/>
            <w:tcMar>
              <w:top w:w="60" w:type="dxa"/>
              <w:bottom w:w="60" w:type="dxa"/>
            </w:tcMar>
            <w:vAlign w:val="bottom"/>
            <w:hideMark/>
          </w:tcPr>
          <w:p w14:paraId="46332B7B" w14:textId="77777777" w:rsidR="00291FD3" w:rsidRPr="00C90A1A" w:rsidRDefault="00291FD3" w:rsidP="00CD3E65">
            <w:pPr>
              <w:rPr>
                <w:rFonts w:ascii="Arial" w:hAnsi="Arial" w:cs="Arial"/>
                <w:color w:val="000000"/>
                <w:sz w:val="20"/>
                <w:szCs w:val="20"/>
              </w:rPr>
            </w:pPr>
          </w:p>
        </w:tc>
        <w:tc>
          <w:tcPr>
            <w:tcW w:w="980" w:type="dxa"/>
            <w:tcBorders>
              <w:top w:val="nil"/>
              <w:left w:val="nil"/>
              <w:bottom w:val="single" w:sz="4" w:space="0" w:color="auto"/>
              <w:right w:val="nil"/>
            </w:tcBorders>
            <w:shd w:val="clear" w:color="auto" w:fill="BFBFBF" w:themeFill="background1" w:themeFillShade="BF"/>
            <w:noWrap/>
            <w:tcMar>
              <w:top w:w="60" w:type="dxa"/>
              <w:bottom w:w="60" w:type="dxa"/>
            </w:tcMar>
            <w:vAlign w:val="bottom"/>
            <w:hideMark/>
          </w:tcPr>
          <w:p w14:paraId="3417EAD2" w14:textId="77777777" w:rsidR="00291FD3" w:rsidRPr="00C90A1A" w:rsidRDefault="00291FD3" w:rsidP="00CD3E65">
            <w:pPr>
              <w:rPr>
                <w:rFonts w:ascii="Arial" w:hAnsi="Arial" w:cs="Arial"/>
                <w:color w:val="000000"/>
                <w:sz w:val="20"/>
                <w:szCs w:val="20"/>
              </w:rPr>
            </w:pPr>
          </w:p>
        </w:tc>
        <w:tc>
          <w:tcPr>
            <w:tcW w:w="980" w:type="dxa"/>
            <w:tcBorders>
              <w:top w:val="nil"/>
              <w:left w:val="nil"/>
              <w:bottom w:val="single" w:sz="4" w:space="0" w:color="auto"/>
              <w:right w:val="nil"/>
            </w:tcBorders>
            <w:shd w:val="clear" w:color="auto" w:fill="BFBFBF" w:themeFill="background1" w:themeFillShade="BF"/>
            <w:noWrap/>
            <w:tcMar>
              <w:top w:w="60" w:type="dxa"/>
              <w:bottom w:w="60" w:type="dxa"/>
            </w:tcMar>
            <w:vAlign w:val="bottom"/>
            <w:hideMark/>
          </w:tcPr>
          <w:p w14:paraId="14984BAA" w14:textId="77777777" w:rsidR="00291FD3" w:rsidRPr="00C90A1A" w:rsidRDefault="00291FD3" w:rsidP="00CD3E65">
            <w:pPr>
              <w:rPr>
                <w:rFonts w:ascii="Arial" w:hAnsi="Arial" w:cs="Arial"/>
                <w:color w:val="000000"/>
                <w:sz w:val="20"/>
                <w:szCs w:val="20"/>
              </w:rPr>
            </w:pPr>
          </w:p>
        </w:tc>
        <w:tc>
          <w:tcPr>
            <w:tcW w:w="980" w:type="dxa"/>
            <w:tcBorders>
              <w:top w:val="nil"/>
              <w:left w:val="nil"/>
              <w:bottom w:val="single" w:sz="4" w:space="0" w:color="auto"/>
              <w:right w:val="nil"/>
            </w:tcBorders>
            <w:shd w:val="clear" w:color="auto" w:fill="BFBFBF" w:themeFill="background1" w:themeFillShade="BF"/>
            <w:noWrap/>
            <w:tcMar>
              <w:top w:w="60" w:type="dxa"/>
              <w:bottom w:w="60" w:type="dxa"/>
            </w:tcMar>
            <w:vAlign w:val="bottom"/>
            <w:hideMark/>
          </w:tcPr>
          <w:p w14:paraId="319B7646"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BFBFBF" w:themeFill="background1" w:themeFillShade="BF"/>
            <w:noWrap/>
            <w:tcMar>
              <w:top w:w="60" w:type="dxa"/>
              <w:bottom w:w="60" w:type="dxa"/>
            </w:tcMar>
            <w:vAlign w:val="bottom"/>
            <w:hideMark/>
          </w:tcPr>
          <w:p w14:paraId="34153A24"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BFBFBF" w:themeFill="background1" w:themeFillShade="BF"/>
            <w:noWrap/>
            <w:tcMar>
              <w:top w:w="60" w:type="dxa"/>
              <w:bottom w:w="60" w:type="dxa"/>
            </w:tcMar>
            <w:vAlign w:val="bottom"/>
            <w:hideMark/>
          </w:tcPr>
          <w:p w14:paraId="2D644155"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BFBFBF" w:themeFill="background1" w:themeFillShade="BF"/>
            <w:noWrap/>
            <w:tcMar>
              <w:top w:w="60" w:type="dxa"/>
              <w:bottom w:w="60" w:type="dxa"/>
            </w:tcMar>
            <w:vAlign w:val="bottom"/>
            <w:hideMark/>
          </w:tcPr>
          <w:p w14:paraId="7A2B33F1"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BFBFBF" w:themeFill="background1" w:themeFillShade="BF"/>
            <w:noWrap/>
            <w:tcMar>
              <w:top w:w="60" w:type="dxa"/>
              <w:bottom w:w="60" w:type="dxa"/>
            </w:tcMar>
            <w:vAlign w:val="bottom"/>
            <w:hideMark/>
          </w:tcPr>
          <w:p w14:paraId="66748B20" w14:textId="77777777" w:rsidR="00291FD3" w:rsidRPr="00C90A1A" w:rsidRDefault="00291FD3" w:rsidP="00CD3E65">
            <w:pPr>
              <w:rPr>
                <w:rFonts w:ascii="Arial" w:hAnsi="Arial" w:cs="Arial"/>
                <w:color w:val="000000"/>
                <w:sz w:val="20"/>
                <w:szCs w:val="20"/>
              </w:rPr>
            </w:pPr>
          </w:p>
        </w:tc>
      </w:tr>
      <w:tr w:rsidR="00291FD3" w:rsidRPr="00C90A1A" w14:paraId="1BF16D76" w14:textId="77777777" w:rsidTr="00291FD3">
        <w:trPr>
          <w:jc w:val="center"/>
        </w:trPr>
        <w:tc>
          <w:tcPr>
            <w:tcW w:w="459" w:type="dxa"/>
            <w:tcBorders>
              <w:top w:val="nil"/>
              <w:left w:val="nil"/>
              <w:bottom w:val="nil"/>
              <w:right w:val="nil"/>
            </w:tcBorders>
            <w:shd w:val="clear" w:color="auto" w:fill="auto"/>
            <w:noWrap/>
            <w:tcMar>
              <w:top w:w="60" w:type="dxa"/>
              <w:bottom w:w="60" w:type="dxa"/>
            </w:tcMar>
            <w:vAlign w:val="bottom"/>
            <w:hideMark/>
          </w:tcPr>
          <w:p w14:paraId="43FCCEAC" w14:textId="77777777" w:rsidR="00291FD3" w:rsidRPr="00C90A1A" w:rsidRDefault="00291FD3" w:rsidP="00CD3E65">
            <w:pPr>
              <w:rPr>
                <w:rFonts w:ascii="Arial" w:hAnsi="Arial" w:cs="Arial"/>
                <w:color w:val="000000"/>
                <w:sz w:val="20"/>
                <w:szCs w:val="20"/>
              </w:rPr>
            </w:pPr>
          </w:p>
        </w:tc>
        <w:tc>
          <w:tcPr>
            <w:tcW w:w="550" w:type="dxa"/>
            <w:tcBorders>
              <w:top w:val="nil"/>
              <w:left w:val="nil"/>
              <w:bottom w:val="nil"/>
              <w:right w:val="nil"/>
            </w:tcBorders>
            <w:shd w:val="clear" w:color="auto" w:fill="auto"/>
            <w:noWrap/>
            <w:tcMar>
              <w:top w:w="60" w:type="dxa"/>
              <w:bottom w:w="60" w:type="dxa"/>
            </w:tcMar>
            <w:vAlign w:val="bottom"/>
            <w:hideMark/>
          </w:tcPr>
          <w:p w14:paraId="54917FEA"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auto"/>
            <w:noWrap/>
            <w:tcMar>
              <w:top w:w="60" w:type="dxa"/>
              <w:bottom w:w="60" w:type="dxa"/>
            </w:tcMar>
            <w:vAlign w:val="bottom"/>
            <w:hideMark/>
          </w:tcPr>
          <w:p w14:paraId="6CE50F45" w14:textId="77777777" w:rsidR="00291FD3" w:rsidRPr="00C90A1A" w:rsidRDefault="00291FD3" w:rsidP="00CD3E65">
            <w:pPr>
              <w:rPr>
                <w:rFonts w:ascii="Arial" w:hAnsi="Arial" w:cs="Arial"/>
                <w:color w:val="000000"/>
                <w:sz w:val="20"/>
                <w:szCs w:val="20"/>
              </w:rPr>
            </w:pPr>
            <w:r w:rsidRPr="00C90A1A">
              <w:rPr>
                <w:rFonts w:ascii="Arial" w:hAnsi="Arial" w:cs="Arial"/>
                <w:color w:val="000000"/>
                <w:sz w:val="20"/>
                <w:szCs w:val="20"/>
              </w:rPr>
              <w:t>1</w:t>
            </w:r>
          </w:p>
        </w:tc>
        <w:tc>
          <w:tcPr>
            <w:tcW w:w="980" w:type="dxa"/>
            <w:tcBorders>
              <w:top w:val="nil"/>
              <w:left w:val="nil"/>
              <w:bottom w:val="nil"/>
              <w:right w:val="nil"/>
            </w:tcBorders>
            <w:shd w:val="clear" w:color="auto" w:fill="auto"/>
            <w:noWrap/>
            <w:tcMar>
              <w:top w:w="60" w:type="dxa"/>
              <w:bottom w:w="60" w:type="dxa"/>
            </w:tcMar>
            <w:vAlign w:val="bottom"/>
            <w:hideMark/>
          </w:tcPr>
          <w:p w14:paraId="2A87AD0C" w14:textId="77777777" w:rsidR="00291FD3" w:rsidRPr="00C90A1A" w:rsidRDefault="00291FD3" w:rsidP="00CD3E65">
            <w:pPr>
              <w:rPr>
                <w:rFonts w:ascii="Arial" w:hAnsi="Arial" w:cs="Arial"/>
                <w:color w:val="000000"/>
                <w:sz w:val="20"/>
                <w:szCs w:val="20"/>
              </w:rPr>
            </w:pPr>
            <w:r w:rsidRPr="00C90A1A">
              <w:rPr>
                <w:rFonts w:ascii="Arial" w:hAnsi="Arial" w:cs="Arial"/>
                <w:color w:val="000000"/>
                <w:sz w:val="20"/>
                <w:szCs w:val="20"/>
              </w:rPr>
              <w:t>2</w:t>
            </w:r>
          </w:p>
        </w:tc>
        <w:tc>
          <w:tcPr>
            <w:tcW w:w="980" w:type="dxa"/>
            <w:tcBorders>
              <w:top w:val="nil"/>
              <w:left w:val="nil"/>
              <w:bottom w:val="nil"/>
              <w:right w:val="nil"/>
            </w:tcBorders>
            <w:shd w:val="clear" w:color="auto" w:fill="auto"/>
            <w:noWrap/>
            <w:tcMar>
              <w:top w:w="60" w:type="dxa"/>
              <w:bottom w:w="60" w:type="dxa"/>
            </w:tcMar>
            <w:vAlign w:val="bottom"/>
            <w:hideMark/>
          </w:tcPr>
          <w:p w14:paraId="32067D40" w14:textId="77777777" w:rsidR="00291FD3" w:rsidRPr="00C90A1A" w:rsidRDefault="00291FD3" w:rsidP="00CD3E65">
            <w:pPr>
              <w:rPr>
                <w:rFonts w:ascii="Arial" w:hAnsi="Arial" w:cs="Arial"/>
                <w:color w:val="000000"/>
                <w:sz w:val="20"/>
                <w:szCs w:val="20"/>
              </w:rPr>
            </w:pPr>
            <w:r w:rsidRPr="00C90A1A">
              <w:rPr>
                <w:rFonts w:ascii="Arial" w:hAnsi="Arial" w:cs="Arial"/>
                <w:color w:val="000000"/>
                <w:sz w:val="20"/>
                <w:szCs w:val="20"/>
              </w:rPr>
              <w:t>3</w:t>
            </w:r>
          </w:p>
        </w:tc>
        <w:tc>
          <w:tcPr>
            <w:tcW w:w="980" w:type="dxa"/>
            <w:tcBorders>
              <w:top w:val="nil"/>
              <w:left w:val="nil"/>
              <w:bottom w:val="nil"/>
              <w:right w:val="nil"/>
            </w:tcBorders>
            <w:shd w:val="clear" w:color="auto" w:fill="auto"/>
            <w:noWrap/>
            <w:tcMar>
              <w:top w:w="60" w:type="dxa"/>
              <w:bottom w:w="60" w:type="dxa"/>
            </w:tcMar>
            <w:vAlign w:val="bottom"/>
            <w:hideMark/>
          </w:tcPr>
          <w:p w14:paraId="3DFFDC90" w14:textId="77777777" w:rsidR="00291FD3" w:rsidRPr="00C90A1A" w:rsidRDefault="00291FD3" w:rsidP="00CD3E65">
            <w:pPr>
              <w:rPr>
                <w:rFonts w:ascii="Arial" w:hAnsi="Arial" w:cs="Arial"/>
                <w:color w:val="000000"/>
                <w:sz w:val="20"/>
                <w:szCs w:val="20"/>
              </w:rPr>
            </w:pPr>
            <w:r w:rsidRPr="00C90A1A">
              <w:rPr>
                <w:rFonts w:ascii="Arial" w:hAnsi="Arial" w:cs="Arial"/>
                <w:color w:val="000000"/>
                <w:sz w:val="20"/>
                <w:szCs w:val="20"/>
              </w:rPr>
              <w:t>4</w:t>
            </w:r>
          </w:p>
        </w:tc>
        <w:tc>
          <w:tcPr>
            <w:tcW w:w="980" w:type="dxa"/>
            <w:tcBorders>
              <w:top w:val="nil"/>
              <w:left w:val="nil"/>
              <w:bottom w:val="nil"/>
              <w:right w:val="nil"/>
            </w:tcBorders>
            <w:shd w:val="clear" w:color="auto" w:fill="auto"/>
            <w:noWrap/>
            <w:tcMar>
              <w:top w:w="60" w:type="dxa"/>
              <w:bottom w:w="60" w:type="dxa"/>
            </w:tcMar>
            <w:vAlign w:val="bottom"/>
            <w:hideMark/>
          </w:tcPr>
          <w:p w14:paraId="1BBD51C3" w14:textId="77777777" w:rsidR="00291FD3" w:rsidRPr="00C90A1A" w:rsidRDefault="00291FD3" w:rsidP="00CD3E65">
            <w:pPr>
              <w:rPr>
                <w:rFonts w:ascii="Arial" w:hAnsi="Arial" w:cs="Arial"/>
                <w:color w:val="000000"/>
                <w:sz w:val="20"/>
                <w:szCs w:val="20"/>
              </w:rPr>
            </w:pPr>
            <w:r w:rsidRPr="00C90A1A">
              <w:rPr>
                <w:rFonts w:ascii="Arial" w:hAnsi="Arial" w:cs="Arial"/>
                <w:color w:val="000000"/>
                <w:sz w:val="20"/>
                <w:szCs w:val="20"/>
              </w:rPr>
              <w:t>5</w:t>
            </w:r>
          </w:p>
        </w:tc>
        <w:tc>
          <w:tcPr>
            <w:tcW w:w="980" w:type="dxa"/>
            <w:tcBorders>
              <w:top w:val="nil"/>
              <w:left w:val="nil"/>
              <w:bottom w:val="nil"/>
              <w:right w:val="nil"/>
            </w:tcBorders>
            <w:shd w:val="clear" w:color="auto" w:fill="auto"/>
            <w:noWrap/>
            <w:tcMar>
              <w:top w:w="60" w:type="dxa"/>
              <w:bottom w:w="60" w:type="dxa"/>
            </w:tcMar>
            <w:vAlign w:val="bottom"/>
            <w:hideMark/>
          </w:tcPr>
          <w:p w14:paraId="48F66A53" w14:textId="77777777" w:rsidR="00291FD3" w:rsidRPr="00C90A1A" w:rsidRDefault="00291FD3" w:rsidP="00CD3E65">
            <w:pPr>
              <w:rPr>
                <w:rFonts w:ascii="Arial" w:hAnsi="Arial" w:cs="Arial"/>
                <w:color w:val="000000"/>
                <w:sz w:val="20"/>
                <w:szCs w:val="20"/>
              </w:rPr>
            </w:pPr>
            <w:r w:rsidRPr="00C90A1A">
              <w:rPr>
                <w:rFonts w:ascii="Arial" w:hAnsi="Arial" w:cs="Arial"/>
                <w:color w:val="000000"/>
                <w:sz w:val="20"/>
                <w:szCs w:val="20"/>
              </w:rPr>
              <w:t>6</w:t>
            </w:r>
          </w:p>
        </w:tc>
        <w:tc>
          <w:tcPr>
            <w:tcW w:w="980" w:type="dxa"/>
            <w:tcBorders>
              <w:top w:val="nil"/>
              <w:left w:val="nil"/>
              <w:bottom w:val="nil"/>
              <w:right w:val="nil"/>
            </w:tcBorders>
            <w:shd w:val="clear" w:color="auto" w:fill="auto"/>
            <w:noWrap/>
            <w:tcMar>
              <w:top w:w="60" w:type="dxa"/>
              <w:bottom w:w="60" w:type="dxa"/>
            </w:tcMar>
            <w:vAlign w:val="bottom"/>
            <w:hideMark/>
          </w:tcPr>
          <w:p w14:paraId="3059CCBE" w14:textId="77777777" w:rsidR="00291FD3" w:rsidRPr="00C90A1A" w:rsidRDefault="00291FD3" w:rsidP="00CD3E65">
            <w:pPr>
              <w:rPr>
                <w:rFonts w:ascii="Arial" w:hAnsi="Arial" w:cs="Arial"/>
                <w:color w:val="000000"/>
                <w:sz w:val="20"/>
                <w:szCs w:val="20"/>
              </w:rPr>
            </w:pPr>
            <w:r w:rsidRPr="00C90A1A">
              <w:rPr>
                <w:rFonts w:ascii="Arial" w:hAnsi="Arial" w:cs="Arial"/>
                <w:color w:val="000000"/>
                <w:sz w:val="20"/>
                <w:szCs w:val="20"/>
              </w:rPr>
              <w:t>7</w:t>
            </w:r>
          </w:p>
        </w:tc>
        <w:tc>
          <w:tcPr>
            <w:tcW w:w="980" w:type="dxa"/>
            <w:tcBorders>
              <w:top w:val="nil"/>
              <w:left w:val="nil"/>
              <w:bottom w:val="nil"/>
              <w:right w:val="nil"/>
            </w:tcBorders>
            <w:shd w:val="clear" w:color="auto" w:fill="auto"/>
            <w:noWrap/>
            <w:tcMar>
              <w:top w:w="60" w:type="dxa"/>
              <w:bottom w:w="60" w:type="dxa"/>
            </w:tcMar>
            <w:vAlign w:val="bottom"/>
            <w:hideMark/>
          </w:tcPr>
          <w:p w14:paraId="00105FA8" w14:textId="77777777" w:rsidR="00291FD3" w:rsidRPr="00C90A1A" w:rsidRDefault="00291FD3" w:rsidP="00CD3E65">
            <w:pPr>
              <w:rPr>
                <w:rFonts w:ascii="Arial" w:hAnsi="Arial" w:cs="Arial"/>
                <w:color w:val="000000"/>
                <w:sz w:val="20"/>
                <w:szCs w:val="20"/>
              </w:rPr>
            </w:pPr>
            <w:r w:rsidRPr="00C90A1A">
              <w:rPr>
                <w:rFonts w:ascii="Arial" w:hAnsi="Arial" w:cs="Arial"/>
                <w:color w:val="000000"/>
                <w:sz w:val="20"/>
                <w:szCs w:val="20"/>
              </w:rPr>
              <w:t>8</w:t>
            </w:r>
          </w:p>
        </w:tc>
        <w:tc>
          <w:tcPr>
            <w:tcW w:w="980" w:type="dxa"/>
            <w:tcBorders>
              <w:top w:val="nil"/>
              <w:left w:val="nil"/>
              <w:bottom w:val="nil"/>
              <w:right w:val="nil"/>
            </w:tcBorders>
            <w:shd w:val="clear" w:color="auto" w:fill="auto"/>
            <w:noWrap/>
            <w:tcMar>
              <w:top w:w="60" w:type="dxa"/>
              <w:bottom w:w="60" w:type="dxa"/>
            </w:tcMar>
            <w:vAlign w:val="bottom"/>
            <w:hideMark/>
          </w:tcPr>
          <w:p w14:paraId="0F326037" w14:textId="77777777" w:rsidR="00291FD3" w:rsidRPr="00C90A1A" w:rsidRDefault="00291FD3" w:rsidP="00CD3E65">
            <w:pPr>
              <w:rPr>
                <w:rFonts w:ascii="Arial" w:hAnsi="Arial" w:cs="Arial"/>
                <w:color w:val="000000"/>
                <w:sz w:val="20"/>
                <w:szCs w:val="20"/>
              </w:rPr>
            </w:pPr>
            <w:r w:rsidRPr="00C90A1A">
              <w:rPr>
                <w:rFonts w:ascii="Arial" w:hAnsi="Arial" w:cs="Arial"/>
                <w:color w:val="000000"/>
                <w:sz w:val="20"/>
                <w:szCs w:val="20"/>
              </w:rPr>
              <w:t>9</w:t>
            </w:r>
          </w:p>
        </w:tc>
        <w:tc>
          <w:tcPr>
            <w:tcW w:w="980" w:type="dxa"/>
            <w:tcBorders>
              <w:top w:val="single" w:sz="4" w:space="0" w:color="auto"/>
              <w:left w:val="nil"/>
              <w:bottom w:val="nil"/>
              <w:right w:val="nil"/>
            </w:tcBorders>
            <w:shd w:val="clear" w:color="auto" w:fill="auto"/>
            <w:noWrap/>
            <w:tcMar>
              <w:top w:w="60" w:type="dxa"/>
              <w:bottom w:w="60" w:type="dxa"/>
            </w:tcMar>
            <w:vAlign w:val="bottom"/>
            <w:hideMark/>
          </w:tcPr>
          <w:p w14:paraId="1AA1C998" w14:textId="77777777" w:rsidR="00291FD3" w:rsidRPr="00C90A1A" w:rsidRDefault="00291FD3" w:rsidP="00CD3E65">
            <w:pPr>
              <w:rPr>
                <w:rFonts w:ascii="Arial" w:hAnsi="Arial" w:cs="Arial"/>
                <w:color w:val="000000"/>
                <w:sz w:val="20"/>
                <w:szCs w:val="20"/>
              </w:rPr>
            </w:pPr>
            <w:r w:rsidRPr="00C90A1A">
              <w:rPr>
                <w:rFonts w:ascii="Arial" w:hAnsi="Arial" w:cs="Arial"/>
                <w:color w:val="000000"/>
                <w:sz w:val="20"/>
                <w:szCs w:val="20"/>
              </w:rPr>
              <w:t>10</w:t>
            </w:r>
          </w:p>
        </w:tc>
        <w:tc>
          <w:tcPr>
            <w:tcW w:w="980" w:type="dxa"/>
            <w:tcBorders>
              <w:top w:val="single" w:sz="4" w:space="0" w:color="auto"/>
              <w:left w:val="nil"/>
              <w:bottom w:val="nil"/>
              <w:right w:val="nil"/>
            </w:tcBorders>
            <w:shd w:val="clear" w:color="auto" w:fill="auto"/>
            <w:noWrap/>
            <w:tcMar>
              <w:top w:w="60" w:type="dxa"/>
              <w:bottom w:w="60" w:type="dxa"/>
            </w:tcMar>
            <w:vAlign w:val="bottom"/>
            <w:hideMark/>
          </w:tcPr>
          <w:p w14:paraId="4BBF8269" w14:textId="77777777" w:rsidR="00291FD3" w:rsidRPr="00C90A1A" w:rsidRDefault="00291FD3" w:rsidP="00CD3E65">
            <w:pPr>
              <w:rPr>
                <w:rFonts w:ascii="Arial" w:hAnsi="Arial" w:cs="Arial"/>
                <w:color w:val="000000"/>
                <w:sz w:val="20"/>
                <w:szCs w:val="20"/>
              </w:rPr>
            </w:pPr>
            <w:r w:rsidRPr="00C90A1A">
              <w:rPr>
                <w:rFonts w:ascii="Arial" w:hAnsi="Arial" w:cs="Arial"/>
                <w:color w:val="000000"/>
                <w:sz w:val="20"/>
                <w:szCs w:val="20"/>
              </w:rPr>
              <w:t>11</w:t>
            </w:r>
          </w:p>
        </w:tc>
        <w:tc>
          <w:tcPr>
            <w:tcW w:w="980" w:type="dxa"/>
            <w:tcBorders>
              <w:top w:val="single" w:sz="4" w:space="0" w:color="auto"/>
              <w:left w:val="nil"/>
              <w:bottom w:val="nil"/>
              <w:right w:val="nil"/>
            </w:tcBorders>
            <w:shd w:val="clear" w:color="auto" w:fill="auto"/>
            <w:noWrap/>
            <w:tcMar>
              <w:top w:w="60" w:type="dxa"/>
              <w:bottom w:w="60" w:type="dxa"/>
            </w:tcMar>
            <w:vAlign w:val="bottom"/>
            <w:hideMark/>
          </w:tcPr>
          <w:p w14:paraId="0CFAD4A7" w14:textId="77777777" w:rsidR="00291FD3" w:rsidRPr="00C90A1A" w:rsidRDefault="00291FD3" w:rsidP="00CD3E65">
            <w:pPr>
              <w:rPr>
                <w:rFonts w:ascii="Arial" w:hAnsi="Arial" w:cs="Arial"/>
                <w:color w:val="000000"/>
                <w:sz w:val="20"/>
                <w:szCs w:val="20"/>
              </w:rPr>
            </w:pPr>
            <w:r w:rsidRPr="00C90A1A">
              <w:rPr>
                <w:rFonts w:ascii="Arial" w:hAnsi="Arial" w:cs="Arial"/>
                <w:color w:val="000000"/>
                <w:sz w:val="20"/>
                <w:szCs w:val="20"/>
              </w:rPr>
              <w:t>12</w:t>
            </w:r>
          </w:p>
        </w:tc>
        <w:tc>
          <w:tcPr>
            <w:tcW w:w="980" w:type="dxa"/>
            <w:tcBorders>
              <w:top w:val="single" w:sz="4" w:space="0" w:color="auto"/>
              <w:left w:val="nil"/>
              <w:bottom w:val="nil"/>
              <w:right w:val="nil"/>
            </w:tcBorders>
            <w:shd w:val="clear" w:color="auto" w:fill="auto"/>
            <w:noWrap/>
            <w:tcMar>
              <w:top w:w="60" w:type="dxa"/>
              <w:bottom w:w="60" w:type="dxa"/>
            </w:tcMar>
            <w:vAlign w:val="bottom"/>
            <w:hideMark/>
          </w:tcPr>
          <w:p w14:paraId="0DBCB827" w14:textId="77777777" w:rsidR="00291FD3" w:rsidRPr="00C90A1A" w:rsidRDefault="00291FD3" w:rsidP="00CD3E65">
            <w:pPr>
              <w:rPr>
                <w:rFonts w:ascii="Arial" w:hAnsi="Arial" w:cs="Arial"/>
                <w:color w:val="000000"/>
                <w:sz w:val="20"/>
                <w:szCs w:val="20"/>
              </w:rPr>
            </w:pPr>
            <w:r w:rsidRPr="00C90A1A">
              <w:rPr>
                <w:rFonts w:ascii="Arial" w:hAnsi="Arial" w:cs="Arial"/>
                <w:color w:val="000000"/>
                <w:sz w:val="20"/>
                <w:szCs w:val="20"/>
              </w:rPr>
              <w:t>13</w:t>
            </w:r>
          </w:p>
        </w:tc>
      </w:tr>
      <w:tr w:rsidR="00291FD3" w:rsidRPr="00C90A1A" w14:paraId="4A751614" w14:textId="77777777" w:rsidTr="00291FD3">
        <w:trPr>
          <w:jc w:val="center"/>
        </w:trPr>
        <w:tc>
          <w:tcPr>
            <w:tcW w:w="459" w:type="dxa"/>
            <w:tcBorders>
              <w:top w:val="nil"/>
              <w:left w:val="nil"/>
              <w:bottom w:val="nil"/>
              <w:right w:val="nil"/>
            </w:tcBorders>
            <w:shd w:val="clear" w:color="auto" w:fill="auto"/>
            <w:noWrap/>
            <w:tcMar>
              <w:top w:w="60" w:type="dxa"/>
              <w:bottom w:w="60" w:type="dxa"/>
            </w:tcMar>
            <w:vAlign w:val="bottom"/>
            <w:hideMark/>
          </w:tcPr>
          <w:p w14:paraId="180111AD" w14:textId="77777777" w:rsidR="00291FD3" w:rsidRPr="00C90A1A" w:rsidRDefault="00291FD3" w:rsidP="00CD3E65">
            <w:pPr>
              <w:rPr>
                <w:rFonts w:ascii="Arial" w:hAnsi="Arial" w:cs="Arial"/>
                <w:color w:val="000000"/>
                <w:sz w:val="20"/>
                <w:szCs w:val="20"/>
              </w:rPr>
            </w:pPr>
          </w:p>
        </w:tc>
        <w:tc>
          <w:tcPr>
            <w:tcW w:w="550" w:type="dxa"/>
            <w:tcBorders>
              <w:top w:val="nil"/>
              <w:left w:val="nil"/>
              <w:bottom w:val="nil"/>
              <w:right w:val="nil"/>
            </w:tcBorders>
            <w:shd w:val="clear" w:color="auto" w:fill="auto"/>
            <w:noWrap/>
            <w:tcMar>
              <w:top w:w="60" w:type="dxa"/>
              <w:bottom w:w="60" w:type="dxa"/>
            </w:tcMar>
            <w:vAlign w:val="bottom"/>
            <w:hideMark/>
          </w:tcPr>
          <w:p w14:paraId="7C0FCA19" w14:textId="77777777" w:rsidR="00291FD3" w:rsidRPr="00C90A1A" w:rsidRDefault="00291FD3" w:rsidP="00CD3E65">
            <w:pPr>
              <w:rPr>
                <w:rFonts w:ascii="Arial" w:hAnsi="Arial" w:cs="Arial"/>
                <w:color w:val="000000"/>
                <w:sz w:val="20"/>
                <w:szCs w:val="20"/>
              </w:rPr>
            </w:pPr>
          </w:p>
        </w:tc>
        <w:tc>
          <w:tcPr>
            <w:tcW w:w="8820" w:type="dxa"/>
            <w:gridSpan w:val="9"/>
            <w:tcBorders>
              <w:top w:val="nil"/>
              <w:left w:val="nil"/>
              <w:bottom w:val="nil"/>
              <w:right w:val="nil"/>
            </w:tcBorders>
            <w:shd w:val="clear" w:color="auto" w:fill="auto"/>
            <w:noWrap/>
            <w:tcMar>
              <w:top w:w="60" w:type="dxa"/>
              <w:bottom w:w="60" w:type="dxa"/>
            </w:tcMar>
            <w:vAlign w:val="bottom"/>
            <w:hideMark/>
          </w:tcPr>
          <w:p w14:paraId="04C92064" w14:textId="2C33AB7F" w:rsidR="00291FD3" w:rsidRPr="00C90A1A" w:rsidRDefault="00C90A1A" w:rsidP="00CD3E65">
            <w:pPr>
              <w:jc w:val="center"/>
              <w:rPr>
                <w:rFonts w:ascii="Arial" w:hAnsi="Arial" w:cs="Arial"/>
                <w:b/>
                <w:color w:val="000000"/>
                <w:sz w:val="20"/>
                <w:szCs w:val="20"/>
              </w:rPr>
            </w:pPr>
            <w:r w:rsidRPr="00C90A1A">
              <w:rPr>
                <w:rFonts w:ascii="Arial" w:hAnsi="Arial" w:cs="Arial"/>
                <w:b/>
                <w:color w:val="000000"/>
                <w:sz w:val="20"/>
                <w:szCs w:val="20"/>
              </w:rPr>
              <w:t>S</w:t>
            </w:r>
            <w:r w:rsidR="00291FD3" w:rsidRPr="00C90A1A">
              <w:rPr>
                <w:rFonts w:ascii="Arial" w:hAnsi="Arial" w:cs="Arial"/>
                <w:b/>
                <w:color w:val="000000"/>
                <w:sz w:val="20"/>
                <w:szCs w:val="20"/>
              </w:rPr>
              <w:t>ample week</w:t>
            </w:r>
          </w:p>
        </w:tc>
        <w:tc>
          <w:tcPr>
            <w:tcW w:w="980" w:type="dxa"/>
            <w:tcBorders>
              <w:top w:val="nil"/>
              <w:left w:val="nil"/>
              <w:bottom w:val="nil"/>
              <w:right w:val="nil"/>
            </w:tcBorders>
            <w:shd w:val="clear" w:color="auto" w:fill="auto"/>
            <w:noWrap/>
            <w:tcMar>
              <w:top w:w="60" w:type="dxa"/>
              <w:bottom w:w="60" w:type="dxa"/>
            </w:tcMar>
            <w:vAlign w:val="bottom"/>
            <w:hideMark/>
          </w:tcPr>
          <w:p w14:paraId="32EC40D2"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auto"/>
            <w:noWrap/>
            <w:tcMar>
              <w:top w:w="60" w:type="dxa"/>
              <w:bottom w:w="60" w:type="dxa"/>
            </w:tcMar>
            <w:vAlign w:val="bottom"/>
            <w:hideMark/>
          </w:tcPr>
          <w:p w14:paraId="2C7F7D60"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auto"/>
            <w:noWrap/>
            <w:tcMar>
              <w:top w:w="60" w:type="dxa"/>
              <w:bottom w:w="60" w:type="dxa"/>
            </w:tcMar>
            <w:vAlign w:val="bottom"/>
            <w:hideMark/>
          </w:tcPr>
          <w:p w14:paraId="31F9917C" w14:textId="77777777" w:rsidR="00291FD3" w:rsidRPr="00C90A1A" w:rsidRDefault="00291FD3" w:rsidP="00CD3E65">
            <w:pPr>
              <w:rPr>
                <w:rFonts w:ascii="Arial" w:hAnsi="Arial" w:cs="Arial"/>
                <w:color w:val="000000"/>
                <w:sz w:val="20"/>
                <w:szCs w:val="20"/>
              </w:rPr>
            </w:pPr>
          </w:p>
        </w:tc>
        <w:tc>
          <w:tcPr>
            <w:tcW w:w="980" w:type="dxa"/>
            <w:tcBorders>
              <w:top w:val="nil"/>
              <w:left w:val="nil"/>
              <w:bottom w:val="nil"/>
              <w:right w:val="nil"/>
            </w:tcBorders>
            <w:shd w:val="clear" w:color="auto" w:fill="auto"/>
            <w:noWrap/>
            <w:tcMar>
              <w:top w:w="60" w:type="dxa"/>
              <w:bottom w:w="60" w:type="dxa"/>
            </w:tcMar>
            <w:vAlign w:val="bottom"/>
            <w:hideMark/>
          </w:tcPr>
          <w:p w14:paraId="4E4F1212" w14:textId="77777777" w:rsidR="00291FD3" w:rsidRPr="00C90A1A" w:rsidRDefault="00291FD3" w:rsidP="00CD3E65">
            <w:pPr>
              <w:keepNext/>
              <w:rPr>
                <w:rFonts w:ascii="Arial" w:hAnsi="Arial" w:cs="Arial"/>
                <w:color w:val="000000"/>
                <w:sz w:val="20"/>
                <w:szCs w:val="20"/>
              </w:rPr>
            </w:pPr>
          </w:p>
        </w:tc>
      </w:tr>
    </w:tbl>
    <w:p w14:paraId="370559FF" w14:textId="77777777" w:rsidR="000E4F65" w:rsidRDefault="000E4F65" w:rsidP="000E4F65">
      <w:pPr>
        <w:pStyle w:val="Caption"/>
      </w:pPr>
      <w:bookmarkStart w:id="387" w:name="_Ref447056805"/>
      <w:bookmarkStart w:id="388" w:name="_Toc453440229"/>
      <w:r>
        <w:br/>
      </w:r>
      <w:bookmarkStart w:id="389" w:name="_Toc456271076"/>
      <w:r>
        <w:t xml:space="preserve">Figure </w:t>
      </w:r>
      <w:r>
        <w:rPr>
          <w:noProof/>
        </w:rPr>
        <w:t>23</w:t>
      </w:r>
      <w:bookmarkEnd w:id="387"/>
      <w:r>
        <w:t>.—Weekly contacts (X) and non-contacts (gray boxes) for all 14 acoustic-tagged bonytail during the April – July 2015 telemetry study, Regional Park Moabi, California.</w:t>
      </w:r>
      <w:bookmarkEnd w:id="389"/>
    </w:p>
    <w:p w14:paraId="0871FDA3" w14:textId="432B77AC" w:rsidR="00291FD3" w:rsidRPr="000E4F65" w:rsidRDefault="000E4F65" w:rsidP="000E4F65">
      <w:pPr>
        <w:rPr>
          <w:rFonts w:ascii="Arial" w:hAnsi="Arial" w:cs="Arial"/>
          <w:sz w:val="20"/>
          <w:szCs w:val="20"/>
        </w:rPr>
      </w:pPr>
      <w:r w:rsidRPr="000E4F65">
        <w:rPr>
          <w:rFonts w:ascii="Arial" w:hAnsi="Arial" w:cs="Arial"/>
          <w:sz w:val="20"/>
          <w:szCs w:val="20"/>
        </w:rPr>
        <w:t>(</w:t>
      </w:r>
      <w:r w:rsidR="00035A4B" w:rsidRPr="00035A4B">
        <w:rPr>
          <w:rFonts w:ascii="Arial" w:hAnsi="Arial" w:cs="Arial"/>
          <w:i/>
          <w:sz w:val="20"/>
          <w:szCs w:val="20"/>
        </w:rPr>
        <w:t>Note</w:t>
      </w:r>
      <w:r w:rsidR="00035A4B">
        <w:rPr>
          <w:rFonts w:ascii="Arial" w:hAnsi="Arial" w:cs="Arial"/>
          <w:sz w:val="20"/>
          <w:szCs w:val="20"/>
        </w:rPr>
        <w:t xml:space="preserve">:  </w:t>
      </w:r>
      <w:r w:rsidRPr="000E4F65">
        <w:rPr>
          <w:rFonts w:ascii="Arial" w:hAnsi="Arial" w:cs="Arial"/>
          <w:sz w:val="20"/>
          <w:szCs w:val="20"/>
        </w:rPr>
        <w:t>*</w:t>
      </w:r>
      <w:r w:rsidR="00035A4B">
        <w:rPr>
          <w:rFonts w:ascii="Arial" w:hAnsi="Arial" w:cs="Arial"/>
          <w:sz w:val="20"/>
          <w:szCs w:val="20"/>
        </w:rPr>
        <w:t xml:space="preserve"> d</w:t>
      </w:r>
      <w:r w:rsidRPr="000E4F65">
        <w:rPr>
          <w:rFonts w:ascii="Arial" w:hAnsi="Arial" w:cs="Arial"/>
          <w:sz w:val="20"/>
          <w:szCs w:val="20"/>
        </w:rPr>
        <w:t>enotes a mortality.)</w:t>
      </w:r>
      <w:bookmarkEnd w:id="388"/>
    </w:p>
    <w:p w14:paraId="72B33E3D" w14:textId="77777777" w:rsidR="00291FD3" w:rsidRDefault="00291FD3" w:rsidP="00291FD3"/>
    <w:p w14:paraId="616797C7" w14:textId="77777777" w:rsidR="00291FD3" w:rsidRPr="00291FD3" w:rsidRDefault="00291FD3" w:rsidP="00291FD3">
      <w:pPr>
        <w:sectPr w:rsidR="00291FD3" w:rsidRPr="00291FD3" w:rsidSect="00291FD3">
          <w:headerReference w:type="first" r:id="rId75"/>
          <w:footerReference w:type="first" r:id="rId76"/>
          <w:pgSz w:w="15840" w:h="12240" w:orient="landscape" w:code="1"/>
          <w:pgMar w:top="1440" w:right="1440" w:bottom="1440" w:left="1440" w:header="720" w:footer="720" w:gutter="0"/>
          <w:cols w:space="720"/>
          <w:titlePg/>
          <w:docGrid w:linePitch="360"/>
        </w:sectPr>
      </w:pPr>
    </w:p>
    <w:p w14:paraId="491E0649" w14:textId="511F5399" w:rsidR="000E4F65" w:rsidRDefault="000E4F65" w:rsidP="000E4F65">
      <w:pPr>
        <w:pStyle w:val="Caption"/>
      </w:pPr>
      <w:bookmarkStart w:id="390" w:name="_Ref447056870"/>
      <w:bookmarkStart w:id="391" w:name="_Toc453440230"/>
      <w:bookmarkStart w:id="392" w:name="_Toc456271077"/>
      <w:r>
        <w:lastRenderedPageBreak/>
        <w:t xml:space="preserve">Figure </w:t>
      </w:r>
      <w:r>
        <w:rPr>
          <w:noProof/>
        </w:rPr>
        <w:t>24</w:t>
      </w:r>
      <w:bookmarkEnd w:id="390"/>
      <w:r>
        <w:t>.—Inhabitance represented by percent of days tracked by active and passive data of acoustic-tagged bonytail during the April – July 2015 telemetry study, Regional Park Moabi, California.</w:t>
      </w:r>
      <w:bookmarkEnd w:id="391"/>
      <w:bookmarkEnd w:id="392"/>
    </w:p>
    <w:p w14:paraId="6AFDD246" w14:textId="07AA73E0" w:rsidR="000E4F65" w:rsidRPr="000E4F65" w:rsidRDefault="000E4F65" w:rsidP="000E4F65"/>
    <w:p w14:paraId="2678BB46" w14:textId="312BFDC4" w:rsidR="000E4F65" w:rsidRPr="000E4F65" w:rsidRDefault="000E4F65" w:rsidP="000E4F65">
      <w:r>
        <w:rPr>
          <w:noProof/>
        </w:rPr>
        <w:drawing>
          <wp:anchor distT="0" distB="0" distL="114300" distR="114300" simplePos="0" relativeHeight="251774976" behindDoc="0" locked="0" layoutInCell="0" allowOverlap="0" wp14:anchorId="33B46B65" wp14:editId="7833682C">
            <wp:simplePos x="0" y="0"/>
            <wp:positionH relativeFrom="margin">
              <wp:posOffset>0</wp:posOffset>
            </wp:positionH>
            <wp:positionV relativeFrom="margin">
              <wp:posOffset>2540</wp:posOffset>
            </wp:positionV>
            <wp:extent cx="5029200" cy="2171700"/>
            <wp:effectExtent l="0" t="0" r="0" b="0"/>
            <wp:wrapTopAndBottom/>
            <wp:docPr id="371" name="Picture 371" descr="C:\Users\khumphrey\Google Drive\Marsh &amp; Associates\Lake Havasu\2013-2015\Reports\Final Report\figures havasu report 2015\inhabitance moab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humphrey\Google Drive\Marsh &amp; Associates\Lake Havasu\2013-2015\Reports\Final Report\figures havasu report 2015\inhabitance moabi.jpg"/>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029200" cy="2171700"/>
                    </a:xfrm>
                    <a:prstGeom prst="rect">
                      <a:avLst/>
                    </a:prstGeom>
                    <a:noFill/>
                    <a:ln>
                      <a:noFill/>
                    </a:ln>
                  </pic:spPr>
                </pic:pic>
              </a:graphicData>
            </a:graphic>
          </wp:anchor>
        </w:drawing>
      </w:r>
    </w:p>
    <w:p w14:paraId="6423C080" w14:textId="2BD0E871" w:rsidR="00A757C6" w:rsidRPr="00FB5293" w:rsidRDefault="00A757C6" w:rsidP="001B318F">
      <w:pPr>
        <w:pStyle w:val="Heading4"/>
      </w:pPr>
      <w:r w:rsidRPr="00FB5293">
        <w:t>Habitat Assessment</w:t>
      </w:r>
    </w:p>
    <w:p w14:paraId="4A9CD214" w14:textId="77777777" w:rsidR="00A757C6" w:rsidRDefault="00A757C6" w:rsidP="001B318F"/>
    <w:p w14:paraId="7D343276" w14:textId="629CA4A2" w:rsidR="00A757C6" w:rsidRPr="00D129AE" w:rsidRDefault="001375A6" w:rsidP="001B318F">
      <w:r>
        <w:t>The m</w:t>
      </w:r>
      <w:r w:rsidR="00A757C6" w:rsidRPr="008F54E0">
        <w:t xml:space="preserve">ean surface water temperature was </w:t>
      </w:r>
      <w:r w:rsidR="00A757C6">
        <w:t>19.9</w:t>
      </w:r>
      <w:r w:rsidR="0013570E">
        <w:t>0</w:t>
      </w:r>
      <w:r>
        <w:t xml:space="preserve"> </w:t>
      </w:r>
      <w:r w:rsidR="00A757C6" w:rsidRPr="008F54E0">
        <w:t xml:space="preserve">°C (range </w:t>
      </w:r>
      <w:r>
        <w:t xml:space="preserve">= </w:t>
      </w:r>
      <w:r w:rsidR="00A757C6" w:rsidRPr="008F54E0">
        <w:t>15.3</w:t>
      </w:r>
      <w:r w:rsidR="0013570E">
        <w:t>0</w:t>
      </w:r>
      <w:r w:rsidR="00A757C6" w:rsidRPr="008F54E0">
        <w:t>–23.8</w:t>
      </w:r>
      <w:r w:rsidR="0013570E">
        <w:t>0</w:t>
      </w:r>
      <w:r>
        <w:t xml:space="preserve"> </w:t>
      </w:r>
      <w:r w:rsidR="00A757C6" w:rsidRPr="008F54E0">
        <w:t xml:space="preserve">°C), </w:t>
      </w:r>
      <w:r>
        <w:t xml:space="preserve">the </w:t>
      </w:r>
      <w:r w:rsidR="00A757C6" w:rsidRPr="008F54E0">
        <w:t>depth was 2.6</w:t>
      </w:r>
      <w:r w:rsidR="00A757C6">
        <w:t>3</w:t>
      </w:r>
      <w:r w:rsidR="00A757C6" w:rsidRPr="008F54E0">
        <w:t xml:space="preserve"> m (range </w:t>
      </w:r>
      <w:r>
        <w:t xml:space="preserve">= </w:t>
      </w:r>
      <w:r w:rsidR="00A757C6" w:rsidRPr="008F54E0">
        <w:t>0</w:t>
      </w:r>
      <w:r w:rsidR="00A757C6" w:rsidRPr="00C1369B">
        <w:t xml:space="preserve">.80–4.20 m), </w:t>
      </w:r>
      <w:r>
        <w:t xml:space="preserve">the </w:t>
      </w:r>
      <w:r w:rsidR="00A757C6" w:rsidRPr="00C1369B">
        <w:t xml:space="preserve">turbidity was 2.78 NTU (range </w:t>
      </w:r>
      <w:r>
        <w:t xml:space="preserve">= </w:t>
      </w:r>
      <w:commentRangeStart w:id="393"/>
      <w:r w:rsidR="00A757C6" w:rsidRPr="00C1369B">
        <w:t>0.</w:t>
      </w:r>
      <w:del w:id="394" w:author="Lantow, Jeffrey C" w:date="2016-08-08T13:29:00Z">
        <w:r w:rsidR="00A757C6" w:rsidRPr="00C1369B" w:rsidDel="00C0110F">
          <w:delText>28</w:delText>
        </w:r>
        <w:commentRangeEnd w:id="393"/>
        <w:r w:rsidR="0013570E" w:rsidDel="00C0110F">
          <w:rPr>
            <w:rStyle w:val="CommentReference"/>
          </w:rPr>
          <w:commentReference w:id="393"/>
        </w:r>
      </w:del>
      <w:ins w:id="395" w:author="Lantow, Jeffrey C" w:date="2016-08-08T13:29:00Z">
        <w:r w:rsidR="00C0110F">
          <w:t>16</w:t>
        </w:r>
      </w:ins>
      <w:r w:rsidR="00A757C6" w:rsidRPr="00C1369B">
        <w:t xml:space="preserve">–5.81 NTU), and </w:t>
      </w:r>
      <w:r>
        <w:t xml:space="preserve">the </w:t>
      </w:r>
      <w:r w:rsidR="00A757C6" w:rsidRPr="00C1369B">
        <w:t>distance to shore was 16.</w:t>
      </w:r>
      <w:r w:rsidR="0013570E">
        <w:t>18</w:t>
      </w:r>
      <w:r w:rsidR="00A757C6" w:rsidRPr="00C1369B">
        <w:t xml:space="preserve"> m (range </w:t>
      </w:r>
      <w:r>
        <w:t xml:space="preserve">= </w:t>
      </w:r>
      <w:r w:rsidR="00A757C6" w:rsidRPr="00C1369B">
        <w:t>1.00–60.0</w:t>
      </w:r>
      <w:r w:rsidR="0013570E">
        <w:t>0</w:t>
      </w:r>
      <w:r w:rsidR="00A757C6" w:rsidRPr="00C1369B">
        <w:t xml:space="preserve"> m) across all points of active triangulation (see </w:t>
      </w:r>
      <w:r w:rsidR="00AD275C" w:rsidRPr="00AD275C">
        <w:t>table</w:t>
      </w:r>
      <w:r w:rsidR="00A757C6">
        <w:t xml:space="preserve"> </w:t>
      </w:r>
      <w:r w:rsidR="00A757C6">
        <w:rPr>
          <w:noProof/>
        </w:rPr>
        <w:t>3</w:t>
      </w:r>
      <w:r w:rsidR="00A757C6" w:rsidRPr="00C1369B">
        <w:t>)</w:t>
      </w:r>
      <w:r w:rsidR="00A96E71">
        <w:t xml:space="preserve">.  </w:t>
      </w:r>
      <w:r w:rsidR="00A757C6" w:rsidRPr="00C1369B">
        <w:t xml:space="preserve">Active tracking contacts </w:t>
      </w:r>
      <w:del w:id="396" w:author="Brian Kesner" w:date="2016-08-15T16:28:00Z">
        <w:r w:rsidR="00A757C6" w:rsidRPr="00C1369B" w:rsidDel="0016632E">
          <w:delText xml:space="preserve">occurring </w:delText>
        </w:r>
      </w:del>
      <w:ins w:id="397" w:author="Brian Kesner" w:date="2016-08-15T16:28:00Z">
        <w:r w:rsidR="0016632E">
          <w:t>recorded</w:t>
        </w:r>
        <w:r w:rsidR="0016632E" w:rsidRPr="00C1369B">
          <w:t xml:space="preserve"> </w:t>
        </w:r>
      </w:ins>
      <w:r w:rsidR="00A757C6" w:rsidRPr="00C1369B">
        <w:t xml:space="preserve">in lower </w:t>
      </w:r>
      <w:ins w:id="398" w:author="Brian Kesner" w:date="2016-08-15T15:47:00Z">
        <w:r w:rsidR="00801D10">
          <w:t xml:space="preserve">Regional </w:t>
        </w:r>
      </w:ins>
      <w:r w:rsidR="00A757C6" w:rsidRPr="00C1369B">
        <w:t xml:space="preserve">Park Moabi, the upper inlet, and the bulrush channel </w:t>
      </w:r>
      <w:commentRangeStart w:id="399"/>
      <w:r w:rsidR="00A757C6" w:rsidRPr="00C1369B">
        <w:t>accounted for</w:t>
      </w:r>
      <w:commentRangeEnd w:id="399"/>
      <w:r w:rsidR="00CE43E9">
        <w:rPr>
          <w:rStyle w:val="CommentReference"/>
        </w:rPr>
        <w:commentReference w:id="399"/>
      </w:r>
      <w:r w:rsidR="00A757C6" w:rsidRPr="00C1369B">
        <w:t xml:space="preserve"> 50, 40.6, and 9.4%</w:t>
      </w:r>
      <w:ins w:id="400" w:author="Lantow, Jeffrey C" w:date="2016-08-08T13:38:00Z">
        <w:r w:rsidR="00C0110F">
          <w:t xml:space="preserve"> of the total </w:t>
        </w:r>
      </w:ins>
      <w:ins w:id="401" w:author="Brian Kesner" w:date="2016-08-15T16:28:00Z">
        <w:r w:rsidR="0016632E">
          <w:t xml:space="preserve">active </w:t>
        </w:r>
      </w:ins>
      <w:ins w:id="402" w:author="Lantow, Jeffrey C" w:date="2016-08-08T13:38:00Z">
        <w:r w:rsidR="00C0110F">
          <w:t>contacts</w:t>
        </w:r>
      </w:ins>
      <w:r w:rsidR="00A757C6" w:rsidRPr="00C1369B">
        <w:t>, respectively</w:t>
      </w:r>
      <w:r w:rsidR="00A96E71">
        <w:t xml:space="preserve">.  </w:t>
      </w:r>
      <w:r w:rsidR="00A757C6" w:rsidRPr="00C1369B">
        <w:t xml:space="preserve">Active contacts </w:t>
      </w:r>
      <w:del w:id="403" w:author="Brian Kesner" w:date="2016-08-15T16:29:00Z">
        <w:r w:rsidR="00A757C6" w:rsidRPr="00C1369B" w:rsidDel="0016632E">
          <w:delText xml:space="preserve">occurring </w:delText>
        </w:r>
      </w:del>
      <w:ins w:id="404" w:author="Brian Kesner" w:date="2016-08-15T16:29:00Z">
        <w:r w:rsidR="0016632E">
          <w:t>recorded</w:t>
        </w:r>
        <w:r w:rsidR="0016632E" w:rsidRPr="00C1369B">
          <w:t xml:space="preserve"> </w:t>
        </w:r>
      </w:ins>
      <w:r w:rsidR="00A757C6" w:rsidRPr="00C1369B">
        <w:t>in or near bulrush mesohabitats across all sites, including the upper and lower inlet,</w:t>
      </w:r>
      <w:r w:rsidR="00A757C6">
        <w:t xml:space="preserve"> </w:t>
      </w:r>
      <w:commentRangeStart w:id="405"/>
      <w:r w:rsidR="00A757C6">
        <w:t xml:space="preserve">accounted for </w:t>
      </w:r>
      <w:commentRangeEnd w:id="405"/>
      <w:r w:rsidR="00CE43E9">
        <w:rPr>
          <w:rStyle w:val="CommentReference"/>
        </w:rPr>
        <w:commentReference w:id="405"/>
      </w:r>
      <w:r w:rsidR="00A757C6">
        <w:t>22</w:t>
      </w:r>
      <w:r w:rsidR="00A757C6" w:rsidRPr="00C1369B">
        <w:t>%</w:t>
      </w:r>
      <w:ins w:id="406" w:author="Lantow, Jeffrey C" w:date="2016-08-08T13:37:00Z">
        <w:r w:rsidR="00C0110F">
          <w:t xml:space="preserve"> of the total </w:t>
        </w:r>
      </w:ins>
      <w:ins w:id="407" w:author="Brian Kesner" w:date="2016-08-15T16:29:00Z">
        <w:r w:rsidR="0016632E">
          <w:t xml:space="preserve">active </w:t>
        </w:r>
      </w:ins>
      <w:ins w:id="408" w:author="Lantow, Jeffrey C" w:date="2016-08-08T13:37:00Z">
        <w:r w:rsidR="00C0110F">
          <w:t>contacts</w:t>
        </w:r>
      </w:ins>
      <w:r w:rsidR="00A96E71">
        <w:t xml:space="preserve">.  </w:t>
      </w:r>
      <w:r w:rsidR="00A757C6" w:rsidRPr="00C1369B">
        <w:t>Fish 163 was visually observed stationary in bulrush (</w:t>
      </w:r>
      <w:r w:rsidR="00AD275C" w:rsidRPr="00AD275C">
        <w:t>figure</w:t>
      </w:r>
      <w:r w:rsidR="00A757C6">
        <w:t xml:space="preserve"> </w:t>
      </w:r>
      <w:r w:rsidR="00A757C6">
        <w:rPr>
          <w:noProof/>
        </w:rPr>
        <w:t>25</w:t>
      </w:r>
      <w:r w:rsidR="00A757C6" w:rsidRPr="00C1369B">
        <w:t>).</w:t>
      </w:r>
    </w:p>
    <w:p w14:paraId="5680D9F8" w14:textId="77777777" w:rsidR="00A757C6" w:rsidRPr="002362DD" w:rsidRDefault="00A757C6" w:rsidP="001B318F"/>
    <w:p w14:paraId="2836D7BC" w14:textId="50C4C65F" w:rsidR="00A757C6" w:rsidRDefault="00A757C6" w:rsidP="001B318F">
      <w:r w:rsidRPr="002A7144">
        <w:t xml:space="preserve">A recovered </w:t>
      </w:r>
      <w:r>
        <w:t>acoustic tag, assumed to be representative of all tags of increased detection power surgically implanted during this study, was used to measure detection radii of telemetry equipment through bulrush</w:t>
      </w:r>
      <w:r w:rsidR="00A96E71">
        <w:t xml:space="preserve">.  </w:t>
      </w:r>
      <w:r>
        <w:t>SUR and hydrophone signal detection was completely attenuated within 2 m of thick bulrush.</w:t>
      </w:r>
    </w:p>
    <w:p w14:paraId="3069642B" w14:textId="77777777" w:rsidR="00BD2273" w:rsidRDefault="00BD2273" w:rsidP="001B318F"/>
    <w:p w14:paraId="5AFF1C90" w14:textId="77777777" w:rsidR="00A757C6" w:rsidRDefault="00A757C6" w:rsidP="001B318F"/>
    <w:p w14:paraId="07F7B548" w14:textId="5634A2D5" w:rsidR="00A757C6" w:rsidRDefault="00A757C6" w:rsidP="001B318F">
      <w:pPr>
        <w:pStyle w:val="Heading2"/>
      </w:pPr>
      <w:bookmarkStart w:id="409" w:name="_Toc453440187"/>
      <w:bookmarkStart w:id="410" w:name="_Toc456938192"/>
      <w:r>
        <w:t>Laughlin Lagoon Telemetry</w:t>
      </w:r>
      <w:bookmarkEnd w:id="409"/>
      <w:bookmarkEnd w:id="410"/>
    </w:p>
    <w:p w14:paraId="19B61CEB" w14:textId="084A7B9B" w:rsidR="00A757C6" w:rsidRPr="007153B9" w:rsidRDefault="00A757C6" w:rsidP="00BD2273">
      <w:pPr>
        <w:pStyle w:val="Heading3-space"/>
      </w:pPr>
      <w:bookmarkStart w:id="411" w:name="_Toc453440188"/>
      <w:bookmarkStart w:id="412" w:name="_Toc456938193"/>
      <w:r>
        <w:t xml:space="preserve">Winter 2015 </w:t>
      </w:r>
      <w:r w:rsidR="00BD2273">
        <w:t>and</w:t>
      </w:r>
      <w:r>
        <w:t xml:space="preserve"> 2016</w:t>
      </w:r>
      <w:bookmarkEnd w:id="411"/>
      <w:bookmarkEnd w:id="412"/>
    </w:p>
    <w:p w14:paraId="6D6AD90D" w14:textId="0100A826" w:rsidR="00BD2273" w:rsidRDefault="00A757C6" w:rsidP="001B318F">
      <w:r w:rsidRPr="00785642">
        <w:t>Twenty-four fish were released into Laughlin Lagoon winter 2015–16</w:t>
      </w:r>
      <w:r w:rsidR="00CE43E9">
        <w:t>,</w:t>
      </w:r>
      <w:r w:rsidRPr="00785642">
        <w:t xml:space="preserve"> and over the course of the study, 30</w:t>
      </w:r>
      <w:r>
        <w:t>6,989</w:t>
      </w:r>
      <w:r w:rsidRPr="00785642">
        <w:t xml:space="preserve"> contacts were recorded by active and passive t</w:t>
      </w:r>
      <w:r>
        <w:t>racking</w:t>
      </w:r>
      <w:r w:rsidR="00A96E71">
        <w:t xml:space="preserve">.  </w:t>
      </w:r>
      <w:r>
        <w:t>Of those contacts, 432</w:t>
      </w:r>
      <w:r w:rsidRPr="00785642">
        <w:t xml:space="preserve"> </w:t>
      </w:r>
      <w:r w:rsidR="00CE43E9">
        <w:t xml:space="preserve">(.001%) </w:t>
      </w:r>
      <w:r w:rsidRPr="00785642">
        <w:t>were recorded by active tracking, and 30</w:t>
      </w:r>
      <w:r>
        <w:t>6,557</w:t>
      </w:r>
      <w:r w:rsidRPr="00785642">
        <w:t> (99.9%) were recorde</w:t>
      </w:r>
      <w:r>
        <w:t>d by passive tracking (</w:t>
      </w:r>
      <w:r w:rsidR="00AD275C" w:rsidRPr="00AD275C">
        <w:t>figure</w:t>
      </w:r>
      <w:r>
        <w:t xml:space="preserve"> </w:t>
      </w:r>
      <w:r>
        <w:rPr>
          <w:noProof/>
        </w:rPr>
        <w:t>26</w:t>
      </w:r>
      <w:r w:rsidRPr="00785642">
        <w:t>)</w:t>
      </w:r>
      <w:r w:rsidR="00A96E71">
        <w:t xml:space="preserve">.  </w:t>
      </w:r>
      <w:r w:rsidRPr="00785642">
        <w:t xml:space="preserve">Passive contacts between sunset and sunrise comprised 66% of </w:t>
      </w:r>
      <w:r w:rsidR="00035A4B">
        <w:t xml:space="preserve">the </w:t>
      </w:r>
      <w:r w:rsidRPr="00785642">
        <w:t>total passive contacts</w:t>
      </w:r>
      <w:r>
        <w:t xml:space="preserve"> (see </w:t>
      </w:r>
      <w:r w:rsidR="00AD275C" w:rsidRPr="00AD275C">
        <w:t>figure</w:t>
      </w:r>
      <w:r w:rsidR="00BD2273">
        <w:t> </w:t>
      </w:r>
      <w:r>
        <w:rPr>
          <w:noProof/>
        </w:rPr>
        <w:t>15</w:t>
      </w:r>
      <w:r>
        <w:t>)</w:t>
      </w:r>
      <w:r w:rsidR="00A96E71">
        <w:t xml:space="preserve">.  </w:t>
      </w:r>
      <w:r w:rsidRPr="00785642">
        <w:t>Contacts per week declined fol</w:t>
      </w:r>
      <w:r>
        <w:t>lowing the first week (</w:t>
      </w:r>
      <w:r w:rsidR="00AD275C" w:rsidRPr="00AD275C">
        <w:t>figure</w:t>
      </w:r>
      <w:r>
        <w:t xml:space="preserve"> </w:t>
      </w:r>
      <w:r>
        <w:rPr>
          <w:noProof/>
        </w:rPr>
        <w:t>27</w:t>
      </w:r>
      <w:r w:rsidRPr="00785642">
        <w:t>)</w:t>
      </w:r>
      <w:r w:rsidR="00A96E71">
        <w:t xml:space="preserve">.  </w:t>
      </w:r>
      <w:r w:rsidRPr="00785642">
        <w:lastRenderedPageBreak/>
        <w:t>Study fish were tracked for a mean o</w:t>
      </w:r>
      <w:r>
        <w:t xml:space="preserve">f 58 days (range </w:t>
      </w:r>
      <w:r w:rsidR="001375A6">
        <w:t xml:space="preserve">= </w:t>
      </w:r>
      <w:r>
        <w:t>20–8</w:t>
      </w:r>
      <w:r w:rsidRPr="00785642">
        <w:t>2</w:t>
      </w:r>
      <w:r>
        <w:t> days</w:t>
      </w:r>
      <w:r w:rsidR="001375A6">
        <w:t>;</w:t>
      </w:r>
      <w:r>
        <w:t xml:space="preserve"> </w:t>
      </w:r>
      <w:r w:rsidR="00AD275C" w:rsidRPr="00AD275C">
        <w:t>table</w:t>
      </w:r>
      <w:r>
        <w:t xml:space="preserve"> </w:t>
      </w:r>
      <w:r>
        <w:rPr>
          <w:noProof/>
        </w:rPr>
        <w:t>5</w:t>
      </w:r>
      <w:r w:rsidRPr="00785642">
        <w:t>)</w:t>
      </w:r>
      <w:r w:rsidR="00A96E71">
        <w:t xml:space="preserve">.  </w:t>
      </w:r>
      <w:r w:rsidR="001375A6">
        <w:t>The m</w:t>
      </w:r>
      <w:r w:rsidRPr="00785642">
        <w:t xml:space="preserve">ean number of </w:t>
      </w:r>
      <w:r>
        <w:t xml:space="preserve">active </w:t>
      </w:r>
      <w:r w:rsidRPr="00785642">
        <w:t>contacts per tag</w:t>
      </w:r>
      <w:r>
        <w:t xml:space="preserve"> was 16</w:t>
      </w:r>
      <w:r w:rsidRPr="00785642">
        <w:t xml:space="preserve"> (range </w:t>
      </w:r>
      <w:r w:rsidR="001375A6">
        <w:t xml:space="preserve">= </w:t>
      </w:r>
      <w:r w:rsidRPr="00785642">
        <w:t>8–28</w:t>
      </w:r>
      <w:r w:rsidR="001375A6">
        <w:t>;</w:t>
      </w:r>
      <w:r w:rsidRPr="00785642">
        <w:t xml:space="preserve"> median </w:t>
      </w:r>
      <w:r w:rsidR="001375A6">
        <w:t xml:space="preserve">= </w:t>
      </w:r>
      <w:r w:rsidRPr="00785642">
        <w:t>17.5)</w:t>
      </w:r>
    </w:p>
    <w:p w14:paraId="6E11E93F" w14:textId="5663F66C" w:rsidR="00BD2273" w:rsidRDefault="00BD2273" w:rsidP="00BD2273">
      <w:pPr>
        <w:pStyle w:val="Caption"/>
        <w:spacing w:before="100"/>
      </w:pPr>
      <w:bookmarkStart w:id="413" w:name="_Ref447056896"/>
      <w:bookmarkStart w:id="414" w:name="_Toc453440231"/>
      <w:bookmarkStart w:id="415" w:name="_Toc456271078"/>
      <w:r>
        <w:t xml:space="preserve">Figure </w:t>
      </w:r>
      <w:r>
        <w:rPr>
          <w:noProof/>
        </w:rPr>
        <w:t>25</w:t>
      </w:r>
      <w:bookmarkEnd w:id="413"/>
      <w:r>
        <w:t xml:space="preserve">.—Fish </w:t>
      </w:r>
      <w:r w:rsidR="0013570E">
        <w:t>visually observed in bulrush (A–</w:t>
      </w:r>
      <w:r>
        <w:t xml:space="preserve">D) and </w:t>
      </w:r>
      <w:r w:rsidR="0013570E">
        <w:t xml:space="preserve">the </w:t>
      </w:r>
      <w:r>
        <w:t>location of fish visually observed (E) during the December 2015 – March 2016 telemetry study, Laughlin Lagoon, Nevada</w:t>
      </w:r>
      <w:r w:rsidR="0013570E">
        <w:t>,</w:t>
      </w:r>
      <w:r>
        <w:t xml:space="preserve"> and </w:t>
      </w:r>
      <w:r w:rsidR="0013570E">
        <w:t xml:space="preserve">the </w:t>
      </w:r>
      <w:r>
        <w:t>April – July 2015 telemetry study, Regional Park Moabi, California (F).</w:t>
      </w:r>
      <w:bookmarkEnd w:id="414"/>
      <w:bookmarkEnd w:id="415"/>
    </w:p>
    <w:p w14:paraId="394732E0" w14:textId="77777777" w:rsidR="00BD2273" w:rsidRDefault="00BD2273"/>
    <w:p w14:paraId="7B7787CC" w14:textId="71DFC27B" w:rsidR="00BD2273" w:rsidRDefault="00BD2273">
      <w:r>
        <w:rPr>
          <w:noProof/>
        </w:rPr>
        <w:drawing>
          <wp:anchor distT="0" distB="0" distL="114300" distR="114300" simplePos="0" relativeHeight="251776000" behindDoc="0" locked="0" layoutInCell="0" allowOverlap="0" wp14:anchorId="0539F391" wp14:editId="19916508">
            <wp:simplePos x="0" y="0"/>
            <wp:positionH relativeFrom="margin">
              <wp:posOffset>0</wp:posOffset>
            </wp:positionH>
            <wp:positionV relativeFrom="margin">
              <wp:posOffset>2540</wp:posOffset>
            </wp:positionV>
            <wp:extent cx="5029200" cy="3566160"/>
            <wp:effectExtent l="0" t="0" r="0" b="0"/>
            <wp:wrapTopAndBottom/>
            <wp:docPr id="372" name="Picture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 obs.jpg"/>
                    <pic:cNvPicPr/>
                  </pic:nvPicPr>
                  <pic:blipFill>
                    <a:blip r:embed="rId78">
                      <a:extLst>
                        <a:ext uri="{28A0092B-C50C-407E-A947-70E740481C1C}">
                          <a14:useLocalDpi xmlns:a14="http://schemas.microsoft.com/office/drawing/2010/main" val="0"/>
                        </a:ext>
                      </a:extLst>
                    </a:blip>
                    <a:stretch>
                      <a:fillRect/>
                    </a:stretch>
                  </pic:blipFill>
                  <pic:spPr>
                    <a:xfrm>
                      <a:off x="0" y="0"/>
                      <a:ext cx="5029200" cy="3566160"/>
                    </a:xfrm>
                    <a:prstGeom prst="rect">
                      <a:avLst/>
                    </a:prstGeom>
                  </pic:spPr>
                </pic:pic>
              </a:graphicData>
            </a:graphic>
          </wp:anchor>
        </w:drawing>
      </w:r>
    </w:p>
    <w:p w14:paraId="204F651E" w14:textId="00843327" w:rsidR="00A757C6" w:rsidRDefault="001375A6" w:rsidP="001B318F">
      <w:r>
        <w:t xml:space="preserve">and </w:t>
      </w:r>
      <w:r w:rsidR="00A757C6" w:rsidRPr="00785642">
        <w:t xml:space="preserve">19.33 (range </w:t>
      </w:r>
      <w:r>
        <w:t xml:space="preserve">= </w:t>
      </w:r>
      <w:r w:rsidR="00A757C6" w:rsidRPr="00785642">
        <w:t>5–29</w:t>
      </w:r>
      <w:r>
        <w:t xml:space="preserve">; </w:t>
      </w:r>
      <w:r w:rsidR="00A757C6" w:rsidRPr="00785642">
        <w:t xml:space="preserve">median </w:t>
      </w:r>
      <w:r>
        <w:t xml:space="preserve">= </w:t>
      </w:r>
      <w:r w:rsidR="00A757C6" w:rsidRPr="00785642">
        <w:t>21.5) for acoustic and radio tags, respectively</w:t>
      </w:r>
      <w:r w:rsidR="00A96E71">
        <w:t xml:space="preserve">.  </w:t>
      </w:r>
      <w:r w:rsidR="006A1D85">
        <w:t>The m</w:t>
      </w:r>
      <w:r w:rsidR="00A757C6">
        <w:t>ean number of passive contacts was 25,546</w:t>
      </w:r>
      <w:r w:rsidR="00A757C6" w:rsidRPr="00785642">
        <w:t xml:space="preserve"> (range </w:t>
      </w:r>
      <w:r>
        <w:t xml:space="preserve">= </w:t>
      </w:r>
      <w:r w:rsidR="00A757C6" w:rsidRPr="00785642">
        <w:t>8,890–98,403</w:t>
      </w:r>
      <w:r>
        <w:t>;</w:t>
      </w:r>
      <w:r w:rsidR="006A1D85">
        <w:br/>
      </w:r>
      <w:r w:rsidR="00A757C6" w:rsidRPr="00785642">
        <w:t>median</w:t>
      </w:r>
      <w:r>
        <w:t xml:space="preserve"> =</w:t>
      </w:r>
      <w:r w:rsidR="00A757C6" w:rsidRPr="00785642">
        <w:t xml:space="preserve"> 18,340) for acoustic tags.</w:t>
      </w:r>
    </w:p>
    <w:p w14:paraId="0FAA072D" w14:textId="77777777" w:rsidR="00BD2273" w:rsidRDefault="00BD2273" w:rsidP="001B318F"/>
    <w:p w14:paraId="08E1F64F" w14:textId="77777777" w:rsidR="00BD2273" w:rsidRPr="002C01EF" w:rsidRDefault="00BD2273" w:rsidP="001B318F"/>
    <w:p w14:paraId="20E6EB52" w14:textId="77777777" w:rsidR="00A757C6" w:rsidRPr="00FB5293" w:rsidRDefault="00A757C6" w:rsidP="001B318F">
      <w:pPr>
        <w:pStyle w:val="Heading4"/>
      </w:pPr>
      <w:r w:rsidRPr="00FB5293">
        <w:t>Post-Stocking Mortality and Transmitter Recovery</w:t>
      </w:r>
    </w:p>
    <w:p w14:paraId="29C4C22B" w14:textId="38A8E6A0" w:rsidR="00BD2273" w:rsidRDefault="00A757C6">
      <w:r>
        <w:t>Thirteen</w:t>
      </w:r>
      <w:r w:rsidRPr="002C01EF">
        <w:t xml:space="preserve"> of </w:t>
      </w:r>
      <w:r w:rsidR="00CE43E9">
        <w:t>24</w:t>
      </w:r>
      <w:r>
        <w:t xml:space="preserve"> (54</w:t>
      </w:r>
      <w:r w:rsidRPr="002C01EF">
        <w:t>%) study fish were determined mortalities within the study period</w:t>
      </w:r>
      <w:r>
        <w:t xml:space="preserve"> (see </w:t>
      </w:r>
      <w:r w:rsidR="00AD275C" w:rsidRPr="00AD275C">
        <w:t>figure</w:t>
      </w:r>
      <w:r>
        <w:t xml:space="preserve"> 13, </w:t>
      </w:r>
      <w:r w:rsidR="00AD275C" w:rsidRPr="00AD275C">
        <w:t>figure</w:t>
      </w:r>
      <w:r>
        <w:t xml:space="preserve"> </w:t>
      </w:r>
      <w:r>
        <w:rPr>
          <w:noProof/>
        </w:rPr>
        <w:t>28</w:t>
      </w:r>
      <w:r>
        <w:t>)</w:t>
      </w:r>
      <w:r w:rsidR="00A96E71">
        <w:t xml:space="preserve">.  </w:t>
      </w:r>
      <w:r w:rsidRPr="002C01EF">
        <w:t>One mortality (radio fish 691) occu</w:t>
      </w:r>
      <w:r w:rsidR="003731BA">
        <w:t>rred within the first week post-</w:t>
      </w:r>
      <w:r w:rsidRPr="002C01EF">
        <w:t xml:space="preserve">release and was recovered along the shoreline of the little </w:t>
      </w:r>
      <w:r w:rsidR="006F7E08">
        <w:t>“</w:t>
      </w:r>
      <w:r w:rsidRPr="002C01EF">
        <w:t>t</w:t>
      </w:r>
      <w:r w:rsidR="006F7E08">
        <w:t>”</w:t>
      </w:r>
      <w:r>
        <w:t xml:space="preserve"> (see </w:t>
      </w:r>
      <w:r w:rsidR="00AD275C" w:rsidRPr="00AD275C">
        <w:t>figure</w:t>
      </w:r>
      <w:r>
        <w:t xml:space="preserve"> 5)</w:t>
      </w:r>
      <w:r w:rsidR="00A96E71">
        <w:t xml:space="preserve">.  </w:t>
      </w:r>
      <w:r w:rsidRPr="002C01EF">
        <w:t>Two additional radio tags (radio fish 077</w:t>
      </w:r>
      <w:r w:rsidR="00CE43E9">
        <w:t xml:space="preserve"> and</w:t>
      </w:r>
      <w:r w:rsidRPr="002C01EF">
        <w:t xml:space="preserve"> radio fish 011) were recovered on land</w:t>
      </w:r>
      <w:r w:rsidR="00CE43E9">
        <w:t>,</w:t>
      </w:r>
      <w:r w:rsidRPr="002C01EF">
        <w:t xml:space="preserve"> representing mortalities occ</w:t>
      </w:r>
      <w:r w:rsidR="003731BA">
        <w:t>urring in the seventh week post-</w:t>
      </w:r>
      <w:r w:rsidRPr="002C01EF">
        <w:t>release</w:t>
      </w:r>
      <w:r w:rsidR="00A96E71">
        <w:t xml:space="preserve">.  </w:t>
      </w:r>
      <w:r>
        <w:t>An additional two radio tags (radio fish 761</w:t>
      </w:r>
      <w:r w:rsidR="00CE43E9">
        <w:t xml:space="preserve"> and radio fish</w:t>
      </w:r>
      <w:r>
        <w:t xml:space="preserve"> 801) determined to be mortalities in th</w:t>
      </w:r>
      <w:r w:rsidR="003731BA">
        <w:t>e second and eleventh week post-</w:t>
      </w:r>
      <w:r w:rsidR="0013570E">
        <w:t>stocking were </w:t>
      </w:r>
      <w:r>
        <w:t>located in the water</w:t>
      </w:r>
      <w:r w:rsidRPr="00BE47A6">
        <w:t xml:space="preserve">, </w:t>
      </w:r>
      <w:r>
        <w:t xml:space="preserve">both investigated by </w:t>
      </w:r>
      <w:r w:rsidR="002124DB">
        <w:t>scuba divers</w:t>
      </w:r>
      <w:r>
        <w:t xml:space="preserve"> and </w:t>
      </w:r>
      <w:r w:rsidRPr="00BE47A6">
        <w:t xml:space="preserve">one </w:t>
      </w:r>
      <w:r>
        <w:t xml:space="preserve">successfully </w:t>
      </w:r>
      <w:r w:rsidRPr="00BE47A6">
        <w:t>recovered</w:t>
      </w:r>
      <w:r w:rsidR="00A96E71">
        <w:t xml:space="preserve">.  </w:t>
      </w:r>
      <w:r>
        <w:t xml:space="preserve">Five </w:t>
      </w:r>
      <w:commentRangeStart w:id="416"/>
      <w:r>
        <w:t>acoustic tag</w:t>
      </w:r>
      <w:ins w:id="417" w:author="Lantow, Jeffrey C" w:date="2016-08-08T13:40:00Z">
        <w:r w:rsidR="000A0A7B">
          <w:t>ged fish</w:t>
        </w:r>
      </w:ins>
      <w:del w:id="418" w:author="Lantow, Jeffrey C" w:date="2016-08-08T13:40:00Z">
        <w:r w:rsidDel="000A0A7B">
          <w:delText>s</w:delText>
        </w:r>
      </w:del>
      <w:r>
        <w:t xml:space="preserve"> were determined mortalities </w:t>
      </w:r>
      <w:commentRangeEnd w:id="416"/>
      <w:r w:rsidR="00CE43E9">
        <w:rPr>
          <w:rStyle w:val="CommentReference"/>
        </w:rPr>
        <w:commentReference w:id="416"/>
      </w:r>
      <w:r>
        <w:t xml:space="preserve">and </w:t>
      </w:r>
      <w:ins w:id="419" w:author="Lantow, Jeffrey C" w:date="2016-08-08T13:40:00Z">
        <w:r w:rsidR="000A0A7B">
          <w:t xml:space="preserve">the tags were </w:t>
        </w:r>
      </w:ins>
      <w:r>
        <w:t xml:space="preserve">recovered by </w:t>
      </w:r>
      <w:r w:rsidR="002124DB">
        <w:t>scuba divers</w:t>
      </w:r>
      <w:r>
        <w:t xml:space="preserve"> within Laughlin Lagoon</w:t>
      </w:r>
      <w:r w:rsidR="00CE43E9">
        <w:t xml:space="preserve"> –</w:t>
      </w:r>
      <w:r>
        <w:t xml:space="preserve"> one in the east c</w:t>
      </w:r>
      <w:r w:rsidR="0013570E">
        <w:t>hannel (acoustic fish 107, week </w:t>
      </w:r>
      <w:r>
        <w:t>3), one in bulrush above the substrate (acoustic fish 125</w:t>
      </w:r>
      <w:r w:rsidR="0013570E">
        <w:t>;</w:t>
      </w:r>
      <w:r>
        <w:t xml:space="preserve"> week 7), one over</w:t>
      </w:r>
      <w:r w:rsidR="0013570E">
        <w:t xml:space="preserve"> the mudflat (acoustic fish 126;</w:t>
      </w:r>
      <w:r>
        <w:t xml:space="preserve"> week 7), one in the marina </w:t>
      </w:r>
      <w:r>
        <w:lastRenderedPageBreak/>
        <w:t>(acoustic fish 110</w:t>
      </w:r>
      <w:r w:rsidR="0013570E">
        <w:t>;</w:t>
      </w:r>
      <w:r>
        <w:t xml:space="preserve"> week 7), and one at the exit after an increase in behav</w:t>
      </w:r>
      <w:r w:rsidR="0013570E">
        <w:t xml:space="preserve">ior and movement outside of </w:t>
      </w:r>
      <w:r w:rsidR="0013570E">
        <w:rPr>
          <w:spacing w:val="-2"/>
        </w:rPr>
        <w:t xml:space="preserve">the </w:t>
      </w:r>
      <w:r w:rsidR="0013570E" w:rsidRPr="00CE43E9">
        <w:rPr>
          <w:spacing w:val="-2"/>
        </w:rPr>
        <w:t>lagoon and in the south channel (acoustic fish 124</w:t>
      </w:r>
      <w:r w:rsidR="0013570E">
        <w:rPr>
          <w:spacing w:val="-2"/>
        </w:rPr>
        <w:t>;</w:t>
      </w:r>
      <w:r w:rsidR="0013570E" w:rsidRPr="00CE43E9">
        <w:rPr>
          <w:spacing w:val="-2"/>
        </w:rPr>
        <w:t xml:space="preserve"> week 10).  An additional</w:t>
      </w:r>
      <w:r w:rsidR="00BD2273">
        <w:br w:type="page"/>
      </w:r>
    </w:p>
    <w:p w14:paraId="3F5C623C" w14:textId="77777777" w:rsidR="00BD2273" w:rsidRDefault="00BD2273" w:rsidP="00BD2273">
      <w:pPr>
        <w:pStyle w:val="Caption"/>
      </w:pPr>
      <w:bookmarkStart w:id="420" w:name="_Ref447056996"/>
      <w:bookmarkStart w:id="421" w:name="_Toc456271079"/>
      <w:bookmarkStart w:id="422" w:name="_Toc453440232"/>
      <w:r>
        <w:lastRenderedPageBreak/>
        <w:t xml:space="preserve">Figure </w:t>
      </w:r>
      <w:r>
        <w:rPr>
          <w:noProof/>
        </w:rPr>
        <w:t>26</w:t>
      </w:r>
      <w:bookmarkEnd w:id="420"/>
      <w:r>
        <w:t>.—Active (red) and passive (green) telemetry contacts and bonytail release site (blue x) during the December 2015 – March 2016 telemetry study, Laughlin Lagoon, Nevada.</w:t>
      </w:r>
      <w:bookmarkEnd w:id="421"/>
    </w:p>
    <w:p w14:paraId="3AC1558A" w14:textId="6CC13657" w:rsidR="00BD2273" w:rsidRPr="00BD2273" w:rsidRDefault="00BD2273" w:rsidP="00BD2273">
      <w:pPr>
        <w:rPr>
          <w:rFonts w:ascii="Arial" w:hAnsi="Arial" w:cs="Arial"/>
          <w:sz w:val="20"/>
          <w:szCs w:val="20"/>
        </w:rPr>
      </w:pPr>
      <w:r w:rsidRPr="00BD2273">
        <w:rPr>
          <w:rFonts w:ascii="Arial" w:hAnsi="Arial" w:cs="Arial"/>
          <w:sz w:val="20"/>
          <w:szCs w:val="20"/>
        </w:rPr>
        <w:t>Points displayed in white space are due to discrepancy in the Laughlin Lagoon shapefile</w:t>
      </w:r>
      <w:r w:rsidR="00A96E71">
        <w:rPr>
          <w:rFonts w:ascii="Arial" w:hAnsi="Arial" w:cs="Arial"/>
          <w:sz w:val="20"/>
          <w:szCs w:val="20"/>
        </w:rPr>
        <w:t xml:space="preserve">.  </w:t>
      </w:r>
      <w:r w:rsidRPr="00BD2273">
        <w:rPr>
          <w:rFonts w:ascii="Arial" w:hAnsi="Arial" w:cs="Arial"/>
          <w:sz w:val="20"/>
          <w:szCs w:val="20"/>
        </w:rPr>
        <w:t>Contacts occurred in water.</w:t>
      </w:r>
      <w:bookmarkEnd w:id="422"/>
    </w:p>
    <w:p w14:paraId="1A639844" w14:textId="4CFA4D4C" w:rsidR="00BD2273" w:rsidRDefault="00BD2273" w:rsidP="001B318F"/>
    <w:p w14:paraId="1AB72DFB" w14:textId="39744655" w:rsidR="00BD2273" w:rsidRDefault="00BD2273" w:rsidP="001B318F">
      <w:r>
        <w:rPr>
          <w:noProof/>
        </w:rPr>
        <w:drawing>
          <wp:anchor distT="0" distB="0" distL="114300" distR="114300" simplePos="0" relativeHeight="251777024" behindDoc="0" locked="0" layoutInCell="0" allowOverlap="0" wp14:anchorId="5AF62AED" wp14:editId="1BCEE9CF">
            <wp:simplePos x="0" y="0"/>
            <wp:positionH relativeFrom="margin">
              <wp:posOffset>0</wp:posOffset>
            </wp:positionH>
            <wp:positionV relativeFrom="margin">
              <wp:posOffset>2540</wp:posOffset>
            </wp:positionV>
            <wp:extent cx="5029200" cy="3771900"/>
            <wp:effectExtent l="0" t="0" r="0" b="0"/>
            <wp:wrapTopAndBottom/>
            <wp:docPr id="373" name="Picture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acts Laughlin.jpg"/>
                    <pic:cNvPicPr/>
                  </pic:nvPicPr>
                  <pic:blipFill>
                    <a:blip r:embed="rId79" cstate="print">
                      <a:extLst>
                        <a:ext uri="{28A0092B-C50C-407E-A947-70E740481C1C}">
                          <a14:useLocalDpi xmlns:a14="http://schemas.microsoft.com/office/drawing/2010/main" val="0"/>
                        </a:ext>
                      </a:extLst>
                    </a:blip>
                    <a:stretch>
                      <a:fillRect/>
                    </a:stretch>
                  </pic:blipFill>
                  <pic:spPr>
                    <a:xfrm>
                      <a:off x="0" y="0"/>
                      <a:ext cx="5029200" cy="3771900"/>
                    </a:xfrm>
                    <a:prstGeom prst="rect">
                      <a:avLst/>
                    </a:prstGeom>
                  </pic:spPr>
                </pic:pic>
              </a:graphicData>
            </a:graphic>
          </wp:anchor>
        </w:drawing>
      </w:r>
    </w:p>
    <w:p w14:paraId="4EC2CBA9" w14:textId="55A62918" w:rsidR="00A757C6" w:rsidRPr="00CE43E9" w:rsidRDefault="00A757C6" w:rsidP="001B318F">
      <w:pPr>
        <w:rPr>
          <w:spacing w:val="-2"/>
        </w:rPr>
      </w:pPr>
      <w:r w:rsidRPr="00CE43E9">
        <w:rPr>
          <w:spacing w:val="-2"/>
        </w:rPr>
        <w:t>acoustic tag was recovered a meter from shore (</w:t>
      </w:r>
      <w:ins w:id="423" w:author="Brian Kesner" w:date="2016-08-15T16:33:00Z">
        <w:r w:rsidR="00851E2D">
          <w:rPr>
            <w:spacing w:val="-2"/>
          </w:rPr>
          <w:t xml:space="preserve">acoustic </w:t>
        </w:r>
      </w:ins>
      <w:r w:rsidRPr="00CE43E9">
        <w:rPr>
          <w:spacing w:val="-2"/>
        </w:rPr>
        <w:t>fish 122</w:t>
      </w:r>
      <w:r w:rsidR="0013570E">
        <w:rPr>
          <w:spacing w:val="-2"/>
        </w:rPr>
        <w:t>;</w:t>
      </w:r>
      <w:r w:rsidRPr="00CE43E9">
        <w:rPr>
          <w:spacing w:val="-2"/>
        </w:rPr>
        <w:t xml:space="preserve"> week 13)</w:t>
      </w:r>
      <w:r w:rsidR="00A96E71" w:rsidRPr="00CE43E9">
        <w:rPr>
          <w:spacing w:val="-2"/>
        </w:rPr>
        <w:t xml:space="preserve">.  </w:t>
      </w:r>
      <w:r w:rsidRPr="00CE43E9">
        <w:rPr>
          <w:spacing w:val="-2"/>
        </w:rPr>
        <w:t>Two additional tags (acoustic fish 109</w:t>
      </w:r>
      <w:r w:rsidR="00CE43E9" w:rsidRPr="00CE43E9">
        <w:rPr>
          <w:spacing w:val="-2"/>
        </w:rPr>
        <w:t xml:space="preserve"> and </w:t>
      </w:r>
      <w:r w:rsidR="0013570E">
        <w:rPr>
          <w:spacing w:val="-2"/>
        </w:rPr>
        <w:t xml:space="preserve">acoustic </w:t>
      </w:r>
      <w:r w:rsidR="00CE43E9" w:rsidRPr="00CE43E9">
        <w:rPr>
          <w:spacing w:val="-2"/>
        </w:rPr>
        <w:t>fish</w:t>
      </w:r>
      <w:r w:rsidRPr="00CE43E9">
        <w:rPr>
          <w:spacing w:val="-2"/>
        </w:rPr>
        <w:t xml:space="preserve"> 111</w:t>
      </w:r>
      <w:r w:rsidR="00CE43E9" w:rsidRPr="00CE43E9">
        <w:rPr>
          <w:spacing w:val="-2"/>
        </w:rPr>
        <w:t>;</w:t>
      </w:r>
      <w:r w:rsidRPr="00CE43E9">
        <w:rPr>
          <w:spacing w:val="-2"/>
        </w:rPr>
        <w:t xml:space="preserve"> week 5) were triangulated unde</w:t>
      </w:r>
      <w:r w:rsidR="00CC38DF" w:rsidRPr="00CE43E9">
        <w:rPr>
          <w:spacing w:val="-2"/>
        </w:rPr>
        <w:t>r power lines documented to be double-crested c</w:t>
      </w:r>
      <w:r w:rsidRPr="00CE43E9">
        <w:rPr>
          <w:spacing w:val="-2"/>
        </w:rPr>
        <w:t>ormorant roosting sites just downstream from Davis Dam</w:t>
      </w:r>
      <w:r w:rsidR="00A96E71" w:rsidRPr="00CE43E9">
        <w:rPr>
          <w:spacing w:val="-2"/>
        </w:rPr>
        <w:t xml:space="preserve">.  </w:t>
      </w:r>
      <w:r w:rsidRPr="00CE43E9">
        <w:rPr>
          <w:spacing w:val="-2"/>
        </w:rPr>
        <w:t>The remaining 46% of study fish were lost to the study (never contacted again)</w:t>
      </w:r>
      <w:r w:rsidR="00A96E71" w:rsidRPr="00CE43E9">
        <w:rPr>
          <w:spacing w:val="-2"/>
        </w:rPr>
        <w:t xml:space="preserve">.  </w:t>
      </w:r>
      <w:r w:rsidRPr="00CE43E9">
        <w:rPr>
          <w:spacing w:val="-2"/>
        </w:rPr>
        <w:t>All study fish were last contacted within Laughlin Lagoon</w:t>
      </w:r>
      <w:r w:rsidR="00A96E71" w:rsidRPr="00CE43E9">
        <w:rPr>
          <w:spacing w:val="-2"/>
        </w:rPr>
        <w:t xml:space="preserve">.  </w:t>
      </w:r>
      <w:r w:rsidRPr="00CE43E9">
        <w:rPr>
          <w:spacing w:val="-2"/>
        </w:rPr>
        <w:t>The majority of actively tracked bonytail within the study area were contacted on a weekly basis before contact was lost (</w:t>
      </w:r>
      <w:r w:rsidR="00AD275C" w:rsidRPr="00CE43E9">
        <w:rPr>
          <w:spacing w:val="-2"/>
        </w:rPr>
        <w:t>figure</w:t>
      </w:r>
      <w:r w:rsidRPr="00CE43E9">
        <w:rPr>
          <w:spacing w:val="-2"/>
        </w:rPr>
        <w:t xml:space="preserve"> </w:t>
      </w:r>
      <w:r w:rsidRPr="00CE43E9">
        <w:rPr>
          <w:noProof/>
          <w:spacing w:val="-2"/>
        </w:rPr>
        <w:t>29</w:t>
      </w:r>
      <w:r w:rsidRPr="00CE43E9">
        <w:rPr>
          <w:spacing w:val="-2"/>
        </w:rPr>
        <w:t>)</w:t>
      </w:r>
      <w:r w:rsidR="00A96E71" w:rsidRPr="00CE43E9">
        <w:rPr>
          <w:spacing w:val="-2"/>
        </w:rPr>
        <w:t xml:space="preserve">.  </w:t>
      </w:r>
      <w:r w:rsidRPr="00CE43E9">
        <w:rPr>
          <w:spacing w:val="-2"/>
        </w:rPr>
        <w:t xml:space="preserve">Only </w:t>
      </w:r>
      <w:commentRangeStart w:id="424"/>
      <w:r w:rsidRPr="00CE43E9">
        <w:rPr>
          <w:spacing w:val="-2"/>
        </w:rPr>
        <w:t>two</w:t>
      </w:r>
      <w:commentRangeEnd w:id="424"/>
      <w:r w:rsidR="00CE43E9" w:rsidRPr="00CE43E9">
        <w:rPr>
          <w:rStyle w:val="CommentReference"/>
          <w:spacing w:val="-2"/>
        </w:rPr>
        <w:commentReference w:id="424"/>
      </w:r>
      <w:r w:rsidRPr="00CE43E9">
        <w:rPr>
          <w:spacing w:val="-2"/>
        </w:rPr>
        <w:t xml:space="preserve"> study fish </w:t>
      </w:r>
      <w:commentRangeStart w:id="425"/>
      <w:r w:rsidRPr="00CE43E9">
        <w:rPr>
          <w:spacing w:val="-2"/>
        </w:rPr>
        <w:t>(</w:t>
      </w:r>
      <w:ins w:id="426" w:author="Brian Kesner" w:date="2016-08-15T16:33:00Z">
        <w:r w:rsidR="00851E2D">
          <w:rPr>
            <w:spacing w:val="-2"/>
          </w:rPr>
          <w:t xml:space="preserve">acoustic </w:t>
        </w:r>
      </w:ins>
      <w:r w:rsidRPr="00CE43E9">
        <w:rPr>
          <w:spacing w:val="-2"/>
        </w:rPr>
        <w:t xml:space="preserve">fish </w:t>
      </w:r>
      <w:ins w:id="427" w:author="Brian Kesner" w:date="2016-08-15T16:33:00Z">
        <w:r w:rsidR="00851E2D">
          <w:rPr>
            <w:spacing w:val="-2"/>
          </w:rPr>
          <w:t>124 and acoustic fish 108</w:t>
        </w:r>
      </w:ins>
      <w:del w:id="428" w:author="Brian Kesner" w:date="2016-08-15T16:33:00Z">
        <w:r w:rsidRPr="00CE43E9" w:rsidDel="00851E2D">
          <w:rPr>
            <w:spacing w:val="-2"/>
          </w:rPr>
          <w:delText>154</w:delText>
        </w:r>
      </w:del>
      <w:r w:rsidRPr="00CE43E9">
        <w:rPr>
          <w:spacing w:val="-2"/>
        </w:rPr>
        <w:t>)</w:t>
      </w:r>
      <w:commentRangeEnd w:id="425"/>
      <w:r w:rsidR="00B0022B">
        <w:rPr>
          <w:rStyle w:val="CommentReference"/>
        </w:rPr>
        <w:commentReference w:id="425"/>
      </w:r>
      <w:r w:rsidRPr="00CE43E9">
        <w:rPr>
          <w:spacing w:val="-2"/>
        </w:rPr>
        <w:t xml:space="preserve"> had a 2-week gap between contacts</w:t>
      </w:r>
      <w:r w:rsidR="00CE43E9" w:rsidRPr="00CE43E9">
        <w:rPr>
          <w:spacing w:val="-2"/>
        </w:rPr>
        <w:t>,</w:t>
      </w:r>
      <w:r w:rsidRPr="00CE43E9">
        <w:rPr>
          <w:spacing w:val="-2"/>
        </w:rPr>
        <w:t xml:space="preserve"> and one study fish </w:t>
      </w:r>
      <w:ins w:id="429" w:author="Brian Kesner" w:date="2016-08-15T16:34:00Z">
        <w:r w:rsidR="00851E2D">
          <w:rPr>
            <w:spacing w:val="-2"/>
          </w:rPr>
          <w:t xml:space="preserve">(acoustic fish 123) </w:t>
        </w:r>
      </w:ins>
      <w:r w:rsidRPr="00CE43E9">
        <w:rPr>
          <w:spacing w:val="-2"/>
        </w:rPr>
        <w:t>had a 3-week gap.</w:t>
      </w:r>
    </w:p>
    <w:p w14:paraId="220BE1F8" w14:textId="77777777" w:rsidR="00A757C6" w:rsidRPr="00CE43E9" w:rsidRDefault="00A757C6" w:rsidP="001B318F"/>
    <w:p w14:paraId="51FC626D" w14:textId="77777777" w:rsidR="00CE43E9" w:rsidRPr="00CE43E9" w:rsidRDefault="00CE43E9" w:rsidP="001B318F"/>
    <w:p w14:paraId="3CE8BD30" w14:textId="77777777" w:rsidR="00A757C6" w:rsidRPr="00FB5293" w:rsidRDefault="00A757C6" w:rsidP="001B318F">
      <w:pPr>
        <w:pStyle w:val="Heading4"/>
      </w:pPr>
      <w:r w:rsidRPr="00FB5293">
        <w:t>Movement Patterns and Inhabitance</w:t>
      </w:r>
    </w:p>
    <w:p w14:paraId="1E0F9820" w14:textId="63B6E69C" w:rsidR="00BD2273" w:rsidRDefault="00A757C6">
      <w:r w:rsidRPr="006F1ACD">
        <w:t>Due to lack of triangulation data for radio</w:t>
      </w:r>
      <w:r>
        <w:t>-</w:t>
      </w:r>
      <w:r w:rsidRPr="006F1ACD">
        <w:t>tagged study fish, movement reporting was restricted to acoustic</w:t>
      </w:r>
      <w:r>
        <w:t>-</w:t>
      </w:r>
      <w:r w:rsidRPr="006F1ACD">
        <w:t>tagged study fish only</w:t>
      </w:r>
      <w:r w:rsidR="00A96E71">
        <w:t xml:space="preserve">.  </w:t>
      </w:r>
      <w:r w:rsidR="005243D2">
        <w:t>The m</w:t>
      </w:r>
      <w:r w:rsidRPr="006F1ACD">
        <w:t xml:space="preserve">ean dispersal from release sites along the channel thalweg (i.e., accounting for river sinuosity) was 1.14 km (range </w:t>
      </w:r>
      <w:r w:rsidR="001375A6">
        <w:t xml:space="preserve">= </w:t>
      </w:r>
      <w:r w:rsidRPr="006F1ACD">
        <w:t>0.30–1.50</w:t>
      </w:r>
      <w:r>
        <w:t xml:space="preserve"> km</w:t>
      </w:r>
      <w:r w:rsidR="00CE43E9">
        <w:t>;</w:t>
      </w:r>
      <w:r>
        <w:t xml:space="preserve"> </w:t>
      </w:r>
      <w:r w:rsidR="00AD275C" w:rsidRPr="00AD275C">
        <w:t>table</w:t>
      </w:r>
      <w:r>
        <w:t xml:space="preserve"> </w:t>
      </w:r>
      <w:r>
        <w:rPr>
          <w:noProof/>
        </w:rPr>
        <w:t>5</w:t>
      </w:r>
      <w:r w:rsidRPr="006F1ACD">
        <w:t>)</w:t>
      </w:r>
      <w:r w:rsidR="00A96E71">
        <w:t xml:space="preserve">.  </w:t>
      </w:r>
      <w:r w:rsidR="001375A6">
        <w:t>The m</w:t>
      </w:r>
      <w:r w:rsidRPr="006F1ACD">
        <w:t xml:space="preserve">ean total minimum (straight line) displacement was 26.5 km (range </w:t>
      </w:r>
      <w:r w:rsidR="001375A6">
        <w:t xml:space="preserve">= </w:t>
      </w:r>
      <w:r w:rsidRPr="006F1ACD">
        <w:t>2.00–71.4 km)</w:t>
      </w:r>
      <w:r w:rsidR="001375A6">
        <w:t>,</w:t>
      </w:r>
      <w:r w:rsidRPr="006F1ACD">
        <w:t xml:space="preserve"> with a mean disp</w:t>
      </w:r>
      <w:r w:rsidR="00CD3E65">
        <w:t>lacement of </w:t>
      </w:r>
      <w:r w:rsidRPr="006F1ACD">
        <w:t xml:space="preserve">0.60 km/day (range </w:t>
      </w:r>
      <w:r w:rsidR="001375A6">
        <w:t xml:space="preserve">= </w:t>
      </w:r>
      <w:r w:rsidRPr="006F1ACD">
        <w:t>0.00–3.10 km/day).</w:t>
      </w:r>
      <w:r w:rsidR="00BD2273">
        <w:br w:type="page"/>
      </w:r>
    </w:p>
    <w:p w14:paraId="3F3974ED" w14:textId="77777777" w:rsidR="00BD2273" w:rsidRDefault="00BD2273" w:rsidP="00BD2273">
      <w:pPr>
        <w:pStyle w:val="Caption"/>
      </w:pPr>
      <w:bookmarkStart w:id="430" w:name="_Ref447057043"/>
      <w:bookmarkStart w:id="431" w:name="_Toc453440233"/>
      <w:bookmarkStart w:id="432" w:name="_Toc456271080"/>
      <w:r>
        <w:lastRenderedPageBreak/>
        <w:t xml:space="preserve">Figure </w:t>
      </w:r>
      <w:r>
        <w:rPr>
          <w:noProof/>
        </w:rPr>
        <w:t>27</w:t>
      </w:r>
      <w:bookmarkEnd w:id="430"/>
      <w:r>
        <w:t>.—Total number of 24 acoustic- and radio-tagged bonytail potentially available for contact (light gray box) and those actually contacted (dark gray box) each week during the December 2015 – March 2016 telemetry study, Laughlin Lagoon, Nevada.</w:t>
      </w:r>
      <w:bookmarkEnd w:id="431"/>
      <w:bookmarkEnd w:id="432"/>
    </w:p>
    <w:p w14:paraId="1294CCFF" w14:textId="03E99814" w:rsidR="00A757C6" w:rsidRDefault="00A757C6" w:rsidP="001B318F"/>
    <w:p w14:paraId="7E58AA9C" w14:textId="337BFA54" w:rsidR="00BD2273" w:rsidRDefault="00BD2273" w:rsidP="001B318F">
      <w:r>
        <w:rPr>
          <w:noProof/>
        </w:rPr>
        <w:drawing>
          <wp:anchor distT="0" distB="0" distL="114300" distR="114300" simplePos="0" relativeHeight="251778048" behindDoc="0" locked="0" layoutInCell="0" allowOverlap="0" wp14:anchorId="7733CC4C" wp14:editId="260152B6">
            <wp:simplePos x="0" y="0"/>
            <wp:positionH relativeFrom="margin">
              <wp:posOffset>0</wp:posOffset>
            </wp:positionH>
            <wp:positionV relativeFrom="margin">
              <wp:posOffset>2540</wp:posOffset>
            </wp:positionV>
            <wp:extent cx="5029200" cy="3756660"/>
            <wp:effectExtent l="0" t="0" r="0" b="0"/>
            <wp:wrapTopAndBottom/>
            <wp:docPr id="374" name="Picture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sh available win15.jpg"/>
                    <pic:cNvPicPr/>
                  </pic:nvPicPr>
                  <pic:blipFill>
                    <a:blip r:embed="rId80" cstate="print">
                      <a:extLst>
                        <a:ext uri="{28A0092B-C50C-407E-A947-70E740481C1C}">
                          <a14:useLocalDpi xmlns:a14="http://schemas.microsoft.com/office/drawing/2010/main" val="0"/>
                        </a:ext>
                      </a:extLst>
                    </a:blip>
                    <a:stretch>
                      <a:fillRect/>
                    </a:stretch>
                  </pic:blipFill>
                  <pic:spPr>
                    <a:xfrm>
                      <a:off x="0" y="0"/>
                      <a:ext cx="5029200" cy="3756660"/>
                    </a:xfrm>
                    <a:prstGeom prst="rect">
                      <a:avLst/>
                    </a:prstGeom>
                  </pic:spPr>
                </pic:pic>
              </a:graphicData>
            </a:graphic>
          </wp:anchor>
        </w:drawing>
      </w:r>
    </w:p>
    <w:p w14:paraId="31EFEA5F" w14:textId="1CC5BB55" w:rsidR="00A757C6" w:rsidRDefault="00A757C6" w:rsidP="001375A6">
      <w:pPr>
        <w:spacing w:line="268" w:lineRule="exact"/>
      </w:pPr>
      <w:r w:rsidRPr="00845588">
        <w:t xml:space="preserve">While five tags were contacted outside of Laughlin Lagoon at the culvert, only three tags were contacted in the </w:t>
      </w:r>
      <w:r w:rsidR="00A20CF4">
        <w:t>main stem</w:t>
      </w:r>
      <w:r w:rsidRPr="00845588">
        <w:t xml:space="preserve"> not associated with the culvert</w:t>
      </w:r>
      <w:r w:rsidR="00A96E71">
        <w:t xml:space="preserve">.  </w:t>
      </w:r>
      <w:r>
        <w:t>O</w:t>
      </w:r>
      <w:r w:rsidRPr="00845588">
        <w:t xml:space="preserve">f these </w:t>
      </w:r>
      <w:r>
        <w:t xml:space="preserve">three </w:t>
      </w:r>
      <w:r w:rsidRPr="00845588">
        <w:t>tags, two were contacted for short time periods</w:t>
      </w:r>
      <w:r>
        <w:t xml:space="preserve"> (less than </w:t>
      </w:r>
      <w:r w:rsidR="00CE43E9">
        <w:t>1</w:t>
      </w:r>
      <w:r>
        <w:t xml:space="preserve"> day)</w:t>
      </w:r>
      <w:r w:rsidRPr="00845588">
        <w:t xml:space="preserve"> near the entrance to the lagoon</w:t>
      </w:r>
      <w:r w:rsidR="00A96E71">
        <w:t xml:space="preserve">.  </w:t>
      </w:r>
      <w:r>
        <w:t>T</w:t>
      </w:r>
      <w:r w:rsidRPr="00845588">
        <w:t xml:space="preserve">he third </w:t>
      </w:r>
      <w:r>
        <w:t xml:space="preserve">tag </w:t>
      </w:r>
      <w:r w:rsidRPr="00845588">
        <w:t>was suspected to be the result of a consumed bonytail based on changed behavior of the fish</w:t>
      </w:r>
      <w:r>
        <w:t xml:space="preserve"> and subsequent tag recovery</w:t>
      </w:r>
      <w:r w:rsidR="00A96E71">
        <w:t xml:space="preserve">.  </w:t>
      </w:r>
      <w:r w:rsidRPr="00845588">
        <w:t xml:space="preserve">Study fish were at an unknown location for a mean of 43% (range </w:t>
      </w:r>
      <w:r w:rsidR="00CD3E65">
        <w:t xml:space="preserve">= </w:t>
      </w:r>
      <w:r w:rsidRPr="00845588">
        <w:t xml:space="preserve">19–61%) of </w:t>
      </w:r>
      <w:r w:rsidR="00CE43E9">
        <w:t xml:space="preserve">the </w:t>
      </w:r>
      <w:r w:rsidRPr="00845588">
        <w:t>total tracked days.</w:t>
      </w:r>
    </w:p>
    <w:p w14:paraId="5DB11AFB" w14:textId="77777777" w:rsidR="00BD2273" w:rsidRDefault="00BD2273" w:rsidP="001375A6">
      <w:pPr>
        <w:spacing w:line="268" w:lineRule="exact"/>
      </w:pPr>
    </w:p>
    <w:p w14:paraId="25A1A31C" w14:textId="77777777" w:rsidR="00BD2273" w:rsidRPr="00845588" w:rsidRDefault="00BD2273" w:rsidP="001375A6">
      <w:pPr>
        <w:spacing w:line="268" w:lineRule="exact"/>
      </w:pPr>
    </w:p>
    <w:p w14:paraId="617067BB" w14:textId="77777777" w:rsidR="00A757C6" w:rsidRPr="00FB5293" w:rsidRDefault="00A757C6" w:rsidP="001375A6">
      <w:pPr>
        <w:pStyle w:val="Heading4"/>
        <w:spacing w:line="268" w:lineRule="exact"/>
      </w:pPr>
      <w:r w:rsidRPr="00FB5293">
        <w:t>Habitat Assessment</w:t>
      </w:r>
    </w:p>
    <w:p w14:paraId="49561A7E" w14:textId="06E09585" w:rsidR="00BD2273" w:rsidRDefault="001375A6" w:rsidP="001375A6">
      <w:pPr>
        <w:spacing w:line="268" w:lineRule="exact"/>
      </w:pPr>
      <w:r>
        <w:t>The m</w:t>
      </w:r>
      <w:r w:rsidR="00A757C6" w:rsidRPr="00E41C20">
        <w:t>ean surface water temperature was 12.</w:t>
      </w:r>
      <w:r w:rsidR="00A757C6">
        <w:t>6</w:t>
      </w:r>
      <w:r w:rsidR="0013570E">
        <w:t>0</w:t>
      </w:r>
      <w:r>
        <w:t xml:space="preserve"> </w:t>
      </w:r>
      <w:r w:rsidR="00A757C6" w:rsidRPr="00E41C20">
        <w:t xml:space="preserve">°C (range </w:t>
      </w:r>
      <w:r>
        <w:t xml:space="preserve">= </w:t>
      </w:r>
      <w:r w:rsidR="00A757C6" w:rsidRPr="00E41C20">
        <w:t>5.0</w:t>
      </w:r>
      <w:r w:rsidR="0013570E">
        <w:t>0</w:t>
      </w:r>
      <w:r w:rsidR="00A757C6" w:rsidRPr="00E41C20">
        <w:t>–29.0</w:t>
      </w:r>
      <w:r w:rsidR="0013570E">
        <w:t>0</w:t>
      </w:r>
      <w:r>
        <w:t xml:space="preserve"> </w:t>
      </w:r>
      <w:r w:rsidR="00A757C6" w:rsidRPr="00E41C20">
        <w:t xml:space="preserve">°C), </w:t>
      </w:r>
      <w:r>
        <w:t xml:space="preserve">the </w:t>
      </w:r>
      <w:r w:rsidR="00A757C6" w:rsidRPr="00E41C20">
        <w:t>depth was 1.</w:t>
      </w:r>
      <w:r w:rsidR="00A757C6">
        <w:t>57</w:t>
      </w:r>
      <w:r w:rsidR="00A757C6" w:rsidRPr="00E41C20">
        <w:t xml:space="preserve"> m (range </w:t>
      </w:r>
      <w:r w:rsidR="00CD3E65">
        <w:t xml:space="preserve">= </w:t>
      </w:r>
      <w:r w:rsidR="00A757C6" w:rsidRPr="00E41C20">
        <w:t xml:space="preserve">0.07–3.00 m), </w:t>
      </w:r>
      <w:r>
        <w:t xml:space="preserve">the </w:t>
      </w:r>
      <w:r w:rsidR="00A757C6" w:rsidRPr="00E41C20">
        <w:t>turbidity was 1.8</w:t>
      </w:r>
      <w:r w:rsidR="00A757C6">
        <w:t>4</w:t>
      </w:r>
      <w:r w:rsidR="00A757C6" w:rsidRPr="00E41C20">
        <w:t xml:space="preserve"> NTU (range </w:t>
      </w:r>
      <w:r w:rsidR="00CD3E65">
        <w:t xml:space="preserve">= </w:t>
      </w:r>
      <w:commentRangeStart w:id="433"/>
      <w:commentRangeStart w:id="434"/>
      <w:r w:rsidR="00A757C6" w:rsidRPr="00E41C20">
        <w:t>0.00</w:t>
      </w:r>
      <w:commentRangeEnd w:id="433"/>
      <w:r w:rsidR="00CE43E9">
        <w:rPr>
          <w:rStyle w:val="CommentReference"/>
        </w:rPr>
        <w:commentReference w:id="433"/>
      </w:r>
      <w:commentRangeEnd w:id="434"/>
      <w:r w:rsidR="00F9206E">
        <w:rPr>
          <w:rStyle w:val="CommentReference"/>
        </w:rPr>
        <w:commentReference w:id="434"/>
      </w:r>
      <w:r w:rsidR="00A757C6" w:rsidRPr="00E41C20">
        <w:t xml:space="preserve">–4.64 NTU), and </w:t>
      </w:r>
      <w:r>
        <w:t xml:space="preserve">the </w:t>
      </w:r>
      <w:r w:rsidR="00A757C6" w:rsidRPr="00E41C20">
        <w:t xml:space="preserve">distance to shore was </w:t>
      </w:r>
      <w:r w:rsidR="00A757C6">
        <w:t>9.88</w:t>
      </w:r>
      <w:r w:rsidR="00A757C6" w:rsidRPr="00E41C20">
        <w:t xml:space="preserve"> m (range </w:t>
      </w:r>
      <w:r>
        <w:t xml:space="preserve">= </w:t>
      </w:r>
      <w:r w:rsidR="00A757C6" w:rsidRPr="00E41C20">
        <w:t>0</w:t>
      </w:r>
      <w:r w:rsidR="00A757C6">
        <w:t>.00</w:t>
      </w:r>
      <w:r w:rsidR="00A757C6" w:rsidRPr="00E41C20">
        <w:t>–20</w:t>
      </w:r>
      <w:r w:rsidR="00A757C6">
        <w:t>.0</w:t>
      </w:r>
      <w:r w:rsidR="00CE43E9">
        <w:t>0</w:t>
      </w:r>
      <w:r w:rsidR="00A757C6" w:rsidRPr="00E41C20">
        <w:t xml:space="preserve"> m) across all points of active triangulation for acoustic telemetry fish only</w:t>
      </w:r>
      <w:r w:rsidR="00A757C6">
        <w:t xml:space="preserve"> (see </w:t>
      </w:r>
      <w:r w:rsidR="00AD275C" w:rsidRPr="00AD275C">
        <w:t>table</w:t>
      </w:r>
      <w:ins w:id="435" w:author="Brian Kesner" w:date="2016-08-15T16:34:00Z">
        <w:r w:rsidR="00851E2D">
          <w:t xml:space="preserve"> </w:t>
        </w:r>
      </w:ins>
      <w:del w:id="436" w:author="Brian Kesner" w:date="2016-08-15T16:34:00Z">
        <w:r w:rsidDel="00851E2D">
          <w:delText> </w:delText>
        </w:r>
      </w:del>
      <w:r w:rsidR="00A757C6">
        <w:rPr>
          <w:noProof/>
        </w:rPr>
        <w:t>3</w:t>
      </w:r>
      <w:r w:rsidR="00A757C6" w:rsidRPr="00E21A4E">
        <w:t>)</w:t>
      </w:r>
      <w:r w:rsidR="00A96E71">
        <w:t xml:space="preserve">.  </w:t>
      </w:r>
      <w:r w:rsidR="00A757C6" w:rsidRPr="00E21A4E">
        <w:t xml:space="preserve">Active tracking contacts of acoustic telemetry fish occurring in the marina </w:t>
      </w:r>
      <w:commentRangeStart w:id="437"/>
      <w:r w:rsidR="00A757C6" w:rsidRPr="00E21A4E">
        <w:t>accounted for 67%</w:t>
      </w:r>
      <w:ins w:id="438" w:author="Kristen Humphrey" w:date="2016-08-22T19:39:00Z">
        <w:r w:rsidR="000817CF">
          <w:t xml:space="preserve"> of total active contacts</w:t>
        </w:r>
      </w:ins>
      <w:r w:rsidR="0013570E">
        <w:t>,</w:t>
      </w:r>
      <w:r w:rsidR="00A757C6" w:rsidRPr="00E21A4E">
        <w:t xml:space="preserve"> </w:t>
      </w:r>
      <w:commentRangeEnd w:id="437"/>
      <w:r w:rsidR="00CE43E9">
        <w:rPr>
          <w:rStyle w:val="CommentReference"/>
        </w:rPr>
        <w:commentReference w:id="437"/>
      </w:r>
      <w:r w:rsidR="00A757C6" w:rsidRPr="00E21A4E">
        <w:t xml:space="preserve">while contacts triangulated in the east channel accounted for 30% of all active </w:t>
      </w:r>
      <w:r w:rsidR="00A757C6" w:rsidRPr="00DE7635">
        <w:t>contacts</w:t>
      </w:r>
      <w:r w:rsidR="00A96E71">
        <w:t xml:space="preserve">.  </w:t>
      </w:r>
      <w:r w:rsidR="00A757C6" w:rsidRPr="00DE7635">
        <w:t>Active contacts for both radio</w:t>
      </w:r>
      <w:r w:rsidR="00CE43E9">
        <w:t>-</w:t>
      </w:r>
      <w:r w:rsidR="00A757C6" w:rsidRPr="00DE7635">
        <w:t xml:space="preserve"> and acoustic-tagged study fish triangulated in or near bulrush mesohabitats acros</w:t>
      </w:r>
      <w:r w:rsidR="00BD2273">
        <w:t xml:space="preserve">s all sites </w:t>
      </w:r>
      <w:commentRangeStart w:id="439"/>
      <w:r w:rsidR="00BD2273">
        <w:t>accounted for 15%</w:t>
      </w:r>
      <w:commentRangeEnd w:id="439"/>
      <w:r w:rsidR="00CE43E9">
        <w:rPr>
          <w:rStyle w:val="CommentReference"/>
        </w:rPr>
        <w:commentReference w:id="439"/>
      </w:r>
      <w:ins w:id="440" w:author="Kristen Humphrey" w:date="2016-08-22T19:39:00Z">
        <w:r w:rsidR="000817CF">
          <w:t xml:space="preserve"> of total active contacts</w:t>
        </w:r>
      </w:ins>
      <w:r w:rsidR="00BD2273">
        <w:t>.</w:t>
      </w:r>
      <w:r w:rsidR="00BD2273">
        <w:br w:type="page"/>
      </w:r>
    </w:p>
    <w:tbl>
      <w:tblPr>
        <w:tblW w:w="100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77"/>
        <w:gridCol w:w="1868"/>
        <w:gridCol w:w="1580"/>
        <w:gridCol w:w="1935"/>
        <w:gridCol w:w="1440"/>
        <w:gridCol w:w="1665"/>
      </w:tblGrid>
      <w:tr w:rsidR="00BD2273" w:rsidRPr="0098544A" w14:paraId="3278D97A" w14:textId="77777777" w:rsidTr="00BD2273">
        <w:trPr>
          <w:jc w:val="center"/>
        </w:trPr>
        <w:tc>
          <w:tcPr>
            <w:tcW w:w="10065" w:type="dxa"/>
            <w:gridSpan w:val="6"/>
            <w:tcBorders>
              <w:top w:val="nil"/>
              <w:left w:val="nil"/>
              <w:bottom w:val="single" w:sz="4" w:space="0" w:color="auto"/>
              <w:right w:val="nil"/>
            </w:tcBorders>
            <w:shd w:val="clear" w:color="000000" w:fill="FFFFFF" w:themeFill="background1"/>
            <w:tcMar>
              <w:top w:w="60" w:type="dxa"/>
              <w:bottom w:w="60" w:type="dxa"/>
            </w:tcMar>
            <w:vAlign w:val="center"/>
          </w:tcPr>
          <w:p w14:paraId="56130377" w14:textId="5407A8DA" w:rsidR="00BD2273" w:rsidRPr="00A030F1" w:rsidRDefault="00BD2273" w:rsidP="00BD2273">
            <w:pPr>
              <w:pStyle w:val="Table-heading"/>
            </w:pPr>
            <w:bookmarkStart w:id="441" w:name="_Ref447057065"/>
            <w:bookmarkStart w:id="442" w:name="_Toc453440205"/>
            <w:bookmarkStart w:id="443" w:name="_Toc456270940"/>
            <w:r>
              <w:lastRenderedPageBreak/>
              <w:t xml:space="preserve">Table </w:t>
            </w:r>
            <w:r>
              <w:rPr>
                <w:noProof/>
              </w:rPr>
              <w:t>5</w:t>
            </w:r>
            <w:bookmarkEnd w:id="441"/>
            <w:r>
              <w:t>.—Dispersal and displacement data collected for acoustic-tagged bonytail during the December 2015 – March 2016 telemetry study, Laughlin Lagoon, Nevada</w:t>
            </w:r>
            <w:bookmarkEnd w:id="442"/>
            <w:bookmarkEnd w:id="443"/>
          </w:p>
        </w:tc>
      </w:tr>
      <w:tr w:rsidR="00BD2273" w:rsidRPr="0098544A" w14:paraId="1ED3EDF8" w14:textId="77777777" w:rsidTr="00BD2273">
        <w:trPr>
          <w:jc w:val="center"/>
        </w:trPr>
        <w:tc>
          <w:tcPr>
            <w:tcW w:w="1577" w:type="dxa"/>
            <w:shd w:val="pct12" w:color="000000" w:fill="FFFFFF" w:themeFill="background1"/>
            <w:tcMar>
              <w:top w:w="60" w:type="dxa"/>
              <w:bottom w:w="60" w:type="dxa"/>
            </w:tcMar>
            <w:vAlign w:val="bottom"/>
            <w:hideMark/>
          </w:tcPr>
          <w:p w14:paraId="613BF0B7" w14:textId="77777777" w:rsidR="00BD2273" w:rsidRPr="00BC431F" w:rsidRDefault="00BD2273" w:rsidP="00CD3E65">
            <w:pPr>
              <w:jc w:val="center"/>
              <w:rPr>
                <w:rFonts w:ascii="Arial" w:hAnsi="Arial" w:cs="Arial"/>
                <w:b/>
                <w:bCs/>
                <w:color w:val="000000"/>
                <w:sz w:val="20"/>
                <w:szCs w:val="20"/>
              </w:rPr>
            </w:pPr>
            <w:r w:rsidRPr="00BC431F">
              <w:rPr>
                <w:rFonts w:ascii="Arial" w:hAnsi="Arial" w:cs="Arial"/>
                <w:b/>
                <w:bCs/>
                <w:color w:val="000000"/>
                <w:sz w:val="20"/>
                <w:szCs w:val="20"/>
              </w:rPr>
              <w:t>Tag</w:t>
            </w:r>
          </w:p>
        </w:tc>
        <w:tc>
          <w:tcPr>
            <w:tcW w:w="1868" w:type="dxa"/>
            <w:shd w:val="pct12" w:color="000000" w:fill="FFFFFF" w:themeFill="background1"/>
            <w:tcMar>
              <w:top w:w="60" w:type="dxa"/>
              <w:bottom w:w="60" w:type="dxa"/>
            </w:tcMar>
            <w:vAlign w:val="bottom"/>
            <w:hideMark/>
          </w:tcPr>
          <w:p w14:paraId="538E7CB0" w14:textId="77777777" w:rsidR="00BD2273" w:rsidRPr="00BC431F" w:rsidRDefault="00BD2273" w:rsidP="00CD3E65">
            <w:pPr>
              <w:jc w:val="center"/>
              <w:rPr>
                <w:rFonts w:ascii="Arial" w:hAnsi="Arial" w:cs="Arial"/>
                <w:b/>
                <w:bCs/>
                <w:color w:val="000000"/>
                <w:sz w:val="20"/>
                <w:szCs w:val="20"/>
              </w:rPr>
            </w:pPr>
            <w:r w:rsidRPr="00BC431F">
              <w:rPr>
                <w:rFonts w:ascii="Arial" w:hAnsi="Arial" w:cs="Arial"/>
                <w:b/>
                <w:bCs/>
                <w:color w:val="000000"/>
                <w:sz w:val="20"/>
                <w:szCs w:val="20"/>
              </w:rPr>
              <w:t>Release site</w:t>
            </w:r>
          </w:p>
        </w:tc>
        <w:tc>
          <w:tcPr>
            <w:tcW w:w="1580" w:type="dxa"/>
            <w:shd w:val="pct12" w:color="000000" w:fill="FFFFFF" w:themeFill="background1"/>
            <w:tcMar>
              <w:top w:w="60" w:type="dxa"/>
              <w:bottom w:w="60" w:type="dxa"/>
            </w:tcMar>
            <w:vAlign w:val="bottom"/>
            <w:hideMark/>
          </w:tcPr>
          <w:p w14:paraId="1C524E79" w14:textId="4CFA6D9D" w:rsidR="00BD2273" w:rsidRPr="00BC431F" w:rsidRDefault="00BD2273" w:rsidP="00260590">
            <w:pPr>
              <w:jc w:val="center"/>
              <w:rPr>
                <w:rFonts w:ascii="Arial" w:hAnsi="Arial" w:cs="Arial"/>
                <w:b/>
                <w:bCs/>
                <w:color w:val="000000"/>
                <w:sz w:val="20"/>
                <w:szCs w:val="20"/>
              </w:rPr>
            </w:pPr>
            <w:r w:rsidRPr="00BC431F">
              <w:rPr>
                <w:rFonts w:ascii="Arial" w:hAnsi="Arial" w:cs="Arial"/>
                <w:b/>
                <w:bCs/>
                <w:color w:val="000000"/>
                <w:sz w:val="20"/>
                <w:szCs w:val="20"/>
              </w:rPr>
              <w:t>Sinuous dispersal</w:t>
            </w:r>
            <w:r w:rsidR="00260590">
              <w:rPr>
                <w:rFonts w:ascii="Arial" w:hAnsi="Arial" w:cs="Arial"/>
                <w:b/>
                <w:bCs/>
                <w:color w:val="000000"/>
                <w:sz w:val="20"/>
                <w:szCs w:val="20"/>
              </w:rPr>
              <w:br/>
            </w:r>
            <w:r w:rsidRPr="00BC431F">
              <w:rPr>
                <w:rFonts w:ascii="Arial" w:hAnsi="Arial" w:cs="Arial"/>
                <w:b/>
                <w:bCs/>
                <w:color w:val="000000"/>
                <w:sz w:val="20"/>
                <w:szCs w:val="20"/>
              </w:rPr>
              <w:t>(km)</w:t>
            </w:r>
          </w:p>
        </w:tc>
        <w:tc>
          <w:tcPr>
            <w:tcW w:w="1935" w:type="dxa"/>
            <w:shd w:val="pct12" w:color="000000" w:fill="FFFFFF" w:themeFill="background1"/>
            <w:tcMar>
              <w:top w:w="60" w:type="dxa"/>
              <w:bottom w:w="60" w:type="dxa"/>
            </w:tcMar>
            <w:vAlign w:val="bottom"/>
            <w:hideMark/>
          </w:tcPr>
          <w:p w14:paraId="1C9925F7" w14:textId="77777777" w:rsidR="00BD2273" w:rsidRPr="00BC431F" w:rsidRDefault="00BD2273" w:rsidP="00CD3E65">
            <w:pPr>
              <w:jc w:val="center"/>
              <w:rPr>
                <w:rFonts w:ascii="Arial" w:hAnsi="Arial" w:cs="Arial"/>
                <w:b/>
                <w:bCs/>
                <w:color w:val="000000"/>
                <w:sz w:val="20"/>
                <w:szCs w:val="20"/>
              </w:rPr>
            </w:pPr>
            <w:r w:rsidRPr="00BC431F">
              <w:rPr>
                <w:rFonts w:ascii="Arial" w:hAnsi="Arial" w:cs="Arial"/>
                <w:b/>
                <w:bCs/>
                <w:color w:val="000000"/>
                <w:sz w:val="20"/>
                <w:szCs w:val="20"/>
              </w:rPr>
              <w:t>Straight line displacement (km)</w:t>
            </w:r>
          </w:p>
        </w:tc>
        <w:tc>
          <w:tcPr>
            <w:tcW w:w="1440" w:type="dxa"/>
            <w:shd w:val="pct12" w:color="000000" w:fill="FFFFFF" w:themeFill="background1"/>
            <w:tcMar>
              <w:top w:w="60" w:type="dxa"/>
              <w:bottom w:w="60" w:type="dxa"/>
            </w:tcMar>
            <w:vAlign w:val="bottom"/>
            <w:hideMark/>
          </w:tcPr>
          <w:p w14:paraId="3A523C70" w14:textId="77777777" w:rsidR="00BD2273" w:rsidRPr="00BC431F" w:rsidRDefault="00BD2273" w:rsidP="00CD3E65">
            <w:pPr>
              <w:jc w:val="center"/>
              <w:rPr>
                <w:rFonts w:ascii="Arial" w:hAnsi="Arial" w:cs="Arial"/>
                <w:b/>
                <w:bCs/>
                <w:color w:val="000000"/>
                <w:sz w:val="20"/>
                <w:szCs w:val="20"/>
              </w:rPr>
            </w:pPr>
            <w:r w:rsidRPr="00BC431F">
              <w:rPr>
                <w:rFonts w:ascii="Arial" w:hAnsi="Arial" w:cs="Arial"/>
                <w:b/>
                <w:bCs/>
                <w:color w:val="000000"/>
                <w:sz w:val="20"/>
                <w:szCs w:val="20"/>
              </w:rPr>
              <w:t>Days at large</w:t>
            </w:r>
          </w:p>
        </w:tc>
        <w:tc>
          <w:tcPr>
            <w:tcW w:w="1665" w:type="dxa"/>
            <w:shd w:val="pct12" w:color="000000" w:fill="FFFFFF" w:themeFill="background1"/>
            <w:tcMar>
              <w:top w:w="60" w:type="dxa"/>
              <w:bottom w:w="60" w:type="dxa"/>
            </w:tcMar>
            <w:vAlign w:val="bottom"/>
            <w:hideMark/>
          </w:tcPr>
          <w:p w14:paraId="7FE56801" w14:textId="77777777" w:rsidR="00BD2273" w:rsidRPr="00BC431F" w:rsidRDefault="00BD2273" w:rsidP="00CD3E65">
            <w:pPr>
              <w:jc w:val="center"/>
              <w:rPr>
                <w:rFonts w:ascii="Arial" w:hAnsi="Arial" w:cs="Arial"/>
                <w:b/>
                <w:bCs/>
                <w:color w:val="000000"/>
                <w:sz w:val="20"/>
                <w:szCs w:val="20"/>
              </w:rPr>
            </w:pPr>
            <w:r w:rsidRPr="00BC431F">
              <w:rPr>
                <w:rFonts w:ascii="Arial" w:hAnsi="Arial" w:cs="Arial"/>
                <w:b/>
                <w:bCs/>
                <w:color w:val="000000"/>
                <w:sz w:val="20"/>
                <w:szCs w:val="20"/>
              </w:rPr>
              <w:t>Displacement per day (km/day)</w:t>
            </w:r>
          </w:p>
        </w:tc>
      </w:tr>
      <w:tr w:rsidR="00BD2273" w:rsidRPr="0098544A" w14:paraId="6C08D711" w14:textId="77777777" w:rsidTr="00BD2273">
        <w:trPr>
          <w:jc w:val="center"/>
        </w:trPr>
        <w:tc>
          <w:tcPr>
            <w:tcW w:w="1577" w:type="dxa"/>
            <w:shd w:val="clear" w:color="auto" w:fill="auto"/>
            <w:tcMar>
              <w:top w:w="60" w:type="dxa"/>
              <w:bottom w:w="60" w:type="dxa"/>
            </w:tcMar>
            <w:vAlign w:val="center"/>
            <w:hideMark/>
          </w:tcPr>
          <w:p w14:paraId="435D0375" w14:textId="77777777" w:rsidR="00BD2273" w:rsidRPr="00BC431F" w:rsidRDefault="00BD2273" w:rsidP="00BD2273">
            <w:pPr>
              <w:jc w:val="center"/>
              <w:rPr>
                <w:rFonts w:ascii="Arial" w:hAnsi="Arial" w:cs="Arial"/>
                <w:color w:val="000000"/>
                <w:sz w:val="20"/>
                <w:szCs w:val="20"/>
              </w:rPr>
            </w:pPr>
            <w:r w:rsidRPr="00BC431F">
              <w:rPr>
                <w:rFonts w:ascii="Arial" w:hAnsi="Arial" w:cs="Arial"/>
                <w:color w:val="000000"/>
                <w:sz w:val="20"/>
                <w:szCs w:val="20"/>
              </w:rPr>
              <w:t>107</w:t>
            </w:r>
          </w:p>
        </w:tc>
        <w:tc>
          <w:tcPr>
            <w:tcW w:w="1868" w:type="dxa"/>
            <w:shd w:val="clear" w:color="auto" w:fill="auto"/>
            <w:tcMar>
              <w:top w:w="60" w:type="dxa"/>
              <w:bottom w:w="60" w:type="dxa"/>
            </w:tcMar>
            <w:vAlign w:val="center"/>
            <w:hideMark/>
          </w:tcPr>
          <w:p w14:paraId="625A7A77" w14:textId="77777777" w:rsidR="00BD2273" w:rsidRPr="00BC431F" w:rsidRDefault="00BD2273" w:rsidP="00BD2273">
            <w:pPr>
              <w:jc w:val="center"/>
              <w:rPr>
                <w:rFonts w:ascii="Arial" w:hAnsi="Arial" w:cs="Arial"/>
                <w:color w:val="000000"/>
                <w:sz w:val="20"/>
                <w:szCs w:val="20"/>
              </w:rPr>
            </w:pPr>
            <w:r w:rsidRPr="00BC431F">
              <w:rPr>
                <w:rFonts w:ascii="Arial" w:hAnsi="Arial" w:cs="Arial"/>
                <w:color w:val="000000"/>
                <w:sz w:val="20"/>
                <w:szCs w:val="20"/>
              </w:rPr>
              <w:t>Laughlin Lagoon</w:t>
            </w:r>
          </w:p>
        </w:tc>
        <w:tc>
          <w:tcPr>
            <w:tcW w:w="1580" w:type="dxa"/>
            <w:shd w:val="clear" w:color="auto" w:fill="auto"/>
            <w:noWrap/>
            <w:tcMar>
              <w:top w:w="60" w:type="dxa"/>
              <w:bottom w:w="60" w:type="dxa"/>
            </w:tcMar>
            <w:vAlign w:val="center"/>
            <w:hideMark/>
          </w:tcPr>
          <w:p w14:paraId="441914B3" w14:textId="77777777" w:rsidR="00BD2273" w:rsidRPr="00BC431F" w:rsidRDefault="00BD2273" w:rsidP="00BD2273">
            <w:pPr>
              <w:jc w:val="center"/>
              <w:rPr>
                <w:rFonts w:ascii="Arial" w:hAnsi="Arial" w:cs="Arial"/>
                <w:color w:val="000000"/>
                <w:sz w:val="20"/>
                <w:szCs w:val="20"/>
              </w:rPr>
            </w:pPr>
            <w:r w:rsidRPr="00BC431F">
              <w:rPr>
                <w:rFonts w:ascii="Arial" w:hAnsi="Arial" w:cs="Arial"/>
                <w:color w:val="000000"/>
                <w:sz w:val="20"/>
                <w:szCs w:val="20"/>
              </w:rPr>
              <w:t>1.52</w:t>
            </w:r>
          </w:p>
        </w:tc>
        <w:tc>
          <w:tcPr>
            <w:tcW w:w="1935" w:type="dxa"/>
            <w:shd w:val="clear" w:color="auto" w:fill="auto"/>
            <w:noWrap/>
            <w:tcMar>
              <w:top w:w="60" w:type="dxa"/>
              <w:bottom w:w="60" w:type="dxa"/>
            </w:tcMar>
            <w:vAlign w:val="center"/>
            <w:hideMark/>
          </w:tcPr>
          <w:p w14:paraId="113BFF55" w14:textId="77777777" w:rsidR="00BD2273" w:rsidRPr="00BC431F" w:rsidRDefault="00BD2273" w:rsidP="00BD2273">
            <w:pPr>
              <w:jc w:val="center"/>
              <w:rPr>
                <w:rFonts w:ascii="Arial" w:hAnsi="Arial" w:cs="Arial"/>
                <w:color w:val="000000"/>
                <w:sz w:val="20"/>
                <w:szCs w:val="20"/>
              </w:rPr>
            </w:pPr>
            <w:r w:rsidRPr="00BC431F">
              <w:rPr>
                <w:rFonts w:ascii="Arial" w:hAnsi="Arial" w:cs="Arial"/>
                <w:color w:val="000000"/>
                <w:sz w:val="20"/>
                <w:szCs w:val="20"/>
              </w:rPr>
              <w:t>61.85</w:t>
            </w:r>
          </w:p>
        </w:tc>
        <w:tc>
          <w:tcPr>
            <w:tcW w:w="1440" w:type="dxa"/>
            <w:shd w:val="clear" w:color="auto" w:fill="auto"/>
            <w:tcMar>
              <w:top w:w="60" w:type="dxa"/>
              <w:bottom w:w="60" w:type="dxa"/>
            </w:tcMar>
            <w:vAlign w:val="center"/>
            <w:hideMark/>
          </w:tcPr>
          <w:p w14:paraId="45BF0D5C" w14:textId="77777777" w:rsidR="00BD2273" w:rsidRPr="00BC431F" w:rsidRDefault="00BD2273" w:rsidP="00BD2273">
            <w:pPr>
              <w:jc w:val="center"/>
              <w:rPr>
                <w:rFonts w:ascii="Arial" w:hAnsi="Arial" w:cs="Arial"/>
                <w:color w:val="000000"/>
                <w:sz w:val="20"/>
                <w:szCs w:val="20"/>
              </w:rPr>
            </w:pPr>
            <w:r w:rsidRPr="00BC431F">
              <w:rPr>
                <w:rFonts w:ascii="Arial" w:hAnsi="Arial" w:cs="Arial"/>
                <w:color w:val="000000"/>
                <w:sz w:val="20"/>
                <w:szCs w:val="20"/>
              </w:rPr>
              <w:t>20</w:t>
            </w:r>
          </w:p>
        </w:tc>
        <w:tc>
          <w:tcPr>
            <w:tcW w:w="1665" w:type="dxa"/>
            <w:shd w:val="clear" w:color="auto" w:fill="auto"/>
            <w:noWrap/>
            <w:tcMar>
              <w:top w:w="60" w:type="dxa"/>
              <w:bottom w:w="60" w:type="dxa"/>
            </w:tcMar>
            <w:vAlign w:val="center"/>
            <w:hideMark/>
          </w:tcPr>
          <w:p w14:paraId="4D706613" w14:textId="77777777" w:rsidR="00BD2273" w:rsidRPr="00BC431F" w:rsidRDefault="00BD2273" w:rsidP="00BD2273">
            <w:pPr>
              <w:jc w:val="center"/>
              <w:rPr>
                <w:rFonts w:ascii="Arial" w:hAnsi="Arial" w:cs="Arial"/>
                <w:color w:val="000000"/>
                <w:sz w:val="20"/>
                <w:szCs w:val="20"/>
              </w:rPr>
            </w:pPr>
            <w:r w:rsidRPr="00BC431F">
              <w:rPr>
                <w:rFonts w:ascii="Arial" w:hAnsi="Arial" w:cs="Arial"/>
                <w:color w:val="000000"/>
                <w:sz w:val="20"/>
                <w:szCs w:val="20"/>
              </w:rPr>
              <w:t>3.09</w:t>
            </w:r>
          </w:p>
        </w:tc>
      </w:tr>
      <w:tr w:rsidR="00BD2273" w:rsidRPr="0098544A" w14:paraId="7F773358" w14:textId="77777777" w:rsidTr="00BD2273">
        <w:trPr>
          <w:jc w:val="center"/>
        </w:trPr>
        <w:tc>
          <w:tcPr>
            <w:tcW w:w="1577" w:type="dxa"/>
            <w:shd w:val="clear" w:color="auto" w:fill="auto"/>
            <w:noWrap/>
            <w:tcMar>
              <w:top w:w="60" w:type="dxa"/>
              <w:bottom w:w="60" w:type="dxa"/>
            </w:tcMar>
            <w:vAlign w:val="center"/>
            <w:hideMark/>
          </w:tcPr>
          <w:p w14:paraId="2A2FA428" w14:textId="77777777" w:rsidR="00BD2273" w:rsidRPr="00BC431F" w:rsidRDefault="00BD2273" w:rsidP="00BD2273">
            <w:pPr>
              <w:jc w:val="center"/>
              <w:rPr>
                <w:rFonts w:ascii="Arial" w:hAnsi="Arial" w:cs="Arial"/>
                <w:color w:val="000000"/>
                <w:sz w:val="20"/>
                <w:szCs w:val="20"/>
              </w:rPr>
            </w:pPr>
            <w:r w:rsidRPr="00BC431F">
              <w:rPr>
                <w:rFonts w:ascii="Arial" w:hAnsi="Arial" w:cs="Arial"/>
                <w:color w:val="000000"/>
                <w:sz w:val="20"/>
                <w:szCs w:val="20"/>
              </w:rPr>
              <w:t>108</w:t>
            </w:r>
          </w:p>
        </w:tc>
        <w:tc>
          <w:tcPr>
            <w:tcW w:w="1868" w:type="dxa"/>
            <w:shd w:val="clear" w:color="auto" w:fill="auto"/>
            <w:tcMar>
              <w:top w:w="60" w:type="dxa"/>
              <w:bottom w:w="60" w:type="dxa"/>
            </w:tcMar>
            <w:vAlign w:val="center"/>
            <w:hideMark/>
          </w:tcPr>
          <w:p w14:paraId="00B96B7A" w14:textId="77777777" w:rsidR="00BD2273" w:rsidRPr="00BC431F" w:rsidRDefault="00BD2273" w:rsidP="00BD2273">
            <w:pPr>
              <w:jc w:val="center"/>
              <w:rPr>
                <w:rFonts w:ascii="Arial" w:hAnsi="Arial" w:cs="Arial"/>
                <w:color w:val="000000"/>
                <w:sz w:val="20"/>
                <w:szCs w:val="20"/>
              </w:rPr>
            </w:pPr>
            <w:r w:rsidRPr="00BC431F">
              <w:rPr>
                <w:rFonts w:ascii="Arial" w:hAnsi="Arial" w:cs="Arial"/>
                <w:color w:val="000000"/>
                <w:sz w:val="20"/>
                <w:szCs w:val="20"/>
              </w:rPr>
              <w:t>Laughlin Lagoon</w:t>
            </w:r>
          </w:p>
        </w:tc>
        <w:tc>
          <w:tcPr>
            <w:tcW w:w="1580" w:type="dxa"/>
            <w:shd w:val="clear" w:color="auto" w:fill="auto"/>
            <w:noWrap/>
            <w:tcMar>
              <w:top w:w="60" w:type="dxa"/>
              <w:bottom w:w="60" w:type="dxa"/>
            </w:tcMar>
            <w:vAlign w:val="center"/>
            <w:hideMark/>
          </w:tcPr>
          <w:p w14:paraId="645CCBBC" w14:textId="77777777" w:rsidR="00BD2273" w:rsidRPr="00BC431F" w:rsidRDefault="00BD2273" w:rsidP="00BD2273">
            <w:pPr>
              <w:jc w:val="center"/>
              <w:rPr>
                <w:rFonts w:ascii="Arial" w:hAnsi="Arial" w:cs="Arial"/>
                <w:color w:val="000000"/>
                <w:sz w:val="20"/>
                <w:szCs w:val="20"/>
              </w:rPr>
            </w:pPr>
            <w:r w:rsidRPr="00BC431F">
              <w:rPr>
                <w:rFonts w:ascii="Arial" w:hAnsi="Arial" w:cs="Arial"/>
                <w:color w:val="000000"/>
                <w:sz w:val="20"/>
                <w:szCs w:val="20"/>
              </w:rPr>
              <w:t>0.34</w:t>
            </w:r>
          </w:p>
        </w:tc>
        <w:tc>
          <w:tcPr>
            <w:tcW w:w="1935" w:type="dxa"/>
            <w:shd w:val="clear" w:color="auto" w:fill="auto"/>
            <w:noWrap/>
            <w:tcMar>
              <w:top w:w="60" w:type="dxa"/>
              <w:bottom w:w="60" w:type="dxa"/>
            </w:tcMar>
            <w:vAlign w:val="center"/>
            <w:hideMark/>
          </w:tcPr>
          <w:p w14:paraId="5700CFC7" w14:textId="77777777" w:rsidR="00BD2273" w:rsidRPr="00BC431F" w:rsidRDefault="00BD2273" w:rsidP="00BD2273">
            <w:pPr>
              <w:jc w:val="center"/>
              <w:rPr>
                <w:rFonts w:ascii="Arial" w:hAnsi="Arial" w:cs="Arial"/>
                <w:color w:val="000000"/>
                <w:sz w:val="20"/>
                <w:szCs w:val="20"/>
              </w:rPr>
            </w:pPr>
            <w:r w:rsidRPr="00BC431F">
              <w:rPr>
                <w:rFonts w:ascii="Arial" w:hAnsi="Arial" w:cs="Arial"/>
                <w:color w:val="000000"/>
                <w:sz w:val="20"/>
                <w:szCs w:val="20"/>
              </w:rPr>
              <w:t>1.96</w:t>
            </w:r>
          </w:p>
        </w:tc>
        <w:tc>
          <w:tcPr>
            <w:tcW w:w="1440" w:type="dxa"/>
            <w:shd w:val="clear" w:color="auto" w:fill="auto"/>
            <w:tcMar>
              <w:top w:w="60" w:type="dxa"/>
              <w:bottom w:w="60" w:type="dxa"/>
            </w:tcMar>
            <w:vAlign w:val="center"/>
            <w:hideMark/>
          </w:tcPr>
          <w:p w14:paraId="552FDA7C" w14:textId="77777777" w:rsidR="00BD2273" w:rsidRPr="00BC431F" w:rsidRDefault="00BD2273" w:rsidP="00BD2273">
            <w:pPr>
              <w:jc w:val="center"/>
              <w:rPr>
                <w:rFonts w:ascii="Arial" w:hAnsi="Arial" w:cs="Arial"/>
                <w:color w:val="000000"/>
                <w:sz w:val="20"/>
                <w:szCs w:val="20"/>
              </w:rPr>
            </w:pPr>
            <w:r w:rsidRPr="00BC431F">
              <w:rPr>
                <w:rFonts w:ascii="Arial" w:hAnsi="Arial" w:cs="Arial"/>
                <w:color w:val="000000"/>
                <w:sz w:val="20"/>
                <w:szCs w:val="20"/>
              </w:rPr>
              <w:t>71</w:t>
            </w:r>
          </w:p>
        </w:tc>
        <w:tc>
          <w:tcPr>
            <w:tcW w:w="1665" w:type="dxa"/>
            <w:shd w:val="clear" w:color="auto" w:fill="auto"/>
            <w:noWrap/>
            <w:tcMar>
              <w:top w:w="60" w:type="dxa"/>
              <w:bottom w:w="60" w:type="dxa"/>
            </w:tcMar>
            <w:vAlign w:val="center"/>
            <w:hideMark/>
          </w:tcPr>
          <w:p w14:paraId="27DDB50B" w14:textId="77777777" w:rsidR="00BD2273" w:rsidRPr="00BC431F" w:rsidRDefault="00BD2273" w:rsidP="00BD2273">
            <w:pPr>
              <w:jc w:val="center"/>
              <w:rPr>
                <w:rFonts w:ascii="Arial" w:hAnsi="Arial" w:cs="Arial"/>
                <w:color w:val="000000"/>
                <w:sz w:val="20"/>
                <w:szCs w:val="20"/>
              </w:rPr>
            </w:pPr>
            <w:r w:rsidRPr="00BC431F">
              <w:rPr>
                <w:rFonts w:ascii="Arial" w:hAnsi="Arial" w:cs="Arial"/>
                <w:color w:val="000000"/>
                <w:sz w:val="20"/>
                <w:szCs w:val="20"/>
              </w:rPr>
              <w:t>0.03</w:t>
            </w:r>
          </w:p>
        </w:tc>
      </w:tr>
      <w:tr w:rsidR="00BD2273" w:rsidRPr="0098544A" w14:paraId="05B4F2E1" w14:textId="77777777" w:rsidTr="00BD2273">
        <w:trPr>
          <w:jc w:val="center"/>
        </w:trPr>
        <w:tc>
          <w:tcPr>
            <w:tcW w:w="1577" w:type="dxa"/>
            <w:shd w:val="clear" w:color="auto" w:fill="auto"/>
            <w:noWrap/>
            <w:tcMar>
              <w:top w:w="60" w:type="dxa"/>
              <w:bottom w:w="60" w:type="dxa"/>
            </w:tcMar>
            <w:vAlign w:val="center"/>
            <w:hideMark/>
          </w:tcPr>
          <w:p w14:paraId="1AF9BAB2" w14:textId="77777777" w:rsidR="00BD2273" w:rsidRPr="00BC431F" w:rsidRDefault="00BD2273" w:rsidP="00BD2273">
            <w:pPr>
              <w:jc w:val="center"/>
              <w:rPr>
                <w:rFonts w:ascii="Arial" w:hAnsi="Arial" w:cs="Arial"/>
                <w:color w:val="000000"/>
                <w:sz w:val="20"/>
                <w:szCs w:val="20"/>
              </w:rPr>
            </w:pPr>
            <w:r w:rsidRPr="00BC431F">
              <w:rPr>
                <w:rFonts w:ascii="Arial" w:hAnsi="Arial" w:cs="Arial"/>
                <w:color w:val="000000"/>
                <w:sz w:val="20"/>
                <w:szCs w:val="20"/>
              </w:rPr>
              <w:t>109</w:t>
            </w:r>
          </w:p>
        </w:tc>
        <w:tc>
          <w:tcPr>
            <w:tcW w:w="1868" w:type="dxa"/>
            <w:shd w:val="clear" w:color="auto" w:fill="auto"/>
            <w:tcMar>
              <w:top w:w="60" w:type="dxa"/>
              <w:bottom w:w="60" w:type="dxa"/>
            </w:tcMar>
            <w:vAlign w:val="center"/>
            <w:hideMark/>
          </w:tcPr>
          <w:p w14:paraId="797BFE93" w14:textId="77777777" w:rsidR="00BD2273" w:rsidRPr="00BC431F" w:rsidRDefault="00BD2273" w:rsidP="00BD2273">
            <w:pPr>
              <w:jc w:val="center"/>
              <w:rPr>
                <w:rFonts w:ascii="Arial" w:hAnsi="Arial" w:cs="Arial"/>
                <w:color w:val="000000"/>
                <w:sz w:val="20"/>
                <w:szCs w:val="20"/>
              </w:rPr>
            </w:pPr>
            <w:r w:rsidRPr="00BC431F">
              <w:rPr>
                <w:rFonts w:ascii="Arial" w:hAnsi="Arial" w:cs="Arial"/>
                <w:color w:val="000000"/>
                <w:sz w:val="20"/>
                <w:szCs w:val="20"/>
              </w:rPr>
              <w:t>Laughlin Lagoon</w:t>
            </w:r>
          </w:p>
        </w:tc>
        <w:tc>
          <w:tcPr>
            <w:tcW w:w="1580" w:type="dxa"/>
            <w:shd w:val="clear" w:color="auto" w:fill="auto"/>
            <w:noWrap/>
            <w:tcMar>
              <w:top w:w="60" w:type="dxa"/>
              <w:bottom w:w="60" w:type="dxa"/>
            </w:tcMar>
            <w:vAlign w:val="center"/>
            <w:hideMark/>
          </w:tcPr>
          <w:p w14:paraId="24E24B49" w14:textId="77777777" w:rsidR="00BD2273" w:rsidRPr="00BC431F" w:rsidRDefault="00BD2273" w:rsidP="00BD2273">
            <w:pPr>
              <w:jc w:val="center"/>
              <w:rPr>
                <w:rFonts w:ascii="Arial" w:hAnsi="Arial" w:cs="Arial"/>
                <w:color w:val="000000"/>
                <w:sz w:val="20"/>
                <w:szCs w:val="20"/>
              </w:rPr>
            </w:pPr>
            <w:r w:rsidRPr="00BC431F">
              <w:rPr>
                <w:rFonts w:ascii="Arial" w:hAnsi="Arial" w:cs="Arial"/>
                <w:color w:val="000000"/>
                <w:sz w:val="20"/>
                <w:szCs w:val="20"/>
              </w:rPr>
              <w:t>1.52</w:t>
            </w:r>
          </w:p>
        </w:tc>
        <w:tc>
          <w:tcPr>
            <w:tcW w:w="1935" w:type="dxa"/>
            <w:shd w:val="clear" w:color="auto" w:fill="auto"/>
            <w:noWrap/>
            <w:tcMar>
              <w:top w:w="60" w:type="dxa"/>
              <w:bottom w:w="60" w:type="dxa"/>
            </w:tcMar>
            <w:vAlign w:val="center"/>
            <w:hideMark/>
          </w:tcPr>
          <w:p w14:paraId="186EE8FE" w14:textId="77777777" w:rsidR="00BD2273" w:rsidRPr="00BC431F" w:rsidRDefault="00BD2273" w:rsidP="00BD2273">
            <w:pPr>
              <w:jc w:val="center"/>
              <w:rPr>
                <w:rFonts w:ascii="Arial" w:hAnsi="Arial" w:cs="Arial"/>
                <w:color w:val="000000"/>
                <w:sz w:val="20"/>
                <w:szCs w:val="20"/>
              </w:rPr>
            </w:pPr>
            <w:r w:rsidRPr="00BC431F">
              <w:rPr>
                <w:rFonts w:ascii="Arial" w:hAnsi="Arial" w:cs="Arial"/>
                <w:color w:val="000000"/>
                <w:sz w:val="20"/>
                <w:szCs w:val="20"/>
              </w:rPr>
              <w:t>68.30</w:t>
            </w:r>
          </w:p>
        </w:tc>
        <w:tc>
          <w:tcPr>
            <w:tcW w:w="1440" w:type="dxa"/>
            <w:shd w:val="clear" w:color="auto" w:fill="auto"/>
            <w:tcMar>
              <w:top w:w="60" w:type="dxa"/>
              <w:bottom w:w="60" w:type="dxa"/>
            </w:tcMar>
            <w:vAlign w:val="center"/>
            <w:hideMark/>
          </w:tcPr>
          <w:p w14:paraId="71ED17F6" w14:textId="77777777" w:rsidR="00BD2273" w:rsidRPr="00BC431F" w:rsidRDefault="00BD2273" w:rsidP="00BD2273">
            <w:pPr>
              <w:jc w:val="center"/>
              <w:rPr>
                <w:rFonts w:ascii="Arial" w:hAnsi="Arial" w:cs="Arial"/>
                <w:color w:val="000000"/>
                <w:sz w:val="20"/>
                <w:szCs w:val="20"/>
              </w:rPr>
            </w:pPr>
            <w:r w:rsidRPr="00BC431F">
              <w:rPr>
                <w:rFonts w:ascii="Arial" w:hAnsi="Arial" w:cs="Arial"/>
                <w:color w:val="000000"/>
                <w:sz w:val="20"/>
                <w:szCs w:val="20"/>
              </w:rPr>
              <w:t>72</w:t>
            </w:r>
          </w:p>
        </w:tc>
        <w:tc>
          <w:tcPr>
            <w:tcW w:w="1665" w:type="dxa"/>
            <w:shd w:val="clear" w:color="auto" w:fill="auto"/>
            <w:noWrap/>
            <w:tcMar>
              <w:top w:w="60" w:type="dxa"/>
              <w:bottom w:w="60" w:type="dxa"/>
            </w:tcMar>
            <w:vAlign w:val="center"/>
            <w:hideMark/>
          </w:tcPr>
          <w:p w14:paraId="2FBD2158" w14:textId="77777777" w:rsidR="00BD2273" w:rsidRPr="00BC431F" w:rsidRDefault="00BD2273" w:rsidP="00BD2273">
            <w:pPr>
              <w:jc w:val="center"/>
              <w:rPr>
                <w:rFonts w:ascii="Arial" w:hAnsi="Arial" w:cs="Arial"/>
                <w:color w:val="000000"/>
                <w:sz w:val="20"/>
                <w:szCs w:val="20"/>
              </w:rPr>
            </w:pPr>
            <w:r w:rsidRPr="00BC431F">
              <w:rPr>
                <w:rFonts w:ascii="Arial" w:hAnsi="Arial" w:cs="Arial"/>
                <w:color w:val="000000"/>
                <w:sz w:val="20"/>
                <w:szCs w:val="20"/>
              </w:rPr>
              <w:t>0.95</w:t>
            </w:r>
          </w:p>
        </w:tc>
      </w:tr>
      <w:tr w:rsidR="00BD2273" w:rsidRPr="0098544A" w14:paraId="272F391D" w14:textId="77777777" w:rsidTr="00BD2273">
        <w:trPr>
          <w:jc w:val="center"/>
        </w:trPr>
        <w:tc>
          <w:tcPr>
            <w:tcW w:w="1577" w:type="dxa"/>
            <w:shd w:val="clear" w:color="auto" w:fill="auto"/>
            <w:noWrap/>
            <w:tcMar>
              <w:top w:w="60" w:type="dxa"/>
              <w:bottom w:w="60" w:type="dxa"/>
            </w:tcMar>
            <w:vAlign w:val="center"/>
            <w:hideMark/>
          </w:tcPr>
          <w:p w14:paraId="09D66746" w14:textId="77777777" w:rsidR="00BD2273" w:rsidRPr="00BC431F" w:rsidRDefault="00BD2273" w:rsidP="00BD2273">
            <w:pPr>
              <w:jc w:val="center"/>
              <w:rPr>
                <w:rFonts w:ascii="Arial" w:hAnsi="Arial" w:cs="Arial"/>
                <w:color w:val="000000"/>
                <w:sz w:val="20"/>
                <w:szCs w:val="20"/>
              </w:rPr>
            </w:pPr>
            <w:r w:rsidRPr="00BC431F">
              <w:rPr>
                <w:rFonts w:ascii="Arial" w:hAnsi="Arial" w:cs="Arial"/>
                <w:color w:val="000000"/>
                <w:sz w:val="20"/>
                <w:szCs w:val="20"/>
              </w:rPr>
              <w:t>110</w:t>
            </w:r>
          </w:p>
        </w:tc>
        <w:tc>
          <w:tcPr>
            <w:tcW w:w="1868" w:type="dxa"/>
            <w:shd w:val="clear" w:color="auto" w:fill="auto"/>
            <w:tcMar>
              <w:top w:w="60" w:type="dxa"/>
              <w:bottom w:w="60" w:type="dxa"/>
            </w:tcMar>
            <w:vAlign w:val="center"/>
            <w:hideMark/>
          </w:tcPr>
          <w:p w14:paraId="0144B17D" w14:textId="77777777" w:rsidR="00BD2273" w:rsidRPr="00BC431F" w:rsidRDefault="00BD2273" w:rsidP="00BD2273">
            <w:pPr>
              <w:jc w:val="center"/>
              <w:rPr>
                <w:rFonts w:ascii="Arial" w:hAnsi="Arial" w:cs="Arial"/>
                <w:color w:val="000000"/>
                <w:sz w:val="20"/>
                <w:szCs w:val="20"/>
              </w:rPr>
            </w:pPr>
            <w:r w:rsidRPr="00BC431F">
              <w:rPr>
                <w:rFonts w:ascii="Arial" w:hAnsi="Arial" w:cs="Arial"/>
                <w:color w:val="000000"/>
                <w:sz w:val="20"/>
                <w:szCs w:val="20"/>
              </w:rPr>
              <w:t>Laughlin Lagoon</w:t>
            </w:r>
          </w:p>
        </w:tc>
        <w:tc>
          <w:tcPr>
            <w:tcW w:w="1580" w:type="dxa"/>
            <w:shd w:val="clear" w:color="auto" w:fill="auto"/>
            <w:noWrap/>
            <w:tcMar>
              <w:top w:w="60" w:type="dxa"/>
              <w:bottom w:w="60" w:type="dxa"/>
            </w:tcMar>
            <w:vAlign w:val="center"/>
            <w:hideMark/>
          </w:tcPr>
          <w:p w14:paraId="4359BFB5" w14:textId="77777777" w:rsidR="00BD2273" w:rsidRPr="00BC431F" w:rsidRDefault="00BD2273" w:rsidP="00BD2273">
            <w:pPr>
              <w:jc w:val="center"/>
              <w:rPr>
                <w:rFonts w:ascii="Arial" w:hAnsi="Arial" w:cs="Arial"/>
                <w:color w:val="000000"/>
                <w:sz w:val="20"/>
                <w:szCs w:val="20"/>
              </w:rPr>
            </w:pPr>
            <w:r w:rsidRPr="00BC431F">
              <w:rPr>
                <w:rFonts w:ascii="Arial" w:hAnsi="Arial" w:cs="Arial"/>
                <w:color w:val="000000"/>
                <w:sz w:val="20"/>
                <w:szCs w:val="20"/>
              </w:rPr>
              <w:t>0.34</w:t>
            </w:r>
          </w:p>
        </w:tc>
        <w:tc>
          <w:tcPr>
            <w:tcW w:w="1935" w:type="dxa"/>
            <w:shd w:val="clear" w:color="auto" w:fill="auto"/>
            <w:noWrap/>
            <w:tcMar>
              <w:top w:w="60" w:type="dxa"/>
              <w:bottom w:w="60" w:type="dxa"/>
            </w:tcMar>
            <w:vAlign w:val="center"/>
            <w:hideMark/>
          </w:tcPr>
          <w:p w14:paraId="651C5E8A" w14:textId="77777777" w:rsidR="00BD2273" w:rsidRPr="00BC431F" w:rsidRDefault="00BD2273" w:rsidP="00BD2273">
            <w:pPr>
              <w:jc w:val="center"/>
              <w:rPr>
                <w:rFonts w:ascii="Arial" w:hAnsi="Arial" w:cs="Arial"/>
                <w:color w:val="000000"/>
                <w:sz w:val="20"/>
                <w:szCs w:val="20"/>
              </w:rPr>
            </w:pPr>
            <w:r w:rsidRPr="00BC431F">
              <w:rPr>
                <w:rFonts w:ascii="Arial" w:hAnsi="Arial" w:cs="Arial"/>
                <w:color w:val="000000"/>
                <w:sz w:val="20"/>
                <w:szCs w:val="20"/>
              </w:rPr>
              <w:t>2.93</w:t>
            </w:r>
          </w:p>
        </w:tc>
        <w:tc>
          <w:tcPr>
            <w:tcW w:w="1440" w:type="dxa"/>
            <w:shd w:val="clear" w:color="auto" w:fill="auto"/>
            <w:tcMar>
              <w:top w:w="60" w:type="dxa"/>
              <w:bottom w:w="60" w:type="dxa"/>
            </w:tcMar>
            <w:vAlign w:val="center"/>
            <w:hideMark/>
          </w:tcPr>
          <w:p w14:paraId="0C63CCFF" w14:textId="77777777" w:rsidR="00BD2273" w:rsidRPr="00BC431F" w:rsidRDefault="00BD2273" w:rsidP="00BD2273">
            <w:pPr>
              <w:jc w:val="center"/>
              <w:rPr>
                <w:rFonts w:ascii="Arial" w:hAnsi="Arial" w:cs="Arial"/>
                <w:color w:val="000000"/>
                <w:sz w:val="20"/>
                <w:szCs w:val="20"/>
              </w:rPr>
            </w:pPr>
            <w:r w:rsidRPr="00BC431F">
              <w:rPr>
                <w:rFonts w:ascii="Arial" w:hAnsi="Arial" w:cs="Arial"/>
                <w:color w:val="000000"/>
                <w:sz w:val="20"/>
                <w:szCs w:val="20"/>
              </w:rPr>
              <w:t>47</w:t>
            </w:r>
          </w:p>
        </w:tc>
        <w:tc>
          <w:tcPr>
            <w:tcW w:w="1665" w:type="dxa"/>
            <w:shd w:val="clear" w:color="auto" w:fill="auto"/>
            <w:noWrap/>
            <w:tcMar>
              <w:top w:w="60" w:type="dxa"/>
              <w:bottom w:w="60" w:type="dxa"/>
            </w:tcMar>
            <w:vAlign w:val="center"/>
            <w:hideMark/>
          </w:tcPr>
          <w:p w14:paraId="6BBC0596" w14:textId="77777777" w:rsidR="00BD2273" w:rsidRPr="00BC431F" w:rsidRDefault="00BD2273" w:rsidP="00BD2273">
            <w:pPr>
              <w:jc w:val="center"/>
              <w:rPr>
                <w:rFonts w:ascii="Arial" w:hAnsi="Arial" w:cs="Arial"/>
                <w:color w:val="000000"/>
                <w:sz w:val="20"/>
                <w:szCs w:val="20"/>
              </w:rPr>
            </w:pPr>
            <w:r w:rsidRPr="00BC431F">
              <w:rPr>
                <w:rFonts w:ascii="Arial" w:hAnsi="Arial" w:cs="Arial"/>
                <w:color w:val="000000"/>
                <w:sz w:val="20"/>
                <w:szCs w:val="20"/>
              </w:rPr>
              <w:t>0.06</w:t>
            </w:r>
          </w:p>
        </w:tc>
      </w:tr>
      <w:tr w:rsidR="00BD2273" w:rsidRPr="0098544A" w14:paraId="48128C3B" w14:textId="77777777" w:rsidTr="00BD2273">
        <w:trPr>
          <w:jc w:val="center"/>
        </w:trPr>
        <w:tc>
          <w:tcPr>
            <w:tcW w:w="1577" w:type="dxa"/>
            <w:shd w:val="clear" w:color="auto" w:fill="auto"/>
            <w:noWrap/>
            <w:tcMar>
              <w:top w:w="60" w:type="dxa"/>
              <w:bottom w:w="60" w:type="dxa"/>
            </w:tcMar>
            <w:vAlign w:val="center"/>
            <w:hideMark/>
          </w:tcPr>
          <w:p w14:paraId="59AEDD7B" w14:textId="77777777" w:rsidR="00BD2273" w:rsidRPr="00BC431F" w:rsidRDefault="00BD2273" w:rsidP="00BD2273">
            <w:pPr>
              <w:jc w:val="center"/>
              <w:rPr>
                <w:rFonts w:ascii="Arial" w:hAnsi="Arial" w:cs="Arial"/>
                <w:color w:val="000000"/>
                <w:sz w:val="20"/>
                <w:szCs w:val="20"/>
              </w:rPr>
            </w:pPr>
            <w:r w:rsidRPr="00BC431F">
              <w:rPr>
                <w:rFonts w:ascii="Arial" w:hAnsi="Arial" w:cs="Arial"/>
                <w:color w:val="000000"/>
                <w:sz w:val="20"/>
                <w:szCs w:val="20"/>
              </w:rPr>
              <w:t>111</w:t>
            </w:r>
          </w:p>
        </w:tc>
        <w:tc>
          <w:tcPr>
            <w:tcW w:w="1868" w:type="dxa"/>
            <w:shd w:val="clear" w:color="auto" w:fill="auto"/>
            <w:tcMar>
              <w:top w:w="60" w:type="dxa"/>
              <w:bottom w:w="60" w:type="dxa"/>
            </w:tcMar>
            <w:vAlign w:val="center"/>
            <w:hideMark/>
          </w:tcPr>
          <w:p w14:paraId="2473B09F" w14:textId="77777777" w:rsidR="00BD2273" w:rsidRPr="00BC431F" w:rsidRDefault="00BD2273" w:rsidP="00BD2273">
            <w:pPr>
              <w:jc w:val="center"/>
              <w:rPr>
                <w:rFonts w:ascii="Arial" w:hAnsi="Arial" w:cs="Arial"/>
                <w:color w:val="000000"/>
                <w:sz w:val="20"/>
                <w:szCs w:val="20"/>
              </w:rPr>
            </w:pPr>
            <w:r w:rsidRPr="00BC431F">
              <w:rPr>
                <w:rFonts w:ascii="Arial" w:hAnsi="Arial" w:cs="Arial"/>
                <w:color w:val="000000"/>
                <w:sz w:val="20"/>
                <w:szCs w:val="20"/>
              </w:rPr>
              <w:t>Laughlin Lagoon</w:t>
            </w:r>
          </w:p>
        </w:tc>
        <w:tc>
          <w:tcPr>
            <w:tcW w:w="1580" w:type="dxa"/>
            <w:shd w:val="clear" w:color="auto" w:fill="auto"/>
            <w:noWrap/>
            <w:tcMar>
              <w:top w:w="60" w:type="dxa"/>
              <w:bottom w:w="60" w:type="dxa"/>
            </w:tcMar>
            <w:vAlign w:val="center"/>
            <w:hideMark/>
          </w:tcPr>
          <w:p w14:paraId="054B7DAF" w14:textId="77777777" w:rsidR="00BD2273" w:rsidRPr="00BC431F" w:rsidRDefault="00BD2273" w:rsidP="00BD2273">
            <w:pPr>
              <w:jc w:val="center"/>
              <w:rPr>
                <w:rFonts w:ascii="Arial" w:hAnsi="Arial" w:cs="Arial"/>
                <w:color w:val="000000"/>
                <w:sz w:val="20"/>
                <w:szCs w:val="20"/>
              </w:rPr>
            </w:pPr>
            <w:r w:rsidRPr="00BC431F">
              <w:rPr>
                <w:rFonts w:ascii="Arial" w:hAnsi="Arial" w:cs="Arial"/>
                <w:color w:val="000000"/>
                <w:sz w:val="20"/>
                <w:szCs w:val="20"/>
              </w:rPr>
              <w:t>1.29</w:t>
            </w:r>
          </w:p>
        </w:tc>
        <w:tc>
          <w:tcPr>
            <w:tcW w:w="1935" w:type="dxa"/>
            <w:shd w:val="clear" w:color="auto" w:fill="auto"/>
            <w:noWrap/>
            <w:tcMar>
              <w:top w:w="60" w:type="dxa"/>
              <w:bottom w:w="60" w:type="dxa"/>
            </w:tcMar>
            <w:vAlign w:val="center"/>
            <w:hideMark/>
          </w:tcPr>
          <w:p w14:paraId="3C2165B6" w14:textId="77777777" w:rsidR="00BD2273" w:rsidRPr="00BC431F" w:rsidRDefault="00BD2273" w:rsidP="00BD2273">
            <w:pPr>
              <w:jc w:val="center"/>
              <w:rPr>
                <w:rFonts w:ascii="Arial" w:hAnsi="Arial" w:cs="Arial"/>
                <w:color w:val="000000"/>
                <w:sz w:val="20"/>
                <w:szCs w:val="20"/>
              </w:rPr>
            </w:pPr>
            <w:r w:rsidRPr="00BC431F">
              <w:rPr>
                <w:rFonts w:ascii="Arial" w:hAnsi="Arial" w:cs="Arial"/>
                <w:color w:val="000000"/>
                <w:sz w:val="20"/>
                <w:szCs w:val="20"/>
              </w:rPr>
              <w:t>10.56</w:t>
            </w:r>
          </w:p>
        </w:tc>
        <w:tc>
          <w:tcPr>
            <w:tcW w:w="1440" w:type="dxa"/>
            <w:shd w:val="clear" w:color="auto" w:fill="auto"/>
            <w:tcMar>
              <w:top w:w="60" w:type="dxa"/>
              <w:bottom w:w="60" w:type="dxa"/>
            </w:tcMar>
            <w:vAlign w:val="center"/>
            <w:hideMark/>
          </w:tcPr>
          <w:p w14:paraId="6847C75D" w14:textId="77777777" w:rsidR="00BD2273" w:rsidRPr="00BC431F" w:rsidRDefault="00BD2273" w:rsidP="00BD2273">
            <w:pPr>
              <w:jc w:val="center"/>
              <w:rPr>
                <w:rFonts w:ascii="Arial" w:hAnsi="Arial" w:cs="Arial"/>
                <w:color w:val="000000"/>
                <w:sz w:val="20"/>
                <w:szCs w:val="20"/>
              </w:rPr>
            </w:pPr>
            <w:r w:rsidRPr="00BC431F">
              <w:rPr>
                <w:rFonts w:ascii="Arial" w:hAnsi="Arial" w:cs="Arial"/>
                <w:color w:val="000000"/>
                <w:sz w:val="20"/>
                <w:szCs w:val="20"/>
              </w:rPr>
              <w:t>72</w:t>
            </w:r>
          </w:p>
        </w:tc>
        <w:tc>
          <w:tcPr>
            <w:tcW w:w="1665" w:type="dxa"/>
            <w:shd w:val="clear" w:color="auto" w:fill="auto"/>
            <w:noWrap/>
            <w:tcMar>
              <w:top w:w="60" w:type="dxa"/>
              <w:bottom w:w="60" w:type="dxa"/>
            </w:tcMar>
            <w:vAlign w:val="center"/>
            <w:hideMark/>
          </w:tcPr>
          <w:p w14:paraId="24B8293B" w14:textId="77777777" w:rsidR="00BD2273" w:rsidRPr="00BC431F" w:rsidRDefault="00BD2273" w:rsidP="00BD2273">
            <w:pPr>
              <w:jc w:val="center"/>
              <w:rPr>
                <w:rFonts w:ascii="Arial" w:hAnsi="Arial" w:cs="Arial"/>
                <w:color w:val="000000"/>
                <w:sz w:val="20"/>
                <w:szCs w:val="20"/>
              </w:rPr>
            </w:pPr>
            <w:r w:rsidRPr="00BC431F">
              <w:rPr>
                <w:rFonts w:ascii="Arial" w:hAnsi="Arial" w:cs="Arial"/>
                <w:color w:val="000000"/>
                <w:sz w:val="20"/>
                <w:szCs w:val="20"/>
              </w:rPr>
              <w:t>0.15</w:t>
            </w:r>
          </w:p>
        </w:tc>
      </w:tr>
      <w:tr w:rsidR="00BD2273" w:rsidRPr="0098544A" w14:paraId="0EA19775" w14:textId="77777777" w:rsidTr="00BD2273">
        <w:trPr>
          <w:jc w:val="center"/>
        </w:trPr>
        <w:tc>
          <w:tcPr>
            <w:tcW w:w="1577" w:type="dxa"/>
            <w:shd w:val="clear" w:color="auto" w:fill="auto"/>
            <w:noWrap/>
            <w:tcMar>
              <w:top w:w="60" w:type="dxa"/>
              <w:bottom w:w="60" w:type="dxa"/>
            </w:tcMar>
            <w:vAlign w:val="center"/>
            <w:hideMark/>
          </w:tcPr>
          <w:p w14:paraId="0A9A9E6F" w14:textId="77777777" w:rsidR="00BD2273" w:rsidRPr="00BC431F" w:rsidRDefault="00BD2273" w:rsidP="00BD2273">
            <w:pPr>
              <w:jc w:val="center"/>
              <w:rPr>
                <w:rFonts w:ascii="Arial" w:hAnsi="Arial" w:cs="Arial"/>
                <w:color w:val="000000"/>
                <w:sz w:val="20"/>
                <w:szCs w:val="20"/>
              </w:rPr>
            </w:pPr>
            <w:r w:rsidRPr="00BC431F">
              <w:rPr>
                <w:rFonts w:ascii="Arial" w:hAnsi="Arial" w:cs="Arial"/>
                <w:color w:val="000000"/>
                <w:sz w:val="20"/>
                <w:szCs w:val="20"/>
              </w:rPr>
              <w:t>112</w:t>
            </w:r>
          </w:p>
        </w:tc>
        <w:tc>
          <w:tcPr>
            <w:tcW w:w="1868" w:type="dxa"/>
            <w:shd w:val="clear" w:color="auto" w:fill="auto"/>
            <w:tcMar>
              <w:top w:w="60" w:type="dxa"/>
              <w:bottom w:w="60" w:type="dxa"/>
            </w:tcMar>
            <w:vAlign w:val="center"/>
            <w:hideMark/>
          </w:tcPr>
          <w:p w14:paraId="68BCCA7C" w14:textId="77777777" w:rsidR="00BD2273" w:rsidRPr="00BC431F" w:rsidRDefault="00BD2273" w:rsidP="00BD2273">
            <w:pPr>
              <w:jc w:val="center"/>
              <w:rPr>
                <w:rFonts w:ascii="Arial" w:hAnsi="Arial" w:cs="Arial"/>
                <w:color w:val="000000"/>
                <w:sz w:val="20"/>
                <w:szCs w:val="20"/>
              </w:rPr>
            </w:pPr>
            <w:r w:rsidRPr="00BC431F">
              <w:rPr>
                <w:rFonts w:ascii="Arial" w:hAnsi="Arial" w:cs="Arial"/>
                <w:color w:val="000000"/>
                <w:sz w:val="20"/>
                <w:szCs w:val="20"/>
              </w:rPr>
              <w:t>Laughlin Lagoon</w:t>
            </w:r>
          </w:p>
        </w:tc>
        <w:tc>
          <w:tcPr>
            <w:tcW w:w="1580" w:type="dxa"/>
            <w:shd w:val="clear" w:color="auto" w:fill="auto"/>
            <w:noWrap/>
            <w:tcMar>
              <w:top w:w="60" w:type="dxa"/>
              <w:bottom w:w="60" w:type="dxa"/>
            </w:tcMar>
            <w:vAlign w:val="center"/>
            <w:hideMark/>
          </w:tcPr>
          <w:p w14:paraId="2DB0DFCC" w14:textId="77777777" w:rsidR="00BD2273" w:rsidRPr="00BC431F" w:rsidRDefault="00BD2273" w:rsidP="00BD2273">
            <w:pPr>
              <w:jc w:val="center"/>
              <w:rPr>
                <w:rFonts w:ascii="Arial" w:hAnsi="Arial" w:cs="Arial"/>
                <w:color w:val="000000"/>
                <w:sz w:val="20"/>
                <w:szCs w:val="20"/>
              </w:rPr>
            </w:pPr>
            <w:r w:rsidRPr="00BC431F">
              <w:rPr>
                <w:rFonts w:ascii="Arial" w:hAnsi="Arial" w:cs="Arial"/>
                <w:color w:val="000000"/>
                <w:sz w:val="20"/>
                <w:szCs w:val="20"/>
              </w:rPr>
              <w:t>0.99</w:t>
            </w:r>
          </w:p>
        </w:tc>
        <w:tc>
          <w:tcPr>
            <w:tcW w:w="1935" w:type="dxa"/>
            <w:shd w:val="clear" w:color="auto" w:fill="auto"/>
            <w:noWrap/>
            <w:tcMar>
              <w:top w:w="60" w:type="dxa"/>
              <w:bottom w:w="60" w:type="dxa"/>
            </w:tcMar>
            <w:vAlign w:val="center"/>
            <w:hideMark/>
          </w:tcPr>
          <w:p w14:paraId="75866C66" w14:textId="77777777" w:rsidR="00BD2273" w:rsidRPr="00BC431F" w:rsidRDefault="00BD2273" w:rsidP="00BD2273">
            <w:pPr>
              <w:jc w:val="center"/>
              <w:rPr>
                <w:rFonts w:ascii="Arial" w:hAnsi="Arial" w:cs="Arial"/>
                <w:color w:val="000000"/>
                <w:sz w:val="20"/>
                <w:szCs w:val="20"/>
              </w:rPr>
            </w:pPr>
            <w:r w:rsidRPr="00BC431F">
              <w:rPr>
                <w:rFonts w:ascii="Arial" w:hAnsi="Arial" w:cs="Arial"/>
                <w:color w:val="000000"/>
                <w:sz w:val="20"/>
                <w:szCs w:val="20"/>
              </w:rPr>
              <w:t>13.57</w:t>
            </w:r>
          </w:p>
        </w:tc>
        <w:tc>
          <w:tcPr>
            <w:tcW w:w="1440" w:type="dxa"/>
            <w:shd w:val="clear" w:color="auto" w:fill="auto"/>
            <w:tcMar>
              <w:top w:w="60" w:type="dxa"/>
              <w:bottom w:w="60" w:type="dxa"/>
            </w:tcMar>
            <w:vAlign w:val="center"/>
            <w:hideMark/>
          </w:tcPr>
          <w:p w14:paraId="40F97659" w14:textId="77777777" w:rsidR="00BD2273" w:rsidRPr="00BC431F" w:rsidRDefault="00BD2273" w:rsidP="00BD2273">
            <w:pPr>
              <w:jc w:val="center"/>
              <w:rPr>
                <w:rFonts w:ascii="Arial" w:hAnsi="Arial" w:cs="Arial"/>
                <w:color w:val="000000"/>
                <w:sz w:val="20"/>
                <w:szCs w:val="20"/>
              </w:rPr>
            </w:pPr>
            <w:r w:rsidRPr="00BC431F">
              <w:rPr>
                <w:rFonts w:ascii="Arial" w:hAnsi="Arial" w:cs="Arial"/>
                <w:color w:val="000000"/>
                <w:sz w:val="20"/>
                <w:szCs w:val="20"/>
              </w:rPr>
              <w:t>37</w:t>
            </w:r>
          </w:p>
        </w:tc>
        <w:tc>
          <w:tcPr>
            <w:tcW w:w="1665" w:type="dxa"/>
            <w:shd w:val="clear" w:color="auto" w:fill="auto"/>
            <w:noWrap/>
            <w:tcMar>
              <w:top w:w="60" w:type="dxa"/>
              <w:bottom w:w="60" w:type="dxa"/>
            </w:tcMar>
            <w:vAlign w:val="center"/>
            <w:hideMark/>
          </w:tcPr>
          <w:p w14:paraId="3D3E0062" w14:textId="77777777" w:rsidR="00BD2273" w:rsidRPr="00BC431F" w:rsidRDefault="00BD2273" w:rsidP="00BD2273">
            <w:pPr>
              <w:jc w:val="center"/>
              <w:rPr>
                <w:rFonts w:ascii="Arial" w:hAnsi="Arial" w:cs="Arial"/>
                <w:color w:val="000000"/>
                <w:sz w:val="20"/>
                <w:szCs w:val="20"/>
              </w:rPr>
            </w:pPr>
            <w:r w:rsidRPr="00BC431F">
              <w:rPr>
                <w:rFonts w:ascii="Arial" w:hAnsi="Arial" w:cs="Arial"/>
                <w:color w:val="000000"/>
                <w:sz w:val="20"/>
                <w:szCs w:val="20"/>
              </w:rPr>
              <w:t>0.37</w:t>
            </w:r>
          </w:p>
        </w:tc>
      </w:tr>
      <w:tr w:rsidR="00BD2273" w:rsidRPr="0098544A" w14:paraId="0C8DA34D" w14:textId="77777777" w:rsidTr="00BD2273">
        <w:trPr>
          <w:jc w:val="center"/>
        </w:trPr>
        <w:tc>
          <w:tcPr>
            <w:tcW w:w="1577" w:type="dxa"/>
            <w:shd w:val="clear" w:color="auto" w:fill="auto"/>
            <w:noWrap/>
            <w:tcMar>
              <w:top w:w="60" w:type="dxa"/>
              <w:bottom w:w="60" w:type="dxa"/>
            </w:tcMar>
            <w:vAlign w:val="center"/>
            <w:hideMark/>
          </w:tcPr>
          <w:p w14:paraId="683C0D89" w14:textId="77777777" w:rsidR="00BD2273" w:rsidRPr="00BC431F" w:rsidRDefault="00BD2273" w:rsidP="00BD2273">
            <w:pPr>
              <w:jc w:val="center"/>
              <w:rPr>
                <w:rFonts w:ascii="Arial" w:hAnsi="Arial" w:cs="Arial"/>
                <w:color w:val="000000"/>
                <w:sz w:val="20"/>
                <w:szCs w:val="20"/>
              </w:rPr>
            </w:pPr>
            <w:r w:rsidRPr="00BC431F">
              <w:rPr>
                <w:rFonts w:ascii="Arial" w:hAnsi="Arial" w:cs="Arial"/>
                <w:color w:val="000000"/>
                <w:sz w:val="20"/>
                <w:szCs w:val="20"/>
              </w:rPr>
              <w:t>122</w:t>
            </w:r>
          </w:p>
        </w:tc>
        <w:tc>
          <w:tcPr>
            <w:tcW w:w="1868" w:type="dxa"/>
            <w:shd w:val="clear" w:color="auto" w:fill="auto"/>
            <w:tcMar>
              <w:top w:w="60" w:type="dxa"/>
              <w:bottom w:w="60" w:type="dxa"/>
            </w:tcMar>
            <w:vAlign w:val="center"/>
            <w:hideMark/>
          </w:tcPr>
          <w:p w14:paraId="62E03D26" w14:textId="77777777" w:rsidR="00BD2273" w:rsidRPr="00BC431F" w:rsidRDefault="00BD2273" w:rsidP="00BD2273">
            <w:pPr>
              <w:jc w:val="center"/>
              <w:rPr>
                <w:rFonts w:ascii="Arial" w:hAnsi="Arial" w:cs="Arial"/>
                <w:color w:val="000000"/>
                <w:sz w:val="20"/>
                <w:szCs w:val="20"/>
              </w:rPr>
            </w:pPr>
            <w:r w:rsidRPr="00BC431F">
              <w:rPr>
                <w:rFonts w:ascii="Arial" w:hAnsi="Arial" w:cs="Arial"/>
                <w:color w:val="000000"/>
                <w:sz w:val="20"/>
                <w:szCs w:val="20"/>
              </w:rPr>
              <w:t>Laughlin Lagoon</w:t>
            </w:r>
          </w:p>
        </w:tc>
        <w:tc>
          <w:tcPr>
            <w:tcW w:w="1580" w:type="dxa"/>
            <w:shd w:val="clear" w:color="auto" w:fill="auto"/>
            <w:noWrap/>
            <w:tcMar>
              <w:top w:w="60" w:type="dxa"/>
              <w:bottom w:w="60" w:type="dxa"/>
            </w:tcMar>
            <w:vAlign w:val="center"/>
            <w:hideMark/>
          </w:tcPr>
          <w:p w14:paraId="4F96C8B9" w14:textId="77777777" w:rsidR="00BD2273" w:rsidRPr="00BC431F" w:rsidRDefault="00BD2273" w:rsidP="00BD2273">
            <w:pPr>
              <w:jc w:val="center"/>
              <w:rPr>
                <w:rFonts w:ascii="Arial" w:hAnsi="Arial" w:cs="Arial"/>
                <w:color w:val="000000"/>
                <w:sz w:val="20"/>
                <w:szCs w:val="20"/>
              </w:rPr>
            </w:pPr>
            <w:r w:rsidRPr="00BC431F">
              <w:rPr>
                <w:rFonts w:ascii="Arial" w:hAnsi="Arial" w:cs="Arial"/>
                <w:color w:val="000000"/>
                <w:sz w:val="20"/>
                <w:szCs w:val="20"/>
              </w:rPr>
              <w:t>1.52</w:t>
            </w:r>
          </w:p>
        </w:tc>
        <w:tc>
          <w:tcPr>
            <w:tcW w:w="1935" w:type="dxa"/>
            <w:shd w:val="clear" w:color="auto" w:fill="auto"/>
            <w:noWrap/>
            <w:tcMar>
              <w:top w:w="60" w:type="dxa"/>
              <w:bottom w:w="60" w:type="dxa"/>
            </w:tcMar>
            <w:vAlign w:val="center"/>
            <w:hideMark/>
          </w:tcPr>
          <w:p w14:paraId="669F4CF4" w14:textId="77777777" w:rsidR="00BD2273" w:rsidRPr="00BC431F" w:rsidRDefault="00BD2273" w:rsidP="00BD2273">
            <w:pPr>
              <w:jc w:val="center"/>
              <w:rPr>
                <w:rFonts w:ascii="Arial" w:hAnsi="Arial" w:cs="Arial"/>
                <w:color w:val="000000"/>
                <w:sz w:val="20"/>
                <w:szCs w:val="20"/>
              </w:rPr>
            </w:pPr>
            <w:r w:rsidRPr="00BC431F">
              <w:rPr>
                <w:rFonts w:ascii="Arial" w:hAnsi="Arial" w:cs="Arial"/>
                <w:color w:val="000000"/>
                <w:sz w:val="20"/>
                <w:szCs w:val="20"/>
              </w:rPr>
              <w:t>20.87</w:t>
            </w:r>
          </w:p>
        </w:tc>
        <w:tc>
          <w:tcPr>
            <w:tcW w:w="1440" w:type="dxa"/>
            <w:shd w:val="clear" w:color="auto" w:fill="auto"/>
            <w:tcMar>
              <w:top w:w="60" w:type="dxa"/>
              <w:bottom w:w="60" w:type="dxa"/>
            </w:tcMar>
            <w:vAlign w:val="center"/>
            <w:hideMark/>
          </w:tcPr>
          <w:p w14:paraId="08580E20" w14:textId="77777777" w:rsidR="00BD2273" w:rsidRPr="00BC431F" w:rsidRDefault="00BD2273" w:rsidP="00BD2273">
            <w:pPr>
              <w:jc w:val="center"/>
              <w:rPr>
                <w:rFonts w:ascii="Arial" w:hAnsi="Arial" w:cs="Arial"/>
                <w:color w:val="000000"/>
                <w:sz w:val="20"/>
                <w:szCs w:val="20"/>
              </w:rPr>
            </w:pPr>
            <w:r w:rsidRPr="00BC431F">
              <w:rPr>
                <w:rFonts w:ascii="Arial" w:hAnsi="Arial" w:cs="Arial"/>
                <w:color w:val="000000"/>
                <w:sz w:val="20"/>
                <w:szCs w:val="20"/>
              </w:rPr>
              <w:t>82</w:t>
            </w:r>
          </w:p>
        </w:tc>
        <w:tc>
          <w:tcPr>
            <w:tcW w:w="1665" w:type="dxa"/>
            <w:shd w:val="clear" w:color="auto" w:fill="auto"/>
            <w:noWrap/>
            <w:tcMar>
              <w:top w:w="60" w:type="dxa"/>
              <w:bottom w:w="60" w:type="dxa"/>
            </w:tcMar>
            <w:vAlign w:val="center"/>
            <w:hideMark/>
          </w:tcPr>
          <w:p w14:paraId="3522A12A" w14:textId="77777777" w:rsidR="00BD2273" w:rsidRPr="00BC431F" w:rsidRDefault="00BD2273" w:rsidP="00BD2273">
            <w:pPr>
              <w:jc w:val="center"/>
              <w:rPr>
                <w:rFonts w:ascii="Arial" w:hAnsi="Arial" w:cs="Arial"/>
                <w:color w:val="000000"/>
                <w:sz w:val="20"/>
                <w:szCs w:val="20"/>
              </w:rPr>
            </w:pPr>
            <w:r w:rsidRPr="00BC431F">
              <w:rPr>
                <w:rFonts w:ascii="Arial" w:hAnsi="Arial" w:cs="Arial"/>
                <w:color w:val="000000"/>
                <w:sz w:val="20"/>
                <w:szCs w:val="20"/>
              </w:rPr>
              <w:t>0.25</w:t>
            </w:r>
          </w:p>
        </w:tc>
      </w:tr>
      <w:tr w:rsidR="00BD2273" w:rsidRPr="0098544A" w14:paraId="550EFF3A" w14:textId="77777777" w:rsidTr="00BD2273">
        <w:trPr>
          <w:jc w:val="center"/>
        </w:trPr>
        <w:tc>
          <w:tcPr>
            <w:tcW w:w="1577" w:type="dxa"/>
            <w:shd w:val="clear" w:color="auto" w:fill="auto"/>
            <w:noWrap/>
            <w:tcMar>
              <w:top w:w="60" w:type="dxa"/>
              <w:bottom w:w="60" w:type="dxa"/>
            </w:tcMar>
            <w:vAlign w:val="center"/>
            <w:hideMark/>
          </w:tcPr>
          <w:p w14:paraId="30BE68B0" w14:textId="77777777" w:rsidR="00BD2273" w:rsidRPr="00BC431F" w:rsidRDefault="00BD2273" w:rsidP="00BD2273">
            <w:pPr>
              <w:jc w:val="center"/>
              <w:rPr>
                <w:rFonts w:ascii="Arial" w:hAnsi="Arial" w:cs="Arial"/>
                <w:color w:val="000000"/>
                <w:sz w:val="20"/>
                <w:szCs w:val="20"/>
              </w:rPr>
            </w:pPr>
            <w:r w:rsidRPr="00BC431F">
              <w:rPr>
                <w:rFonts w:ascii="Arial" w:hAnsi="Arial" w:cs="Arial"/>
                <w:color w:val="000000"/>
                <w:sz w:val="20"/>
                <w:szCs w:val="20"/>
              </w:rPr>
              <w:t>123</w:t>
            </w:r>
          </w:p>
        </w:tc>
        <w:tc>
          <w:tcPr>
            <w:tcW w:w="1868" w:type="dxa"/>
            <w:shd w:val="clear" w:color="auto" w:fill="auto"/>
            <w:tcMar>
              <w:top w:w="60" w:type="dxa"/>
              <w:bottom w:w="60" w:type="dxa"/>
            </w:tcMar>
            <w:vAlign w:val="center"/>
            <w:hideMark/>
          </w:tcPr>
          <w:p w14:paraId="13C2E5C2" w14:textId="77777777" w:rsidR="00BD2273" w:rsidRPr="00BC431F" w:rsidRDefault="00BD2273" w:rsidP="00BD2273">
            <w:pPr>
              <w:jc w:val="center"/>
              <w:rPr>
                <w:rFonts w:ascii="Arial" w:hAnsi="Arial" w:cs="Arial"/>
                <w:color w:val="000000"/>
                <w:sz w:val="20"/>
                <w:szCs w:val="20"/>
              </w:rPr>
            </w:pPr>
            <w:r w:rsidRPr="00BC431F">
              <w:rPr>
                <w:rFonts w:ascii="Arial" w:hAnsi="Arial" w:cs="Arial"/>
                <w:color w:val="000000"/>
                <w:sz w:val="20"/>
                <w:szCs w:val="20"/>
              </w:rPr>
              <w:t>Laughlin Lagoon</w:t>
            </w:r>
          </w:p>
        </w:tc>
        <w:tc>
          <w:tcPr>
            <w:tcW w:w="1580" w:type="dxa"/>
            <w:shd w:val="clear" w:color="auto" w:fill="auto"/>
            <w:noWrap/>
            <w:tcMar>
              <w:top w:w="60" w:type="dxa"/>
              <w:bottom w:w="60" w:type="dxa"/>
            </w:tcMar>
            <w:vAlign w:val="center"/>
            <w:hideMark/>
          </w:tcPr>
          <w:p w14:paraId="36F4F155" w14:textId="77777777" w:rsidR="00BD2273" w:rsidRPr="00BC431F" w:rsidRDefault="00BD2273" w:rsidP="00BD2273">
            <w:pPr>
              <w:jc w:val="center"/>
              <w:rPr>
                <w:rFonts w:ascii="Arial" w:hAnsi="Arial" w:cs="Arial"/>
                <w:color w:val="000000"/>
                <w:sz w:val="20"/>
                <w:szCs w:val="20"/>
              </w:rPr>
            </w:pPr>
            <w:r w:rsidRPr="00BC431F">
              <w:rPr>
                <w:rFonts w:ascii="Arial" w:hAnsi="Arial" w:cs="Arial"/>
                <w:color w:val="000000"/>
                <w:sz w:val="20"/>
                <w:szCs w:val="20"/>
              </w:rPr>
              <w:t>0.99</w:t>
            </w:r>
          </w:p>
        </w:tc>
        <w:tc>
          <w:tcPr>
            <w:tcW w:w="1935" w:type="dxa"/>
            <w:shd w:val="clear" w:color="auto" w:fill="auto"/>
            <w:noWrap/>
            <w:tcMar>
              <w:top w:w="60" w:type="dxa"/>
              <w:bottom w:w="60" w:type="dxa"/>
            </w:tcMar>
            <w:vAlign w:val="center"/>
            <w:hideMark/>
          </w:tcPr>
          <w:p w14:paraId="6DDB2A02" w14:textId="77777777" w:rsidR="00BD2273" w:rsidRPr="00BC431F" w:rsidRDefault="00BD2273" w:rsidP="00BD2273">
            <w:pPr>
              <w:jc w:val="center"/>
              <w:rPr>
                <w:rFonts w:ascii="Arial" w:hAnsi="Arial" w:cs="Arial"/>
                <w:color w:val="000000"/>
                <w:sz w:val="20"/>
                <w:szCs w:val="20"/>
              </w:rPr>
            </w:pPr>
            <w:r w:rsidRPr="00BC431F">
              <w:rPr>
                <w:rFonts w:ascii="Arial" w:hAnsi="Arial" w:cs="Arial"/>
                <w:color w:val="000000"/>
                <w:sz w:val="20"/>
                <w:szCs w:val="20"/>
              </w:rPr>
              <w:t>10.30</w:t>
            </w:r>
          </w:p>
        </w:tc>
        <w:tc>
          <w:tcPr>
            <w:tcW w:w="1440" w:type="dxa"/>
            <w:shd w:val="clear" w:color="auto" w:fill="auto"/>
            <w:tcMar>
              <w:top w:w="60" w:type="dxa"/>
              <w:bottom w:w="60" w:type="dxa"/>
            </w:tcMar>
            <w:vAlign w:val="center"/>
            <w:hideMark/>
          </w:tcPr>
          <w:p w14:paraId="0BE790A8" w14:textId="77777777" w:rsidR="00BD2273" w:rsidRPr="00BC431F" w:rsidRDefault="00BD2273" w:rsidP="00BD2273">
            <w:pPr>
              <w:jc w:val="center"/>
              <w:rPr>
                <w:rFonts w:ascii="Arial" w:hAnsi="Arial" w:cs="Arial"/>
                <w:color w:val="000000"/>
                <w:sz w:val="20"/>
                <w:szCs w:val="20"/>
              </w:rPr>
            </w:pPr>
            <w:r w:rsidRPr="00BC431F">
              <w:rPr>
                <w:rFonts w:ascii="Arial" w:hAnsi="Arial" w:cs="Arial"/>
                <w:color w:val="000000"/>
                <w:sz w:val="20"/>
                <w:szCs w:val="20"/>
              </w:rPr>
              <w:t>71</w:t>
            </w:r>
          </w:p>
        </w:tc>
        <w:tc>
          <w:tcPr>
            <w:tcW w:w="1665" w:type="dxa"/>
            <w:shd w:val="clear" w:color="auto" w:fill="auto"/>
            <w:noWrap/>
            <w:tcMar>
              <w:top w:w="60" w:type="dxa"/>
              <w:bottom w:w="60" w:type="dxa"/>
            </w:tcMar>
            <w:vAlign w:val="center"/>
            <w:hideMark/>
          </w:tcPr>
          <w:p w14:paraId="4DA52F28" w14:textId="77777777" w:rsidR="00BD2273" w:rsidRPr="00BC431F" w:rsidRDefault="00BD2273" w:rsidP="00BD2273">
            <w:pPr>
              <w:jc w:val="center"/>
              <w:rPr>
                <w:rFonts w:ascii="Arial" w:hAnsi="Arial" w:cs="Arial"/>
                <w:color w:val="000000"/>
                <w:sz w:val="20"/>
                <w:szCs w:val="20"/>
              </w:rPr>
            </w:pPr>
            <w:r w:rsidRPr="00BC431F">
              <w:rPr>
                <w:rFonts w:ascii="Arial" w:hAnsi="Arial" w:cs="Arial"/>
                <w:color w:val="000000"/>
                <w:sz w:val="20"/>
                <w:szCs w:val="20"/>
              </w:rPr>
              <w:t>0.15</w:t>
            </w:r>
          </w:p>
        </w:tc>
      </w:tr>
      <w:tr w:rsidR="00BD2273" w:rsidRPr="0098544A" w14:paraId="0888ADB2" w14:textId="77777777" w:rsidTr="00BD2273">
        <w:trPr>
          <w:jc w:val="center"/>
        </w:trPr>
        <w:tc>
          <w:tcPr>
            <w:tcW w:w="1577" w:type="dxa"/>
            <w:shd w:val="clear" w:color="auto" w:fill="auto"/>
            <w:noWrap/>
            <w:tcMar>
              <w:top w:w="60" w:type="dxa"/>
              <w:bottom w:w="60" w:type="dxa"/>
            </w:tcMar>
            <w:vAlign w:val="center"/>
            <w:hideMark/>
          </w:tcPr>
          <w:p w14:paraId="3B622AEA" w14:textId="77777777" w:rsidR="00BD2273" w:rsidRPr="00BC431F" w:rsidRDefault="00BD2273" w:rsidP="00BD2273">
            <w:pPr>
              <w:jc w:val="center"/>
              <w:rPr>
                <w:rFonts w:ascii="Arial" w:hAnsi="Arial" w:cs="Arial"/>
                <w:color w:val="000000"/>
                <w:sz w:val="20"/>
                <w:szCs w:val="20"/>
              </w:rPr>
            </w:pPr>
            <w:r w:rsidRPr="00BC431F">
              <w:rPr>
                <w:rFonts w:ascii="Arial" w:hAnsi="Arial" w:cs="Arial"/>
                <w:color w:val="000000"/>
                <w:sz w:val="20"/>
                <w:szCs w:val="20"/>
              </w:rPr>
              <w:t>124</w:t>
            </w:r>
          </w:p>
        </w:tc>
        <w:tc>
          <w:tcPr>
            <w:tcW w:w="1868" w:type="dxa"/>
            <w:shd w:val="clear" w:color="auto" w:fill="auto"/>
            <w:tcMar>
              <w:top w:w="60" w:type="dxa"/>
              <w:bottom w:w="60" w:type="dxa"/>
            </w:tcMar>
            <w:vAlign w:val="center"/>
            <w:hideMark/>
          </w:tcPr>
          <w:p w14:paraId="40151A7D" w14:textId="77777777" w:rsidR="00BD2273" w:rsidRPr="00BC431F" w:rsidRDefault="00BD2273" w:rsidP="00BD2273">
            <w:pPr>
              <w:jc w:val="center"/>
              <w:rPr>
                <w:rFonts w:ascii="Arial" w:hAnsi="Arial" w:cs="Arial"/>
                <w:color w:val="000000"/>
                <w:sz w:val="20"/>
                <w:szCs w:val="20"/>
              </w:rPr>
            </w:pPr>
            <w:r w:rsidRPr="00BC431F">
              <w:rPr>
                <w:rFonts w:ascii="Arial" w:hAnsi="Arial" w:cs="Arial"/>
                <w:color w:val="000000"/>
                <w:sz w:val="20"/>
                <w:szCs w:val="20"/>
              </w:rPr>
              <w:t>Laughlin Lagoon</w:t>
            </w:r>
          </w:p>
        </w:tc>
        <w:tc>
          <w:tcPr>
            <w:tcW w:w="1580" w:type="dxa"/>
            <w:shd w:val="clear" w:color="auto" w:fill="auto"/>
            <w:noWrap/>
            <w:tcMar>
              <w:top w:w="60" w:type="dxa"/>
              <w:bottom w:w="60" w:type="dxa"/>
            </w:tcMar>
            <w:vAlign w:val="center"/>
            <w:hideMark/>
          </w:tcPr>
          <w:p w14:paraId="04A61231" w14:textId="77777777" w:rsidR="00BD2273" w:rsidRPr="00BC431F" w:rsidRDefault="00BD2273" w:rsidP="00BD2273">
            <w:pPr>
              <w:jc w:val="center"/>
              <w:rPr>
                <w:rFonts w:ascii="Arial" w:hAnsi="Arial" w:cs="Arial"/>
                <w:color w:val="000000"/>
                <w:sz w:val="20"/>
                <w:szCs w:val="20"/>
              </w:rPr>
            </w:pPr>
            <w:r w:rsidRPr="00BC431F">
              <w:rPr>
                <w:rFonts w:ascii="Arial" w:hAnsi="Arial" w:cs="Arial"/>
                <w:color w:val="000000"/>
                <w:sz w:val="20"/>
                <w:szCs w:val="20"/>
              </w:rPr>
              <w:t>1.29</w:t>
            </w:r>
          </w:p>
        </w:tc>
        <w:tc>
          <w:tcPr>
            <w:tcW w:w="1935" w:type="dxa"/>
            <w:shd w:val="clear" w:color="auto" w:fill="auto"/>
            <w:noWrap/>
            <w:tcMar>
              <w:top w:w="60" w:type="dxa"/>
              <w:bottom w:w="60" w:type="dxa"/>
            </w:tcMar>
            <w:vAlign w:val="center"/>
            <w:hideMark/>
          </w:tcPr>
          <w:p w14:paraId="7214A10A" w14:textId="77777777" w:rsidR="00BD2273" w:rsidRPr="00BC431F" w:rsidRDefault="00BD2273" w:rsidP="00BD2273">
            <w:pPr>
              <w:jc w:val="center"/>
              <w:rPr>
                <w:rFonts w:ascii="Arial" w:hAnsi="Arial" w:cs="Arial"/>
                <w:color w:val="000000"/>
                <w:sz w:val="20"/>
                <w:szCs w:val="20"/>
              </w:rPr>
            </w:pPr>
            <w:r w:rsidRPr="00BC431F">
              <w:rPr>
                <w:rFonts w:ascii="Arial" w:hAnsi="Arial" w:cs="Arial"/>
                <w:color w:val="000000"/>
                <w:sz w:val="20"/>
                <w:szCs w:val="20"/>
              </w:rPr>
              <w:t>39.34</w:t>
            </w:r>
          </w:p>
        </w:tc>
        <w:tc>
          <w:tcPr>
            <w:tcW w:w="1440" w:type="dxa"/>
            <w:shd w:val="clear" w:color="auto" w:fill="auto"/>
            <w:tcMar>
              <w:top w:w="60" w:type="dxa"/>
              <w:bottom w:w="60" w:type="dxa"/>
            </w:tcMar>
            <w:vAlign w:val="center"/>
            <w:hideMark/>
          </w:tcPr>
          <w:p w14:paraId="1C72E22A" w14:textId="77777777" w:rsidR="00BD2273" w:rsidRPr="00BC431F" w:rsidRDefault="00BD2273" w:rsidP="00BD2273">
            <w:pPr>
              <w:jc w:val="center"/>
              <w:rPr>
                <w:rFonts w:ascii="Arial" w:hAnsi="Arial" w:cs="Arial"/>
                <w:color w:val="000000"/>
                <w:sz w:val="20"/>
                <w:szCs w:val="20"/>
              </w:rPr>
            </w:pPr>
            <w:r w:rsidRPr="00BC431F">
              <w:rPr>
                <w:rFonts w:ascii="Arial" w:hAnsi="Arial" w:cs="Arial"/>
                <w:color w:val="000000"/>
                <w:sz w:val="20"/>
                <w:szCs w:val="20"/>
              </w:rPr>
              <w:t>69</w:t>
            </w:r>
          </w:p>
        </w:tc>
        <w:tc>
          <w:tcPr>
            <w:tcW w:w="1665" w:type="dxa"/>
            <w:shd w:val="clear" w:color="auto" w:fill="auto"/>
            <w:noWrap/>
            <w:tcMar>
              <w:top w:w="60" w:type="dxa"/>
              <w:bottom w:w="60" w:type="dxa"/>
            </w:tcMar>
            <w:vAlign w:val="center"/>
            <w:hideMark/>
          </w:tcPr>
          <w:p w14:paraId="7E5B1D87" w14:textId="77777777" w:rsidR="00BD2273" w:rsidRPr="00BC431F" w:rsidRDefault="00BD2273" w:rsidP="00BD2273">
            <w:pPr>
              <w:jc w:val="center"/>
              <w:rPr>
                <w:rFonts w:ascii="Arial" w:hAnsi="Arial" w:cs="Arial"/>
                <w:color w:val="000000"/>
                <w:sz w:val="20"/>
                <w:szCs w:val="20"/>
              </w:rPr>
            </w:pPr>
            <w:r w:rsidRPr="00BC431F">
              <w:rPr>
                <w:rFonts w:ascii="Arial" w:hAnsi="Arial" w:cs="Arial"/>
                <w:color w:val="000000"/>
                <w:sz w:val="20"/>
                <w:szCs w:val="20"/>
              </w:rPr>
              <w:t>0.57</w:t>
            </w:r>
          </w:p>
        </w:tc>
      </w:tr>
      <w:tr w:rsidR="00BD2273" w:rsidRPr="0098544A" w14:paraId="3A15B600" w14:textId="77777777" w:rsidTr="00BD2273">
        <w:trPr>
          <w:jc w:val="center"/>
        </w:trPr>
        <w:tc>
          <w:tcPr>
            <w:tcW w:w="1577" w:type="dxa"/>
            <w:shd w:val="clear" w:color="auto" w:fill="auto"/>
            <w:noWrap/>
            <w:tcMar>
              <w:top w:w="60" w:type="dxa"/>
              <w:bottom w:w="60" w:type="dxa"/>
            </w:tcMar>
            <w:vAlign w:val="center"/>
            <w:hideMark/>
          </w:tcPr>
          <w:p w14:paraId="7E7C3D7B" w14:textId="77777777" w:rsidR="00BD2273" w:rsidRPr="00BC431F" w:rsidRDefault="00BD2273" w:rsidP="00BD2273">
            <w:pPr>
              <w:jc w:val="center"/>
              <w:rPr>
                <w:rFonts w:ascii="Arial" w:hAnsi="Arial" w:cs="Arial"/>
                <w:color w:val="000000"/>
                <w:sz w:val="20"/>
                <w:szCs w:val="20"/>
              </w:rPr>
            </w:pPr>
            <w:r w:rsidRPr="00BC431F">
              <w:rPr>
                <w:rFonts w:ascii="Arial" w:hAnsi="Arial" w:cs="Arial"/>
                <w:color w:val="000000"/>
                <w:sz w:val="20"/>
                <w:szCs w:val="20"/>
              </w:rPr>
              <w:t>125</w:t>
            </w:r>
          </w:p>
        </w:tc>
        <w:tc>
          <w:tcPr>
            <w:tcW w:w="1868" w:type="dxa"/>
            <w:shd w:val="clear" w:color="auto" w:fill="auto"/>
            <w:tcMar>
              <w:top w:w="60" w:type="dxa"/>
              <w:bottom w:w="60" w:type="dxa"/>
            </w:tcMar>
            <w:vAlign w:val="center"/>
            <w:hideMark/>
          </w:tcPr>
          <w:p w14:paraId="7F4FA43F" w14:textId="77777777" w:rsidR="00BD2273" w:rsidRPr="00BC431F" w:rsidRDefault="00BD2273" w:rsidP="00BD2273">
            <w:pPr>
              <w:jc w:val="center"/>
              <w:rPr>
                <w:rFonts w:ascii="Arial" w:hAnsi="Arial" w:cs="Arial"/>
                <w:color w:val="000000"/>
                <w:sz w:val="20"/>
                <w:szCs w:val="20"/>
              </w:rPr>
            </w:pPr>
            <w:r w:rsidRPr="00BC431F">
              <w:rPr>
                <w:rFonts w:ascii="Arial" w:hAnsi="Arial" w:cs="Arial"/>
                <w:color w:val="000000"/>
                <w:sz w:val="20"/>
                <w:szCs w:val="20"/>
              </w:rPr>
              <w:t>Laughlin Lagoon</w:t>
            </w:r>
          </w:p>
        </w:tc>
        <w:tc>
          <w:tcPr>
            <w:tcW w:w="1580" w:type="dxa"/>
            <w:shd w:val="clear" w:color="auto" w:fill="auto"/>
            <w:noWrap/>
            <w:tcMar>
              <w:top w:w="60" w:type="dxa"/>
              <w:bottom w:w="60" w:type="dxa"/>
            </w:tcMar>
            <w:vAlign w:val="center"/>
            <w:hideMark/>
          </w:tcPr>
          <w:p w14:paraId="2D5CFBCD" w14:textId="77777777" w:rsidR="00BD2273" w:rsidRPr="00BC431F" w:rsidRDefault="00BD2273" w:rsidP="00BD2273">
            <w:pPr>
              <w:jc w:val="center"/>
              <w:rPr>
                <w:rFonts w:ascii="Arial" w:hAnsi="Arial" w:cs="Arial"/>
                <w:color w:val="000000"/>
                <w:sz w:val="20"/>
                <w:szCs w:val="20"/>
              </w:rPr>
            </w:pPr>
            <w:r w:rsidRPr="00BC431F">
              <w:rPr>
                <w:rFonts w:ascii="Arial" w:hAnsi="Arial" w:cs="Arial"/>
                <w:color w:val="000000"/>
                <w:sz w:val="20"/>
                <w:szCs w:val="20"/>
              </w:rPr>
              <w:t>1.32</w:t>
            </w:r>
          </w:p>
        </w:tc>
        <w:tc>
          <w:tcPr>
            <w:tcW w:w="1935" w:type="dxa"/>
            <w:shd w:val="clear" w:color="auto" w:fill="auto"/>
            <w:noWrap/>
            <w:tcMar>
              <w:top w:w="60" w:type="dxa"/>
              <w:bottom w:w="60" w:type="dxa"/>
            </w:tcMar>
            <w:vAlign w:val="center"/>
            <w:hideMark/>
          </w:tcPr>
          <w:p w14:paraId="6334A523" w14:textId="77777777" w:rsidR="00BD2273" w:rsidRPr="00BC431F" w:rsidRDefault="00BD2273" w:rsidP="00BD2273">
            <w:pPr>
              <w:jc w:val="center"/>
              <w:rPr>
                <w:rFonts w:ascii="Arial" w:hAnsi="Arial" w:cs="Arial"/>
                <w:color w:val="000000"/>
                <w:sz w:val="20"/>
                <w:szCs w:val="20"/>
              </w:rPr>
            </w:pPr>
            <w:r w:rsidRPr="00BC431F">
              <w:rPr>
                <w:rFonts w:ascii="Arial" w:hAnsi="Arial" w:cs="Arial"/>
                <w:color w:val="000000"/>
                <w:sz w:val="20"/>
                <w:szCs w:val="20"/>
              </w:rPr>
              <w:t>9.97</w:t>
            </w:r>
          </w:p>
        </w:tc>
        <w:tc>
          <w:tcPr>
            <w:tcW w:w="1440" w:type="dxa"/>
            <w:shd w:val="clear" w:color="auto" w:fill="auto"/>
            <w:tcMar>
              <w:top w:w="60" w:type="dxa"/>
              <w:bottom w:w="60" w:type="dxa"/>
            </w:tcMar>
            <w:vAlign w:val="center"/>
            <w:hideMark/>
          </w:tcPr>
          <w:p w14:paraId="75B01C5C" w14:textId="77777777" w:rsidR="00BD2273" w:rsidRPr="00BC431F" w:rsidRDefault="00BD2273" w:rsidP="00BD2273">
            <w:pPr>
              <w:jc w:val="center"/>
              <w:rPr>
                <w:rFonts w:ascii="Arial" w:hAnsi="Arial" w:cs="Arial"/>
                <w:color w:val="000000"/>
                <w:sz w:val="20"/>
                <w:szCs w:val="20"/>
              </w:rPr>
            </w:pPr>
            <w:r w:rsidRPr="00BC431F">
              <w:rPr>
                <w:rFonts w:ascii="Arial" w:hAnsi="Arial" w:cs="Arial"/>
                <w:color w:val="000000"/>
                <w:sz w:val="20"/>
                <w:szCs w:val="20"/>
              </w:rPr>
              <w:t>48</w:t>
            </w:r>
          </w:p>
        </w:tc>
        <w:tc>
          <w:tcPr>
            <w:tcW w:w="1665" w:type="dxa"/>
            <w:shd w:val="clear" w:color="auto" w:fill="auto"/>
            <w:noWrap/>
            <w:tcMar>
              <w:top w:w="60" w:type="dxa"/>
              <w:bottom w:w="60" w:type="dxa"/>
            </w:tcMar>
            <w:vAlign w:val="center"/>
            <w:hideMark/>
          </w:tcPr>
          <w:p w14:paraId="003CDDCD" w14:textId="77777777" w:rsidR="00BD2273" w:rsidRPr="00BC431F" w:rsidRDefault="00BD2273" w:rsidP="00BD2273">
            <w:pPr>
              <w:jc w:val="center"/>
              <w:rPr>
                <w:rFonts w:ascii="Arial" w:hAnsi="Arial" w:cs="Arial"/>
                <w:color w:val="000000"/>
                <w:sz w:val="20"/>
                <w:szCs w:val="20"/>
              </w:rPr>
            </w:pPr>
            <w:r w:rsidRPr="00BC431F">
              <w:rPr>
                <w:rFonts w:ascii="Arial" w:hAnsi="Arial" w:cs="Arial"/>
                <w:color w:val="000000"/>
                <w:sz w:val="20"/>
                <w:szCs w:val="20"/>
              </w:rPr>
              <w:t>0.21</w:t>
            </w:r>
          </w:p>
        </w:tc>
      </w:tr>
      <w:tr w:rsidR="00BD2273" w:rsidRPr="0098544A" w14:paraId="233D7CAC" w14:textId="77777777" w:rsidTr="00BD2273">
        <w:trPr>
          <w:jc w:val="center"/>
        </w:trPr>
        <w:tc>
          <w:tcPr>
            <w:tcW w:w="1577" w:type="dxa"/>
            <w:shd w:val="clear" w:color="auto" w:fill="auto"/>
            <w:noWrap/>
            <w:tcMar>
              <w:top w:w="60" w:type="dxa"/>
              <w:bottom w:w="60" w:type="dxa"/>
            </w:tcMar>
            <w:vAlign w:val="center"/>
            <w:hideMark/>
          </w:tcPr>
          <w:p w14:paraId="6DF3DE23" w14:textId="77777777" w:rsidR="00BD2273" w:rsidRPr="00BC431F" w:rsidRDefault="00BD2273" w:rsidP="00BD2273">
            <w:pPr>
              <w:jc w:val="center"/>
              <w:rPr>
                <w:rFonts w:ascii="Arial" w:hAnsi="Arial" w:cs="Arial"/>
                <w:color w:val="000000"/>
                <w:sz w:val="20"/>
                <w:szCs w:val="20"/>
              </w:rPr>
            </w:pPr>
            <w:r w:rsidRPr="00BC431F">
              <w:rPr>
                <w:rFonts w:ascii="Arial" w:hAnsi="Arial" w:cs="Arial"/>
                <w:color w:val="000000"/>
                <w:sz w:val="20"/>
                <w:szCs w:val="20"/>
              </w:rPr>
              <w:t>126</w:t>
            </w:r>
          </w:p>
        </w:tc>
        <w:tc>
          <w:tcPr>
            <w:tcW w:w="1868" w:type="dxa"/>
            <w:shd w:val="clear" w:color="auto" w:fill="auto"/>
            <w:tcMar>
              <w:top w:w="60" w:type="dxa"/>
              <w:bottom w:w="60" w:type="dxa"/>
            </w:tcMar>
            <w:vAlign w:val="center"/>
            <w:hideMark/>
          </w:tcPr>
          <w:p w14:paraId="3F9DDF86" w14:textId="77777777" w:rsidR="00BD2273" w:rsidRPr="00BC431F" w:rsidRDefault="00BD2273" w:rsidP="00BD2273">
            <w:pPr>
              <w:jc w:val="center"/>
              <w:rPr>
                <w:rFonts w:ascii="Arial" w:hAnsi="Arial" w:cs="Arial"/>
                <w:color w:val="000000"/>
                <w:sz w:val="20"/>
                <w:szCs w:val="20"/>
              </w:rPr>
            </w:pPr>
            <w:r w:rsidRPr="00BC431F">
              <w:rPr>
                <w:rFonts w:ascii="Arial" w:hAnsi="Arial" w:cs="Arial"/>
                <w:color w:val="000000"/>
                <w:sz w:val="20"/>
                <w:szCs w:val="20"/>
              </w:rPr>
              <w:t>Laughlin Lagoon</w:t>
            </w:r>
          </w:p>
        </w:tc>
        <w:tc>
          <w:tcPr>
            <w:tcW w:w="1580" w:type="dxa"/>
            <w:shd w:val="clear" w:color="auto" w:fill="auto"/>
            <w:noWrap/>
            <w:tcMar>
              <w:top w:w="60" w:type="dxa"/>
              <w:bottom w:w="60" w:type="dxa"/>
            </w:tcMar>
            <w:vAlign w:val="center"/>
            <w:hideMark/>
          </w:tcPr>
          <w:p w14:paraId="2694E66E" w14:textId="77777777" w:rsidR="00BD2273" w:rsidRPr="00BC431F" w:rsidRDefault="00BD2273" w:rsidP="00BD2273">
            <w:pPr>
              <w:jc w:val="center"/>
              <w:rPr>
                <w:rFonts w:ascii="Arial" w:hAnsi="Arial" w:cs="Arial"/>
                <w:color w:val="000000"/>
                <w:sz w:val="20"/>
                <w:szCs w:val="20"/>
              </w:rPr>
            </w:pPr>
            <w:r w:rsidRPr="00BC431F">
              <w:rPr>
                <w:rFonts w:ascii="Arial" w:hAnsi="Arial" w:cs="Arial"/>
                <w:color w:val="000000"/>
                <w:sz w:val="20"/>
                <w:szCs w:val="20"/>
              </w:rPr>
              <w:t>0.99</w:t>
            </w:r>
          </w:p>
        </w:tc>
        <w:tc>
          <w:tcPr>
            <w:tcW w:w="1935" w:type="dxa"/>
            <w:shd w:val="clear" w:color="auto" w:fill="auto"/>
            <w:noWrap/>
            <w:tcMar>
              <w:top w:w="60" w:type="dxa"/>
              <w:bottom w:w="60" w:type="dxa"/>
            </w:tcMar>
            <w:vAlign w:val="center"/>
            <w:hideMark/>
          </w:tcPr>
          <w:p w14:paraId="3958E021" w14:textId="77777777" w:rsidR="00BD2273" w:rsidRPr="00BC431F" w:rsidRDefault="00BD2273" w:rsidP="00BD2273">
            <w:pPr>
              <w:jc w:val="center"/>
              <w:rPr>
                <w:rFonts w:ascii="Arial" w:hAnsi="Arial" w:cs="Arial"/>
                <w:color w:val="000000"/>
                <w:sz w:val="20"/>
                <w:szCs w:val="20"/>
              </w:rPr>
            </w:pPr>
            <w:r w:rsidRPr="00BC431F">
              <w:rPr>
                <w:rFonts w:ascii="Arial" w:hAnsi="Arial" w:cs="Arial"/>
                <w:color w:val="000000"/>
                <w:sz w:val="20"/>
                <w:szCs w:val="20"/>
              </w:rPr>
              <w:t>6.62</w:t>
            </w:r>
          </w:p>
        </w:tc>
        <w:tc>
          <w:tcPr>
            <w:tcW w:w="1440" w:type="dxa"/>
            <w:shd w:val="clear" w:color="auto" w:fill="auto"/>
            <w:tcMar>
              <w:top w:w="60" w:type="dxa"/>
              <w:bottom w:w="60" w:type="dxa"/>
            </w:tcMar>
            <w:vAlign w:val="center"/>
            <w:hideMark/>
          </w:tcPr>
          <w:p w14:paraId="219B277C" w14:textId="77777777" w:rsidR="00BD2273" w:rsidRPr="00BC431F" w:rsidRDefault="00BD2273" w:rsidP="00BD2273">
            <w:pPr>
              <w:jc w:val="center"/>
              <w:rPr>
                <w:rFonts w:ascii="Arial" w:hAnsi="Arial" w:cs="Arial"/>
                <w:color w:val="000000"/>
                <w:sz w:val="20"/>
                <w:szCs w:val="20"/>
              </w:rPr>
            </w:pPr>
            <w:r w:rsidRPr="00BC431F">
              <w:rPr>
                <w:rFonts w:ascii="Arial" w:hAnsi="Arial" w:cs="Arial"/>
                <w:color w:val="000000"/>
                <w:sz w:val="20"/>
                <w:szCs w:val="20"/>
              </w:rPr>
              <w:t>47</w:t>
            </w:r>
          </w:p>
        </w:tc>
        <w:tc>
          <w:tcPr>
            <w:tcW w:w="1665" w:type="dxa"/>
            <w:shd w:val="clear" w:color="auto" w:fill="auto"/>
            <w:noWrap/>
            <w:tcMar>
              <w:top w:w="60" w:type="dxa"/>
              <w:bottom w:w="60" w:type="dxa"/>
            </w:tcMar>
            <w:vAlign w:val="center"/>
            <w:hideMark/>
          </w:tcPr>
          <w:p w14:paraId="58467D30" w14:textId="77777777" w:rsidR="00BD2273" w:rsidRPr="00BC431F" w:rsidRDefault="00BD2273" w:rsidP="00BD2273">
            <w:pPr>
              <w:jc w:val="center"/>
              <w:rPr>
                <w:rFonts w:ascii="Arial" w:hAnsi="Arial" w:cs="Arial"/>
                <w:color w:val="000000"/>
                <w:sz w:val="20"/>
                <w:szCs w:val="20"/>
              </w:rPr>
            </w:pPr>
            <w:r w:rsidRPr="00BC431F">
              <w:rPr>
                <w:rFonts w:ascii="Arial" w:hAnsi="Arial" w:cs="Arial"/>
                <w:color w:val="000000"/>
                <w:sz w:val="20"/>
                <w:szCs w:val="20"/>
              </w:rPr>
              <w:t>0.14</w:t>
            </w:r>
          </w:p>
        </w:tc>
      </w:tr>
      <w:tr w:rsidR="00BD2273" w:rsidRPr="0098544A" w14:paraId="0E38479F" w14:textId="77777777" w:rsidTr="00BD2273">
        <w:trPr>
          <w:jc w:val="center"/>
        </w:trPr>
        <w:tc>
          <w:tcPr>
            <w:tcW w:w="1577" w:type="dxa"/>
            <w:shd w:val="clear" w:color="auto" w:fill="auto"/>
            <w:noWrap/>
            <w:tcMar>
              <w:top w:w="60" w:type="dxa"/>
              <w:bottom w:w="60" w:type="dxa"/>
            </w:tcMar>
            <w:vAlign w:val="center"/>
            <w:hideMark/>
          </w:tcPr>
          <w:p w14:paraId="08E48AFC" w14:textId="77777777" w:rsidR="00BD2273" w:rsidRPr="00BC431F" w:rsidRDefault="00BD2273" w:rsidP="00BD2273">
            <w:pPr>
              <w:jc w:val="center"/>
              <w:rPr>
                <w:rFonts w:ascii="Arial" w:hAnsi="Arial" w:cs="Arial"/>
                <w:color w:val="000000"/>
                <w:sz w:val="20"/>
                <w:szCs w:val="20"/>
              </w:rPr>
            </w:pPr>
            <w:r w:rsidRPr="00BC431F">
              <w:rPr>
                <w:rFonts w:ascii="Arial" w:hAnsi="Arial" w:cs="Arial"/>
                <w:color w:val="000000"/>
                <w:sz w:val="20"/>
                <w:szCs w:val="20"/>
              </w:rPr>
              <w:t>127</w:t>
            </w:r>
          </w:p>
        </w:tc>
        <w:tc>
          <w:tcPr>
            <w:tcW w:w="1868" w:type="dxa"/>
            <w:shd w:val="clear" w:color="auto" w:fill="auto"/>
            <w:tcMar>
              <w:top w:w="60" w:type="dxa"/>
              <w:bottom w:w="60" w:type="dxa"/>
            </w:tcMar>
            <w:vAlign w:val="center"/>
            <w:hideMark/>
          </w:tcPr>
          <w:p w14:paraId="42B49760" w14:textId="77777777" w:rsidR="00BD2273" w:rsidRPr="00BC431F" w:rsidRDefault="00BD2273" w:rsidP="00BD2273">
            <w:pPr>
              <w:jc w:val="center"/>
              <w:rPr>
                <w:rFonts w:ascii="Arial" w:hAnsi="Arial" w:cs="Arial"/>
                <w:color w:val="000000"/>
                <w:sz w:val="20"/>
                <w:szCs w:val="20"/>
              </w:rPr>
            </w:pPr>
            <w:r w:rsidRPr="00BC431F">
              <w:rPr>
                <w:rFonts w:ascii="Arial" w:hAnsi="Arial" w:cs="Arial"/>
                <w:color w:val="000000"/>
                <w:sz w:val="20"/>
                <w:szCs w:val="20"/>
              </w:rPr>
              <w:t>Laughlin Lagoon</w:t>
            </w:r>
          </w:p>
        </w:tc>
        <w:tc>
          <w:tcPr>
            <w:tcW w:w="1580" w:type="dxa"/>
            <w:shd w:val="clear" w:color="auto" w:fill="auto"/>
            <w:noWrap/>
            <w:tcMar>
              <w:top w:w="60" w:type="dxa"/>
              <w:bottom w:w="60" w:type="dxa"/>
            </w:tcMar>
            <w:vAlign w:val="center"/>
            <w:hideMark/>
          </w:tcPr>
          <w:p w14:paraId="25200FB3" w14:textId="77777777" w:rsidR="00BD2273" w:rsidRPr="00BC431F" w:rsidRDefault="00BD2273" w:rsidP="00BD2273">
            <w:pPr>
              <w:jc w:val="center"/>
              <w:rPr>
                <w:rFonts w:ascii="Arial" w:hAnsi="Arial" w:cs="Arial"/>
                <w:color w:val="000000"/>
                <w:sz w:val="20"/>
                <w:szCs w:val="20"/>
              </w:rPr>
            </w:pPr>
            <w:r w:rsidRPr="00BC431F">
              <w:rPr>
                <w:rFonts w:ascii="Arial" w:hAnsi="Arial" w:cs="Arial"/>
                <w:color w:val="000000"/>
                <w:sz w:val="20"/>
                <w:szCs w:val="20"/>
              </w:rPr>
              <w:t>1.52</w:t>
            </w:r>
          </w:p>
        </w:tc>
        <w:tc>
          <w:tcPr>
            <w:tcW w:w="1935" w:type="dxa"/>
            <w:shd w:val="clear" w:color="auto" w:fill="auto"/>
            <w:noWrap/>
            <w:tcMar>
              <w:top w:w="60" w:type="dxa"/>
              <w:bottom w:w="60" w:type="dxa"/>
            </w:tcMar>
            <w:vAlign w:val="center"/>
            <w:hideMark/>
          </w:tcPr>
          <w:p w14:paraId="5A0706FD" w14:textId="77777777" w:rsidR="00BD2273" w:rsidRPr="00BC431F" w:rsidRDefault="00BD2273" w:rsidP="00BD2273">
            <w:pPr>
              <w:jc w:val="center"/>
              <w:rPr>
                <w:rFonts w:ascii="Arial" w:hAnsi="Arial" w:cs="Arial"/>
                <w:color w:val="000000"/>
                <w:sz w:val="20"/>
                <w:szCs w:val="20"/>
              </w:rPr>
            </w:pPr>
            <w:r w:rsidRPr="00BC431F">
              <w:rPr>
                <w:rFonts w:ascii="Arial" w:hAnsi="Arial" w:cs="Arial"/>
                <w:color w:val="000000"/>
                <w:sz w:val="20"/>
                <w:szCs w:val="20"/>
              </w:rPr>
              <w:t>71.41</w:t>
            </w:r>
          </w:p>
        </w:tc>
        <w:tc>
          <w:tcPr>
            <w:tcW w:w="1440" w:type="dxa"/>
            <w:shd w:val="clear" w:color="auto" w:fill="auto"/>
            <w:tcMar>
              <w:top w:w="60" w:type="dxa"/>
              <w:bottom w:w="60" w:type="dxa"/>
            </w:tcMar>
            <w:vAlign w:val="center"/>
            <w:hideMark/>
          </w:tcPr>
          <w:p w14:paraId="5AA40441" w14:textId="77777777" w:rsidR="00BD2273" w:rsidRPr="00BC431F" w:rsidRDefault="00BD2273" w:rsidP="00BD2273">
            <w:pPr>
              <w:jc w:val="center"/>
              <w:rPr>
                <w:rFonts w:ascii="Arial" w:hAnsi="Arial" w:cs="Arial"/>
                <w:color w:val="000000"/>
                <w:sz w:val="20"/>
                <w:szCs w:val="20"/>
              </w:rPr>
            </w:pPr>
            <w:r w:rsidRPr="00BC431F">
              <w:rPr>
                <w:rFonts w:ascii="Arial" w:hAnsi="Arial" w:cs="Arial"/>
                <w:color w:val="000000"/>
                <w:sz w:val="20"/>
                <w:szCs w:val="20"/>
              </w:rPr>
              <w:t>62</w:t>
            </w:r>
          </w:p>
        </w:tc>
        <w:tc>
          <w:tcPr>
            <w:tcW w:w="1665" w:type="dxa"/>
            <w:shd w:val="clear" w:color="auto" w:fill="auto"/>
            <w:noWrap/>
            <w:tcMar>
              <w:top w:w="60" w:type="dxa"/>
              <w:bottom w:w="60" w:type="dxa"/>
            </w:tcMar>
            <w:vAlign w:val="center"/>
            <w:hideMark/>
          </w:tcPr>
          <w:p w14:paraId="6144247A" w14:textId="77777777" w:rsidR="00BD2273" w:rsidRPr="00BC431F" w:rsidRDefault="00BD2273" w:rsidP="00BD2273">
            <w:pPr>
              <w:jc w:val="center"/>
              <w:rPr>
                <w:rFonts w:ascii="Arial" w:hAnsi="Arial" w:cs="Arial"/>
                <w:color w:val="000000"/>
                <w:sz w:val="20"/>
                <w:szCs w:val="20"/>
              </w:rPr>
            </w:pPr>
            <w:r w:rsidRPr="00BC431F">
              <w:rPr>
                <w:rFonts w:ascii="Arial" w:hAnsi="Arial" w:cs="Arial"/>
                <w:color w:val="000000"/>
                <w:sz w:val="20"/>
                <w:szCs w:val="20"/>
              </w:rPr>
              <w:t>1.15</w:t>
            </w:r>
          </w:p>
        </w:tc>
      </w:tr>
      <w:tr w:rsidR="00BD2273" w:rsidRPr="0098544A" w14:paraId="1081863E" w14:textId="77777777" w:rsidTr="00BD2273">
        <w:trPr>
          <w:jc w:val="center"/>
        </w:trPr>
        <w:tc>
          <w:tcPr>
            <w:tcW w:w="3445" w:type="dxa"/>
            <w:gridSpan w:val="2"/>
            <w:shd w:val="clear" w:color="auto" w:fill="auto"/>
            <w:noWrap/>
            <w:tcMar>
              <w:top w:w="60" w:type="dxa"/>
              <w:bottom w:w="60" w:type="dxa"/>
            </w:tcMar>
            <w:vAlign w:val="bottom"/>
            <w:hideMark/>
          </w:tcPr>
          <w:p w14:paraId="20205670" w14:textId="77777777" w:rsidR="00BD2273" w:rsidRPr="00BC431F" w:rsidRDefault="00BD2273" w:rsidP="00BD2273">
            <w:pPr>
              <w:jc w:val="right"/>
              <w:rPr>
                <w:rFonts w:ascii="Arial" w:hAnsi="Arial" w:cs="Arial"/>
                <w:color w:val="000000"/>
                <w:sz w:val="20"/>
                <w:szCs w:val="20"/>
              </w:rPr>
            </w:pPr>
            <w:r w:rsidRPr="00BC431F">
              <w:rPr>
                <w:rFonts w:ascii="Arial" w:hAnsi="Arial" w:cs="Arial"/>
                <w:color w:val="000000"/>
                <w:sz w:val="20"/>
                <w:szCs w:val="20"/>
              </w:rPr>
              <w:t xml:space="preserve">Mean and standard deviation all fish </w:t>
            </w:r>
          </w:p>
        </w:tc>
        <w:tc>
          <w:tcPr>
            <w:tcW w:w="1580" w:type="dxa"/>
            <w:shd w:val="clear" w:color="auto" w:fill="auto"/>
            <w:noWrap/>
            <w:tcMar>
              <w:top w:w="60" w:type="dxa"/>
              <w:bottom w:w="60" w:type="dxa"/>
            </w:tcMar>
            <w:vAlign w:val="center"/>
            <w:hideMark/>
          </w:tcPr>
          <w:p w14:paraId="13A0B898" w14:textId="77777777" w:rsidR="00BD2273" w:rsidRPr="00BC431F" w:rsidRDefault="00BD2273" w:rsidP="00BD2273">
            <w:pPr>
              <w:jc w:val="center"/>
              <w:rPr>
                <w:rFonts w:ascii="Arial" w:hAnsi="Arial" w:cs="Arial"/>
                <w:color w:val="000000"/>
                <w:sz w:val="20"/>
                <w:szCs w:val="20"/>
              </w:rPr>
            </w:pPr>
            <w:r w:rsidRPr="00BC431F">
              <w:rPr>
                <w:rFonts w:ascii="Arial" w:hAnsi="Arial" w:cs="Arial"/>
                <w:color w:val="000000"/>
                <w:sz w:val="20"/>
                <w:szCs w:val="20"/>
              </w:rPr>
              <w:t>1.14 ± 3.51</w:t>
            </w:r>
          </w:p>
        </w:tc>
        <w:tc>
          <w:tcPr>
            <w:tcW w:w="1935" w:type="dxa"/>
            <w:shd w:val="clear" w:color="auto" w:fill="auto"/>
            <w:noWrap/>
            <w:tcMar>
              <w:top w:w="60" w:type="dxa"/>
              <w:bottom w:w="60" w:type="dxa"/>
            </w:tcMar>
            <w:vAlign w:val="center"/>
            <w:hideMark/>
          </w:tcPr>
          <w:p w14:paraId="17D651A6" w14:textId="77777777" w:rsidR="00BD2273" w:rsidRPr="00BC431F" w:rsidRDefault="00BD2273" w:rsidP="00BD2273">
            <w:pPr>
              <w:jc w:val="center"/>
              <w:rPr>
                <w:rFonts w:ascii="Arial" w:hAnsi="Arial" w:cs="Arial"/>
                <w:color w:val="000000"/>
                <w:sz w:val="20"/>
                <w:szCs w:val="20"/>
              </w:rPr>
            </w:pPr>
            <w:r w:rsidRPr="00BC431F">
              <w:rPr>
                <w:rFonts w:ascii="Arial" w:hAnsi="Arial" w:cs="Arial"/>
                <w:color w:val="000000"/>
                <w:sz w:val="20"/>
                <w:szCs w:val="20"/>
              </w:rPr>
              <w:t>26.47 ± 166.76</w:t>
            </w:r>
          </w:p>
        </w:tc>
        <w:tc>
          <w:tcPr>
            <w:tcW w:w="1440" w:type="dxa"/>
            <w:shd w:val="clear" w:color="auto" w:fill="auto"/>
            <w:noWrap/>
            <w:tcMar>
              <w:top w:w="60" w:type="dxa"/>
              <w:bottom w:w="60" w:type="dxa"/>
            </w:tcMar>
            <w:vAlign w:val="center"/>
            <w:hideMark/>
          </w:tcPr>
          <w:p w14:paraId="14070A26" w14:textId="77777777" w:rsidR="00BD2273" w:rsidRPr="00BC431F" w:rsidRDefault="00BD2273" w:rsidP="00BD2273">
            <w:pPr>
              <w:jc w:val="center"/>
              <w:rPr>
                <w:rFonts w:ascii="Arial" w:hAnsi="Arial" w:cs="Arial"/>
                <w:color w:val="000000"/>
                <w:sz w:val="20"/>
                <w:szCs w:val="20"/>
              </w:rPr>
            </w:pPr>
            <w:r w:rsidRPr="00BC431F">
              <w:rPr>
                <w:rFonts w:ascii="Arial" w:hAnsi="Arial" w:cs="Arial"/>
                <w:color w:val="000000"/>
                <w:sz w:val="20"/>
                <w:szCs w:val="20"/>
              </w:rPr>
              <w:t>58.17 ± 12.42</w:t>
            </w:r>
          </w:p>
        </w:tc>
        <w:tc>
          <w:tcPr>
            <w:tcW w:w="1665" w:type="dxa"/>
            <w:shd w:val="clear" w:color="auto" w:fill="auto"/>
            <w:noWrap/>
            <w:tcMar>
              <w:top w:w="60" w:type="dxa"/>
              <w:bottom w:w="60" w:type="dxa"/>
            </w:tcMar>
            <w:vAlign w:val="center"/>
            <w:hideMark/>
          </w:tcPr>
          <w:p w14:paraId="6D1D1A29" w14:textId="77777777" w:rsidR="00BD2273" w:rsidRPr="00BC431F" w:rsidRDefault="00BD2273" w:rsidP="00BD2273">
            <w:pPr>
              <w:jc w:val="center"/>
              <w:rPr>
                <w:rFonts w:ascii="Arial" w:hAnsi="Arial" w:cs="Arial"/>
                <w:color w:val="000000"/>
                <w:sz w:val="20"/>
                <w:szCs w:val="20"/>
              </w:rPr>
            </w:pPr>
            <w:r w:rsidRPr="00BC431F">
              <w:rPr>
                <w:rFonts w:ascii="Arial" w:hAnsi="Arial" w:cs="Arial"/>
                <w:color w:val="000000"/>
                <w:sz w:val="20"/>
                <w:szCs w:val="20"/>
              </w:rPr>
              <w:t>0.59 ± 7.37</w:t>
            </w:r>
          </w:p>
        </w:tc>
      </w:tr>
    </w:tbl>
    <w:p w14:paraId="29A3019F" w14:textId="77777777" w:rsidR="00BD2273" w:rsidRDefault="00BD2273"/>
    <w:p w14:paraId="3792CDB3" w14:textId="77777777" w:rsidR="00BD2273" w:rsidRDefault="00BD2273"/>
    <w:p w14:paraId="6474310B" w14:textId="3236FE28" w:rsidR="00A757C6" w:rsidRDefault="00BD2273" w:rsidP="001B318F">
      <w:r w:rsidRPr="00DE7635">
        <w:t>Eight radio-tagged fish were triangulated in a patch of bulrush at least once</w:t>
      </w:r>
      <w:r w:rsidR="00A96E71">
        <w:t xml:space="preserve">.  </w:t>
      </w:r>
      <w:r>
        <w:t>With </w:t>
      </w:r>
      <w:r w:rsidR="00A757C6">
        <w:t>the implementation of stronger acoustic tags, detection through bulrush of acoustic-tagged study fish appeared higher than during previous studies</w:t>
      </w:r>
      <w:r w:rsidR="00A96E71">
        <w:t xml:space="preserve">.  </w:t>
      </w:r>
      <w:r w:rsidR="00A757C6">
        <w:t xml:space="preserve">One study fish (acoustic fish 110) was triangulated approximately </w:t>
      </w:r>
      <w:r w:rsidR="00260590">
        <w:t>10</w:t>
      </w:r>
      <w:r w:rsidR="00A757C6">
        <w:t xml:space="preserve"> meters into bulrush after being detected with the omnidirectional towable hydrophone</w:t>
      </w:r>
      <w:r w:rsidR="00A96E71">
        <w:t xml:space="preserve">.  </w:t>
      </w:r>
      <w:r w:rsidR="00A757C6">
        <w:t>One study fish (fish 111) was triangulated inside of a culvert at the marina</w:t>
      </w:r>
      <w:r w:rsidR="00260590">
        <w:t>,</w:t>
      </w:r>
      <w:r w:rsidR="00A757C6">
        <w:t xml:space="preserve"> and three study fish (fish 109, </w:t>
      </w:r>
      <w:r w:rsidR="00260590">
        <w:t xml:space="preserve">fish </w:t>
      </w:r>
      <w:r w:rsidR="00A757C6">
        <w:t xml:space="preserve">122, </w:t>
      </w:r>
      <w:r w:rsidR="00260590">
        <w:t xml:space="preserve">and fish </w:t>
      </w:r>
      <w:r w:rsidR="00A757C6">
        <w:t>127) were actively tracked within 200 m of the culvert in the east channe</w:t>
      </w:r>
      <w:r w:rsidR="00C04541">
        <w:t xml:space="preserve">l for a minimum of </w:t>
      </w:r>
      <w:r w:rsidR="00260590">
        <w:t>3</w:t>
      </w:r>
      <w:r w:rsidR="00C04541">
        <w:t xml:space="preserve"> days (a</w:t>
      </w:r>
      <w:r w:rsidR="00A757C6">
        <w:t>ttachment 3)</w:t>
      </w:r>
      <w:r w:rsidR="00A96E71">
        <w:t xml:space="preserve">.  </w:t>
      </w:r>
      <w:r w:rsidR="00A757C6">
        <w:t>Habitat measurements collected during active tracking near the culvert in the east channel were 14.8</w:t>
      </w:r>
      <w:r w:rsidR="001375A6">
        <w:t xml:space="preserve"> </w:t>
      </w:r>
      <w:r w:rsidR="00A757C6" w:rsidRPr="00E41C20">
        <w:t xml:space="preserve">°C (range </w:t>
      </w:r>
      <w:r w:rsidR="001375A6">
        <w:t xml:space="preserve">= </w:t>
      </w:r>
      <w:r w:rsidR="00A757C6">
        <w:t>10.0</w:t>
      </w:r>
      <w:r w:rsidR="00A757C6" w:rsidRPr="00E41C20">
        <w:t>–</w:t>
      </w:r>
      <w:r w:rsidR="00A757C6">
        <w:t>22</w:t>
      </w:r>
      <w:r w:rsidR="00A757C6" w:rsidRPr="00E41C20">
        <w:t>.0</w:t>
      </w:r>
      <w:r w:rsidR="001375A6">
        <w:t xml:space="preserve"> </w:t>
      </w:r>
      <w:r w:rsidR="00A757C6" w:rsidRPr="00E41C20">
        <w:t>°C)</w:t>
      </w:r>
      <w:r w:rsidR="00A757C6">
        <w:t xml:space="preserve"> mean surface water temperature, 1.30 m (range </w:t>
      </w:r>
      <w:r w:rsidR="001375A6">
        <w:t xml:space="preserve">= </w:t>
      </w:r>
      <w:r w:rsidR="00A757C6">
        <w:t>0.39</w:t>
      </w:r>
      <w:r w:rsidR="001375A6">
        <w:t>–</w:t>
      </w:r>
      <w:r w:rsidR="00A757C6">
        <w:t xml:space="preserve">1.86 m) mean depth, 1.30 NTU (range </w:t>
      </w:r>
      <w:r w:rsidR="001375A6">
        <w:t xml:space="preserve">= </w:t>
      </w:r>
      <w:r w:rsidR="00A757C6">
        <w:t xml:space="preserve">0.50–2.20 NTU) mean turbidity, and 2.70 m (range </w:t>
      </w:r>
      <w:r w:rsidR="001375A6">
        <w:t xml:space="preserve">= </w:t>
      </w:r>
      <w:r w:rsidR="00A757C6">
        <w:t>0.00–8.00 m) mean distance to shore</w:t>
      </w:r>
      <w:r w:rsidR="00A96E71">
        <w:t xml:space="preserve">.  </w:t>
      </w:r>
      <w:r w:rsidR="00A757C6">
        <w:t xml:space="preserve">In addition to cover provided by the culvert, these sites were also characterized by relatively higher flows corresponding with velocities of the </w:t>
      </w:r>
      <w:r w:rsidR="00A20CF4">
        <w:t>main stem</w:t>
      </w:r>
      <w:r w:rsidR="00A757C6">
        <w:t xml:space="preserve"> river.</w:t>
      </w:r>
    </w:p>
    <w:p w14:paraId="588A58F9" w14:textId="77777777" w:rsidR="00A757C6" w:rsidRDefault="00A757C6" w:rsidP="001B318F"/>
    <w:p w14:paraId="6B9B1EB4" w14:textId="16B0F0F8" w:rsidR="00BD2273" w:rsidRDefault="00A757C6" w:rsidP="001B318F">
      <w:pPr>
        <w:sectPr w:rsidR="00BD2273" w:rsidSect="0066701B">
          <w:headerReference w:type="first" r:id="rId81"/>
          <w:footerReference w:type="first" r:id="rId82"/>
          <w:pgSz w:w="12240" w:h="15840" w:code="1"/>
          <w:pgMar w:top="1440" w:right="2160" w:bottom="1440" w:left="2160" w:header="720" w:footer="720" w:gutter="0"/>
          <w:cols w:space="720"/>
          <w:titlePg/>
          <w:docGrid w:linePitch="360"/>
        </w:sectPr>
      </w:pPr>
      <w:r>
        <w:t xml:space="preserve">In addition to active triangulation, seven bonytail were visually observed in or near bulrush (see </w:t>
      </w:r>
      <w:r w:rsidR="00AD275C" w:rsidRPr="00AD275C">
        <w:t>figure</w:t>
      </w:r>
      <w:r>
        <w:t xml:space="preserve"> </w:t>
      </w:r>
      <w:r>
        <w:rPr>
          <w:noProof/>
        </w:rPr>
        <w:t>25</w:t>
      </w:r>
      <w:r>
        <w:t>)</w:t>
      </w:r>
      <w:r w:rsidR="00A96E71">
        <w:t xml:space="preserve">.  </w:t>
      </w:r>
      <w:r>
        <w:t>Two acoustic-tagged fi</w:t>
      </w:r>
      <w:r w:rsidR="00260590">
        <w:t>sh were stationary in or at the </w:t>
      </w:r>
      <w:r>
        <w:t>edge of bulrush between sunrise and sunset and were not disturbed upon approach</w:t>
      </w:r>
      <w:r w:rsidR="00A96E71">
        <w:t xml:space="preserve">.  </w:t>
      </w:r>
      <w:r>
        <w:t>The third acoustic fish was more active, initially consuming drift material and disturbing the sediment before swimming into the mid-channel and later returning to the bulrush</w:t>
      </w:r>
      <w:r w:rsidR="00A96E71">
        <w:t xml:space="preserve">.  </w:t>
      </w:r>
      <w:r>
        <w:t xml:space="preserve">Three non-telemetry-tagged fish were observed </w:t>
      </w:r>
    </w:p>
    <w:p w14:paraId="0B078AFE" w14:textId="06C70CC3" w:rsidR="00BD2273" w:rsidRDefault="008A1E13" w:rsidP="00C90A1A">
      <w:pPr>
        <w:pStyle w:val="Caption"/>
        <w:ind w:left="1560" w:right="1560"/>
      </w:pPr>
      <w:bookmarkStart w:id="444" w:name="_Toc456271081"/>
      <w:r>
        <w:rPr>
          <w:noProof/>
        </w:rPr>
        <w:lastRenderedPageBreak/>
        <w:drawing>
          <wp:anchor distT="0" distB="0" distL="114300" distR="114300" simplePos="0" relativeHeight="251779072" behindDoc="0" locked="0" layoutInCell="0" allowOverlap="0" wp14:anchorId="0F6408F5" wp14:editId="171A4353">
            <wp:simplePos x="914400" y="1371600"/>
            <wp:positionH relativeFrom="margin">
              <wp:align>center</wp:align>
            </wp:positionH>
            <wp:positionV relativeFrom="margin">
              <wp:align>top</wp:align>
            </wp:positionV>
            <wp:extent cx="6187440" cy="4645025"/>
            <wp:effectExtent l="0" t="0" r="3810" b="3175"/>
            <wp:wrapTopAndBottom/>
            <wp:docPr id="375" name="Picture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rtalities Laughlin.jpg"/>
                    <pic:cNvPicPr/>
                  </pic:nvPicPr>
                  <pic:blipFill>
                    <a:blip r:embed="rId83">
                      <a:extLst>
                        <a:ext uri="{28A0092B-C50C-407E-A947-70E740481C1C}">
                          <a14:useLocalDpi xmlns:a14="http://schemas.microsoft.com/office/drawing/2010/main" val="0"/>
                        </a:ext>
                      </a:extLst>
                    </a:blip>
                    <a:stretch>
                      <a:fillRect/>
                    </a:stretch>
                  </pic:blipFill>
                  <pic:spPr>
                    <a:xfrm>
                      <a:off x="0" y="0"/>
                      <a:ext cx="6188270" cy="4646034"/>
                    </a:xfrm>
                    <a:prstGeom prst="rect">
                      <a:avLst/>
                    </a:prstGeom>
                  </pic:spPr>
                </pic:pic>
              </a:graphicData>
            </a:graphic>
            <wp14:sizeRelH relativeFrom="margin">
              <wp14:pctWidth>0</wp14:pctWidth>
            </wp14:sizeRelH>
            <wp14:sizeRelV relativeFrom="margin">
              <wp14:pctHeight>0</wp14:pctHeight>
            </wp14:sizeRelV>
          </wp:anchor>
        </w:drawing>
      </w:r>
      <w:bookmarkStart w:id="445" w:name="_Ref447057788"/>
      <w:r>
        <w:t xml:space="preserve">Figure </w:t>
      </w:r>
      <w:r>
        <w:rPr>
          <w:noProof/>
        </w:rPr>
        <w:t>28</w:t>
      </w:r>
      <w:bookmarkEnd w:id="445"/>
      <w:r>
        <w:t>.—Locations of recovered telemetry tags indicating mortalities of acoustic- and radio-tagged bonytail during the December 2015 – March 2016 telemetry study, Laughlin Lagoon, Nevada.</w:t>
      </w:r>
      <w:bookmarkEnd w:id="444"/>
      <w:r w:rsidR="00BD2273">
        <w:br w:type="page"/>
      </w:r>
    </w:p>
    <w:tbl>
      <w:tblPr>
        <w:tblW w:w="13476" w:type="dxa"/>
        <w:jc w:val="center"/>
        <w:tblLayout w:type="fixed"/>
        <w:tblLook w:val="04A0" w:firstRow="1" w:lastRow="0" w:firstColumn="1" w:lastColumn="0" w:noHBand="0" w:noVBand="1"/>
      </w:tblPr>
      <w:tblGrid>
        <w:gridCol w:w="498"/>
        <w:gridCol w:w="498"/>
        <w:gridCol w:w="960"/>
        <w:gridCol w:w="960"/>
        <w:gridCol w:w="960"/>
        <w:gridCol w:w="960"/>
        <w:gridCol w:w="960"/>
        <w:gridCol w:w="960"/>
        <w:gridCol w:w="960"/>
        <w:gridCol w:w="960"/>
        <w:gridCol w:w="960"/>
        <w:gridCol w:w="960"/>
        <w:gridCol w:w="960"/>
        <w:gridCol w:w="960"/>
        <w:gridCol w:w="960"/>
      </w:tblGrid>
      <w:tr w:rsidR="00C90A1A" w:rsidRPr="00C90A1A" w14:paraId="02E012C7" w14:textId="77777777" w:rsidTr="00C90A1A">
        <w:trPr>
          <w:jc w:val="center"/>
        </w:trPr>
        <w:tc>
          <w:tcPr>
            <w:tcW w:w="498" w:type="dxa"/>
            <w:vMerge w:val="restart"/>
            <w:tcBorders>
              <w:top w:val="nil"/>
              <w:left w:val="nil"/>
              <w:bottom w:val="nil"/>
              <w:right w:val="nil"/>
            </w:tcBorders>
            <w:shd w:val="clear" w:color="auto" w:fill="auto"/>
            <w:noWrap/>
            <w:tcMar>
              <w:top w:w="0" w:type="dxa"/>
              <w:bottom w:w="0" w:type="dxa"/>
            </w:tcMar>
            <w:textDirection w:val="btLr"/>
            <w:vAlign w:val="center"/>
            <w:hideMark/>
          </w:tcPr>
          <w:p w14:paraId="2BFB8F8C" w14:textId="77777777" w:rsidR="00C90A1A" w:rsidRPr="00C90A1A" w:rsidRDefault="00C90A1A" w:rsidP="00CD3E65">
            <w:pPr>
              <w:jc w:val="center"/>
              <w:rPr>
                <w:rFonts w:ascii="Arial" w:hAnsi="Arial" w:cs="Arial"/>
                <w:b/>
                <w:color w:val="000000"/>
                <w:sz w:val="22"/>
                <w:szCs w:val="22"/>
              </w:rPr>
            </w:pPr>
            <w:r w:rsidRPr="00C90A1A">
              <w:rPr>
                <w:rFonts w:ascii="Arial" w:hAnsi="Arial" w:cs="Arial"/>
                <w:b/>
                <w:color w:val="000000"/>
                <w:sz w:val="22"/>
                <w:szCs w:val="22"/>
              </w:rPr>
              <w:lastRenderedPageBreak/>
              <w:t>Fish ID</w:t>
            </w:r>
          </w:p>
        </w:tc>
        <w:tc>
          <w:tcPr>
            <w:tcW w:w="498" w:type="dxa"/>
            <w:vMerge w:val="restart"/>
            <w:tcBorders>
              <w:top w:val="nil"/>
              <w:left w:val="nil"/>
              <w:bottom w:val="single" w:sz="4" w:space="0" w:color="000000"/>
              <w:right w:val="nil"/>
            </w:tcBorders>
            <w:shd w:val="clear" w:color="auto" w:fill="auto"/>
            <w:noWrap/>
            <w:tcMar>
              <w:top w:w="0" w:type="dxa"/>
              <w:bottom w:w="0" w:type="dxa"/>
            </w:tcMar>
            <w:textDirection w:val="btLr"/>
            <w:vAlign w:val="center"/>
            <w:hideMark/>
          </w:tcPr>
          <w:p w14:paraId="6CBEC6A6" w14:textId="370F1075" w:rsidR="00C90A1A" w:rsidRPr="00C90A1A" w:rsidRDefault="00C90A1A" w:rsidP="00CD3E65">
            <w:pPr>
              <w:jc w:val="center"/>
              <w:rPr>
                <w:rFonts w:ascii="Arial" w:hAnsi="Arial" w:cs="Arial"/>
                <w:b/>
                <w:color w:val="000000"/>
                <w:sz w:val="22"/>
                <w:szCs w:val="22"/>
              </w:rPr>
            </w:pPr>
            <w:r w:rsidRPr="00C90A1A">
              <w:rPr>
                <w:rFonts w:ascii="Arial" w:hAnsi="Arial" w:cs="Arial"/>
                <w:b/>
                <w:color w:val="000000"/>
                <w:sz w:val="22"/>
                <w:szCs w:val="22"/>
              </w:rPr>
              <w:t>Acoustic</w:t>
            </w:r>
          </w:p>
        </w:tc>
        <w:tc>
          <w:tcPr>
            <w:tcW w:w="960" w:type="dxa"/>
            <w:tcBorders>
              <w:top w:val="nil"/>
              <w:left w:val="nil"/>
              <w:bottom w:val="nil"/>
              <w:right w:val="single" w:sz="4" w:space="0" w:color="auto"/>
            </w:tcBorders>
            <w:shd w:val="clear" w:color="auto" w:fill="auto"/>
            <w:noWrap/>
            <w:tcMar>
              <w:top w:w="0" w:type="dxa"/>
              <w:bottom w:w="0" w:type="dxa"/>
            </w:tcMar>
            <w:vAlign w:val="bottom"/>
            <w:hideMark/>
          </w:tcPr>
          <w:p w14:paraId="6DD7B182"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107</w:t>
            </w:r>
          </w:p>
        </w:tc>
        <w:tc>
          <w:tcPr>
            <w:tcW w:w="960" w:type="dxa"/>
            <w:tcBorders>
              <w:top w:val="nil"/>
              <w:left w:val="nil"/>
              <w:bottom w:val="nil"/>
              <w:right w:val="nil"/>
            </w:tcBorders>
            <w:shd w:val="clear" w:color="auto" w:fill="auto"/>
            <w:noWrap/>
            <w:tcMar>
              <w:top w:w="0" w:type="dxa"/>
              <w:bottom w:w="0" w:type="dxa"/>
            </w:tcMar>
            <w:vAlign w:val="bottom"/>
            <w:hideMark/>
          </w:tcPr>
          <w:p w14:paraId="06C1B4F4"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50479755"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6585758A"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4BFB0AEB" w14:textId="77777777" w:rsidR="00C90A1A" w:rsidRPr="00C90A1A" w:rsidRDefault="00C90A1A" w:rsidP="00CD3E65">
            <w:pPr>
              <w:rPr>
                <w:rFonts w:ascii="Arial" w:hAnsi="Arial" w:cs="Arial"/>
                <w:color w:val="000000"/>
                <w:sz w:val="22"/>
                <w:szCs w:val="22"/>
              </w:rPr>
            </w:pPr>
          </w:p>
        </w:tc>
        <w:tc>
          <w:tcPr>
            <w:tcW w:w="960" w:type="dxa"/>
            <w:tcBorders>
              <w:top w:val="nil"/>
              <w:left w:val="nil"/>
              <w:bottom w:val="nil"/>
              <w:right w:val="nil"/>
            </w:tcBorders>
            <w:shd w:val="clear" w:color="auto" w:fill="auto"/>
            <w:noWrap/>
            <w:tcMar>
              <w:top w:w="0" w:type="dxa"/>
              <w:bottom w:w="0" w:type="dxa"/>
            </w:tcMar>
            <w:vAlign w:val="bottom"/>
            <w:hideMark/>
          </w:tcPr>
          <w:p w14:paraId="78DEC6C3" w14:textId="77777777" w:rsidR="00C90A1A" w:rsidRPr="00C90A1A" w:rsidRDefault="00C90A1A" w:rsidP="00CD3E65">
            <w:pPr>
              <w:rPr>
                <w:rFonts w:ascii="Arial" w:hAnsi="Arial" w:cs="Arial"/>
                <w:color w:val="000000"/>
                <w:sz w:val="22"/>
                <w:szCs w:val="22"/>
              </w:rPr>
            </w:pPr>
          </w:p>
        </w:tc>
        <w:tc>
          <w:tcPr>
            <w:tcW w:w="960" w:type="dxa"/>
            <w:tcBorders>
              <w:top w:val="nil"/>
              <w:left w:val="nil"/>
              <w:bottom w:val="nil"/>
              <w:right w:val="nil"/>
            </w:tcBorders>
            <w:shd w:val="clear" w:color="auto" w:fill="auto"/>
            <w:noWrap/>
            <w:tcMar>
              <w:top w:w="0" w:type="dxa"/>
              <w:bottom w:w="0" w:type="dxa"/>
            </w:tcMar>
            <w:vAlign w:val="bottom"/>
            <w:hideMark/>
          </w:tcPr>
          <w:p w14:paraId="157C2E8A" w14:textId="77777777" w:rsidR="00C90A1A" w:rsidRPr="00C90A1A" w:rsidRDefault="00C90A1A" w:rsidP="00CD3E65">
            <w:pPr>
              <w:rPr>
                <w:rFonts w:ascii="Arial" w:hAnsi="Arial" w:cs="Arial"/>
                <w:color w:val="000000"/>
                <w:sz w:val="22"/>
                <w:szCs w:val="22"/>
              </w:rPr>
            </w:pPr>
          </w:p>
        </w:tc>
        <w:tc>
          <w:tcPr>
            <w:tcW w:w="960" w:type="dxa"/>
            <w:tcBorders>
              <w:top w:val="nil"/>
              <w:left w:val="nil"/>
              <w:bottom w:val="nil"/>
              <w:right w:val="nil"/>
            </w:tcBorders>
            <w:shd w:val="clear" w:color="auto" w:fill="auto"/>
            <w:noWrap/>
            <w:tcMar>
              <w:top w:w="0" w:type="dxa"/>
              <w:bottom w:w="0" w:type="dxa"/>
            </w:tcMar>
            <w:vAlign w:val="bottom"/>
            <w:hideMark/>
          </w:tcPr>
          <w:p w14:paraId="581215CF" w14:textId="77777777" w:rsidR="00C90A1A" w:rsidRPr="00C90A1A" w:rsidRDefault="00C90A1A" w:rsidP="00CD3E65">
            <w:pPr>
              <w:rPr>
                <w:rFonts w:ascii="Arial" w:hAnsi="Arial" w:cs="Arial"/>
                <w:color w:val="000000"/>
                <w:sz w:val="22"/>
                <w:szCs w:val="22"/>
              </w:rPr>
            </w:pPr>
          </w:p>
        </w:tc>
        <w:tc>
          <w:tcPr>
            <w:tcW w:w="960" w:type="dxa"/>
            <w:tcBorders>
              <w:top w:val="nil"/>
              <w:left w:val="nil"/>
              <w:bottom w:val="nil"/>
              <w:right w:val="nil"/>
            </w:tcBorders>
            <w:shd w:val="clear" w:color="auto" w:fill="auto"/>
            <w:noWrap/>
            <w:tcMar>
              <w:top w:w="0" w:type="dxa"/>
              <w:bottom w:w="0" w:type="dxa"/>
            </w:tcMar>
            <w:vAlign w:val="bottom"/>
            <w:hideMark/>
          </w:tcPr>
          <w:p w14:paraId="48DB9073" w14:textId="77777777" w:rsidR="00C90A1A" w:rsidRPr="00C90A1A" w:rsidRDefault="00C90A1A" w:rsidP="00CD3E65">
            <w:pPr>
              <w:rPr>
                <w:rFonts w:ascii="Arial" w:hAnsi="Arial" w:cs="Arial"/>
                <w:color w:val="000000"/>
                <w:sz w:val="22"/>
                <w:szCs w:val="22"/>
              </w:rPr>
            </w:pPr>
          </w:p>
        </w:tc>
        <w:tc>
          <w:tcPr>
            <w:tcW w:w="960" w:type="dxa"/>
            <w:tcBorders>
              <w:top w:val="nil"/>
              <w:left w:val="nil"/>
              <w:bottom w:val="nil"/>
              <w:right w:val="nil"/>
            </w:tcBorders>
            <w:shd w:val="clear" w:color="auto" w:fill="auto"/>
            <w:noWrap/>
            <w:tcMar>
              <w:top w:w="0" w:type="dxa"/>
              <w:bottom w:w="0" w:type="dxa"/>
            </w:tcMar>
            <w:vAlign w:val="bottom"/>
            <w:hideMark/>
          </w:tcPr>
          <w:p w14:paraId="2A4154FC" w14:textId="77777777" w:rsidR="00C90A1A" w:rsidRPr="00C90A1A" w:rsidRDefault="00C90A1A" w:rsidP="00CD3E65">
            <w:pPr>
              <w:rPr>
                <w:rFonts w:ascii="Arial" w:hAnsi="Arial" w:cs="Arial"/>
                <w:color w:val="000000"/>
                <w:sz w:val="22"/>
                <w:szCs w:val="22"/>
              </w:rPr>
            </w:pPr>
          </w:p>
        </w:tc>
        <w:tc>
          <w:tcPr>
            <w:tcW w:w="960" w:type="dxa"/>
            <w:tcBorders>
              <w:top w:val="nil"/>
              <w:left w:val="nil"/>
              <w:bottom w:val="nil"/>
              <w:right w:val="nil"/>
            </w:tcBorders>
            <w:shd w:val="clear" w:color="auto" w:fill="auto"/>
            <w:noWrap/>
            <w:tcMar>
              <w:top w:w="0" w:type="dxa"/>
              <w:bottom w:w="0" w:type="dxa"/>
            </w:tcMar>
            <w:vAlign w:val="bottom"/>
            <w:hideMark/>
          </w:tcPr>
          <w:p w14:paraId="27660CC8" w14:textId="77777777" w:rsidR="00C90A1A" w:rsidRPr="00C90A1A" w:rsidRDefault="00C90A1A" w:rsidP="00CD3E65">
            <w:pPr>
              <w:rPr>
                <w:rFonts w:ascii="Arial" w:hAnsi="Arial" w:cs="Arial"/>
                <w:color w:val="000000"/>
                <w:sz w:val="22"/>
                <w:szCs w:val="22"/>
              </w:rPr>
            </w:pPr>
          </w:p>
        </w:tc>
        <w:tc>
          <w:tcPr>
            <w:tcW w:w="960" w:type="dxa"/>
            <w:tcBorders>
              <w:top w:val="nil"/>
              <w:left w:val="nil"/>
              <w:bottom w:val="nil"/>
              <w:right w:val="nil"/>
            </w:tcBorders>
            <w:shd w:val="clear" w:color="auto" w:fill="auto"/>
            <w:noWrap/>
            <w:tcMar>
              <w:top w:w="0" w:type="dxa"/>
              <w:bottom w:w="0" w:type="dxa"/>
            </w:tcMar>
            <w:vAlign w:val="bottom"/>
            <w:hideMark/>
          </w:tcPr>
          <w:p w14:paraId="11052834" w14:textId="77777777" w:rsidR="00C90A1A" w:rsidRPr="00C90A1A" w:rsidRDefault="00C90A1A" w:rsidP="00CD3E65">
            <w:pPr>
              <w:rPr>
                <w:rFonts w:ascii="Arial" w:hAnsi="Arial" w:cs="Arial"/>
                <w:color w:val="000000"/>
                <w:sz w:val="22"/>
                <w:szCs w:val="22"/>
              </w:rPr>
            </w:pPr>
          </w:p>
        </w:tc>
        <w:tc>
          <w:tcPr>
            <w:tcW w:w="960" w:type="dxa"/>
            <w:tcBorders>
              <w:top w:val="nil"/>
              <w:left w:val="nil"/>
              <w:bottom w:val="nil"/>
              <w:right w:val="nil"/>
            </w:tcBorders>
            <w:shd w:val="clear" w:color="auto" w:fill="auto"/>
            <w:noWrap/>
            <w:tcMar>
              <w:top w:w="0" w:type="dxa"/>
              <w:bottom w:w="0" w:type="dxa"/>
            </w:tcMar>
            <w:vAlign w:val="bottom"/>
            <w:hideMark/>
          </w:tcPr>
          <w:p w14:paraId="0DE41AAD" w14:textId="77777777" w:rsidR="00C90A1A" w:rsidRPr="00C90A1A" w:rsidRDefault="00C90A1A" w:rsidP="00CD3E65">
            <w:pPr>
              <w:rPr>
                <w:rFonts w:ascii="Arial" w:hAnsi="Arial" w:cs="Arial"/>
                <w:color w:val="000000"/>
                <w:sz w:val="22"/>
                <w:szCs w:val="22"/>
              </w:rPr>
            </w:pPr>
          </w:p>
        </w:tc>
      </w:tr>
      <w:tr w:rsidR="00C90A1A" w:rsidRPr="00C90A1A" w14:paraId="64D54F72" w14:textId="77777777" w:rsidTr="00C90A1A">
        <w:trPr>
          <w:jc w:val="center"/>
        </w:trPr>
        <w:tc>
          <w:tcPr>
            <w:tcW w:w="498" w:type="dxa"/>
            <w:vMerge/>
            <w:tcBorders>
              <w:top w:val="nil"/>
              <w:left w:val="nil"/>
              <w:bottom w:val="nil"/>
              <w:right w:val="nil"/>
            </w:tcBorders>
            <w:tcMar>
              <w:top w:w="0" w:type="dxa"/>
              <w:bottom w:w="0" w:type="dxa"/>
            </w:tcMar>
            <w:vAlign w:val="center"/>
            <w:hideMark/>
          </w:tcPr>
          <w:p w14:paraId="693D0B0C" w14:textId="77777777" w:rsidR="00C90A1A" w:rsidRPr="00C90A1A" w:rsidRDefault="00C90A1A" w:rsidP="00CD3E65">
            <w:pPr>
              <w:rPr>
                <w:rFonts w:ascii="Arial" w:hAnsi="Arial" w:cs="Arial"/>
                <w:color w:val="000000"/>
                <w:sz w:val="22"/>
                <w:szCs w:val="22"/>
              </w:rPr>
            </w:pPr>
          </w:p>
        </w:tc>
        <w:tc>
          <w:tcPr>
            <w:tcW w:w="498" w:type="dxa"/>
            <w:vMerge/>
            <w:tcBorders>
              <w:top w:val="nil"/>
              <w:left w:val="nil"/>
              <w:bottom w:val="single" w:sz="4" w:space="0" w:color="000000"/>
              <w:right w:val="nil"/>
            </w:tcBorders>
            <w:tcMar>
              <w:top w:w="0" w:type="dxa"/>
              <w:bottom w:w="0" w:type="dxa"/>
            </w:tcMar>
            <w:vAlign w:val="center"/>
            <w:hideMark/>
          </w:tcPr>
          <w:p w14:paraId="65DDB263" w14:textId="77777777" w:rsidR="00C90A1A" w:rsidRPr="00C90A1A" w:rsidRDefault="00C90A1A" w:rsidP="00CD3E65">
            <w:pPr>
              <w:rPr>
                <w:rFonts w:ascii="Arial" w:hAnsi="Arial" w:cs="Arial"/>
                <w:color w:val="000000"/>
                <w:sz w:val="22"/>
                <w:szCs w:val="22"/>
              </w:rPr>
            </w:pPr>
          </w:p>
        </w:tc>
        <w:tc>
          <w:tcPr>
            <w:tcW w:w="960" w:type="dxa"/>
            <w:tcBorders>
              <w:top w:val="nil"/>
              <w:left w:val="nil"/>
              <w:bottom w:val="nil"/>
              <w:right w:val="single" w:sz="4" w:space="0" w:color="auto"/>
            </w:tcBorders>
            <w:shd w:val="clear" w:color="auto" w:fill="auto"/>
            <w:noWrap/>
            <w:tcMar>
              <w:top w:w="0" w:type="dxa"/>
              <w:bottom w:w="0" w:type="dxa"/>
            </w:tcMar>
            <w:vAlign w:val="bottom"/>
            <w:hideMark/>
          </w:tcPr>
          <w:p w14:paraId="05116772"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108</w:t>
            </w:r>
          </w:p>
        </w:tc>
        <w:tc>
          <w:tcPr>
            <w:tcW w:w="960" w:type="dxa"/>
            <w:tcBorders>
              <w:top w:val="nil"/>
              <w:left w:val="nil"/>
              <w:bottom w:val="nil"/>
              <w:right w:val="nil"/>
            </w:tcBorders>
            <w:shd w:val="clear" w:color="auto" w:fill="auto"/>
            <w:noWrap/>
            <w:tcMar>
              <w:top w:w="0" w:type="dxa"/>
              <w:bottom w:w="0" w:type="dxa"/>
            </w:tcMar>
            <w:vAlign w:val="bottom"/>
            <w:hideMark/>
          </w:tcPr>
          <w:p w14:paraId="07BA2DF9"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0C826DB8"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02B7F188"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65B99F08"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000000" w:fill="A6A6A6"/>
            <w:noWrap/>
            <w:tcMar>
              <w:top w:w="0" w:type="dxa"/>
              <w:bottom w:w="0" w:type="dxa"/>
            </w:tcMar>
            <w:vAlign w:val="bottom"/>
            <w:hideMark/>
          </w:tcPr>
          <w:p w14:paraId="1D16F1B1"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 </w:t>
            </w:r>
          </w:p>
        </w:tc>
        <w:tc>
          <w:tcPr>
            <w:tcW w:w="960" w:type="dxa"/>
            <w:tcBorders>
              <w:top w:val="nil"/>
              <w:left w:val="nil"/>
              <w:bottom w:val="nil"/>
              <w:right w:val="nil"/>
            </w:tcBorders>
            <w:shd w:val="clear" w:color="000000" w:fill="A6A6A6"/>
            <w:noWrap/>
            <w:tcMar>
              <w:top w:w="0" w:type="dxa"/>
              <w:bottom w:w="0" w:type="dxa"/>
            </w:tcMar>
            <w:vAlign w:val="bottom"/>
            <w:hideMark/>
          </w:tcPr>
          <w:p w14:paraId="1442E07B"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 </w:t>
            </w:r>
          </w:p>
        </w:tc>
        <w:tc>
          <w:tcPr>
            <w:tcW w:w="960" w:type="dxa"/>
            <w:tcBorders>
              <w:top w:val="nil"/>
              <w:left w:val="nil"/>
              <w:bottom w:val="nil"/>
              <w:right w:val="nil"/>
            </w:tcBorders>
            <w:shd w:val="clear" w:color="auto" w:fill="auto"/>
            <w:noWrap/>
            <w:tcMar>
              <w:top w:w="0" w:type="dxa"/>
              <w:bottom w:w="0" w:type="dxa"/>
            </w:tcMar>
            <w:vAlign w:val="bottom"/>
            <w:hideMark/>
          </w:tcPr>
          <w:p w14:paraId="64AA859B"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7CD46A9D"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7C0B0B08"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000000" w:fill="A6A6A6"/>
            <w:noWrap/>
            <w:tcMar>
              <w:top w:w="0" w:type="dxa"/>
              <w:bottom w:w="0" w:type="dxa"/>
            </w:tcMar>
            <w:vAlign w:val="bottom"/>
            <w:hideMark/>
          </w:tcPr>
          <w:p w14:paraId="4EB337CD"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 </w:t>
            </w:r>
          </w:p>
        </w:tc>
        <w:tc>
          <w:tcPr>
            <w:tcW w:w="960" w:type="dxa"/>
            <w:tcBorders>
              <w:top w:val="nil"/>
              <w:left w:val="nil"/>
              <w:bottom w:val="nil"/>
              <w:right w:val="nil"/>
            </w:tcBorders>
            <w:shd w:val="clear" w:color="000000" w:fill="A6A6A6"/>
            <w:noWrap/>
            <w:tcMar>
              <w:top w:w="0" w:type="dxa"/>
              <w:bottom w:w="0" w:type="dxa"/>
            </w:tcMar>
            <w:vAlign w:val="bottom"/>
            <w:hideMark/>
          </w:tcPr>
          <w:p w14:paraId="4C70A417"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 </w:t>
            </w:r>
          </w:p>
        </w:tc>
        <w:tc>
          <w:tcPr>
            <w:tcW w:w="960" w:type="dxa"/>
            <w:tcBorders>
              <w:top w:val="nil"/>
              <w:left w:val="nil"/>
              <w:bottom w:val="nil"/>
              <w:right w:val="nil"/>
            </w:tcBorders>
            <w:shd w:val="clear" w:color="000000" w:fill="A6A6A6"/>
            <w:noWrap/>
            <w:tcMar>
              <w:top w:w="0" w:type="dxa"/>
              <w:bottom w:w="0" w:type="dxa"/>
            </w:tcMar>
            <w:vAlign w:val="bottom"/>
            <w:hideMark/>
          </w:tcPr>
          <w:p w14:paraId="1853E06C"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 </w:t>
            </w:r>
          </w:p>
        </w:tc>
      </w:tr>
      <w:tr w:rsidR="00C90A1A" w:rsidRPr="00C90A1A" w14:paraId="4AC3B2D8" w14:textId="77777777" w:rsidTr="00C90A1A">
        <w:trPr>
          <w:jc w:val="center"/>
        </w:trPr>
        <w:tc>
          <w:tcPr>
            <w:tcW w:w="498" w:type="dxa"/>
            <w:vMerge/>
            <w:tcBorders>
              <w:top w:val="nil"/>
              <w:left w:val="nil"/>
              <w:bottom w:val="nil"/>
              <w:right w:val="nil"/>
            </w:tcBorders>
            <w:tcMar>
              <w:top w:w="0" w:type="dxa"/>
              <w:bottom w:w="0" w:type="dxa"/>
            </w:tcMar>
            <w:vAlign w:val="center"/>
            <w:hideMark/>
          </w:tcPr>
          <w:p w14:paraId="6655BBCD" w14:textId="77777777" w:rsidR="00C90A1A" w:rsidRPr="00C90A1A" w:rsidRDefault="00C90A1A" w:rsidP="00CD3E65">
            <w:pPr>
              <w:rPr>
                <w:rFonts w:ascii="Arial" w:hAnsi="Arial" w:cs="Arial"/>
                <w:color w:val="000000"/>
                <w:sz w:val="22"/>
                <w:szCs w:val="22"/>
              </w:rPr>
            </w:pPr>
          </w:p>
        </w:tc>
        <w:tc>
          <w:tcPr>
            <w:tcW w:w="498" w:type="dxa"/>
            <w:vMerge/>
            <w:tcBorders>
              <w:top w:val="nil"/>
              <w:left w:val="nil"/>
              <w:bottom w:val="single" w:sz="4" w:space="0" w:color="000000"/>
              <w:right w:val="nil"/>
            </w:tcBorders>
            <w:tcMar>
              <w:top w:w="0" w:type="dxa"/>
              <w:bottom w:w="0" w:type="dxa"/>
            </w:tcMar>
            <w:vAlign w:val="center"/>
            <w:hideMark/>
          </w:tcPr>
          <w:p w14:paraId="02129D30" w14:textId="77777777" w:rsidR="00C90A1A" w:rsidRPr="00C90A1A" w:rsidRDefault="00C90A1A" w:rsidP="00CD3E65">
            <w:pPr>
              <w:rPr>
                <w:rFonts w:ascii="Arial" w:hAnsi="Arial" w:cs="Arial"/>
                <w:color w:val="000000"/>
                <w:sz w:val="22"/>
                <w:szCs w:val="22"/>
              </w:rPr>
            </w:pPr>
          </w:p>
        </w:tc>
        <w:tc>
          <w:tcPr>
            <w:tcW w:w="960" w:type="dxa"/>
            <w:tcBorders>
              <w:top w:val="nil"/>
              <w:left w:val="nil"/>
              <w:bottom w:val="nil"/>
              <w:right w:val="single" w:sz="4" w:space="0" w:color="auto"/>
            </w:tcBorders>
            <w:shd w:val="clear" w:color="auto" w:fill="auto"/>
            <w:noWrap/>
            <w:tcMar>
              <w:top w:w="0" w:type="dxa"/>
              <w:bottom w:w="0" w:type="dxa"/>
            </w:tcMar>
            <w:vAlign w:val="bottom"/>
            <w:hideMark/>
          </w:tcPr>
          <w:p w14:paraId="1F24FBA1"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109</w:t>
            </w:r>
          </w:p>
        </w:tc>
        <w:tc>
          <w:tcPr>
            <w:tcW w:w="960" w:type="dxa"/>
            <w:tcBorders>
              <w:top w:val="nil"/>
              <w:left w:val="nil"/>
              <w:bottom w:val="nil"/>
              <w:right w:val="nil"/>
            </w:tcBorders>
            <w:shd w:val="clear" w:color="auto" w:fill="auto"/>
            <w:noWrap/>
            <w:tcMar>
              <w:top w:w="0" w:type="dxa"/>
              <w:bottom w:w="0" w:type="dxa"/>
            </w:tcMar>
            <w:vAlign w:val="bottom"/>
            <w:hideMark/>
          </w:tcPr>
          <w:p w14:paraId="68D60403"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7564E497"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3AA27E93"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06DEA1B3"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25EE10C4"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390606A5"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000000" w:fill="A6A6A6"/>
            <w:noWrap/>
            <w:tcMar>
              <w:top w:w="0" w:type="dxa"/>
              <w:bottom w:w="0" w:type="dxa"/>
            </w:tcMar>
            <w:vAlign w:val="bottom"/>
            <w:hideMark/>
          </w:tcPr>
          <w:p w14:paraId="3739C0CF"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 </w:t>
            </w:r>
          </w:p>
        </w:tc>
        <w:tc>
          <w:tcPr>
            <w:tcW w:w="960" w:type="dxa"/>
            <w:tcBorders>
              <w:top w:val="nil"/>
              <w:left w:val="nil"/>
              <w:bottom w:val="nil"/>
              <w:right w:val="nil"/>
            </w:tcBorders>
            <w:shd w:val="clear" w:color="auto" w:fill="auto"/>
            <w:noWrap/>
            <w:tcMar>
              <w:top w:w="0" w:type="dxa"/>
              <w:bottom w:w="0" w:type="dxa"/>
            </w:tcMar>
            <w:vAlign w:val="bottom"/>
            <w:hideMark/>
          </w:tcPr>
          <w:p w14:paraId="3DA68903"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000000" w:fill="A6A6A6"/>
            <w:noWrap/>
            <w:tcMar>
              <w:top w:w="0" w:type="dxa"/>
              <w:bottom w:w="0" w:type="dxa"/>
            </w:tcMar>
            <w:vAlign w:val="bottom"/>
            <w:hideMark/>
          </w:tcPr>
          <w:p w14:paraId="38E2FA54"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 </w:t>
            </w:r>
          </w:p>
        </w:tc>
        <w:tc>
          <w:tcPr>
            <w:tcW w:w="960" w:type="dxa"/>
            <w:tcBorders>
              <w:top w:val="nil"/>
              <w:left w:val="nil"/>
              <w:bottom w:val="nil"/>
              <w:right w:val="nil"/>
            </w:tcBorders>
            <w:shd w:val="clear" w:color="000000" w:fill="A6A6A6"/>
            <w:noWrap/>
            <w:tcMar>
              <w:top w:w="0" w:type="dxa"/>
              <w:bottom w:w="0" w:type="dxa"/>
            </w:tcMar>
            <w:vAlign w:val="bottom"/>
            <w:hideMark/>
          </w:tcPr>
          <w:p w14:paraId="76AA31DE"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 </w:t>
            </w:r>
          </w:p>
        </w:tc>
        <w:tc>
          <w:tcPr>
            <w:tcW w:w="960" w:type="dxa"/>
            <w:tcBorders>
              <w:top w:val="nil"/>
              <w:left w:val="nil"/>
              <w:bottom w:val="nil"/>
              <w:right w:val="nil"/>
            </w:tcBorders>
            <w:shd w:val="clear" w:color="auto" w:fill="auto"/>
            <w:noWrap/>
            <w:tcMar>
              <w:top w:w="0" w:type="dxa"/>
              <w:bottom w:w="0" w:type="dxa"/>
            </w:tcMar>
            <w:vAlign w:val="bottom"/>
            <w:hideMark/>
          </w:tcPr>
          <w:p w14:paraId="7A480B2E"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38E1D561" w14:textId="77777777" w:rsidR="00C90A1A" w:rsidRPr="00C90A1A" w:rsidRDefault="00C90A1A" w:rsidP="00CD3E65">
            <w:pPr>
              <w:rPr>
                <w:rFonts w:ascii="Arial" w:hAnsi="Arial" w:cs="Arial"/>
                <w:color w:val="000000"/>
                <w:sz w:val="22"/>
                <w:szCs w:val="22"/>
              </w:rPr>
            </w:pPr>
          </w:p>
        </w:tc>
      </w:tr>
      <w:tr w:rsidR="00C90A1A" w:rsidRPr="00C90A1A" w14:paraId="6E61FB85" w14:textId="77777777" w:rsidTr="00C90A1A">
        <w:trPr>
          <w:jc w:val="center"/>
        </w:trPr>
        <w:tc>
          <w:tcPr>
            <w:tcW w:w="498" w:type="dxa"/>
            <w:vMerge/>
            <w:tcBorders>
              <w:top w:val="nil"/>
              <w:left w:val="nil"/>
              <w:bottom w:val="nil"/>
              <w:right w:val="nil"/>
            </w:tcBorders>
            <w:tcMar>
              <w:top w:w="0" w:type="dxa"/>
              <w:bottom w:w="0" w:type="dxa"/>
            </w:tcMar>
            <w:vAlign w:val="center"/>
            <w:hideMark/>
          </w:tcPr>
          <w:p w14:paraId="50B0E2AF" w14:textId="77777777" w:rsidR="00C90A1A" w:rsidRPr="00C90A1A" w:rsidRDefault="00C90A1A" w:rsidP="00CD3E65">
            <w:pPr>
              <w:rPr>
                <w:rFonts w:ascii="Arial" w:hAnsi="Arial" w:cs="Arial"/>
                <w:color w:val="000000"/>
                <w:sz w:val="22"/>
                <w:szCs w:val="22"/>
              </w:rPr>
            </w:pPr>
          </w:p>
        </w:tc>
        <w:tc>
          <w:tcPr>
            <w:tcW w:w="498" w:type="dxa"/>
            <w:vMerge/>
            <w:tcBorders>
              <w:top w:val="nil"/>
              <w:left w:val="nil"/>
              <w:bottom w:val="single" w:sz="4" w:space="0" w:color="000000"/>
              <w:right w:val="nil"/>
            </w:tcBorders>
            <w:tcMar>
              <w:top w:w="0" w:type="dxa"/>
              <w:bottom w:w="0" w:type="dxa"/>
            </w:tcMar>
            <w:vAlign w:val="center"/>
            <w:hideMark/>
          </w:tcPr>
          <w:p w14:paraId="2CF521BA" w14:textId="77777777" w:rsidR="00C90A1A" w:rsidRPr="00C90A1A" w:rsidRDefault="00C90A1A" w:rsidP="00CD3E65">
            <w:pPr>
              <w:rPr>
                <w:rFonts w:ascii="Arial" w:hAnsi="Arial" w:cs="Arial"/>
                <w:color w:val="000000"/>
                <w:sz w:val="22"/>
                <w:szCs w:val="22"/>
              </w:rPr>
            </w:pPr>
          </w:p>
        </w:tc>
        <w:tc>
          <w:tcPr>
            <w:tcW w:w="960" w:type="dxa"/>
            <w:tcBorders>
              <w:top w:val="nil"/>
              <w:left w:val="nil"/>
              <w:bottom w:val="nil"/>
              <w:right w:val="single" w:sz="4" w:space="0" w:color="auto"/>
            </w:tcBorders>
            <w:shd w:val="clear" w:color="auto" w:fill="auto"/>
            <w:noWrap/>
            <w:tcMar>
              <w:top w:w="0" w:type="dxa"/>
              <w:bottom w:w="0" w:type="dxa"/>
            </w:tcMar>
            <w:vAlign w:val="bottom"/>
            <w:hideMark/>
          </w:tcPr>
          <w:p w14:paraId="531BA15B"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110</w:t>
            </w:r>
          </w:p>
        </w:tc>
        <w:tc>
          <w:tcPr>
            <w:tcW w:w="960" w:type="dxa"/>
            <w:tcBorders>
              <w:top w:val="nil"/>
              <w:left w:val="nil"/>
              <w:bottom w:val="nil"/>
              <w:right w:val="nil"/>
            </w:tcBorders>
            <w:shd w:val="clear" w:color="auto" w:fill="auto"/>
            <w:noWrap/>
            <w:tcMar>
              <w:top w:w="0" w:type="dxa"/>
              <w:bottom w:w="0" w:type="dxa"/>
            </w:tcMar>
            <w:vAlign w:val="bottom"/>
            <w:hideMark/>
          </w:tcPr>
          <w:p w14:paraId="6609F028"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264F0F0A"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4200CAAC"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336C12BC"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54177F80"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24833D19"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59CBBBA0"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77E9D744" w14:textId="77777777" w:rsidR="00C90A1A" w:rsidRPr="00C90A1A" w:rsidRDefault="00C90A1A" w:rsidP="00CD3E65">
            <w:pPr>
              <w:rPr>
                <w:rFonts w:ascii="Arial" w:hAnsi="Arial" w:cs="Arial"/>
                <w:color w:val="000000"/>
                <w:sz w:val="22"/>
                <w:szCs w:val="22"/>
              </w:rPr>
            </w:pPr>
          </w:p>
        </w:tc>
        <w:tc>
          <w:tcPr>
            <w:tcW w:w="960" w:type="dxa"/>
            <w:tcBorders>
              <w:top w:val="nil"/>
              <w:left w:val="nil"/>
              <w:bottom w:val="nil"/>
              <w:right w:val="nil"/>
            </w:tcBorders>
            <w:shd w:val="clear" w:color="auto" w:fill="auto"/>
            <w:noWrap/>
            <w:tcMar>
              <w:top w:w="0" w:type="dxa"/>
              <w:bottom w:w="0" w:type="dxa"/>
            </w:tcMar>
            <w:vAlign w:val="bottom"/>
            <w:hideMark/>
          </w:tcPr>
          <w:p w14:paraId="60F44C5A" w14:textId="77777777" w:rsidR="00C90A1A" w:rsidRPr="00C90A1A" w:rsidRDefault="00C90A1A" w:rsidP="00CD3E65">
            <w:pPr>
              <w:rPr>
                <w:rFonts w:ascii="Arial" w:hAnsi="Arial" w:cs="Arial"/>
                <w:color w:val="000000"/>
                <w:sz w:val="22"/>
                <w:szCs w:val="22"/>
              </w:rPr>
            </w:pPr>
          </w:p>
        </w:tc>
        <w:tc>
          <w:tcPr>
            <w:tcW w:w="960" w:type="dxa"/>
            <w:tcBorders>
              <w:top w:val="nil"/>
              <w:left w:val="nil"/>
              <w:bottom w:val="nil"/>
              <w:right w:val="nil"/>
            </w:tcBorders>
            <w:shd w:val="clear" w:color="auto" w:fill="auto"/>
            <w:noWrap/>
            <w:tcMar>
              <w:top w:w="0" w:type="dxa"/>
              <w:bottom w:w="0" w:type="dxa"/>
            </w:tcMar>
            <w:vAlign w:val="bottom"/>
            <w:hideMark/>
          </w:tcPr>
          <w:p w14:paraId="17221441" w14:textId="77777777" w:rsidR="00C90A1A" w:rsidRPr="00C90A1A" w:rsidRDefault="00C90A1A" w:rsidP="00CD3E65">
            <w:pPr>
              <w:rPr>
                <w:rFonts w:ascii="Arial" w:hAnsi="Arial" w:cs="Arial"/>
                <w:color w:val="000000"/>
                <w:sz w:val="22"/>
                <w:szCs w:val="22"/>
              </w:rPr>
            </w:pPr>
          </w:p>
        </w:tc>
        <w:tc>
          <w:tcPr>
            <w:tcW w:w="960" w:type="dxa"/>
            <w:tcBorders>
              <w:top w:val="nil"/>
              <w:left w:val="nil"/>
              <w:bottom w:val="nil"/>
              <w:right w:val="nil"/>
            </w:tcBorders>
            <w:shd w:val="clear" w:color="auto" w:fill="auto"/>
            <w:noWrap/>
            <w:tcMar>
              <w:top w:w="0" w:type="dxa"/>
              <w:bottom w:w="0" w:type="dxa"/>
            </w:tcMar>
            <w:vAlign w:val="bottom"/>
            <w:hideMark/>
          </w:tcPr>
          <w:p w14:paraId="116FC93F" w14:textId="77777777" w:rsidR="00C90A1A" w:rsidRPr="00C90A1A" w:rsidRDefault="00C90A1A" w:rsidP="00CD3E65">
            <w:pPr>
              <w:rPr>
                <w:rFonts w:ascii="Arial" w:hAnsi="Arial" w:cs="Arial"/>
                <w:color w:val="000000"/>
                <w:sz w:val="22"/>
                <w:szCs w:val="22"/>
              </w:rPr>
            </w:pPr>
          </w:p>
        </w:tc>
        <w:tc>
          <w:tcPr>
            <w:tcW w:w="960" w:type="dxa"/>
            <w:tcBorders>
              <w:top w:val="nil"/>
              <w:left w:val="nil"/>
              <w:bottom w:val="nil"/>
              <w:right w:val="nil"/>
            </w:tcBorders>
            <w:shd w:val="clear" w:color="auto" w:fill="auto"/>
            <w:noWrap/>
            <w:tcMar>
              <w:top w:w="0" w:type="dxa"/>
              <w:bottom w:w="0" w:type="dxa"/>
            </w:tcMar>
            <w:vAlign w:val="bottom"/>
            <w:hideMark/>
          </w:tcPr>
          <w:p w14:paraId="0888423E" w14:textId="77777777" w:rsidR="00C90A1A" w:rsidRPr="00C90A1A" w:rsidRDefault="00C90A1A" w:rsidP="00CD3E65">
            <w:pPr>
              <w:rPr>
                <w:rFonts w:ascii="Arial" w:hAnsi="Arial" w:cs="Arial"/>
                <w:color w:val="000000"/>
                <w:sz w:val="22"/>
                <w:szCs w:val="22"/>
              </w:rPr>
            </w:pPr>
          </w:p>
        </w:tc>
      </w:tr>
      <w:tr w:rsidR="00C90A1A" w:rsidRPr="00C90A1A" w14:paraId="28D87428" w14:textId="77777777" w:rsidTr="00C90A1A">
        <w:trPr>
          <w:jc w:val="center"/>
        </w:trPr>
        <w:tc>
          <w:tcPr>
            <w:tcW w:w="498" w:type="dxa"/>
            <w:vMerge/>
            <w:tcBorders>
              <w:top w:val="nil"/>
              <w:left w:val="nil"/>
              <w:bottom w:val="nil"/>
              <w:right w:val="nil"/>
            </w:tcBorders>
            <w:tcMar>
              <w:top w:w="0" w:type="dxa"/>
              <w:bottom w:w="0" w:type="dxa"/>
            </w:tcMar>
            <w:vAlign w:val="center"/>
            <w:hideMark/>
          </w:tcPr>
          <w:p w14:paraId="3FFB0398" w14:textId="77777777" w:rsidR="00C90A1A" w:rsidRPr="00C90A1A" w:rsidRDefault="00C90A1A" w:rsidP="00CD3E65">
            <w:pPr>
              <w:rPr>
                <w:rFonts w:ascii="Arial" w:hAnsi="Arial" w:cs="Arial"/>
                <w:color w:val="000000"/>
                <w:sz w:val="22"/>
                <w:szCs w:val="22"/>
              </w:rPr>
            </w:pPr>
          </w:p>
        </w:tc>
        <w:tc>
          <w:tcPr>
            <w:tcW w:w="498" w:type="dxa"/>
            <w:vMerge/>
            <w:tcBorders>
              <w:top w:val="nil"/>
              <w:left w:val="nil"/>
              <w:bottom w:val="single" w:sz="4" w:space="0" w:color="000000"/>
              <w:right w:val="nil"/>
            </w:tcBorders>
            <w:tcMar>
              <w:top w:w="0" w:type="dxa"/>
              <w:bottom w:w="0" w:type="dxa"/>
            </w:tcMar>
            <w:vAlign w:val="center"/>
            <w:hideMark/>
          </w:tcPr>
          <w:p w14:paraId="1BC5B5D0" w14:textId="77777777" w:rsidR="00C90A1A" w:rsidRPr="00C90A1A" w:rsidRDefault="00C90A1A" w:rsidP="00CD3E65">
            <w:pPr>
              <w:rPr>
                <w:rFonts w:ascii="Arial" w:hAnsi="Arial" w:cs="Arial"/>
                <w:color w:val="000000"/>
                <w:sz w:val="22"/>
                <w:szCs w:val="22"/>
              </w:rPr>
            </w:pPr>
          </w:p>
        </w:tc>
        <w:tc>
          <w:tcPr>
            <w:tcW w:w="960" w:type="dxa"/>
            <w:tcBorders>
              <w:top w:val="nil"/>
              <w:left w:val="nil"/>
              <w:bottom w:val="nil"/>
              <w:right w:val="single" w:sz="4" w:space="0" w:color="auto"/>
            </w:tcBorders>
            <w:shd w:val="clear" w:color="auto" w:fill="auto"/>
            <w:noWrap/>
            <w:tcMar>
              <w:top w:w="0" w:type="dxa"/>
              <w:bottom w:w="0" w:type="dxa"/>
            </w:tcMar>
            <w:vAlign w:val="bottom"/>
            <w:hideMark/>
          </w:tcPr>
          <w:p w14:paraId="0ADCAD01"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111</w:t>
            </w:r>
          </w:p>
        </w:tc>
        <w:tc>
          <w:tcPr>
            <w:tcW w:w="960" w:type="dxa"/>
            <w:tcBorders>
              <w:top w:val="nil"/>
              <w:left w:val="nil"/>
              <w:bottom w:val="nil"/>
              <w:right w:val="nil"/>
            </w:tcBorders>
            <w:shd w:val="clear" w:color="auto" w:fill="auto"/>
            <w:noWrap/>
            <w:tcMar>
              <w:top w:w="0" w:type="dxa"/>
              <w:bottom w:w="0" w:type="dxa"/>
            </w:tcMar>
            <w:vAlign w:val="bottom"/>
            <w:hideMark/>
          </w:tcPr>
          <w:p w14:paraId="4EE5BAEE"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5E4125CF"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04545EE1"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33C887B3"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2F0AAD14"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479EA3F1"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2C043FED"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3A1525BD"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585597CE"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66AD9300" w14:textId="77777777" w:rsidR="00C90A1A" w:rsidRPr="00C90A1A" w:rsidRDefault="00C90A1A" w:rsidP="00CD3E65">
            <w:pPr>
              <w:rPr>
                <w:rFonts w:ascii="Arial" w:hAnsi="Arial" w:cs="Arial"/>
                <w:color w:val="000000"/>
                <w:sz w:val="22"/>
                <w:szCs w:val="22"/>
              </w:rPr>
            </w:pPr>
          </w:p>
        </w:tc>
        <w:tc>
          <w:tcPr>
            <w:tcW w:w="960" w:type="dxa"/>
            <w:tcBorders>
              <w:top w:val="nil"/>
              <w:left w:val="nil"/>
              <w:bottom w:val="nil"/>
              <w:right w:val="nil"/>
            </w:tcBorders>
            <w:shd w:val="clear" w:color="auto" w:fill="auto"/>
            <w:noWrap/>
            <w:tcMar>
              <w:top w:w="0" w:type="dxa"/>
              <w:bottom w:w="0" w:type="dxa"/>
            </w:tcMar>
            <w:vAlign w:val="bottom"/>
            <w:hideMark/>
          </w:tcPr>
          <w:p w14:paraId="2BED46AF"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48BD7FB1" w14:textId="77777777" w:rsidR="00C90A1A" w:rsidRPr="00C90A1A" w:rsidRDefault="00C90A1A" w:rsidP="00CD3E65">
            <w:pPr>
              <w:rPr>
                <w:rFonts w:ascii="Arial" w:hAnsi="Arial" w:cs="Arial"/>
                <w:color w:val="000000"/>
                <w:sz w:val="22"/>
                <w:szCs w:val="22"/>
              </w:rPr>
            </w:pPr>
          </w:p>
        </w:tc>
      </w:tr>
      <w:tr w:rsidR="00C90A1A" w:rsidRPr="00C90A1A" w14:paraId="67BE7C3D" w14:textId="77777777" w:rsidTr="00C90A1A">
        <w:trPr>
          <w:jc w:val="center"/>
        </w:trPr>
        <w:tc>
          <w:tcPr>
            <w:tcW w:w="498" w:type="dxa"/>
            <w:vMerge/>
            <w:tcBorders>
              <w:top w:val="nil"/>
              <w:left w:val="nil"/>
              <w:bottom w:val="nil"/>
              <w:right w:val="nil"/>
            </w:tcBorders>
            <w:tcMar>
              <w:top w:w="0" w:type="dxa"/>
              <w:bottom w:w="0" w:type="dxa"/>
            </w:tcMar>
            <w:vAlign w:val="center"/>
            <w:hideMark/>
          </w:tcPr>
          <w:p w14:paraId="12ECE79E" w14:textId="77777777" w:rsidR="00C90A1A" w:rsidRPr="00C90A1A" w:rsidRDefault="00C90A1A" w:rsidP="00CD3E65">
            <w:pPr>
              <w:rPr>
                <w:rFonts w:ascii="Arial" w:hAnsi="Arial" w:cs="Arial"/>
                <w:color w:val="000000"/>
                <w:sz w:val="22"/>
                <w:szCs w:val="22"/>
              </w:rPr>
            </w:pPr>
          </w:p>
        </w:tc>
        <w:tc>
          <w:tcPr>
            <w:tcW w:w="498" w:type="dxa"/>
            <w:vMerge/>
            <w:tcBorders>
              <w:top w:val="nil"/>
              <w:left w:val="nil"/>
              <w:bottom w:val="single" w:sz="4" w:space="0" w:color="000000"/>
              <w:right w:val="nil"/>
            </w:tcBorders>
            <w:tcMar>
              <w:top w:w="0" w:type="dxa"/>
              <w:bottom w:w="0" w:type="dxa"/>
            </w:tcMar>
            <w:vAlign w:val="center"/>
            <w:hideMark/>
          </w:tcPr>
          <w:p w14:paraId="257E5E02" w14:textId="77777777" w:rsidR="00C90A1A" w:rsidRPr="00C90A1A" w:rsidRDefault="00C90A1A" w:rsidP="00CD3E65">
            <w:pPr>
              <w:rPr>
                <w:rFonts w:ascii="Arial" w:hAnsi="Arial" w:cs="Arial"/>
                <w:color w:val="000000"/>
                <w:sz w:val="22"/>
                <w:szCs w:val="22"/>
              </w:rPr>
            </w:pPr>
          </w:p>
        </w:tc>
        <w:tc>
          <w:tcPr>
            <w:tcW w:w="960" w:type="dxa"/>
            <w:tcBorders>
              <w:top w:val="nil"/>
              <w:left w:val="nil"/>
              <w:bottom w:val="nil"/>
              <w:right w:val="single" w:sz="4" w:space="0" w:color="auto"/>
            </w:tcBorders>
            <w:shd w:val="clear" w:color="auto" w:fill="auto"/>
            <w:noWrap/>
            <w:tcMar>
              <w:top w:w="0" w:type="dxa"/>
              <w:bottom w:w="0" w:type="dxa"/>
            </w:tcMar>
            <w:vAlign w:val="bottom"/>
            <w:hideMark/>
          </w:tcPr>
          <w:p w14:paraId="7BE942BF"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112</w:t>
            </w:r>
          </w:p>
        </w:tc>
        <w:tc>
          <w:tcPr>
            <w:tcW w:w="960" w:type="dxa"/>
            <w:tcBorders>
              <w:top w:val="nil"/>
              <w:left w:val="nil"/>
              <w:bottom w:val="nil"/>
              <w:right w:val="nil"/>
            </w:tcBorders>
            <w:shd w:val="clear" w:color="auto" w:fill="auto"/>
            <w:noWrap/>
            <w:tcMar>
              <w:top w:w="0" w:type="dxa"/>
              <w:bottom w:w="0" w:type="dxa"/>
            </w:tcMar>
            <w:vAlign w:val="bottom"/>
            <w:hideMark/>
          </w:tcPr>
          <w:p w14:paraId="3EB2994A"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64AF881E"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3D05D7BE"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24325CA2"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3B1866B4"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3228D58B"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000000" w:fill="A6A6A6"/>
            <w:noWrap/>
            <w:tcMar>
              <w:top w:w="0" w:type="dxa"/>
              <w:bottom w:w="0" w:type="dxa"/>
            </w:tcMar>
            <w:vAlign w:val="bottom"/>
            <w:hideMark/>
          </w:tcPr>
          <w:p w14:paraId="6394FA47"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 </w:t>
            </w:r>
          </w:p>
        </w:tc>
        <w:tc>
          <w:tcPr>
            <w:tcW w:w="960" w:type="dxa"/>
            <w:tcBorders>
              <w:top w:val="nil"/>
              <w:left w:val="nil"/>
              <w:bottom w:val="nil"/>
              <w:right w:val="nil"/>
            </w:tcBorders>
            <w:shd w:val="clear" w:color="000000" w:fill="A6A6A6"/>
            <w:noWrap/>
            <w:tcMar>
              <w:top w:w="0" w:type="dxa"/>
              <w:bottom w:w="0" w:type="dxa"/>
            </w:tcMar>
            <w:vAlign w:val="bottom"/>
            <w:hideMark/>
          </w:tcPr>
          <w:p w14:paraId="65526C41"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 </w:t>
            </w:r>
          </w:p>
        </w:tc>
        <w:tc>
          <w:tcPr>
            <w:tcW w:w="960" w:type="dxa"/>
            <w:tcBorders>
              <w:top w:val="nil"/>
              <w:left w:val="nil"/>
              <w:bottom w:val="nil"/>
              <w:right w:val="nil"/>
            </w:tcBorders>
            <w:shd w:val="clear" w:color="000000" w:fill="A6A6A6"/>
            <w:noWrap/>
            <w:tcMar>
              <w:top w:w="0" w:type="dxa"/>
              <w:bottom w:w="0" w:type="dxa"/>
            </w:tcMar>
            <w:vAlign w:val="bottom"/>
            <w:hideMark/>
          </w:tcPr>
          <w:p w14:paraId="260FDA1F"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 </w:t>
            </w:r>
          </w:p>
        </w:tc>
        <w:tc>
          <w:tcPr>
            <w:tcW w:w="960" w:type="dxa"/>
            <w:tcBorders>
              <w:top w:val="nil"/>
              <w:left w:val="nil"/>
              <w:bottom w:val="nil"/>
              <w:right w:val="nil"/>
            </w:tcBorders>
            <w:shd w:val="clear" w:color="000000" w:fill="A6A6A6"/>
            <w:noWrap/>
            <w:tcMar>
              <w:top w:w="0" w:type="dxa"/>
              <w:bottom w:w="0" w:type="dxa"/>
            </w:tcMar>
            <w:vAlign w:val="bottom"/>
            <w:hideMark/>
          </w:tcPr>
          <w:p w14:paraId="492FAF4D"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 </w:t>
            </w:r>
          </w:p>
        </w:tc>
        <w:tc>
          <w:tcPr>
            <w:tcW w:w="960" w:type="dxa"/>
            <w:tcBorders>
              <w:top w:val="nil"/>
              <w:left w:val="nil"/>
              <w:bottom w:val="nil"/>
              <w:right w:val="nil"/>
            </w:tcBorders>
            <w:shd w:val="clear" w:color="000000" w:fill="A6A6A6"/>
            <w:noWrap/>
            <w:tcMar>
              <w:top w:w="0" w:type="dxa"/>
              <w:bottom w:w="0" w:type="dxa"/>
            </w:tcMar>
            <w:vAlign w:val="bottom"/>
            <w:hideMark/>
          </w:tcPr>
          <w:p w14:paraId="45650739"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 </w:t>
            </w:r>
          </w:p>
        </w:tc>
        <w:tc>
          <w:tcPr>
            <w:tcW w:w="960" w:type="dxa"/>
            <w:tcBorders>
              <w:top w:val="nil"/>
              <w:left w:val="nil"/>
              <w:bottom w:val="nil"/>
              <w:right w:val="nil"/>
            </w:tcBorders>
            <w:shd w:val="clear" w:color="000000" w:fill="A6A6A6"/>
            <w:noWrap/>
            <w:tcMar>
              <w:top w:w="0" w:type="dxa"/>
              <w:bottom w:w="0" w:type="dxa"/>
            </w:tcMar>
            <w:vAlign w:val="bottom"/>
            <w:hideMark/>
          </w:tcPr>
          <w:p w14:paraId="4FD2DEE9"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 </w:t>
            </w:r>
          </w:p>
        </w:tc>
      </w:tr>
      <w:tr w:rsidR="00C90A1A" w:rsidRPr="00C90A1A" w14:paraId="5659CF8C" w14:textId="77777777" w:rsidTr="00C90A1A">
        <w:trPr>
          <w:jc w:val="center"/>
        </w:trPr>
        <w:tc>
          <w:tcPr>
            <w:tcW w:w="498" w:type="dxa"/>
            <w:vMerge/>
            <w:tcBorders>
              <w:top w:val="nil"/>
              <w:left w:val="nil"/>
              <w:bottom w:val="nil"/>
              <w:right w:val="nil"/>
            </w:tcBorders>
            <w:tcMar>
              <w:top w:w="0" w:type="dxa"/>
              <w:bottom w:w="0" w:type="dxa"/>
            </w:tcMar>
            <w:vAlign w:val="center"/>
            <w:hideMark/>
          </w:tcPr>
          <w:p w14:paraId="11B12A12" w14:textId="77777777" w:rsidR="00C90A1A" w:rsidRPr="00C90A1A" w:rsidRDefault="00C90A1A" w:rsidP="00CD3E65">
            <w:pPr>
              <w:rPr>
                <w:rFonts w:ascii="Arial" w:hAnsi="Arial" w:cs="Arial"/>
                <w:color w:val="000000"/>
                <w:sz w:val="22"/>
                <w:szCs w:val="22"/>
              </w:rPr>
            </w:pPr>
          </w:p>
        </w:tc>
        <w:tc>
          <w:tcPr>
            <w:tcW w:w="498" w:type="dxa"/>
            <w:vMerge/>
            <w:tcBorders>
              <w:top w:val="nil"/>
              <w:left w:val="nil"/>
              <w:bottom w:val="single" w:sz="4" w:space="0" w:color="000000"/>
              <w:right w:val="nil"/>
            </w:tcBorders>
            <w:tcMar>
              <w:top w:w="0" w:type="dxa"/>
              <w:bottom w:w="0" w:type="dxa"/>
            </w:tcMar>
            <w:vAlign w:val="center"/>
            <w:hideMark/>
          </w:tcPr>
          <w:p w14:paraId="54A7BC52" w14:textId="77777777" w:rsidR="00C90A1A" w:rsidRPr="00C90A1A" w:rsidRDefault="00C90A1A" w:rsidP="00CD3E65">
            <w:pPr>
              <w:rPr>
                <w:rFonts w:ascii="Arial" w:hAnsi="Arial" w:cs="Arial"/>
                <w:color w:val="000000"/>
                <w:sz w:val="22"/>
                <w:szCs w:val="22"/>
              </w:rPr>
            </w:pPr>
          </w:p>
        </w:tc>
        <w:tc>
          <w:tcPr>
            <w:tcW w:w="960" w:type="dxa"/>
            <w:tcBorders>
              <w:top w:val="nil"/>
              <w:left w:val="nil"/>
              <w:bottom w:val="nil"/>
              <w:right w:val="single" w:sz="4" w:space="0" w:color="auto"/>
            </w:tcBorders>
            <w:shd w:val="clear" w:color="auto" w:fill="auto"/>
            <w:noWrap/>
            <w:tcMar>
              <w:top w:w="0" w:type="dxa"/>
              <w:bottom w:w="0" w:type="dxa"/>
            </w:tcMar>
            <w:vAlign w:val="bottom"/>
            <w:hideMark/>
          </w:tcPr>
          <w:p w14:paraId="41F07014"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122</w:t>
            </w:r>
          </w:p>
        </w:tc>
        <w:tc>
          <w:tcPr>
            <w:tcW w:w="960" w:type="dxa"/>
            <w:tcBorders>
              <w:top w:val="nil"/>
              <w:left w:val="nil"/>
              <w:bottom w:val="nil"/>
              <w:right w:val="nil"/>
            </w:tcBorders>
            <w:shd w:val="clear" w:color="auto" w:fill="auto"/>
            <w:noWrap/>
            <w:tcMar>
              <w:top w:w="0" w:type="dxa"/>
              <w:bottom w:w="0" w:type="dxa"/>
            </w:tcMar>
            <w:vAlign w:val="bottom"/>
            <w:hideMark/>
          </w:tcPr>
          <w:p w14:paraId="40088462"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21CB8AA1"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189212F7"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36EE445B"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6DC11A7E"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24223FE6"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50FA123A"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249A1356"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45E4A308"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6F4F4D1C"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000000" w:fill="A6A6A6"/>
            <w:noWrap/>
            <w:tcMar>
              <w:top w:w="0" w:type="dxa"/>
              <w:bottom w:w="0" w:type="dxa"/>
            </w:tcMar>
            <w:vAlign w:val="bottom"/>
            <w:hideMark/>
          </w:tcPr>
          <w:p w14:paraId="504E17E4"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 </w:t>
            </w:r>
          </w:p>
        </w:tc>
        <w:tc>
          <w:tcPr>
            <w:tcW w:w="960" w:type="dxa"/>
            <w:tcBorders>
              <w:top w:val="nil"/>
              <w:left w:val="nil"/>
              <w:bottom w:val="nil"/>
              <w:right w:val="nil"/>
            </w:tcBorders>
            <w:shd w:val="clear" w:color="auto" w:fill="auto"/>
            <w:noWrap/>
            <w:tcMar>
              <w:top w:w="0" w:type="dxa"/>
              <w:bottom w:w="0" w:type="dxa"/>
            </w:tcMar>
            <w:vAlign w:val="bottom"/>
            <w:hideMark/>
          </w:tcPr>
          <w:p w14:paraId="5EF7753F"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r>
      <w:tr w:rsidR="00C90A1A" w:rsidRPr="00C90A1A" w14:paraId="5DF4EEE4" w14:textId="77777777" w:rsidTr="00C90A1A">
        <w:trPr>
          <w:jc w:val="center"/>
        </w:trPr>
        <w:tc>
          <w:tcPr>
            <w:tcW w:w="498" w:type="dxa"/>
            <w:vMerge/>
            <w:tcBorders>
              <w:top w:val="nil"/>
              <w:left w:val="nil"/>
              <w:bottom w:val="nil"/>
              <w:right w:val="nil"/>
            </w:tcBorders>
            <w:tcMar>
              <w:top w:w="0" w:type="dxa"/>
              <w:bottom w:w="0" w:type="dxa"/>
            </w:tcMar>
            <w:vAlign w:val="center"/>
            <w:hideMark/>
          </w:tcPr>
          <w:p w14:paraId="4E7C09A5" w14:textId="77777777" w:rsidR="00C90A1A" w:rsidRPr="00C90A1A" w:rsidRDefault="00C90A1A" w:rsidP="00CD3E65">
            <w:pPr>
              <w:rPr>
                <w:rFonts w:ascii="Arial" w:hAnsi="Arial" w:cs="Arial"/>
                <w:color w:val="000000"/>
                <w:sz w:val="22"/>
                <w:szCs w:val="22"/>
              </w:rPr>
            </w:pPr>
          </w:p>
        </w:tc>
        <w:tc>
          <w:tcPr>
            <w:tcW w:w="498" w:type="dxa"/>
            <w:vMerge/>
            <w:tcBorders>
              <w:top w:val="nil"/>
              <w:left w:val="nil"/>
              <w:bottom w:val="single" w:sz="4" w:space="0" w:color="000000"/>
              <w:right w:val="nil"/>
            </w:tcBorders>
            <w:tcMar>
              <w:top w:w="0" w:type="dxa"/>
              <w:bottom w:w="0" w:type="dxa"/>
            </w:tcMar>
            <w:vAlign w:val="center"/>
            <w:hideMark/>
          </w:tcPr>
          <w:p w14:paraId="078AEC57" w14:textId="77777777" w:rsidR="00C90A1A" w:rsidRPr="00C90A1A" w:rsidRDefault="00C90A1A" w:rsidP="00CD3E65">
            <w:pPr>
              <w:rPr>
                <w:rFonts w:ascii="Arial" w:hAnsi="Arial" w:cs="Arial"/>
                <w:color w:val="000000"/>
                <w:sz w:val="22"/>
                <w:szCs w:val="22"/>
              </w:rPr>
            </w:pPr>
          </w:p>
        </w:tc>
        <w:tc>
          <w:tcPr>
            <w:tcW w:w="960" w:type="dxa"/>
            <w:tcBorders>
              <w:top w:val="nil"/>
              <w:left w:val="nil"/>
              <w:bottom w:val="nil"/>
              <w:right w:val="single" w:sz="4" w:space="0" w:color="auto"/>
            </w:tcBorders>
            <w:shd w:val="clear" w:color="auto" w:fill="auto"/>
            <w:noWrap/>
            <w:tcMar>
              <w:top w:w="0" w:type="dxa"/>
              <w:bottom w:w="0" w:type="dxa"/>
            </w:tcMar>
            <w:vAlign w:val="bottom"/>
            <w:hideMark/>
          </w:tcPr>
          <w:p w14:paraId="77998092"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123</w:t>
            </w:r>
          </w:p>
        </w:tc>
        <w:tc>
          <w:tcPr>
            <w:tcW w:w="960" w:type="dxa"/>
            <w:tcBorders>
              <w:top w:val="nil"/>
              <w:left w:val="nil"/>
              <w:bottom w:val="nil"/>
              <w:right w:val="nil"/>
            </w:tcBorders>
            <w:shd w:val="clear" w:color="auto" w:fill="auto"/>
            <w:noWrap/>
            <w:tcMar>
              <w:top w:w="0" w:type="dxa"/>
              <w:bottom w:w="0" w:type="dxa"/>
            </w:tcMar>
            <w:vAlign w:val="bottom"/>
            <w:hideMark/>
          </w:tcPr>
          <w:p w14:paraId="56E65F5E"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5EE57C6D"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000000" w:fill="A6A6A6"/>
            <w:noWrap/>
            <w:tcMar>
              <w:top w:w="0" w:type="dxa"/>
              <w:bottom w:w="0" w:type="dxa"/>
            </w:tcMar>
            <w:vAlign w:val="bottom"/>
            <w:hideMark/>
          </w:tcPr>
          <w:p w14:paraId="24E3554A"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 </w:t>
            </w:r>
          </w:p>
        </w:tc>
        <w:tc>
          <w:tcPr>
            <w:tcW w:w="960" w:type="dxa"/>
            <w:tcBorders>
              <w:top w:val="nil"/>
              <w:left w:val="nil"/>
              <w:bottom w:val="nil"/>
              <w:right w:val="nil"/>
            </w:tcBorders>
            <w:shd w:val="clear" w:color="000000" w:fill="A6A6A6"/>
            <w:noWrap/>
            <w:tcMar>
              <w:top w:w="0" w:type="dxa"/>
              <w:bottom w:w="0" w:type="dxa"/>
            </w:tcMar>
            <w:vAlign w:val="bottom"/>
            <w:hideMark/>
          </w:tcPr>
          <w:p w14:paraId="404BBCBE"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 </w:t>
            </w:r>
          </w:p>
        </w:tc>
        <w:tc>
          <w:tcPr>
            <w:tcW w:w="960" w:type="dxa"/>
            <w:tcBorders>
              <w:top w:val="nil"/>
              <w:left w:val="nil"/>
              <w:bottom w:val="nil"/>
              <w:right w:val="nil"/>
            </w:tcBorders>
            <w:shd w:val="clear" w:color="000000" w:fill="A6A6A6"/>
            <w:noWrap/>
            <w:tcMar>
              <w:top w:w="0" w:type="dxa"/>
              <w:bottom w:w="0" w:type="dxa"/>
            </w:tcMar>
            <w:vAlign w:val="bottom"/>
            <w:hideMark/>
          </w:tcPr>
          <w:p w14:paraId="34949C17"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 </w:t>
            </w:r>
          </w:p>
        </w:tc>
        <w:tc>
          <w:tcPr>
            <w:tcW w:w="960" w:type="dxa"/>
            <w:tcBorders>
              <w:top w:val="nil"/>
              <w:left w:val="nil"/>
              <w:bottom w:val="nil"/>
              <w:right w:val="nil"/>
            </w:tcBorders>
            <w:shd w:val="clear" w:color="auto" w:fill="auto"/>
            <w:noWrap/>
            <w:tcMar>
              <w:top w:w="0" w:type="dxa"/>
              <w:bottom w:w="0" w:type="dxa"/>
            </w:tcMar>
            <w:vAlign w:val="bottom"/>
            <w:hideMark/>
          </w:tcPr>
          <w:p w14:paraId="4434FABE"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3F842370"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4B50666A"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6675CB78"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000000" w:fill="A6A6A6"/>
            <w:noWrap/>
            <w:tcMar>
              <w:top w:w="0" w:type="dxa"/>
              <w:bottom w:w="0" w:type="dxa"/>
            </w:tcMar>
            <w:vAlign w:val="bottom"/>
            <w:hideMark/>
          </w:tcPr>
          <w:p w14:paraId="500BA810"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 </w:t>
            </w:r>
          </w:p>
        </w:tc>
        <w:tc>
          <w:tcPr>
            <w:tcW w:w="960" w:type="dxa"/>
            <w:tcBorders>
              <w:top w:val="nil"/>
              <w:left w:val="nil"/>
              <w:bottom w:val="nil"/>
              <w:right w:val="nil"/>
            </w:tcBorders>
            <w:shd w:val="clear" w:color="auto" w:fill="auto"/>
            <w:noWrap/>
            <w:tcMar>
              <w:top w:w="0" w:type="dxa"/>
              <w:bottom w:w="0" w:type="dxa"/>
            </w:tcMar>
            <w:vAlign w:val="bottom"/>
            <w:hideMark/>
          </w:tcPr>
          <w:p w14:paraId="6A3B561C"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000000" w:fill="A6A6A6"/>
            <w:noWrap/>
            <w:tcMar>
              <w:top w:w="0" w:type="dxa"/>
              <w:bottom w:w="0" w:type="dxa"/>
            </w:tcMar>
            <w:vAlign w:val="bottom"/>
            <w:hideMark/>
          </w:tcPr>
          <w:p w14:paraId="01636A62"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 </w:t>
            </w:r>
          </w:p>
        </w:tc>
      </w:tr>
      <w:tr w:rsidR="00C90A1A" w:rsidRPr="00C90A1A" w14:paraId="07A86793" w14:textId="77777777" w:rsidTr="00C90A1A">
        <w:trPr>
          <w:jc w:val="center"/>
        </w:trPr>
        <w:tc>
          <w:tcPr>
            <w:tcW w:w="498" w:type="dxa"/>
            <w:vMerge/>
            <w:tcBorders>
              <w:top w:val="nil"/>
              <w:left w:val="nil"/>
              <w:bottom w:val="nil"/>
              <w:right w:val="nil"/>
            </w:tcBorders>
            <w:tcMar>
              <w:top w:w="0" w:type="dxa"/>
              <w:bottom w:w="0" w:type="dxa"/>
            </w:tcMar>
            <w:vAlign w:val="center"/>
            <w:hideMark/>
          </w:tcPr>
          <w:p w14:paraId="187D9100" w14:textId="77777777" w:rsidR="00C90A1A" w:rsidRPr="00C90A1A" w:rsidRDefault="00C90A1A" w:rsidP="00CD3E65">
            <w:pPr>
              <w:rPr>
                <w:rFonts w:ascii="Arial" w:hAnsi="Arial" w:cs="Arial"/>
                <w:color w:val="000000"/>
                <w:sz w:val="22"/>
                <w:szCs w:val="22"/>
              </w:rPr>
            </w:pPr>
          </w:p>
        </w:tc>
        <w:tc>
          <w:tcPr>
            <w:tcW w:w="498" w:type="dxa"/>
            <w:vMerge/>
            <w:tcBorders>
              <w:top w:val="nil"/>
              <w:left w:val="nil"/>
              <w:bottom w:val="single" w:sz="4" w:space="0" w:color="000000"/>
              <w:right w:val="nil"/>
            </w:tcBorders>
            <w:tcMar>
              <w:top w:w="0" w:type="dxa"/>
              <w:bottom w:w="0" w:type="dxa"/>
            </w:tcMar>
            <w:vAlign w:val="center"/>
            <w:hideMark/>
          </w:tcPr>
          <w:p w14:paraId="243068B8" w14:textId="77777777" w:rsidR="00C90A1A" w:rsidRPr="00C90A1A" w:rsidRDefault="00C90A1A" w:rsidP="00CD3E65">
            <w:pPr>
              <w:rPr>
                <w:rFonts w:ascii="Arial" w:hAnsi="Arial" w:cs="Arial"/>
                <w:color w:val="000000"/>
                <w:sz w:val="22"/>
                <w:szCs w:val="22"/>
              </w:rPr>
            </w:pPr>
          </w:p>
        </w:tc>
        <w:tc>
          <w:tcPr>
            <w:tcW w:w="960" w:type="dxa"/>
            <w:tcBorders>
              <w:top w:val="nil"/>
              <w:left w:val="nil"/>
              <w:bottom w:val="nil"/>
              <w:right w:val="single" w:sz="4" w:space="0" w:color="auto"/>
            </w:tcBorders>
            <w:shd w:val="clear" w:color="auto" w:fill="auto"/>
            <w:noWrap/>
            <w:tcMar>
              <w:top w:w="0" w:type="dxa"/>
              <w:bottom w:w="0" w:type="dxa"/>
            </w:tcMar>
            <w:vAlign w:val="bottom"/>
            <w:hideMark/>
          </w:tcPr>
          <w:p w14:paraId="702E2BC4"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124</w:t>
            </w:r>
          </w:p>
        </w:tc>
        <w:tc>
          <w:tcPr>
            <w:tcW w:w="960" w:type="dxa"/>
            <w:tcBorders>
              <w:top w:val="nil"/>
              <w:left w:val="nil"/>
              <w:bottom w:val="nil"/>
              <w:right w:val="nil"/>
            </w:tcBorders>
            <w:shd w:val="clear" w:color="auto" w:fill="auto"/>
            <w:noWrap/>
            <w:tcMar>
              <w:top w:w="0" w:type="dxa"/>
              <w:bottom w:w="0" w:type="dxa"/>
            </w:tcMar>
            <w:vAlign w:val="bottom"/>
            <w:hideMark/>
          </w:tcPr>
          <w:p w14:paraId="3651DEA3"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7DD6E45C"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000000" w:fill="A6A6A6"/>
            <w:noWrap/>
            <w:tcMar>
              <w:top w:w="0" w:type="dxa"/>
              <w:bottom w:w="0" w:type="dxa"/>
            </w:tcMar>
            <w:vAlign w:val="bottom"/>
            <w:hideMark/>
          </w:tcPr>
          <w:p w14:paraId="380392C3"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 </w:t>
            </w:r>
          </w:p>
        </w:tc>
        <w:tc>
          <w:tcPr>
            <w:tcW w:w="960" w:type="dxa"/>
            <w:tcBorders>
              <w:top w:val="nil"/>
              <w:left w:val="nil"/>
              <w:bottom w:val="nil"/>
              <w:right w:val="nil"/>
            </w:tcBorders>
            <w:shd w:val="clear" w:color="000000" w:fill="A6A6A6"/>
            <w:noWrap/>
            <w:tcMar>
              <w:top w:w="0" w:type="dxa"/>
              <w:bottom w:w="0" w:type="dxa"/>
            </w:tcMar>
            <w:vAlign w:val="bottom"/>
            <w:hideMark/>
          </w:tcPr>
          <w:p w14:paraId="7C22078C"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 </w:t>
            </w:r>
          </w:p>
        </w:tc>
        <w:tc>
          <w:tcPr>
            <w:tcW w:w="960" w:type="dxa"/>
            <w:tcBorders>
              <w:top w:val="nil"/>
              <w:left w:val="nil"/>
              <w:bottom w:val="nil"/>
              <w:right w:val="nil"/>
            </w:tcBorders>
            <w:shd w:val="clear" w:color="auto" w:fill="auto"/>
            <w:noWrap/>
            <w:tcMar>
              <w:top w:w="0" w:type="dxa"/>
              <w:bottom w:w="0" w:type="dxa"/>
            </w:tcMar>
            <w:vAlign w:val="bottom"/>
            <w:hideMark/>
          </w:tcPr>
          <w:p w14:paraId="4088755A"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4E0AE253"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129961D2"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214A7CB3"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419E9679"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7BFF89AD"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1551BD5E" w14:textId="77777777" w:rsidR="00C90A1A" w:rsidRPr="00C90A1A" w:rsidRDefault="00C90A1A" w:rsidP="00CD3E65">
            <w:pPr>
              <w:rPr>
                <w:rFonts w:ascii="Arial" w:hAnsi="Arial" w:cs="Arial"/>
                <w:color w:val="000000"/>
                <w:sz w:val="22"/>
                <w:szCs w:val="22"/>
              </w:rPr>
            </w:pPr>
          </w:p>
        </w:tc>
        <w:tc>
          <w:tcPr>
            <w:tcW w:w="960" w:type="dxa"/>
            <w:tcBorders>
              <w:top w:val="nil"/>
              <w:left w:val="nil"/>
              <w:bottom w:val="nil"/>
              <w:right w:val="nil"/>
            </w:tcBorders>
            <w:shd w:val="clear" w:color="auto" w:fill="auto"/>
            <w:noWrap/>
            <w:tcMar>
              <w:top w:w="0" w:type="dxa"/>
              <w:bottom w:w="0" w:type="dxa"/>
            </w:tcMar>
            <w:vAlign w:val="bottom"/>
            <w:hideMark/>
          </w:tcPr>
          <w:p w14:paraId="7BDA7ADD" w14:textId="77777777" w:rsidR="00C90A1A" w:rsidRPr="00C90A1A" w:rsidRDefault="00C90A1A" w:rsidP="00CD3E65">
            <w:pPr>
              <w:rPr>
                <w:rFonts w:ascii="Arial" w:hAnsi="Arial" w:cs="Arial"/>
                <w:color w:val="000000"/>
                <w:sz w:val="22"/>
                <w:szCs w:val="22"/>
              </w:rPr>
            </w:pPr>
          </w:p>
        </w:tc>
      </w:tr>
      <w:tr w:rsidR="00C90A1A" w:rsidRPr="00C90A1A" w14:paraId="328770E2" w14:textId="77777777" w:rsidTr="00C90A1A">
        <w:trPr>
          <w:jc w:val="center"/>
        </w:trPr>
        <w:tc>
          <w:tcPr>
            <w:tcW w:w="498" w:type="dxa"/>
            <w:vMerge/>
            <w:tcBorders>
              <w:top w:val="nil"/>
              <w:left w:val="nil"/>
              <w:bottom w:val="nil"/>
              <w:right w:val="nil"/>
            </w:tcBorders>
            <w:tcMar>
              <w:top w:w="0" w:type="dxa"/>
              <w:bottom w:w="0" w:type="dxa"/>
            </w:tcMar>
            <w:vAlign w:val="center"/>
            <w:hideMark/>
          </w:tcPr>
          <w:p w14:paraId="629A2C78" w14:textId="77777777" w:rsidR="00C90A1A" w:rsidRPr="00C90A1A" w:rsidRDefault="00C90A1A" w:rsidP="00CD3E65">
            <w:pPr>
              <w:rPr>
                <w:rFonts w:ascii="Arial" w:hAnsi="Arial" w:cs="Arial"/>
                <w:color w:val="000000"/>
                <w:sz w:val="22"/>
                <w:szCs w:val="22"/>
              </w:rPr>
            </w:pPr>
          </w:p>
        </w:tc>
        <w:tc>
          <w:tcPr>
            <w:tcW w:w="498" w:type="dxa"/>
            <w:vMerge/>
            <w:tcBorders>
              <w:top w:val="nil"/>
              <w:left w:val="nil"/>
              <w:bottom w:val="single" w:sz="4" w:space="0" w:color="000000"/>
              <w:right w:val="nil"/>
            </w:tcBorders>
            <w:tcMar>
              <w:top w:w="0" w:type="dxa"/>
              <w:bottom w:w="0" w:type="dxa"/>
            </w:tcMar>
            <w:vAlign w:val="center"/>
            <w:hideMark/>
          </w:tcPr>
          <w:p w14:paraId="4FA8EF07" w14:textId="77777777" w:rsidR="00C90A1A" w:rsidRPr="00C90A1A" w:rsidRDefault="00C90A1A" w:rsidP="00CD3E65">
            <w:pPr>
              <w:rPr>
                <w:rFonts w:ascii="Arial" w:hAnsi="Arial" w:cs="Arial"/>
                <w:color w:val="000000"/>
                <w:sz w:val="22"/>
                <w:szCs w:val="22"/>
              </w:rPr>
            </w:pPr>
          </w:p>
        </w:tc>
        <w:tc>
          <w:tcPr>
            <w:tcW w:w="960" w:type="dxa"/>
            <w:tcBorders>
              <w:top w:val="nil"/>
              <w:left w:val="nil"/>
              <w:bottom w:val="nil"/>
              <w:right w:val="single" w:sz="4" w:space="0" w:color="auto"/>
            </w:tcBorders>
            <w:shd w:val="clear" w:color="auto" w:fill="auto"/>
            <w:noWrap/>
            <w:tcMar>
              <w:top w:w="0" w:type="dxa"/>
              <w:bottom w:w="0" w:type="dxa"/>
            </w:tcMar>
            <w:vAlign w:val="bottom"/>
            <w:hideMark/>
          </w:tcPr>
          <w:p w14:paraId="1EE6CDEA"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125</w:t>
            </w:r>
          </w:p>
        </w:tc>
        <w:tc>
          <w:tcPr>
            <w:tcW w:w="960" w:type="dxa"/>
            <w:tcBorders>
              <w:top w:val="nil"/>
              <w:left w:val="nil"/>
              <w:bottom w:val="nil"/>
              <w:right w:val="nil"/>
            </w:tcBorders>
            <w:shd w:val="clear" w:color="auto" w:fill="auto"/>
            <w:noWrap/>
            <w:tcMar>
              <w:top w:w="0" w:type="dxa"/>
              <w:bottom w:w="0" w:type="dxa"/>
            </w:tcMar>
            <w:vAlign w:val="bottom"/>
            <w:hideMark/>
          </w:tcPr>
          <w:p w14:paraId="177652D7"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3154CADD"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1CF74213"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54AE98CF"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49292919"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4B1A6D23"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4FD9B560"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6E0FFFA9" w14:textId="77777777" w:rsidR="00C90A1A" w:rsidRPr="00C90A1A" w:rsidRDefault="00C90A1A" w:rsidP="00CD3E65">
            <w:pPr>
              <w:rPr>
                <w:rFonts w:ascii="Arial" w:hAnsi="Arial" w:cs="Arial"/>
                <w:color w:val="000000"/>
                <w:sz w:val="22"/>
                <w:szCs w:val="22"/>
              </w:rPr>
            </w:pPr>
          </w:p>
        </w:tc>
        <w:tc>
          <w:tcPr>
            <w:tcW w:w="960" w:type="dxa"/>
            <w:tcBorders>
              <w:top w:val="nil"/>
              <w:left w:val="nil"/>
              <w:bottom w:val="nil"/>
              <w:right w:val="nil"/>
            </w:tcBorders>
            <w:shd w:val="clear" w:color="auto" w:fill="auto"/>
            <w:noWrap/>
            <w:tcMar>
              <w:top w:w="0" w:type="dxa"/>
              <w:bottom w:w="0" w:type="dxa"/>
            </w:tcMar>
            <w:vAlign w:val="bottom"/>
            <w:hideMark/>
          </w:tcPr>
          <w:p w14:paraId="76CFE3C9" w14:textId="77777777" w:rsidR="00C90A1A" w:rsidRPr="00C90A1A" w:rsidRDefault="00C90A1A" w:rsidP="00CD3E65">
            <w:pPr>
              <w:rPr>
                <w:rFonts w:ascii="Arial" w:hAnsi="Arial" w:cs="Arial"/>
                <w:color w:val="000000"/>
                <w:sz w:val="22"/>
                <w:szCs w:val="22"/>
              </w:rPr>
            </w:pPr>
          </w:p>
        </w:tc>
        <w:tc>
          <w:tcPr>
            <w:tcW w:w="960" w:type="dxa"/>
            <w:tcBorders>
              <w:top w:val="nil"/>
              <w:left w:val="nil"/>
              <w:bottom w:val="nil"/>
              <w:right w:val="nil"/>
            </w:tcBorders>
            <w:shd w:val="clear" w:color="auto" w:fill="auto"/>
            <w:noWrap/>
            <w:tcMar>
              <w:top w:w="0" w:type="dxa"/>
              <w:bottom w:w="0" w:type="dxa"/>
            </w:tcMar>
            <w:vAlign w:val="bottom"/>
            <w:hideMark/>
          </w:tcPr>
          <w:p w14:paraId="20629DB8" w14:textId="77777777" w:rsidR="00C90A1A" w:rsidRPr="00C90A1A" w:rsidRDefault="00C90A1A" w:rsidP="00CD3E65">
            <w:pPr>
              <w:rPr>
                <w:rFonts w:ascii="Arial" w:hAnsi="Arial" w:cs="Arial"/>
                <w:color w:val="000000"/>
                <w:sz w:val="22"/>
                <w:szCs w:val="22"/>
              </w:rPr>
            </w:pPr>
          </w:p>
        </w:tc>
        <w:tc>
          <w:tcPr>
            <w:tcW w:w="960" w:type="dxa"/>
            <w:tcBorders>
              <w:top w:val="nil"/>
              <w:left w:val="nil"/>
              <w:bottom w:val="nil"/>
              <w:right w:val="nil"/>
            </w:tcBorders>
            <w:shd w:val="clear" w:color="auto" w:fill="auto"/>
            <w:noWrap/>
            <w:tcMar>
              <w:top w:w="0" w:type="dxa"/>
              <w:bottom w:w="0" w:type="dxa"/>
            </w:tcMar>
            <w:vAlign w:val="bottom"/>
            <w:hideMark/>
          </w:tcPr>
          <w:p w14:paraId="02494D86" w14:textId="77777777" w:rsidR="00C90A1A" w:rsidRPr="00C90A1A" w:rsidRDefault="00C90A1A" w:rsidP="00CD3E65">
            <w:pPr>
              <w:rPr>
                <w:rFonts w:ascii="Arial" w:hAnsi="Arial" w:cs="Arial"/>
                <w:color w:val="000000"/>
                <w:sz w:val="22"/>
                <w:szCs w:val="22"/>
              </w:rPr>
            </w:pPr>
          </w:p>
        </w:tc>
        <w:tc>
          <w:tcPr>
            <w:tcW w:w="960" w:type="dxa"/>
            <w:tcBorders>
              <w:top w:val="nil"/>
              <w:left w:val="nil"/>
              <w:bottom w:val="nil"/>
              <w:right w:val="nil"/>
            </w:tcBorders>
            <w:shd w:val="clear" w:color="auto" w:fill="auto"/>
            <w:noWrap/>
            <w:tcMar>
              <w:top w:w="0" w:type="dxa"/>
              <w:bottom w:w="0" w:type="dxa"/>
            </w:tcMar>
            <w:vAlign w:val="bottom"/>
            <w:hideMark/>
          </w:tcPr>
          <w:p w14:paraId="512FD190" w14:textId="77777777" w:rsidR="00C90A1A" w:rsidRPr="00C90A1A" w:rsidRDefault="00C90A1A" w:rsidP="00CD3E65">
            <w:pPr>
              <w:rPr>
                <w:rFonts w:ascii="Arial" w:hAnsi="Arial" w:cs="Arial"/>
                <w:color w:val="000000"/>
                <w:sz w:val="22"/>
                <w:szCs w:val="22"/>
              </w:rPr>
            </w:pPr>
          </w:p>
        </w:tc>
      </w:tr>
      <w:tr w:rsidR="00C90A1A" w:rsidRPr="00C90A1A" w14:paraId="7D907102" w14:textId="77777777" w:rsidTr="00C90A1A">
        <w:trPr>
          <w:jc w:val="center"/>
        </w:trPr>
        <w:tc>
          <w:tcPr>
            <w:tcW w:w="498" w:type="dxa"/>
            <w:vMerge/>
            <w:tcBorders>
              <w:top w:val="nil"/>
              <w:left w:val="nil"/>
              <w:bottom w:val="nil"/>
              <w:right w:val="nil"/>
            </w:tcBorders>
            <w:tcMar>
              <w:top w:w="0" w:type="dxa"/>
              <w:bottom w:w="0" w:type="dxa"/>
            </w:tcMar>
            <w:vAlign w:val="center"/>
            <w:hideMark/>
          </w:tcPr>
          <w:p w14:paraId="11026A57" w14:textId="77777777" w:rsidR="00C90A1A" w:rsidRPr="00C90A1A" w:rsidRDefault="00C90A1A" w:rsidP="00CD3E65">
            <w:pPr>
              <w:rPr>
                <w:rFonts w:ascii="Arial" w:hAnsi="Arial" w:cs="Arial"/>
                <w:color w:val="000000"/>
                <w:sz w:val="22"/>
                <w:szCs w:val="22"/>
              </w:rPr>
            </w:pPr>
          </w:p>
        </w:tc>
        <w:tc>
          <w:tcPr>
            <w:tcW w:w="498" w:type="dxa"/>
            <w:vMerge/>
            <w:tcBorders>
              <w:top w:val="nil"/>
              <w:left w:val="nil"/>
              <w:bottom w:val="single" w:sz="4" w:space="0" w:color="000000"/>
              <w:right w:val="nil"/>
            </w:tcBorders>
            <w:tcMar>
              <w:top w:w="0" w:type="dxa"/>
              <w:bottom w:w="0" w:type="dxa"/>
            </w:tcMar>
            <w:vAlign w:val="center"/>
            <w:hideMark/>
          </w:tcPr>
          <w:p w14:paraId="24B65616" w14:textId="77777777" w:rsidR="00C90A1A" w:rsidRPr="00C90A1A" w:rsidRDefault="00C90A1A" w:rsidP="00CD3E65">
            <w:pPr>
              <w:rPr>
                <w:rFonts w:ascii="Arial" w:hAnsi="Arial" w:cs="Arial"/>
                <w:color w:val="000000"/>
                <w:sz w:val="22"/>
                <w:szCs w:val="22"/>
              </w:rPr>
            </w:pPr>
          </w:p>
        </w:tc>
        <w:tc>
          <w:tcPr>
            <w:tcW w:w="960" w:type="dxa"/>
            <w:tcBorders>
              <w:top w:val="nil"/>
              <w:left w:val="nil"/>
              <w:bottom w:val="nil"/>
              <w:right w:val="single" w:sz="4" w:space="0" w:color="auto"/>
            </w:tcBorders>
            <w:shd w:val="clear" w:color="auto" w:fill="auto"/>
            <w:noWrap/>
            <w:tcMar>
              <w:top w:w="0" w:type="dxa"/>
              <w:bottom w:w="0" w:type="dxa"/>
            </w:tcMar>
            <w:vAlign w:val="bottom"/>
            <w:hideMark/>
          </w:tcPr>
          <w:p w14:paraId="0211529A"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126</w:t>
            </w:r>
          </w:p>
        </w:tc>
        <w:tc>
          <w:tcPr>
            <w:tcW w:w="960" w:type="dxa"/>
            <w:tcBorders>
              <w:top w:val="nil"/>
              <w:left w:val="nil"/>
              <w:bottom w:val="nil"/>
              <w:right w:val="nil"/>
            </w:tcBorders>
            <w:shd w:val="clear" w:color="auto" w:fill="auto"/>
            <w:noWrap/>
            <w:tcMar>
              <w:top w:w="0" w:type="dxa"/>
              <w:bottom w:w="0" w:type="dxa"/>
            </w:tcMar>
            <w:vAlign w:val="bottom"/>
            <w:hideMark/>
          </w:tcPr>
          <w:p w14:paraId="6D9A91CB"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5DD80D43"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44819F21"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3BC27C05"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2F1CAD26"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7A2B62C4"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6D7902D8"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566F0C3B" w14:textId="77777777" w:rsidR="00C90A1A" w:rsidRPr="00C90A1A" w:rsidRDefault="00C90A1A" w:rsidP="00CD3E65">
            <w:pPr>
              <w:rPr>
                <w:rFonts w:ascii="Arial" w:hAnsi="Arial" w:cs="Arial"/>
                <w:color w:val="000000"/>
                <w:sz w:val="22"/>
                <w:szCs w:val="22"/>
              </w:rPr>
            </w:pPr>
          </w:p>
        </w:tc>
        <w:tc>
          <w:tcPr>
            <w:tcW w:w="960" w:type="dxa"/>
            <w:tcBorders>
              <w:top w:val="nil"/>
              <w:left w:val="nil"/>
              <w:bottom w:val="nil"/>
              <w:right w:val="nil"/>
            </w:tcBorders>
            <w:shd w:val="clear" w:color="auto" w:fill="auto"/>
            <w:noWrap/>
            <w:tcMar>
              <w:top w:w="0" w:type="dxa"/>
              <w:bottom w:w="0" w:type="dxa"/>
            </w:tcMar>
            <w:vAlign w:val="bottom"/>
            <w:hideMark/>
          </w:tcPr>
          <w:p w14:paraId="7D3525B2" w14:textId="77777777" w:rsidR="00C90A1A" w:rsidRPr="00C90A1A" w:rsidRDefault="00C90A1A" w:rsidP="00CD3E65">
            <w:pPr>
              <w:rPr>
                <w:rFonts w:ascii="Arial" w:hAnsi="Arial" w:cs="Arial"/>
                <w:color w:val="000000"/>
                <w:sz w:val="22"/>
                <w:szCs w:val="22"/>
              </w:rPr>
            </w:pPr>
          </w:p>
        </w:tc>
        <w:tc>
          <w:tcPr>
            <w:tcW w:w="960" w:type="dxa"/>
            <w:tcBorders>
              <w:top w:val="nil"/>
              <w:left w:val="nil"/>
              <w:bottom w:val="nil"/>
              <w:right w:val="nil"/>
            </w:tcBorders>
            <w:shd w:val="clear" w:color="auto" w:fill="auto"/>
            <w:noWrap/>
            <w:tcMar>
              <w:top w:w="0" w:type="dxa"/>
              <w:bottom w:w="0" w:type="dxa"/>
            </w:tcMar>
            <w:vAlign w:val="bottom"/>
            <w:hideMark/>
          </w:tcPr>
          <w:p w14:paraId="7AF41DF0" w14:textId="77777777" w:rsidR="00C90A1A" w:rsidRPr="00C90A1A" w:rsidRDefault="00C90A1A" w:rsidP="00CD3E65">
            <w:pPr>
              <w:rPr>
                <w:rFonts w:ascii="Arial" w:hAnsi="Arial" w:cs="Arial"/>
                <w:color w:val="000000"/>
                <w:sz w:val="22"/>
                <w:szCs w:val="22"/>
              </w:rPr>
            </w:pPr>
          </w:p>
        </w:tc>
        <w:tc>
          <w:tcPr>
            <w:tcW w:w="960" w:type="dxa"/>
            <w:tcBorders>
              <w:top w:val="nil"/>
              <w:left w:val="nil"/>
              <w:bottom w:val="nil"/>
              <w:right w:val="nil"/>
            </w:tcBorders>
            <w:shd w:val="clear" w:color="auto" w:fill="auto"/>
            <w:noWrap/>
            <w:tcMar>
              <w:top w:w="0" w:type="dxa"/>
              <w:bottom w:w="0" w:type="dxa"/>
            </w:tcMar>
            <w:vAlign w:val="bottom"/>
            <w:hideMark/>
          </w:tcPr>
          <w:p w14:paraId="022D7F32" w14:textId="77777777" w:rsidR="00C90A1A" w:rsidRPr="00C90A1A" w:rsidRDefault="00C90A1A" w:rsidP="00CD3E65">
            <w:pPr>
              <w:rPr>
                <w:rFonts w:ascii="Arial" w:hAnsi="Arial" w:cs="Arial"/>
                <w:color w:val="000000"/>
                <w:sz w:val="22"/>
                <w:szCs w:val="22"/>
              </w:rPr>
            </w:pPr>
          </w:p>
        </w:tc>
        <w:tc>
          <w:tcPr>
            <w:tcW w:w="960" w:type="dxa"/>
            <w:tcBorders>
              <w:top w:val="nil"/>
              <w:left w:val="nil"/>
              <w:bottom w:val="nil"/>
              <w:right w:val="nil"/>
            </w:tcBorders>
            <w:shd w:val="clear" w:color="auto" w:fill="auto"/>
            <w:noWrap/>
            <w:tcMar>
              <w:top w:w="0" w:type="dxa"/>
              <w:bottom w:w="0" w:type="dxa"/>
            </w:tcMar>
            <w:vAlign w:val="bottom"/>
            <w:hideMark/>
          </w:tcPr>
          <w:p w14:paraId="26755025" w14:textId="77777777" w:rsidR="00C90A1A" w:rsidRPr="00C90A1A" w:rsidRDefault="00C90A1A" w:rsidP="00CD3E65">
            <w:pPr>
              <w:rPr>
                <w:rFonts w:ascii="Arial" w:hAnsi="Arial" w:cs="Arial"/>
                <w:color w:val="000000"/>
                <w:sz w:val="22"/>
                <w:szCs w:val="22"/>
              </w:rPr>
            </w:pPr>
          </w:p>
        </w:tc>
      </w:tr>
      <w:tr w:rsidR="00C90A1A" w:rsidRPr="00C90A1A" w14:paraId="6EC107BB" w14:textId="77777777" w:rsidTr="00C90A1A">
        <w:trPr>
          <w:jc w:val="center"/>
        </w:trPr>
        <w:tc>
          <w:tcPr>
            <w:tcW w:w="498" w:type="dxa"/>
            <w:vMerge/>
            <w:tcBorders>
              <w:top w:val="nil"/>
              <w:left w:val="nil"/>
              <w:bottom w:val="nil"/>
              <w:right w:val="nil"/>
            </w:tcBorders>
            <w:tcMar>
              <w:top w:w="0" w:type="dxa"/>
              <w:bottom w:w="0" w:type="dxa"/>
            </w:tcMar>
            <w:vAlign w:val="center"/>
            <w:hideMark/>
          </w:tcPr>
          <w:p w14:paraId="294C5B34" w14:textId="77777777" w:rsidR="00C90A1A" w:rsidRPr="00C90A1A" w:rsidRDefault="00C90A1A" w:rsidP="00CD3E65">
            <w:pPr>
              <w:rPr>
                <w:rFonts w:ascii="Arial" w:hAnsi="Arial" w:cs="Arial"/>
                <w:color w:val="000000"/>
                <w:sz w:val="22"/>
                <w:szCs w:val="22"/>
              </w:rPr>
            </w:pPr>
          </w:p>
        </w:tc>
        <w:tc>
          <w:tcPr>
            <w:tcW w:w="498" w:type="dxa"/>
            <w:vMerge/>
            <w:tcBorders>
              <w:top w:val="nil"/>
              <w:left w:val="nil"/>
              <w:bottom w:val="single" w:sz="4" w:space="0" w:color="000000"/>
              <w:right w:val="nil"/>
            </w:tcBorders>
            <w:tcMar>
              <w:top w:w="0" w:type="dxa"/>
              <w:bottom w:w="0" w:type="dxa"/>
            </w:tcMar>
            <w:vAlign w:val="center"/>
            <w:hideMark/>
          </w:tcPr>
          <w:p w14:paraId="7153AEEE" w14:textId="77777777" w:rsidR="00C90A1A" w:rsidRPr="00C90A1A" w:rsidRDefault="00C90A1A" w:rsidP="00CD3E65">
            <w:pPr>
              <w:rPr>
                <w:rFonts w:ascii="Arial" w:hAnsi="Arial" w:cs="Arial"/>
                <w:color w:val="000000"/>
                <w:sz w:val="22"/>
                <w:szCs w:val="22"/>
              </w:rPr>
            </w:pPr>
          </w:p>
        </w:tc>
        <w:tc>
          <w:tcPr>
            <w:tcW w:w="960" w:type="dxa"/>
            <w:tcBorders>
              <w:top w:val="nil"/>
              <w:left w:val="nil"/>
              <w:bottom w:val="single" w:sz="4" w:space="0" w:color="auto"/>
              <w:right w:val="single" w:sz="4" w:space="0" w:color="auto"/>
            </w:tcBorders>
            <w:shd w:val="clear" w:color="auto" w:fill="auto"/>
            <w:noWrap/>
            <w:tcMar>
              <w:top w:w="0" w:type="dxa"/>
              <w:bottom w:w="0" w:type="dxa"/>
            </w:tcMar>
            <w:vAlign w:val="bottom"/>
            <w:hideMark/>
          </w:tcPr>
          <w:p w14:paraId="326AE6E2"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127</w:t>
            </w:r>
          </w:p>
        </w:tc>
        <w:tc>
          <w:tcPr>
            <w:tcW w:w="960" w:type="dxa"/>
            <w:tcBorders>
              <w:top w:val="nil"/>
              <w:left w:val="nil"/>
              <w:bottom w:val="nil"/>
              <w:right w:val="nil"/>
            </w:tcBorders>
            <w:shd w:val="clear" w:color="auto" w:fill="auto"/>
            <w:noWrap/>
            <w:tcMar>
              <w:top w:w="0" w:type="dxa"/>
              <w:bottom w:w="0" w:type="dxa"/>
            </w:tcMar>
            <w:vAlign w:val="bottom"/>
            <w:hideMark/>
          </w:tcPr>
          <w:p w14:paraId="4A2840B2"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0546C948"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07A46FC1"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4A5FF31D"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5DFE7B9F"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06D965AC"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5D1E21F8"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680A008E"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62C44324"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000000" w:fill="A6A6A6"/>
            <w:noWrap/>
            <w:tcMar>
              <w:top w:w="0" w:type="dxa"/>
              <w:bottom w:w="0" w:type="dxa"/>
            </w:tcMar>
            <w:vAlign w:val="bottom"/>
            <w:hideMark/>
          </w:tcPr>
          <w:p w14:paraId="1E50AA13"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 </w:t>
            </w:r>
          </w:p>
        </w:tc>
        <w:tc>
          <w:tcPr>
            <w:tcW w:w="960" w:type="dxa"/>
            <w:tcBorders>
              <w:top w:val="nil"/>
              <w:left w:val="nil"/>
              <w:bottom w:val="nil"/>
              <w:right w:val="nil"/>
            </w:tcBorders>
            <w:shd w:val="clear" w:color="000000" w:fill="A6A6A6"/>
            <w:noWrap/>
            <w:tcMar>
              <w:top w:w="0" w:type="dxa"/>
              <w:bottom w:w="0" w:type="dxa"/>
            </w:tcMar>
            <w:vAlign w:val="bottom"/>
            <w:hideMark/>
          </w:tcPr>
          <w:p w14:paraId="17996742"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 </w:t>
            </w:r>
          </w:p>
        </w:tc>
        <w:tc>
          <w:tcPr>
            <w:tcW w:w="960" w:type="dxa"/>
            <w:tcBorders>
              <w:top w:val="nil"/>
              <w:left w:val="nil"/>
              <w:bottom w:val="nil"/>
              <w:right w:val="nil"/>
            </w:tcBorders>
            <w:shd w:val="clear" w:color="000000" w:fill="A6A6A6"/>
            <w:noWrap/>
            <w:tcMar>
              <w:top w:w="0" w:type="dxa"/>
              <w:bottom w:w="0" w:type="dxa"/>
            </w:tcMar>
            <w:vAlign w:val="bottom"/>
            <w:hideMark/>
          </w:tcPr>
          <w:p w14:paraId="731B05F9"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 </w:t>
            </w:r>
          </w:p>
        </w:tc>
      </w:tr>
      <w:tr w:rsidR="00C90A1A" w:rsidRPr="00C90A1A" w14:paraId="661A5355" w14:textId="77777777" w:rsidTr="00C90A1A">
        <w:trPr>
          <w:jc w:val="center"/>
        </w:trPr>
        <w:tc>
          <w:tcPr>
            <w:tcW w:w="498" w:type="dxa"/>
            <w:vMerge/>
            <w:tcBorders>
              <w:top w:val="nil"/>
              <w:left w:val="nil"/>
              <w:bottom w:val="nil"/>
              <w:right w:val="nil"/>
            </w:tcBorders>
            <w:tcMar>
              <w:top w:w="0" w:type="dxa"/>
              <w:bottom w:w="0" w:type="dxa"/>
            </w:tcMar>
            <w:vAlign w:val="center"/>
            <w:hideMark/>
          </w:tcPr>
          <w:p w14:paraId="7E528EE2" w14:textId="77777777" w:rsidR="00C90A1A" w:rsidRPr="00C90A1A" w:rsidRDefault="00C90A1A" w:rsidP="00CD3E65">
            <w:pPr>
              <w:rPr>
                <w:rFonts w:ascii="Arial" w:hAnsi="Arial" w:cs="Arial"/>
                <w:color w:val="000000"/>
                <w:sz w:val="22"/>
                <w:szCs w:val="22"/>
              </w:rPr>
            </w:pPr>
          </w:p>
        </w:tc>
        <w:tc>
          <w:tcPr>
            <w:tcW w:w="498" w:type="dxa"/>
            <w:vMerge w:val="restart"/>
            <w:tcBorders>
              <w:top w:val="nil"/>
              <w:left w:val="nil"/>
              <w:bottom w:val="nil"/>
              <w:right w:val="nil"/>
            </w:tcBorders>
            <w:shd w:val="clear" w:color="auto" w:fill="auto"/>
            <w:noWrap/>
            <w:tcMar>
              <w:top w:w="0" w:type="dxa"/>
              <w:bottom w:w="0" w:type="dxa"/>
            </w:tcMar>
            <w:textDirection w:val="btLr"/>
            <w:vAlign w:val="center"/>
            <w:hideMark/>
          </w:tcPr>
          <w:p w14:paraId="40408157" w14:textId="7143917F" w:rsidR="00C90A1A" w:rsidRPr="00C90A1A" w:rsidRDefault="00C90A1A" w:rsidP="00CD3E65">
            <w:pPr>
              <w:jc w:val="center"/>
              <w:rPr>
                <w:rFonts w:ascii="Arial" w:hAnsi="Arial" w:cs="Arial"/>
                <w:b/>
                <w:color w:val="000000"/>
                <w:sz w:val="22"/>
                <w:szCs w:val="22"/>
              </w:rPr>
            </w:pPr>
            <w:r w:rsidRPr="00C90A1A">
              <w:rPr>
                <w:rFonts w:ascii="Arial" w:hAnsi="Arial" w:cs="Arial"/>
                <w:b/>
                <w:color w:val="000000"/>
                <w:sz w:val="22"/>
                <w:szCs w:val="22"/>
              </w:rPr>
              <w:t>Radio</w:t>
            </w:r>
          </w:p>
        </w:tc>
        <w:tc>
          <w:tcPr>
            <w:tcW w:w="960" w:type="dxa"/>
            <w:tcBorders>
              <w:top w:val="nil"/>
              <w:left w:val="nil"/>
              <w:bottom w:val="nil"/>
              <w:right w:val="single" w:sz="4" w:space="0" w:color="auto"/>
            </w:tcBorders>
            <w:shd w:val="clear" w:color="auto" w:fill="auto"/>
            <w:noWrap/>
            <w:tcMar>
              <w:top w:w="0" w:type="dxa"/>
              <w:bottom w:w="0" w:type="dxa"/>
            </w:tcMar>
            <w:vAlign w:val="bottom"/>
            <w:hideMark/>
          </w:tcPr>
          <w:p w14:paraId="05AECF95"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011</w:t>
            </w:r>
          </w:p>
        </w:tc>
        <w:tc>
          <w:tcPr>
            <w:tcW w:w="960" w:type="dxa"/>
            <w:tcBorders>
              <w:top w:val="nil"/>
              <w:left w:val="nil"/>
              <w:bottom w:val="nil"/>
              <w:right w:val="nil"/>
            </w:tcBorders>
            <w:shd w:val="clear" w:color="auto" w:fill="auto"/>
            <w:noWrap/>
            <w:tcMar>
              <w:top w:w="0" w:type="dxa"/>
              <w:bottom w:w="0" w:type="dxa"/>
            </w:tcMar>
            <w:vAlign w:val="bottom"/>
            <w:hideMark/>
          </w:tcPr>
          <w:p w14:paraId="1E5E4CF7"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22BB5E4C"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091D56CA"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45973A4E"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55A4A1A5"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vMerge w:val="restart"/>
            <w:tcBorders>
              <w:top w:val="nil"/>
              <w:left w:val="nil"/>
              <w:bottom w:val="nil"/>
              <w:right w:val="nil"/>
            </w:tcBorders>
            <w:shd w:val="clear" w:color="auto" w:fill="auto"/>
            <w:noWrap/>
            <w:tcMar>
              <w:top w:w="0" w:type="dxa"/>
              <w:bottom w:w="0" w:type="dxa"/>
            </w:tcMar>
            <w:textDirection w:val="btLr"/>
            <w:vAlign w:val="center"/>
            <w:hideMark/>
          </w:tcPr>
          <w:p w14:paraId="27DA1295" w14:textId="77777777" w:rsidR="00C90A1A" w:rsidRPr="00C90A1A" w:rsidRDefault="00C90A1A" w:rsidP="00CD3E65">
            <w:pPr>
              <w:jc w:val="center"/>
              <w:rPr>
                <w:rFonts w:ascii="Arial" w:hAnsi="Arial" w:cs="Arial"/>
                <w:color w:val="FFFFFF"/>
                <w:sz w:val="22"/>
                <w:szCs w:val="22"/>
              </w:rPr>
            </w:pPr>
            <w:r w:rsidRPr="00C90A1A">
              <w:rPr>
                <w:rFonts w:ascii="Arial" w:hAnsi="Arial" w:cs="Arial"/>
                <w:color w:val="FFFFFF"/>
                <w:sz w:val="22"/>
                <w:szCs w:val="22"/>
              </w:rPr>
              <w:t>(no radio effort)</w:t>
            </w:r>
          </w:p>
        </w:tc>
        <w:tc>
          <w:tcPr>
            <w:tcW w:w="960" w:type="dxa"/>
            <w:tcBorders>
              <w:top w:val="nil"/>
              <w:left w:val="nil"/>
              <w:bottom w:val="nil"/>
              <w:right w:val="nil"/>
            </w:tcBorders>
            <w:shd w:val="clear" w:color="auto" w:fill="auto"/>
            <w:noWrap/>
            <w:tcMar>
              <w:top w:w="0" w:type="dxa"/>
              <w:bottom w:w="0" w:type="dxa"/>
            </w:tcMar>
            <w:vAlign w:val="bottom"/>
            <w:hideMark/>
          </w:tcPr>
          <w:p w14:paraId="74079739"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62414F47"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vMerge w:val="restart"/>
            <w:tcBorders>
              <w:top w:val="nil"/>
              <w:left w:val="nil"/>
              <w:bottom w:val="nil"/>
              <w:right w:val="nil"/>
            </w:tcBorders>
            <w:shd w:val="clear" w:color="auto" w:fill="auto"/>
            <w:noWrap/>
            <w:tcMar>
              <w:top w:w="0" w:type="dxa"/>
              <w:bottom w:w="0" w:type="dxa"/>
            </w:tcMar>
            <w:textDirection w:val="btLr"/>
            <w:vAlign w:val="center"/>
            <w:hideMark/>
          </w:tcPr>
          <w:p w14:paraId="7E8B5472" w14:textId="77777777" w:rsidR="00C90A1A" w:rsidRPr="00C90A1A" w:rsidRDefault="00C90A1A" w:rsidP="00CD3E65">
            <w:pPr>
              <w:jc w:val="center"/>
              <w:rPr>
                <w:rFonts w:ascii="Arial" w:hAnsi="Arial" w:cs="Arial"/>
                <w:color w:val="FFFFFF"/>
                <w:sz w:val="22"/>
                <w:szCs w:val="22"/>
              </w:rPr>
            </w:pPr>
            <w:r w:rsidRPr="00C90A1A">
              <w:rPr>
                <w:rFonts w:ascii="Arial" w:hAnsi="Arial" w:cs="Arial"/>
                <w:color w:val="FFFFFF"/>
                <w:sz w:val="22"/>
                <w:szCs w:val="22"/>
              </w:rPr>
              <w:t>(no radio effort)</w:t>
            </w:r>
          </w:p>
        </w:tc>
        <w:tc>
          <w:tcPr>
            <w:tcW w:w="960" w:type="dxa"/>
            <w:vMerge w:val="restart"/>
            <w:tcBorders>
              <w:top w:val="nil"/>
              <w:left w:val="nil"/>
              <w:bottom w:val="nil"/>
              <w:right w:val="nil"/>
            </w:tcBorders>
            <w:shd w:val="clear" w:color="auto" w:fill="auto"/>
            <w:noWrap/>
            <w:tcMar>
              <w:top w:w="0" w:type="dxa"/>
              <w:bottom w:w="0" w:type="dxa"/>
            </w:tcMar>
            <w:textDirection w:val="btLr"/>
            <w:vAlign w:val="center"/>
            <w:hideMark/>
          </w:tcPr>
          <w:p w14:paraId="42338AB5" w14:textId="77777777" w:rsidR="00C90A1A" w:rsidRPr="00C90A1A" w:rsidRDefault="00C90A1A" w:rsidP="00CD3E65">
            <w:pPr>
              <w:jc w:val="center"/>
              <w:rPr>
                <w:rFonts w:ascii="Arial" w:hAnsi="Arial" w:cs="Arial"/>
                <w:color w:val="FFFFFF"/>
                <w:sz w:val="22"/>
                <w:szCs w:val="22"/>
              </w:rPr>
            </w:pPr>
            <w:r w:rsidRPr="00C90A1A">
              <w:rPr>
                <w:rFonts w:ascii="Arial" w:hAnsi="Arial" w:cs="Arial"/>
                <w:color w:val="FFFFFF"/>
                <w:sz w:val="22"/>
                <w:szCs w:val="22"/>
              </w:rPr>
              <w:t>(no radio effort)</w:t>
            </w:r>
          </w:p>
        </w:tc>
        <w:tc>
          <w:tcPr>
            <w:tcW w:w="960" w:type="dxa"/>
            <w:tcBorders>
              <w:top w:val="nil"/>
              <w:left w:val="nil"/>
              <w:bottom w:val="nil"/>
              <w:right w:val="nil"/>
            </w:tcBorders>
            <w:shd w:val="clear" w:color="auto" w:fill="auto"/>
            <w:noWrap/>
            <w:tcMar>
              <w:top w:w="0" w:type="dxa"/>
              <w:bottom w:w="0" w:type="dxa"/>
            </w:tcMar>
            <w:vAlign w:val="bottom"/>
            <w:hideMark/>
          </w:tcPr>
          <w:p w14:paraId="4E5D0DCE" w14:textId="77777777" w:rsidR="00C90A1A" w:rsidRPr="00C90A1A" w:rsidRDefault="00C90A1A" w:rsidP="00CD3E65">
            <w:pPr>
              <w:rPr>
                <w:rFonts w:ascii="Arial" w:hAnsi="Arial" w:cs="Arial"/>
                <w:color w:val="000000"/>
                <w:sz w:val="22"/>
                <w:szCs w:val="22"/>
              </w:rPr>
            </w:pPr>
          </w:p>
        </w:tc>
        <w:tc>
          <w:tcPr>
            <w:tcW w:w="960" w:type="dxa"/>
            <w:tcBorders>
              <w:top w:val="nil"/>
              <w:left w:val="nil"/>
              <w:bottom w:val="nil"/>
              <w:right w:val="nil"/>
            </w:tcBorders>
            <w:shd w:val="clear" w:color="auto" w:fill="auto"/>
            <w:noWrap/>
            <w:tcMar>
              <w:top w:w="0" w:type="dxa"/>
              <w:bottom w:w="0" w:type="dxa"/>
            </w:tcMar>
            <w:vAlign w:val="bottom"/>
            <w:hideMark/>
          </w:tcPr>
          <w:p w14:paraId="62E77FAF" w14:textId="77777777" w:rsidR="00C90A1A" w:rsidRPr="00C90A1A" w:rsidRDefault="00C90A1A" w:rsidP="00CD3E65">
            <w:pPr>
              <w:rPr>
                <w:rFonts w:ascii="Arial" w:hAnsi="Arial" w:cs="Arial"/>
                <w:color w:val="000000"/>
                <w:sz w:val="22"/>
                <w:szCs w:val="22"/>
              </w:rPr>
            </w:pPr>
          </w:p>
        </w:tc>
      </w:tr>
      <w:tr w:rsidR="00C90A1A" w:rsidRPr="00C90A1A" w14:paraId="706786FC" w14:textId="77777777" w:rsidTr="00C90A1A">
        <w:trPr>
          <w:jc w:val="center"/>
        </w:trPr>
        <w:tc>
          <w:tcPr>
            <w:tcW w:w="498" w:type="dxa"/>
            <w:vMerge/>
            <w:tcBorders>
              <w:top w:val="nil"/>
              <w:left w:val="nil"/>
              <w:bottom w:val="nil"/>
              <w:right w:val="nil"/>
            </w:tcBorders>
            <w:tcMar>
              <w:top w:w="0" w:type="dxa"/>
              <w:bottom w:w="0" w:type="dxa"/>
            </w:tcMar>
            <w:vAlign w:val="center"/>
            <w:hideMark/>
          </w:tcPr>
          <w:p w14:paraId="1AFBE043" w14:textId="77777777" w:rsidR="00C90A1A" w:rsidRPr="00C90A1A" w:rsidRDefault="00C90A1A" w:rsidP="00CD3E65">
            <w:pPr>
              <w:rPr>
                <w:rFonts w:ascii="Arial" w:hAnsi="Arial" w:cs="Arial"/>
                <w:color w:val="000000"/>
                <w:sz w:val="22"/>
                <w:szCs w:val="22"/>
              </w:rPr>
            </w:pPr>
          </w:p>
        </w:tc>
        <w:tc>
          <w:tcPr>
            <w:tcW w:w="498" w:type="dxa"/>
            <w:vMerge/>
            <w:tcBorders>
              <w:top w:val="nil"/>
              <w:left w:val="nil"/>
              <w:bottom w:val="nil"/>
              <w:right w:val="nil"/>
            </w:tcBorders>
            <w:tcMar>
              <w:top w:w="0" w:type="dxa"/>
              <w:bottom w:w="0" w:type="dxa"/>
            </w:tcMar>
            <w:vAlign w:val="center"/>
            <w:hideMark/>
          </w:tcPr>
          <w:p w14:paraId="4BD731E5" w14:textId="77777777" w:rsidR="00C90A1A" w:rsidRPr="00C90A1A" w:rsidRDefault="00C90A1A" w:rsidP="00CD3E65">
            <w:pPr>
              <w:rPr>
                <w:rFonts w:ascii="Arial" w:hAnsi="Arial" w:cs="Arial"/>
                <w:color w:val="000000"/>
                <w:sz w:val="22"/>
                <w:szCs w:val="22"/>
              </w:rPr>
            </w:pPr>
          </w:p>
        </w:tc>
        <w:tc>
          <w:tcPr>
            <w:tcW w:w="960" w:type="dxa"/>
            <w:tcBorders>
              <w:top w:val="nil"/>
              <w:left w:val="nil"/>
              <w:bottom w:val="nil"/>
              <w:right w:val="single" w:sz="4" w:space="0" w:color="auto"/>
            </w:tcBorders>
            <w:shd w:val="clear" w:color="auto" w:fill="auto"/>
            <w:noWrap/>
            <w:tcMar>
              <w:top w:w="0" w:type="dxa"/>
              <w:bottom w:w="0" w:type="dxa"/>
            </w:tcMar>
            <w:vAlign w:val="bottom"/>
            <w:hideMark/>
          </w:tcPr>
          <w:p w14:paraId="19A209F1"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021</w:t>
            </w:r>
          </w:p>
        </w:tc>
        <w:tc>
          <w:tcPr>
            <w:tcW w:w="960" w:type="dxa"/>
            <w:tcBorders>
              <w:top w:val="nil"/>
              <w:left w:val="nil"/>
              <w:bottom w:val="nil"/>
              <w:right w:val="nil"/>
            </w:tcBorders>
            <w:shd w:val="clear" w:color="auto" w:fill="auto"/>
            <w:noWrap/>
            <w:tcMar>
              <w:top w:w="0" w:type="dxa"/>
              <w:bottom w:w="0" w:type="dxa"/>
            </w:tcMar>
            <w:vAlign w:val="bottom"/>
            <w:hideMark/>
          </w:tcPr>
          <w:p w14:paraId="78641DAB"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33D30F06"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42F43438"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2D84166C"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3F5CEB0D"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vMerge/>
            <w:tcBorders>
              <w:top w:val="nil"/>
              <w:left w:val="nil"/>
              <w:bottom w:val="nil"/>
              <w:right w:val="nil"/>
            </w:tcBorders>
            <w:tcMar>
              <w:top w:w="0" w:type="dxa"/>
              <w:bottom w:w="0" w:type="dxa"/>
            </w:tcMar>
            <w:vAlign w:val="center"/>
            <w:hideMark/>
          </w:tcPr>
          <w:p w14:paraId="6AB225F1" w14:textId="77777777" w:rsidR="00C90A1A" w:rsidRPr="00C90A1A" w:rsidRDefault="00C90A1A" w:rsidP="00CD3E65">
            <w:pPr>
              <w:rPr>
                <w:rFonts w:ascii="Arial" w:hAnsi="Arial" w:cs="Arial"/>
                <w:color w:val="FFFFFF"/>
                <w:sz w:val="22"/>
                <w:szCs w:val="22"/>
              </w:rPr>
            </w:pPr>
          </w:p>
        </w:tc>
        <w:tc>
          <w:tcPr>
            <w:tcW w:w="960" w:type="dxa"/>
            <w:tcBorders>
              <w:top w:val="nil"/>
              <w:left w:val="nil"/>
              <w:bottom w:val="nil"/>
              <w:right w:val="nil"/>
            </w:tcBorders>
            <w:shd w:val="clear" w:color="auto" w:fill="auto"/>
            <w:noWrap/>
            <w:tcMar>
              <w:top w:w="0" w:type="dxa"/>
              <w:bottom w:w="0" w:type="dxa"/>
            </w:tcMar>
            <w:vAlign w:val="bottom"/>
            <w:hideMark/>
          </w:tcPr>
          <w:p w14:paraId="4F666EAF"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27B10B23"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vMerge/>
            <w:tcBorders>
              <w:top w:val="nil"/>
              <w:left w:val="nil"/>
              <w:bottom w:val="nil"/>
              <w:right w:val="nil"/>
            </w:tcBorders>
            <w:tcMar>
              <w:top w:w="0" w:type="dxa"/>
              <w:bottom w:w="0" w:type="dxa"/>
            </w:tcMar>
            <w:vAlign w:val="center"/>
            <w:hideMark/>
          </w:tcPr>
          <w:p w14:paraId="4E051634" w14:textId="77777777" w:rsidR="00C90A1A" w:rsidRPr="00C90A1A" w:rsidRDefault="00C90A1A" w:rsidP="00CD3E65">
            <w:pPr>
              <w:rPr>
                <w:rFonts w:ascii="Arial" w:hAnsi="Arial" w:cs="Arial"/>
                <w:color w:val="FFFFFF"/>
                <w:sz w:val="22"/>
                <w:szCs w:val="22"/>
              </w:rPr>
            </w:pPr>
          </w:p>
        </w:tc>
        <w:tc>
          <w:tcPr>
            <w:tcW w:w="960" w:type="dxa"/>
            <w:vMerge/>
            <w:tcBorders>
              <w:top w:val="nil"/>
              <w:left w:val="nil"/>
              <w:bottom w:val="nil"/>
              <w:right w:val="nil"/>
            </w:tcBorders>
            <w:tcMar>
              <w:top w:w="0" w:type="dxa"/>
              <w:bottom w:w="0" w:type="dxa"/>
            </w:tcMar>
            <w:vAlign w:val="center"/>
            <w:hideMark/>
          </w:tcPr>
          <w:p w14:paraId="3431B696" w14:textId="77777777" w:rsidR="00C90A1A" w:rsidRPr="00C90A1A" w:rsidRDefault="00C90A1A" w:rsidP="00CD3E65">
            <w:pPr>
              <w:rPr>
                <w:rFonts w:ascii="Arial" w:hAnsi="Arial" w:cs="Arial"/>
                <w:color w:val="FFFFFF"/>
                <w:sz w:val="22"/>
                <w:szCs w:val="22"/>
              </w:rPr>
            </w:pPr>
          </w:p>
        </w:tc>
        <w:tc>
          <w:tcPr>
            <w:tcW w:w="960" w:type="dxa"/>
            <w:tcBorders>
              <w:top w:val="nil"/>
              <w:left w:val="nil"/>
              <w:bottom w:val="nil"/>
              <w:right w:val="nil"/>
            </w:tcBorders>
            <w:shd w:val="clear" w:color="000000" w:fill="A6A6A6"/>
            <w:noWrap/>
            <w:tcMar>
              <w:top w:w="0" w:type="dxa"/>
              <w:bottom w:w="0" w:type="dxa"/>
            </w:tcMar>
            <w:vAlign w:val="bottom"/>
            <w:hideMark/>
          </w:tcPr>
          <w:p w14:paraId="72366F55"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 </w:t>
            </w:r>
          </w:p>
        </w:tc>
        <w:tc>
          <w:tcPr>
            <w:tcW w:w="960" w:type="dxa"/>
            <w:tcBorders>
              <w:top w:val="nil"/>
              <w:left w:val="nil"/>
              <w:bottom w:val="nil"/>
              <w:right w:val="nil"/>
            </w:tcBorders>
            <w:shd w:val="clear" w:color="000000" w:fill="A6A6A6"/>
            <w:noWrap/>
            <w:tcMar>
              <w:top w:w="0" w:type="dxa"/>
              <w:bottom w:w="0" w:type="dxa"/>
            </w:tcMar>
            <w:vAlign w:val="bottom"/>
            <w:hideMark/>
          </w:tcPr>
          <w:p w14:paraId="2D59FDBA"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 </w:t>
            </w:r>
          </w:p>
        </w:tc>
      </w:tr>
      <w:tr w:rsidR="00C90A1A" w:rsidRPr="00C90A1A" w14:paraId="35135DAD" w14:textId="77777777" w:rsidTr="00C90A1A">
        <w:trPr>
          <w:jc w:val="center"/>
        </w:trPr>
        <w:tc>
          <w:tcPr>
            <w:tcW w:w="498" w:type="dxa"/>
            <w:vMerge/>
            <w:tcBorders>
              <w:top w:val="nil"/>
              <w:left w:val="nil"/>
              <w:bottom w:val="nil"/>
              <w:right w:val="nil"/>
            </w:tcBorders>
            <w:tcMar>
              <w:top w:w="0" w:type="dxa"/>
              <w:bottom w:w="0" w:type="dxa"/>
            </w:tcMar>
            <w:vAlign w:val="center"/>
            <w:hideMark/>
          </w:tcPr>
          <w:p w14:paraId="4EB25726" w14:textId="77777777" w:rsidR="00C90A1A" w:rsidRPr="00C90A1A" w:rsidRDefault="00C90A1A" w:rsidP="00CD3E65">
            <w:pPr>
              <w:rPr>
                <w:rFonts w:ascii="Arial" w:hAnsi="Arial" w:cs="Arial"/>
                <w:color w:val="000000"/>
                <w:sz w:val="22"/>
                <w:szCs w:val="22"/>
              </w:rPr>
            </w:pPr>
          </w:p>
        </w:tc>
        <w:tc>
          <w:tcPr>
            <w:tcW w:w="498" w:type="dxa"/>
            <w:vMerge/>
            <w:tcBorders>
              <w:top w:val="nil"/>
              <w:left w:val="nil"/>
              <w:bottom w:val="nil"/>
              <w:right w:val="nil"/>
            </w:tcBorders>
            <w:tcMar>
              <w:top w:w="0" w:type="dxa"/>
              <w:bottom w:w="0" w:type="dxa"/>
            </w:tcMar>
            <w:vAlign w:val="center"/>
            <w:hideMark/>
          </w:tcPr>
          <w:p w14:paraId="2AC63256" w14:textId="77777777" w:rsidR="00C90A1A" w:rsidRPr="00C90A1A" w:rsidRDefault="00C90A1A" w:rsidP="00CD3E65">
            <w:pPr>
              <w:rPr>
                <w:rFonts w:ascii="Arial" w:hAnsi="Arial" w:cs="Arial"/>
                <w:color w:val="000000"/>
                <w:sz w:val="22"/>
                <w:szCs w:val="22"/>
              </w:rPr>
            </w:pPr>
          </w:p>
        </w:tc>
        <w:tc>
          <w:tcPr>
            <w:tcW w:w="960" w:type="dxa"/>
            <w:tcBorders>
              <w:top w:val="nil"/>
              <w:left w:val="nil"/>
              <w:bottom w:val="nil"/>
              <w:right w:val="single" w:sz="4" w:space="0" w:color="auto"/>
            </w:tcBorders>
            <w:shd w:val="clear" w:color="auto" w:fill="auto"/>
            <w:noWrap/>
            <w:tcMar>
              <w:top w:w="0" w:type="dxa"/>
              <w:bottom w:w="0" w:type="dxa"/>
            </w:tcMar>
            <w:vAlign w:val="bottom"/>
            <w:hideMark/>
          </w:tcPr>
          <w:p w14:paraId="1085C571"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041</w:t>
            </w:r>
          </w:p>
        </w:tc>
        <w:tc>
          <w:tcPr>
            <w:tcW w:w="960" w:type="dxa"/>
            <w:tcBorders>
              <w:top w:val="nil"/>
              <w:left w:val="nil"/>
              <w:bottom w:val="nil"/>
              <w:right w:val="nil"/>
            </w:tcBorders>
            <w:shd w:val="clear" w:color="auto" w:fill="auto"/>
            <w:noWrap/>
            <w:tcMar>
              <w:top w:w="0" w:type="dxa"/>
              <w:bottom w:w="0" w:type="dxa"/>
            </w:tcMar>
            <w:vAlign w:val="bottom"/>
            <w:hideMark/>
          </w:tcPr>
          <w:p w14:paraId="76F43C5D"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12BCC475"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6EC97BF7"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42A5AD2A"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68F0F674"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vMerge/>
            <w:tcBorders>
              <w:top w:val="nil"/>
              <w:left w:val="nil"/>
              <w:bottom w:val="nil"/>
              <w:right w:val="nil"/>
            </w:tcBorders>
            <w:tcMar>
              <w:top w:w="0" w:type="dxa"/>
              <w:bottom w:w="0" w:type="dxa"/>
            </w:tcMar>
            <w:vAlign w:val="center"/>
            <w:hideMark/>
          </w:tcPr>
          <w:p w14:paraId="7F2BA3F1" w14:textId="77777777" w:rsidR="00C90A1A" w:rsidRPr="00C90A1A" w:rsidRDefault="00C90A1A" w:rsidP="00CD3E65">
            <w:pPr>
              <w:rPr>
                <w:rFonts w:ascii="Arial" w:hAnsi="Arial" w:cs="Arial"/>
                <w:color w:val="FFFFFF"/>
                <w:sz w:val="22"/>
                <w:szCs w:val="22"/>
              </w:rPr>
            </w:pPr>
          </w:p>
        </w:tc>
        <w:tc>
          <w:tcPr>
            <w:tcW w:w="960" w:type="dxa"/>
            <w:tcBorders>
              <w:top w:val="nil"/>
              <w:left w:val="nil"/>
              <w:bottom w:val="nil"/>
              <w:right w:val="nil"/>
            </w:tcBorders>
            <w:shd w:val="clear" w:color="auto" w:fill="auto"/>
            <w:noWrap/>
            <w:tcMar>
              <w:top w:w="0" w:type="dxa"/>
              <w:bottom w:w="0" w:type="dxa"/>
            </w:tcMar>
            <w:vAlign w:val="bottom"/>
            <w:hideMark/>
          </w:tcPr>
          <w:p w14:paraId="483D52A8"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7398C57A"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vMerge/>
            <w:tcBorders>
              <w:top w:val="nil"/>
              <w:left w:val="nil"/>
              <w:bottom w:val="nil"/>
              <w:right w:val="nil"/>
            </w:tcBorders>
            <w:tcMar>
              <w:top w:w="0" w:type="dxa"/>
              <w:bottom w:w="0" w:type="dxa"/>
            </w:tcMar>
            <w:vAlign w:val="center"/>
            <w:hideMark/>
          </w:tcPr>
          <w:p w14:paraId="46DCE057" w14:textId="77777777" w:rsidR="00C90A1A" w:rsidRPr="00C90A1A" w:rsidRDefault="00C90A1A" w:rsidP="00CD3E65">
            <w:pPr>
              <w:rPr>
                <w:rFonts w:ascii="Arial" w:hAnsi="Arial" w:cs="Arial"/>
                <w:color w:val="FFFFFF"/>
                <w:sz w:val="22"/>
                <w:szCs w:val="22"/>
              </w:rPr>
            </w:pPr>
          </w:p>
        </w:tc>
        <w:tc>
          <w:tcPr>
            <w:tcW w:w="960" w:type="dxa"/>
            <w:vMerge/>
            <w:tcBorders>
              <w:top w:val="nil"/>
              <w:left w:val="nil"/>
              <w:bottom w:val="nil"/>
              <w:right w:val="nil"/>
            </w:tcBorders>
            <w:tcMar>
              <w:top w:w="0" w:type="dxa"/>
              <w:bottom w:w="0" w:type="dxa"/>
            </w:tcMar>
            <w:vAlign w:val="center"/>
            <w:hideMark/>
          </w:tcPr>
          <w:p w14:paraId="22974F96" w14:textId="77777777" w:rsidR="00C90A1A" w:rsidRPr="00C90A1A" w:rsidRDefault="00C90A1A" w:rsidP="00CD3E65">
            <w:pPr>
              <w:rPr>
                <w:rFonts w:ascii="Arial" w:hAnsi="Arial" w:cs="Arial"/>
                <w:color w:val="FFFFFF"/>
                <w:sz w:val="22"/>
                <w:szCs w:val="22"/>
              </w:rPr>
            </w:pPr>
          </w:p>
        </w:tc>
        <w:tc>
          <w:tcPr>
            <w:tcW w:w="960" w:type="dxa"/>
            <w:tcBorders>
              <w:top w:val="nil"/>
              <w:left w:val="nil"/>
              <w:bottom w:val="nil"/>
              <w:right w:val="nil"/>
            </w:tcBorders>
            <w:shd w:val="clear" w:color="000000" w:fill="A6A6A6"/>
            <w:noWrap/>
            <w:tcMar>
              <w:top w:w="0" w:type="dxa"/>
              <w:bottom w:w="0" w:type="dxa"/>
            </w:tcMar>
            <w:vAlign w:val="bottom"/>
            <w:hideMark/>
          </w:tcPr>
          <w:p w14:paraId="21D4E923"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 </w:t>
            </w:r>
          </w:p>
        </w:tc>
        <w:tc>
          <w:tcPr>
            <w:tcW w:w="960" w:type="dxa"/>
            <w:tcBorders>
              <w:top w:val="nil"/>
              <w:left w:val="nil"/>
              <w:bottom w:val="nil"/>
              <w:right w:val="nil"/>
            </w:tcBorders>
            <w:shd w:val="clear" w:color="000000" w:fill="A6A6A6"/>
            <w:noWrap/>
            <w:tcMar>
              <w:top w:w="0" w:type="dxa"/>
              <w:bottom w:w="0" w:type="dxa"/>
            </w:tcMar>
            <w:vAlign w:val="bottom"/>
            <w:hideMark/>
          </w:tcPr>
          <w:p w14:paraId="0000ADAC"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 </w:t>
            </w:r>
          </w:p>
        </w:tc>
      </w:tr>
      <w:tr w:rsidR="00C90A1A" w:rsidRPr="00C90A1A" w14:paraId="7DC6C141" w14:textId="77777777" w:rsidTr="00C90A1A">
        <w:trPr>
          <w:jc w:val="center"/>
        </w:trPr>
        <w:tc>
          <w:tcPr>
            <w:tcW w:w="498" w:type="dxa"/>
            <w:vMerge/>
            <w:tcBorders>
              <w:top w:val="nil"/>
              <w:left w:val="nil"/>
              <w:bottom w:val="nil"/>
              <w:right w:val="nil"/>
            </w:tcBorders>
            <w:tcMar>
              <w:top w:w="0" w:type="dxa"/>
              <w:bottom w:w="0" w:type="dxa"/>
            </w:tcMar>
            <w:vAlign w:val="center"/>
            <w:hideMark/>
          </w:tcPr>
          <w:p w14:paraId="42FD868C" w14:textId="77777777" w:rsidR="00C90A1A" w:rsidRPr="00C90A1A" w:rsidRDefault="00C90A1A" w:rsidP="00CD3E65">
            <w:pPr>
              <w:rPr>
                <w:rFonts w:ascii="Arial" w:hAnsi="Arial" w:cs="Arial"/>
                <w:color w:val="000000"/>
                <w:sz w:val="22"/>
                <w:szCs w:val="22"/>
              </w:rPr>
            </w:pPr>
          </w:p>
        </w:tc>
        <w:tc>
          <w:tcPr>
            <w:tcW w:w="498" w:type="dxa"/>
            <w:vMerge/>
            <w:tcBorders>
              <w:top w:val="nil"/>
              <w:left w:val="nil"/>
              <w:bottom w:val="nil"/>
              <w:right w:val="nil"/>
            </w:tcBorders>
            <w:tcMar>
              <w:top w:w="0" w:type="dxa"/>
              <w:bottom w:w="0" w:type="dxa"/>
            </w:tcMar>
            <w:vAlign w:val="center"/>
            <w:hideMark/>
          </w:tcPr>
          <w:p w14:paraId="131F822D" w14:textId="77777777" w:rsidR="00C90A1A" w:rsidRPr="00C90A1A" w:rsidRDefault="00C90A1A" w:rsidP="00CD3E65">
            <w:pPr>
              <w:rPr>
                <w:rFonts w:ascii="Arial" w:hAnsi="Arial" w:cs="Arial"/>
                <w:color w:val="000000"/>
                <w:sz w:val="22"/>
                <w:szCs w:val="22"/>
              </w:rPr>
            </w:pPr>
          </w:p>
        </w:tc>
        <w:tc>
          <w:tcPr>
            <w:tcW w:w="960" w:type="dxa"/>
            <w:tcBorders>
              <w:top w:val="nil"/>
              <w:left w:val="nil"/>
              <w:bottom w:val="nil"/>
              <w:right w:val="single" w:sz="4" w:space="0" w:color="auto"/>
            </w:tcBorders>
            <w:shd w:val="clear" w:color="auto" w:fill="auto"/>
            <w:noWrap/>
            <w:tcMar>
              <w:top w:w="0" w:type="dxa"/>
              <w:bottom w:w="0" w:type="dxa"/>
            </w:tcMar>
            <w:vAlign w:val="bottom"/>
            <w:hideMark/>
          </w:tcPr>
          <w:p w14:paraId="3AD1BF9B"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061</w:t>
            </w:r>
          </w:p>
        </w:tc>
        <w:tc>
          <w:tcPr>
            <w:tcW w:w="960" w:type="dxa"/>
            <w:tcBorders>
              <w:top w:val="nil"/>
              <w:left w:val="nil"/>
              <w:bottom w:val="nil"/>
              <w:right w:val="nil"/>
            </w:tcBorders>
            <w:shd w:val="clear" w:color="auto" w:fill="auto"/>
            <w:noWrap/>
            <w:tcMar>
              <w:top w:w="0" w:type="dxa"/>
              <w:bottom w:w="0" w:type="dxa"/>
            </w:tcMar>
            <w:vAlign w:val="bottom"/>
            <w:hideMark/>
          </w:tcPr>
          <w:p w14:paraId="1BB06D2F"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5A596FAD"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341E2441"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03619461"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5185FAA5"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vMerge/>
            <w:tcBorders>
              <w:top w:val="nil"/>
              <w:left w:val="nil"/>
              <w:bottom w:val="nil"/>
              <w:right w:val="nil"/>
            </w:tcBorders>
            <w:tcMar>
              <w:top w:w="0" w:type="dxa"/>
              <w:bottom w:w="0" w:type="dxa"/>
            </w:tcMar>
            <w:vAlign w:val="center"/>
            <w:hideMark/>
          </w:tcPr>
          <w:p w14:paraId="1BED68A1" w14:textId="77777777" w:rsidR="00C90A1A" w:rsidRPr="00C90A1A" w:rsidRDefault="00C90A1A" w:rsidP="00CD3E65">
            <w:pPr>
              <w:rPr>
                <w:rFonts w:ascii="Arial" w:hAnsi="Arial" w:cs="Arial"/>
                <w:color w:val="FFFFFF"/>
                <w:sz w:val="22"/>
                <w:szCs w:val="22"/>
              </w:rPr>
            </w:pPr>
          </w:p>
        </w:tc>
        <w:tc>
          <w:tcPr>
            <w:tcW w:w="960" w:type="dxa"/>
            <w:tcBorders>
              <w:top w:val="nil"/>
              <w:left w:val="nil"/>
              <w:bottom w:val="nil"/>
              <w:right w:val="nil"/>
            </w:tcBorders>
            <w:shd w:val="clear" w:color="000000" w:fill="A6A6A6"/>
            <w:noWrap/>
            <w:tcMar>
              <w:top w:w="0" w:type="dxa"/>
              <w:bottom w:w="0" w:type="dxa"/>
            </w:tcMar>
            <w:vAlign w:val="bottom"/>
            <w:hideMark/>
          </w:tcPr>
          <w:p w14:paraId="7DD3B669"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 </w:t>
            </w:r>
          </w:p>
        </w:tc>
        <w:tc>
          <w:tcPr>
            <w:tcW w:w="960" w:type="dxa"/>
            <w:tcBorders>
              <w:top w:val="nil"/>
              <w:left w:val="nil"/>
              <w:bottom w:val="nil"/>
              <w:right w:val="nil"/>
            </w:tcBorders>
            <w:shd w:val="clear" w:color="000000" w:fill="A6A6A6"/>
            <w:noWrap/>
            <w:tcMar>
              <w:top w:w="0" w:type="dxa"/>
              <w:bottom w:w="0" w:type="dxa"/>
            </w:tcMar>
            <w:vAlign w:val="bottom"/>
            <w:hideMark/>
          </w:tcPr>
          <w:p w14:paraId="3E09D6C0"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 </w:t>
            </w:r>
          </w:p>
        </w:tc>
        <w:tc>
          <w:tcPr>
            <w:tcW w:w="960" w:type="dxa"/>
            <w:vMerge/>
            <w:tcBorders>
              <w:top w:val="nil"/>
              <w:left w:val="nil"/>
              <w:bottom w:val="nil"/>
              <w:right w:val="nil"/>
            </w:tcBorders>
            <w:tcMar>
              <w:top w:w="0" w:type="dxa"/>
              <w:bottom w:w="0" w:type="dxa"/>
            </w:tcMar>
            <w:vAlign w:val="center"/>
            <w:hideMark/>
          </w:tcPr>
          <w:p w14:paraId="1A80604A" w14:textId="77777777" w:rsidR="00C90A1A" w:rsidRPr="00C90A1A" w:rsidRDefault="00C90A1A" w:rsidP="00CD3E65">
            <w:pPr>
              <w:rPr>
                <w:rFonts w:ascii="Arial" w:hAnsi="Arial" w:cs="Arial"/>
                <w:color w:val="FFFFFF"/>
                <w:sz w:val="22"/>
                <w:szCs w:val="22"/>
              </w:rPr>
            </w:pPr>
          </w:p>
        </w:tc>
        <w:tc>
          <w:tcPr>
            <w:tcW w:w="960" w:type="dxa"/>
            <w:vMerge/>
            <w:tcBorders>
              <w:top w:val="nil"/>
              <w:left w:val="nil"/>
              <w:bottom w:val="nil"/>
              <w:right w:val="nil"/>
            </w:tcBorders>
            <w:tcMar>
              <w:top w:w="0" w:type="dxa"/>
              <w:bottom w:w="0" w:type="dxa"/>
            </w:tcMar>
            <w:vAlign w:val="center"/>
            <w:hideMark/>
          </w:tcPr>
          <w:p w14:paraId="49FAB6DF" w14:textId="77777777" w:rsidR="00C90A1A" w:rsidRPr="00C90A1A" w:rsidRDefault="00C90A1A" w:rsidP="00CD3E65">
            <w:pPr>
              <w:rPr>
                <w:rFonts w:ascii="Arial" w:hAnsi="Arial" w:cs="Arial"/>
                <w:color w:val="FFFFFF"/>
                <w:sz w:val="22"/>
                <w:szCs w:val="22"/>
              </w:rPr>
            </w:pPr>
          </w:p>
        </w:tc>
        <w:tc>
          <w:tcPr>
            <w:tcW w:w="960" w:type="dxa"/>
            <w:tcBorders>
              <w:top w:val="nil"/>
              <w:left w:val="nil"/>
              <w:bottom w:val="nil"/>
              <w:right w:val="nil"/>
            </w:tcBorders>
            <w:shd w:val="clear" w:color="000000" w:fill="A6A6A6"/>
            <w:noWrap/>
            <w:tcMar>
              <w:top w:w="0" w:type="dxa"/>
              <w:bottom w:w="0" w:type="dxa"/>
            </w:tcMar>
            <w:vAlign w:val="bottom"/>
            <w:hideMark/>
          </w:tcPr>
          <w:p w14:paraId="3246677F"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 </w:t>
            </w:r>
          </w:p>
        </w:tc>
        <w:tc>
          <w:tcPr>
            <w:tcW w:w="960" w:type="dxa"/>
            <w:tcBorders>
              <w:top w:val="nil"/>
              <w:left w:val="nil"/>
              <w:bottom w:val="nil"/>
              <w:right w:val="nil"/>
            </w:tcBorders>
            <w:shd w:val="clear" w:color="000000" w:fill="A6A6A6"/>
            <w:noWrap/>
            <w:tcMar>
              <w:top w:w="0" w:type="dxa"/>
              <w:bottom w:w="0" w:type="dxa"/>
            </w:tcMar>
            <w:vAlign w:val="bottom"/>
            <w:hideMark/>
          </w:tcPr>
          <w:p w14:paraId="51FD4ED9"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 </w:t>
            </w:r>
          </w:p>
        </w:tc>
      </w:tr>
      <w:tr w:rsidR="00C90A1A" w:rsidRPr="00C90A1A" w14:paraId="3A596276" w14:textId="77777777" w:rsidTr="00C90A1A">
        <w:trPr>
          <w:jc w:val="center"/>
        </w:trPr>
        <w:tc>
          <w:tcPr>
            <w:tcW w:w="498" w:type="dxa"/>
            <w:vMerge/>
            <w:tcBorders>
              <w:top w:val="nil"/>
              <w:left w:val="nil"/>
              <w:bottom w:val="nil"/>
              <w:right w:val="nil"/>
            </w:tcBorders>
            <w:tcMar>
              <w:top w:w="0" w:type="dxa"/>
              <w:bottom w:w="0" w:type="dxa"/>
            </w:tcMar>
            <w:vAlign w:val="center"/>
            <w:hideMark/>
          </w:tcPr>
          <w:p w14:paraId="4CF0E66E" w14:textId="77777777" w:rsidR="00C90A1A" w:rsidRPr="00C90A1A" w:rsidRDefault="00C90A1A" w:rsidP="00CD3E65">
            <w:pPr>
              <w:rPr>
                <w:rFonts w:ascii="Arial" w:hAnsi="Arial" w:cs="Arial"/>
                <w:color w:val="000000"/>
                <w:sz w:val="22"/>
                <w:szCs w:val="22"/>
              </w:rPr>
            </w:pPr>
          </w:p>
        </w:tc>
        <w:tc>
          <w:tcPr>
            <w:tcW w:w="498" w:type="dxa"/>
            <w:vMerge/>
            <w:tcBorders>
              <w:top w:val="nil"/>
              <w:left w:val="nil"/>
              <w:bottom w:val="nil"/>
              <w:right w:val="nil"/>
            </w:tcBorders>
            <w:tcMar>
              <w:top w:w="0" w:type="dxa"/>
              <w:bottom w:w="0" w:type="dxa"/>
            </w:tcMar>
            <w:vAlign w:val="center"/>
            <w:hideMark/>
          </w:tcPr>
          <w:p w14:paraId="50C4E18D" w14:textId="77777777" w:rsidR="00C90A1A" w:rsidRPr="00C90A1A" w:rsidRDefault="00C90A1A" w:rsidP="00CD3E65">
            <w:pPr>
              <w:rPr>
                <w:rFonts w:ascii="Arial" w:hAnsi="Arial" w:cs="Arial"/>
                <w:color w:val="000000"/>
                <w:sz w:val="22"/>
                <w:szCs w:val="22"/>
              </w:rPr>
            </w:pPr>
          </w:p>
        </w:tc>
        <w:tc>
          <w:tcPr>
            <w:tcW w:w="960" w:type="dxa"/>
            <w:tcBorders>
              <w:top w:val="nil"/>
              <w:left w:val="nil"/>
              <w:bottom w:val="nil"/>
              <w:right w:val="single" w:sz="4" w:space="0" w:color="auto"/>
            </w:tcBorders>
            <w:shd w:val="clear" w:color="auto" w:fill="auto"/>
            <w:noWrap/>
            <w:tcMar>
              <w:top w:w="0" w:type="dxa"/>
              <w:bottom w:w="0" w:type="dxa"/>
            </w:tcMar>
            <w:vAlign w:val="bottom"/>
            <w:hideMark/>
          </w:tcPr>
          <w:p w14:paraId="2C0DC507"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671</w:t>
            </w:r>
          </w:p>
        </w:tc>
        <w:tc>
          <w:tcPr>
            <w:tcW w:w="960" w:type="dxa"/>
            <w:tcBorders>
              <w:top w:val="nil"/>
              <w:left w:val="nil"/>
              <w:bottom w:val="nil"/>
              <w:right w:val="nil"/>
            </w:tcBorders>
            <w:shd w:val="clear" w:color="auto" w:fill="auto"/>
            <w:noWrap/>
            <w:tcMar>
              <w:top w:w="0" w:type="dxa"/>
              <w:bottom w:w="0" w:type="dxa"/>
            </w:tcMar>
            <w:vAlign w:val="bottom"/>
            <w:hideMark/>
          </w:tcPr>
          <w:p w14:paraId="274C591D"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37037086"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000000" w:fill="A6A6A6"/>
            <w:noWrap/>
            <w:tcMar>
              <w:top w:w="0" w:type="dxa"/>
              <w:bottom w:w="0" w:type="dxa"/>
            </w:tcMar>
            <w:vAlign w:val="bottom"/>
            <w:hideMark/>
          </w:tcPr>
          <w:p w14:paraId="1A0086FE"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 </w:t>
            </w:r>
          </w:p>
        </w:tc>
        <w:tc>
          <w:tcPr>
            <w:tcW w:w="960" w:type="dxa"/>
            <w:tcBorders>
              <w:top w:val="nil"/>
              <w:left w:val="nil"/>
              <w:bottom w:val="nil"/>
              <w:right w:val="nil"/>
            </w:tcBorders>
            <w:shd w:val="clear" w:color="000000" w:fill="A6A6A6"/>
            <w:noWrap/>
            <w:tcMar>
              <w:top w:w="0" w:type="dxa"/>
              <w:bottom w:w="0" w:type="dxa"/>
            </w:tcMar>
            <w:vAlign w:val="bottom"/>
            <w:hideMark/>
          </w:tcPr>
          <w:p w14:paraId="21478E99"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 </w:t>
            </w:r>
          </w:p>
        </w:tc>
        <w:tc>
          <w:tcPr>
            <w:tcW w:w="960" w:type="dxa"/>
            <w:tcBorders>
              <w:top w:val="nil"/>
              <w:left w:val="nil"/>
              <w:bottom w:val="nil"/>
              <w:right w:val="nil"/>
            </w:tcBorders>
            <w:shd w:val="clear" w:color="000000" w:fill="A6A6A6"/>
            <w:noWrap/>
            <w:tcMar>
              <w:top w:w="0" w:type="dxa"/>
              <w:bottom w:w="0" w:type="dxa"/>
            </w:tcMar>
            <w:vAlign w:val="bottom"/>
            <w:hideMark/>
          </w:tcPr>
          <w:p w14:paraId="513652A1"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 </w:t>
            </w:r>
          </w:p>
        </w:tc>
        <w:tc>
          <w:tcPr>
            <w:tcW w:w="960" w:type="dxa"/>
            <w:vMerge/>
            <w:tcBorders>
              <w:top w:val="nil"/>
              <w:left w:val="nil"/>
              <w:bottom w:val="nil"/>
              <w:right w:val="nil"/>
            </w:tcBorders>
            <w:tcMar>
              <w:top w:w="0" w:type="dxa"/>
              <w:bottom w:w="0" w:type="dxa"/>
            </w:tcMar>
            <w:vAlign w:val="center"/>
            <w:hideMark/>
          </w:tcPr>
          <w:p w14:paraId="2C0CDC88" w14:textId="77777777" w:rsidR="00C90A1A" w:rsidRPr="00C90A1A" w:rsidRDefault="00C90A1A" w:rsidP="00CD3E65">
            <w:pPr>
              <w:rPr>
                <w:rFonts w:ascii="Arial" w:hAnsi="Arial" w:cs="Arial"/>
                <w:color w:val="FFFFFF"/>
                <w:sz w:val="22"/>
                <w:szCs w:val="22"/>
              </w:rPr>
            </w:pPr>
          </w:p>
        </w:tc>
        <w:tc>
          <w:tcPr>
            <w:tcW w:w="960" w:type="dxa"/>
            <w:tcBorders>
              <w:top w:val="nil"/>
              <w:left w:val="nil"/>
              <w:bottom w:val="nil"/>
              <w:right w:val="nil"/>
            </w:tcBorders>
            <w:shd w:val="clear" w:color="000000" w:fill="A6A6A6"/>
            <w:noWrap/>
            <w:tcMar>
              <w:top w:w="0" w:type="dxa"/>
              <w:bottom w:w="0" w:type="dxa"/>
            </w:tcMar>
            <w:vAlign w:val="bottom"/>
            <w:hideMark/>
          </w:tcPr>
          <w:p w14:paraId="0475126B"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 </w:t>
            </w:r>
          </w:p>
        </w:tc>
        <w:tc>
          <w:tcPr>
            <w:tcW w:w="960" w:type="dxa"/>
            <w:tcBorders>
              <w:top w:val="nil"/>
              <w:left w:val="nil"/>
              <w:bottom w:val="nil"/>
              <w:right w:val="nil"/>
            </w:tcBorders>
            <w:shd w:val="clear" w:color="000000" w:fill="A6A6A6"/>
            <w:noWrap/>
            <w:tcMar>
              <w:top w:w="0" w:type="dxa"/>
              <w:bottom w:w="0" w:type="dxa"/>
            </w:tcMar>
            <w:vAlign w:val="bottom"/>
            <w:hideMark/>
          </w:tcPr>
          <w:p w14:paraId="1A505184"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 </w:t>
            </w:r>
          </w:p>
        </w:tc>
        <w:tc>
          <w:tcPr>
            <w:tcW w:w="960" w:type="dxa"/>
            <w:vMerge/>
            <w:tcBorders>
              <w:top w:val="nil"/>
              <w:left w:val="nil"/>
              <w:bottom w:val="nil"/>
              <w:right w:val="nil"/>
            </w:tcBorders>
            <w:tcMar>
              <w:top w:w="0" w:type="dxa"/>
              <w:bottom w:w="0" w:type="dxa"/>
            </w:tcMar>
            <w:vAlign w:val="center"/>
            <w:hideMark/>
          </w:tcPr>
          <w:p w14:paraId="1653E2BD" w14:textId="77777777" w:rsidR="00C90A1A" w:rsidRPr="00C90A1A" w:rsidRDefault="00C90A1A" w:rsidP="00CD3E65">
            <w:pPr>
              <w:rPr>
                <w:rFonts w:ascii="Arial" w:hAnsi="Arial" w:cs="Arial"/>
                <w:color w:val="FFFFFF"/>
                <w:sz w:val="22"/>
                <w:szCs w:val="22"/>
              </w:rPr>
            </w:pPr>
          </w:p>
        </w:tc>
        <w:tc>
          <w:tcPr>
            <w:tcW w:w="960" w:type="dxa"/>
            <w:vMerge/>
            <w:tcBorders>
              <w:top w:val="nil"/>
              <w:left w:val="nil"/>
              <w:bottom w:val="nil"/>
              <w:right w:val="nil"/>
            </w:tcBorders>
            <w:tcMar>
              <w:top w:w="0" w:type="dxa"/>
              <w:bottom w:w="0" w:type="dxa"/>
            </w:tcMar>
            <w:vAlign w:val="center"/>
            <w:hideMark/>
          </w:tcPr>
          <w:p w14:paraId="2B2E1F77" w14:textId="77777777" w:rsidR="00C90A1A" w:rsidRPr="00C90A1A" w:rsidRDefault="00C90A1A" w:rsidP="00CD3E65">
            <w:pPr>
              <w:rPr>
                <w:rFonts w:ascii="Arial" w:hAnsi="Arial" w:cs="Arial"/>
                <w:color w:val="FFFFFF"/>
                <w:sz w:val="22"/>
                <w:szCs w:val="22"/>
              </w:rPr>
            </w:pPr>
          </w:p>
        </w:tc>
        <w:tc>
          <w:tcPr>
            <w:tcW w:w="960" w:type="dxa"/>
            <w:tcBorders>
              <w:top w:val="nil"/>
              <w:left w:val="nil"/>
              <w:bottom w:val="nil"/>
              <w:right w:val="nil"/>
            </w:tcBorders>
            <w:shd w:val="clear" w:color="000000" w:fill="A6A6A6"/>
            <w:noWrap/>
            <w:tcMar>
              <w:top w:w="0" w:type="dxa"/>
              <w:bottom w:w="0" w:type="dxa"/>
            </w:tcMar>
            <w:vAlign w:val="bottom"/>
            <w:hideMark/>
          </w:tcPr>
          <w:p w14:paraId="2379D18D"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 </w:t>
            </w:r>
          </w:p>
        </w:tc>
        <w:tc>
          <w:tcPr>
            <w:tcW w:w="960" w:type="dxa"/>
            <w:tcBorders>
              <w:top w:val="nil"/>
              <w:left w:val="nil"/>
              <w:bottom w:val="nil"/>
              <w:right w:val="nil"/>
            </w:tcBorders>
            <w:shd w:val="clear" w:color="000000" w:fill="A6A6A6"/>
            <w:noWrap/>
            <w:tcMar>
              <w:top w:w="0" w:type="dxa"/>
              <w:bottom w:w="0" w:type="dxa"/>
            </w:tcMar>
            <w:vAlign w:val="bottom"/>
            <w:hideMark/>
          </w:tcPr>
          <w:p w14:paraId="1368E657"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 </w:t>
            </w:r>
          </w:p>
        </w:tc>
      </w:tr>
      <w:tr w:rsidR="00C90A1A" w:rsidRPr="00C90A1A" w14:paraId="6645D2BA" w14:textId="77777777" w:rsidTr="00C90A1A">
        <w:trPr>
          <w:jc w:val="center"/>
        </w:trPr>
        <w:tc>
          <w:tcPr>
            <w:tcW w:w="498" w:type="dxa"/>
            <w:vMerge/>
            <w:tcBorders>
              <w:top w:val="nil"/>
              <w:left w:val="nil"/>
              <w:bottom w:val="nil"/>
              <w:right w:val="nil"/>
            </w:tcBorders>
            <w:tcMar>
              <w:top w:w="0" w:type="dxa"/>
              <w:bottom w:w="0" w:type="dxa"/>
            </w:tcMar>
            <w:vAlign w:val="center"/>
            <w:hideMark/>
          </w:tcPr>
          <w:p w14:paraId="12230DF4" w14:textId="77777777" w:rsidR="00C90A1A" w:rsidRPr="00C90A1A" w:rsidRDefault="00C90A1A" w:rsidP="00CD3E65">
            <w:pPr>
              <w:rPr>
                <w:rFonts w:ascii="Arial" w:hAnsi="Arial" w:cs="Arial"/>
                <w:color w:val="000000"/>
                <w:sz w:val="22"/>
                <w:szCs w:val="22"/>
              </w:rPr>
            </w:pPr>
          </w:p>
        </w:tc>
        <w:tc>
          <w:tcPr>
            <w:tcW w:w="498" w:type="dxa"/>
            <w:vMerge/>
            <w:tcBorders>
              <w:top w:val="nil"/>
              <w:left w:val="nil"/>
              <w:bottom w:val="nil"/>
              <w:right w:val="nil"/>
            </w:tcBorders>
            <w:tcMar>
              <w:top w:w="0" w:type="dxa"/>
              <w:bottom w:w="0" w:type="dxa"/>
            </w:tcMar>
            <w:vAlign w:val="center"/>
            <w:hideMark/>
          </w:tcPr>
          <w:p w14:paraId="65DB0F3F" w14:textId="77777777" w:rsidR="00C90A1A" w:rsidRPr="00C90A1A" w:rsidRDefault="00C90A1A" w:rsidP="00CD3E65">
            <w:pPr>
              <w:rPr>
                <w:rFonts w:ascii="Arial" w:hAnsi="Arial" w:cs="Arial"/>
                <w:color w:val="000000"/>
                <w:sz w:val="22"/>
                <w:szCs w:val="22"/>
              </w:rPr>
            </w:pPr>
          </w:p>
        </w:tc>
        <w:tc>
          <w:tcPr>
            <w:tcW w:w="960" w:type="dxa"/>
            <w:tcBorders>
              <w:top w:val="nil"/>
              <w:left w:val="nil"/>
              <w:bottom w:val="nil"/>
              <w:right w:val="single" w:sz="4" w:space="0" w:color="auto"/>
            </w:tcBorders>
            <w:shd w:val="clear" w:color="auto" w:fill="auto"/>
            <w:noWrap/>
            <w:tcMar>
              <w:top w:w="0" w:type="dxa"/>
              <w:bottom w:w="0" w:type="dxa"/>
            </w:tcMar>
            <w:vAlign w:val="bottom"/>
            <w:hideMark/>
          </w:tcPr>
          <w:p w14:paraId="1FE4DA47"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681</w:t>
            </w:r>
          </w:p>
        </w:tc>
        <w:tc>
          <w:tcPr>
            <w:tcW w:w="960" w:type="dxa"/>
            <w:tcBorders>
              <w:top w:val="nil"/>
              <w:left w:val="nil"/>
              <w:bottom w:val="nil"/>
              <w:right w:val="nil"/>
            </w:tcBorders>
            <w:shd w:val="clear" w:color="auto" w:fill="auto"/>
            <w:noWrap/>
            <w:tcMar>
              <w:top w:w="0" w:type="dxa"/>
              <w:bottom w:w="0" w:type="dxa"/>
            </w:tcMar>
            <w:vAlign w:val="bottom"/>
            <w:hideMark/>
          </w:tcPr>
          <w:p w14:paraId="299688F8"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0F116E42"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2ABF9D7D"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14099124"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4E11C58E"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vMerge/>
            <w:tcBorders>
              <w:top w:val="nil"/>
              <w:left w:val="nil"/>
              <w:bottom w:val="nil"/>
              <w:right w:val="nil"/>
            </w:tcBorders>
            <w:tcMar>
              <w:top w:w="0" w:type="dxa"/>
              <w:bottom w:w="0" w:type="dxa"/>
            </w:tcMar>
            <w:vAlign w:val="center"/>
            <w:hideMark/>
          </w:tcPr>
          <w:p w14:paraId="1AD4AA43" w14:textId="77777777" w:rsidR="00C90A1A" w:rsidRPr="00C90A1A" w:rsidRDefault="00C90A1A" w:rsidP="00CD3E65">
            <w:pPr>
              <w:rPr>
                <w:rFonts w:ascii="Arial" w:hAnsi="Arial" w:cs="Arial"/>
                <w:color w:val="FFFFFF"/>
                <w:sz w:val="22"/>
                <w:szCs w:val="22"/>
              </w:rPr>
            </w:pPr>
          </w:p>
        </w:tc>
        <w:tc>
          <w:tcPr>
            <w:tcW w:w="960" w:type="dxa"/>
            <w:tcBorders>
              <w:top w:val="nil"/>
              <w:left w:val="nil"/>
              <w:bottom w:val="nil"/>
              <w:right w:val="nil"/>
            </w:tcBorders>
            <w:shd w:val="clear" w:color="auto" w:fill="auto"/>
            <w:noWrap/>
            <w:tcMar>
              <w:top w:w="0" w:type="dxa"/>
              <w:bottom w:w="0" w:type="dxa"/>
            </w:tcMar>
            <w:vAlign w:val="bottom"/>
            <w:hideMark/>
          </w:tcPr>
          <w:p w14:paraId="6B947F5D"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3AE70760"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vMerge/>
            <w:tcBorders>
              <w:top w:val="nil"/>
              <w:left w:val="nil"/>
              <w:bottom w:val="nil"/>
              <w:right w:val="nil"/>
            </w:tcBorders>
            <w:tcMar>
              <w:top w:w="0" w:type="dxa"/>
              <w:bottom w:w="0" w:type="dxa"/>
            </w:tcMar>
            <w:vAlign w:val="center"/>
            <w:hideMark/>
          </w:tcPr>
          <w:p w14:paraId="4C12B9A1" w14:textId="77777777" w:rsidR="00C90A1A" w:rsidRPr="00C90A1A" w:rsidRDefault="00C90A1A" w:rsidP="00CD3E65">
            <w:pPr>
              <w:rPr>
                <w:rFonts w:ascii="Arial" w:hAnsi="Arial" w:cs="Arial"/>
                <w:color w:val="FFFFFF"/>
                <w:sz w:val="22"/>
                <w:szCs w:val="22"/>
              </w:rPr>
            </w:pPr>
          </w:p>
        </w:tc>
        <w:tc>
          <w:tcPr>
            <w:tcW w:w="960" w:type="dxa"/>
            <w:vMerge/>
            <w:tcBorders>
              <w:top w:val="nil"/>
              <w:left w:val="nil"/>
              <w:bottom w:val="nil"/>
              <w:right w:val="nil"/>
            </w:tcBorders>
            <w:tcMar>
              <w:top w:w="0" w:type="dxa"/>
              <w:bottom w:w="0" w:type="dxa"/>
            </w:tcMar>
            <w:vAlign w:val="center"/>
            <w:hideMark/>
          </w:tcPr>
          <w:p w14:paraId="05682178" w14:textId="77777777" w:rsidR="00C90A1A" w:rsidRPr="00C90A1A" w:rsidRDefault="00C90A1A" w:rsidP="00CD3E65">
            <w:pPr>
              <w:rPr>
                <w:rFonts w:ascii="Arial" w:hAnsi="Arial" w:cs="Arial"/>
                <w:color w:val="FFFFFF"/>
                <w:sz w:val="22"/>
                <w:szCs w:val="22"/>
              </w:rPr>
            </w:pPr>
          </w:p>
        </w:tc>
        <w:tc>
          <w:tcPr>
            <w:tcW w:w="960" w:type="dxa"/>
            <w:tcBorders>
              <w:top w:val="nil"/>
              <w:left w:val="nil"/>
              <w:bottom w:val="nil"/>
              <w:right w:val="nil"/>
            </w:tcBorders>
            <w:shd w:val="clear" w:color="000000" w:fill="A6A6A6"/>
            <w:noWrap/>
            <w:tcMar>
              <w:top w:w="0" w:type="dxa"/>
              <w:bottom w:w="0" w:type="dxa"/>
            </w:tcMar>
            <w:vAlign w:val="bottom"/>
            <w:hideMark/>
          </w:tcPr>
          <w:p w14:paraId="06D8B31E"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 </w:t>
            </w:r>
          </w:p>
        </w:tc>
        <w:tc>
          <w:tcPr>
            <w:tcW w:w="960" w:type="dxa"/>
            <w:tcBorders>
              <w:top w:val="nil"/>
              <w:left w:val="nil"/>
              <w:bottom w:val="nil"/>
              <w:right w:val="nil"/>
            </w:tcBorders>
            <w:shd w:val="clear" w:color="000000" w:fill="A6A6A6"/>
            <w:noWrap/>
            <w:tcMar>
              <w:top w:w="0" w:type="dxa"/>
              <w:bottom w:w="0" w:type="dxa"/>
            </w:tcMar>
            <w:vAlign w:val="bottom"/>
            <w:hideMark/>
          </w:tcPr>
          <w:p w14:paraId="425C340E"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 </w:t>
            </w:r>
          </w:p>
        </w:tc>
      </w:tr>
      <w:tr w:rsidR="00C90A1A" w:rsidRPr="00C90A1A" w14:paraId="3E87747B" w14:textId="77777777" w:rsidTr="00C90A1A">
        <w:trPr>
          <w:jc w:val="center"/>
        </w:trPr>
        <w:tc>
          <w:tcPr>
            <w:tcW w:w="498" w:type="dxa"/>
            <w:vMerge/>
            <w:tcBorders>
              <w:top w:val="nil"/>
              <w:left w:val="nil"/>
              <w:bottom w:val="nil"/>
              <w:right w:val="nil"/>
            </w:tcBorders>
            <w:tcMar>
              <w:top w:w="0" w:type="dxa"/>
              <w:bottom w:w="0" w:type="dxa"/>
            </w:tcMar>
            <w:vAlign w:val="center"/>
            <w:hideMark/>
          </w:tcPr>
          <w:p w14:paraId="1FB21B04" w14:textId="77777777" w:rsidR="00C90A1A" w:rsidRPr="00C90A1A" w:rsidRDefault="00C90A1A" w:rsidP="00CD3E65">
            <w:pPr>
              <w:rPr>
                <w:rFonts w:ascii="Arial" w:hAnsi="Arial" w:cs="Arial"/>
                <w:color w:val="000000"/>
                <w:sz w:val="22"/>
                <w:szCs w:val="22"/>
              </w:rPr>
            </w:pPr>
          </w:p>
        </w:tc>
        <w:tc>
          <w:tcPr>
            <w:tcW w:w="498" w:type="dxa"/>
            <w:vMerge/>
            <w:tcBorders>
              <w:top w:val="nil"/>
              <w:left w:val="nil"/>
              <w:bottom w:val="nil"/>
              <w:right w:val="nil"/>
            </w:tcBorders>
            <w:tcMar>
              <w:top w:w="0" w:type="dxa"/>
              <w:bottom w:w="0" w:type="dxa"/>
            </w:tcMar>
            <w:vAlign w:val="center"/>
            <w:hideMark/>
          </w:tcPr>
          <w:p w14:paraId="0EC31C15" w14:textId="77777777" w:rsidR="00C90A1A" w:rsidRPr="00C90A1A" w:rsidRDefault="00C90A1A" w:rsidP="00CD3E65">
            <w:pPr>
              <w:rPr>
                <w:rFonts w:ascii="Arial" w:hAnsi="Arial" w:cs="Arial"/>
                <w:color w:val="000000"/>
                <w:sz w:val="22"/>
                <w:szCs w:val="22"/>
              </w:rPr>
            </w:pPr>
          </w:p>
        </w:tc>
        <w:tc>
          <w:tcPr>
            <w:tcW w:w="960" w:type="dxa"/>
            <w:tcBorders>
              <w:top w:val="nil"/>
              <w:left w:val="nil"/>
              <w:bottom w:val="nil"/>
              <w:right w:val="single" w:sz="4" w:space="0" w:color="auto"/>
            </w:tcBorders>
            <w:shd w:val="clear" w:color="auto" w:fill="auto"/>
            <w:noWrap/>
            <w:tcMar>
              <w:top w:w="0" w:type="dxa"/>
              <w:bottom w:w="0" w:type="dxa"/>
            </w:tcMar>
            <w:vAlign w:val="bottom"/>
            <w:hideMark/>
          </w:tcPr>
          <w:p w14:paraId="6E190ADF"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691</w:t>
            </w:r>
          </w:p>
        </w:tc>
        <w:tc>
          <w:tcPr>
            <w:tcW w:w="960" w:type="dxa"/>
            <w:tcBorders>
              <w:top w:val="nil"/>
              <w:left w:val="nil"/>
              <w:bottom w:val="nil"/>
              <w:right w:val="nil"/>
            </w:tcBorders>
            <w:shd w:val="clear" w:color="auto" w:fill="auto"/>
            <w:noWrap/>
            <w:tcMar>
              <w:top w:w="0" w:type="dxa"/>
              <w:bottom w:w="0" w:type="dxa"/>
            </w:tcMar>
            <w:vAlign w:val="bottom"/>
            <w:hideMark/>
          </w:tcPr>
          <w:p w14:paraId="51C30486"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419157BB" w14:textId="77777777" w:rsidR="00C90A1A" w:rsidRPr="00C90A1A" w:rsidRDefault="00C90A1A" w:rsidP="00CD3E65">
            <w:pPr>
              <w:rPr>
                <w:rFonts w:ascii="Arial" w:hAnsi="Arial" w:cs="Arial"/>
                <w:color w:val="000000"/>
                <w:sz w:val="22"/>
                <w:szCs w:val="22"/>
              </w:rPr>
            </w:pPr>
          </w:p>
        </w:tc>
        <w:tc>
          <w:tcPr>
            <w:tcW w:w="960" w:type="dxa"/>
            <w:tcBorders>
              <w:top w:val="nil"/>
              <w:left w:val="nil"/>
              <w:bottom w:val="nil"/>
              <w:right w:val="nil"/>
            </w:tcBorders>
            <w:shd w:val="clear" w:color="auto" w:fill="auto"/>
            <w:noWrap/>
            <w:tcMar>
              <w:top w:w="0" w:type="dxa"/>
              <w:bottom w:w="0" w:type="dxa"/>
            </w:tcMar>
            <w:vAlign w:val="bottom"/>
            <w:hideMark/>
          </w:tcPr>
          <w:p w14:paraId="7FDF6C9C" w14:textId="77777777" w:rsidR="00C90A1A" w:rsidRPr="00C90A1A" w:rsidRDefault="00C90A1A" w:rsidP="00CD3E65">
            <w:pPr>
              <w:rPr>
                <w:rFonts w:ascii="Arial" w:hAnsi="Arial" w:cs="Arial"/>
                <w:color w:val="000000"/>
                <w:sz w:val="22"/>
                <w:szCs w:val="22"/>
              </w:rPr>
            </w:pPr>
          </w:p>
        </w:tc>
        <w:tc>
          <w:tcPr>
            <w:tcW w:w="960" w:type="dxa"/>
            <w:tcBorders>
              <w:top w:val="nil"/>
              <w:left w:val="nil"/>
              <w:bottom w:val="nil"/>
              <w:right w:val="nil"/>
            </w:tcBorders>
            <w:shd w:val="clear" w:color="auto" w:fill="auto"/>
            <w:noWrap/>
            <w:tcMar>
              <w:top w:w="0" w:type="dxa"/>
              <w:bottom w:w="0" w:type="dxa"/>
            </w:tcMar>
            <w:vAlign w:val="bottom"/>
            <w:hideMark/>
          </w:tcPr>
          <w:p w14:paraId="3956880B" w14:textId="77777777" w:rsidR="00C90A1A" w:rsidRPr="00C90A1A" w:rsidRDefault="00C90A1A" w:rsidP="00CD3E65">
            <w:pPr>
              <w:rPr>
                <w:rFonts w:ascii="Arial" w:hAnsi="Arial" w:cs="Arial"/>
                <w:color w:val="000000"/>
                <w:sz w:val="22"/>
                <w:szCs w:val="22"/>
              </w:rPr>
            </w:pPr>
          </w:p>
        </w:tc>
        <w:tc>
          <w:tcPr>
            <w:tcW w:w="960" w:type="dxa"/>
            <w:tcBorders>
              <w:top w:val="nil"/>
              <w:left w:val="nil"/>
              <w:bottom w:val="nil"/>
              <w:right w:val="nil"/>
            </w:tcBorders>
            <w:shd w:val="clear" w:color="auto" w:fill="auto"/>
            <w:noWrap/>
            <w:tcMar>
              <w:top w:w="0" w:type="dxa"/>
              <w:bottom w:w="0" w:type="dxa"/>
            </w:tcMar>
            <w:vAlign w:val="bottom"/>
            <w:hideMark/>
          </w:tcPr>
          <w:p w14:paraId="47ADF313" w14:textId="77777777" w:rsidR="00C90A1A" w:rsidRPr="00C90A1A" w:rsidRDefault="00C90A1A" w:rsidP="00CD3E65">
            <w:pPr>
              <w:rPr>
                <w:rFonts w:ascii="Arial" w:hAnsi="Arial" w:cs="Arial"/>
                <w:color w:val="000000"/>
                <w:sz w:val="22"/>
                <w:szCs w:val="22"/>
              </w:rPr>
            </w:pPr>
          </w:p>
        </w:tc>
        <w:tc>
          <w:tcPr>
            <w:tcW w:w="960" w:type="dxa"/>
            <w:vMerge/>
            <w:tcBorders>
              <w:top w:val="nil"/>
              <w:left w:val="nil"/>
              <w:bottom w:val="nil"/>
              <w:right w:val="nil"/>
            </w:tcBorders>
            <w:tcMar>
              <w:top w:w="0" w:type="dxa"/>
              <w:bottom w:w="0" w:type="dxa"/>
            </w:tcMar>
            <w:vAlign w:val="center"/>
            <w:hideMark/>
          </w:tcPr>
          <w:p w14:paraId="7752FB03" w14:textId="77777777" w:rsidR="00C90A1A" w:rsidRPr="00C90A1A" w:rsidRDefault="00C90A1A" w:rsidP="00CD3E65">
            <w:pPr>
              <w:rPr>
                <w:rFonts w:ascii="Arial" w:hAnsi="Arial" w:cs="Arial"/>
                <w:color w:val="FFFFFF"/>
                <w:sz w:val="22"/>
                <w:szCs w:val="22"/>
              </w:rPr>
            </w:pPr>
          </w:p>
        </w:tc>
        <w:tc>
          <w:tcPr>
            <w:tcW w:w="960" w:type="dxa"/>
            <w:tcBorders>
              <w:top w:val="nil"/>
              <w:left w:val="nil"/>
              <w:bottom w:val="nil"/>
              <w:right w:val="nil"/>
            </w:tcBorders>
            <w:shd w:val="clear" w:color="auto" w:fill="auto"/>
            <w:noWrap/>
            <w:tcMar>
              <w:top w:w="0" w:type="dxa"/>
              <w:bottom w:w="0" w:type="dxa"/>
            </w:tcMar>
            <w:vAlign w:val="bottom"/>
            <w:hideMark/>
          </w:tcPr>
          <w:p w14:paraId="45749D7F" w14:textId="77777777" w:rsidR="00C90A1A" w:rsidRPr="00C90A1A" w:rsidRDefault="00C90A1A" w:rsidP="00CD3E65">
            <w:pPr>
              <w:rPr>
                <w:rFonts w:ascii="Arial" w:hAnsi="Arial" w:cs="Arial"/>
                <w:color w:val="000000"/>
                <w:sz w:val="22"/>
                <w:szCs w:val="22"/>
              </w:rPr>
            </w:pPr>
          </w:p>
        </w:tc>
        <w:tc>
          <w:tcPr>
            <w:tcW w:w="960" w:type="dxa"/>
            <w:tcBorders>
              <w:top w:val="nil"/>
              <w:left w:val="nil"/>
              <w:bottom w:val="nil"/>
              <w:right w:val="nil"/>
            </w:tcBorders>
            <w:shd w:val="clear" w:color="auto" w:fill="auto"/>
            <w:noWrap/>
            <w:tcMar>
              <w:top w:w="0" w:type="dxa"/>
              <w:bottom w:w="0" w:type="dxa"/>
            </w:tcMar>
            <w:vAlign w:val="bottom"/>
            <w:hideMark/>
          </w:tcPr>
          <w:p w14:paraId="25CAF146" w14:textId="77777777" w:rsidR="00C90A1A" w:rsidRPr="00C90A1A" w:rsidRDefault="00C90A1A" w:rsidP="00CD3E65">
            <w:pPr>
              <w:rPr>
                <w:rFonts w:ascii="Arial" w:hAnsi="Arial" w:cs="Arial"/>
                <w:color w:val="000000"/>
                <w:sz w:val="22"/>
                <w:szCs w:val="22"/>
              </w:rPr>
            </w:pPr>
          </w:p>
        </w:tc>
        <w:tc>
          <w:tcPr>
            <w:tcW w:w="960" w:type="dxa"/>
            <w:vMerge/>
            <w:tcBorders>
              <w:top w:val="nil"/>
              <w:left w:val="nil"/>
              <w:bottom w:val="nil"/>
              <w:right w:val="nil"/>
            </w:tcBorders>
            <w:tcMar>
              <w:top w:w="0" w:type="dxa"/>
              <w:bottom w:w="0" w:type="dxa"/>
            </w:tcMar>
            <w:vAlign w:val="center"/>
            <w:hideMark/>
          </w:tcPr>
          <w:p w14:paraId="7596BFA0" w14:textId="77777777" w:rsidR="00C90A1A" w:rsidRPr="00C90A1A" w:rsidRDefault="00C90A1A" w:rsidP="00CD3E65">
            <w:pPr>
              <w:rPr>
                <w:rFonts w:ascii="Arial" w:hAnsi="Arial" w:cs="Arial"/>
                <w:color w:val="FFFFFF"/>
                <w:sz w:val="22"/>
                <w:szCs w:val="22"/>
              </w:rPr>
            </w:pPr>
          </w:p>
        </w:tc>
        <w:tc>
          <w:tcPr>
            <w:tcW w:w="960" w:type="dxa"/>
            <w:vMerge/>
            <w:tcBorders>
              <w:top w:val="nil"/>
              <w:left w:val="nil"/>
              <w:bottom w:val="nil"/>
              <w:right w:val="nil"/>
            </w:tcBorders>
            <w:tcMar>
              <w:top w:w="0" w:type="dxa"/>
              <w:bottom w:w="0" w:type="dxa"/>
            </w:tcMar>
            <w:vAlign w:val="center"/>
            <w:hideMark/>
          </w:tcPr>
          <w:p w14:paraId="33425BFB" w14:textId="77777777" w:rsidR="00C90A1A" w:rsidRPr="00C90A1A" w:rsidRDefault="00C90A1A" w:rsidP="00CD3E65">
            <w:pPr>
              <w:rPr>
                <w:rFonts w:ascii="Arial" w:hAnsi="Arial" w:cs="Arial"/>
                <w:color w:val="FFFFFF"/>
                <w:sz w:val="22"/>
                <w:szCs w:val="22"/>
              </w:rPr>
            </w:pPr>
          </w:p>
        </w:tc>
        <w:tc>
          <w:tcPr>
            <w:tcW w:w="960" w:type="dxa"/>
            <w:tcBorders>
              <w:top w:val="nil"/>
              <w:left w:val="nil"/>
              <w:bottom w:val="nil"/>
              <w:right w:val="nil"/>
            </w:tcBorders>
            <w:shd w:val="clear" w:color="auto" w:fill="auto"/>
            <w:noWrap/>
            <w:tcMar>
              <w:top w:w="0" w:type="dxa"/>
              <w:bottom w:w="0" w:type="dxa"/>
            </w:tcMar>
            <w:vAlign w:val="bottom"/>
            <w:hideMark/>
          </w:tcPr>
          <w:p w14:paraId="13CF7398" w14:textId="77777777" w:rsidR="00C90A1A" w:rsidRPr="00C90A1A" w:rsidRDefault="00C90A1A" w:rsidP="00CD3E65">
            <w:pPr>
              <w:rPr>
                <w:rFonts w:ascii="Arial" w:hAnsi="Arial" w:cs="Arial"/>
                <w:color w:val="000000"/>
                <w:sz w:val="22"/>
                <w:szCs w:val="22"/>
              </w:rPr>
            </w:pPr>
          </w:p>
        </w:tc>
        <w:tc>
          <w:tcPr>
            <w:tcW w:w="960" w:type="dxa"/>
            <w:tcBorders>
              <w:top w:val="nil"/>
              <w:left w:val="nil"/>
              <w:bottom w:val="nil"/>
              <w:right w:val="nil"/>
            </w:tcBorders>
            <w:shd w:val="clear" w:color="auto" w:fill="auto"/>
            <w:noWrap/>
            <w:tcMar>
              <w:top w:w="0" w:type="dxa"/>
              <w:bottom w:w="0" w:type="dxa"/>
            </w:tcMar>
            <w:vAlign w:val="bottom"/>
            <w:hideMark/>
          </w:tcPr>
          <w:p w14:paraId="189245AB" w14:textId="77777777" w:rsidR="00C90A1A" w:rsidRPr="00C90A1A" w:rsidRDefault="00C90A1A" w:rsidP="00CD3E65">
            <w:pPr>
              <w:rPr>
                <w:rFonts w:ascii="Arial" w:hAnsi="Arial" w:cs="Arial"/>
                <w:color w:val="000000"/>
                <w:sz w:val="22"/>
                <w:szCs w:val="22"/>
              </w:rPr>
            </w:pPr>
          </w:p>
        </w:tc>
      </w:tr>
      <w:tr w:rsidR="00C90A1A" w:rsidRPr="00C90A1A" w14:paraId="400A83E7" w14:textId="77777777" w:rsidTr="00C90A1A">
        <w:trPr>
          <w:jc w:val="center"/>
        </w:trPr>
        <w:tc>
          <w:tcPr>
            <w:tcW w:w="498" w:type="dxa"/>
            <w:vMerge/>
            <w:tcBorders>
              <w:top w:val="nil"/>
              <w:left w:val="nil"/>
              <w:bottom w:val="nil"/>
              <w:right w:val="nil"/>
            </w:tcBorders>
            <w:tcMar>
              <w:top w:w="0" w:type="dxa"/>
              <w:bottom w:w="0" w:type="dxa"/>
            </w:tcMar>
            <w:vAlign w:val="center"/>
            <w:hideMark/>
          </w:tcPr>
          <w:p w14:paraId="6D8C77D6" w14:textId="77777777" w:rsidR="00C90A1A" w:rsidRPr="00C90A1A" w:rsidRDefault="00C90A1A" w:rsidP="00CD3E65">
            <w:pPr>
              <w:rPr>
                <w:rFonts w:ascii="Arial" w:hAnsi="Arial" w:cs="Arial"/>
                <w:color w:val="000000"/>
                <w:sz w:val="22"/>
                <w:szCs w:val="22"/>
              </w:rPr>
            </w:pPr>
          </w:p>
        </w:tc>
        <w:tc>
          <w:tcPr>
            <w:tcW w:w="498" w:type="dxa"/>
            <w:vMerge/>
            <w:tcBorders>
              <w:top w:val="nil"/>
              <w:left w:val="nil"/>
              <w:bottom w:val="nil"/>
              <w:right w:val="nil"/>
            </w:tcBorders>
            <w:tcMar>
              <w:top w:w="0" w:type="dxa"/>
              <w:bottom w:w="0" w:type="dxa"/>
            </w:tcMar>
            <w:vAlign w:val="center"/>
            <w:hideMark/>
          </w:tcPr>
          <w:p w14:paraId="40DE2ED3" w14:textId="77777777" w:rsidR="00C90A1A" w:rsidRPr="00C90A1A" w:rsidRDefault="00C90A1A" w:rsidP="00CD3E65">
            <w:pPr>
              <w:rPr>
                <w:rFonts w:ascii="Arial" w:hAnsi="Arial" w:cs="Arial"/>
                <w:color w:val="000000"/>
                <w:sz w:val="22"/>
                <w:szCs w:val="22"/>
              </w:rPr>
            </w:pPr>
          </w:p>
        </w:tc>
        <w:tc>
          <w:tcPr>
            <w:tcW w:w="960" w:type="dxa"/>
            <w:tcBorders>
              <w:top w:val="nil"/>
              <w:left w:val="nil"/>
              <w:bottom w:val="nil"/>
              <w:right w:val="single" w:sz="4" w:space="0" w:color="auto"/>
            </w:tcBorders>
            <w:shd w:val="clear" w:color="auto" w:fill="auto"/>
            <w:noWrap/>
            <w:tcMar>
              <w:top w:w="0" w:type="dxa"/>
              <w:bottom w:w="0" w:type="dxa"/>
            </w:tcMar>
            <w:vAlign w:val="bottom"/>
            <w:hideMark/>
          </w:tcPr>
          <w:p w14:paraId="26B725A7"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761</w:t>
            </w:r>
          </w:p>
        </w:tc>
        <w:tc>
          <w:tcPr>
            <w:tcW w:w="960" w:type="dxa"/>
            <w:tcBorders>
              <w:top w:val="nil"/>
              <w:left w:val="nil"/>
              <w:bottom w:val="nil"/>
              <w:right w:val="nil"/>
            </w:tcBorders>
            <w:shd w:val="clear" w:color="auto" w:fill="auto"/>
            <w:noWrap/>
            <w:tcMar>
              <w:top w:w="0" w:type="dxa"/>
              <w:bottom w:w="0" w:type="dxa"/>
            </w:tcMar>
            <w:vAlign w:val="bottom"/>
            <w:hideMark/>
          </w:tcPr>
          <w:p w14:paraId="5B2C38B4"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4A8844B4"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68C09C22" w14:textId="77777777" w:rsidR="00C90A1A" w:rsidRPr="00C90A1A" w:rsidRDefault="00C90A1A" w:rsidP="00CD3E65">
            <w:pPr>
              <w:rPr>
                <w:rFonts w:ascii="Arial" w:hAnsi="Arial" w:cs="Arial"/>
                <w:color w:val="000000"/>
                <w:sz w:val="22"/>
                <w:szCs w:val="22"/>
              </w:rPr>
            </w:pPr>
          </w:p>
        </w:tc>
        <w:tc>
          <w:tcPr>
            <w:tcW w:w="960" w:type="dxa"/>
            <w:tcBorders>
              <w:top w:val="nil"/>
              <w:left w:val="nil"/>
              <w:bottom w:val="nil"/>
              <w:right w:val="nil"/>
            </w:tcBorders>
            <w:shd w:val="clear" w:color="auto" w:fill="auto"/>
            <w:noWrap/>
            <w:tcMar>
              <w:top w:w="0" w:type="dxa"/>
              <w:bottom w:w="0" w:type="dxa"/>
            </w:tcMar>
            <w:vAlign w:val="bottom"/>
            <w:hideMark/>
          </w:tcPr>
          <w:p w14:paraId="4032B006" w14:textId="77777777" w:rsidR="00C90A1A" w:rsidRPr="00C90A1A" w:rsidRDefault="00C90A1A" w:rsidP="00CD3E65">
            <w:pPr>
              <w:rPr>
                <w:rFonts w:ascii="Arial" w:hAnsi="Arial" w:cs="Arial"/>
                <w:color w:val="000000"/>
                <w:sz w:val="22"/>
                <w:szCs w:val="22"/>
              </w:rPr>
            </w:pPr>
          </w:p>
        </w:tc>
        <w:tc>
          <w:tcPr>
            <w:tcW w:w="960" w:type="dxa"/>
            <w:tcBorders>
              <w:top w:val="nil"/>
              <w:left w:val="nil"/>
              <w:bottom w:val="nil"/>
              <w:right w:val="nil"/>
            </w:tcBorders>
            <w:shd w:val="clear" w:color="auto" w:fill="auto"/>
            <w:noWrap/>
            <w:tcMar>
              <w:top w:w="0" w:type="dxa"/>
              <w:bottom w:w="0" w:type="dxa"/>
            </w:tcMar>
            <w:vAlign w:val="bottom"/>
            <w:hideMark/>
          </w:tcPr>
          <w:p w14:paraId="7397B0B1" w14:textId="77777777" w:rsidR="00C90A1A" w:rsidRPr="00C90A1A" w:rsidRDefault="00C90A1A" w:rsidP="00CD3E65">
            <w:pPr>
              <w:rPr>
                <w:rFonts w:ascii="Arial" w:hAnsi="Arial" w:cs="Arial"/>
                <w:color w:val="000000"/>
                <w:sz w:val="22"/>
                <w:szCs w:val="22"/>
              </w:rPr>
            </w:pPr>
          </w:p>
        </w:tc>
        <w:tc>
          <w:tcPr>
            <w:tcW w:w="960" w:type="dxa"/>
            <w:vMerge/>
            <w:tcBorders>
              <w:top w:val="nil"/>
              <w:left w:val="nil"/>
              <w:bottom w:val="nil"/>
              <w:right w:val="nil"/>
            </w:tcBorders>
            <w:tcMar>
              <w:top w:w="0" w:type="dxa"/>
              <w:bottom w:w="0" w:type="dxa"/>
            </w:tcMar>
            <w:vAlign w:val="center"/>
            <w:hideMark/>
          </w:tcPr>
          <w:p w14:paraId="1D626054" w14:textId="77777777" w:rsidR="00C90A1A" w:rsidRPr="00C90A1A" w:rsidRDefault="00C90A1A" w:rsidP="00CD3E65">
            <w:pPr>
              <w:rPr>
                <w:rFonts w:ascii="Arial" w:hAnsi="Arial" w:cs="Arial"/>
                <w:color w:val="FFFFFF"/>
                <w:sz w:val="22"/>
                <w:szCs w:val="22"/>
              </w:rPr>
            </w:pPr>
          </w:p>
        </w:tc>
        <w:tc>
          <w:tcPr>
            <w:tcW w:w="960" w:type="dxa"/>
            <w:tcBorders>
              <w:top w:val="nil"/>
              <w:left w:val="nil"/>
              <w:bottom w:val="nil"/>
              <w:right w:val="nil"/>
            </w:tcBorders>
            <w:shd w:val="clear" w:color="auto" w:fill="auto"/>
            <w:noWrap/>
            <w:tcMar>
              <w:top w:w="0" w:type="dxa"/>
              <w:bottom w:w="0" w:type="dxa"/>
            </w:tcMar>
            <w:vAlign w:val="bottom"/>
            <w:hideMark/>
          </w:tcPr>
          <w:p w14:paraId="62162AE4" w14:textId="77777777" w:rsidR="00C90A1A" w:rsidRPr="00C90A1A" w:rsidRDefault="00C90A1A" w:rsidP="00CD3E65">
            <w:pPr>
              <w:rPr>
                <w:rFonts w:ascii="Arial" w:hAnsi="Arial" w:cs="Arial"/>
                <w:color w:val="000000"/>
                <w:sz w:val="22"/>
                <w:szCs w:val="22"/>
              </w:rPr>
            </w:pPr>
          </w:p>
        </w:tc>
        <w:tc>
          <w:tcPr>
            <w:tcW w:w="960" w:type="dxa"/>
            <w:tcBorders>
              <w:top w:val="nil"/>
              <w:left w:val="nil"/>
              <w:bottom w:val="nil"/>
              <w:right w:val="nil"/>
            </w:tcBorders>
            <w:shd w:val="clear" w:color="auto" w:fill="auto"/>
            <w:noWrap/>
            <w:tcMar>
              <w:top w:w="0" w:type="dxa"/>
              <w:bottom w:w="0" w:type="dxa"/>
            </w:tcMar>
            <w:vAlign w:val="bottom"/>
            <w:hideMark/>
          </w:tcPr>
          <w:p w14:paraId="07784566" w14:textId="77777777" w:rsidR="00C90A1A" w:rsidRPr="00C90A1A" w:rsidRDefault="00C90A1A" w:rsidP="00CD3E65">
            <w:pPr>
              <w:rPr>
                <w:rFonts w:ascii="Arial" w:hAnsi="Arial" w:cs="Arial"/>
                <w:color w:val="000000"/>
                <w:sz w:val="22"/>
                <w:szCs w:val="22"/>
              </w:rPr>
            </w:pPr>
          </w:p>
        </w:tc>
        <w:tc>
          <w:tcPr>
            <w:tcW w:w="960" w:type="dxa"/>
            <w:vMerge/>
            <w:tcBorders>
              <w:top w:val="nil"/>
              <w:left w:val="nil"/>
              <w:bottom w:val="nil"/>
              <w:right w:val="nil"/>
            </w:tcBorders>
            <w:tcMar>
              <w:top w:w="0" w:type="dxa"/>
              <w:bottom w:w="0" w:type="dxa"/>
            </w:tcMar>
            <w:vAlign w:val="center"/>
            <w:hideMark/>
          </w:tcPr>
          <w:p w14:paraId="2C0B01FE" w14:textId="77777777" w:rsidR="00C90A1A" w:rsidRPr="00C90A1A" w:rsidRDefault="00C90A1A" w:rsidP="00CD3E65">
            <w:pPr>
              <w:rPr>
                <w:rFonts w:ascii="Arial" w:hAnsi="Arial" w:cs="Arial"/>
                <w:color w:val="FFFFFF"/>
                <w:sz w:val="22"/>
                <w:szCs w:val="22"/>
              </w:rPr>
            </w:pPr>
          </w:p>
        </w:tc>
        <w:tc>
          <w:tcPr>
            <w:tcW w:w="960" w:type="dxa"/>
            <w:vMerge/>
            <w:tcBorders>
              <w:top w:val="nil"/>
              <w:left w:val="nil"/>
              <w:bottom w:val="nil"/>
              <w:right w:val="nil"/>
            </w:tcBorders>
            <w:tcMar>
              <w:top w:w="0" w:type="dxa"/>
              <w:bottom w:w="0" w:type="dxa"/>
            </w:tcMar>
            <w:vAlign w:val="center"/>
            <w:hideMark/>
          </w:tcPr>
          <w:p w14:paraId="3D583FFF" w14:textId="77777777" w:rsidR="00C90A1A" w:rsidRPr="00C90A1A" w:rsidRDefault="00C90A1A" w:rsidP="00CD3E65">
            <w:pPr>
              <w:rPr>
                <w:rFonts w:ascii="Arial" w:hAnsi="Arial" w:cs="Arial"/>
                <w:color w:val="FFFFFF"/>
                <w:sz w:val="22"/>
                <w:szCs w:val="22"/>
              </w:rPr>
            </w:pPr>
          </w:p>
        </w:tc>
        <w:tc>
          <w:tcPr>
            <w:tcW w:w="960" w:type="dxa"/>
            <w:tcBorders>
              <w:top w:val="nil"/>
              <w:left w:val="nil"/>
              <w:bottom w:val="nil"/>
              <w:right w:val="nil"/>
            </w:tcBorders>
            <w:shd w:val="clear" w:color="auto" w:fill="auto"/>
            <w:noWrap/>
            <w:tcMar>
              <w:top w:w="0" w:type="dxa"/>
              <w:bottom w:w="0" w:type="dxa"/>
            </w:tcMar>
            <w:vAlign w:val="bottom"/>
            <w:hideMark/>
          </w:tcPr>
          <w:p w14:paraId="7D9BE17D" w14:textId="77777777" w:rsidR="00C90A1A" w:rsidRPr="00C90A1A" w:rsidRDefault="00C90A1A" w:rsidP="00CD3E65">
            <w:pPr>
              <w:rPr>
                <w:rFonts w:ascii="Arial" w:hAnsi="Arial" w:cs="Arial"/>
                <w:color w:val="000000"/>
                <w:sz w:val="22"/>
                <w:szCs w:val="22"/>
              </w:rPr>
            </w:pPr>
          </w:p>
        </w:tc>
        <w:tc>
          <w:tcPr>
            <w:tcW w:w="960" w:type="dxa"/>
            <w:tcBorders>
              <w:top w:val="nil"/>
              <w:left w:val="nil"/>
              <w:bottom w:val="nil"/>
              <w:right w:val="nil"/>
            </w:tcBorders>
            <w:shd w:val="clear" w:color="auto" w:fill="auto"/>
            <w:noWrap/>
            <w:tcMar>
              <w:top w:w="0" w:type="dxa"/>
              <w:bottom w:w="0" w:type="dxa"/>
            </w:tcMar>
            <w:vAlign w:val="bottom"/>
            <w:hideMark/>
          </w:tcPr>
          <w:p w14:paraId="60268007" w14:textId="77777777" w:rsidR="00C90A1A" w:rsidRPr="00C90A1A" w:rsidRDefault="00C90A1A" w:rsidP="00CD3E65">
            <w:pPr>
              <w:rPr>
                <w:rFonts w:ascii="Arial" w:hAnsi="Arial" w:cs="Arial"/>
                <w:color w:val="000000"/>
                <w:sz w:val="22"/>
                <w:szCs w:val="22"/>
              </w:rPr>
            </w:pPr>
          </w:p>
        </w:tc>
      </w:tr>
      <w:tr w:rsidR="00C90A1A" w:rsidRPr="00C90A1A" w14:paraId="6E8DA24A" w14:textId="77777777" w:rsidTr="00C90A1A">
        <w:trPr>
          <w:jc w:val="center"/>
        </w:trPr>
        <w:tc>
          <w:tcPr>
            <w:tcW w:w="498" w:type="dxa"/>
            <w:vMerge/>
            <w:tcBorders>
              <w:top w:val="nil"/>
              <w:left w:val="nil"/>
              <w:bottom w:val="nil"/>
              <w:right w:val="nil"/>
            </w:tcBorders>
            <w:tcMar>
              <w:top w:w="0" w:type="dxa"/>
              <w:bottom w:w="0" w:type="dxa"/>
            </w:tcMar>
            <w:vAlign w:val="center"/>
            <w:hideMark/>
          </w:tcPr>
          <w:p w14:paraId="6E731C51" w14:textId="77777777" w:rsidR="00C90A1A" w:rsidRPr="00C90A1A" w:rsidRDefault="00C90A1A" w:rsidP="00CD3E65">
            <w:pPr>
              <w:rPr>
                <w:rFonts w:ascii="Arial" w:hAnsi="Arial" w:cs="Arial"/>
                <w:color w:val="000000"/>
                <w:sz w:val="22"/>
                <w:szCs w:val="22"/>
              </w:rPr>
            </w:pPr>
          </w:p>
        </w:tc>
        <w:tc>
          <w:tcPr>
            <w:tcW w:w="498" w:type="dxa"/>
            <w:vMerge/>
            <w:tcBorders>
              <w:top w:val="nil"/>
              <w:left w:val="nil"/>
              <w:bottom w:val="nil"/>
              <w:right w:val="nil"/>
            </w:tcBorders>
            <w:tcMar>
              <w:top w:w="0" w:type="dxa"/>
              <w:bottom w:w="0" w:type="dxa"/>
            </w:tcMar>
            <w:vAlign w:val="center"/>
            <w:hideMark/>
          </w:tcPr>
          <w:p w14:paraId="511242BD" w14:textId="77777777" w:rsidR="00C90A1A" w:rsidRPr="00C90A1A" w:rsidRDefault="00C90A1A" w:rsidP="00CD3E65">
            <w:pPr>
              <w:rPr>
                <w:rFonts w:ascii="Arial" w:hAnsi="Arial" w:cs="Arial"/>
                <w:color w:val="000000"/>
                <w:sz w:val="22"/>
                <w:szCs w:val="22"/>
              </w:rPr>
            </w:pPr>
          </w:p>
        </w:tc>
        <w:tc>
          <w:tcPr>
            <w:tcW w:w="960" w:type="dxa"/>
            <w:tcBorders>
              <w:top w:val="nil"/>
              <w:left w:val="nil"/>
              <w:bottom w:val="nil"/>
              <w:right w:val="single" w:sz="4" w:space="0" w:color="auto"/>
            </w:tcBorders>
            <w:shd w:val="clear" w:color="auto" w:fill="auto"/>
            <w:noWrap/>
            <w:tcMar>
              <w:top w:w="0" w:type="dxa"/>
              <w:bottom w:w="0" w:type="dxa"/>
            </w:tcMar>
            <w:vAlign w:val="bottom"/>
            <w:hideMark/>
          </w:tcPr>
          <w:p w14:paraId="44973B7B"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771</w:t>
            </w:r>
          </w:p>
        </w:tc>
        <w:tc>
          <w:tcPr>
            <w:tcW w:w="960" w:type="dxa"/>
            <w:tcBorders>
              <w:top w:val="nil"/>
              <w:left w:val="nil"/>
              <w:bottom w:val="nil"/>
              <w:right w:val="nil"/>
            </w:tcBorders>
            <w:shd w:val="clear" w:color="auto" w:fill="auto"/>
            <w:noWrap/>
            <w:tcMar>
              <w:top w:w="0" w:type="dxa"/>
              <w:bottom w:w="0" w:type="dxa"/>
            </w:tcMar>
            <w:vAlign w:val="bottom"/>
            <w:hideMark/>
          </w:tcPr>
          <w:p w14:paraId="78D1A9F5"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1E7218C3"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1A2CB4F4"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4026AC63"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26B03133"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vMerge/>
            <w:tcBorders>
              <w:top w:val="nil"/>
              <w:left w:val="nil"/>
              <w:bottom w:val="nil"/>
              <w:right w:val="nil"/>
            </w:tcBorders>
            <w:tcMar>
              <w:top w:w="0" w:type="dxa"/>
              <w:bottom w:w="0" w:type="dxa"/>
            </w:tcMar>
            <w:vAlign w:val="center"/>
            <w:hideMark/>
          </w:tcPr>
          <w:p w14:paraId="505C4632" w14:textId="77777777" w:rsidR="00C90A1A" w:rsidRPr="00C90A1A" w:rsidRDefault="00C90A1A" w:rsidP="00CD3E65">
            <w:pPr>
              <w:rPr>
                <w:rFonts w:ascii="Arial" w:hAnsi="Arial" w:cs="Arial"/>
                <w:color w:val="FFFFFF"/>
                <w:sz w:val="22"/>
                <w:szCs w:val="22"/>
              </w:rPr>
            </w:pPr>
          </w:p>
        </w:tc>
        <w:tc>
          <w:tcPr>
            <w:tcW w:w="960" w:type="dxa"/>
            <w:tcBorders>
              <w:top w:val="nil"/>
              <w:left w:val="nil"/>
              <w:bottom w:val="nil"/>
              <w:right w:val="nil"/>
            </w:tcBorders>
            <w:shd w:val="clear" w:color="auto" w:fill="auto"/>
            <w:noWrap/>
            <w:tcMar>
              <w:top w:w="0" w:type="dxa"/>
              <w:bottom w:w="0" w:type="dxa"/>
            </w:tcMar>
            <w:vAlign w:val="bottom"/>
            <w:hideMark/>
          </w:tcPr>
          <w:p w14:paraId="7EFDCFBE"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6A179538"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vMerge/>
            <w:tcBorders>
              <w:top w:val="nil"/>
              <w:left w:val="nil"/>
              <w:bottom w:val="nil"/>
              <w:right w:val="nil"/>
            </w:tcBorders>
            <w:tcMar>
              <w:top w:w="0" w:type="dxa"/>
              <w:bottom w:w="0" w:type="dxa"/>
            </w:tcMar>
            <w:vAlign w:val="center"/>
            <w:hideMark/>
          </w:tcPr>
          <w:p w14:paraId="25C48672" w14:textId="77777777" w:rsidR="00C90A1A" w:rsidRPr="00C90A1A" w:rsidRDefault="00C90A1A" w:rsidP="00CD3E65">
            <w:pPr>
              <w:rPr>
                <w:rFonts w:ascii="Arial" w:hAnsi="Arial" w:cs="Arial"/>
                <w:color w:val="FFFFFF"/>
                <w:sz w:val="22"/>
                <w:szCs w:val="22"/>
              </w:rPr>
            </w:pPr>
          </w:p>
        </w:tc>
        <w:tc>
          <w:tcPr>
            <w:tcW w:w="960" w:type="dxa"/>
            <w:vMerge/>
            <w:tcBorders>
              <w:top w:val="nil"/>
              <w:left w:val="nil"/>
              <w:bottom w:val="nil"/>
              <w:right w:val="nil"/>
            </w:tcBorders>
            <w:tcMar>
              <w:top w:w="0" w:type="dxa"/>
              <w:bottom w:w="0" w:type="dxa"/>
            </w:tcMar>
            <w:vAlign w:val="center"/>
            <w:hideMark/>
          </w:tcPr>
          <w:p w14:paraId="7F669BFA" w14:textId="77777777" w:rsidR="00C90A1A" w:rsidRPr="00C90A1A" w:rsidRDefault="00C90A1A" w:rsidP="00CD3E65">
            <w:pPr>
              <w:rPr>
                <w:rFonts w:ascii="Arial" w:hAnsi="Arial" w:cs="Arial"/>
                <w:color w:val="FFFFFF"/>
                <w:sz w:val="22"/>
                <w:szCs w:val="22"/>
              </w:rPr>
            </w:pPr>
          </w:p>
        </w:tc>
        <w:tc>
          <w:tcPr>
            <w:tcW w:w="960" w:type="dxa"/>
            <w:tcBorders>
              <w:top w:val="nil"/>
              <w:left w:val="nil"/>
              <w:bottom w:val="nil"/>
              <w:right w:val="nil"/>
            </w:tcBorders>
            <w:shd w:val="clear" w:color="auto" w:fill="auto"/>
            <w:noWrap/>
            <w:tcMar>
              <w:top w:w="0" w:type="dxa"/>
              <w:bottom w:w="0" w:type="dxa"/>
            </w:tcMar>
            <w:vAlign w:val="bottom"/>
            <w:hideMark/>
          </w:tcPr>
          <w:p w14:paraId="1E7ABA7C" w14:textId="77777777" w:rsidR="00C90A1A" w:rsidRPr="00C90A1A" w:rsidRDefault="00C90A1A" w:rsidP="00CD3E65">
            <w:pPr>
              <w:rPr>
                <w:rFonts w:ascii="Arial" w:hAnsi="Arial" w:cs="Arial"/>
                <w:color w:val="000000"/>
                <w:sz w:val="22"/>
                <w:szCs w:val="22"/>
              </w:rPr>
            </w:pPr>
          </w:p>
        </w:tc>
        <w:tc>
          <w:tcPr>
            <w:tcW w:w="960" w:type="dxa"/>
            <w:tcBorders>
              <w:top w:val="nil"/>
              <w:left w:val="nil"/>
              <w:bottom w:val="nil"/>
              <w:right w:val="nil"/>
            </w:tcBorders>
            <w:shd w:val="clear" w:color="auto" w:fill="auto"/>
            <w:noWrap/>
            <w:tcMar>
              <w:top w:w="0" w:type="dxa"/>
              <w:bottom w:w="0" w:type="dxa"/>
            </w:tcMar>
            <w:vAlign w:val="bottom"/>
            <w:hideMark/>
          </w:tcPr>
          <w:p w14:paraId="6550F9D7" w14:textId="77777777" w:rsidR="00C90A1A" w:rsidRPr="00C90A1A" w:rsidRDefault="00C90A1A" w:rsidP="00CD3E65">
            <w:pPr>
              <w:rPr>
                <w:rFonts w:ascii="Arial" w:hAnsi="Arial" w:cs="Arial"/>
                <w:color w:val="000000"/>
                <w:sz w:val="22"/>
                <w:szCs w:val="22"/>
              </w:rPr>
            </w:pPr>
          </w:p>
        </w:tc>
      </w:tr>
      <w:tr w:rsidR="00C90A1A" w:rsidRPr="00C90A1A" w14:paraId="6A224666" w14:textId="77777777" w:rsidTr="00C90A1A">
        <w:trPr>
          <w:jc w:val="center"/>
        </w:trPr>
        <w:tc>
          <w:tcPr>
            <w:tcW w:w="498" w:type="dxa"/>
            <w:vMerge/>
            <w:tcBorders>
              <w:top w:val="nil"/>
              <w:left w:val="nil"/>
              <w:bottom w:val="nil"/>
              <w:right w:val="nil"/>
            </w:tcBorders>
            <w:tcMar>
              <w:top w:w="0" w:type="dxa"/>
              <w:bottom w:w="0" w:type="dxa"/>
            </w:tcMar>
            <w:vAlign w:val="center"/>
            <w:hideMark/>
          </w:tcPr>
          <w:p w14:paraId="4A97F462" w14:textId="77777777" w:rsidR="00C90A1A" w:rsidRPr="00C90A1A" w:rsidRDefault="00C90A1A" w:rsidP="00CD3E65">
            <w:pPr>
              <w:rPr>
                <w:rFonts w:ascii="Arial" w:hAnsi="Arial" w:cs="Arial"/>
                <w:color w:val="000000"/>
                <w:sz w:val="22"/>
                <w:szCs w:val="22"/>
              </w:rPr>
            </w:pPr>
          </w:p>
        </w:tc>
        <w:tc>
          <w:tcPr>
            <w:tcW w:w="498" w:type="dxa"/>
            <w:vMerge/>
            <w:tcBorders>
              <w:top w:val="nil"/>
              <w:left w:val="nil"/>
              <w:bottom w:val="nil"/>
              <w:right w:val="nil"/>
            </w:tcBorders>
            <w:tcMar>
              <w:top w:w="0" w:type="dxa"/>
              <w:bottom w:w="0" w:type="dxa"/>
            </w:tcMar>
            <w:vAlign w:val="center"/>
            <w:hideMark/>
          </w:tcPr>
          <w:p w14:paraId="4287250C" w14:textId="77777777" w:rsidR="00C90A1A" w:rsidRPr="00C90A1A" w:rsidRDefault="00C90A1A" w:rsidP="00CD3E65">
            <w:pPr>
              <w:rPr>
                <w:rFonts w:ascii="Arial" w:hAnsi="Arial" w:cs="Arial"/>
                <w:color w:val="000000"/>
                <w:sz w:val="22"/>
                <w:szCs w:val="22"/>
              </w:rPr>
            </w:pPr>
          </w:p>
        </w:tc>
        <w:tc>
          <w:tcPr>
            <w:tcW w:w="960" w:type="dxa"/>
            <w:tcBorders>
              <w:top w:val="nil"/>
              <w:left w:val="nil"/>
              <w:bottom w:val="nil"/>
              <w:right w:val="single" w:sz="4" w:space="0" w:color="auto"/>
            </w:tcBorders>
            <w:shd w:val="clear" w:color="auto" w:fill="auto"/>
            <w:noWrap/>
            <w:tcMar>
              <w:top w:w="0" w:type="dxa"/>
              <w:bottom w:w="0" w:type="dxa"/>
            </w:tcMar>
            <w:vAlign w:val="bottom"/>
            <w:hideMark/>
          </w:tcPr>
          <w:p w14:paraId="55A52835"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781</w:t>
            </w:r>
          </w:p>
        </w:tc>
        <w:tc>
          <w:tcPr>
            <w:tcW w:w="960" w:type="dxa"/>
            <w:tcBorders>
              <w:top w:val="nil"/>
              <w:left w:val="nil"/>
              <w:bottom w:val="nil"/>
              <w:right w:val="nil"/>
            </w:tcBorders>
            <w:shd w:val="clear" w:color="auto" w:fill="auto"/>
            <w:noWrap/>
            <w:tcMar>
              <w:top w:w="0" w:type="dxa"/>
              <w:bottom w:w="0" w:type="dxa"/>
            </w:tcMar>
            <w:vAlign w:val="bottom"/>
            <w:hideMark/>
          </w:tcPr>
          <w:p w14:paraId="3C0453D8"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0D11501A"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000000" w:fill="A6A6A6"/>
            <w:noWrap/>
            <w:tcMar>
              <w:top w:w="0" w:type="dxa"/>
              <w:bottom w:w="0" w:type="dxa"/>
            </w:tcMar>
            <w:vAlign w:val="bottom"/>
            <w:hideMark/>
          </w:tcPr>
          <w:p w14:paraId="6C3AA59F"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 </w:t>
            </w:r>
          </w:p>
        </w:tc>
        <w:tc>
          <w:tcPr>
            <w:tcW w:w="960" w:type="dxa"/>
            <w:tcBorders>
              <w:top w:val="nil"/>
              <w:left w:val="nil"/>
              <w:bottom w:val="nil"/>
              <w:right w:val="nil"/>
            </w:tcBorders>
            <w:shd w:val="clear" w:color="auto" w:fill="auto"/>
            <w:noWrap/>
            <w:tcMar>
              <w:top w:w="0" w:type="dxa"/>
              <w:bottom w:w="0" w:type="dxa"/>
            </w:tcMar>
            <w:vAlign w:val="bottom"/>
            <w:hideMark/>
          </w:tcPr>
          <w:p w14:paraId="20F0BD19"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000000" w:fill="A6A6A6"/>
            <w:noWrap/>
            <w:tcMar>
              <w:top w:w="0" w:type="dxa"/>
              <w:bottom w:w="0" w:type="dxa"/>
            </w:tcMar>
            <w:vAlign w:val="bottom"/>
            <w:hideMark/>
          </w:tcPr>
          <w:p w14:paraId="4E9336FB"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 </w:t>
            </w:r>
          </w:p>
        </w:tc>
        <w:tc>
          <w:tcPr>
            <w:tcW w:w="960" w:type="dxa"/>
            <w:vMerge/>
            <w:tcBorders>
              <w:top w:val="nil"/>
              <w:left w:val="nil"/>
              <w:bottom w:val="nil"/>
              <w:right w:val="nil"/>
            </w:tcBorders>
            <w:tcMar>
              <w:top w:w="0" w:type="dxa"/>
              <w:bottom w:w="0" w:type="dxa"/>
            </w:tcMar>
            <w:vAlign w:val="center"/>
            <w:hideMark/>
          </w:tcPr>
          <w:p w14:paraId="00B11F4B" w14:textId="77777777" w:rsidR="00C90A1A" w:rsidRPr="00C90A1A" w:rsidRDefault="00C90A1A" w:rsidP="00CD3E65">
            <w:pPr>
              <w:rPr>
                <w:rFonts w:ascii="Arial" w:hAnsi="Arial" w:cs="Arial"/>
                <w:color w:val="FFFFFF"/>
                <w:sz w:val="22"/>
                <w:szCs w:val="22"/>
              </w:rPr>
            </w:pPr>
          </w:p>
        </w:tc>
        <w:tc>
          <w:tcPr>
            <w:tcW w:w="960" w:type="dxa"/>
            <w:tcBorders>
              <w:top w:val="nil"/>
              <w:left w:val="nil"/>
              <w:bottom w:val="nil"/>
              <w:right w:val="nil"/>
            </w:tcBorders>
            <w:shd w:val="clear" w:color="000000" w:fill="A6A6A6"/>
            <w:noWrap/>
            <w:tcMar>
              <w:top w:w="0" w:type="dxa"/>
              <w:bottom w:w="0" w:type="dxa"/>
            </w:tcMar>
            <w:vAlign w:val="bottom"/>
            <w:hideMark/>
          </w:tcPr>
          <w:p w14:paraId="260A2723"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 </w:t>
            </w:r>
          </w:p>
        </w:tc>
        <w:tc>
          <w:tcPr>
            <w:tcW w:w="960" w:type="dxa"/>
            <w:tcBorders>
              <w:top w:val="nil"/>
              <w:left w:val="nil"/>
              <w:bottom w:val="nil"/>
              <w:right w:val="nil"/>
            </w:tcBorders>
            <w:shd w:val="clear" w:color="000000" w:fill="A6A6A6"/>
            <w:noWrap/>
            <w:tcMar>
              <w:top w:w="0" w:type="dxa"/>
              <w:bottom w:w="0" w:type="dxa"/>
            </w:tcMar>
            <w:vAlign w:val="bottom"/>
            <w:hideMark/>
          </w:tcPr>
          <w:p w14:paraId="6E8C279B"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 </w:t>
            </w:r>
          </w:p>
        </w:tc>
        <w:tc>
          <w:tcPr>
            <w:tcW w:w="960" w:type="dxa"/>
            <w:vMerge/>
            <w:tcBorders>
              <w:top w:val="nil"/>
              <w:left w:val="nil"/>
              <w:bottom w:val="nil"/>
              <w:right w:val="nil"/>
            </w:tcBorders>
            <w:tcMar>
              <w:top w:w="0" w:type="dxa"/>
              <w:bottom w:w="0" w:type="dxa"/>
            </w:tcMar>
            <w:vAlign w:val="center"/>
            <w:hideMark/>
          </w:tcPr>
          <w:p w14:paraId="11D84C00" w14:textId="77777777" w:rsidR="00C90A1A" w:rsidRPr="00C90A1A" w:rsidRDefault="00C90A1A" w:rsidP="00CD3E65">
            <w:pPr>
              <w:rPr>
                <w:rFonts w:ascii="Arial" w:hAnsi="Arial" w:cs="Arial"/>
                <w:color w:val="FFFFFF"/>
                <w:sz w:val="22"/>
                <w:szCs w:val="22"/>
              </w:rPr>
            </w:pPr>
          </w:p>
        </w:tc>
        <w:tc>
          <w:tcPr>
            <w:tcW w:w="960" w:type="dxa"/>
            <w:vMerge/>
            <w:tcBorders>
              <w:top w:val="nil"/>
              <w:left w:val="nil"/>
              <w:bottom w:val="nil"/>
              <w:right w:val="nil"/>
            </w:tcBorders>
            <w:tcMar>
              <w:top w:w="0" w:type="dxa"/>
              <w:bottom w:w="0" w:type="dxa"/>
            </w:tcMar>
            <w:vAlign w:val="center"/>
            <w:hideMark/>
          </w:tcPr>
          <w:p w14:paraId="31E86043" w14:textId="77777777" w:rsidR="00C90A1A" w:rsidRPr="00C90A1A" w:rsidRDefault="00C90A1A" w:rsidP="00CD3E65">
            <w:pPr>
              <w:rPr>
                <w:rFonts w:ascii="Arial" w:hAnsi="Arial" w:cs="Arial"/>
                <w:color w:val="FFFFFF"/>
                <w:sz w:val="22"/>
                <w:szCs w:val="22"/>
              </w:rPr>
            </w:pPr>
          </w:p>
        </w:tc>
        <w:tc>
          <w:tcPr>
            <w:tcW w:w="960" w:type="dxa"/>
            <w:tcBorders>
              <w:top w:val="nil"/>
              <w:left w:val="nil"/>
              <w:bottom w:val="nil"/>
              <w:right w:val="nil"/>
            </w:tcBorders>
            <w:shd w:val="clear" w:color="000000" w:fill="A6A6A6"/>
            <w:noWrap/>
            <w:tcMar>
              <w:top w:w="0" w:type="dxa"/>
              <w:bottom w:w="0" w:type="dxa"/>
            </w:tcMar>
            <w:vAlign w:val="bottom"/>
            <w:hideMark/>
          </w:tcPr>
          <w:p w14:paraId="3AC1B006"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 </w:t>
            </w:r>
          </w:p>
        </w:tc>
        <w:tc>
          <w:tcPr>
            <w:tcW w:w="960" w:type="dxa"/>
            <w:tcBorders>
              <w:top w:val="nil"/>
              <w:left w:val="nil"/>
              <w:bottom w:val="nil"/>
              <w:right w:val="nil"/>
            </w:tcBorders>
            <w:shd w:val="clear" w:color="000000" w:fill="A6A6A6"/>
            <w:noWrap/>
            <w:tcMar>
              <w:top w:w="0" w:type="dxa"/>
              <w:bottom w:w="0" w:type="dxa"/>
            </w:tcMar>
            <w:vAlign w:val="bottom"/>
            <w:hideMark/>
          </w:tcPr>
          <w:p w14:paraId="338AAD2C"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 </w:t>
            </w:r>
          </w:p>
        </w:tc>
      </w:tr>
      <w:tr w:rsidR="00C90A1A" w:rsidRPr="00C90A1A" w14:paraId="4CAB6488" w14:textId="77777777" w:rsidTr="00C90A1A">
        <w:trPr>
          <w:jc w:val="center"/>
        </w:trPr>
        <w:tc>
          <w:tcPr>
            <w:tcW w:w="498" w:type="dxa"/>
            <w:vMerge/>
            <w:tcBorders>
              <w:top w:val="nil"/>
              <w:left w:val="nil"/>
              <w:bottom w:val="nil"/>
              <w:right w:val="nil"/>
            </w:tcBorders>
            <w:tcMar>
              <w:top w:w="0" w:type="dxa"/>
              <w:bottom w:w="0" w:type="dxa"/>
            </w:tcMar>
            <w:vAlign w:val="center"/>
            <w:hideMark/>
          </w:tcPr>
          <w:p w14:paraId="3FF3B9F4" w14:textId="77777777" w:rsidR="00C90A1A" w:rsidRPr="00C90A1A" w:rsidRDefault="00C90A1A" w:rsidP="00CD3E65">
            <w:pPr>
              <w:rPr>
                <w:rFonts w:ascii="Arial" w:hAnsi="Arial" w:cs="Arial"/>
                <w:color w:val="000000"/>
                <w:sz w:val="22"/>
                <w:szCs w:val="22"/>
              </w:rPr>
            </w:pPr>
          </w:p>
        </w:tc>
        <w:tc>
          <w:tcPr>
            <w:tcW w:w="498" w:type="dxa"/>
            <w:vMerge/>
            <w:tcBorders>
              <w:top w:val="nil"/>
              <w:left w:val="nil"/>
              <w:bottom w:val="nil"/>
              <w:right w:val="nil"/>
            </w:tcBorders>
            <w:tcMar>
              <w:top w:w="0" w:type="dxa"/>
              <w:bottom w:w="0" w:type="dxa"/>
            </w:tcMar>
            <w:vAlign w:val="center"/>
            <w:hideMark/>
          </w:tcPr>
          <w:p w14:paraId="0431ABFF" w14:textId="77777777" w:rsidR="00C90A1A" w:rsidRPr="00C90A1A" w:rsidRDefault="00C90A1A" w:rsidP="00CD3E65">
            <w:pPr>
              <w:rPr>
                <w:rFonts w:ascii="Arial" w:hAnsi="Arial" w:cs="Arial"/>
                <w:color w:val="000000"/>
                <w:sz w:val="22"/>
                <w:szCs w:val="22"/>
              </w:rPr>
            </w:pPr>
          </w:p>
        </w:tc>
        <w:tc>
          <w:tcPr>
            <w:tcW w:w="960" w:type="dxa"/>
            <w:tcBorders>
              <w:top w:val="nil"/>
              <w:left w:val="nil"/>
              <w:bottom w:val="nil"/>
              <w:right w:val="single" w:sz="4" w:space="0" w:color="auto"/>
            </w:tcBorders>
            <w:shd w:val="clear" w:color="auto" w:fill="auto"/>
            <w:noWrap/>
            <w:tcMar>
              <w:top w:w="0" w:type="dxa"/>
              <w:bottom w:w="0" w:type="dxa"/>
            </w:tcMar>
            <w:vAlign w:val="bottom"/>
            <w:hideMark/>
          </w:tcPr>
          <w:p w14:paraId="00A00DC3"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792</w:t>
            </w:r>
          </w:p>
        </w:tc>
        <w:tc>
          <w:tcPr>
            <w:tcW w:w="960" w:type="dxa"/>
            <w:tcBorders>
              <w:top w:val="nil"/>
              <w:left w:val="nil"/>
              <w:bottom w:val="nil"/>
              <w:right w:val="nil"/>
            </w:tcBorders>
            <w:shd w:val="clear" w:color="auto" w:fill="auto"/>
            <w:noWrap/>
            <w:tcMar>
              <w:top w:w="0" w:type="dxa"/>
              <w:bottom w:w="0" w:type="dxa"/>
            </w:tcMar>
            <w:vAlign w:val="bottom"/>
            <w:hideMark/>
          </w:tcPr>
          <w:p w14:paraId="173CA731"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0CE6C2DE"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0BCE893E"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0D73CF67"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2EE86345"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vMerge/>
            <w:tcBorders>
              <w:top w:val="nil"/>
              <w:left w:val="nil"/>
              <w:bottom w:val="nil"/>
              <w:right w:val="nil"/>
            </w:tcBorders>
            <w:tcMar>
              <w:top w:w="0" w:type="dxa"/>
              <w:bottom w:w="0" w:type="dxa"/>
            </w:tcMar>
            <w:vAlign w:val="center"/>
            <w:hideMark/>
          </w:tcPr>
          <w:p w14:paraId="24351CC8" w14:textId="77777777" w:rsidR="00C90A1A" w:rsidRPr="00C90A1A" w:rsidRDefault="00C90A1A" w:rsidP="00CD3E65">
            <w:pPr>
              <w:rPr>
                <w:rFonts w:ascii="Arial" w:hAnsi="Arial" w:cs="Arial"/>
                <w:color w:val="FFFFFF"/>
                <w:sz w:val="22"/>
                <w:szCs w:val="22"/>
              </w:rPr>
            </w:pPr>
          </w:p>
        </w:tc>
        <w:tc>
          <w:tcPr>
            <w:tcW w:w="960" w:type="dxa"/>
            <w:tcBorders>
              <w:top w:val="nil"/>
              <w:left w:val="nil"/>
              <w:bottom w:val="nil"/>
              <w:right w:val="nil"/>
            </w:tcBorders>
            <w:shd w:val="clear" w:color="auto" w:fill="auto"/>
            <w:noWrap/>
            <w:tcMar>
              <w:top w:w="0" w:type="dxa"/>
              <w:bottom w:w="0" w:type="dxa"/>
            </w:tcMar>
            <w:vAlign w:val="bottom"/>
            <w:hideMark/>
          </w:tcPr>
          <w:p w14:paraId="249DE429"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5846BD44"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vMerge/>
            <w:tcBorders>
              <w:top w:val="nil"/>
              <w:left w:val="nil"/>
              <w:bottom w:val="nil"/>
              <w:right w:val="nil"/>
            </w:tcBorders>
            <w:tcMar>
              <w:top w:w="0" w:type="dxa"/>
              <w:bottom w:w="0" w:type="dxa"/>
            </w:tcMar>
            <w:vAlign w:val="center"/>
            <w:hideMark/>
          </w:tcPr>
          <w:p w14:paraId="2CD7BD06" w14:textId="77777777" w:rsidR="00C90A1A" w:rsidRPr="00C90A1A" w:rsidRDefault="00C90A1A" w:rsidP="00CD3E65">
            <w:pPr>
              <w:rPr>
                <w:rFonts w:ascii="Arial" w:hAnsi="Arial" w:cs="Arial"/>
                <w:color w:val="FFFFFF"/>
                <w:sz w:val="22"/>
                <w:szCs w:val="22"/>
              </w:rPr>
            </w:pPr>
          </w:p>
        </w:tc>
        <w:tc>
          <w:tcPr>
            <w:tcW w:w="960" w:type="dxa"/>
            <w:vMerge/>
            <w:tcBorders>
              <w:top w:val="nil"/>
              <w:left w:val="nil"/>
              <w:bottom w:val="nil"/>
              <w:right w:val="nil"/>
            </w:tcBorders>
            <w:tcMar>
              <w:top w:w="0" w:type="dxa"/>
              <w:bottom w:w="0" w:type="dxa"/>
            </w:tcMar>
            <w:vAlign w:val="center"/>
            <w:hideMark/>
          </w:tcPr>
          <w:p w14:paraId="6B7B4CD8" w14:textId="77777777" w:rsidR="00C90A1A" w:rsidRPr="00C90A1A" w:rsidRDefault="00C90A1A" w:rsidP="00CD3E65">
            <w:pPr>
              <w:rPr>
                <w:rFonts w:ascii="Arial" w:hAnsi="Arial" w:cs="Arial"/>
                <w:color w:val="FFFFFF"/>
                <w:sz w:val="22"/>
                <w:szCs w:val="22"/>
              </w:rPr>
            </w:pPr>
          </w:p>
        </w:tc>
        <w:tc>
          <w:tcPr>
            <w:tcW w:w="960" w:type="dxa"/>
            <w:tcBorders>
              <w:top w:val="nil"/>
              <w:left w:val="nil"/>
              <w:bottom w:val="nil"/>
              <w:right w:val="nil"/>
            </w:tcBorders>
            <w:shd w:val="clear" w:color="000000" w:fill="A6A6A6"/>
            <w:noWrap/>
            <w:tcMar>
              <w:top w:w="0" w:type="dxa"/>
              <w:bottom w:w="0" w:type="dxa"/>
            </w:tcMar>
            <w:vAlign w:val="bottom"/>
            <w:hideMark/>
          </w:tcPr>
          <w:p w14:paraId="743FE71D"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 </w:t>
            </w:r>
          </w:p>
        </w:tc>
        <w:tc>
          <w:tcPr>
            <w:tcW w:w="960" w:type="dxa"/>
            <w:tcBorders>
              <w:top w:val="nil"/>
              <w:left w:val="nil"/>
              <w:bottom w:val="nil"/>
              <w:right w:val="nil"/>
            </w:tcBorders>
            <w:shd w:val="clear" w:color="000000" w:fill="A6A6A6"/>
            <w:noWrap/>
            <w:tcMar>
              <w:top w:w="0" w:type="dxa"/>
              <w:bottom w:w="0" w:type="dxa"/>
            </w:tcMar>
            <w:vAlign w:val="bottom"/>
            <w:hideMark/>
          </w:tcPr>
          <w:p w14:paraId="52922BE9"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 </w:t>
            </w:r>
          </w:p>
        </w:tc>
      </w:tr>
      <w:tr w:rsidR="00C90A1A" w:rsidRPr="00C90A1A" w14:paraId="092C63D1" w14:textId="77777777" w:rsidTr="00C90A1A">
        <w:trPr>
          <w:jc w:val="center"/>
        </w:trPr>
        <w:tc>
          <w:tcPr>
            <w:tcW w:w="498" w:type="dxa"/>
            <w:vMerge/>
            <w:tcBorders>
              <w:top w:val="nil"/>
              <w:left w:val="nil"/>
              <w:bottom w:val="nil"/>
              <w:right w:val="nil"/>
            </w:tcBorders>
            <w:tcMar>
              <w:top w:w="0" w:type="dxa"/>
              <w:bottom w:w="0" w:type="dxa"/>
            </w:tcMar>
            <w:vAlign w:val="center"/>
            <w:hideMark/>
          </w:tcPr>
          <w:p w14:paraId="663C9BE8" w14:textId="77777777" w:rsidR="00C90A1A" w:rsidRPr="00C90A1A" w:rsidRDefault="00C90A1A" w:rsidP="00CD3E65">
            <w:pPr>
              <w:rPr>
                <w:rFonts w:ascii="Arial" w:hAnsi="Arial" w:cs="Arial"/>
                <w:color w:val="000000"/>
                <w:sz w:val="22"/>
                <w:szCs w:val="22"/>
              </w:rPr>
            </w:pPr>
          </w:p>
        </w:tc>
        <w:tc>
          <w:tcPr>
            <w:tcW w:w="498" w:type="dxa"/>
            <w:vMerge/>
            <w:tcBorders>
              <w:top w:val="nil"/>
              <w:left w:val="nil"/>
              <w:bottom w:val="nil"/>
              <w:right w:val="nil"/>
            </w:tcBorders>
            <w:tcMar>
              <w:top w:w="0" w:type="dxa"/>
              <w:bottom w:w="0" w:type="dxa"/>
            </w:tcMar>
            <w:vAlign w:val="center"/>
            <w:hideMark/>
          </w:tcPr>
          <w:p w14:paraId="3E35FFB4" w14:textId="77777777" w:rsidR="00C90A1A" w:rsidRPr="00C90A1A" w:rsidRDefault="00C90A1A" w:rsidP="00CD3E65">
            <w:pPr>
              <w:rPr>
                <w:rFonts w:ascii="Arial" w:hAnsi="Arial" w:cs="Arial"/>
                <w:color w:val="000000"/>
                <w:sz w:val="22"/>
                <w:szCs w:val="22"/>
              </w:rPr>
            </w:pPr>
          </w:p>
        </w:tc>
        <w:tc>
          <w:tcPr>
            <w:tcW w:w="960" w:type="dxa"/>
            <w:tcBorders>
              <w:top w:val="nil"/>
              <w:left w:val="nil"/>
              <w:bottom w:val="nil"/>
              <w:right w:val="single" w:sz="4" w:space="0" w:color="auto"/>
            </w:tcBorders>
            <w:shd w:val="clear" w:color="auto" w:fill="auto"/>
            <w:noWrap/>
            <w:tcMar>
              <w:top w:w="0" w:type="dxa"/>
              <w:bottom w:w="0" w:type="dxa"/>
            </w:tcMar>
            <w:vAlign w:val="bottom"/>
            <w:hideMark/>
          </w:tcPr>
          <w:p w14:paraId="389F6FDD"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801</w:t>
            </w:r>
          </w:p>
        </w:tc>
        <w:tc>
          <w:tcPr>
            <w:tcW w:w="960" w:type="dxa"/>
            <w:tcBorders>
              <w:top w:val="nil"/>
              <w:left w:val="nil"/>
              <w:bottom w:val="nil"/>
              <w:right w:val="nil"/>
            </w:tcBorders>
            <w:shd w:val="clear" w:color="auto" w:fill="auto"/>
            <w:noWrap/>
            <w:tcMar>
              <w:top w:w="0" w:type="dxa"/>
              <w:bottom w:w="0" w:type="dxa"/>
            </w:tcMar>
            <w:vAlign w:val="bottom"/>
            <w:hideMark/>
          </w:tcPr>
          <w:p w14:paraId="57933219"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44F5C77E"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23F30185"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3C8E0F80"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000000" w:fill="A6A6A6"/>
            <w:noWrap/>
            <w:tcMar>
              <w:top w:w="0" w:type="dxa"/>
              <w:bottom w:w="0" w:type="dxa"/>
            </w:tcMar>
            <w:vAlign w:val="bottom"/>
            <w:hideMark/>
          </w:tcPr>
          <w:p w14:paraId="30F58694"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 </w:t>
            </w:r>
          </w:p>
        </w:tc>
        <w:tc>
          <w:tcPr>
            <w:tcW w:w="960" w:type="dxa"/>
            <w:vMerge/>
            <w:tcBorders>
              <w:top w:val="nil"/>
              <w:left w:val="nil"/>
              <w:bottom w:val="nil"/>
              <w:right w:val="nil"/>
            </w:tcBorders>
            <w:tcMar>
              <w:top w:w="0" w:type="dxa"/>
              <w:bottom w:w="0" w:type="dxa"/>
            </w:tcMar>
            <w:vAlign w:val="center"/>
            <w:hideMark/>
          </w:tcPr>
          <w:p w14:paraId="5638B6E1" w14:textId="77777777" w:rsidR="00C90A1A" w:rsidRPr="00C90A1A" w:rsidRDefault="00C90A1A" w:rsidP="00CD3E65">
            <w:pPr>
              <w:rPr>
                <w:rFonts w:ascii="Arial" w:hAnsi="Arial" w:cs="Arial"/>
                <w:color w:val="FFFFFF"/>
                <w:sz w:val="22"/>
                <w:szCs w:val="22"/>
              </w:rPr>
            </w:pPr>
          </w:p>
        </w:tc>
        <w:tc>
          <w:tcPr>
            <w:tcW w:w="960" w:type="dxa"/>
            <w:tcBorders>
              <w:top w:val="nil"/>
              <w:left w:val="nil"/>
              <w:bottom w:val="nil"/>
              <w:right w:val="nil"/>
            </w:tcBorders>
            <w:shd w:val="clear" w:color="000000" w:fill="A6A6A6"/>
            <w:noWrap/>
            <w:tcMar>
              <w:top w:w="0" w:type="dxa"/>
              <w:bottom w:w="0" w:type="dxa"/>
            </w:tcMar>
            <w:vAlign w:val="bottom"/>
            <w:hideMark/>
          </w:tcPr>
          <w:p w14:paraId="58CCAAC8"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 </w:t>
            </w:r>
          </w:p>
        </w:tc>
        <w:tc>
          <w:tcPr>
            <w:tcW w:w="960" w:type="dxa"/>
            <w:tcBorders>
              <w:top w:val="nil"/>
              <w:left w:val="nil"/>
              <w:bottom w:val="nil"/>
              <w:right w:val="nil"/>
            </w:tcBorders>
            <w:shd w:val="clear" w:color="auto" w:fill="auto"/>
            <w:noWrap/>
            <w:tcMar>
              <w:top w:w="0" w:type="dxa"/>
              <w:bottom w:w="0" w:type="dxa"/>
            </w:tcMar>
            <w:vAlign w:val="bottom"/>
            <w:hideMark/>
          </w:tcPr>
          <w:p w14:paraId="3EC09AB7"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vMerge/>
            <w:tcBorders>
              <w:top w:val="nil"/>
              <w:left w:val="nil"/>
              <w:bottom w:val="nil"/>
              <w:right w:val="nil"/>
            </w:tcBorders>
            <w:tcMar>
              <w:top w:w="0" w:type="dxa"/>
              <w:bottom w:w="0" w:type="dxa"/>
            </w:tcMar>
            <w:vAlign w:val="center"/>
            <w:hideMark/>
          </w:tcPr>
          <w:p w14:paraId="7DFC3312" w14:textId="77777777" w:rsidR="00C90A1A" w:rsidRPr="00C90A1A" w:rsidRDefault="00C90A1A" w:rsidP="00CD3E65">
            <w:pPr>
              <w:rPr>
                <w:rFonts w:ascii="Arial" w:hAnsi="Arial" w:cs="Arial"/>
                <w:color w:val="FFFFFF"/>
                <w:sz w:val="22"/>
                <w:szCs w:val="22"/>
              </w:rPr>
            </w:pPr>
          </w:p>
        </w:tc>
        <w:tc>
          <w:tcPr>
            <w:tcW w:w="960" w:type="dxa"/>
            <w:vMerge/>
            <w:tcBorders>
              <w:top w:val="nil"/>
              <w:left w:val="nil"/>
              <w:bottom w:val="nil"/>
              <w:right w:val="nil"/>
            </w:tcBorders>
            <w:tcMar>
              <w:top w:w="0" w:type="dxa"/>
              <w:bottom w:w="0" w:type="dxa"/>
            </w:tcMar>
            <w:vAlign w:val="center"/>
            <w:hideMark/>
          </w:tcPr>
          <w:p w14:paraId="4F403C83" w14:textId="77777777" w:rsidR="00C90A1A" w:rsidRPr="00C90A1A" w:rsidRDefault="00C90A1A" w:rsidP="00CD3E65">
            <w:pPr>
              <w:rPr>
                <w:rFonts w:ascii="Arial" w:hAnsi="Arial" w:cs="Arial"/>
                <w:color w:val="FFFFFF"/>
                <w:sz w:val="22"/>
                <w:szCs w:val="22"/>
              </w:rPr>
            </w:pPr>
          </w:p>
        </w:tc>
        <w:tc>
          <w:tcPr>
            <w:tcW w:w="960" w:type="dxa"/>
            <w:tcBorders>
              <w:top w:val="nil"/>
              <w:left w:val="nil"/>
              <w:bottom w:val="nil"/>
              <w:right w:val="nil"/>
            </w:tcBorders>
            <w:shd w:val="clear" w:color="auto" w:fill="auto"/>
            <w:noWrap/>
            <w:tcMar>
              <w:top w:w="0" w:type="dxa"/>
              <w:bottom w:w="0" w:type="dxa"/>
            </w:tcMar>
            <w:vAlign w:val="bottom"/>
            <w:hideMark/>
          </w:tcPr>
          <w:p w14:paraId="6E5E5AE8"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X*</w:t>
            </w:r>
          </w:p>
        </w:tc>
        <w:tc>
          <w:tcPr>
            <w:tcW w:w="960" w:type="dxa"/>
            <w:tcBorders>
              <w:top w:val="nil"/>
              <w:left w:val="nil"/>
              <w:bottom w:val="nil"/>
              <w:right w:val="nil"/>
            </w:tcBorders>
            <w:shd w:val="clear" w:color="auto" w:fill="auto"/>
            <w:noWrap/>
            <w:tcMar>
              <w:top w:w="0" w:type="dxa"/>
              <w:bottom w:w="0" w:type="dxa"/>
            </w:tcMar>
            <w:vAlign w:val="bottom"/>
            <w:hideMark/>
          </w:tcPr>
          <w:p w14:paraId="34D27702" w14:textId="77777777" w:rsidR="00C90A1A" w:rsidRPr="00C90A1A" w:rsidRDefault="00C90A1A" w:rsidP="00CD3E65">
            <w:pPr>
              <w:rPr>
                <w:rFonts w:ascii="Arial" w:hAnsi="Arial" w:cs="Arial"/>
                <w:color w:val="000000"/>
                <w:sz w:val="22"/>
                <w:szCs w:val="22"/>
              </w:rPr>
            </w:pPr>
          </w:p>
        </w:tc>
      </w:tr>
      <w:tr w:rsidR="00C90A1A" w:rsidRPr="00C90A1A" w14:paraId="236FEB1B" w14:textId="77777777" w:rsidTr="00C90A1A">
        <w:trPr>
          <w:jc w:val="center"/>
        </w:trPr>
        <w:tc>
          <w:tcPr>
            <w:tcW w:w="498" w:type="dxa"/>
            <w:tcBorders>
              <w:top w:val="nil"/>
              <w:left w:val="nil"/>
              <w:bottom w:val="nil"/>
              <w:right w:val="nil"/>
            </w:tcBorders>
            <w:shd w:val="clear" w:color="auto" w:fill="auto"/>
            <w:noWrap/>
            <w:tcMar>
              <w:top w:w="0" w:type="dxa"/>
              <w:bottom w:w="0" w:type="dxa"/>
            </w:tcMar>
            <w:vAlign w:val="bottom"/>
            <w:hideMark/>
          </w:tcPr>
          <w:p w14:paraId="06FE0579" w14:textId="77777777" w:rsidR="00C90A1A" w:rsidRPr="00C90A1A" w:rsidRDefault="00C90A1A" w:rsidP="00CD3E65">
            <w:pPr>
              <w:rPr>
                <w:rFonts w:ascii="Arial" w:hAnsi="Arial" w:cs="Arial"/>
                <w:color w:val="000000"/>
                <w:sz w:val="22"/>
                <w:szCs w:val="22"/>
              </w:rPr>
            </w:pPr>
          </w:p>
        </w:tc>
        <w:tc>
          <w:tcPr>
            <w:tcW w:w="498" w:type="dxa"/>
            <w:tcBorders>
              <w:top w:val="nil"/>
              <w:left w:val="nil"/>
              <w:bottom w:val="nil"/>
              <w:right w:val="nil"/>
            </w:tcBorders>
            <w:shd w:val="clear" w:color="auto" w:fill="auto"/>
            <w:noWrap/>
            <w:tcMar>
              <w:top w:w="0" w:type="dxa"/>
              <w:bottom w:w="0" w:type="dxa"/>
            </w:tcMar>
            <w:vAlign w:val="bottom"/>
            <w:hideMark/>
          </w:tcPr>
          <w:p w14:paraId="5A249D71" w14:textId="77777777" w:rsidR="00C90A1A" w:rsidRPr="00C90A1A" w:rsidRDefault="00C90A1A" w:rsidP="00CD3E65">
            <w:pPr>
              <w:rPr>
                <w:rFonts w:ascii="Arial" w:hAnsi="Arial" w:cs="Arial"/>
                <w:color w:val="000000"/>
                <w:sz w:val="22"/>
                <w:szCs w:val="22"/>
              </w:rPr>
            </w:pPr>
          </w:p>
        </w:tc>
        <w:tc>
          <w:tcPr>
            <w:tcW w:w="960" w:type="dxa"/>
            <w:tcBorders>
              <w:top w:val="nil"/>
              <w:left w:val="nil"/>
              <w:bottom w:val="nil"/>
              <w:right w:val="nil"/>
            </w:tcBorders>
            <w:shd w:val="clear" w:color="auto" w:fill="auto"/>
            <w:noWrap/>
            <w:tcMar>
              <w:top w:w="0" w:type="dxa"/>
              <w:bottom w:w="0" w:type="dxa"/>
            </w:tcMar>
            <w:vAlign w:val="bottom"/>
            <w:hideMark/>
          </w:tcPr>
          <w:p w14:paraId="49B8D184" w14:textId="77777777" w:rsidR="00C90A1A" w:rsidRPr="00C90A1A" w:rsidRDefault="00C90A1A" w:rsidP="00CD3E65">
            <w:pPr>
              <w:rPr>
                <w:rFonts w:ascii="Arial" w:hAnsi="Arial" w:cs="Arial"/>
                <w:color w:val="000000"/>
                <w:sz w:val="22"/>
                <w:szCs w:val="22"/>
              </w:rPr>
            </w:pPr>
          </w:p>
        </w:tc>
        <w:tc>
          <w:tcPr>
            <w:tcW w:w="960" w:type="dxa"/>
            <w:tcBorders>
              <w:top w:val="single" w:sz="4" w:space="0" w:color="auto"/>
              <w:left w:val="nil"/>
              <w:bottom w:val="nil"/>
              <w:right w:val="nil"/>
            </w:tcBorders>
            <w:shd w:val="clear" w:color="auto" w:fill="auto"/>
            <w:noWrap/>
            <w:tcMar>
              <w:top w:w="0" w:type="dxa"/>
              <w:bottom w:w="0" w:type="dxa"/>
            </w:tcMar>
            <w:vAlign w:val="bottom"/>
            <w:hideMark/>
          </w:tcPr>
          <w:p w14:paraId="524A8A25"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1</w:t>
            </w:r>
          </w:p>
        </w:tc>
        <w:tc>
          <w:tcPr>
            <w:tcW w:w="960" w:type="dxa"/>
            <w:tcBorders>
              <w:top w:val="single" w:sz="4" w:space="0" w:color="auto"/>
              <w:left w:val="nil"/>
              <w:bottom w:val="nil"/>
              <w:right w:val="nil"/>
            </w:tcBorders>
            <w:shd w:val="clear" w:color="auto" w:fill="auto"/>
            <w:noWrap/>
            <w:tcMar>
              <w:top w:w="0" w:type="dxa"/>
              <w:bottom w:w="0" w:type="dxa"/>
            </w:tcMar>
            <w:vAlign w:val="bottom"/>
            <w:hideMark/>
          </w:tcPr>
          <w:p w14:paraId="10A29B70"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2</w:t>
            </w:r>
          </w:p>
        </w:tc>
        <w:tc>
          <w:tcPr>
            <w:tcW w:w="960" w:type="dxa"/>
            <w:tcBorders>
              <w:top w:val="single" w:sz="4" w:space="0" w:color="auto"/>
              <w:left w:val="nil"/>
              <w:bottom w:val="nil"/>
              <w:right w:val="nil"/>
            </w:tcBorders>
            <w:shd w:val="clear" w:color="auto" w:fill="auto"/>
            <w:noWrap/>
            <w:tcMar>
              <w:top w:w="0" w:type="dxa"/>
              <w:bottom w:w="0" w:type="dxa"/>
            </w:tcMar>
            <w:vAlign w:val="bottom"/>
            <w:hideMark/>
          </w:tcPr>
          <w:p w14:paraId="4931E40A"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3</w:t>
            </w:r>
          </w:p>
        </w:tc>
        <w:tc>
          <w:tcPr>
            <w:tcW w:w="960" w:type="dxa"/>
            <w:tcBorders>
              <w:top w:val="single" w:sz="4" w:space="0" w:color="auto"/>
              <w:left w:val="nil"/>
              <w:bottom w:val="nil"/>
              <w:right w:val="nil"/>
            </w:tcBorders>
            <w:shd w:val="clear" w:color="auto" w:fill="auto"/>
            <w:noWrap/>
            <w:tcMar>
              <w:top w:w="0" w:type="dxa"/>
              <w:bottom w:w="0" w:type="dxa"/>
            </w:tcMar>
            <w:vAlign w:val="bottom"/>
            <w:hideMark/>
          </w:tcPr>
          <w:p w14:paraId="1A0630FF"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4</w:t>
            </w:r>
          </w:p>
        </w:tc>
        <w:tc>
          <w:tcPr>
            <w:tcW w:w="960" w:type="dxa"/>
            <w:tcBorders>
              <w:top w:val="single" w:sz="4" w:space="0" w:color="auto"/>
              <w:left w:val="nil"/>
              <w:bottom w:val="nil"/>
              <w:right w:val="nil"/>
            </w:tcBorders>
            <w:shd w:val="clear" w:color="auto" w:fill="auto"/>
            <w:noWrap/>
            <w:tcMar>
              <w:top w:w="0" w:type="dxa"/>
              <w:bottom w:w="0" w:type="dxa"/>
            </w:tcMar>
            <w:vAlign w:val="bottom"/>
            <w:hideMark/>
          </w:tcPr>
          <w:p w14:paraId="7A92668C"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5</w:t>
            </w:r>
          </w:p>
        </w:tc>
        <w:tc>
          <w:tcPr>
            <w:tcW w:w="960" w:type="dxa"/>
            <w:tcBorders>
              <w:top w:val="single" w:sz="4" w:space="0" w:color="auto"/>
              <w:left w:val="nil"/>
              <w:bottom w:val="nil"/>
              <w:right w:val="nil"/>
            </w:tcBorders>
            <w:shd w:val="clear" w:color="auto" w:fill="auto"/>
            <w:noWrap/>
            <w:tcMar>
              <w:top w:w="0" w:type="dxa"/>
              <w:bottom w:w="0" w:type="dxa"/>
            </w:tcMar>
            <w:vAlign w:val="bottom"/>
            <w:hideMark/>
          </w:tcPr>
          <w:p w14:paraId="5D7506BD"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6</w:t>
            </w:r>
          </w:p>
        </w:tc>
        <w:tc>
          <w:tcPr>
            <w:tcW w:w="960" w:type="dxa"/>
            <w:tcBorders>
              <w:top w:val="single" w:sz="4" w:space="0" w:color="auto"/>
              <w:left w:val="nil"/>
              <w:bottom w:val="nil"/>
              <w:right w:val="nil"/>
            </w:tcBorders>
            <w:shd w:val="clear" w:color="auto" w:fill="auto"/>
            <w:noWrap/>
            <w:tcMar>
              <w:top w:w="0" w:type="dxa"/>
              <w:bottom w:w="0" w:type="dxa"/>
            </w:tcMar>
            <w:vAlign w:val="bottom"/>
            <w:hideMark/>
          </w:tcPr>
          <w:p w14:paraId="6D90607E"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7</w:t>
            </w:r>
          </w:p>
        </w:tc>
        <w:tc>
          <w:tcPr>
            <w:tcW w:w="960" w:type="dxa"/>
            <w:tcBorders>
              <w:top w:val="single" w:sz="4" w:space="0" w:color="auto"/>
              <w:left w:val="nil"/>
              <w:bottom w:val="nil"/>
              <w:right w:val="nil"/>
            </w:tcBorders>
            <w:shd w:val="clear" w:color="auto" w:fill="auto"/>
            <w:noWrap/>
            <w:tcMar>
              <w:top w:w="0" w:type="dxa"/>
              <w:bottom w:w="0" w:type="dxa"/>
            </w:tcMar>
            <w:vAlign w:val="bottom"/>
            <w:hideMark/>
          </w:tcPr>
          <w:p w14:paraId="56D2A7D3"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8</w:t>
            </w:r>
          </w:p>
        </w:tc>
        <w:tc>
          <w:tcPr>
            <w:tcW w:w="960" w:type="dxa"/>
            <w:tcBorders>
              <w:top w:val="single" w:sz="4" w:space="0" w:color="auto"/>
              <w:left w:val="nil"/>
              <w:bottom w:val="nil"/>
              <w:right w:val="nil"/>
            </w:tcBorders>
            <w:shd w:val="clear" w:color="auto" w:fill="auto"/>
            <w:noWrap/>
            <w:tcMar>
              <w:top w:w="0" w:type="dxa"/>
              <w:bottom w:w="0" w:type="dxa"/>
            </w:tcMar>
            <w:vAlign w:val="bottom"/>
            <w:hideMark/>
          </w:tcPr>
          <w:p w14:paraId="6A7D32A0"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9</w:t>
            </w:r>
          </w:p>
        </w:tc>
        <w:tc>
          <w:tcPr>
            <w:tcW w:w="960" w:type="dxa"/>
            <w:tcBorders>
              <w:top w:val="single" w:sz="4" w:space="0" w:color="auto"/>
              <w:left w:val="nil"/>
              <w:bottom w:val="nil"/>
              <w:right w:val="nil"/>
            </w:tcBorders>
            <w:shd w:val="clear" w:color="auto" w:fill="auto"/>
            <w:noWrap/>
            <w:tcMar>
              <w:top w:w="0" w:type="dxa"/>
              <w:bottom w:w="0" w:type="dxa"/>
            </w:tcMar>
            <w:vAlign w:val="bottom"/>
            <w:hideMark/>
          </w:tcPr>
          <w:p w14:paraId="600C1052"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10</w:t>
            </w:r>
          </w:p>
        </w:tc>
        <w:tc>
          <w:tcPr>
            <w:tcW w:w="960" w:type="dxa"/>
            <w:tcBorders>
              <w:top w:val="single" w:sz="4" w:space="0" w:color="auto"/>
              <w:left w:val="nil"/>
              <w:bottom w:val="nil"/>
              <w:right w:val="nil"/>
            </w:tcBorders>
            <w:shd w:val="clear" w:color="auto" w:fill="auto"/>
            <w:noWrap/>
            <w:tcMar>
              <w:top w:w="0" w:type="dxa"/>
              <w:bottom w:w="0" w:type="dxa"/>
            </w:tcMar>
            <w:vAlign w:val="bottom"/>
            <w:hideMark/>
          </w:tcPr>
          <w:p w14:paraId="49DAFEB8"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11</w:t>
            </w:r>
          </w:p>
        </w:tc>
        <w:tc>
          <w:tcPr>
            <w:tcW w:w="960" w:type="dxa"/>
            <w:tcBorders>
              <w:top w:val="single" w:sz="4" w:space="0" w:color="auto"/>
              <w:left w:val="nil"/>
              <w:bottom w:val="nil"/>
              <w:right w:val="nil"/>
            </w:tcBorders>
            <w:shd w:val="clear" w:color="auto" w:fill="auto"/>
            <w:noWrap/>
            <w:tcMar>
              <w:top w:w="0" w:type="dxa"/>
              <w:bottom w:w="0" w:type="dxa"/>
            </w:tcMar>
            <w:vAlign w:val="bottom"/>
            <w:hideMark/>
          </w:tcPr>
          <w:p w14:paraId="716AA604" w14:textId="77777777" w:rsidR="00C90A1A" w:rsidRPr="00C90A1A" w:rsidRDefault="00C90A1A" w:rsidP="00CD3E65">
            <w:pPr>
              <w:rPr>
                <w:rFonts w:ascii="Arial" w:hAnsi="Arial" w:cs="Arial"/>
                <w:color w:val="000000"/>
                <w:sz w:val="22"/>
                <w:szCs w:val="22"/>
              </w:rPr>
            </w:pPr>
            <w:r w:rsidRPr="00C90A1A">
              <w:rPr>
                <w:rFonts w:ascii="Arial" w:hAnsi="Arial" w:cs="Arial"/>
                <w:color w:val="000000"/>
                <w:sz w:val="22"/>
                <w:szCs w:val="22"/>
              </w:rPr>
              <w:t>12</w:t>
            </w:r>
          </w:p>
        </w:tc>
      </w:tr>
      <w:tr w:rsidR="00C90A1A" w:rsidRPr="00C90A1A" w14:paraId="2E61F1AA" w14:textId="77777777" w:rsidTr="00C90A1A">
        <w:trPr>
          <w:jc w:val="center"/>
        </w:trPr>
        <w:tc>
          <w:tcPr>
            <w:tcW w:w="498" w:type="dxa"/>
            <w:tcBorders>
              <w:top w:val="nil"/>
              <w:left w:val="nil"/>
              <w:bottom w:val="nil"/>
              <w:right w:val="nil"/>
            </w:tcBorders>
            <w:shd w:val="clear" w:color="auto" w:fill="auto"/>
            <w:noWrap/>
            <w:tcMar>
              <w:top w:w="0" w:type="dxa"/>
              <w:bottom w:w="0" w:type="dxa"/>
            </w:tcMar>
            <w:vAlign w:val="bottom"/>
            <w:hideMark/>
          </w:tcPr>
          <w:p w14:paraId="179B23D5" w14:textId="77777777" w:rsidR="00C90A1A" w:rsidRPr="00C90A1A" w:rsidRDefault="00C90A1A" w:rsidP="00CD3E65">
            <w:pPr>
              <w:rPr>
                <w:rFonts w:ascii="Arial" w:hAnsi="Arial" w:cs="Arial"/>
                <w:color w:val="000000"/>
                <w:sz w:val="22"/>
                <w:szCs w:val="22"/>
              </w:rPr>
            </w:pPr>
          </w:p>
        </w:tc>
        <w:tc>
          <w:tcPr>
            <w:tcW w:w="498" w:type="dxa"/>
            <w:tcBorders>
              <w:top w:val="nil"/>
              <w:left w:val="nil"/>
              <w:bottom w:val="nil"/>
              <w:right w:val="nil"/>
            </w:tcBorders>
            <w:shd w:val="clear" w:color="auto" w:fill="auto"/>
            <w:noWrap/>
            <w:tcMar>
              <w:top w:w="0" w:type="dxa"/>
              <w:bottom w:w="0" w:type="dxa"/>
            </w:tcMar>
            <w:vAlign w:val="bottom"/>
            <w:hideMark/>
          </w:tcPr>
          <w:p w14:paraId="35BA5E9F" w14:textId="77777777" w:rsidR="00C90A1A" w:rsidRPr="00C90A1A" w:rsidRDefault="00C90A1A" w:rsidP="00CD3E65">
            <w:pPr>
              <w:rPr>
                <w:rFonts w:ascii="Arial" w:hAnsi="Arial" w:cs="Arial"/>
                <w:color w:val="000000"/>
                <w:sz w:val="22"/>
                <w:szCs w:val="22"/>
              </w:rPr>
            </w:pPr>
          </w:p>
        </w:tc>
        <w:tc>
          <w:tcPr>
            <w:tcW w:w="960" w:type="dxa"/>
            <w:tcBorders>
              <w:top w:val="nil"/>
              <w:left w:val="nil"/>
              <w:bottom w:val="nil"/>
              <w:right w:val="nil"/>
            </w:tcBorders>
            <w:shd w:val="clear" w:color="auto" w:fill="auto"/>
            <w:noWrap/>
            <w:tcMar>
              <w:top w:w="0" w:type="dxa"/>
              <w:bottom w:w="0" w:type="dxa"/>
            </w:tcMar>
            <w:vAlign w:val="bottom"/>
            <w:hideMark/>
          </w:tcPr>
          <w:p w14:paraId="49CCD519" w14:textId="77777777" w:rsidR="00C90A1A" w:rsidRPr="00C90A1A" w:rsidRDefault="00C90A1A" w:rsidP="00CD3E65">
            <w:pPr>
              <w:rPr>
                <w:rFonts w:ascii="Arial" w:hAnsi="Arial" w:cs="Arial"/>
                <w:color w:val="000000"/>
                <w:sz w:val="22"/>
                <w:szCs w:val="22"/>
              </w:rPr>
            </w:pPr>
          </w:p>
        </w:tc>
        <w:tc>
          <w:tcPr>
            <w:tcW w:w="10560" w:type="dxa"/>
            <w:gridSpan w:val="11"/>
            <w:tcBorders>
              <w:top w:val="nil"/>
              <w:left w:val="nil"/>
              <w:bottom w:val="nil"/>
              <w:right w:val="nil"/>
            </w:tcBorders>
            <w:shd w:val="clear" w:color="auto" w:fill="auto"/>
            <w:noWrap/>
            <w:tcMar>
              <w:top w:w="0" w:type="dxa"/>
              <w:bottom w:w="0" w:type="dxa"/>
            </w:tcMar>
            <w:vAlign w:val="bottom"/>
            <w:hideMark/>
          </w:tcPr>
          <w:p w14:paraId="52180A08" w14:textId="3D39FAD8" w:rsidR="00C90A1A" w:rsidRPr="00C90A1A" w:rsidRDefault="00C90A1A" w:rsidP="00C90A1A">
            <w:pPr>
              <w:spacing w:before="80"/>
              <w:jc w:val="center"/>
              <w:rPr>
                <w:rFonts w:ascii="Arial" w:hAnsi="Arial" w:cs="Arial"/>
                <w:b/>
                <w:color w:val="000000"/>
                <w:sz w:val="22"/>
                <w:szCs w:val="22"/>
              </w:rPr>
            </w:pPr>
            <w:r w:rsidRPr="00C90A1A">
              <w:rPr>
                <w:rFonts w:ascii="Arial" w:hAnsi="Arial" w:cs="Arial"/>
                <w:b/>
                <w:color w:val="000000"/>
                <w:sz w:val="22"/>
                <w:szCs w:val="22"/>
              </w:rPr>
              <w:t>Sample week</w:t>
            </w:r>
          </w:p>
        </w:tc>
        <w:tc>
          <w:tcPr>
            <w:tcW w:w="960" w:type="dxa"/>
            <w:tcBorders>
              <w:top w:val="nil"/>
              <w:left w:val="nil"/>
              <w:bottom w:val="nil"/>
              <w:right w:val="nil"/>
            </w:tcBorders>
            <w:shd w:val="clear" w:color="auto" w:fill="auto"/>
            <w:noWrap/>
            <w:tcMar>
              <w:top w:w="0" w:type="dxa"/>
              <w:bottom w:w="0" w:type="dxa"/>
            </w:tcMar>
            <w:vAlign w:val="bottom"/>
            <w:hideMark/>
          </w:tcPr>
          <w:p w14:paraId="7F45A899" w14:textId="77777777" w:rsidR="00C90A1A" w:rsidRPr="00C90A1A" w:rsidRDefault="00C90A1A" w:rsidP="00CD3E65">
            <w:pPr>
              <w:rPr>
                <w:rFonts w:ascii="Arial" w:hAnsi="Arial" w:cs="Arial"/>
                <w:color w:val="000000"/>
                <w:sz w:val="22"/>
                <w:szCs w:val="22"/>
              </w:rPr>
            </w:pPr>
          </w:p>
        </w:tc>
      </w:tr>
    </w:tbl>
    <w:p w14:paraId="290A9F2C" w14:textId="77777777" w:rsidR="00BD2273" w:rsidRDefault="00BD2273" w:rsidP="001B318F"/>
    <w:p w14:paraId="5EF60E49" w14:textId="77777777" w:rsidR="00C90A1A" w:rsidRPr="00260590" w:rsidRDefault="00C90A1A" w:rsidP="00C90A1A">
      <w:pPr>
        <w:pStyle w:val="Caption"/>
        <w:rPr>
          <w:rFonts w:ascii="Arial Bold" w:hAnsi="Arial Bold"/>
          <w:spacing w:val="-2"/>
        </w:rPr>
      </w:pPr>
      <w:bookmarkStart w:id="446" w:name="_Ref447057103"/>
      <w:bookmarkStart w:id="447" w:name="_Toc456271082"/>
      <w:bookmarkStart w:id="448" w:name="_Toc453440235"/>
      <w:r w:rsidRPr="00260590">
        <w:rPr>
          <w:rFonts w:ascii="Arial Bold" w:hAnsi="Arial Bold"/>
          <w:spacing w:val="-2"/>
        </w:rPr>
        <w:t>Figure 29</w:t>
      </w:r>
      <w:bookmarkEnd w:id="446"/>
      <w:r w:rsidRPr="00260590">
        <w:rPr>
          <w:rFonts w:ascii="Arial Bold" w:hAnsi="Arial Bold"/>
          <w:spacing w:val="-2"/>
        </w:rPr>
        <w:t>.—Weekly contacts (X) and non-contacts (gray boxes) for all 24 acoustic- and radio-tagged bonytail during the December 2014 – March 2016 telemetry study, Laughlin Lagoon, Nevada.</w:t>
      </w:r>
      <w:bookmarkEnd w:id="447"/>
    </w:p>
    <w:p w14:paraId="659594DA" w14:textId="2D4BC9DE" w:rsidR="00C90A1A" w:rsidRPr="00C90A1A" w:rsidRDefault="00C90A1A" w:rsidP="001B318F">
      <w:pPr>
        <w:rPr>
          <w:rFonts w:ascii="Arial" w:hAnsi="Arial" w:cs="Arial"/>
          <w:sz w:val="20"/>
          <w:szCs w:val="20"/>
        </w:rPr>
      </w:pPr>
      <w:r w:rsidRPr="00C90A1A">
        <w:rPr>
          <w:rFonts w:ascii="Arial" w:hAnsi="Arial" w:cs="Arial"/>
          <w:sz w:val="20"/>
          <w:szCs w:val="20"/>
        </w:rPr>
        <w:t>(</w:t>
      </w:r>
      <w:r w:rsidR="00260590">
        <w:rPr>
          <w:rFonts w:ascii="Arial" w:hAnsi="Arial" w:cs="Arial"/>
          <w:sz w:val="20"/>
          <w:szCs w:val="20"/>
        </w:rPr>
        <w:t xml:space="preserve">Note:  </w:t>
      </w:r>
      <w:r w:rsidRPr="00C90A1A">
        <w:rPr>
          <w:rFonts w:ascii="Arial" w:hAnsi="Arial" w:cs="Arial"/>
          <w:sz w:val="20"/>
          <w:szCs w:val="20"/>
        </w:rPr>
        <w:t>*</w:t>
      </w:r>
      <w:r w:rsidR="00260590">
        <w:rPr>
          <w:rFonts w:ascii="Arial" w:hAnsi="Arial" w:cs="Arial"/>
          <w:sz w:val="20"/>
          <w:szCs w:val="20"/>
        </w:rPr>
        <w:t xml:space="preserve"> d</w:t>
      </w:r>
      <w:r w:rsidRPr="00C90A1A">
        <w:rPr>
          <w:rFonts w:ascii="Arial" w:hAnsi="Arial" w:cs="Arial"/>
          <w:sz w:val="20"/>
          <w:szCs w:val="20"/>
        </w:rPr>
        <w:t>enotes a mortality</w:t>
      </w:r>
      <w:r w:rsidR="00260590">
        <w:rPr>
          <w:rFonts w:ascii="Arial" w:hAnsi="Arial" w:cs="Arial"/>
          <w:sz w:val="20"/>
          <w:szCs w:val="20"/>
        </w:rPr>
        <w:t>;</w:t>
      </w:r>
      <w:r w:rsidRPr="00C90A1A">
        <w:rPr>
          <w:rFonts w:ascii="Arial" w:hAnsi="Arial" w:cs="Arial"/>
          <w:sz w:val="20"/>
          <w:szCs w:val="20"/>
        </w:rPr>
        <w:t xml:space="preserve"> no radio tracking occurred </w:t>
      </w:r>
      <w:r w:rsidR="00260590">
        <w:rPr>
          <w:rFonts w:ascii="Arial" w:hAnsi="Arial" w:cs="Arial"/>
          <w:sz w:val="20"/>
          <w:szCs w:val="20"/>
        </w:rPr>
        <w:t xml:space="preserve">during </w:t>
      </w:r>
      <w:r w:rsidRPr="00C90A1A">
        <w:rPr>
          <w:rFonts w:ascii="Arial" w:hAnsi="Arial" w:cs="Arial"/>
          <w:sz w:val="20"/>
          <w:szCs w:val="20"/>
        </w:rPr>
        <w:t xml:space="preserve">weeks 6, 9, </w:t>
      </w:r>
      <w:r w:rsidR="00260590">
        <w:rPr>
          <w:rFonts w:ascii="Arial" w:hAnsi="Arial" w:cs="Arial"/>
          <w:sz w:val="20"/>
          <w:szCs w:val="20"/>
        </w:rPr>
        <w:t>or</w:t>
      </w:r>
      <w:r w:rsidRPr="00C90A1A">
        <w:rPr>
          <w:rFonts w:ascii="Arial" w:hAnsi="Arial" w:cs="Arial"/>
          <w:sz w:val="20"/>
          <w:szCs w:val="20"/>
        </w:rPr>
        <w:t xml:space="preserve"> 10.)</w:t>
      </w:r>
      <w:bookmarkEnd w:id="448"/>
    </w:p>
    <w:p w14:paraId="17892757" w14:textId="77777777" w:rsidR="00BD2273" w:rsidRDefault="00BD2273" w:rsidP="001B318F">
      <w:pPr>
        <w:sectPr w:rsidR="00BD2273" w:rsidSect="008A1E13">
          <w:headerReference w:type="default" r:id="rId84"/>
          <w:footerReference w:type="default" r:id="rId85"/>
          <w:headerReference w:type="first" r:id="rId86"/>
          <w:footerReference w:type="first" r:id="rId87"/>
          <w:pgSz w:w="15840" w:h="12240" w:orient="landscape" w:code="1"/>
          <w:pgMar w:top="2160" w:right="1440" w:bottom="2160" w:left="1440" w:header="720" w:footer="720" w:gutter="0"/>
          <w:cols w:space="720"/>
          <w:titlePg/>
          <w:docGrid w:linePitch="360"/>
        </w:sectPr>
      </w:pPr>
    </w:p>
    <w:p w14:paraId="4E842A76" w14:textId="19F27398" w:rsidR="00A757C6" w:rsidRDefault="00A757C6" w:rsidP="001B318F">
      <w:r>
        <w:lastRenderedPageBreak/>
        <w:t>swimming together in water less</w:t>
      </w:r>
      <w:r w:rsidR="003731BA">
        <w:t xml:space="preserve"> than half a meter 12 days post-</w:t>
      </w:r>
      <w:r>
        <w:t>stocking</w:t>
      </w:r>
      <w:r w:rsidR="00260590">
        <w:t>,</w:t>
      </w:r>
      <w:r>
        <w:t xml:space="preserve"> while an additional non-telemetry-tagged fish was observed stationary in water les</w:t>
      </w:r>
      <w:r w:rsidR="003731BA">
        <w:t>s than half a meter 6 days post-</w:t>
      </w:r>
      <w:r>
        <w:t>stocking, all near bulrush.</w:t>
      </w:r>
    </w:p>
    <w:p w14:paraId="376AAE98" w14:textId="77777777" w:rsidR="00CD3E65" w:rsidRDefault="00CD3E65" w:rsidP="001B318F"/>
    <w:p w14:paraId="12B8DF9A" w14:textId="77777777" w:rsidR="00CD3E65" w:rsidRPr="00214D22" w:rsidRDefault="00CD3E65" w:rsidP="001B318F"/>
    <w:p w14:paraId="0F94ACA2" w14:textId="78EB7E6D" w:rsidR="00A757C6" w:rsidRDefault="00A757C6" w:rsidP="001B318F">
      <w:pPr>
        <w:pStyle w:val="Heading2"/>
      </w:pPr>
      <w:bookmarkStart w:id="449" w:name="_Toc453440189"/>
      <w:bookmarkStart w:id="450" w:name="_Toc456938194"/>
      <w:r>
        <w:t>Remote PIT Scanning</w:t>
      </w:r>
      <w:bookmarkEnd w:id="449"/>
      <w:bookmarkEnd w:id="450"/>
    </w:p>
    <w:p w14:paraId="45FC95F7" w14:textId="77777777" w:rsidR="00A757C6" w:rsidRPr="007153B9" w:rsidRDefault="00A757C6" w:rsidP="00CD3E65">
      <w:pPr>
        <w:pStyle w:val="Heading3-space"/>
      </w:pPr>
      <w:bookmarkStart w:id="451" w:name="_Toc453440190"/>
      <w:bookmarkStart w:id="452" w:name="_Toc456938195"/>
      <w:r>
        <w:t>Blankenship Bend</w:t>
      </w:r>
      <w:bookmarkEnd w:id="451"/>
      <w:bookmarkEnd w:id="452"/>
    </w:p>
    <w:p w14:paraId="7BE9F280" w14:textId="225A6914" w:rsidR="00A757C6" w:rsidRDefault="00A757C6" w:rsidP="001B318F">
      <w:pPr>
        <w:rPr>
          <w:rFonts w:eastAsiaTheme="minorHAnsi"/>
        </w:rPr>
      </w:pPr>
      <w:r w:rsidRPr="00167E8A">
        <w:rPr>
          <w:rFonts w:eastAsiaTheme="minorHAnsi"/>
        </w:rPr>
        <w:t>Over</w:t>
      </w:r>
      <w:r>
        <w:rPr>
          <w:rFonts w:eastAsiaTheme="minorHAnsi"/>
        </w:rPr>
        <w:t xml:space="preserve"> the course of PIT scanning at Blankenship Bend, including </w:t>
      </w:r>
      <w:r w:rsidRPr="00E9680F">
        <w:rPr>
          <w:rFonts w:cs="Calibri"/>
        </w:rPr>
        <w:t>other LCR MSCP Reach 3 study efforts</w:t>
      </w:r>
      <w:r>
        <w:rPr>
          <w:rFonts w:cs="Calibri"/>
        </w:rPr>
        <w:t>, antennas scanned collectively for a total of 9</w:t>
      </w:r>
      <w:r w:rsidR="00260590">
        <w:rPr>
          <w:rFonts w:cs="Calibri"/>
        </w:rPr>
        <w:t>,</w:t>
      </w:r>
      <w:r>
        <w:rPr>
          <w:rFonts w:cs="Calibri"/>
        </w:rPr>
        <w:t>045 hours</w:t>
      </w:r>
      <w:r w:rsidR="00260590">
        <w:rPr>
          <w:rFonts w:cs="Calibri"/>
        </w:rPr>
        <w:t>,</w:t>
      </w:r>
      <w:r>
        <w:rPr>
          <w:rFonts w:cs="Calibri"/>
        </w:rPr>
        <w:t xml:space="preserve"> and </w:t>
      </w:r>
      <w:r>
        <w:rPr>
          <w:rFonts w:eastAsiaTheme="minorHAnsi"/>
        </w:rPr>
        <w:t>150</w:t>
      </w:r>
      <w:r w:rsidRPr="00167E8A">
        <w:rPr>
          <w:rFonts w:eastAsiaTheme="minorHAnsi"/>
        </w:rPr>
        <w:t xml:space="preserve"> unique bonytail were contacted</w:t>
      </w:r>
      <w:r>
        <w:rPr>
          <w:rFonts w:eastAsiaTheme="minorHAnsi"/>
        </w:rPr>
        <w:t xml:space="preserve">, </w:t>
      </w:r>
      <w:r w:rsidR="00260590">
        <w:rPr>
          <w:rFonts w:eastAsiaTheme="minorHAnsi"/>
        </w:rPr>
        <w:t>13</w:t>
      </w:r>
      <w:r>
        <w:rPr>
          <w:rFonts w:eastAsiaTheme="minorHAnsi"/>
        </w:rPr>
        <w:t xml:space="preserve"> of which </w:t>
      </w:r>
      <w:r w:rsidRPr="00167E8A">
        <w:rPr>
          <w:rFonts w:eastAsiaTheme="minorHAnsi"/>
        </w:rPr>
        <w:t>were released in October 2013</w:t>
      </w:r>
      <w:r w:rsidR="00A96E71">
        <w:rPr>
          <w:rFonts w:eastAsiaTheme="minorHAnsi"/>
        </w:rPr>
        <w:t xml:space="preserve">.  </w:t>
      </w:r>
      <w:r>
        <w:rPr>
          <w:rFonts w:eastAsiaTheme="minorHAnsi"/>
        </w:rPr>
        <w:t xml:space="preserve">The remainder of contacts represents </w:t>
      </w:r>
      <w:r>
        <w:t>27% of bonytail released from the corresponding stocking event in January 2014</w:t>
      </w:r>
      <w:r w:rsidR="00A96E71">
        <w:rPr>
          <w:rFonts w:eastAsiaTheme="minorHAnsi"/>
        </w:rPr>
        <w:t xml:space="preserve">.  </w:t>
      </w:r>
      <w:r w:rsidRPr="00167E8A">
        <w:rPr>
          <w:rFonts w:eastAsiaTheme="minorHAnsi"/>
        </w:rPr>
        <w:t xml:space="preserve">Most contacts </w:t>
      </w:r>
      <w:r>
        <w:rPr>
          <w:rFonts w:eastAsiaTheme="minorHAnsi"/>
        </w:rPr>
        <w:t xml:space="preserve">(96%, </w:t>
      </w:r>
      <w:r>
        <w:rPr>
          <w:rFonts w:cs="Calibri"/>
        </w:rPr>
        <w:t>only including fish stocked in January 2014</w:t>
      </w:r>
      <w:r>
        <w:rPr>
          <w:rFonts w:eastAsiaTheme="minorHAnsi"/>
        </w:rPr>
        <w:t xml:space="preserve">) </w:t>
      </w:r>
      <w:r w:rsidRPr="00167E8A">
        <w:rPr>
          <w:rFonts w:eastAsiaTheme="minorHAnsi"/>
        </w:rPr>
        <w:t>occurred during the week of</w:t>
      </w:r>
      <w:r>
        <w:rPr>
          <w:rFonts w:eastAsiaTheme="minorHAnsi"/>
          <w:b/>
          <w:bCs/>
        </w:rPr>
        <w:t xml:space="preserve"> </w:t>
      </w:r>
      <w:r>
        <w:rPr>
          <w:rFonts w:eastAsiaTheme="minorHAnsi"/>
        </w:rPr>
        <w:t>release</w:t>
      </w:r>
      <w:r w:rsidRPr="00167E8A">
        <w:rPr>
          <w:rFonts w:eastAsiaTheme="minorHAnsi"/>
        </w:rPr>
        <w:t>, after which contacts steeply</w:t>
      </w:r>
      <w:r>
        <w:rPr>
          <w:rFonts w:eastAsiaTheme="minorHAnsi"/>
          <w:b/>
          <w:bCs/>
        </w:rPr>
        <w:t xml:space="preserve"> </w:t>
      </w:r>
      <w:r w:rsidRPr="00167E8A">
        <w:rPr>
          <w:rFonts w:eastAsiaTheme="minorHAnsi"/>
        </w:rPr>
        <w:t>declined</w:t>
      </w:r>
      <w:r w:rsidR="00A96E71">
        <w:rPr>
          <w:rFonts w:eastAsiaTheme="minorHAnsi"/>
        </w:rPr>
        <w:t xml:space="preserve">.  </w:t>
      </w:r>
      <w:r>
        <w:rPr>
          <w:rFonts w:eastAsiaTheme="minorHAnsi"/>
        </w:rPr>
        <w:t>Besides release location, seven</w:t>
      </w:r>
      <w:r w:rsidRPr="00167E8A">
        <w:rPr>
          <w:rFonts w:eastAsiaTheme="minorHAnsi"/>
        </w:rPr>
        <w:t xml:space="preserve"> PIT-tagged bonytail were contacted in</w:t>
      </w:r>
      <w:r>
        <w:rPr>
          <w:rFonts w:eastAsiaTheme="minorHAnsi"/>
          <w:b/>
          <w:bCs/>
        </w:rPr>
        <w:t xml:space="preserve"> </w:t>
      </w:r>
      <w:r w:rsidRPr="00167E8A">
        <w:rPr>
          <w:rFonts w:eastAsiaTheme="minorHAnsi"/>
        </w:rPr>
        <w:t>Trampas Cove, and one was contacted in Clear Bay.</w:t>
      </w:r>
    </w:p>
    <w:p w14:paraId="59091242" w14:textId="77777777" w:rsidR="00A757C6" w:rsidRDefault="00A757C6" w:rsidP="001B318F"/>
    <w:p w14:paraId="4C0E4E42" w14:textId="198BA149" w:rsidR="00A757C6" w:rsidRDefault="00A757C6" w:rsidP="001B318F">
      <w:r>
        <w:t>The low number of bonytail contacts prevented analysis of different scanner orientation effectiveness</w:t>
      </w:r>
      <w:r w:rsidR="00A96E71">
        <w:t xml:space="preserve">.  </w:t>
      </w:r>
      <w:r>
        <w:t xml:space="preserve">During the October 2013 study, remote PIT scanners that were deployed horizontally with all sides contacting the substrate resulted in four unique bonytail contacts, more than those oriented vertically with the bottom edge contacting the </w:t>
      </w:r>
      <w:r w:rsidRPr="004B1DD3">
        <w:t>substrate (two contacts).</w:t>
      </w:r>
    </w:p>
    <w:p w14:paraId="5054471E" w14:textId="77777777" w:rsidR="00CD3E65" w:rsidRDefault="00CD3E65" w:rsidP="001B318F"/>
    <w:p w14:paraId="5BDD2379" w14:textId="77777777" w:rsidR="00A757C6" w:rsidRPr="004B1DD3" w:rsidRDefault="00A757C6" w:rsidP="001B318F"/>
    <w:p w14:paraId="4DA6CF91" w14:textId="4C393A37" w:rsidR="00A757C6" w:rsidRDefault="00A757C6" w:rsidP="001B318F">
      <w:pPr>
        <w:pStyle w:val="Heading3"/>
      </w:pPr>
      <w:bookmarkStart w:id="453" w:name="_Toc453440191"/>
      <w:bookmarkStart w:id="454" w:name="_Toc456938196"/>
      <w:r w:rsidRPr="00103037">
        <w:t>Bill Williams River</w:t>
      </w:r>
      <w:bookmarkEnd w:id="453"/>
      <w:bookmarkEnd w:id="454"/>
    </w:p>
    <w:p w14:paraId="2B8A6110" w14:textId="02F3C4CF" w:rsidR="00A757C6" w:rsidRPr="00283DD2" w:rsidRDefault="00A757C6" w:rsidP="00CD3E65">
      <w:pPr>
        <w:rPr>
          <w:i/>
        </w:rPr>
      </w:pPr>
      <w:r w:rsidRPr="004D1A67">
        <w:t>During</w:t>
      </w:r>
      <w:r w:rsidRPr="00103037">
        <w:t xml:space="preserve"> the autumn</w:t>
      </w:r>
      <w:r w:rsidRPr="005D6DA6">
        <w:t xml:space="preserve"> 2014 telemetry study, remote</w:t>
      </w:r>
      <w:r w:rsidR="003731BA">
        <w:t xml:space="preserve"> PIT scanning antennas deployed </w:t>
      </w:r>
      <w:r w:rsidRPr="005D6DA6">
        <w:t xml:space="preserve">in </w:t>
      </w:r>
      <w:r w:rsidR="00D9531B">
        <w:t xml:space="preserve">the </w:t>
      </w:r>
      <w:r w:rsidRPr="005D6DA6">
        <w:t>Bill Williams River collectively</w:t>
      </w:r>
      <w:r w:rsidR="00D9531B">
        <w:t xml:space="preserve"> scanned for a total of 5,534.5 </w:t>
      </w:r>
      <w:r w:rsidRPr="005D6DA6">
        <w:t>hours and recorded 103 unique contacts,</w:t>
      </w:r>
      <w:r w:rsidR="00260590">
        <w:t xml:space="preserve"> of which 100 were bonytail and 3</w:t>
      </w:r>
      <w:r>
        <w:t xml:space="preserve"> </w:t>
      </w:r>
      <w:r w:rsidRPr="005D6DA6">
        <w:t xml:space="preserve">were unknown (no record </w:t>
      </w:r>
      <w:r>
        <w:t xml:space="preserve">of release or capture; </w:t>
      </w:r>
      <w:r w:rsidR="00AD275C" w:rsidRPr="00AD275C">
        <w:t>figure</w:t>
      </w:r>
      <w:r>
        <w:t xml:space="preserve"> </w:t>
      </w:r>
      <w:r>
        <w:rPr>
          <w:noProof/>
        </w:rPr>
        <w:t>30</w:t>
      </w:r>
      <w:r w:rsidRPr="005D6DA6">
        <w:t>)</w:t>
      </w:r>
      <w:r w:rsidR="00A96E71">
        <w:t xml:space="preserve">.  </w:t>
      </w:r>
      <w:r w:rsidR="003731BA">
        <w:t>Of the unique bonytail, one </w:t>
      </w:r>
      <w:r w:rsidRPr="005D6DA6">
        <w:t>fish was released in November 2011 (mean TL</w:t>
      </w:r>
      <w:r w:rsidR="009B3567">
        <w:t xml:space="preserve"> = </w:t>
      </w:r>
      <w:r w:rsidR="003731BA">
        <w:t>376), one fish in October </w:t>
      </w:r>
      <w:r w:rsidRPr="005D6DA6">
        <w:t>2012 (mean TL</w:t>
      </w:r>
      <w:r w:rsidR="009B3567">
        <w:t xml:space="preserve"> = </w:t>
      </w:r>
      <w:r w:rsidRPr="005D6DA6">
        <w:t xml:space="preserve">320), and the remaining 98 fish </w:t>
      </w:r>
      <w:r w:rsidR="003731BA">
        <w:t>(5% of bonytail from </w:t>
      </w:r>
      <w:r>
        <w:t xml:space="preserve">the corresponding stocking event) </w:t>
      </w:r>
      <w:r w:rsidRPr="005D6DA6">
        <w:t>were re</w:t>
      </w:r>
      <w:r w:rsidR="003731BA">
        <w:t>leased as part of the September </w:t>
      </w:r>
      <w:r w:rsidRPr="005D6DA6">
        <w:t xml:space="preserve">2014 stocking, all within </w:t>
      </w:r>
      <w:r w:rsidR="00D9531B">
        <w:t xml:space="preserve">the </w:t>
      </w:r>
      <w:r w:rsidRPr="005D6DA6">
        <w:t>Bill Willia</w:t>
      </w:r>
      <w:r>
        <w:t>ms River NWR</w:t>
      </w:r>
      <w:r w:rsidR="00A96E71">
        <w:t xml:space="preserve">.  </w:t>
      </w:r>
      <w:r w:rsidR="003731BA">
        <w:t>Most contacts </w:t>
      </w:r>
      <w:r>
        <w:t>(70</w:t>
      </w:r>
      <w:r w:rsidRPr="005D6DA6">
        <w:t>%</w:t>
      </w:r>
      <w:r>
        <w:t>,</w:t>
      </w:r>
      <w:r w:rsidRPr="007A43D9">
        <w:rPr>
          <w:rFonts w:cs="Calibri"/>
        </w:rPr>
        <w:t xml:space="preserve"> </w:t>
      </w:r>
      <w:r>
        <w:rPr>
          <w:rFonts w:cs="Calibri"/>
        </w:rPr>
        <w:t>only including fish stocked in September 2014</w:t>
      </w:r>
      <w:r w:rsidRPr="005D6DA6">
        <w:t xml:space="preserve">) occurred within </w:t>
      </w:r>
      <w:r w:rsidR="003731BA">
        <w:t>a </w:t>
      </w:r>
      <w:r w:rsidRPr="005D6DA6">
        <w:t xml:space="preserve">week </w:t>
      </w:r>
      <w:r>
        <w:t>(Septe</w:t>
      </w:r>
      <w:r w:rsidR="003731BA">
        <w:t>mber 30 – October 7, 2014) post-</w:t>
      </w:r>
      <w:r>
        <w:t>stocking (</w:t>
      </w:r>
      <w:r w:rsidR="00AD275C" w:rsidRPr="00AD275C">
        <w:t>figure</w:t>
      </w:r>
      <w:r>
        <w:t xml:space="preserve"> </w:t>
      </w:r>
      <w:r>
        <w:rPr>
          <w:noProof/>
        </w:rPr>
        <w:t>31</w:t>
      </w:r>
      <w:r w:rsidRPr="005D6DA6">
        <w:t>).</w:t>
      </w:r>
    </w:p>
    <w:p w14:paraId="76BA6772" w14:textId="77777777" w:rsidR="00A757C6" w:rsidRPr="005D6DA6" w:rsidRDefault="00A757C6" w:rsidP="001B318F"/>
    <w:p w14:paraId="2FFA875B" w14:textId="394FB5D3" w:rsidR="00D9531B" w:rsidRDefault="00A757C6">
      <w:pPr>
        <w:rPr>
          <w:rFonts w:cs="Calibri"/>
        </w:rPr>
      </w:pPr>
      <w:r>
        <w:rPr>
          <w:rFonts w:cs="Calibri"/>
        </w:rPr>
        <w:t>From December 2014 – January 2015, remote PIT scann</w:t>
      </w:r>
      <w:r w:rsidRPr="0085322A">
        <w:rPr>
          <w:rFonts w:cs="Calibri"/>
        </w:rPr>
        <w:t xml:space="preserve">ing antennas deployed in </w:t>
      </w:r>
      <w:r w:rsidR="00D9531B">
        <w:rPr>
          <w:rFonts w:cs="Calibri"/>
        </w:rPr>
        <w:t xml:space="preserve">the </w:t>
      </w:r>
      <w:r w:rsidRPr="0085322A">
        <w:rPr>
          <w:rFonts w:cs="Calibri"/>
        </w:rPr>
        <w:t xml:space="preserve">Bill Williams River collectively scanned for a total of 7,257.8 hours, contacting </w:t>
      </w:r>
      <w:r>
        <w:rPr>
          <w:rFonts w:cs="Calibri"/>
        </w:rPr>
        <w:t>184</w:t>
      </w:r>
      <w:r w:rsidRPr="0085322A">
        <w:rPr>
          <w:rFonts w:cs="Calibri"/>
        </w:rPr>
        <w:t xml:space="preserve"> unique fish, of which </w:t>
      </w:r>
      <w:r>
        <w:rPr>
          <w:rFonts w:cs="Calibri"/>
        </w:rPr>
        <w:t>183</w:t>
      </w:r>
      <w:r w:rsidRPr="0085322A">
        <w:rPr>
          <w:rFonts w:cs="Calibri"/>
        </w:rPr>
        <w:t xml:space="preserve"> were bonytail </w:t>
      </w:r>
      <w:r>
        <w:rPr>
          <w:rFonts w:cs="Calibri"/>
        </w:rPr>
        <w:t xml:space="preserve">and </w:t>
      </w:r>
      <w:r w:rsidR="00260590">
        <w:rPr>
          <w:rFonts w:cs="Calibri"/>
        </w:rPr>
        <w:t>1</w:t>
      </w:r>
      <w:r w:rsidRPr="0085322A">
        <w:rPr>
          <w:rFonts w:cs="Calibri"/>
        </w:rPr>
        <w:t xml:space="preserve"> </w:t>
      </w:r>
      <w:r>
        <w:rPr>
          <w:rFonts w:cs="Calibri"/>
        </w:rPr>
        <w:t xml:space="preserve">a razorback sucker (see </w:t>
      </w:r>
      <w:r w:rsidR="00AD275C" w:rsidRPr="00AD275C">
        <w:t>figure</w:t>
      </w:r>
      <w:r>
        <w:t xml:space="preserve"> </w:t>
      </w:r>
      <w:r>
        <w:rPr>
          <w:noProof/>
        </w:rPr>
        <w:t>30</w:t>
      </w:r>
      <w:r>
        <w:rPr>
          <w:rFonts w:cs="Calibri"/>
        </w:rPr>
        <w:t>)</w:t>
      </w:r>
      <w:r w:rsidR="00A96E71">
        <w:rPr>
          <w:rFonts w:cs="Calibri"/>
        </w:rPr>
        <w:t xml:space="preserve">.  </w:t>
      </w:r>
      <w:r>
        <w:rPr>
          <w:rFonts w:cs="Calibri"/>
        </w:rPr>
        <w:t>Of the unique bonytail contacted over t</w:t>
      </w:r>
      <w:r w:rsidR="00260590">
        <w:rPr>
          <w:rFonts w:cs="Calibri"/>
        </w:rPr>
        <w:t>he course of the study, one </w:t>
      </w:r>
      <w:r>
        <w:rPr>
          <w:rFonts w:cs="Calibri"/>
        </w:rPr>
        <w:t>fish had been released in December 2010 (TL</w:t>
      </w:r>
      <w:r w:rsidR="009B3567">
        <w:rPr>
          <w:rFonts w:cs="Calibri"/>
        </w:rPr>
        <w:t xml:space="preserve"> = </w:t>
      </w:r>
      <w:r>
        <w:rPr>
          <w:rFonts w:cs="Calibri"/>
        </w:rPr>
        <w:t>372)</w:t>
      </w:r>
      <w:r w:rsidR="00260590">
        <w:rPr>
          <w:rFonts w:cs="Calibri"/>
        </w:rPr>
        <w:t>, and the remaining 182 </w:t>
      </w:r>
      <w:r>
        <w:rPr>
          <w:rFonts w:cs="Calibri"/>
        </w:rPr>
        <w:t xml:space="preserve">bonytail </w:t>
      </w:r>
      <w:r>
        <w:t xml:space="preserve">(5% of bonytail from the corresponding stocking event) </w:t>
      </w:r>
      <w:r>
        <w:rPr>
          <w:rFonts w:cs="Calibri"/>
        </w:rPr>
        <w:t xml:space="preserve">all were released as part of the stocking in December 2014, all within </w:t>
      </w:r>
      <w:r w:rsidR="00D9531B">
        <w:rPr>
          <w:rFonts w:cs="Calibri"/>
        </w:rPr>
        <w:t xml:space="preserve">the </w:t>
      </w:r>
      <w:r>
        <w:rPr>
          <w:rFonts w:cs="Calibri"/>
        </w:rPr>
        <w:t>Bill Williams River NWR</w:t>
      </w:r>
      <w:r w:rsidR="00A96E71">
        <w:rPr>
          <w:rFonts w:cs="Calibri"/>
        </w:rPr>
        <w:t xml:space="preserve">.  </w:t>
      </w:r>
      <w:r>
        <w:rPr>
          <w:rFonts w:cs="Calibri"/>
        </w:rPr>
        <w:t xml:space="preserve">The one razorback sucker was released in November 2007 </w:t>
      </w:r>
    </w:p>
    <w:p w14:paraId="1B4D39FD" w14:textId="39276E46" w:rsidR="00CD3E65" w:rsidRDefault="00CD3E65">
      <w:pPr>
        <w:rPr>
          <w:rFonts w:cs="Calibri"/>
        </w:rPr>
      </w:pPr>
      <w:r>
        <w:rPr>
          <w:rFonts w:cs="Calibri"/>
        </w:rPr>
        <w:br w:type="page"/>
      </w:r>
    </w:p>
    <w:p w14:paraId="252CE4BF" w14:textId="198ED285" w:rsidR="00CD3E65" w:rsidRPr="00885209" w:rsidRDefault="00CD3E65" w:rsidP="00CD3E65">
      <w:pPr>
        <w:pStyle w:val="Caption"/>
        <w:rPr>
          <w:rFonts w:ascii="Arial Bold" w:hAnsi="Arial Bold"/>
          <w:spacing w:val="-2"/>
        </w:rPr>
      </w:pPr>
      <w:bookmarkStart w:id="455" w:name="_Ref447057858"/>
      <w:bookmarkStart w:id="456" w:name="_Toc456271083"/>
      <w:bookmarkStart w:id="457" w:name="_Toc453440236"/>
      <w:r w:rsidRPr="00885209">
        <w:rPr>
          <w:rFonts w:ascii="Arial Bold" w:hAnsi="Arial Bold"/>
          <w:spacing w:val="-2"/>
        </w:rPr>
        <w:lastRenderedPageBreak/>
        <w:t>Figure 30</w:t>
      </w:r>
      <w:bookmarkEnd w:id="455"/>
      <w:r w:rsidRPr="00885209">
        <w:rPr>
          <w:rFonts w:ascii="Arial Bold" w:hAnsi="Arial Bold"/>
          <w:spacing w:val="-2"/>
        </w:rPr>
        <w:t>.—Contacts of bonytail at remote PIT scanning locations from September – November 2014 (above) and December 2014 – January 2015 (below), Bill Williams River, Arizona.</w:t>
      </w:r>
      <w:bookmarkEnd w:id="456"/>
    </w:p>
    <w:p w14:paraId="5E2B23F6" w14:textId="46503EEA" w:rsidR="00CD3E65" w:rsidRPr="00CD3E65" w:rsidRDefault="00CD3E65" w:rsidP="00CD3E65">
      <w:pPr>
        <w:rPr>
          <w:rFonts w:ascii="Arial" w:hAnsi="Arial" w:cs="Arial"/>
          <w:sz w:val="20"/>
          <w:szCs w:val="20"/>
        </w:rPr>
      </w:pPr>
      <w:r w:rsidRPr="00CD3E65">
        <w:rPr>
          <w:rFonts w:ascii="Arial" w:hAnsi="Arial" w:cs="Arial"/>
          <w:sz w:val="20"/>
          <w:szCs w:val="20"/>
        </w:rPr>
        <w:t>Locations with greater bonytail contacts are represented by darker colors.</w:t>
      </w:r>
      <w:bookmarkEnd w:id="457"/>
    </w:p>
    <w:p w14:paraId="79614B46" w14:textId="172EEB32" w:rsidR="00CD3E65" w:rsidRDefault="00CD3E65">
      <w:pPr>
        <w:rPr>
          <w:rFonts w:cs="Calibri"/>
        </w:rPr>
      </w:pPr>
      <w:r>
        <w:rPr>
          <w:noProof/>
        </w:rPr>
        <w:drawing>
          <wp:anchor distT="0" distB="0" distL="114300" distR="114300" simplePos="0" relativeHeight="251780096" behindDoc="0" locked="0" layoutInCell="0" allowOverlap="0" wp14:anchorId="41B509FF" wp14:editId="205DA159">
            <wp:simplePos x="0" y="0"/>
            <wp:positionH relativeFrom="margin">
              <wp:posOffset>0</wp:posOffset>
            </wp:positionH>
            <wp:positionV relativeFrom="margin">
              <wp:posOffset>2540</wp:posOffset>
            </wp:positionV>
            <wp:extent cx="5029200" cy="3764280"/>
            <wp:effectExtent l="0" t="0" r="0" b="7620"/>
            <wp:wrapTopAndBottom/>
            <wp:docPr id="376" name="Picture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T contacts14-15.jpg"/>
                    <pic:cNvPicPr/>
                  </pic:nvPicPr>
                  <pic:blipFill>
                    <a:blip r:embed="rId88">
                      <a:extLst>
                        <a:ext uri="{28A0092B-C50C-407E-A947-70E740481C1C}">
                          <a14:useLocalDpi xmlns:a14="http://schemas.microsoft.com/office/drawing/2010/main" val="0"/>
                        </a:ext>
                      </a:extLst>
                    </a:blip>
                    <a:stretch>
                      <a:fillRect/>
                    </a:stretch>
                  </pic:blipFill>
                  <pic:spPr>
                    <a:xfrm>
                      <a:off x="0" y="0"/>
                      <a:ext cx="5029200" cy="3764280"/>
                    </a:xfrm>
                    <a:prstGeom prst="rect">
                      <a:avLst/>
                    </a:prstGeom>
                  </pic:spPr>
                </pic:pic>
              </a:graphicData>
            </a:graphic>
          </wp:anchor>
        </w:drawing>
      </w:r>
    </w:p>
    <w:p w14:paraId="2491C45A" w14:textId="77777777" w:rsidR="00CD3E65" w:rsidRDefault="00CD3E65">
      <w:pPr>
        <w:rPr>
          <w:rFonts w:cs="Calibri"/>
        </w:rPr>
      </w:pPr>
    </w:p>
    <w:p w14:paraId="681F68F0" w14:textId="509A9CED" w:rsidR="00A757C6" w:rsidRPr="00283DD2" w:rsidRDefault="00D9531B" w:rsidP="001B318F">
      <w:r>
        <w:rPr>
          <w:rFonts w:cs="Calibri"/>
        </w:rPr>
        <w:t xml:space="preserve">at the Bill Williams River NWR.  No fish were contacted from the September 2014 stocking during winter </w:t>
      </w:r>
      <w:r w:rsidR="00260590">
        <w:rPr>
          <w:rFonts w:cs="Calibri"/>
        </w:rPr>
        <w:t>2014–</w:t>
      </w:r>
      <w:r w:rsidR="00A757C6">
        <w:rPr>
          <w:rFonts w:cs="Calibri"/>
        </w:rPr>
        <w:t>15 PIT scanning efforts</w:t>
      </w:r>
      <w:r w:rsidR="00A96E71">
        <w:rPr>
          <w:rFonts w:cs="Calibri"/>
        </w:rPr>
        <w:t xml:space="preserve">.  </w:t>
      </w:r>
      <w:r w:rsidR="00A757C6">
        <w:rPr>
          <w:rFonts w:cs="Calibri"/>
        </w:rPr>
        <w:t>Most contacts (72%, only including fish stocked in December 2014) occurred solely within a week (December 10</w:t>
      </w:r>
      <w:r w:rsidR="00CD3E65">
        <w:rPr>
          <w:rFonts w:cs="Calibri"/>
        </w:rPr>
        <w:t>–17, 2014) post</w:t>
      </w:r>
      <w:r w:rsidR="003731BA">
        <w:rPr>
          <w:rFonts w:cs="Calibri"/>
        </w:rPr>
        <w:t>-</w:t>
      </w:r>
      <w:r w:rsidR="00CD3E65">
        <w:rPr>
          <w:rFonts w:cs="Calibri"/>
        </w:rPr>
        <w:t>stocking (</w:t>
      </w:r>
      <w:r w:rsidR="00AD275C" w:rsidRPr="00AD275C">
        <w:t>figure</w:t>
      </w:r>
      <w:r w:rsidR="00A757C6">
        <w:t xml:space="preserve"> </w:t>
      </w:r>
      <w:r w:rsidR="00A757C6">
        <w:rPr>
          <w:noProof/>
        </w:rPr>
        <w:t>31</w:t>
      </w:r>
      <w:r w:rsidR="00A757C6">
        <w:rPr>
          <w:rFonts w:cs="Calibri"/>
        </w:rPr>
        <w:t>)</w:t>
      </w:r>
      <w:r w:rsidR="00A96E71">
        <w:rPr>
          <w:rFonts w:cs="Calibri"/>
        </w:rPr>
        <w:t xml:space="preserve">.  </w:t>
      </w:r>
      <w:r w:rsidR="00A757C6" w:rsidRPr="00733089">
        <w:rPr>
          <w:rFonts w:cs="Calibri"/>
        </w:rPr>
        <w:t xml:space="preserve">No additional bonytail were contacted during the study period through other LCR MSCP Reach 3 </w:t>
      </w:r>
      <w:r w:rsidR="00A757C6">
        <w:rPr>
          <w:rFonts w:cs="Calibri"/>
        </w:rPr>
        <w:t>scanning</w:t>
      </w:r>
      <w:r w:rsidR="00A757C6" w:rsidRPr="00733089">
        <w:rPr>
          <w:rFonts w:cs="Calibri"/>
        </w:rPr>
        <w:t xml:space="preserve"> efforts.</w:t>
      </w:r>
    </w:p>
    <w:p w14:paraId="1809A804" w14:textId="77777777" w:rsidR="00A757C6" w:rsidRDefault="00A757C6" w:rsidP="001B318F">
      <w:pPr>
        <w:rPr>
          <w:rFonts w:cs="Calibri"/>
        </w:rPr>
      </w:pPr>
    </w:p>
    <w:p w14:paraId="2401D585" w14:textId="20F408FA" w:rsidR="00CD3E65" w:rsidRDefault="00A757C6" w:rsidP="00CD3E65">
      <w:pPr>
        <w:rPr>
          <w:rFonts w:cs="Calibri"/>
        </w:rPr>
      </w:pPr>
      <w:r>
        <w:t>During autumn PIT scanning, t</w:t>
      </w:r>
      <w:r w:rsidRPr="005D6DA6">
        <w:t>he greatest number of unique bonytail contacts occurred at the release site</w:t>
      </w:r>
      <w:r w:rsidR="00A96E71">
        <w:t xml:space="preserve">.  </w:t>
      </w:r>
      <w:r w:rsidRPr="005D6DA6">
        <w:t xml:space="preserve">Boot </w:t>
      </w:r>
      <w:r>
        <w:t>C</w:t>
      </w:r>
      <w:r w:rsidRPr="005D6DA6">
        <w:t>ove and the fishing pier</w:t>
      </w:r>
      <w:r>
        <w:t xml:space="preserve"> </w:t>
      </w:r>
      <w:r w:rsidRPr="005D6DA6">
        <w:t>were also successful locations of bonytail contacts</w:t>
      </w:r>
      <w:r w:rsidR="00A96E71">
        <w:t xml:space="preserve">.  </w:t>
      </w:r>
      <w:r>
        <w:rPr>
          <w:rFonts w:cs="Calibri"/>
        </w:rPr>
        <w:t>The greatest number of unique bonytail contacts during winter PIT scanning occurred at the release site and upstream of the fishing pier</w:t>
      </w:r>
      <w:r w:rsidR="00A96E71">
        <w:rPr>
          <w:rFonts w:cs="Calibri"/>
        </w:rPr>
        <w:t xml:space="preserve">.  </w:t>
      </w:r>
      <w:r>
        <w:rPr>
          <w:rFonts w:cs="Calibri"/>
        </w:rPr>
        <w:t xml:space="preserve">Several locations along the north shore of </w:t>
      </w:r>
      <w:r w:rsidR="004923B6">
        <w:rPr>
          <w:rFonts w:cs="Calibri"/>
        </w:rPr>
        <w:t>the Bill Williams River a</w:t>
      </w:r>
      <w:r>
        <w:rPr>
          <w:rFonts w:cs="Calibri"/>
        </w:rPr>
        <w:t>rm and the entrance of Boot Cove were also succ</w:t>
      </w:r>
      <w:r w:rsidR="004923B6">
        <w:rPr>
          <w:rFonts w:cs="Calibri"/>
        </w:rPr>
        <w:t>essful deployment locations for </w:t>
      </w:r>
      <w:r>
        <w:rPr>
          <w:rFonts w:cs="Calibri"/>
        </w:rPr>
        <w:t>bonytail contacts</w:t>
      </w:r>
      <w:r w:rsidR="00A96E71">
        <w:rPr>
          <w:rFonts w:cs="Calibri"/>
        </w:rPr>
        <w:t xml:space="preserve">.  </w:t>
      </w:r>
      <w:r>
        <w:rPr>
          <w:rFonts w:cs="Calibri"/>
        </w:rPr>
        <w:t xml:space="preserve">Habitat descriptions of deployment sites combining all iterations of PIT scanning at </w:t>
      </w:r>
      <w:r w:rsidR="004923B6">
        <w:rPr>
          <w:rFonts w:cs="Calibri"/>
        </w:rPr>
        <w:t xml:space="preserve">the </w:t>
      </w:r>
      <w:r>
        <w:rPr>
          <w:rFonts w:cs="Calibri"/>
        </w:rPr>
        <w:t xml:space="preserve">Bill Williams River are presented in </w:t>
      </w:r>
      <w:r w:rsidR="00AD275C" w:rsidRPr="00AD275C">
        <w:t>table</w:t>
      </w:r>
      <w:r>
        <w:t xml:space="preserve"> </w:t>
      </w:r>
      <w:r>
        <w:rPr>
          <w:noProof/>
        </w:rPr>
        <w:t>6</w:t>
      </w:r>
      <w:r w:rsidR="00A96E71">
        <w:rPr>
          <w:rFonts w:cs="Calibri"/>
        </w:rPr>
        <w:t xml:space="preserve">.  </w:t>
      </w:r>
      <w:r w:rsidR="00260590">
        <w:rPr>
          <w:rFonts w:cs="Calibri"/>
        </w:rPr>
        <w:t>The r</w:t>
      </w:r>
      <w:r>
        <w:rPr>
          <w:rFonts w:cs="Calibri"/>
        </w:rPr>
        <w:t>esults are not representative of all available habitat</w:t>
      </w:r>
      <w:r w:rsidR="00A96E71">
        <w:rPr>
          <w:rFonts w:cs="Calibri"/>
        </w:rPr>
        <w:t>.</w:t>
      </w:r>
      <w:bookmarkStart w:id="458" w:name="_Toc453440192"/>
    </w:p>
    <w:p w14:paraId="564E594A" w14:textId="75690988" w:rsidR="00A757C6" w:rsidRPr="00CD3E65" w:rsidRDefault="00A757C6" w:rsidP="00CD3E65">
      <w:pPr>
        <w:rPr>
          <w:rFonts w:eastAsia="Calibri"/>
        </w:rPr>
      </w:pPr>
      <w:r>
        <w:br w:type="page"/>
      </w:r>
    </w:p>
    <w:p w14:paraId="6BF360E0" w14:textId="77777777" w:rsidR="00CD3E65" w:rsidRPr="00885209" w:rsidRDefault="00CD3E65" w:rsidP="00CD3E65">
      <w:pPr>
        <w:pStyle w:val="Caption"/>
        <w:rPr>
          <w:rFonts w:ascii="Arial Bold" w:hAnsi="Arial Bold"/>
          <w:spacing w:val="-2"/>
        </w:rPr>
      </w:pPr>
      <w:bookmarkStart w:id="459" w:name="_Ref447057885"/>
      <w:bookmarkStart w:id="460" w:name="_Toc453440237"/>
      <w:bookmarkStart w:id="461" w:name="_Toc456271084"/>
      <w:r w:rsidRPr="00885209">
        <w:rPr>
          <w:rFonts w:ascii="Arial Bold" w:hAnsi="Arial Bold"/>
          <w:spacing w:val="-2"/>
        </w:rPr>
        <w:lastRenderedPageBreak/>
        <w:t>Figure 31</w:t>
      </w:r>
      <w:bookmarkEnd w:id="459"/>
      <w:r w:rsidRPr="00885209">
        <w:rPr>
          <w:rFonts w:ascii="Arial Bold" w:hAnsi="Arial Bold"/>
          <w:spacing w:val="-2"/>
        </w:rPr>
        <w:t>.—Contacts of bonytail released September 30, 2014 (blue), December 10 – 11, 2014 (red), and November 29, 2011, October 8, 2012, or December 3, 2010 (green) over time by remote PIT scanning from September 2014 – January 2015, Bill Williams River, Arizona.</w:t>
      </w:r>
      <w:bookmarkEnd w:id="460"/>
      <w:bookmarkEnd w:id="461"/>
    </w:p>
    <w:p w14:paraId="72D8698F" w14:textId="77777777" w:rsidR="00CD3E65" w:rsidRDefault="00CD3E65" w:rsidP="00CD3E65"/>
    <w:p w14:paraId="599FABC7" w14:textId="2AB40D98" w:rsidR="00CD3E65" w:rsidRPr="00CD3E65" w:rsidRDefault="00CD3E65" w:rsidP="00CD3E65">
      <w:r w:rsidRPr="00CD3E65">
        <w:rPr>
          <w:noProof/>
        </w:rPr>
        <w:drawing>
          <wp:anchor distT="0" distB="0" distL="114300" distR="114300" simplePos="0" relativeHeight="251781120" behindDoc="0" locked="0" layoutInCell="0" allowOverlap="0" wp14:anchorId="0F1E3AE9" wp14:editId="4C49AEE7">
            <wp:simplePos x="1371600" y="1043940"/>
            <wp:positionH relativeFrom="margin">
              <wp:align>left</wp:align>
            </wp:positionH>
            <wp:positionV relativeFrom="margin">
              <wp:align>top</wp:align>
            </wp:positionV>
            <wp:extent cx="5029200" cy="3789045"/>
            <wp:effectExtent l="0" t="0" r="0" b="1905"/>
            <wp:wrapTopAndBottom/>
            <wp:docPr id="377" name="Picture 377" descr="C:\Users\khumphrey\Google Drive\Marsh &amp; Associates\Lake Havasu\2013-2015\Reports\Final Report\figures havasu report 2015\PIT contacts Bill Wi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khumphrey\Google Drive\Marsh &amp; Associates\Lake Havasu\2013-2015\Reports\Final Report\figures havasu report 2015\PIT contacts Bill Will.jpg"/>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029200" cy="3789045"/>
                    </a:xfrm>
                    <a:prstGeom prst="rect">
                      <a:avLst/>
                    </a:prstGeom>
                    <a:noFill/>
                    <a:ln>
                      <a:noFill/>
                    </a:ln>
                  </pic:spPr>
                </pic:pic>
              </a:graphicData>
            </a:graphic>
          </wp:anchor>
        </w:drawing>
      </w:r>
    </w:p>
    <w:p w14:paraId="16C45037" w14:textId="0504D6D6" w:rsidR="00A757C6" w:rsidRPr="00103037" w:rsidRDefault="00A757C6" w:rsidP="001B318F">
      <w:pPr>
        <w:pStyle w:val="Heading3"/>
      </w:pPr>
      <w:bookmarkStart w:id="462" w:name="_Toc456938197"/>
      <w:r w:rsidRPr="00103037">
        <w:t>Regional Park Moabi</w:t>
      </w:r>
      <w:bookmarkEnd w:id="458"/>
      <w:bookmarkEnd w:id="462"/>
    </w:p>
    <w:p w14:paraId="0DF1C8D3" w14:textId="36D4AB5B" w:rsidR="00A757C6" w:rsidRPr="000C65AE" w:rsidRDefault="00A757C6" w:rsidP="001B318F">
      <w:pPr>
        <w:rPr>
          <w:rFonts w:cs="Calibri"/>
        </w:rPr>
      </w:pPr>
      <w:r>
        <w:rPr>
          <w:rFonts w:cs="Calibri"/>
        </w:rPr>
        <w:t>Remote PIT scann</w:t>
      </w:r>
      <w:r w:rsidRPr="0085322A">
        <w:rPr>
          <w:rFonts w:cs="Calibri"/>
        </w:rPr>
        <w:t xml:space="preserve">ing antennas deployed in </w:t>
      </w:r>
      <w:r>
        <w:rPr>
          <w:rFonts w:cs="Calibri"/>
        </w:rPr>
        <w:t xml:space="preserve">Regional Park Moabi collectively scanned for a total of 6,779 hours and contacted </w:t>
      </w:r>
      <w:r w:rsidR="00260590">
        <w:rPr>
          <w:rFonts w:cs="Calibri"/>
        </w:rPr>
        <w:t>1,003 unique fish, of which 274 </w:t>
      </w:r>
      <w:r>
        <w:rPr>
          <w:rFonts w:cs="Calibri"/>
        </w:rPr>
        <w:t>were bonytail, 720 were razorback sucker</w:t>
      </w:r>
      <w:r w:rsidR="00260590">
        <w:rPr>
          <w:rFonts w:cs="Calibri"/>
        </w:rPr>
        <w:t>s</w:t>
      </w:r>
      <w:r>
        <w:rPr>
          <w:rFonts w:cs="Calibri"/>
        </w:rPr>
        <w:t xml:space="preserve"> (2 of which lacked release information), and 9 were</w:t>
      </w:r>
      <w:r w:rsidRPr="0085322A">
        <w:t xml:space="preserve"> unknown (</w:t>
      </w:r>
      <w:r w:rsidRPr="0085322A">
        <w:rPr>
          <w:rFonts w:cs="Calibri"/>
        </w:rPr>
        <w:t>no record of release or capture</w:t>
      </w:r>
      <w:r>
        <w:rPr>
          <w:rFonts w:cs="Calibri"/>
        </w:rPr>
        <w:t xml:space="preserve">; </w:t>
      </w:r>
      <w:r w:rsidR="00AD275C" w:rsidRPr="00AD275C">
        <w:t>figure</w:t>
      </w:r>
      <w:r>
        <w:t xml:space="preserve"> </w:t>
      </w:r>
      <w:r>
        <w:rPr>
          <w:noProof/>
        </w:rPr>
        <w:t>32</w:t>
      </w:r>
      <w:r>
        <w:rPr>
          <w:rFonts w:cs="Calibri"/>
        </w:rPr>
        <w:t>)</w:t>
      </w:r>
      <w:r w:rsidR="00A96E71">
        <w:rPr>
          <w:rFonts w:cs="Calibri"/>
        </w:rPr>
        <w:t xml:space="preserve">.  </w:t>
      </w:r>
      <w:r w:rsidR="0013570E">
        <w:rPr>
          <w:rFonts w:cs="Calibri"/>
        </w:rPr>
        <w:t>Of </w:t>
      </w:r>
      <w:r>
        <w:rPr>
          <w:rFonts w:cs="Calibri"/>
        </w:rPr>
        <w:t>the unique bonytail contacted, one fish was released in January 2014 at Blankenship Bend (TL</w:t>
      </w:r>
      <w:r w:rsidR="009B3567">
        <w:rPr>
          <w:rFonts w:cs="Calibri"/>
        </w:rPr>
        <w:t xml:space="preserve"> = </w:t>
      </w:r>
      <w:r>
        <w:rPr>
          <w:rFonts w:cs="Calibri"/>
        </w:rPr>
        <w:t>300 mm)</w:t>
      </w:r>
      <w:r w:rsidR="00260590">
        <w:rPr>
          <w:rFonts w:cs="Calibri"/>
        </w:rPr>
        <w:t>,</w:t>
      </w:r>
      <w:r>
        <w:rPr>
          <w:rFonts w:cs="Calibri"/>
        </w:rPr>
        <w:t xml:space="preserve"> while all others</w:t>
      </w:r>
      <w:r w:rsidR="0013570E">
        <w:rPr>
          <w:rFonts w:cs="Calibri"/>
        </w:rPr>
        <w:t xml:space="preserve"> were released in April 2015 at </w:t>
      </w:r>
      <w:r>
        <w:rPr>
          <w:rFonts w:cs="Calibri"/>
        </w:rPr>
        <w:t>Regional Park Moabi</w:t>
      </w:r>
      <w:r w:rsidR="00A96E71">
        <w:rPr>
          <w:rFonts w:cs="Calibri"/>
        </w:rPr>
        <w:t xml:space="preserve">.  </w:t>
      </w:r>
      <w:r>
        <w:rPr>
          <w:rFonts w:cs="Calibri"/>
        </w:rPr>
        <w:t>Bonytail contacts from the April 2015 release group represented 68% of the total 424 bonytail released</w:t>
      </w:r>
      <w:r w:rsidR="00A96E71">
        <w:rPr>
          <w:rFonts w:cs="Calibri"/>
        </w:rPr>
        <w:t xml:space="preserve">.  </w:t>
      </w:r>
      <w:r>
        <w:rPr>
          <w:rFonts w:cs="Calibri"/>
        </w:rPr>
        <w:t xml:space="preserve">Most </w:t>
      </w:r>
      <w:r w:rsidRPr="006F33CA">
        <w:rPr>
          <w:rFonts w:cs="Calibri"/>
        </w:rPr>
        <w:t>contact</w:t>
      </w:r>
      <w:r>
        <w:rPr>
          <w:rFonts w:cs="Calibri"/>
        </w:rPr>
        <w:t>s</w:t>
      </w:r>
      <w:r w:rsidRPr="006F33CA">
        <w:rPr>
          <w:rFonts w:cs="Calibri"/>
        </w:rPr>
        <w:t xml:space="preserve"> (</w:t>
      </w:r>
      <w:r>
        <w:rPr>
          <w:rFonts w:cs="Calibri"/>
        </w:rPr>
        <w:t>73</w:t>
      </w:r>
      <w:r w:rsidRPr="006F33CA">
        <w:rPr>
          <w:rFonts w:cs="Calibri"/>
        </w:rPr>
        <w:t>%</w:t>
      </w:r>
      <w:r>
        <w:rPr>
          <w:rFonts w:cs="Calibri"/>
        </w:rPr>
        <w:t>, only including fish stocked in April 2014</w:t>
      </w:r>
      <w:r w:rsidRPr="006F33CA">
        <w:rPr>
          <w:rFonts w:cs="Calibri"/>
        </w:rPr>
        <w:t xml:space="preserve">) occurred </w:t>
      </w:r>
      <w:r>
        <w:rPr>
          <w:rFonts w:cs="Calibri"/>
        </w:rPr>
        <w:t>the first two weeks (April 13–26, 2015) of sampling (</w:t>
      </w:r>
      <w:r w:rsidR="00AD275C" w:rsidRPr="00AD275C">
        <w:t>figure</w:t>
      </w:r>
      <w:r>
        <w:t xml:space="preserve"> </w:t>
      </w:r>
      <w:r>
        <w:rPr>
          <w:noProof/>
        </w:rPr>
        <w:t>33</w:t>
      </w:r>
      <w:r>
        <w:rPr>
          <w:rFonts w:cs="Calibri"/>
        </w:rPr>
        <w:t>)</w:t>
      </w:r>
      <w:r w:rsidR="00A96E71">
        <w:rPr>
          <w:rFonts w:cs="Calibri"/>
        </w:rPr>
        <w:t xml:space="preserve">.  </w:t>
      </w:r>
      <w:r w:rsidRPr="00E9680F">
        <w:rPr>
          <w:rFonts w:cs="Calibri"/>
        </w:rPr>
        <w:t xml:space="preserve">An additional 14 </w:t>
      </w:r>
      <w:r w:rsidRPr="000C65AE">
        <w:rPr>
          <w:rFonts w:cs="Calibri"/>
        </w:rPr>
        <w:t xml:space="preserve">bonytail from the same release group were contacted during the study period through other LCR MSCP Reach 3 study efforts in </w:t>
      </w:r>
      <w:ins w:id="463" w:author="Brian Kesner" w:date="2016-08-15T15:47:00Z">
        <w:r w:rsidR="00801D10">
          <w:rPr>
            <w:rFonts w:cs="Calibri"/>
          </w:rPr>
          <w:t xml:space="preserve">Regional </w:t>
        </w:r>
      </w:ins>
      <w:r w:rsidRPr="000C65AE">
        <w:rPr>
          <w:rFonts w:cs="Calibri"/>
        </w:rPr>
        <w:t>Park Moabi</w:t>
      </w:r>
      <w:r w:rsidR="00A96E71">
        <w:rPr>
          <w:rFonts w:cs="Calibri"/>
        </w:rPr>
        <w:t>.</w:t>
      </w:r>
    </w:p>
    <w:p w14:paraId="0FB1FC9B" w14:textId="77777777" w:rsidR="00A757C6" w:rsidRPr="000C65AE" w:rsidRDefault="00A757C6" w:rsidP="001B318F">
      <w:pPr>
        <w:rPr>
          <w:rFonts w:cs="Calibri"/>
        </w:rPr>
      </w:pPr>
    </w:p>
    <w:p w14:paraId="33607316" w14:textId="0A5850EB" w:rsidR="00CD3E65" w:rsidRDefault="00A757C6" w:rsidP="001B318F">
      <w:pPr>
        <w:rPr>
          <w:rFonts w:cs="Calibri"/>
        </w:rPr>
      </w:pPr>
      <w:r w:rsidRPr="000C65AE">
        <w:rPr>
          <w:rFonts w:cs="Calibri"/>
        </w:rPr>
        <w:t>PIT scanning dat</w:t>
      </w:r>
      <w:r>
        <w:rPr>
          <w:rFonts w:cs="Calibri"/>
        </w:rPr>
        <w:t>a did not provide evidence of e</w:t>
      </w:r>
      <w:r w:rsidRPr="000C65AE">
        <w:rPr>
          <w:rFonts w:cs="Calibri"/>
        </w:rPr>
        <w:t xml:space="preserve">gression out of </w:t>
      </w:r>
      <w:ins w:id="464" w:author="Brian Kesner" w:date="2016-08-15T15:47:00Z">
        <w:r w:rsidR="00801D10">
          <w:rPr>
            <w:rFonts w:cs="Calibri"/>
          </w:rPr>
          <w:t xml:space="preserve">Regional </w:t>
        </w:r>
      </w:ins>
      <w:r w:rsidRPr="000C65AE">
        <w:rPr>
          <w:rFonts w:cs="Calibri"/>
        </w:rPr>
        <w:t xml:space="preserve">Park Moabi </w:t>
      </w:r>
      <w:r w:rsidRPr="00B66F85">
        <w:rPr>
          <w:rFonts w:cs="Calibri"/>
        </w:rPr>
        <w:t>(</w:t>
      </w:r>
      <w:r w:rsidR="00AD275C" w:rsidRPr="00AD275C">
        <w:t>figure</w:t>
      </w:r>
      <w:r>
        <w:t xml:space="preserve"> </w:t>
      </w:r>
      <w:r>
        <w:rPr>
          <w:noProof/>
        </w:rPr>
        <w:t>34</w:t>
      </w:r>
      <w:r w:rsidRPr="000C65AE">
        <w:rPr>
          <w:rFonts w:cs="Calibri"/>
        </w:rPr>
        <w:t>)</w:t>
      </w:r>
      <w:r w:rsidR="00A96E71">
        <w:rPr>
          <w:rFonts w:cs="Calibri"/>
        </w:rPr>
        <w:t xml:space="preserve">.  </w:t>
      </w:r>
      <w:r w:rsidRPr="000C65AE">
        <w:rPr>
          <w:rFonts w:cs="Calibri"/>
        </w:rPr>
        <w:t xml:space="preserve">No </w:t>
      </w:r>
      <w:r w:rsidRPr="00B66F85">
        <w:rPr>
          <w:rFonts w:cs="Calibri"/>
        </w:rPr>
        <w:t>pulse in contact rates</w:t>
      </w:r>
      <w:r w:rsidRPr="0064053B">
        <w:rPr>
          <w:rFonts w:cs="Calibri"/>
        </w:rPr>
        <w:t xml:space="preserve"> was recorded on PIT scanners from the relea</w:t>
      </w:r>
      <w:r w:rsidRPr="00427956">
        <w:rPr>
          <w:rFonts w:cs="Calibri"/>
        </w:rPr>
        <w:t>se site to the backwater exit</w:t>
      </w:r>
      <w:r w:rsidRPr="00106EBF">
        <w:rPr>
          <w:rFonts w:cs="Calibri"/>
        </w:rPr>
        <w:t xml:space="preserve"> (i.e., locations of </w:t>
      </w:r>
      <w:r w:rsidRPr="004265C4">
        <w:rPr>
          <w:rFonts w:cs="Calibri"/>
        </w:rPr>
        <w:t>high</w:t>
      </w:r>
      <w:r w:rsidRPr="003911FF">
        <w:rPr>
          <w:rFonts w:cs="Calibri"/>
        </w:rPr>
        <w:t xml:space="preserve"> relative contact rates did not </w:t>
      </w:r>
      <w:r w:rsidRPr="00713954">
        <w:rPr>
          <w:rFonts w:cs="Calibri"/>
        </w:rPr>
        <w:t>shift from release site to backwater exit through time)</w:t>
      </w:r>
      <w:r w:rsidR="00A96E71">
        <w:rPr>
          <w:rFonts w:cs="Calibri"/>
        </w:rPr>
        <w:t xml:space="preserve">.  </w:t>
      </w:r>
      <w:r>
        <w:rPr>
          <w:rFonts w:cs="Calibri"/>
        </w:rPr>
        <w:t xml:space="preserve">Contact rates </w:t>
      </w:r>
      <w:r w:rsidRPr="00713954">
        <w:rPr>
          <w:rFonts w:cs="Calibri"/>
        </w:rPr>
        <w:t xml:space="preserve">at the </w:t>
      </w:r>
    </w:p>
    <w:tbl>
      <w:tblPr>
        <w:tblW w:w="98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6"/>
        <w:gridCol w:w="1114"/>
        <w:gridCol w:w="6"/>
        <w:gridCol w:w="1539"/>
        <w:gridCol w:w="1080"/>
        <w:gridCol w:w="960"/>
        <w:gridCol w:w="1695"/>
        <w:gridCol w:w="1185"/>
        <w:gridCol w:w="960"/>
      </w:tblGrid>
      <w:tr w:rsidR="00CD3E65" w:rsidRPr="00CD3E65" w14:paraId="64AD2A24" w14:textId="77777777" w:rsidTr="00737C0C">
        <w:trPr>
          <w:tblHeader/>
          <w:jc w:val="center"/>
        </w:trPr>
        <w:tc>
          <w:tcPr>
            <w:tcW w:w="9845" w:type="dxa"/>
            <w:gridSpan w:val="10"/>
            <w:tcBorders>
              <w:top w:val="nil"/>
              <w:left w:val="nil"/>
              <w:bottom w:val="single" w:sz="4" w:space="0" w:color="auto"/>
              <w:right w:val="nil"/>
            </w:tcBorders>
            <w:shd w:val="clear" w:color="auto" w:fill="auto"/>
            <w:noWrap/>
            <w:tcMar>
              <w:top w:w="60" w:type="dxa"/>
              <w:bottom w:w="60" w:type="dxa"/>
            </w:tcMar>
            <w:vAlign w:val="bottom"/>
          </w:tcPr>
          <w:p w14:paraId="63B9C64C" w14:textId="33AB5939" w:rsidR="00CD3E65" w:rsidRPr="00CD3E65" w:rsidRDefault="00CD3E65" w:rsidP="00737C0C">
            <w:pPr>
              <w:pStyle w:val="Table-heading"/>
            </w:pPr>
            <w:bookmarkStart w:id="465" w:name="_Ref447058073"/>
            <w:bookmarkStart w:id="466" w:name="_Toc456270941"/>
            <w:bookmarkStart w:id="467" w:name="_Toc453440206"/>
            <w:r w:rsidRPr="00CD3E65">
              <w:lastRenderedPageBreak/>
              <w:t xml:space="preserve">Table </w:t>
            </w:r>
            <w:r w:rsidRPr="00CD3E65">
              <w:rPr>
                <w:noProof/>
              </w:rPr>
              <w:t>6</w:t>
            </w:r>
            <w:bookmarkEnd w:id="465"/>
            <w:r w:rsidRPr="00CD3E65">
              <w:t xml:space="preserve">.—Habitat descriptions for PIT scanning antenna deployments where bonytail were contacted less than </w:t>
            </w:r>
            <w:r w:rsidR="00737C0C">
              <w:t>1-week post-</w:t>
            </w:r>
            <w:r w:rsidRPr="00CD3E65">
              <w:t xml:space="preserve">release (A) and after </w:t>
            </w:r>
            <w:r w:rsidR="00737C0C">
              <w:t>1-week post-</w:t>
            </w:r>
            <w:r w:rsidRPr="00CD3E65">
              <w:t>release (B) from September – November 2014 and December 2014 – January 2015, Bill Williams River, Arizona</w:t>
            </w:r>
            <w:bookmarkEnd w:id="466"/>
          </w:p>
          <w:p w14:paraId="7868B9CF" w14:textId="6FF85D52" w:rsidR="00CD3E65" w:rsidRPr="00CD3E65" w:rsidRDefault="00737C0C" w:rsidP="00260590">
            <w:pPr>
              <w:rPr>
                <w:rFonts w:ascii="Arial" w:hAnsi="Arial" w:cs="Arial"/>
                <w:sz w:val="20"/>
                <w:szCs w:val="20"/>
              </w:rPr>
            </w:pPr>
            <w:r>
              <w:rPr>
                <w:rFonts w:ascii="Arial" w:hAnsi="Arial" w:cs="Arial"/>
                <w:sz w:val="20"/>
                <w:szCs w:val="20"/>
              </w:rPr>
              <w:t>(</w:t>
            </w:r>
            <w:r w:rsidR="00260590">
              <w:rPr>
                <w:rFonts w:ascii="Arial" w:hAnsi="Arial" w:cs="Arial"/>
                <w:sz w:val="20"/>
                <w:szCs w:val="20"/>
              </w:rPr>
              <w:t>Catch per unit effort [</w:t>
            </w:r>
            <w:r w:rsidR="00CD3E65" w:rsidRPr="00CD3E65">
              <w:rPr>
                <w:rFonts w:ascii="Arial" w:hAnsi="Arial" w:cs="Arial"/>
                <w:sz w:val="20"/>
                <w:szCs w:val="20"/>
              </w:rPr>
              <w:t>CPUE</w:t>
            </w:r>
            <w:r w:rsidR="00260590">
              <w:rPr>
                <w:rFonts w:ascii="Arial" w:hAnsi="Arial" w:cs="Arial"/>
                <w:sz w:val="20"/>
                <w:szCs w:val="20"/>
              </w:rPr>
              <w:t>]</w:t>
            </w:r>
            <w:r w:rsidR="00CD3E65" w:rsidRPr="00CD3E65">
              <w:rPr>
                <w:rFonts w:ascii="Arial" w:hAnsi="Arial" w:cs="Arial"/>
                <w:sz w:val="20"/>
                <w:szCs w:val="20"/>
              </w:rPr>
              <w:t xml:space="preserve"> is represented by total bonytail contacts per scanning day</w:t>
            </w:r>
            <w:r w:rsidR="00A96E71">
              <w:rPr>
                <w:rFonts w:ascii="Arial" w:hAnsi="Arial" w:cs="Arial"/>
                <w:sz w:val="20"/>
                <w:szCs w:val="20"/>
              </w:rPr>
              <w:t xml:space="preserve">.  </w:t>
            </w:r>
            <w:r>
              <w:rPr>
                <w:rFonts w:ascii="Arial" w:hAnsi="Arial" w:cs="Arial"/>
                <w:sz w:val="20"/>
                <w:szCs w:val="20"/>
              </w:rPr>
              <w:t>“N/A”</w:t>
            </w:r>
            <w:r w:rsidR="00CD3E65" w:rsidRPr="00CD3E65">
              <w:rPr>
                <w:rFonts w:ascii="Arial" w:hAnsi="Arial" w:cs="Arial"/>
                <w:sz w:val="20"/>
                <w:szCs w:val="20"/>
              </w:rPr>
              <w:t xml:space="preserve"> designates data w</w:t>
            </w:r>
            <w:r>
              <w:rPr>
                <w:rFonts w:ascii="Arial" w:hAnsi="Arial" w:cs="Arial"/>
                <w:sz w:val="20"/>
                <w:szCs w:val="20"/>
              </w:rPr>
              <w:t>ere</w:t>
            </w:r>
            <w:r w:rsidR="00CD3E65" w:rsidRPr="00CD3E65">
              <w:rPr>
                <w:rFonts w:ascii="Arial" w:hAnsi="Arial" w:cs="Arial"/>
                <w:sz w:val="20"/>
                <w:szCs w:val="20"/>
              </w:rPr>
              <w:t xml:space="preserve"> not collected for this field.</w:t>
            </w:r>
            <w:bookmarkEnd w:id="467"/>
            <w:r>
              <w:rPr>
                <w:rFonts w:ascii="Arial" w:hAnsi="Arial" w:cs="Arial"/>
                <w:sz w:val="20"/>
                <w:szCs w:val="20"/>
              </w:rPr>
              <w:t>)</w:t>
            </w:r>
          </w:p>
        </w:tc>
      </w:tr>
      <w:tr w:rsidR="00CD3E65" w:rsidRPr="00CD3E65" w14:paraId="25CEFF66" w14:textId="77777777" w:rsidTr="00737C0C">
        <w:trPr>
          <w:tblHeader/>
          <w:jc w:val="center"/>
        </w:trPr>
        <w:tc>
          <w:tcPr>
            <w:tcW w:w="9845" w:type="dxa"/>
            <w:gridSpan w:val="10"/>
            <w:shd w:val="pct12" w:color="auto" w:fill="auto"/>
            <w:noWrap/>
            <w:tcMar>
              <w:top w:w="60" w:type="dxa"/>
              <w:bottom w:w="60" w:type="dxa"/>
            </w:tcMar>
            <w:vAlign w:val="bottom"/>
            <w:hideMark/>
          </w:tcPr>
          <w:p w14:paraId="2B5638D5" w14:textId="53D32AA2" w:rsidR="00CD3E65" w:rsidRPr="00737C0C" w:rsidRDefault="00CD3E65" w:rsidP="00CD3E65">
            <w:pPr>
              <w:jc w:val="center"/>
              <w:rPr>
                <w:rFonts w:ascii="Arial" w:hAnsi="Arial" w:cs="Arial"/>
                <w:b/>
                <w:color w:val="000000"/>
                <w:sz w:val="20"/>
                <w:szCs w:val="20"/>
              </w:rPr>
            </w:pPr>
            <w:r w:rsidRPr="00737C0C">
              <w:rPr>
                <w:rFonts w:ascii="Arial" w:hAnsi="Arial" w:cs="Arial"/>
                <w:b/>
                <w:color w:val="000000"/>
                <w:sz w:val="20"/>
                <w:szCs w:val="20"/>
              </w:rPr>
              <w:t>&lt; 1 week post-release</w:t>
            </w:r>
          </w:p>
        </w:tc>
      </w:tr>
      <w:tr w:rsidR="00737C0C" w:rsidRPr="00CD3E65" w14:paraId="07E9CB2E" w14:textId="77777777" w:rsidTr="00737C0C">
        <w:trPr>
          <w:tblHeader/>
          <w:jc w:val="center"/>
        </w:trPr>
        <w:tc>
          <w:tcPr>
            <w:tcW w:w="1300" w:type="dxa"/>
            <w:shd w:val="pct12" w:color="auto" w:fill="auto"/>
            <w:tcMar>
              <w:top w:w="60" w:type="dxa"/>
              <w:bottom w:w="60" w:type="dxa"/>
            </w:tcMar>
            <w:vAlign w:val="bottom"/>
            <w:hideMark/>
          </w:tcPr>
          <w:p w14:paraId="1128B27E" w14:textId="77777777" w:rsidR="00CD3E65" w:rsidRPr="00737C0C" w:rsidRDefault="00CD3E65" w:rsidP="00CD3E65">
            <w:pPr>
              <w:jc w:val="center"/>
              <w:rPr>
                <w:rFonts w:ascii="Arial" w:hAnsi="Arial" w:cs="Arial"/>
                <w:b/>
                <w:color w:val="000000"/>
                <w:sz w:val="20"/>
                <w:szCs w:val="20"/>
              </w:rPr>
            </w:pPr>
            <w:r w:rsidRPr="00737C0C">
              <w:rPr>
                <w:rFonts w:ascii="Arial" w:hAnsi="Arial" w:cs="Arial"/>
                <w:b/>
                <w:color w:val="000000"/>
                <w:sz w:val="20"/>
                <w:szCs w:val="20"/>
              </w:rPr>
              <w:t>Distance from release site (m)</w:t>
            </w:r>
          </w:p>
        </w:tc>
        <w:tc>
          <w:tcPr>
            <w:tcW w:w="1120" w:type="dxa"/>
            <w:gridSpan w:val="2"/>
            <w:shd w:val="pct12" w:color="auto" w:fill="auto"/>
            <w:tcMar>
              <w:top w:w="60" w:type="dxa"/>
              <w:bottom w:w="60" w:type="dxa"/>
            </w:tcMar>
            <w:vAlign w:val="bottom"/>
            <w:hideMark/>
          </w:tcPr>
          <w:p w14:paraId="6154355B" w14:textId="3746DED8" w:rsidR="00CD3E65" w:rsidRPr="00737C0C" w:rsidRDefault="00CD3E65" w:rsidP="0098077E">
            <w:pPr>
              <w:jc w:val="center"/>
              <w:rPr>
                <w:rFonts w:ascii="Arial" w:hAnsi="Arial" w:cs="Arial"/>
                <w:b/>
                <w:color w:val="000000"/>
                <w:sz w:val="20"/>
                <w:szCs w:val="20"/>
              </w:rPr>
            </w:pPr>
            <w:del w:id="468" w:author="Brian Kesner" w:date="2016-08-31T21:44:00Z">
              <w:r w:rsidRPr="00737C0C" w:rsidDel="0098077E">
                <w:rPr>
                  <w:rFonts w:ascii="Arial" w:hAnsi="Arial" w:cs="Arial"/>
                  <w:b/>
                  <w:color w:val="000000"/>
                  <w:sz w:val="20"/>
                  <w:szCs w:val="20"/>
                </w:rPr>
                <w:delText xml:space="preserve">Contacts per unit </w:delText>
              </w:r>
              <w:commentRangeStart w:id="469"/>
              <w:commentRangeStart w:id="470"/>
              <w:r w:rsidRPr="00737C0C" w:rsidDel="0098077E">
                <w:rPr>
                  <w:rFonts w:ascii="Arial" w:hAnsi="Arial" w:cs="Arial"/>
                  <w:b/>
                  <w:color w:val="000000"/>
                  <w:sz w:val="20"/>
                  <w:szCs w:val="20"/>
                </w:rPr>
                <w:delText>day</w:delText>
              </w:r>
            </w:del>
            <w:commentRangeEnd w:id="469"/>
            <w:r w:rsidR="00F05759">
              <w:rPr>
                <w:rStyle w:val="CommentReference"/>
              </w:rPr>
              <w:commentReference w:id="469"/>
            </w:r>
            <w:commentRangeEnd w:id="470"/>
            <w:r w:rsidR="0098077E">
              <w:rPr>
                <w:rStyle w:val="CommentReference"/>
              </w:rPr>
              <w:commentReference w:id="470"/>
            </w:r>
            <w:r w:rsidRPr="00737C0C">
              <w:rPr>
                <w:rFonts w:ascii="Arial" w:hAnsi="Arial" w:cs="Arial"/>
                <w:b/>
                <w:color w:val="000000"/>
                <w:sz w:val="20"/>
                <w:szCs w:val="20"/>
              </w:rPr>
              <w:t xml:space="preserve"> (CPUE)</w:t>
            </w:r>
          </w:p>
        </w:tc>
        <w:tc>
          <w:tcPr>
            <w:tcW w:w="1545" w:type="dxa"/>
            <w:gridSpan w:val="2"/>
            <w:shd w:val="pct12" w:color="auto" w:fill="auto"/>
            <w:tcMar>
              <w:top w:w="60" w:type="dxa"/>
              <w:bottom w:w="60" w:type="dxa"/>
            </w:tcMar>
            <w:vAlign w:val="bottom"/>
            <w:hideMark/>
          </w:tcPr>
          <w:p w14:paraId="768FDCFD" w14:textId="5D2EB60A" w:rsidR="00CD3E65" w:rsidRPr="00737C0C" w:rsidRDefault="00F05759" w:rsidP="00CD3E65">
            <w:pPr>
              <w:jc w:val="center"/>
              <w:rPr>
                <w:rFonts w:ascii="Arial" w:hAnsi="Arial" w:cs="Arial"/>
                <w:b/>
                <w:color w:val="000000"/>
                <w:sz w:val="20"/>
                <w:szCs w:val="20"/>
              </w:rPr>
            </w:pPr>
            <w:r>
              <w:rPr>
                <w:rFonts w:ascii="Arial" w:hAnsi="Arial" w:cs="Arial"/>
                <w:b/>
                <w:color w:val="000000"/>
                <w:sz w:val="20"/>
                <w:szCs w:val="20"/>
              </w:rPr>
              <w:t>Number of d</w:t>
            </w:r>
            <w:r w:rsidR="00CD3E65" w:rsidRPr="00737C0C">
              <w:rPr>
                <w:rFonts w:ascii="Arial" w:hAnsi="Arial" w:cs="Arial"/>
                <w:b/>
                <w:color w:val="000000"/>
                <w:sz w:val="20"/>
                <w:szCs w:val="20"/>
              </w:rPr>
              <w:t>eployments</w:t>
            </w:r>
          </w:p>
        </w:tc>
        <w:tc>
          <w:tcPr>
            <w:tcW w:w="1080" w:type="dxa"/>
            <w:shd w:val="pct12" w:color="auto" w:fill="auto"/>
            <w:tcMar>
              <w:top w:w="60" w:type="dxa"/>
              <w:bottom w:w="60" w:type="dxa"/>
            </w:tcMar>
            <w:vAlign w:val="bottom"/>
            <w:hideMark/>
          </w:tcPr>
          <w:p w14:paraId="081DDC8F" w14:textId="77777777" w:rsidR="00CD3E65" w:rsidRPr="00737C0C" w:rsidRDefault="00CD3E65" w:rsidP="00CD3E65">
            <w:pPr>
              <w:jc w:val="center"/>
              <w:rPr>
                <w:rFonts w:ascii="Arial" w:hAnsi="Arial" w:cs="Arial"/>
                <w:b/>
                <w:color w:val="000000"/>
                <w:sz w:val="20"/>
                <w:szCs w:val="20"/>
              </w:rPr>
            </w:pPr>
            <w:r w:rsidRPr="00737C0C">
              <w:rPr>
                <w:rFonts w:ascii="Arial" w:hAnsi="Arial" w:cs="Arial"/>
                <w:b/>
                <w:color w:val="000000"/>
                <w:sz w:val="20"/>
                <w:szCs w:val="20"/>
              </w:rPr>
              <w:t>Mean distance to shore (m)</w:t>
            </w:r>
          </w:p>
        </w:tc>
        <w:tc>
          <w:tcPr>
            <w:tcW w:w="960" w:type="dxa"/>
            <w:shd w:val="pct12" w:color="auto" w:fill="auto"/>
            <w:tcMar>
              <w:top w:w="60" w:type="dxa"/>
              <w:bottom w:w="60" w:type="dxa"/>
            </w:tcMar>
            <w:vAlign w:val="bottom"/>
            <w:hideMark/>
          </w:tcPr>
          <w:p w14:paraId="7CA31D28" w14:textId="77777777" w:rsidR="00CD3E65" w:rsidRPr="00737C0C" w:rsidRDefault="00CD3E65" w:rsidP="00CD3E65">
            <w:pPr>
              <w:jc w:val="center"/>
              <w:rPr>
                <w:rFonts w:ascii="Arial" w:hAnsi="Arial" w:cs="Arial"/>
                <w:b/>
                <w:color w:val="000000"/>
                <w:sz w:val="20"/>
                <w:szCs w:val="20"/>
              </w:rPr>
            </w:pPr>
            <w:r w:rsidRPr="00737C0C">
              <w:rPr>
                <w:rFonts w:ascii="Arial" w:hAnsi="Arial" w:cs="Arial"/>
                <w:b/>
                <w:color w:val="000000"/>
                <w:sz w:val="20"/>
                <w:szCs w:val="20"/>
              </w:rPr>
              <w:t>Mean depth (m)</w:t>
            </w:r>
          </w:p>
        </w:tc>
        <w:tc>
          <w:tcPr>
            <w:tcW w:w="1695" w:type="dxa"/>
            <w:shd w:val="pct12" w:color="auto" w:fill="auto"/>
            <w:tcMar>
              <w:top w:w="60" w:type="dxa"/>
              <w:bottom w:w="60" w:type="dxa"/>
            </w:tcMar>
            <w:vAlign w:val="bottom"/>
            <w:hideMark/>
          </w:tcPr>
          <w:p w14:paraId="18A2851D" w14:textId="77777777" w:rsidR="00CD3E65" w:rsidRPr="00737C0C" w:rsidRDefault="00CD3E65" w:rsidP="00CD3E65">
            <w:pPr>
              <w:jc w:val="center"/>
              <w:rPr>
                <w:rFonts w:ascii="Arial" w:hAnsi="Arial" w:cs="Arial"/>
                <w:b/>
                <w:color w:val="000000"/>
                <w:sz w:val="20"/>
                <w:szCs w:val="20"/>
              </w:rPr>
            </w:pPr>
            <w:r w:rsidRPr="00737C0C">
              <w:rPr>
                <w:rFonts w:ascii="Arial" w:hAnsi="Arial" w:cs="Arial"/>
                <w:b/>
                <w:color w:val="000000"/>
                <w:sz w:val="20"/>
                <w:szCs w:val="20"/>
              </w:rPr>
              <w:t>Vegetation</w:t>
            </w:r>
          </w:p>
        </w:tc>
        <w:tc>
          <w:tcPr>
            <w:tcW w:w="1185" w:type="dxa"/>
            <w:shd w:val="pct12" w:color="auto" w:fill="auto"/>
            <w:tcMar>
              <w:top w:w="60" w:type="dxa"/>
              <w:bottom w:w="60" w:type="dxa"/>
            </w:tcMar>
            <w:vAlign w:val="bottom"/>
            <w:hideMark/>
          </w:tcPr>
          <w:p w14:paraId="2DD96D7F" w14:textId="77777777" w:rsidR="00CD3E65" w:rsidRPr="00737C0C" w:rsidRDefault="00CD3E65" w:rsidP="00CD3E65">
            <w:pPr>
              <w:jc w:val="center"/>
              <w:rPr>
                <w:rFonts w:ascii="Arial" w:hAnsi="Arial" w:cs="Arial"/>
                <w:b/>
                <w:color w:val="000000"/>
                <w:sz w:val="20"/>
                <w:szCs w:val="20"/>
              </w:rPr>
            </w:pPr>
            <w:r w:rsidRPr="00737C0C">
              <w:rPr>
                <w:rFonts w:ascii="Arial" w:hAnsi="Arial" w:cs="Arial"/>
                <w:b/>
                <w:color w:val="000000"/>
                <w:sz w:val="20"/>
                <w:szCs w:val="20"/>
              </w:rPr>
              <w:t>Substrate</w:t>
            </w:r>
          </w:p>
        </w:tc>
        <w:tc>
          <w:tcPr>
            <w:tcW w:w="960" w:type="dxa"/>
            <w:shd w:val="pct12" w:color="auto" w:fill="auto"/>
            <w:tcMar>
              <w:top w:w="60" w:type="dxa"/>
              <w:bottom w:w="60" w:type="dxa"/>
            </w:tcMar>
            <w:vAlign w:val="bottom"/>
            <w:hideMark/>
          </w:tcPr>
          <w:p w14:paraId="094A7150" w14:textId="77777777" w:rsidR="00CD3E65" w:rsidRPr="00737C0C" w:rsidRDefault="00CD3E65" w:rsidP="00CD3E65">
            <w:pPr>
              <w:jc w:val="center"/>
              <w:rPr>
                <w:rFonts w:ascii="Arial" w:hAnsi="Arial" w:cs="Arial"/>
                <w:b/>
                <w:color w:val="000000"/>
                <w:sz w:val="20"/>
                <w:szCs w:val="20"/>
              </w:rPr>
            </w:pPr>
            <w:r w:rsidRPr="00737C0C">
              <w:rPr>
                <w:rFonts w:ascii="Arial" w:hAnsi="Arial" w:cs="Arial"/>
                <w:b/>
                <w:color w:val="000000"/>
                <w:sz w:val="20"/>
                <w:szCs w:val="20"/>
              </w:rPr>
              <w:t>Slope</w:t>
            </w:r>
          </w:p>
        </w:tc>
      </w:tr>
      <w:tr w:rsidR="00737C0C" w:rsidRPr="00CD3E65" w14:paraId="4FFC84FC" w14:textId="77777777" w:rsidTr="00737C0C">
        <w:trPr>
          <w:jc w:val="center"/>
        </w:trPr>
        <w:tc>
          <w:tcPr>
            <w:tcW w:w="9845" w:type="dxa"/>
            <w:gridSpan w:val="10"/>
            <w:shd w:val="clear" w:color="auto" w:fill="auto"/>
            <w:tcMar>
              <w:top w:w="60" w:type="dxa"/>
              <w:bottom w:w="60" w:type="dxa"/>
            </w:tcMar>
            <w:vAlign w:val="bottom"/>
          </w:tcPr>
          <w:p w14:paraId="588DB8EF" w14:textId="1D879ADF" w:rsidR="00737C0C" w:rsidRPr="00CD3E65" w:rsidRDefault="00737C0C" w:rsidP="00737C0C">
            <w:pPr>
              <w:rPr>
                <w:rFonts w:ascii="Arial" w:hAnsi="Arial" w:cs="Arial"/>
                <w:color w:val="000000"/>
                <w:sz w:val="20"/>
                <w:szCs w:val="20"/>
              </w:rPr>
            </w:pPr>
            <w:r w:rsidRPr="00737C0C">
              <w:rPr>
                <w:rFonts w:ascii="Arial" w:hAnsi="Arial" w:cs="Arial"/>
                <w:b/>
                <w:sz w:val="20"/>
                <w:szCs w:val="20"/>
              </w:rPr>
              <w:t>A.</w:t>
            </w:r>
          </w:p>
        </w:tc>
      </w:tr>
      <w:tr w:rsidR="00CD3E65" w:rsidRPr="00CD3E65" w14:paraId="587B2F95" w14:textId="77777777" w:rsidTr="00737C0C">
        <w:trPr>
          <w:jc w:val="center"/>
        </w:trPr>
        <w:tc>
          <w:tcPr>
            <w:tcW w:w="1300" w:type="dxa"/>
            <w:vMerge w:val="restart"/>
            <w:shd w:val="clear" w:color="auto" w:fill="auto"/>
            <w:tcMar>
              <w:top w:w="60" w:type="dxa"/>
              <w:bottom w:w="60" w:type="dxa"/>
            </w:tcMar>
            <w:vAlign w:val="center"/>
            <w:hideMark/>
          </w:tcPr>
          <w:p w14:paraId="2F245145" w14:textId="1D1A916F" w:rsidR="00CD3E65" w:rsidRPr="00CD3E65" w:rsidRDefault="00CD3E65" w:rsidP="00CD3E65">
            <w:pPr>
              <w:jc w:val="center"/>
              <w:rPr>
                <w:rFonts w:ascii="Arial" w:hAnsi="Arial" w:cs="Arial"/>
                <w:color w:val="000000"/>
                <w:sz w:val="20"/>
                <w:szCs w:val="20"/>
              </w:rPr>
            </w:pPr>
            <w:r w:rsidRPr="00CD3E65">
              <w:rPr>
                <w:rFonts w:ascii="Arial" w:hAnsi="Arial" w:cs="Arial"/>
                <w:color w:val="000000"/>
                <w:sz w:val="20"/>
                <w:szCs w:val="20"/>
              </w:rPr>
              <w:t>&lt;</w:t>
            </w:r>
            <w:r w:rsidR="001375A6">
              <w:rPr>
                <w:rFonts w:ascii="Arial" w:hAnsi="Arial" w:cs="Arial"/>
                <w:color w:val="000000"/>
                <w:sz w:val="20"/>
                <w:szCs w:val="20"/>
              </w:rPr>
              <w:t xml:space="preserve"> </w:t>
            </w:r>
            <w:r w:rsidRPr="00CD3E65">
              <w:rPr>
                <w:rFonts w:ascii="Arial" w:hAnsi="Arial" w:cs="Arial"/>
                <w:color w:val="000000"/>
                <w:sz w:val="20"/>
                <w:szCs w:val="20"/>
              </w:rPr>
              <w:t>500 m</w:t>
            </w:r>
          </w:p>
        </w:tc>
        <w:tc>
          <w:tcPr>
            <w:tcW w:w="1120" w:type="dxa"/>
            <w:gridSpan w:val="2"/>
            <w:shd w:val="clear" w:color="auto" w:fill="auto"/>
            <w:tcMar>
              <w:top w:w="60" w:type="dxa"/>
              <w:bottom w:w="60" w:type="dxa"/>
            </w:tcMar>
            <w:vAlign w:val="center"/>
            <w:hideMark/>
          </w:tcPr>
          <w:p w14:paraId="1F4E8854" w14:textId="77777777" w:rsidR="00CD3E65" w:rsidRPr="00CD3E65" w:rsidRDefault="00CD3E65" w:rsidP="00CD3E65">
            <w:pPr>
              <w:jc w:val="center"/>
              <w:rPr>
                <w:rFonts w:ascii="Arial" w:hAnsi="Arial" w:cs="Arial"/>
                <w:color w:val="000000"/>
                <w:sz w:val="20"/>
                <w:szCs w:val="20"/>
              </w:rPr>
            </w:pPr>
            <w:r w:rsidRPr="00CD3E65">
              <w:rPr>
                <w:rFonts w:ascii="Arial" w:hAnsi="Arial" w:cs="Arial"/>
                <w:color w:val="000000"/>
                <w:sz w:val="20"/>
                <w:szCs w:val="20"/>
              </w:rPr>
              <w:t>12.0</w:t>
            </w:r>
          </w:p>
        </w:tc>
        <w:tc>
          <w:tcPr>
            <w:tcW w:w="1545" w:type="dxa"/>
            <w:gridSpan w:val="2"/>
            <w:shd w:val="clear" w:color="auto" w:fill="auto"/>
            <w:tcMar>
              <w:top w:w="60" w:type="dxa"/>
              <w:bottom w:w="60" w:type="dxa"/>
            </w:tcMar>
            <w:vAlign w:val="center"/>
            <w:hideMark/>
          </w:tcPr>
          <w:p w14:paraId="22D0C433" w14:textId="77777777" w:rsidR="00CD3E65" w:rsidRPr="00CD3E65" w:rsidRDefault="00CD3E65" w:rsidP="00CD3E65">
            <w:pPr>
              <w:jc w:val="center"/>
              <w:rPr>
                <w:rFonts w:ascii="Arial" w:hAnsi="Arial" w:cs="Arial"/>
                <w:color w:val="000000"/>
                <w:sz w:val="20"/>
                <w:szCs w:val="20"/>
              </w:rPr>
            </w:pPr>
            <w:r w:rsidRPr="00CD3E65">
              <w:rPr>
                <w:rFonts w:ascii="Arial" w:hAnsi="Arial" w:cs="Arial"/>
                <w:color w:val="000000"/>
                <w:sz w:val="20"/>
                <w:szCs w:val="20"/>
              </w:rPr>
              <w:t>3</w:t>
            </w:r>
          </w:p>
        </w:tc>
        <w:tc>
          <w:tcPr>
            <w:tcW w:w="1080" w:type="dxa"/>
            <w:shd w:val="clear" w:color="auto" w:fill="auto"/>
            <w:tcMar>
              <w:top w:w="60" w:type="dxa"/>
              <w:bottom w:w="60" w:type="dxa"/>
            </w:tcMar>
            <w:vAlign w:val="center"/>
            <w:hideMark/>
          </w:tcPr>
          <w:p w14:paraId="3E03AF85" w14:textId="77777777" w:rsidR="00CD3E65" w:rsidRPr="00CD3E65" w:rsidRDefault="00CD3E65" w:rsidP="00CD3E65">
            <w:pPr>
              <w:jc w:val="center"/>
              <w:rPr>
                <w:rFonts w:ascii="Arial" w:hAnsi="Arial" w:cs="Arial"/>
                <w:color w:val="000000"/>
                <w:sz w:val="20"/>
                <w:szCs w:val="20"/>
              </w:rPr>
            </w:pPr>
            <w:r w:rsidRPr="00CD3E65">
              <w:rPr>
                <w:rFonts w:ascii="Arial" w:hAnsi="Arial" w:cs="Arial"/>
                <w:color w:val="000000"/>
                <w:sz w:val="20"/>
                <w:szCs w:val="20"/>
              </w:rPr>
              <w:t>5.00</w:t>
            </w:r>
          </w:p>
        </w:tc>
        <w:tc>
          <w:tcPr>
            <w:tcW w:w="960" w:type="dxa"/>
            <w:shd w:val="clear" w:color="auto" w:fill="auto"/>
            <w:tcMar>
              <w:top w:w="60" w:type="dxa"/>
              <w:bottom w:w="60" w:type="dxa"/>
            </w:tcMar>
            <w:vAlign w:val="center"/>
            <w:hideMark/>
          </w:tcPr>
          <w:p w14:paraId="2E7156BC" w14:textId="77777777" w:rsidR="00CD3E65" w:rsidRPr="00CD3E65" w:rsidRDefault="00CD3E65" w:rsidP="00CD3E65">
            <w:pPr>
              <w:jc w:val="center"/>
              <w:rPr>
                <w:rFonts w:ascii="Arial" w:hAnsi="Arial" w:cs="Arial"/>
                <w:color w:val="000000"/>
                <w:sz w:val="20"/>
                <w:szCs w:val="20"/>
              </w:rPr>
            </w:pPr>
            <w:r w:rsidRPr="00CD3E65">
              <w:rPr>
                <w:rFonts w:ascii="Arial" w:hAnsi="Arial" w:cs="Arial"/>
                <w:color w:val="000000"/>
                <w:sz w:val="20"/>
                <w:szCs w:val="20"/>
              </w:rPr>
              <w:t>1.20</w:t>
            </w:r>
          </w:p>
        </w:tc>
        <w:tc>
          <w:tcPr>
            <w:tcW w:w="1695" w:type="dxa"/>
            <w:shd w:val="clear" w:color="auto" w:fill="auto"/>
            <w:tcMar>
              <w:top w:w="60" w:type="dxa"/>
              <w:bottom w:w="60" w:type="dxa"/>
            </w:tcMar>
            <w:vAlign w:val="bottom"/>
            <w:hideMark/>
          </w:tcPr>
          <w:p w14:paraId="4D1946D5" w14:textId="24565259" w:rsidR="00CD3E65" w:rsidRPr="00CD3E65" w:rsidRDefault="00737C0C" w:rsidP="00CD3E65">
            <w:pPr>
              <w:rPr>
                <w:rFonts w:ascii="Arial" w:hAnsi="Arial" w:cs="Arial"/>
                <w:color w:val="000000"/>
                <w:sz w:val="20"/>
                <w:szCs w:val="20"/>
              </w:rPr>
            </w:pPr>
            <w:r w:rsidRPr="00CD3E65">
              <w:rPr>
                <w:rFonts w:ascii="Arial" w:hAnsi="Arial" w:cs="Arial"/>
                <w:color w:val="000000"/>
                <w:sz w:val="20"/>
                <w:szCs w:val="20"/>
              </w:rPr>
              <w:t>None</w:t>
            </w:r>
          </w:p>
        </w:tc>
        <w:tc>
          <w:tcPr>
            <w:tcW w:w="1185" w:type="dxa"/>
            <w:shd w:val="clear" w:color="auto" w:fill="auto"/>
            <w:tcMar>
              <w:top w:w="60" w:type="dxa"/>
              <w:bottom w:w="60" w:type="dxa"/>
            </w:tcMar>
            <w:vAlign w:val="bottom"/>
            <w:hideMark/>
          </w:tcPr>
          <w:p w14:paraId="5DBF3FBB" w14:textId="108BDEA8" w:rsidR="00CD3E65" w:rsidRPr="00CD3E65" w:rsidRDefault="00737C0C" w:rsidP="00CD3E65">
            <w:pPr>
              <w:rPr>
                <w:rFonts w:ascii="Arial" w:hAnsi="Arial" w:cs="Arial"/>
                <w:color w:val="000000"/>
                <w:sz w:val="20"/>
                <w:szCs w:val="20"/>
              </w:rPr>
            </w:pPr>
            <w:r w:rsidRPr="00CD3E65">
              <w:rPr>
                <w:rFonts w:ascii="Arial" w:hAnsi="Arial" w:cs="Arial"/>
                <w:color w:val="000000"/>
                <w:sz w:val="20"/>
                <w:szCs w:val="20"/>
              </w:rPr>
              <w:t>Rock</w:t>
            </w:r>
          </w:p>
        </w:tc>
        <w:tc>
          <w:tcPr>
            <w:tcW w:w="960" w:type="dxa"/>
            <w:shd w:val="clear" w:color="auto" w:fill="auto"/>
            <w:tcMar>
              <w:top w:w="60" w:type="dxa"/>
              <w:bottom w:w="60" w:type="dxa"/>
            </w:tcMar>
            <w:vAlign w:val="bottom"/>
            <w:hideMark/>
          </w:tcPr>
          <w:p w14:paraId="0CFCC76C" w14:textId="7C9A3B36" w:rsidR="00CD3E65" w:rsidRPr="00CD3E65" w:rsidRDefault="00737C0C" w:rsidP="00CD3E65">
            <w:pPr>
              <w:rPr>
                <w:rFonts w:ascii="Arial" w:hAnsi="Arial" w:cs="Arial"/>
                <w:color w:val="000000"/>
                <w:sz w:val="20"/>
                <w:szCs w:val="20"/>
              </w:rPr>
            </w:pPr>
            <w:r w:rsidRPr="00CD3E65">
              <w:rPr>
                <w:rFonts w:ascii="Arial" w:hAnsi="Arial" w:cs="Arial"/>
                <w:color w:val="000000"/>
                <w:sz w:val="20"/>
                <w:szCs w:val="20"/>
              </w:rPr>
              <w:t>Low</w:t>
            </w:r>
          </w:p>
        </w:tc>
      </w:tr>
      <w:tr w:rsidR="00CD3E65" w:rsidRPr="00CD3E65" w14:paraId="4B30AE6E" w14:textId="77777777" w:rsidTr="00737C0C">
        <w:trPr>
          <w:jc w:val="center"/>
        </w:trPr>
        <w:tc>
          <w:tcPr>
            <w:tcW w:w="1300" w:type="dxa"/>
            <w:vMerge/>
            <w:tcMar>
              <w:top w:w="60" w:type="dxa"/>
              <w:bottom w:w="60" w:type="dxa"/>
            </w:tcMar>
            <w:vAlign w:val="center"/>
            <w:hideMark/>
          </w:tcPr>
          <w:p w14:paraId="08DD4D8F" w14:textId="77777777" w:rsidR="00CD3E65" w:rsidRPr="00CD3E65" w:rsidRDefault="00CD3E65" w:rsidP="00CD3E65">
            <w:pPr>
              <w:rPr>
                <w:rFonts w:ascii="Arial" w:hAnsi="Arial" w:cs="Arial"/>
                <w:color w:val="000000"/>
                <w:sz w:val="20"/>
                <w:szCs w:val="20"/>
              </w:rPr>
            </w:pPr>
          </w:p>
        </w:tc>
        <w:tc>
          <w:tcPr>
            <w:tcW w:w="1120" w:type="dxa"/>
            <w:gridSpan w:val="2"/>
            <w:shd w:val="clear" w:color="auto" w:fill="auto"/>
            <w:tcMar>
              <w:top w:w="60" w:type="dxa"/>
              <w:bottom w:w="60" w:type="dxa"/>
            </w:tcMar>
            <w:vAlign w:val="center"/>
            <w:hideMark/>
          </w:tcPr>
          <w:p w14:paraId="2CF5260A" w14:textId="77777777" w:rsidR="00CD3E65" w:rsidRPr="00CD3E65" w:rsidRDefault="00CD3E65" w:rsidP="00CD3E65">
            <w:pPr>
              <w:jc w:val="center"/>
              <w:rPr>
                <w:rFonts w:ascii="Arial" w:hAnsi="Arial" w:cs="Arial"/>
                <w:color w:val="000000"/>
                <w:sz w:val="20"/>
                <w:szCs w:val="20"/>
              </w:rPr>
            </w:pPr>
            <w:r w:rsidRPr="00CD3E65">
              <w:rPr>
                <w:rFonts w:ascii="Arial" w:hAnsi="Arial" w:cs="Arial"/>
                <w:color w:val="000000"/>
                <w:sz w:val="20"/>
                <w:szCs w:val="20"/>
              </w:rPr>
              <w:t>6.96</w:t>
            </w:r>
          </w:p>
        </w:tc>
        <w:tc>
          <w:tcPr>
            <w:tcW w:w="1545" w:type="dxa"/>
            <w:gridSpan w:val="2"/>
            <w:shd w:val="clear" w:color="auto" w:fill="auto"/>
            <w:tcMar>
              <w:top w:w="60" w:type="dxa"/>
              <w:bottom w:w="60" w:type="dxa"/>
            </w:tcMar>
            <w:vAlign w:val="center"/>
            <w:hideMark/>
          </w:tcPr>
          <w:p w14:paraId="53C12539" w14:textId="77777777" w:rsidR="00CD3E65" w:rsidRPr="00CD3E65" w:rsidRDefault="00CD3E65" w:rsidP="00CD3E65">
            <w:pPr>
              <w:jc w:val="center"/>
              <w:rPr>
                <w:rFonts w:ascii="Arial" w:hAnsi="Arial" w:cs="Arial"/>
                <w:color w:val="000000"/>
                <w:sz w:val="20"/>
                <w:szCs w:val="20"/>
              </w:rPr>
            </w:pPr>
            <w:r w:rsidRPr="00CD3E65">
              <w:rPr>
                <w:rFonts w:ascii="Arial" w:hAnsi="Arial" w:cs="Arial"/>
                <w:color w:val="000000"/>
                <w:sz w:val="20"/>
                <w:szCs w:val="20"/>
              </w:rPr>
              <w:t>2</w:t>
            </w:r>
          </w:p>
        </w:tc>
        <w:tc>
          <w:tcPr>
            <w:tcW w:w="1080" w:type="dxa"/>
            <w:shd w:val="clear" w:color="auto" w:fill="auto"/>
            <w:tcMar>
              <w:top w:w="60" w:type="dxa"/>
              <w:bottom w:w="60" w:type="dxa"/>
            </w:tcMar>
            <w:vAlign w:val="center"/>
            <w:hideMark/>
          </w:tcPr>
          <w:p w14:paraId="33BDE282" w14:textId="77777777" w:rsidR="00CD3E65" w:rsidRPr="00CD3E65" w:rsidRDefault="00CD3E65" w:rsidP="00CD3E65">
            <w:pPr>
              <w:jc w:val="center"/>
              <w:rPr>
                <w:rFonts w:ascii="Arial" w:hAnsi="Arial" w:cs="Arial"/>
                <w:color w:val="000000"/>
                <w:sz w:val="20"/>
                <w:szCs w:val="20"/>
              </w:rPr>
            </w:pPr>
            <w:r w:rsidRPr="00CD3E65">
              <w:rPr>
                <w:rFonts w:ascii="Arial" w:hAnsi="Arial" w:cs="Arial"/>
                <w:color w:val="000000"/>
                <w:sz w:val="20"/>
                <w:szCs w:val="20"/>
              </w:rPr>
              <w:t>0.00</w:t>
            </w:r>
          </w:p>
        </w:tc>
        <w:tc>
          <w:tcPr>
            <w:tcW w:w="960" w:type="dxa"/>
            <w:shd w:val="clear" w:color="auto" w:fill="auto"/>
            <w:tcMar>
              <w:top w:w="60" w:type="dxa"/>
              <w:bottom w:w="60" w:type="dxa"/>
            </w:tcMar>
            <w:vAlign w:val="center"/>
            <w:hideMark/>
          </w:tcPr>
          <w:p w14:paraId="16A77729" w14:textId="77777777" w:rsidR="00CD3E65" w:rsidRPr="00CD3E65" w:rsidRDefault="00CD3E65" w:rsidP="00CD3E65">
            <w:pPr>
              <w:jc w:val="center"/>
              <w:rPr>
                <w:rFonts w:ascii="Arial" w:hAnsi="Arial" w:cs="Arial"/>
                <w:color w:val="000000"/>
                <w:sz w:val="20"/>
                <w:szCs w:val="20"/>
              </w:rPr>
            </w:pPr>
            <w:r w:rsidRPr="00CD3E65">
              <w:rPr>
                <w:rFonts w:ascii="Arial" w:hAnsi="Arial" w:cs="Arial"/>
                <w:color w:val="000000"/>
                <w:sz w:val="20"/>
                <w:szCs w:val="20"/>
              </w:rPr>
              <w:t>3.60</w:t>
            </w:r>
          </w:p>
        </w:tc>
        <w:tc>
          <w:tcPr>
            <w:tcW w:w="1695" w:type="dxa"/>
            <w:shd w:val="clear" w:color="auto" w:fill="auto"/>
            <w:tcMar>
              <w:top w:w="60" w:type="dxa"/>
              <w:bottom w:w="60" w:type="dxa"/>
            </w:tcMar>
            <w:vAlign w:val="bottom"/>
            <w:hideMark/>
          </w:tcPr>
          <w:p w14:paraId="319322E2" w14:textId="419AE59F" w:rsidR="00CD3E65" w:rsidRPr="00CD3E65" w:rsidRDefault="00737C0C" w:rsidP="00CD3E65">
            <w:pPr>
              <w:rPr>
                <w:rFonts w:ascii="Arial" w:hAnsi="Arial" w:cs="Arial"/>
                <w:color w:val="000000"/>
                <w:sz w:val="20"/>
                <w:szCs w:val="20"/>
              </w:rPr>
            </w:pPr>
            <w:r w:rsidRPr="00CD3E65">
              <w:rPr>
                <w:rFonts w:ascii="Arial" w:hAnsi="Arial" w:cs="Arial"/>
                <w:color w:val="000000"/>
                <w:sz w:val="20"/>
                <w:szCs w:val="20"/>
              </w:rPr>
              <w:t>Overhanging</w:t>
            </w:r>
          </w:p>
        </w:tc>
        <w:tc>
          <w:tcPr>
            <w:tcW w:w="1185" w:type="dxa"/>
            <w:shd w:val="clear" w:color="auto" w:fill="auto"/>
            <w:tcMar>
              <w:top w:w="60" w:type="dxa"/>
              <w:bottom w:w="60" w:type="dxa"/>
            </w:tcMar>
            <w:vAlign w:val="bottom"/>
            <w:hideMark/>
          </w:tcPr>
          <w:p w14:paraId="74ADFA69" w14:textId="49012DD1" w:rsidR="00CD3E65" w:rsidRPr="00CD3E65" w:rsidRDefault="00737C0C" w:rsidP="00CD3E65">
            <w:pPr>
              <w:rPr>
                <w:rFonts w:ascii="Arial" w:hAnsi="Arial" w:cs="Arial"/>
                <w:color w:val="000000"/>
                <w:sz w:val="20"/>
                <w:szCs w:val="20"/>
              </w:rPr>
            </w:pPr>
            <w:r w:rsidRPr="00CD3E65">
              <w:rPr>
                <w:rFonts w:ascii="Arial" w:hAnsi="Arial" w:cs="Arial"/>
                <w:color w:val="000000"/>
                <w:sz w:val="20"/>
                <w:szCs w:val="20"/>
              </w:rPr>
              <w:t>Silt</w:t>
            </w:r>
          </w:p>
        </w:tc>
        <w:tc>
          <w:tcPr>
            <w:tcW w:w="960" w:type="dxa"/>
            <w:shd w:val="clear" w:color="auto" w:fill="auto"/>
            <w:tcMar>
              <w:top w:w="60" w:type="dxa"/>
              <w:bottom w:w="60" w:type="dxa"/>
            </w:tcMar>
            <w:vAlign w:val="bottom"/>
            <w:hideMark/>
          </w:tcPr>
          <w:p w14:paraId="516C84D5" w14:textId="4C8EFB6F" w:rsidR="00CD3E65" w:rsidRPr="00CD3E65" w:rsidRDefault="00737C0C" w:rsidP="00CD3E65">
            <w:pPr>
              <w:rPr>
                <w:rFonts w:ascii="Arial" w:hAnsi="Arial" w:cs="Arial"/>
                <w:color w:val="000000"/>
                <w:sz w:val="20"/>
                <w:szCs w:val="20"/>
              </w:rPr>
            </w:pPr>
            <w:r w:rsidRPr="00CD3E65">
              <w:rPr>
                <w:rFonts w:ascii="Arial" w:hAnsi="Arial" w:cs="Arial"/>
                <w:color w:val="000000"/>
                <w:sz w:val="20"/>
                <w:szCs w:val="20"/>
              </w:rPr>
              <w:t>Low</w:t>
            </w:r>
          </w:p>
        </w:tc>
      </w:tr>
      <w:tr w:rsidR="00CD3E65" w:rsidRPr="00CD3E65" w14:paraId="7EA7008F" w14:textId="77777777" w:rsidTr="00737C0C">
        <w:trPr>
          <w:jc w:val="center"/>
        </w:trPr>
        <w:tc>
          <w:tcPr>
            <w:tcW w:w="1300" w:type="dxa"/>
            <w:vMerge/>
            <w:tcMar>
              <w:top w:w="60" w:type="dxa"/>
              <w:bottom w:w="60" w:type="dxa"/>
            </w:tcMar>
            <w:vAlign w:val="center"/>
            <w:hideMark/>
          </w:tcPr>
          <w:p w14:paraId="25A07DA4" w14:textId="77777777" w:rsidR="00CD3E65" w:rsidRPr="00CD3E65" w:rsidRDefault="00CD3E65" w:rsidP="00CD3E65">
            <w:pPr>
              <w:rPr>
                <w:rFonts w:ascii="Arial" w:hAnsi="Arial" w:cs="Arial"/>
                <w:color w:val="000000"/>
                <w:sz w:val="20"/>
                <w:szCs w:val="20"/>
              </w:rPr>
            </w:pPr>
          </w:p>
        </w:tc>
        <w:tc>
          <w:tcPr>
            <w:tcW w:w="1120" w:type="dxa"/>
            <w:gridSpan w:val="2"/>
            <w:shd w:val="clear" w:color="auto" w:fill="auto"/>
            <w:tcMar>
              <w:top w:w="60" w:type="dxa"/>
              <w:bottom w:w="60" w:type="dxa"/>
            </w:tcMar>
            <w:vAlign w:val="center"/>
            <w:hideMark/>
          </w:tcPr>
          <w:p w14:paraId="1900C197" w14:textId="77777777" w:rsidR="00CD3E65" w:rsidRPr="00CD3E65" w:rsidRDefault="00CD3E65" w:rsidP="00CD3E65">
            <w:pPr>
              <w:jc w:val="center"/>
              <w:rPr>
                <w:rFonts w:ascii="Arial" w:hAnsi="Arial" w:cs="Arial"/>
                <w:color w:val="000000"/>
                <w:sz w:val="20"/>
                <w:szCs w:val="20"/>
              </w:rPr>
            </w:pPr>
            <w:r w:rsidRPr="00CD3E65">
              <w:rPr>
                <w:rFonts w:ascii="Arial" w:hAnsi="Arial" w:cs="Arial"/>
                <w:color w:val="000000"/>
                <w:sz w:val="20"/>
                <w:szCs w:val="20"/>
              </w:rPr>
              <w:t>4.04</w:t>
            </w:r>
          </w:p>
        </w:tc>
        <w:tc>
          <w:tcPr>
            <w:tcW w:w="1545" w:type="dxa"/>
            <w:gridSpan w:val="2"/>
            <w:shd w:val="clear" w:color="auto" w:fill="auto"/>
            <w:tcMar>
              <w:top w:w="60" w:type="dxa"/>
              <w:bottom w:w="60" w:type="dxa"/>
            </w:tcMar>
            <w:vAlign w:val="center"/>
            <w:hideMark/>
          </w:tcPr>
          <w:p w14:paraId="4D0F7C7F" w14:textId="77777777" w:rsidR="00CD3E65" w:rsidRPr="00CD3E65" w:rsidRDefault="00CD3E65" w:rsidP="00CD3E65">
            <w:pPr>
              <w:jc w:val="center"/>
              <w:rPr>
                <w:rFonts w:ascii="Arial" w:hAnsi="Arial" w:cs="Arial"/>
                <w:color w:val="000000"/>
                <w:sz w:val="20"/>
                <w:szCs w:val="20"/>
              </w:rPr>
            </w:pPr>
            <w:r w:rsidRPr="00CD3E65">
              <w:rPr>
                <w:rFonts w:ascii="Arial" w:hAnsi="Arial" w:cs="Arial"/>
                <w:color w:val="000000"/>
                <w:sz w:val="20"/>
                <w:szCs w:val="20"/>
              </w:rPr>
              <w:t>12</w:t>
            </w:r>
          </w:p>
        </w:tc>
        <w:tc>
          <w:tcPr>
            <w:tcW w:w="1080" w:type="dxa"/>
            <w:shd w:val="clear" w:color="auto" w:fill="auto"/>
            <w:tcMar>
              <w:top w:w="60" w:type="dxa"/>
              <w:bottom w:w="60" w:type="dxa"/>
            </w:tcMar>
            <w:vAlign w:val="center"/>
            <w:hideMark/>
          </w:tcPr>
          <w:p w14:paraId="6627E847" w14:textId="77777777" w:rsidR="00CD3E65" w:rsidRPr="00CD3E65" w:rsidRDefault="00CD3E65" w:rsidP="00CD3E65">
            <w:pPr>
              <w:jc w:val="center"/>
              <w:rPr>
                <w:rFonts w:ascii="Arial" w:hAnsi="Arial" w:cs="Arial"/>
                <w:color w:val="000000"/>
                <w:sz w:val="20"/>
                <w:szCs w:val="20"/>
              </w:rPr>
            </w:pPr>
            <w:r w:rsidRPr="00CD3E65">
              <w:rPr>
                <w:rFonts w:ascii="Arial" w:hAnsi="Arial" w:cs="Arial"/>
                <w:color w:val="000000"/>
                <w:sz w:val="20"/>
                <w:szCs w:val="20"/>
              </w:rPr>
              <w:t>4.17</w:t>
            </w:r>
          </w:p>
        </w:tc>
        <w:tc>
          <w:tcPr>
            <w:tcW w:w="960" w:type="dxa"/>
            <w:shd w:val="clear" w:color="auto" w:fill="auto"/>
            <w:tcMar>
              <w:top w:w="60" w:type="dxa"/>
              <w:bottom w:w="60" w:type="dxa"/>
            </w:tcMar>
            <w:vAlign w:val="center"/>
            <w:hideMark/>
          </w:tcPr>
          <w:p w14:paraId="2406EB53" w14:textId="77777777" w:rsidR="00CD3E65" w:rsidRPr="00CD3E65" w:rsidRDefault="00CD3E65" w:rsidP="00CD3E65">
            <w:pPr>
              <w:jc w:val="center"/>
              <w:rPr>
                <w:rFonts w:ascii="Arial" w:hAnsi="Arial" w:cs="Arial"/>
                <w:color w:val="000000"/>
                <w:sz w:val="20"/>
                <w:szCs w:val="20"/>
              </w:rPr>
            </w:pPr>
            <w:r w:rsidRPr="00CD3E65">
              <w:rPr>
                <w:rFonts w:ascii="Arial" w:hAnsi="Arial" w:cs="Arial"/>
                <w:color w:val="000000"/>
                <w:sz w:val="20"/>
                <w:szCs w:val="20"/>
              </w:rPr>
              <w:t>2.45</w:t>
            </w:r>
          </w:p>
        </w:tc>
        <w:tc>
          <w:tcPr>
            <w:tcW w:w="1695" w:type="dxa"/>
            <w:shd w:val="clear" w:color="auto" w:fill="auto"/>
            <w:tcMar>
              <w:top w:w="60" w:type="dxa"/>
              <w:bottom w:w="60" w:type="dxa"/>
            </w:tcMar>
            <w:vAlign w:val="bottom"/>
            <w:hideMark/>
          </w:tcPr>
          <w:p w14:paraId="387E8879" w14:textId="234AAAC8" w:rsidR="00CD3E65" w:rsidRPr="00CD3E65" w:rsidRDefault="00737C0C" w:rsidP="00CD3E65">
            <w:pPr>
              <w:rPr>
                <w:rFonts w:ascii="Arial" w:hAnsi="Arial" w:cs="Arial"/>
                <w:color w:val="000000"/>
                <w:sz w:val="20"/>
                <w:szCs w:val="20"/>
              </w:rPr>
            </w:pPr>
            <w:r w:rsidRPr="00CD3E65">
              <w:rPr>
                <w:rFonts w:ascii="Arial" w:hAnsi="Arial" w:cs="Arial"/>
                <w:color w:val="000000"/>
                <w:sz w:val="20"/>
                <w:szCs w:val="20"/>
              </w:rPr>
              <w:t>Overhanging</w:t>
            </w:r>
          </w:p>
        </w:tc>
        <w:tc>
          <w:tcPr>
            <w:tcW w:w="1185" w:type="dxa"/>
            <w:shd w:val="clear" w:color="auto" w:fill="auto"/>
            <w:tcMar>
              <w:top w:w="60" w:type="dxa"/>
              <w:bottom w:w="60" w:type="dxa"/>
            </w:tcMar>
            <w:vAlign w:val="bottom"/>
            <w:hideMark/>
          </w:tcPr>
          <w:p w14:paraId="69466212" w14:textId="469AD23B" w:rsidR="00CD3E65" w:rsidRPr="00CD3E65" w:rsidRDefault="00737C0C" w:rsidP="00CD3E65">
            <w:pPr>
              <w:rPr>
                <w:rFonts w:ascii="Arial" w:hAnsi="Arial" w:cs="Arial"/>
                <w:color w:val="000000"/>
                <w:sz w:val="20"/>
                <w:szCs w:val="20"/>
              </w:rPr>
            </w:pPr>
            <w:r w:rsidRPr="00CD3E65">
              <w:rPr>
                <w:rFonts w:ascii="Arial" w:hAnsi="Arial" w:cs="Arial"/>
                <w:color w:val="000000"/>
                <w:sz w:val="20"/>
                <w:szCs w:val="20"/>
              </w:rPr>
              <w:t>Rock</w:t>
            </w:r>
          </w:p>
        </w:tc>
        <w:tc>
          <w:tcPr>
            <w:tcW w:w="960" w:type="dxa"/>
            <w:shd w:val="clear" w:color="auto" w:fill="auto"/>
            <w:tcMar>
              <w:top w:w="60" w:type="dxa"/>
              <w:bottom w:w="60" w:type="dxa"/>
            </w:tcMar>
            <w:vAlign w:val="bottom"/>
            <w:hideMark/>
          </w:tcPr>
          <w:p w14:paraId="4C2D3DC1" w14:textId="1472E2A2" w:rsidR="00CD3E65" w:rsidRPr="00CD3E65" w:rsidRDefault="00737C0C" w:rsidP="00CD3E65">
            <w:pPr>
              <w:rPr>
                <w:rFonts w:ascii="Arial" w:hAnsi="Arial" w:cs="Arial"/>
                <w:color w:val="000000"/>
                <w:sz w:val="20"/>
                <w:szCs w:val="20"/>
              </w:rPr>
            </w:pPr>
            <w:r w:rsidRPr="00CD3E65">
              <w:rPr>
                <w:rFonts w:ascii="Arial" w:hAnsi="Arial" w:cs="Arial"/>
                <w:color w:val="000000"/>
                <w:sz w:val="20"/>
                <w:szCs w:val="20"/>
              </w:rPr>
              <w:t>Medium</w:t>
            </w:r>
          </w:p>
        </w:tc>
      </w:tr>
      <w:tr w:rsidR="00CD3E65" w:rsidRPr="00CD3E65" w14:paraId="28D2428A" w14:textId="77777777" w:rsidTr="00737C0C">
        <w:trPr>
          <w:jc w:val="center"/>
        </w:trPr>
        <w:tc>
          <w:tcPr>
            <w:tcW w:w="1300" w:type="dxa"/>
            <w:vMerge/>
            <w:tcMar>
              <w:top w:w="60" w:type="dxa"/>
              <w:bottom w:w="60" w:type="dxa"/>
            </w:tcMar>
            <w:vAlign w:val="center"/>
            <w:hideMark/>
          </w:tcPr>
          <w:p w14:paraId="67CD59EB" w14:textId="77777777" w:rsidR="00CD3E65" w:rsidRPr="00CD3E65" w:rsidRDefault="00CD3E65" w:rsidP="00CD3E65">
            <w:pPr>
              <w:rPr>
                <w:rFonts w:ascii="Arial" w:hAnsi="Arial" w:cs="Arial"/>
                <w:color w:val="000000"/>
                <w:sz w:val="20"/>
                <w:szCs w:val="20"/>
              </w:rPr>
            </w:pPr>
          </w:p>
        </w:tc>
        <w:tc>
          <w:tcPr>
            <w:tcW w:w="1120" w:type="dxa"/>
            <w:gridSpan w:val="2"/>
            <w:shd w:val="clear" w:color="auto" w:fill="auto"/>
            <w:tcMar>
              <w:top w:w="60" w:type="dxa"/>
              <w:bottom w:w="60" w:type="dxa"/>
            </w:tcMar>
            <w:vAlign w:val="center"/>
            <w:hideMark/>
          </w:tcPr>
          <w:p w14:paraId="4BFF82D5" w14:textId="77777777" w:rsidR="00CD3E65" w:rsidRPr="00CD3E65" w:rsidRDefault="00CD3E65" w:rsidP="00CD3E65">
            <w:pPr>
              <w:jc w:val="center"/>
              <w:rPr>
                <w:rFonts w:ascii="Arial" w:hAnsi="Arial" w:cs="Arial"/>
                <w:color w:val="000000"/>
                <w:sz w:val="20"/>
                <w:szCs w:val="20"/>
              </w:rPr>
            </w:pPr>
            <w:r w:rsidRPr="00CD3E65">
              <w:rPr>
                <w:rFonts w:ascii="Arial" w:hAnsi="Arial" w:cs="Arial"/>
                <w:color w:val="000000"/>
                <w:sz w:val="20"/>
                <w:szCs w:val="20"/>
              </w:rPr>
              <w:t>1.85</w:t>
            </w:r>
          </w:p>
        </w:tc>
        <w:tc>
          <w:tcPr>
            <w:tcW w:w="1545" w:type="dxa"/>
            <w:gridSpan w:val="2"/>
            <w:shd w:val="clear" w:color="auto" w:fill="auto"/>
            <w:tcMar>
              <w:top w:w="60" w:type="dxa"/>
              <w:bottom w:w="60" w:type="dxa"/>
            </w:tcMar>
            <w:vAlign w:val="center"/>
            <w:hideMark/>
          </w:tcPr>
          <w:p w14:paraId="244B05E3" w14:textId="77777777" w:rsidR="00CD3E65" w:rsidRPr="00CD3E65" w:rsidRDefault="00CD3E65" w:rsidP="00CD3E65">
            <w:pPr>
              <w:jc w:val="center"/>
              <w:rPr>
                <w:rFonts w:ascii="Arial" w:hAnsi="Arial" w:cs="Arial"/>
                <w:color w:val="000000"/>
                <w:sz w:val="20"/>
                <w:szCs w:val="20"/>
              </w:rPr>
            </w:pPr>
            <w:r w:rsidRPr="00CD3E65">
              <w:rPr>
                <w:rFonts w:ascii="Arial" w:hAnsi="Arial" w:cs="Arial"/>
                <w:color w:val="000000"/>
                <w:sz w:val="20"/>
                <w:szCs w:val="20"/>
              </w:rPr>
              <w:t>13</w:t>
            </w:r>
          </w:p>
        </w:tc>
        <w:tc>
          <w:tcPr>
            <w:tcW w:w="1080" w:type="dxa"/>
            <w:shd w:val="clear" w:color="auto" w:fill="auto"/>
            <w:tcMar>
              <w:top w:w="60" w:type="dxa"/>
              <w:bottom w:w="60" w:type="dxa"/>
            </w:tcMar>
            <w:vAlign w:val="center"/>
            <w:hideMark/>
          </w:tcPr>
          <w:p w14:paraId="6D2DAD81" w14:textId="77777777" w:rsidR="00CD3E65" w:rsidRPr="00CD3E65" w:rsidRDefault="00CD3E65" w:rsidP="00CD3E65">
            <w:pPr>
              <w:jc w:val="center"/>
              <w:rPr>
                <w:rFonts w:ascii="Arial" w:hAnsi="Arial" w:cs="Arial"/>
                <w:color w:val="000000"/>
                <w:sz w:val="20"/>
                <w:szCs w:val="20"/>
              </w:rPr>
            </w:pPr>
            <w:r w:rsidRPr="00CD3E65">
              <w:rPr>
                <w:rFonts w:ascii="Arial" w:hAnsi="Arial" w:cs="Arial"/>
                <w:color w:val="000000"/>
                <w:sz w:val="20"/>
                <w:szCs w:val="20"/>
              </w:rPr>
              <w:t>3.85</w:t>
            </w:r>
          </w:p>
        </w:tc>
        <w:tc>
          <w:tcPr>
            <w:tcW w:w="960" w:type="dxa"/>
            <w:shd w:val="clear" w:color="auto" w:fill="auto"/>
            <w:tcMar>
              <w:top w:w="60" w:type="dxa"/>
              <w:bottom w:w="60" w:type="dxa"/>
            </w:tcMar>
            <w:vAlign w:val="center"/>
            <w:hideMark/>
          </w:tcPr>
          <w:p w14:paraId="0C66181D" w14:textId="77777777" w:rsidR="00CD3E65" w:rsidRPr="00CD3E65" w:rsidRDefault="00CD3E65" w:rsidP="00CD3E65">
            <w:pPr>
              <w:jc w:val="center"/>
              <w:rPr>
                <w:rFonts w:ascii="Arial" w:hAnsi="Arial" w:cs="Arial"/>
                <w:color w:val="000000"/>
                <w:sz w:val="20"/>
                <w:szCs w:val="20"/>
              </w:rPr>
            </w:pPr>
            <w:r w:rsidRPr="00CD3E65">
              <w:rPr>
                <w:rFonts w:ascii="Arial" w:hAnsi="Arial" w:cs="Arial"/>
                <w:color w:val="000000"/>
                <w:sz w:val="20"/>
                <w:szCs w:val="20"/>
              </w:rPr>
              <w:t>1.65</w:t>
            </w:r>
          </w:p>
        </w:tc>
        <w:tc>
          <w:tcPr>
            <w:tcW w:w="1695" w:type="dxa"/>
            <w:shd w:val="clear" w:color="auto" w:fill="auto"/>
            <w:tcMar>
              <w:top w:w="60" w:type="dxa"/>
              <w:bottom w:w="60" w:type="dxa"/>
            </w:tcMar>
            <w:vAlign w:val="bottom"/>
            <w:hideMark/>
          </w:tcPr>
          <w:p w14:paraId="43B7D9BD" w14:textId="7A97DBE2" w:rsidR="00CD3E65" w:rsidRPr="00CD3E65" w:rsidRDefault="00737C0C" w:rsidP="00CD3E65">
            <w:pPr>
              <w:rPr>
                <w:rFonts w:ascii="Arial" w:hAnsi="Arial" w:cs="Arial"/>
                <w:color w:val="000000"/>
                <w:sz w:val="20"/>
                <w:szCs w:val="20"/>
              </w:rPr>
            </w:pPr>
            <w:r w:rsidRPr="00CD3E65">
              <w:rPr>
                <w:rFonts w:ascii="Arial" w:hAnsi="Arial" w:cs="Arial"/>
                <w:color w:val="000000"/>
                <w:sz w:val="20"/>
                <w:szCs w:val="20"/>
              </w:rPr>
              <w:t>Overhanging</w:t>
            </w:r>
          </w:p>
        </w:tc>
        <w:tc>
          <w:tcPr>
            <w:tcW w:w="1185" w:type="dxa"/>
            <w:shd w:val="clear" w:color="auto" w:fill="auto"/>
            <w:tcMar>
              <w:top w:w="60" w:type="dxa"/>
              <w:bottom w:w="60" w:type="dxa"/>
            </w:tcMar>
            <w:vAlign w:val="bottom"/>
            <w:hideMark/>
          </w:tcPr>
          <w:p w14:paraId="7F291341" w14:textId="703EDCDE" w:rsidR="00CD3E65" w:rsidRPr="00CD3E65" w:rsidRDefault="00737C0C" w:rsidP="00CD3E65">
            <w:pPr>
              <w:rPr>
                <w:rFonts w:ascii="Arial" w:hAnsi="Arial" w:cs="Arial"/>
                <w:color w:val="000000"/>
                <w:sz w:val="20"/>
                <w:szCs w:val="20"/>
              </w:rPr>
            </w:pPr>
            <w:r w:rsidRPr="00CD3E65">
              <w:rPr>
                <w:rFonts w:ascii="Arial" w:hAnsi="Arial" w:cs="Arial"/>
                <w:color w:val="000000"/>
                <w:sz w:val="20"/>
                <w:szCs w:val="20"/>
              </w:rPr>
              <w:t>Rock</w:t>
            </w:r>
          </w:p>
        </w:tc>
        <w:tc>
          <w:tcPr>
            <w:tcW w:w="960" w:type="dxa"/>
            <w:shd w:val="clear" w:color="auto" w:fill="auto"/>
            <w:tcMar>
              <w:top w:w="60" w:type="dxa"/>
              <w:bottom w:w="60" w:type="dxa"/>
            </w:tcMar>
            <w:vAlign w:val="bottom"/>
            <w:hideMark/>
          </w:tcPr>
          <w:p w14:paraId="65D49E85" w14:textId="05F7D716" w:rsidR="00CD3E65" w:rsidRPr="00CD3E65" w:rsidRDefault="00737C0C" w:rsidP="00CD3E65">
            <w:pPr>
              <w:rPr>
                <w:rFonts w:ascii="Arial" w:hAnsi="Arial" w:cs="Arial"/>
                <w:color w:val="000000"/>
                <w:sz w:val="20"/>
                <w:szCs w:val="20"/>
              </w:rPr>
            </w:pPr>
            <w:r w:rsidRPr="00CD3E65">
              <w:rPr>
                <w:rFonts w:ascii="Arial" w:hAnsi="Arial" w:cs="Arial"/>
                <w:color w:val="000000"/>
                <w:sz w:val="20"/>
                <w:szCs w:val="20"/>
              </w:rPr>
              <w:t>Low</w:t>
            </w:r>
          </w:p>
        </w:tc>
      </w:tr>
      <w:tr w:rsidR="00CD3E65" w:rsidRPr="00CD3E65" w14:paraId="71AE4968" w14:textId="77777777" w:rsidTr="00737C0C">
        <w:trPr>
          <w:jc w:val="center"/>
        </w:trPr>
        <w:tc>
          <w:tcPr>
            <w:tcW w:w="1300" w:type="dxa"/>
            <w:vMerge/>
            <w:tcMar>
              <w:top w:w="60" w:type="dxa"/>
              <w:bottom w:w="60" w:type="dxa"/>
            </w:tcMar>
            <w:vAlign w:val="center"/>
            <w:hideMark/>
          </w:tcPr>
          <w:p w14:paraId="254F6307" w14:textId="77777777" w:rsidR="00CD3E65" w:rsidRPr="00CD3E65" w:rsidRDefault="00CD3E65" w:rsidP="00CD3E65">
            <w:pPr>
              <w:rPr>
                <w:rFonts w:ascii="Arial" w:hAnsi="Arial" w:cs="Arial"/>
                <w:color w:val="000000"/>
                <w:sz w:val="20"/>
                <w:szCs w:val="20"/>
              </w:rPr>
            </w:pPr>
          </w:p>
        </w:tc>
        <w:tc>
          <w:tcPr>
            <w:tcW w:w="1120" w:type="dxa"/>
            <w:gridSpan w:val="2"/>
            <w:shd w:val="clear" w:color="auto" w:fill="auto"/>
            <w:tcMar>
              <w:top w:w="60" w:type="dxa"/>
              <w:bottom w:w="60" w:type="dxa"/>
            </w:tcMar>
            <w:vAlign w:val="center"/>
            <w:hideMark/>
          </w:tcPr>
          <w:p w14:paraId="7196D48A" w14:textId="77777777" w:rsidR="00CD3E65" w:rsidRPr="00CD3E65" w:rsidRDefault="00CD3E65" w:rsidP="00CD3E65">
            <w:pPr>
              <w:jc w:val="center"/>
              <w:rPr>
                <w:rFonts w:ascii="Arial" w:hAnsi="Arial" w:cs="Arial"/>
                <w:color w:val="000000"/>
                <w:sz w:val="20"/>
                <w:szCs w:val="20"/>
              </w:rPr>
            </w:pPr>
            <w:r w:rsidRPr="00CD3E65">
              <w:rPr>
                <w:rFonts w:ascii="Arial" w:hAnsi="Arial" w:cs="Arial"/>
                <w:color w:val="000000"/>
                <w:sz w:val="20"/>
                <w:szCs w:val="20"/>
              </w:rPr>
              <w:t>0.36</w:t>
            </w:r>
          </w:p>
        </w:tc>
        <w:tc>
          <w:tcPr>
            <w:tcW w:w="1545" w:type="dxa"/>
            <w:gridSpan w:val="2"/>
            <w:shd w:val="clear" w:color="auto" w:fill="auto"/>
            <w:tcMar>
              <w:top w:w="60" w:type="dxa"/>
              <w:bottom w:w="60" w:type="dxa"/>
            </w:tcMar>
            <w:vAlign w:val="center"/>
            <w:hideMark/>
          </w:tcPr>
          <w:p w14:paraId="42649989" w14:textId="77777777" w:rsidR="00CD3E65" w:rsidRPr="00CD3E65" w:rsidRDefault="00CD3E65" w:rsidP="00CD3E65">
            <w:pPr>
              <w:jc w:val="center"/>
              <w:rPr>
                <w:rFonts w:ascii="Arial" w:hAnsi="Arial" w:cs="Arial"/>
                <w:color w:val="000000"/>
                <w:sz w:val="20"/>
                <w:szCs w:val="20"/>
              </w:rPr>
            </w:pPr>
            <w:r w:rsidRPr="00CD3E65">
              <w:rPr>
                <w:rFonts w:ascii="Arial" w:hAnsi="Arial" w:cs="Arial"/>
                <w:color w:val="000000"/>
                <w:sz w:val="20"/>
                <w:szCs w:val="20"/>
              </w:rPr>
              <w:t>3</w:t>
            </w:r>
          </w:p>
        </w:tc>
        <w:tc>
          <w:tcPr>
            <w:tcW w:w="1080" w:type="dxa"/>
            <w:shd w:val="clear" w:color="auto" w:fill="auto"/>
            <w:tcMar>
              <w:top w:w="60" w:type="dxa"/>
              <w:bottom w:w="60" w:type="dxa"/>
            </w:tcMar>
            <w:vAlign w:val="center"/>
            <w:hideMark/>
          </w:tcPr>
          <w:p w14:paraId="2862E9B9" w14:textId="77777777" w:rsidR="00CD3E65" w:rsidRPr="00CD3E65" w:rsidRDefault="00CD3E65" w:rsidP="00CD3E65">
            <w:pPr>
              <w:jc w:val="center"/>
              <w:rPr>
                <w:rFonts w:ascii="Arial" w:hAnsi="Arial" w:cs="Arial"/>
                <w:color w:val="000000"/>
                <w:sz w:val="20"/>
                <w:szCs w:val="20"/>
              </w:rPr>
            </w:pPr>
            <w:r w:rsidRPr="00CD3E65">
              <w:rPr>
                <w:rFonts w:ascii="Arial" w:hAnsi="Arial" w:cs="Arial"/>
                <w:color w:val="000000"/>
                <w:sz w:val="20"/>
                <w:szCs w:val="20"/>
              </w:rPr>
              <w:t>5.00</w:t>
            </w:r>
          </w:p>
        </w:tc>
        <w:tc>
          <w:tcPr>
            <w:tcW w:w="960" w:type="dxa"/>
            <w:shd w:val="clear" w:color="auto" w:fill="auto"/>
            <w:tcMar>
              <w:top w:w="60" w:type="dxa"/>
              <w:bottom w:w="60" w:type="dxa"/>
            </w:tcMar>
            <w:vAlign w:val="center"/>
            <w:hideMark/>
          </w:tcPr>
          <w:p w14:paraId="75AD2696" w14:textId="77777777" w:rsidR="00CD3E65" w:rsidRPr="00CD3E65" w:rsidRDefault="00CD3E65" w:rsidP="00CD3E65">
            <w:pPr>
              <w:jc w:val="center"/>
              <w:rPr>
                <w:rFonts w:ascii="Arial" w:hAnsi="Arial" w:cs="Arial"/>
                <w:color w:val="000000"/>
                <w:sz w:val="20"/>
                <w:szCs w:val="20"/>
              </w:rPr>
            </w:pPr>
            <w:r w:rsidRPr="00CD3E65">
              <w:rPr>
                <w:rFonts w:ascii="Arial" w:hAnsi="Arial" w:cs="Arial"/>
                <w:color w:val="000000"/>
                <w:sz w:val="20"/>
                <w:szCs w:val="20"/>
              </w:rPr>
              <w:t>5.90</w:t>
            </w:r>
          </w:p>
        </w:tc>
        <w:tc>
          <w:tcPr>
            <w:tcW w:w="1695" w:type="dxa"/>
            <w:shd w:val="clear" w:color="auto" w:fill="auto"/>
            <w:tcMar>
              <w:top w:w="60" w:type="dxa"/>
              <w:bottom w:w="60" w:type="dxa"/>
            </w:tcMar>
            <w:vAlign w:val="bottom"/>
            <w:hideMark/>
          </w:tcPr>
          <w:p w14:paraId="0EAE342B" w14:textId="30680FC2" w:rsidR="00CD3E65" w:rsidRPr="00CD3E65" w:rsidRDefault="00737C0C" w:rsidP="00CD3E65">
            <w:pPr>
              <w:rPr>
                <w:rFonts w:ascii="Arial" w:hAnsi="Arial" w:cs="Arial"/>
                <w:color w:val="000000"/>
                <w:sz w:val="20"/>
                <w:szCs w:val="20"/>
              </w:rPr>
            </w:pPr>
            <w:r w:rsidRPr="00CD3E65">
              <w:rPr>
                <w:rFonts w:ascii="Arial" w:hAnsi="Arial" w:cs="Arial"/>
                <w:color w:val="000000"/>
                <w:sz w:val="20"/>
                <w:szCs w:val="20"/>
              </w:rPr>
              <w:t>None</w:t>
            </w:r>
          </w:p>
        </w:tc>
        <w:tc>
          <w:tcPr>
            <w:tcW w:w="1185" w:type="dxa"/>
            <w:shd w:val="clear" w:color="auto" w:fill="auto"/>
            <w:tcMar>
              <w:top w:w="60" w:type="dxa"/>
              <w:bottom w:w="60" w:type="dxa"/>
            </w:tcMar>
            <w:vAlign w:val="bottom"/>
            <w:hideMark/>
          </w:tcPr>
          <w:p w14:paraId="4C1409D9" w14:textId="64D5BFD6" w:rsidR="00CD3E65" w:rsidRPr="00CD3E65" w:rsidRDefault="00737C0C" w:rsidP="00CD3E65">
            <w:pPr>
              <w:rPr>
                <w:rFonts w:ascii="Arial" w:hAnsi="Arial" w:cs="Arial"/>
                <w:color w:val="000000"/>
                <w:sz w:val="20"/>
                <w:szCs w:val="20"/>
              </w:rPr>
            </w:pPr>
            <w:r w:rsidRPr="00CD3E65">
              <w:rPr>
                <w:rFonts w:ascii="Arial" w:hAnsi="Arial" w:cs="Arial"/>
                <w:color w:val="000000"/>
                <w:sz w:val="20"/>
                <w:szCs w:val="20"/>
              </w:rPr>
              <w:t>Rock</w:t>
            </w:r>
          </w:p>
        </w:tc>
        <w:tc>
          <w:tcPr>
            <w:tcW w:w="960" w:type="dxa"/>
            <w:shd w:val="clear" w:color="auto" w:fill="auto"/>
            <w:tcMar>
              <w:top w:w="60" w:type="dxa"/>
              <w:bottom w:w="60" w:type="dxa"/>
            </w:tcMar>
            <w:vAlign w:val="bottom"/>
            <w:hideMark/>
          </w:tcPr>
          <w:p w14:paraId="37CA9476" w14:textId="6D450204" w:rsidR="00CD3E65" w:rsidRPr="00CD3E65" w:rsidRDefault="00737C0C" w:rsidP="00CD3E65">
            <w:pPr>
              <w:rPr>
                <w:rFonts w:ascii="Arial" w:hAnsi="Arial" w:cs="Arial"/>
                <w:color w:val="000000"/>
                <w:sz w:val="20"/>
                <w:szCs w:val="20"/>
              </w:rPr>
            </w:pPr>
            <w:r>
              <w:rPr>
                <w:rFonts w:ascii="Arial" w:hAnsi="Arial" w:cs="Arial"/>
                <w:color w:val="000000"/>
                <w:sz w:val="20"/>
                <w:szCs w:val="20"/>
              </w:rPr>
              <w:t>N/A</w:t>
            </w:r>
          </w:p>
        </w:tc>
      </w:tr>
      <w:tr w:rsidR="00CD3E65" w:rsidRPr="00CD3E65" w14:paraId="24851C23" w14:textId="77777777" w:rsidTr="00737C0C">
        <w:trPr>
          <w:jc w:val="center"/>
        </w:trPr>
        <w:tc>
          <w:tcPr>
            <w:tcW w:w="1300" w:type="dxa"/>
            <w:vMerge/>
            <w:tcMar>
              <w:top w:w="60" w:type="dxa"/>
              <w:bottom w:w="60" w:type="dxa"/>
            </w:tcMar>
            <w:vAlign w:val="center"/>
            <w:hideMark/>
          </w:tcPr>
          <w:p w14:paraId="4643131E" w14:textId="77777777" w:rsidR="00CD3E65" w:rsidRPr="00CD3E65" w:rsidRDefault="00CD3E65" w:rsidP="00CD3E65">
            <w:pPr>
              <w:rPr>
                <w:rFonts w:ascii="Arial" w:hAnsi="Arial" w:cs="Arial"/>
                <w:color w:val="000000"/>
                <w:sz w:val="20"/>
                <w:szCs w:val="20"/>
              </w:rPr>
            </w:pPr>
          </w:p>
        </w:tc>
        <w:tc>
          <w:tcPr>
            <w:tcW w:w="1120" w:type="dxa"/>
            <w:gridSpan w:val="2"/>
            <w:shd w:val="clear" w:color="auto" w:fill="auto"/>
            <w:tcMar>
              <w:top w:w="60" w:type="dxa"/>
              <w:bottom w:w="60" w:type="dxa"/>
            </w:tcMar>
            <w:vAlign w:val="center"/>
            <w:hideMark/>
          </w:tcPr>
          <w:p w14:paraId="164134CD" w14:textId="77777777" w:rsidR="00CD3E65" w:rsidRPr="00CD3E65" w:rsidRDefault="00CD3E65" w:rsidP="00CD3E65">
            <w:pPr>
              <w:jc w:val="center"/>
              <w:rPr>
                <w:rFonts w:ascii="Arial" w:hAnsi="Arial" w:cs="Arial"/>
                <w:color w:val="000000"/>
                <w:sz w:val="20"/>
                <w:szCs w:val="20"/>
              </w:rPr>
            </w:pPr>
            <w:r w:rsidRPr="00CD3E65">
              <w:rPr>
                <w:rFonts w:ascii="Arial" w:hAnsi="Arial" w:cs="Arial"/>
                <w:color w:val="000000"/>
                <w:sz w:val="20"/>
                <w:szCs w:val="20"/>
              </w:rPr>
              <w:t>0.26</w:t>
            </w:r>
          </w:p>
        </w:tc>
        <w:tc>
          <w:tcPr>
            <w:tcW w:w="1545" w:type="dxa"/>
            <w:gridSpan w:val="2"/>
            <w:shd w:val="clear" w:color="auto" w:fill="auto"/>
            <w:tcMar>
              <w:top w:w="60" w:type="dxa"/>
              <w:bottom w:w="60" w:type="dxa"/>
            </w:tcMar>
            <w:vAlign w:val="center"/>
            <w:hideMark/>
          </w:tcPr>
          <w:p w14:paraId="5E935A36" w14:textId="77777777" w:rsidR="00CD3E65" w:rsidRPr="00CD3E65" w:rsidRDefault="00CD3E65" w:rsidP="00CD3E65">
            <w:pPr>
              <w:jc w:val="center"/>
              <w:rPr>
                <w:rFonts w:ascii="Arial" w:hAnsi="Arial" w:cs="Arial"/>
                <w:color w:val="000000"/>
                <w:sz w:val="20"/>
                <w:szCs w:val="20"/>
              </w:rPr>
            </w:pPr>
            <w:r w:rsidRPr="00CD3E65">
              <w:rPr>
                <w:rFonts w:ascii="Arial" w:hAnsi="Arial" w:cs="Arial"/>
                <w:color w:val="000000"/>
                <w:sz w:val="20"/>
                <w:szCs w:val="20"/>
              </w:rPr>
              <w:t>5</w:t>
            </w:r>
          </w:p>
        </w:tc>
        <w:tc>
          <w:tcPr>
            <w:tcW w:w="1080" w:type="dxa"/>
            <w:shd w:val="clear" w:color="auto" w:fill="auto"/>
            <w:tcMar>
              <w:top w:w="60" w:type="dxa"/>
              <w:bottom w:w="60" w:type="dxa"/>
            </w:tcMar>
            <w:vAlign w:val="center"/>
            <w:hideMark/>
          </w:tcPr>
          <w:p w14:paraId="55F8BD3B" w14:textId="77777777" w:rsidR="00CD3E65" w:rsidRPr="00CD3E65" w:rsidRDefault="00CD3E65" w:rsidP="00CD3E65">
            <w:pPr>
              <w:jc w:val="center"/>
              <w:rPr>
                <w:rFonts w:ascii="Arial" w:hAnsi="Arial" w:cs="Arial"/>
                <w:color w:val="000000"/>
                <w:sz w:val="20"/>
                <w:szCs w:val="20"/>
              </w:rPr>
            </w:pPr>
            <w:r w:rsidRPr="00CD3E65">
              <w:rPr>
                <w:rFonts w:ascii="Arial" w:hAnsi="Arial" w:cs="Arial"/>
                <w:color w:val="000000"/>
                <w:sz w:val="20"/>
                <w:szCs w:val="20"/>
              </w:rPr>
              <w:t>5.00</w:t>
            </w:r>
          </w:p>
        </w:tc>
        <w:tc>
          <w:tcPr>
            <w:tcW w:w="960" w:type="dxa"/>
            <w:shd w:val="clear" w:color="auto" w:fill="auto"/>
            <w:tcMar>
              <w:top w:w="60" w:type="dxa"/>
              <w:bottom w:w="60" w:type="dxa"/>
            </w:tcMar>
            <w:vAlign w:val="center"/>
            <w:hideMark/>
          </w:tcPr>
          <w:p w14:paraId="428064B0" w14:textId="77777777" w:rsidR="00CD3E65" w:rsidRPr="00CD3E65" w:rsidRDefault="00CD3E65" w:rsidP="00CD3E65">
            <w:pPr>
              <w:jc w:val="center"/>
              <w:rPr>
                <w:rFonts w:ascii="Arial" w:hAnsi="Arial" w:cs="Arial"/>
                <w:color w:val="000000"/>
                <w:sz w:val="20"/>
                <w:szCs w:val="20"/>
              </w:rPr>
            </w:pPr>
            <w:r w:rsidRPr="00CD3E65">
              <w:rPr>
                <w:rFonts w:ascii="Arial" w:hAnsi="Arial" w:cs="Arial"/>
                <w:color w:val="000000"/>
                <w:sz w:val="20"/>
                <w:szCs w:val="20"/>
              </w:rPr>
              <w:t>3.16</w:t>
            </w:r>
          </w:p>
        </w:tc>
        <w:tc>
          <w:tcPr>
            <w:tcW w:w="1695" w:type="dxa"/>
            <w:shd w:val="clear" w:color="auto" w:fill="auto"/>
            <w:tcMar>
              <w:top w:w="60" w:type="dxa"/>
              <w:bottom w:w="60" w:type="dxa"/>
            </w:tcMar>
            <w:vAlign w:val="bottom"/>
            <w:hideMark/>
          </w:tcPr>
          <w:p w14:paraId="52A38F20" w14:textId="35063BEC" w:rsidR="00CD3E65" w:rsidRPr="00CD3E65" w:rsidRDefault="00737C0C" w:rsidP="00CD3E65">
            <w:pPr>
              <w:rPr>
                <w:rFonts w:ascii="Arial" w:hAnsi="Arial" w:cs="Arial"/>
                <w:color w:val="000000"/>
                <w:sz w:val="20"/>
                <w:szCs w:val="20"/>
              </w:rPr>
            </w:pPr>
            <w:r w:rsidRPr="00CD3E65">
              <w:rPr>
                <w:rFonts w:ascii="Arial" w:hAnsi="Arial" w:cs="Arial"/>
                <w:color w:val="000000"/>
                <w:sz w:val="20"/>
                <w:szCs w:val="20"/>
              </w:rPr>
              <w:t>None</w:t>
            </w:r>
          </w:p>
        </w:tc>
        <w:tc>
          <w:tcPr>
            <w:tcW w:w="1185" w:type="dxa"/>
            <w:shd w:val="clear" w:color="auto" w:fill="auto"/>
            <w:tcMar>
              <w:top w:w="60" w:type="dxa"/>
              <w:bottom w:w="60" w:type="dxa"/>
            </w:tcMar>
            <w:vAlign w:val="bottom"/>
            <w:hideMark/>
          </w:tcPr>
          <w:p w14:paraId="67B69AA3" w14:textId="264FF83C" w:rsidR="00CD3E65" w:rsidRPr="00CD3E65" w:rsidRDefault="00737C0C" w:rsidP="00CD3E65">
            <w:pPr>
              <w:rPr>
                <w:rFonts w:ascii="Arial" w:hAnsi="Arial" w:cs="Arial"/>
                <w:color w:val="000000"/>
                <w:sz w:val="20"/>
                <w:szCs w:val="20"/>
              </w:rPr>
            </w:pPr>
            <w:r w:rsidRPr="00CD3E65">
              <w:rPr>
                <w:rFonts w:ascii="Arial" w:hAnsi="Arial" w:cs="Arial"/>
                <w:color w:val="000000"/>
                <w:sz w:val="20"/>
                <w:szCs w:val="20"/>
              </w:rPr>
              <w:t>Rock</w:t>
            </w:r>
          </w:p>
        </w:tc>
        <w:tc>
          <w:tcPr>
            <w:tcW w:w="960" w:type="dxa"/>
            <w:shd w:val="clear" w:color="auto" w:fill="auto"/>
            <w:tcMar>
              <w:top w:w="60" w:type="dxa"/>
              <w:bottom w:w="60" w:type="dxa"/>
            </w:tcMar>
            <w:vAlign w:val="bottom"/>
            <w:hideMark/>
          </w:tcPr>
          <w:p w14:paraId="63573B26" w14:textId="5689D5C4" w:rsidR="00CD3E65" w:rsidRPr="00CD3E65" w:rsidRDefault="00737C0C" w:rsidP="00CD3E65">
            <w:pPr>
              <w:rPr>
                <w:rFonts w:ascii="Arial" w:hAnsi="Arial" w:cs="Arial"/>
                <w:color w:val="000000"/>
                <w:sz w:val="20"/>
                <w:szCs w:val="20"/>
              </w:rPr>
            </w:pPr>
            <w:r w:rsidRPr="00CD3E65">
              <w:rPr>
                <w:rFonts w:ascii="Arial" w:hAnsi="Arial" w:cs="Arial"/>
                <w:color w:val="000000"/>
                <w:sz w:val="20"/>
                <w:szCs w:val="20"/>
              </w:rPr>
              <w:t>Medium</w:t>
            </w:r>
          </w:p>
        </w:tc>
      </w:tr>
      <w:tr w:rsidR="00CD3E65" w:rsidRPr="00CD3E65" w14:paraId="5D0DE1D3" w14:textId="77777777" w:rsidTr="00737C0C">
        <w:trPr>
          <w:jc w:val="center"/>
        </w:trPr>
        <w:tc>
          <w:tcPr>
            <w:tcW w:w="1300" w:type="dxa"/>
            <w:vMerge/>
            <w:tcMar>
              <w:top w:w="60" w:type="dxa"/>
              <w:bottom w:w="60" w:type="dxa"/>
            </w:tcMar>
            <w:vAlign w:val="center"/>
            <w:hideMark/>
          </w:tcPr>
          <w:p w14:paraId="219543CF" w14:textId="77777777" w:rsidR="00CD3E65" w:rsidRPr="00CD3E65" w:rsidRDefault="00CD3E65" w:rsidP="00CD3E65">
            <w:pPr>
              <w:rPr>
                <w:rFonts w:ascii="Arial" w:hAnsi="Arial" w:cs="Arial"/>
                <w:color w:val="000000"/>
                <w:sz w:val="20"/>
                <w:szCs w:val="20"/>
              </w:rPr>
            </w:pPr>
          </w:p>
        </w:tc>
        <w:tc>
          <w:tcPr>
            <w:tcW w:w="1120" w:type="dxa"/>
            <w:gridSpan w:val="2"/>
            <w:shd w:val="clear" w:color="auto" w:fill="auto"/>
            <w:tcMar>
              <w:top w:w="60" w:type="dxa"/>
              <w:bottom w:w="60" w:type="dxa"/>
            </w:tcMar>
            <w:vAlign w:val="center"/>
            <w:hideMark/>
          </w:tcPr>
          <w:p w14:paraId="76570E8C" w14:textId="77777777" w:rsidR="00CD3E65" w:rsidRPr="00CD3E65" w:rsidRDefault="00CD3E65" w:rsidP="00CD3E65">
            <w:pPr>
              <w:jc w:val="center"/>
              <w:rPr>
                <w:rFonts w:ascii="Arial" w:hAnsi="Arial" w:cs="Arial"/>
                <w:color w:val="000000"/>
                <w:sz w:val="20"/>
                <w:szCs w:val="20"/>
              </w:rPr>
            </w:pPr>
            <w:r w:rsidRPr="00CD3E65">
              <w:rPr>
                <w:rFonts w:ascii="Arial" w:hAnsi="Arial" w:cs="Arial"/>
                <w:color w:val="000000"/>
                <w:sz w:val="20"/>
                <w:szCs w:val="20"/>
              </w:rPr>
              <w:t>0.08</w:t>
            </w:r>
          </w:p>
        </w:tc>
        <w:tc>
          <w:tcPr>
            <w:tcW w:w="1545" w:type="dxa"/>
            <w:gridSpan w:val="2"/>
            <w:shd w:val="clear" w:color="auto" w:fill="auto"/>
            <w:tcMar>
              <w:top w:w="60" w:type="dxa"/>
              <w:bottom w:w="60" w:type="dxa"/>
            </w:tcMar>
            <w:vAlign w:val="center"/>
            <w:hideMark/>
          </w:tcPr>
          <w:p w14:paraId="04D61377" w14:textId="77777777" w:rsidR="00CD3E65" w:rsidRPr="00CD3E65" w:rsidRDefault="00CD3E65" w:rsidP="00CD3E65">
            <w:pPr>
              <w:jc w:val="center"/>
              <w:rPr>
                <w:rFonts w:ascii="Arial" w:hAnsi="Arial" w:cs="Arial"/>
                <w:color w:val="000000"/>
                <w:sz w:val="20"/>
                <w:szCs w:val="20"/>
              </w:rPr>
            </w:pPr>
            <w:r w:rsidRPr="00CD3E65">
              <w:rPr>
                <w:rFonts w:ascii="Arial" w:hAnsi="Arial" w:cs="Arial"/>
                <w:color w:val="000000"/>
                <w:sz w:val="20"/>
                <w:szCs w:val="20"/>
              </w:rPr>
              <w:t>10</w:t>
            </w:r>
          </w:p>
        </w:tc>
        <w:tc>
          <w:tcPr>
            <w:tcW w:w="1080" w:type="dxa"/>
            <w:shd w:val="clear" w:color="auto" w:fill="auto"/>
            <w:tcMar>
              <w:top w:w="60" w:type="dxa"/>
              <w:bottom w:w="60" w:type="dxa"/>
            </w:tcMar>
            <w:vAlign w:val="center"/>
            <w:hideMark/>
          </w:tcPr>
          <w:p w14:paraId="23B5606C" w14:textId="77777777" w:rsidR="00CD3E65" w:rsidRPr="00CD3E65" w:rsidRDefault="00CD3E65" w:rsidP="00CD3E65">
            <w:pPr>
              <w:jc w:val="center"/>
              <w:rPr>
                <w:rFonts w:ascii="Arial" w:hAnsi="Arial" w:cs="Arial"/>
                <w:color w:val="000000"/>
                <w:sz w:val="20"/>
                <w:szCs w:val="20"/>
              </w:rPr>
            </w:pPr>
            <w:r w:rsidRPr="00CD3E65">
              <w:rPr>
                <w:rFonts w:ascii="Arial" w:hAnsi="Arial" w:cs="Arial"/>
                <w:color w:val="000000"/>
                <w:sz w:val="20"/>
                <w:szCs w:val="20"/>
              </w:rPr>
              <w:t>4.00</w:t>
            </w:r>
          </w:p>
        </w:tc>
        <w:tc>
          <w:tcPr>
            <w:tcW w:w="960" w:type="dxa"/>
            <w:shd w:val="clear" w:color="auto" w:fill="auto"/>
            <w:tcMar>
              <w:top w:w="60" w:type="dxa"/>
              <w:bottom w:w="60" w:type="dxa"/>
            </w:tcMar>
            <w:vAlign w:val="center"/>
            <w:hideMark/>
          </w:tcPr>
          <w:p w14:paraId="0040DED0" w14:textId="77777777" w:rsidR="00CD3E65" w:rsidRPr="00CD3E65" w:rsidRDefault="00CD3E65" w:rsidP="00CD3E65">
            <w:pPr>
              <w:jc w:val="center"/>
              <w:rPr>
                <w:rFonts w:ascii="Arial" w:hAnsi="Arial" w:cs="Arial"/>
                <w:color w:val="000000"/>
                <w:sz w:val="20"/>
                <w:szCs w:val="20"/>
              </w:rPr>
            </w:pPr>
            <w:r w:rsidRPr="00CD3E65">
              <w:rPr>
                <w:rFonts w:ascii="Arial" w:hAnsi="Arial" w:cs="Arial"/>
                <w:color w:val="000000"/>
                <w:sz w:val="20"/>
                <w:szCs w:val="20"/>
              </w:rPr>
              <w:t>5.11</w:t>
            </w:r>
          </w:p>
        </w:tc>
        <w:tc>
          <w:tcPr>
            <w:tcW w:w="1695" w:type="dxa"/>
            <w:shd w:val="clear" w:color="auto" w:fill="auto"/>
            <w:tcMar>
              <w:top w:w="60" w:type="dxa"/>
              <w:bottom w:w="60" w:type="dxa"/>
            </w:tcMar>
            <w:vAlign w:val="bottom"/>
            <w:hideMark/>
          </w:tcPr>
          <w:p w14:paraId="53B0814A" w14:textId="62CB9804" w:rsidR="00CD3E65" w:rsidRPr="00CD3E65" w:rsidRDefault="00737C0C" w:rsidP="00CD3E65">
            <w:pPr>
              <w:rPr>
                <w:rFonts w:ascii="Arial" w:hAnsi="Arial" w:cs="Arial"/>
                <w:color w:val="000000"/>
                <w:sz w:val="20"/>
                <w:szCs w:val="20"/>
              </w:rPr>
            </w:pPr>
            <w:r w:rsidRPr="00CD3E65">
              <w:rPr>
                <w:rFonts w:ascii="Arial" w:hAnsi="Arial" w:cs="Arial"/>
                <w:color w:val="000000"/>
                <w:sz w:val="20"/>
                <w:szCs w:val="20"/>
              </w:rPr>
              <w:t>Overhanging</w:t>
            </w:r>
          </w:p>
        </w:tc>
        <w:tc>
          <w:tcPr>
            <w:tcW w:w="1185" w:type="dxa"/>
            <w:shd w:val="clear" w:color="auto" w:fill="auto"/>
            <w:tcMar>
              <w:top w:w="60" w:type="dxa"/>
              <w:bottom w:w="60" w:type="dxa"/>
            </w:tcMar>
            <w:vAlign w:val="bottom"/>
            <w:hideMark/>
          </w:tcPr>
          <w:p w14:paraId="355CE8C6" w14:textId="5E8ADBB3" w:rsidR="00CD3E65" w:rsidRPr="00CD3E65" w:rsidRDefault="00737C0C" w:rsidP="00CD3E65">
            <w:pPr>
              <w:rPr>
                <w:rFonts w:ascii="Arial" w:hAnsi="Arial" w:cs="Arial"/>
                <w:color w:val="000000"/>
                <w:sz w:val="20"/>
                <w:szCs w:val="20"/>
              </w:rPr>
            </w:pPr>
            <w:r w:rsidRPr="00CD3E65">
              <w:rPr>
                <w:rFonts w:ascii="Arial" w:hAnsi="Arial" w:cs="Arial"/>
                <w:color w:val="000000"/>
                <w:sz w:val="20"/>
                <w:szCs w:val="20"/>
              </w:rPr>
              <w:t>Rock</w:t>
            </w:r>
          </w:p>
        </w:tc>
        <w:tc>
          <w:tcPr>
            <w:tcW w:w="960" w:type="dxa"/>
            <w:shd w:val="clear" w:color="auto" w:fill="auto"/>
            <w:tcMar>
              <w:top w:w="60" w:type="dxa"/>
              <w:bottom w:w="60" w:type="dxa"/>
            </w:tcMar>
            <w:vAlign w:val="bottom"/>
            <w:hideMark/>
          </w:tcPr>
          <w:p w14:paraId="485AC394" w14:textId="020DB72F" w:rsidR="00CD3E65" w:rsidRPr="00CD3E65" w:rsidRDefault="00737C0C" w:rsidP="00CD3E65">
            <w:pPr>
              <w:rPr>
                <w:rFonts w:ascii="Arial" w:hAnsi="Arial" w:cs="Arial"/>
                <w:color w:val="000000"/>
                <w:sz w:val="20"/>
                <w:szCs w:val="20"/>
              </w:rPr>
            </w:pPr>
            <w:r w:rsidRPr="00CD3E65">
              <w:rPr>
                <w:rFonts w:ascii="Arial" w:hAnsi="Arial" w:cs="Arial"/>
                <w:color w:val="000000"/>
                <w:sz w:val="20"/>
                <w:szCs w:val="20"/>
              </w:rPr>
              <w:t>Steep</w:t>
            </w:r>
          </w:p>
        </w:tc>
      </w:tr>
      <w:tr w:rsidR="00CD3E65" w:rsidRPr="00CD3E65" w14:paraId="6B30B714" w14:textId="77777777" w:rsidTr="00737C0C">
        <w:trPr>
          <w:jc w:val="center"/>
        </w:trPr>
        <w:tc>
          <w:tcPr>
            <w:tcW w:w="1300" w:type="dxa"/>
            <w:vMerge/>
            <w:tcMar>
              <w:top w:w="60" w:type="dxa"/>
              <w:bottom w:w="60" w:type="dxa"/>
            </w:tcMar>
            <w:vAlign w:val="center"/>
            <w:hideMark/>
          </w:tcPr>
          <w:p w14:paraId="789D4C6B" w14:textId="77777777" w:rsidR="00CD3E65" w:rsidRPr="00CD3E65" w:rsidRDefault="00CD3E65" w:rsidP="00CD3E65">
            <w:pPr>
              <w:rPr>
                <w:rFonts w:ascii="Arial" w:hAnsi="Arial" w:cs="Arial"/>
                <w:color w:val="000000"/>
                <w:sz w:val="20"/>
                <w:szCs w:val="20"/>
              </w:rPr>
            </w:pPr>
          </w:p>
        </w:tc>
        <w:tc>
          <w:tcPr>
            <w:tcW w:w="1120" w:type="dxa"/>
            <w:gridSpan w:val="2"/>
            <w:shd w:val="clear" w:color="auto" w:fill="auto"/>
            <w:noWrap/>
            <w:tcMar>
              <w:top w:w="60" w:type="dxa"/>
              <w:bottom w:w="60" w:type="dxa"/>
            </w:tcMar>
            <w:vAlign w:val="center"/>
            <w:hideMark/>
          </w:tcPr>
          <w:p w14:paraId="45898CDF" w14:textId="77777777" w:rsidR="00CD3E65" w:rsidRPr="00CD3E65" w:rsidRDefault="00CD3E65" w:rsidP="00CD3E65">
            <w:pPr>
              <w:jc w:val="center"/>
              <w:rPr>
                <w:rFonts w:ascii="Arial" w:hAnsi="Arial" w:cs="Arial"/>
                <w:color w:val="000000"/>
                <w:sz w:val="20"/>
                <w:szCs w:val="20"/>
              </w:rPr>
            </w:pPr>
            <w:r w:rsidRPr="00CD3E65">
              <w:rPr>
                <w:rFonts w:ascii="Arial" w:hAnsi="Arial" w:cs="Arial"/>
                <w:color w:val="000000"/>
                <w:sz w:val="20"/>
                <w:szCs w:val="20"/>
              </w:rPr>
              <w:t>0.00</w:t>
            </w:r>
          </w:p>
        </w:tc>
        <w:tc>
          <w:tcPr>
            <w:tcW w:w="1545" w:type="dxa"/>
            <w:gridSpan w:val="2"/>
            <w:shd w:val="clear" w:color="auto" w:fill="auto"/>
            <w:tcMar>
              <w:top w:w="60" w:type="dxa"/>
              <w:bottom w:w="60" w:type="dxa"/>
            </w:tcMar>
            <w:vAlign w:val="center"/>
            <w:hideMark/>
          </w:tcPr>
          <w:p w14:paraId="48EE2559" w14:textId="77777777" w:rsidR="00CD3E65" w:rsidRPr="00CD3E65" w:rsidRDefault="00CD3E65" w:rsidP="00CD3E65">
            <w:pPr>
              <w:jc w:val="center"/>
              <w:rPr>
                <w:rFonts w:ascii="Arial" w:hAnsi="Arial" w:cs="Arial"/>
                <w:color w:val="000000"/>
                <w:sz w:val="20"/>
                <w:szCs w:val="20"/>
              </w:rPr>
            </w:pPr>
            <w:r w:rsidRPr="00CD3E65">
              <w:rPr>
                <w:rFonts w:ascii="Arial" w:hAnsi="Arial" w:cs="Arial"/>
                <w:color w:val="000000"/>
                <w:sz w:val="20"/>
                <w:szCs w:val="20"/>
              </w:rPr>
              <w:t>1</w:t>
            </w:r>
          </w:p>
        </w:tc>
        <w:tc>
          <w:tcPr>
            <w:tcW w:w="1080" w:type="dxa"/>
            <w:shd w:val="clear" w:color="auto" w:fill="auto"/>
            <w:tcMar>
              <w:top w:w="60" w:type="dxa"/>
              <w:bottom w:w="60" w:type="dxa"/>
            </w:tcMar>
            <w:vAlign w:val="center"/>
            <w:hideMark/>
          </w:tcPr>
          <w:p w14:paraId="731B951B" w14:textId="77777777" w:rsidR="00CD3E65" w:rsidRPr="00CD3E65" w:rsidRDefault="00CD3E65" w:rsidP="00CD3E65">
            <w:pPr>
              <w:jc w:val="center"/>
              <w:rPr>
                <w:rFonts w:ascii="Arial" w:hAnsi="Arial" w:cs="Arial"/>
                <w:color w:val="000000"/>
                <w:sz w:val="20"/>
                <w:szCs w:val="20"/>
              </w:rPr>
            </w:pPr>
            <w:r w:rsidRPr="00CD3E65">
              <w:rPr>
                <w:rFonts w:ascii="Arial" w:hAnsi="Arial" w:cs="Arial"/>
                <w:color w:val="000000"/>
                <w:sz w:val="20"/>
                <w:szCs w:val="20"/>
              </w:rPr>
              <w:t>0.00</w:t>
            </w:r>
          </w:p>
        </w:tc>
        <w:tc>
          <w:tcPr>
            <w:tcW w:w="960" w:type="dxa"/>
            <w:shd w:val="clear" w:color="auto" w:fill="auto"/>
            <w:tcMar>
              <w:top w:w="60" w:type="dxa"/>
              <w:bottom w:w="60" w:type="dxa"/>
            </w:tcMar>
            <w:vAlign w:val="center"/>
            <w:hideMark/>
          </w:tcPr>
          <w:p w14:paraId="04341B7B" w14:textId="77777777" w:rsidR="00CD3E65" w:rsidRPr="00CD3E65" w:rsidRDefault="00CD3E65" w:rsidP="00CD3E65">
            <w:pPr>
              <w:jc w:val="center"/>
              <w:rPr>
                <w:rFonts w:ascii="Arial" w:hAnsi="Arial" w:cs="Arial"/>
                <w:color w:val="000000"/>
                <w:sz w:val="20"/>
                <w:szCs w:val="20"/>
              </w:rPr>
            </w:pPr>
            <w:r w:rsidRPr="00CD3E65">
              <w:rPr>
                <w:rFonts w:ascii="Arial" w:hAnsi="Arial" w:cs="Arial"/>
                <w:color w:val="000000"/>
                <w:sz w:val="20"/>
                <w:szCs w:val="20"/>
              </w:rPr>
              <w:t>1.60</w:t>
            </w:r>
          </w:p>
        </w:tc>
        <w:tc>
          <w:tcPr>
            <w:tcW w:w="1695" w:type="dxa"/>
            <w:shd w:val="clear" w:color="auto" w:fill="auto"/>
            <w:tcMar>
              <w:top w:w="60" w:type="dxa"/>
              <w:bottom w:w="60" w:type="dxa"/>
            </w:tcMar>
            <w:vAlign w:val="bottom"/>
            <w:hideMark/>
          </w:tcPr>
          <w:p w14:paraId="5E0EFC19" w14:textId="1B6252E4" w:rsidR="00CD3E65" w:rsidRPr="00CD3E65" w:rsidRDefault="00737C0C" w:rsidP="00260590">
            <w:pPr>
              <w:rPr>
                <w:rFonts w:ascii="Arial" w:hAnsi="Arial" w:cs="Arial"/>
                <w:color w:val="000000"/>
                <w:sz w:val="20"/>
                <w:szCs w:val="20"/>
              </w:rPr>
            </w:pPr>
            <w:r w:rsidRPr="00CD3E65">
              <w:rPr>
                <w:rFonts w:ascii="Arial" w:hAnsi="Arial" w:cs="Arial"/>
                <w:color w:val="000000"/>
                <w:sz w:val="20"/>
                <w:szCs w:val="20"/>
              </w:rPr>
              <w:t>N</w:t>
            </w:r>
            <w:r w:rsidR="00260590">
              <w:rPr>
                <w:rFonts w:ascii="Arial" w:hAnsi="Arial" w:cs="Arial"/>
                <w:color w:val="000000"/>
                <w:sz w:val="20"/>
                <w:szCs w:val="20"/>
              </w:rPr>
              <w:t>/A</w:t>
            </w:r>
          </w:p>
        </w:tc>
        <w:tc>
          <w:tcPr>
            <w:tcW w:w="1185" w:type="dxa"/>
            <w:shd w:val="clear" w:color="auto" w:fill="auto"/>
            <w:tcMar>
              <w:top w:w="60" w:type="dxa"/>
              <w:bottom w:w="60" w:type="dxa"/>
            </w:tcMar>
            <w:vAlign w:val="bottom"/>
            <w:hideMark/>
          </w:tcPr>
          <w:p w14:paraId="7FEA30AE" w14:textId="3872E01B" w:rsidR="00CD3E65" w:rsidRPr="00CD3E65" w:rsidRDefault="00737C0C" w:rsidP="00260590">
            <w:pPr>
              <w:rPr>
                <w:rFonts w:ascii="Arial" w:hAnsi="Arial" w:cs="Arial"/>
                <w:color w:val="000000"/>
                <w:sz w:val="20"/>
                <w:szCs w:val="20"/>
              </w:rPr>
            </w:pPr>
            <w:r w:rsidRPr="00CD3E65">
              <w:rPr>
                <w:rFonts w:ascii="Arial" w:hAnsi="Arial" w:cs="Arial"/>
                <w:color w:val="000000"/>
                <w:sz w:val="20"/>
                <w:szCs w:val="20"/>
              </w:rPr>
              <w:t>N</w:t>
            </w:r>
            <w:r w:rsidR="00260590">
              <w:rPr>
                <w:rFonts w:ascii="Arial" w:hAnsi="Arial" w:cs="Arial"/>
                <w:color w:val="000000"/>
                <w:sz w:val="20"/>
                <w:szCs w:val="20"/>
              </w:rPr>
              <w:t>/A</w:t>
            </w:r>
          </w:p>
        </w:tc>
        <w:tc>
          <w:tcPr>
            <w:tcW w:w="960" w:type="dxa"/>
            <w:shd w:val="clear" w:color="auto" w:fill="auto"/>
            <w:tcMar>
              <w:top w:w="60" w:type="dxa"/>
              <w:bottom w:w="60" w:type="dxa"/>
            </w:tcMar>
            <w:vAlign w:val="bottom"/>
            <w:hideMark/>
          </w:tcPr>
          <w:p w14:paraId="565A8F1A" w14:textId="0CDE2AA0" w:rsidR="00CD3E65" w:rsidRPr="00CD3E65" w:rsidRDefault="00737C0C" w:rsidP="00CD3E65">
            <w:pPr>
              <w:rPr>
                <w:rFonts w:ascii="Arial" w:hAnsi="Arial" w:cs="Arial"/>
                <w:color w:val="000000"/>
                <w:sz w:val="20"/>
                <w:szCs w:val="20"/>
              </w:rPr>
            </w:pPr>
            <w:r w:rsidRPr="00CD3E65">
              <w:rPr>
                <w:rFonts w:ascii="Arial" w:hAnsi="Arial" w:cs="Arial"/>
                <w:color w:val="000000"/>
                <w:sz w:val="20"/>
                <w:szCs w:val="20"/>
              </w:rPr>
              <w:t>N</w:t>
            </w:r>
            <w:r>
              <w:rPr>
                <w:rFonts w:ascii="Arial" w:hAnsi="Arial" w:cs="Arial"/>
                <w:color w:val="000000"/>
                <w:sz w:val="20"/>
                <w:szCs w:val="20"/>
              </w:rPr>
              <w:t>/A</w:t>
            </w:r>
          </w:p>
        </w:tc>
      </w:tr>
      <w:tr w:rsidR="00CD3E65" w:rsidRPr="00CD3E65" w14:paraId="0696D8C0" w14:textId="77777777" w:rsidTr="00737C0C">
        <w:trPr>
          <w:jc w:val="center"/>
        </w:trPr>
        <w:tc>
          <w:tcPr>
            <w:tcW w:w="1300" w:type="dxa"/>
            <w:vMerge/>
            <w:tcMar>
              <w:top w:w="60" w:type="dxa"/>
              <w:bottom w:w="60" w:type="dxa"/>
            </w:tcMar>
            <w:vAlign w:val="center"/>
            <w:hideMark/>
          </w:tcPr>
          <w:p w14:paraId="46EC63EA" w14:textId="77777777" w:rsidR="00CD3E65" w:rsidRPr="00CD3E65" w:rsidRDefault="00CD3E65" w:rsidP="00CD3E65">
            <w:pPr>
              <w:rPr>
                <w:rFonts w:ascii="Arial" w:hAnsi="Arial" w:cs="Arial"/>
                <w:color w:val="000000"/>
                <w:sz w:val="20"/>
                <w:szCs w:val="20"/>
              </w:rPr>
            </w:pPr>
          </w:p>
        </w:tc>
        <w:tc>
          <w:tcPr>
            <w:tcW w:w="1120" w:type="dxa"/>
            <w:gridSpan w:val="2"/>
            <w:shd w:val="clear" w:color="auto" w:fill="auto"/>
            <w:noWrap/>
            <w:tcMar>
              <w:top w:w="60" w:type="dxa"/>
              <w:bottom w:w="60" w:type="dxa"/>
            </w:tcMar>
            <w:vAlign w:val="center"/>
            <w:hideMark/>
          </w:tcPr>
          <w:p w14:paraId="75C1E631" w14:textId="77777777" w:rsidR="00CD3E65" w:rsidRPr="00CD3E65" w:rsidRDefault="00CD3E65" w:rsidP="00CD3E65">
            <w:pPr>
              <w:jc w:val="center"/>
              <w:rPr>
                <w:rFonts w:ascii="Arial" w:hAnsi="Arial" w:cs="Arial"/>
                <w:color w:val="000000"/>
                <w:sz w:val="20"/>
                <w:szCs w:val="20"/>
              </w:rPr>
            </w:pPr>
            <w:r w:rsidRPr="00CD3E65">
              <w:rPr>
                <w:rFonts w:ascii="Arial" w:hAnsi="Arial" w:cs="Arial"/>
                <w:color w:val="000000"/>
                <w:sz w:val="20"/>
                <w:szCs w:val="20"/>
              </w:rPr>
              <w:t>0.00</w:t>
            </w:r>
          </w:p>
        </w:tc>
        <w:tc>
          <w:tcPr>
            <w:tcW w:w="1545" w:type="dxa"/>
            <w:gridSpan w:val="2"/>
            <w:shd w:val="clear" w:color="auto" w:fill="auto"/>
            <w:tcMar>
              <w:top w:w="60" w:type="dxa"/>
              <w:bottom w:w="60" w:type="dxa"/>
            </w:tcMar>
            <w:vAlign w:val="center"/>
            <w:hideMark/>
          </w:tcPr>
          <w:p w14:paraId="2AA8CC01" w14:textId="77777777" w:rsidR="00CD3E65" w:rsidRPr="00CD3E65" w:rsidRDefault="00CD3E65" w:rsidP="00CD3E65">
            <w:pPr>
              <w:jc w:val="center"/>
              <w:rPr>
                <w:rFonts w:ascii="Arial" w:hAnsi="Arial" w:cs="Arial"/>
                <w:color w:val="000000"/>
                <w:sz w:val="20"/>
                <w:szCs w:val="20"/>
              </w:rPr>
            </w:pPr>
            <w:r w:rsidRPr="00CD3E65">
              <w:rPr>
                <w:rFonts w:ascii="Arial" w:hAnsi="Arial" w:cs="Arial"/>
                <w:color w:val="000000"/>
                <w:sz w:val="20"/>
                <w:szCs w:val="20"/>
              </w:rPr>
              <w:t>2</w:t>
            </w:r>
          </w:p>
        </w:tc>
        <w:tc>
          <w:tcPr>
            <w:tcW w:w="1080" w:type="dxa"/>
            <w:shd w:val="clear" w:color="auto" w:fill="auto"/>
            <w:tcMar>
              <w:top w:w="60" w:type="dxa"/>
              <w:bottom w:w="60" w:type="dxa"/>
            </w:tcMar>
            <w:vAlign w:val="center"/>
            <w:hideMark/>
          </w:tcPr>
          <w:p w14:paraId="28A712EA" w14:textId="77777777" w:rsidR="00CD3E65" w:rsidRPr="00CD3E65" w:rsidRDefault="00CD3E65" w:rsidP="00CD3E65">
            <w:pPr>
              <w:jc w:val="center"/>
              <w:rPr>
                <w:rFonts w:ascii="Arial" w:hAnsi="Arial" w:cs="Arial"/>
                <w:color w:val="000000"/>
                <w:sz w:val="20"/>
                <w:szCs w:val="20"/>
              </w:rPr>
            </w:pPr>
            <w:r w:rsidRPr="00CD3E65">
              <w:rPr>
                <w:rFonts w:ascii="Arial" w:hAnsi="Arial" w:cs="Arial"/>
                <w:color w:val="000000"/>
                <w:sz w:val="20"/>
                <w:szCs w:val="20"/>
              </w:rPr>
              <w:t>1.00</w:t>
            </w:r>
          </w:p>
        </w:tc>
        <w:tc>
          <w:tcPr>
            <w:tcW w:w="960" w:type="dxa"/>
            <w:shd w:val="clear" w:color="auto" w:fill="auto"/>
            <w:tcMar>
              <w:top w:w="60" w:type="dxa"/>
              <w:bottom w:w="60" w:type="dxa"/>
            </w:tcMar>
            <w:vAlign w:val="center"/>
            <w:hideMark/>
          </w:tcPr>
          <w:p w14:paraId="2C8D589A" w14:textId="77777777" w:rsidR="00CD3E65" w:rsidRPr="00CD3E65" w:rsidRDefault="00CD3E65" w:rsidP="00CD3E65">
            <w:pPr>
              <w:jc w:val="center"/>
              <w:rPr>
                <w:rFonts w:ascii="Arial" w:hAnsi="Arial" w:cs="Arial"/>
                <w:color w:val="000000"/>
                <w:sz w:val="20"/>
                <w:szCs w:val="20"/>
              </w:rPr>
            </w:pPr>
            <w:r w:rsidRPr="00CD3E65">
              <w:rPr>
                <w:rFonts w:ascii="Arial" w:hAnsi="Arial" w:cs="Arial"/>
                <w:color w:val="000000"/>
                <w:sz w:val="20"/>
                <w:szCs w:val="20"/>
              </w:rPr>
              <w:t>0.60</w:t>
            </w:r>
          </w:p>
        </w:tc>
        <w:tc>
          <w:tcPr>
            <w:tcW w:w="1695" w:type="dxa"/>
            <w:shd w:val="clear" w:color="auto" w:fill="auto"/>
            <w:tcMar>
              <w:top w:w="60" w:type="dxa"/>
              <w:bottom w:w="60" w:type="dxa"/>
            </w:tcMar>
            <w:vAlign w:val="bottom"/>
            <w:hideMark/>
          </w:tcPr>
          <w:p w14:paraId="458CCB42" w14:textId="62F0E259" w:rsidR="00CD3E65" w:rsidRPr="00CD3E65" w:rsidRDefault="00737C0C" w:rsidP="00CD3E65">
            <w:pPr>
              <w:rPr>
                <w:rFonts w:ascii="Arial" w:hAnsi="Arial" w:cs="Arial"/>
                <w:color w:val="000000"/>
                <w:sz w:val="20"/>
                <w:szCs w:val="20"/>
              </w:rPr>
            </w:pPr>
            <w:r w:rsidRPr="00CD3E65">
              <w:rPr>
                <w:rFonts w:ascii="Arial" w:hAnsi="Arial" w:cs="Arial"/>
                <w:color w:val="000000"/>
                <w:sz w:val="20"/>
                <w:szCs w:val="20"/>
              </w:rPr>
              <w:t>Cattails</w:t>
            </w:r>
          </w:p>
        </w:tc>
        <w:tc>
          <w:tcPr>
            <w:tcW w:w="1185" w:type="dxa"/>
            <w:shd w:val="clear" w:color="auto" w:fill="auto"/>
            <w:tcMar>
              <w:top w:w="60" w:type="dxa"/>
              <w:bottom w:w="60" w:type="dxa"/>
            </w:tcMar>
            <w:vAlign w:val="bottom"/>
            <w:hideMark/>
          </w:tcPr>
          <w:p w14:paraId="455E8F79" w14:textId="22B05D46" w:rsidR="00CD3E65" w:rsidRPr="00CD3E65" w:rsidRDefault="00737C0C" w:rsidP="00CD3E65">
            <w:pPr>
              <w:rPr>
                <w:rFonts w:ascii="Arial" w:hAnsi="Arial" w:cs="Arial"/>
                <w:color w:val="000000"/>
                <w:sz w:val="20"/>
                <w:szCs w:val="20"/>
              </w:rPr>
            </w:pPr>
            <w:r w:rsidRPr="00CD3E65">
              <w:rPr>
                <w:rFonts w:ascii="Arial" w:hAnsi="Arial" w:cs="Arial"/>
                <w:color w:val="000000"/>
                <w:sz w:val="20"/>
                <w:szCs w:val="20"/>
              </w:rPr>
              <w:t>Silt</w:t>
            </w:r>
          </w:p>
        </w:tc>
        <w:tc>
          <w:tcPr>
            <w:tcW w:w="960" w:type="dxa"/>
            <w:shd w:val="clear" w:color="auto" w:fill="auto"/>
            <w:tcMar>
              <w:top w:w="60" w:type="dxa"/>
              <w:bottom w:w="60" w:type="dxa"/>
            </w:tcMar>
            <w:vAlign w:val="bottom"/>
            <w:hideMark/>
          </w:tcPr>
          <w:p w14:paraId="57B2EF65" w14:textId="3C28198D" w:rsidR="00CD3E65" w:rsidRPr="00CD3E65" w:rsidRDefault="00737C0C" w:rsidP="00CD3E65">
            <w:pPr>
              <w:rPr>
                <w:rFonts w:ascii="Arial" w:hAnsi="Arial" w:cs="Arial"/>
                <w:color w:val="000000"/>
                <w:sz w:val="20"/>
                <w:szCs w:val="20"/>
              </w:rPr>
            </w:pPr>
            <w:r w:rsidRPr="00CD3E65">
              <w:rPr>
                <w:rFonts w:ascii="Arial" w:hAnsi="Arial" w:cs="Arial"/>
                <w:color w:val="000000"/>
                <w:sz w:val="20"/>
                <w:szCs w:val="20"/>
              </w:rPr>
              <w:t>None</w:t>
            </w:r>
          </w:p>
        </w:tc>
      </w:tr>
      <w:tr w:rsidR="00CD3E65" w:rsidRPr="00CD3E65" w14:paraId="046DA890" w14:textId="77777777" w:rsidTr="00737C0C">
        <w:trPr>
          <w:jc w:val="center"/>
        </w:trPr>
        <w:tc>
          <w:tcPr>
            <w:tcW w:w="1300" w:type="dxa"/>
            <w:vMerge/>
            <w:tcMar>
              <w:top w:w="60" w:type="dxa"/>
              <w:bottom w:w="60" w:type="dxa"/>
            </w:tcMar>
            <w:vAlign w:val="center"/>
            <w:hideMark/>
          </w:tcPr>
          <w:p w14:paraId="6405F62B" w14:textId="77777777" w:rsidR="00CD3E65" w:rsidRPr="00CD3E65" w:rsidRDefault="00CD3E65" w:rsidP="00CD3E65">
            <w:pPr>
              <w:rPr>
                <w:rFonts w:ascii="Arial" w:hAnsi="Arial" w:cs="Arial"/>
                <w:color w:val="000000"/>
                <w:sz w:val="20"/>
                <w:szCs w:val="20"/>
              </w:rPr>
            </w:pPr>
          </w:p>
        </w:tc>
        <w:tc>
          <w:tcPr>
            <w:tcW w:w="1120" w:type="dxa"/>
            <w:gridSpan w:val="2"/>
            <w:shd w:val="clear" w:color="auto" w:fill="auto"/>
            <w:noWrap/>
            <w:tcMar>
              <w:top w:w="60" w:type="dxa"/>
              <w:bottom w:w="60" w:type="dxa"/>
            </w:tcMar>
            <w:vAlign w:val="center"/>
            <w:hideMark/>
          </w:tcPr>
          <w:p w14:paraId="53C1C735" w14:textId="77777777" w:rsidR="00CD3E65" w:rsidRPr="00CD3E65" w:rsidRDefault="00CD3E65" w:rsidP="00CD3E65">
            <w:pPr>
              <w:jc w:val="center"/>
              <w:rPr>
                <w:rFonts w:ascii="Arial" w:hAnsi="Arial" w:cs="Arial"/>
                <w:color w:val="000000"/>
                <w:sz w:val="20"/>
                <w:szCs w:val="20"/>
              </w:rPr>
            </w:pPr>
            <w:r w:rsidRPr="00CD3E65">
              <w:rPr>
                <w:rFonts w:ascii="Arial" w:hAnsi="Arial" w:cs="Arial"/>
                <w:color w:val="000000"/>
                <w:sz w:val="20"/>
                <w:szCs w:val="20"/>
              </w:rPr>
              <w:t>0.00</w:t>
            </w:r>
          </w:p>
        </w:tc>
        <w:tc>
          <w:tcPr>
            <w:tcW w:w="1545" w:type="dxa"/>
            <w:gridSpan w:val="2"/>
            <w:shd w:val="clear" w:color="auto" w:fill="auto"/>
            <w:tcMar>
              <w:top w:w="60" w:type="dxa"/>
              <w:bottom w:w="60" w:type="dxa"/>
            </w:tcMar>
            <w:vAlign w:val="center"/>
            <w:hideMark/>
          </w:tcPr>
          <w:p w14:paraId="4C041232" w14:textId="77777777" w:rsidR="00CD3E65" w:rsidRPr="00CD3E65" w:rsidRDefault="00CD3E65" w:rsidP="00CD3E65">
            <w:pPr>
              <w:jc w:val="center"/>
              <w:rPr>
                <w:rFonts w:ascii="Arial" w:hAnsi="Arial" w:cs="Arial"/>
                <w:color w:val="000000"/>
                <w:sz w:val="20"/>
                <w:szCs w:val="20"/>
              </w:rPr>
            </w:pPr>
            <w:r w:rsidRPr="00CD3E65">
              <w:rPr>
                <w:rFonts w:ascii="Arial" w:hAnsi="Arial" w:cs="Arial"/>
                <w:color w:val="000000"/>
                <w:sz w:val="20"/>
                <w:szCs w:val="20"/>
              </w:rPr>
              <w:t>3</w:t>
            </w:r>
          </w:p>
        </w:tc>
        <w:tc>
          <w:tcPr>
            <w:tcW w:w="1080" w:type="dxa"/>
            <w:shd w:val="clear" w:color="auto" w:fill="auto"/>
            <w:tcMar>
              <w:top w:w="60" w:type="dxa"/>
              <w:bottom w:w="60" w:type="dxa"/>
            </w:tcMar>
            <w:vAlign w:val="center"/>
            <w:hideMark/>
          </w:tcPr>
          <w:p w14:paraId="533AEF1D" w14:textId="77777777" w:rsidR="00CD3E65" w:rsidRPr="00CD3E65" w:rsidRDefault="00CD3E65" w:rsidP="00CD3E65">
            <w:pPr>
              <w:jc w:val="center"/>
              <w:rPr>
                <w:rFonts w:ascii="Arial" w:hAnsi="Arial" w:cs="Arial"/>
                <w:color w:val="000000"/>
                <w:sz w:val="20"/>
                <w:szCs w:val="20"/>
              </w:rPr>
            </w:pPr>
            <w:r w:rsidRPr="00CD3E65">
              <w:rPr>
                <w:rFonts w:ascii="Arial" w:hAnsi="Arial" w:cs="Arial"/>
                <w:color w:val="000000"/>
                <w:sz w:val="20"/>
                <w:szCs w:val="20"/>
              </w:rPr>
              <w:t>5.00</w:t>
            </w:r>
          </w:p>
        </w:tc>
        <w:tc>
          <w:tcPr>
            <w:tcW w:w="960" w:type="dxa"/>
            <w:shd w:val="clear" w:color="auto" w:fill="auto"/>
            <w:tcMar>
              <w:top w:w="60" w:type="dxa"/>
              <w:bottom w:w="60" w:type="dxa"/>
            </w:tcMar>
            <w:vAlign w:val="center"/>
            <w:hideMark/>
          </w:tcPr>
          <w:p w14:paraId="16F41B68" w14:textId="77777777" w:rsidR="00CD3E65" w:rsidRPr="00CD3E65" w:rsidRDefault="00CD3E65" w:rsidP="00CD3E65">
            <w:pPr>
              <w:jc w:val="center"/>
              <w:rPr>
                <w:rFonts w:ascii="Arial" w:hAnsi="Arial" w:cs="Arial"/>
                <w:color w:val="000000"/>
                <w:sz w:val="20"/>
                <w:szCs w:val="20"/>
              </w:rPr>
            </w:pPr>
            <w:r w:rsidRPr="00CD3E65">
              <w:rPr>
                <w:rFonts w:ascii="Arial" w:hAnsi="Arial" w:cs="Arial"/>
                <w:color w:val="000000"/>
                <w:sz w:val="20"/>
                <w:szCs w:val="20"/>
              </w:rPr>
              <w:t>4.43</w:t>
            </w:r>
          </w:p>
        </w:tc>
        <w:tc>
          <w:tcPr>
            <w:tcW w:w="1695" w:type="dxa"/>
            <w:shd w:val="clear" w:color="auto" w:fill="auto"/>
            <w:tcMar>
              <w:top w:w="60" w:type="dxa"/>
              <w:bottom w:w="60" w:type="dxa"/>
            </w:tcMar>
            <w:vAlign w:val="bottom"/>
            <w:hideMark/>
          </w:tcPr>
          <w:p w14:paraId="2DCC1F87" w14:textId="7F38B789" w:rsidR="00CD3E65" w:rsidRPr="00CD3E65" w:rsidRDefault="00737C0C" w:rsidP="00CD3E65">
            <w:pPr>
              <w:rPr>
                <w:rFonts w:ascii="Arial" w:hAnsi="Arial" w:cs="Arial"/>
                <w:color w:val="000000"/>
                <w:sz w:val="20"/>
                <w:szCs w:val="20"/>
              </w:rPr>
            </w:pPr>
            <w:r w:rsidRPr="00CD3E65">
              <w:rPr>
                <w:rFonts w:ascii="Arial" w:hAnsi="Arial" w:cs="Arial"/>
                <w:color w:val="000000"/>
                <w:sz w:val="20"/>
                <w:szCs w:val="20"/>
              </w:rPr>
              <w:t>None</w:t>
            </w:r>
          </w:p>
        </w:tc>
        <w:tc>
          <w:tcPr>
            <w:tcW w:w="1185" w:type="dxa"/>
            <w:shd w:val="clear" w:color="auto" w:fill="auto"/>
            <w:tcMar>
              <w:top w:w="60" w:type="dxa"/>
              <w:bottom w:w="60" w:type="dxa"/>
            </w:tcMar>
            <w:vAlign w:val="bottom"/>
            <w:hideMark/>
          </w:tcPr>
          <w:p w14:paraId="0AE2411B" w14:textId="7E550A96" w:rsidR="00CD3E65" w:rsidRPr="00CD3E65" w:rsidRDefault="00737C0C" w:rsidP="00CD3E65">
            <w:pPr>
              <w:rPr>
                <w:rFonts w:ascii="Arial" w:hAnsi="Arial" w:cs="Arial"/>
                <w:color w:val="000000"/>
                <w:sz w:val="20"/>
                <w:szCs w:val="20"/>
              </w:rPr>
            </w:pPr>
            <w:r w:rsidRPr="00CD3E65">
              <w:rPr>
                <w:rFonts w:ascii="Arial" w:hAnsi="Arial" w:cs="Arial"/>
                <w:color w:val="000000"/>
                <w:sz w:val="20"/>
                <w:szCs w:val="20"/>
              </w:rPr>
              <w:t>Rock</w:t>
            </w:r>
          </w:p>
        </w:tc>
        <w:tc>
          <w:tcPr>
            <w:tcW w:w="960" w:type="dxa"/>
            <w:shd w:val="clear" w:color="auto" w:fill="auto"/>
            <w:tcMar>
              <w:top w:w="60" w:type="dxa"/>
              <w:bottom w:w="60" w:type="dxa"/>
            </w:tcMar>
            <w:vAlign w:val="bottom"/>
            <w:hideMark/>
          </w:tcPr>
          <w:p w14:paraId="24E87217" w14:textId="27CF871F" w:rsidR="00CD3E65" w:rsidRPr="00CD3E65" w:rsidRDefault="00737C0C" w:rsidP="00CD3E65">
            <w:pPr>
              <w:rPr>
                <w:rFonts w:ascii="Arial" w:hAnsi="Arial" w:cs="Arial"/>
                <w:color w:val="000000"/>
                <w:sz w:val="20"/>
                <w:szCs w:val="20"/>
              </w:rPr>
            </w:pPr>
            <w:r w:rsidRPr="00CD3E65">
              <w:rPr>
                <w:rFonts w:ascii="Arial" w:hAnsi="Arial" w:cs="Arial"/>
                <w:color w:val="000000"/>
                <w:sz w:val="20"/>
                <w:szCs w:val="20"/>
              </w:rPr>
              <w:t>Steep</w:t>
            </w:r>
          </w:p>
        </w:tc>
      </w:tr>
      <w:tr w:rsidR="00CD3E65" w:rsidRPr="00CD3E65" w14:paraId="14555CB9" w14:textId="77777777" w:rsidTr="00737C0C">
        <w:trPr>
          <w:jc w:val="center"/>
        </w:trPr>
        <w:tc>
          <w:tcPr>
            <w:tcW w:w="1300" w:type="dxa"/>
            <w:vMerge/>
            <w:tcMar>
              <w:top w:w="60" w:type="dxa"/>
              <w:bottom w:w="60" w:type="dxa"/>
            </w:tcMar>
            <w:vAlign w:val="center"/>
            <w:hideMark/>
          </w:tcPr>
          <w:p w14:paraId="7DE8455F" w14:textId="77777777" w:rsidR="00CD3E65" w:rsidRPr="00CD3E65" w:rsidRDefault="00CD3E65" w:rsidP="00CD3E65">
            <w:pPr>
              <w:rPr>
                <w:rFonts w:ascii="Arial" w:hAnsi="Arial" w:cs="Arial"/>
                <w:color w:val="000000"/>
                <w:sz w:val="20"/>
                <w:szCs w:val="20"/>
              </w:rPr>
            </w:pPr>
          </w:p>
        </w:tc>
        <w:tc>
          <w:tcPr>
            <w:tcW w:w="1120" w:type="dxa"/>
            <w:gridSpan w:val="2"/>
            <w:shd w:val="clear" w:color="auto" w:fill="auto"/>
            <w:noWrap/>
            <w:tcMar>
              <w:top w:w="60" w:type="dxa"/>
              <w:bottom w:w="60" w:type="dxa"/>
            </w:tcMar>
            <w:vAlign w:val="center"/>
            <w:hideMark/>
          </w:tcPr>
          <w:p w14:paraId="52BA3C08" w14:textId="77777777" w:rsidR="00CD3E65" w:rsidRPr="00CD3E65" w:rsidRDefault="00CD3E65" w:rsidP="00CD3E65">
            <w:pPr>
              <w:jc w:val="center"/>
              <w:rPr>
                <w:rFonts w:ascii="Arial" w:hAnsi="Arial" w:cs="Arial"/>
                <w:color w:val="000000"/>
                <w:sz w:val="20"/>
                <w:szCs w:val="20"/>
              </w:rPr>
            </w:pPr>
            <w:r w:rsidRPr="00CD3E65">
              <w:rPr>
                <w:rFonts w:ascii="Arial" w:hAnsi="Arial" w:cs="Arial"/>
                <w:color w:val="000000"/>
                <w:sz w:val="20"/>
                <w:szCs w:val="20"/>
              </w:rPr>
              <w:t>0.00</w:t>
            </w:r>
          </w:p>
        </w:tc>
        <w:tc>
          <w:tcPr>
            <w:tcW w:w="1545" w:type="dxa"/>
            <w:gridSpan w:val="2"/>
            <w:shd w:val="clear" w:color="auto" w:fill="auto"/>
            <w:tcMar>
              <w:top w:w="60" w:type="dxa"/>
              <w:bottom w:w="60" w:type="dxa"/>
            </w:tcMar>
            <w:vAlign w:val="center"/>
            <w:hideMark/>
          </w:tcPr>
          <w:p w14:paraId="4D9DD5BF" w14:textId="77777777" w:rsidR="00CD3E65" w:rsidRPr="00CD3E65" w:rsidRDefault="00CD3E65" w:rsidP="00CD3E65">
            <w:pPr>
              <w:jc w:val="center"/>
              <w:rPr>
                <w:rFonts w:ascii="Arial" w:hAnsi="Arial" w:cs="Arial"/>
                <w:color w:val="000000"/>
                <w:sz w:val="20"/>
                <w:szCs w:val="20"/>
              </w:rPr>
            </w:pPr>
            <w:r w:rsidRPr="00CD3E65">
              <w:rPr>
                <w:rFonts w:ascii="Arial" w:hAnsi="Arial" w:cs="Arial"/>
                <w:color w:val="000000"/>
                <w:sz w:val="20"/>
                <w:szCs w:val="20"/>
              </w:rPr>
              <w:t>1</w:t>
            </w:r>
          </w:p>
        </w:tc>
        <w:tc>
          <w:tcPr>
            <w:tcW w:w="1080" w:type="dxa"/>
            <w:shd w:val="clear" w:color="auto" w:fill="auto"/>
            <w:tcMar>
              <w:top w:w="60" w:type="dxa"/>
              <w:bottom w:w="60" w:type="dxa"/>
            </w:tcMar>
            <w:vAlign w:val="center"/>
            <w:hideMark/>
          </w:tcPr>
          <w:p w14:paraId="3B1DEE3B" w14:textId="77777777" w:rsidR="00CD3E65" w:rsidRPr="00CD3E65" w:rsidRDefault="00CD3E65" w:rsidP="00CD3E65">
            <w:pPr>
              <w:jc w:val="center"/>
              <w:rPr>
                <w:rFonts w:ascii="Arial" w:hAnsi="Arial" w:cs="Arial"/>
                <w:color w:val="000000"/>
                <w:sz w:val="20"/>
                <w:szCs w:val="20"/>
              </w:rPr>
            </w:pPr>
            <w:r w:rsidRPr="00CD3E65">
              <w:rPr>
                <w:rFonts w:ascii="Arial" w:hAnsi="Arial" w:cs="Arial"/>
                <w:color w:val="000000"/>
                <w:sz w:val="20"/>
                <w:szCs w:val="20"/>
              </w:rPr>
              <w:t>5.00</w:t>
            </w:r>
          </w:p>
        </w:tc>
        <w:tc>
          <w:tcPr>
            <w:tcW w:w="960" w:type="dxa"/>
            <w:shd w:val="clear" w:color="auto" w:fill="auto"/>
            <w:tcMar>
              <w:top w:w="60" w:type="dxa"/>
              <w:bottom w:w="60" w:type="dxa"/>
            </w:tcMar>
            <w:vAlign w:val="center"/>
            <w:hideMark/>
          </w:tcPr>
          <w:p w14:paraId="06493237" w14:textId="77777777" w:rsidR="00CD3E65" w:rsidRPr="00CD3E65" w:rsidRDefault="00CD3E65" w:rsidP="00CD3E65">
            <w:pPr>
              <w:jc w:val="center"/>
              <w:rPr>
                <w:rFonts w:ascii="Arial" w:hAnsi="Arial" w:cs="Arial"/>
                <w:color w:val="000000"/>
                <w:sz w:val="20"/>
                <w:szCs w:val="20"/>
              </w:rPr>
            </w:pPr>
            <w:r w:rsidRPr="00CD3E65">
              <w:rPr>
                <w:rFonts w:ascii="Arial" w:hAnsi="Arial" w:cs="Arial"/>
                <w:color w:val="000000"/>
                <w:sz w:val="20"/>
                <w:szCs w:val="20"/>
              </w:rPr>
              <w:t>1.20</w:t>
            </w:r>
          </w:p>
        </w:tc>
        <w:tc>
          <w:tcPr>
            <w:tcW w:w="1695" w:type="dxa"/>
            <w:shd w:val="clear" w:color="auto" w:fill="auto"/>
            <w:tcMar>
              <w:top w:w="60" w:type="dxa"/>
              <w:bottom w:w="60" w:type="dxa"/>
            </w:tcMar>
            <w:vAlign w:val="bottom"/>
            <w:hideMark/>
          </w:tcPr>
          <w:p w14:paraId="41182738" w14:textId="3A4F502D" w:rsidR="00CD3E65" w:rsidRPr="00CD3E65" w:rsidRDefault="00737C0C" w:rsidP="00CD3E65">
            <w:pPr>
              <w:rPr>
                <w:rFonts w:ascii="Arial" w:hAnsi="Arial" w:cs="Arial"/>
                <w:color w:val="000000"/>
                <w:sz w:val="20"/>
                <w:szCs w:val="20"/>
              </w:rPr>
            </w:pPr>
            <w:r w:rsidRPr="00CD3E65">
              <w:rPr>
                <w:rFonts w:ascii="Arial" w:hAnsi="Arial" w:cs="Arial"/>
                <w:color w:val="000000"/>
                <w:sz w:val="20"/>
                <w:szCs w:val="20"/>
              </w:rPr>
              <w:t>Overhanging, cattails</w:t>
            </w:r>
          </w:p>
        </w:tc>
        <w:tc>
          <w:tcPr>
            <w:tcW w:w="1185" w:type="dxa"/>
            <w:shd w:val="clear" w:color="auto" w:fill="auto"/>
            <w:tcMar>
              <w:top w:w="60" w:type="dxa"/>
              <w:bottom w:w="60" w:type="dxa"/>
            </w:tcMar>
            <w:vAlign w:val="bottom"/>
            <w:hideMark/>
          </w:tcPr>
          <w:p w14:paraId="56A574DF" w14:textId="3AFBB7F4" w:rsidR="00CD3E65" w:rsidRPr="00CD3E65" w:rsidRDefault="00737C0C" w:rsidP="00CD3E65">
            <w:pPr>
              <w:rPr>
                <w:rFonts w:ascii="Arial" w:hAnsi="Arial" w:cs="Arial"/>
                <w:color w:val="000000"/>
                <w:sz w:val="20"/>
                <w:szCs w:val="20"/>
              </w:rPr>
            </w:pPr>
            <w:r w:rsidRPr="00CD3E65">
              <w:rPr>
                <w:rFonts w:ascii="Arial" w:hAnsi="Arial" w:cs="Arial"/>
                <w:color w:val="000000"/>
                <w:sz w:val="20"/>
                <w:szCs w:val="20"/>
              </w:rPr>
              <w:t>Silt</w:t>
            </w:r>
          </w:p>
        </w:tc>
        <w:tc>
          <w:tcPr>
            <w:tcW w:w="960" w:type="dxa"/>
            <w:shd w:val="clear" w:color="auto" w:fill="auto"/>
            <w:tcMar>
              <w:top w:w="60" w:type="dxa"/>
              <w:bottom w:w="60" w:type="dxa"/>
            </w:tcMar>
            <w:vAlign w:val="bottom"/>
            <w:hideMark/>
          </w:tcPr>
          <w:p w14:paraId="24816D93" w14:textId="00AC0FF0" w:rsidR="00CD3E65" w:rsidRPr="00CD3E65" w:rsidRDefault="00737C0C" w:rsidP="00CD3E65">
            <w:pPr>
              <w:rPr>
                <w:rFonts w:ascii="Arial" w:hAnsi="Arial" w:cs="Arial"/>
                <w:color w:val="000000"/>
                <w:sz w:val="20"/>
                <w:szCs w:val="20"/>
              </w:rPr>
            </w:pPr>
            <w:r w:rsidRPr="00CD3E65">
              <w:rPr>
                <w:rFonts w:ascii="Arial" w:hAnsi="Arial" w:cs="Arial"/>
                <w:color w:val="000000"/>
                <w:sz w:val="20"/>
                <w:szCs w:val="20"/>
              </w:rPr>
              <w:t>Low</w:t>
            </w:r>
          </w:p>
        </w:tc>
      </w:tr>
      <w:tr w:rsidR="00CD3E65" w:rsidRPr="00CD3E65" w14:paraId="695121B6" w14:textId="77777777" w:rsidTr="00737C0C">
        <w:trPr>
          <w:jc w:val="center"/>
        </w:trPr>
        <w:tc>
          <w:tcPr>
            <w:tcW w:w="1300" w:type="dxa"/>
            <w:vMerge w:val="restart"/>
            <w:shd w:val="clear" w:color="auto" w:fill="auto"/>
            <w:tcMar>
              <w:top w:w="60" w:type="dxa"/>
              <w:bottom w:w="60" w:type="dxa"/>
            </w:tcMar>
            <w:vAlign w:val="center"/>
            <w:hideMark/>
          </w:tcPr>
          <w:p w14:paraId="29D2E127" w14:textId="1F4A1D41" w:rsidR="00CD3E65" w:rsidRPr="00CD3E65" w:rsidRDefault="00CD3E65" w:rsidP="00CD3E65">
            <w:pPr>
              <w:jc w:val="center"/>
              <w:rPr>
                <w:rFonts w:ascii="Arial" w:hAnsi="Arial" w:cs="Arial"/>
                <w:color w:val="000000"/>
                <w:sz w:val="20"/>
                <w:szCs w:val="20"/>
              </w:rPr>
            </w:pPr>
            <w:r w:rsidRPr="00CD3E65">
              <w:rPr>
                <w:rFonts w:ascii="Arial" w:hAnsi="Arial" w:cs="Arial"/>
                <w:color w:val="000000"/>
                <w:sz w:val="20"/>
                <w:szCs w:val="20"/>
              </w:rPr>
              <w:t>&gt;</w:t>
            </w:r>
            <w:r w:rsidR="001375A6">
              <w:rPr>
                <w:rFonts w:ascii="Arial" w:hAnsi="Arial" w:cs="Arial"/>
                <w:color w:val="000000"/>
                <w:sz w:val="20"/>
                <w:szCs w:val="20"/>
              </w:rPr>
              <w:t xml:space="preserve"> </w:t>
            </w:r>
            <w:r w:rsidRPr="00CD3E65">
              <w:rPr>
                <w:rFonts w:ascii="Arial" w:hAnsi="Arial" w:cs="Arial"/>
                <w:color w:val="000000"/>
                <w:sz w:val="20"/>
                <w:szCs w:val="20"/>
              </w:rPr>
              <w:t>500 m</w:t>
            </w:r>
          </w:p>
        </w:tc>
        <w:tc>
          <w:tcPr>
            <w:tcW w:w="1120" w:type="dxa"/>
            <w:gridSpan w:val="2"/>
            <w:shd w:val="clear" w:color="auto" w:fill="auto"/>
            <w:tcMar>
              <w:top w:w="60" w:type="dxa"/>
              <w:bottom w:w="60" w:type="dxa"/>
            </w:tcMar>
            <w:vAlign w:val="center"/>
            <w:hideMark/>
          </w:tcPr>
          <w:p w14:paraId="1A1454A3" w14:textId="77777777" w:rsidR="00CD3E65" w:rsidRPr="00CD3E65" w:rsidRDefault="00CD3E65" w:rsidP="00CD3E65">
            <w:pPr>
              <w:jc w:val="center"/>
              <w:rPr>
                <w:rFonts w:ascii="Arial" w:hAnsi="Arial" w:cs="Arial"/>
                <w:color w:val="000000"/>
                <w:sz w:val="20"/>
                <w:szCs w:val="20"/>
              </w:rPr>
            </w:pPr>
            <w:r w:rsidRPr="00CD3E65">
              <w:rPr>
                <w:rFonts w:ascii="Arial" w:hAnsi="Arial" w:cs="Arial"/>
                <w:color w:val="000000"/>
                <w:sz w:val="20"/>
                <w:szCs w:val="20"/>
              </w:rPr>
              <w:t>2.06</w:t>
            </w:r>
          </w:p>
        </w:tc>
        <w:tc>
          <w:tcPr>
            <w:tcW w:w="1545" w:type="dxa"/>
            <w:gridSpan w:val="2"/>
            <w:shd w:val="clear" w:color="auto" w:fill="auto"/>
            <w:tcMar>
              <w:top w:w="60" w:type="dxa"/>
              <w:bottom w:w="60" w:type="dxa"/>
            </w:tcMar>
            <w:vAlign w:val="center"/>
            <w:hideMark/>
          </w:tcPr>
          <w:p w14:paraId="18FF9EEC" w14:textId="77777777" w:rsidR="00CD3E65" w:rsidRPr="00CD3E65" w:rsidRDefault="00CD3E65" w:rsidP="00CD3E65">
            <w:pPr>
              <w:jc w:val="center"/>
              <w:rPr>
                <w:rFonts w:ascii="Arial" w:hAnsi="Arial" w:cs="Arial"/>
                <w:color w:val="000000"/>
                <w:sz w:val="20"/>
                <w:szCs w:val="20"/>
              </w:rPr>
            </w:pPr>
            <w:r w:rsidRPr="00CD3E65">
              <w:rPr>
                <w:rFonts w:ascii="Arial" w:hAnsi="Arial" w:cs="Arial"/>
                <w:color w:val="000000"/>
                <w:sz w:val="20"/>
                <w:szCs w:val="20"/>
              </w:rPr>
              <w:t>6</w:t>
            </w:r>
          </w:p>
        </w:tc>
        <w:tc>
          <w:tcPr>
            <w:tcW w:w="1080" w:type="dxa"/>
            <w:shd w:val="clear" w:color="auto" w:fill="auto"/>
            <w:tcMar>
              <w:top w:w="60" w:type="dxa"/>
              <w:bottom w:w="60" w:type="dxa"/>
            </w:tcMar>
            <w:vAlign w:val="center"/>
            <w:hideMark/>
          </w:tcPr>
          <w:p w14:paraId="218095EF" w14:textId="77777777" w:rsidR="00CD3E65" w:rsidRPr="00CD3E65" w:rsidRDefault="00CD3E65" w:rsidP="00CD3E65">
            <w:pPr>
              <w:jc w:val="center"/>
              <w:rPr>
                <w:rFonts w:ascii="Arial" w:hAnsi="Arial" w:cs="Arial"/>
                <w:color w:val="000000"/>
                <w:sz w:val="20"/>
                <w:szCs w:val="20"/>
              </w:rPr>
            </w:pPr>
            <w:r w:rsidRPr="00CD3E65">
              <w:rPr>
                <w:rFonts w:ascii="Arial" w:hAnsi="Arial" w:cs="Arial"/>
                <w:color w:val="000000"/>
                <w:sz w:val="20"/>
                <w:szCs w:val="20"/>
              </w:rPr>
              <w:t>5.00</w:t>
            </w:r>
          </w:p>
        </w:tc>
        <w:tc>
          <w:tcPr>
            <w:tcW w:w="960" w:type="dxa"/>
            <w:shd w:val="clear" w:color="auto" w:fill="auto"/>
            <w:tcMar>
              <w:top w:w="60" w:type="dxa"/>
              <w:bottom w:w="60" w:type="dxa"/>
            </w:tcMar>
            <w:vAlign w:val="center"/>
            <w:hideMark/>
          </w:tcPr>
          <w:p w14:paraId="5D04AF44" w14:textId="77777777" w:rsidR="00CD3E65" w:rsidRPr="00CD3E65" w:rsidRDefault="00CD3E65" w:rsidP="00CD3E65">
            <w:pPr>
              <w:jc w:val="center"/>
              <w:rPr>
                <w:rFonts w:ascii="Arial" w:hAnsi="Arial" w:cs="Arial"/>
                <w:color w:val="000000"/>
                <w:sz w:val="20"/>
                <w:szCs w:val="20"/>
              </w:rPr>
            </w:pPr>
            <w:r w:rsidRPr="00CD3E65">
              <w:rPr>
                <w:rFonts w:ascii="Arial" w:hAnsi="Arial" w:cs="Arial"/>
                <w:color w:val="000000"/>
                <w:sz w:val="20"/>
                <w:szCs w:val="20"/>
              </w:rPr>
              <w:t>0.78</w:t>
            </w:r>
          </w:p>
        </w:tc>
        <w:tc>
          <w:tcPr>
            <w:tcW w:w="1695" w:type="dxa"/>
            <w:shd w:val="clear" w:color="auto" w:fill="auto"/>
            <w:tcMar>
              <w:top w:w="60" w:type="dxa"/>
              <w:bottom w:w="60" w:type="dxa"/>
            </w:tcMar>
            <w:vAlign w:val="bottom"/>
            <w:hideMark/>
          </w:tcPr>
          <w:p w14:paraId="17C49B72" w14:textId="5E044308" w:rsidR="00CD3E65" w:rsidRPr="00CD3E65" w:rsidRDefault="00737C0C" w:rsidP="00CD3E65">
            <w:pPr>
              <w:rPr>
                <w:rFonts w:ascii="Arial" w:hAnsi="Arial" w:cs="Arial"/>
                <w:color w:val="000000"/>
                <w:sz w:val="20"/>
                <w:szCs w:val="20"/>
              </w:rPr>
            </w:pPr>
            <w:r w:rsidRPr="00CD3E65">
              <w:rPr>
                <w:rFonts w:ascii="Arial" w:hAnsi="Arial" w:cs="Arial"/>
                <w:color w:val="000000"/>
                <w:sz w:val="20"/>
                <w:szCs w:val="20"/>
              </w:rPr>
              <w:t>Overhanging, cattails</w:t>
            </w:r>
          </w:p>
        </w:tc>
        <w:tc>
          <w:tcPr>
            <w:tcW w:w="1185" w:type="dxa"/>
            <w:shd w:val="clear" w:color="auto" w:fill="auto"/>
            <w:tcMar>
              <w:top w:w="60" w:type="dxa"/>
              <w:bottom w:w="60" w:type="dxa"/>
            </w:tcMar>
            <w:vAlign w:val="bottom"/>
            <w:hideMark/>
          </w:tcPr>
          <w:p w14:paraId="6C8C32C9" w14:textId="731E413B" w:rsidR="00CD3E65" w:rsidRPr="00CD3E65" w:rsidRDefault="00737C0C" w:rsidP="00CD3E65">
            <w:pPr>
              <w:rPr>
                <w:rFonts w:ascii="Arial" w:hAnsi="Arial" w:cs="Arial"/>
                <w:color w:val="000000"/>
                <w:sz w:val="20"/>
                <w:szCs w:val="20"/>
              </w:rPr>
            </w:pPr>
            <w:r w:rsidRPr="00CD3E65">
              <w:rPr>
                <w:rFonts w:ascii="Arial" w:hAnsi="Arial" w:cs="Arial"/>
                <w:color w:val="000000"/>
                <w:sz w:val="20"/>
                <w:szCs w:val="20"/>
              </w:rPr>
              <w:t>Rock</w:t>
            </w:r>
          </w:p>
        </w:tc>
        <w:tc>
          <w:tcPr>
            <w:tcW w:w="960" w:type="dxa"/>
            <w:shd w:val="clear" w:color="auto" w:fill="auto"/>
            <w:tcMar>
              <w:top w:w="60" w:type="dxa"/>
              <w:bottom w:w="60" w:type="dxa"/>
            </w:tcMar>
            <w:vAlign w:val="bottom"/>
            <w:hideMark/>
          </w:tcPr>
          <w:p w14:paraId="59854912" w14:textId="67496822" w:rsidR="00CD3E65" w:rsidRPr="00CD3E65" w:rsidRDefault="00737C0C" w:rsidP="00CD3E65">
            <w:pPr>
              <w:rPr>
                <w:rFonts w:ascii="Arial" w:hAnsi="Arial" w:cs="Arial"/>
                <w:color w:val="000000"/>
                <w:sz w:val="20"/>
                <w:szCs w:val="20"/>
              </w:rPr>
            </w:pPr>
            <w:r w:rsidRPr="00CD3E65">
              <w:rPr>
                <w:rFonts w:ascii="Arial" w:hAnsi="Arial" w:cs="Arial"/>
                <w:color w:val="000000"/>
                <w:sz w:val="20"/>
                <w:szCs w:val="20"/>
              </w:rPr>
              <w:t>Low</w:t>
            </w:r>
          </w:p>
        </w:tc>
      </w:tr>
      <w:tr w:rsidR="00CD3E65" w:rsidRPr="00CD3E65" w14:paraId="1565D271" w14:textId="77777777" w:rsidTr="00737C0C">
        <w:trPr>
          <w:jc w:val="center"/>
        </w:trPr>
        <w:tc>
          <w:tcPr>
            <w:tcW w:w="1300" w:type="dxa"/>
            <w:vMerge/>
            <w:tcMar>
              <w:top w:w="60" w:type="dxa"/>
              <w:bottom w:w="60" w:type="dxa"/>
            </w:tcMar>
            <w:vAlign w:val="center"/>
            <w:hideMark/>
          </w:tcPr>
          <w:p w14:paraId="68872BB7" w14:textId="77777777" w:rsidR="00CD3E65" w:rsidRPr="00CD3E65" w:rsidRDefault="00CD3E65" w:rsidP="00CD3E65">
            <w:pPr>
              <w:rPr>
                <w:rFonts w:ascii="Arial" w:hAnsi="Arial" w:cs="Arial"/>
                <w:color w:val="000000"/>
                <w:sz w:val="20"/>
                <w:szCs w:val="20"/>
              </w:rPr>
            </w:pPr>
          </w:p>
        </w:tc>
        <w:tc>
          <w:tcPr>
            <w:tcW w:w="1120" w:type="dxa"/>
            <w:gridSpan w:val="2"/>
            <w:shd w:val="clear" w:color="auto" w:fill="auto"/>
            <w:tcMar>
              <w:top w:w="60" w:type="dxa"/>
              <w:bottom w:w="60" w:type="dxa"/>
            </w:tcMar>
            <w:vAlign w:val="center"/>
            <w:hideMark/>
          </w:tcPr>
          <w:p w14:paraId="24A4FB33" w14:textId="77777777" w:rsidR="00CD3E65" w:rsidRPr="00CD3E65" w:rsidRDefault="00CD3E65" w:rsidP="00CD3E65">
            <w:pPr>
              <w:jc w:val="center"/>
              <w:rPr>
                <w:rFonts w:ascii="Arial" w:hAnsi="Arial" w:cs="Arial"/>
                <w:color w:val="000000"/>
                <w:sz w:val="20"/>
                <w:szCs w:val="20"/>
              </w:rPr>
            </w:pPr>
            <w:r w:rsidRPr="00CD3E65">
              <w:rPr>
                <w:rFonts w:ascii="Arial" w:hAnsi="Arial" w:cs="Arial"/>
                <w:color w:val="000000"/>
                <w:sz w:val="20"/>
                <w:szCs w:val="20"/>
              </w:rPr>
              <w:t>1.44</w:t>
            </w:r>
          </w:p>
        </w:tc>
        <w:tc>
          <w:tcPr>
            <w:tcW w:w="1545" w:type="dxa"/>
            <w:gridSpan w:val="2"/>
            <w:shd w:val="clear" w:color="auto" w:fill="auto"/>
            <w:tcMar>
              <w:top w:w="60" w:type="dxa"/>
              <w:bottom w:w="60" w:type="dxa"/>
            </w:tcMar>
            <w:vAlign w:val="center"/>
            <w:hideMark/>
          </w:tcPr>
          <w:p w14:paraId="6845A6B2" w14:textId="77777777" w:rsidR="00CD3E65" w:rsidRPr="00CD3E65" w:rsidRDefault="00CD3E65" w:rsidP="00CD3E65">
            <w:pPr>
              <w:jc w:val="center"/>
              <w:rPr>
                <w:rFonts w:ascii="Arial" w:hAnsi="Arial" w:cs="Arial"/>
                <w:color w:val="000000"/>
                <w:sz w:val="20"/>
                <w:szCs w:val="20"/>
              </w:rPr>
            </w:pPr>
            <w:r w:rsidRPr="00CD3E65">
              <w:rPr>
                <w:rFonts w:ascii="Arial" w:hAnsi="Arial" w:cs="Arial"/>
                <w:color w:val="000000"/>
                <w:sz w:val="20"/>
                <w:szCs w:val="20"/>
              </w:rPr>
              <w:t>3</w:t>
            </w:r>
          </w:p>
        </w:tc>
        <w:tc>
          <w:tcPr>
            <w:tcW w:w="1080" w:type="dxa"/>
            <w:shd w:val="clear" w:color="auto" w:fill="auto"/>
            <w:tcMar>
              <w:top w:w="60" w:type="dxa"/>
              <w:bottom w:w="60" w:type="dxa"/>
            </w:tcMar>
            <w:vAlign w:val="center"/>
            <w:hideMark/>
          </w:tcPr>
          <w:p w14:paraId="5318EC54" w14:textId="77777777" w:rsidR="00CD3E65" w:rsidRPr="00CD3E65" w:rsidRDefault="00CD3E65" w:rsidP="00CD3E65">
            <w:pPr>
              <w:jc w:val="center"/>
              <w:rPr>
                <w:rFonts w:ascii="Arial" w:hAnsi="Arial" w:cs="Arial"/>
                <w:color w:val="000000"/>
                <w:sz w:val="20"/>
                <w:szCs w:val="20"/>
              </w:rPr>
            </w:pPr>
            <w:r w:rsidRPr="00CD3E65">
              <w:rPr>
                <w:rFonts w:ascii="Arial" w:hAnsi="Arial" w:cs="Arial"/>
                <w:color w:val="000000"/>
                <w:sz w:val="20"/>
                <w:szCs w:val="20"/>
              </w:rPr>
              <w:t>5.00</w:t>
            </w:r>
          </w:p>
        </w:tc>
        <w:tc>
          <w:tcPr>
            <w:tcW w:w="960" w:type="dxa"/>
            <w:shd w:val="clear" w:color="auto" w:fill="auto"/>
            <w:tcMar>
              <w:top w:w="60" w:type="dxa"/>
              <w:bottom w:w="60" w:type="dxa"/>
            </w:tcMar>
            <w:vAlign w:val="center"/>
            <w:hideMark/>
          </w:tcPr>
          <w:p w14:paraId="7E2F4168" w14:textId="77777777" w:rsidR="00CD3E65" w:rsidRPr="00CD3E65" w:rsidRDefault="00CD3E65" w:rsidP="00CD3E65">
            <w:pPr>
              <w:jc w:val="center"/>
              <w:rPr>
                <w:rFonts w:ascii="Arial" w:hAnsi="Arial" w:cs="Arial"/>
                <w:color w:val="000000"/>
                <w:sz w:val="20"/>
                <w:szCs w:val="20"/>
              </w:rPr>
            </w:pPr>
            <w:r w:rsidRPr="00CD3E65">
              <w:rPr>
                <w:rFonts w:ascii="Arial" w:hAnsi="Arial" w:cs="Arial"/>
                <w:color w:val="000000"/>
                <w:sz w:val="20"/>
                <w:szCs w:val="20"/>
              </w:rPr>
              <w:t>0.70</w:t>
            </w:r>
          </w:p>
        </w:tc>
        <w:tc>
          <w:tcPr>
            <w:tcW w:w="1695" w:type="dxa"/>
            <w:shd w:val="clear" w:color="auto" w:fill="auto"/>
            <w:tcMar>
              <w:top w:w="60" w:type="dxa"/>
              <w:bottom w:w="60" w:type="dxa"/>
            </w:tcMar>
            <w:vAlign w:val="bottom"/>
            <w:hideMark/>
          </w:tcPr>
          <w:p w14:paraId="75ED2C63" w14:textId="7DCF0F06" w:rsidR="00CD3E65" w:rsidRPr="00CD3E65" w:rsidRDefault="00737C0C" w:rsidP="00CD3E65">
            <w:pPr>
              <w:rPr>
                <w:rFonts w:ascii="Arial" w:hAnsi="Arial" w:cs="Arial"/>
                <w:color w:val="000000"/>
                <w:sz w:val="20"/>
                <w:szCs w:val="20"/>
              </w:rPr>
            </w:pPr>
            <w:r w:rsidRPr="00CD3E65">
              <w:rPr>
                <w:rFonts w:ascii="Arial" w:hAnsi="Arial" w:cs="Arial"/>
                <w:color w:val="000000"/>
                <w:sz w:val="20"/>
                <w:szCs w:val="20"/>
              </w:rPr>
              <w:t>Cattails</w:t>
            </w:r>
          </w:p>
        </w:tc>
        <w:tc>
          <w:tcPr>
            <w:tcW w:w="1185" w:type="dxa"/>
            <w:shd w:val="clear" w:color="auto" w:fill="auto"/>
            <w:tcMar>
              <w:top w:w="60" w:type="dxa"/>
              <w:bottom w:w="60" w:type="dxa"/>
            </w:tcMar>
            <w:vAlign w:val="bottom"/>
            <w:hideMark/>
          </w:tcPr>
          <w:p w14:paraId="26CCCAAD" w14:textId="7F9EBC8F" w:rsidR="00CD3E65" w:rsidRPr="00CD3E65" w:rsidRDefault="00737C0C" w:rsidP="00CD3E65">
            <w:pPr>
              <w:rPr>
                <w:rFonts w:ascii="Arial" w:hAnsi="Arial" w:cs="Arial"/>
                <w:color w:val="000000"/>
                <w:sz w:val="20"/>
                <w:szCs w:val="20"/>
              </w:rPr>
            </w:pPr>
            <w:r w:rsidRPr="00CD3E65">
              <w:rPr>
                <w:rFonts w:ascii="Arial" w:hAnsi="Arial" w:cs="Arial"/>
                <w:color w:val="000000"/>
                <w:sz w:val="20"/>
                <w:szCs w:val="20"/>
              </w:rPr>
              <w:t>Rock</w:t>
            </w:r>
          </w:p>
        </w:tc>
        <w:tc>
          <w:tcPr>
            <w:tcW w:w="960" w:type="dxa"/>
            <w:shd w:val="clear" w:color="auto" w:fill="auto"/>
            <w:tcMar>
              <w:top w:w="60" w:type="dxa"/>
              <w:bottom w:w="60" w:type="dxa"/>
            </w:tcMar>
            <w:vAlign w:val="bottom"/>
            <w:hideMark/>
          </w:tcPr>
          <w:p w14:paraId="19881A4E" w14:textId="3D250705" w:rsidR="00CD3E65" w:rsidRPr="00CD3E65" w:rsidRDefault="00737C0C" w:rsidP="00CD3E65">
            <w:pPr>
              <w:rPr>
                <w:rFonts w:ascii="Arial" w:hAnsi="Arial" w:cs="Arial"/>
                <w:color w:val="000000"/>
                <w:sz w:val="20"/>
                <w:szCs w:val="20"/>
              </w:rPr>
            </w:pPr>
            <w:r w:rsidRPr="00CD3E65">
              <w:rPr>
                <w:rFonts w:ascii="Arial" w:hAnsi="Arial" w:cs="Arial"/>
                <w:color w:val="000000"/>
                <w:sz w:val="20"/>
                <w:szCs w:val="20"/>
              </w:rPr>
              <w:t>Low</w:t>
            </w:r>
          </w:p>
        </w:tc>
      </w:tr>
      <w:tr w:rsidR="00CD3E65" w:rsidRPr="00CD3E65" w14:paraId="261849D9" w14:textId="77777777" w:rsidTr="00737C0C">
        <w:trPr>
          <w:jc w:val="center"/>
        </w:trPr>
        <w:tc>
          <w:tcPr>
            <w:tcW w:w="1300" w:type="dxa"/>
            <w:vMerge/>
            <w:tcMar>
              <w:top w:w="60" w:type="dxa"/>
              <w:bottom w:w="60" w:type="dxa"/>
            </w:tcMar>
            <w:vAlign w:val="center"/>
            <w:hideMark/>
          </w:tcPr>
          <w:p w14:paraId="7E47040D" w14:textId="77777777" w:rsidR="00CD3E65" w:rsidRPr="00CD3E65" w:rsidRDefault="00CD3E65" w:rsidP="00CD3E65">
            <w:pPr>
              <w:rPr>
                <w:rFonts w:ascii="Arial" w:hAnsi="Arial" w:cs="Arial"/>
                <w:color w:val="000000"/>
                <w:sz w:val="20"/>
                <w:szCs w:val="20"/>
              </w:rPr>
            </w:pPr>
          </w:p>
        </w:tc>
        <w:tc>
          <w:tcPr>
            <w:tcW w:w="1120" w:type="dxa"/>
            <w:gridSpan w:val="2"/>
            <w:shd w:val="clear" w:color="auto" w:fill="auto"/>
            <w:tcMar>
              <w:top w:w="60" w:type="dxa"/>
              <w:bottom w:w="60" w:type="dxa"/>
            </w:tcMar>
            <w:vAlign w:val="center"/>
            <w:hideMark/>
          </w:tcPr>
          <w:p w14:paraId="0573601C" w14:textId="77777777" w:rsidR="00CD3E65" w:rsidRPr="00CD3E65" w:rsidRDefault="00CD3E65" w:rsidP="00CD3E65">
            <w:pPr>
              <w:jc w:val="center"/>
              <w:rPr>
                <w:rFonts w:ascii="Arial" w:hAnsi="Arial" w:cs="Arial"/>
                <w:color w:val="000000"/>
                <w:sz w:val="20"/>
                <w:szCs w:val="20"/>
              </w:rPr>
            </w:pPr>
            <w:r w:rsidRPr="00CD3E65">
              <w:rPr>
                <w:rFonts w:ascii="Arial" w:hAnsi="Arial" w:cs="Arial"/>
                <w:color w:val="000000"/>
                <w:sz w:val="20"/>
                <w:szCs w:val="20"/>
              </w:rPr>
              <w:t>0.41</w:t>
            </w:r>
          </w:p>
        </w:tc>
        <w:tc>
          <w:tcPr>
            <w:tcW w:w="1545" w:type="dxa"/>
            <w:gridSpan w:val="2"/>
            <w:shd w:val="clear" w:color="auto" w:fill="auto"/>
            <w:tcMar>
              <w:top w:w="60" w:type="dxa"/>
              <w:bottom w:w="60" w:type="dxa"/>
            </w:tcMar>
            <w:vAlign w:val="center"/>
            <w:hideMark/>
          </w:tcPr>
          <w:p w14:paraId="363ACF8A" w14:textId="77777777" w:rsidR="00CD3E65" w:rsidRPr="00CD3E65" w:rsidRDefault="00CD3E65" w:rsidP="00CD3E65">
            <w:pPr>
              <w:jc w:val="center"/>
              <w:rPr>
                <w:rFonts w:ascii="Arial" w:hAnsi="Arial" w:cs="Arial"/>
                <w:color w:val="000000"/>
                <w:sz w:val="20"/>
                <w:szCs w:val="20"/>
              </w:rPr>
            </w:pPr>
            <w:r w:rsidRPr="00CD3E65">
              <w:rPr>
                <w:rFonts w:ascii="Arial" w:hAnsi="Arial" w:cs="Arial"/>
                <w:color w:val="000000"/>
                <w:sz w:val="20"/>
                <w:szCs w:val="20"/>
              </w:rPr>
              <w:t>6</w:t>
            </w:r>
          </w:p>
        </w:tc>
        <w:tc>
          <w:tcPr>
            <w:tcW w:w="1080" w:type="dxa"/>
            <w:shd w:val="clear" w:color="auto" w:fill="auto"/>
            <w:tcMar>
              <w:top w:w="60" w:type="dxa"/>
              <w:bottom w:w="60" w:type="dxa"/>
            </w:tcMar>
            <w:vAlign w:val="center"/>
            <w:hideMark/>
          </w:tcPr>
          <w:p w14:paraId="0938B1E9" w14:textId="77777777" w:rsidR="00CD3E65" w:rsidRPr="00CD3E65" w:rsidRDefault="00CD3E65" w:rsidP="00CD3E65">
            <w:pPr>
              <w:jc w:val="center"/>
              <w:rPr>
                <w:rFonts w:ascii="Arial" w:hAnsi="Arial" w:cs="Arial"/>
                <w:color w:val="000000"/>
                <w:sz w:val="20"/>
                <w:szCs w:val="20"/>
              </w:rPr>
            </w:pPr>
            <w:r w:rsidRPr="00CD3E65">
              <w:rPr>
                <w:rFonts w:ascii="Arial" w:hAnsi="Arial" w:cs="Arial"/>
                <w:color w:val="000000"/>
                <w:sz w:val="20"/>
                <w:szCs w:val="20"/>
              </w:rPr>
              <w:t>88.3</w:t>
            </w:r>
          </w:p>
        </w:tc>
        <w:tc>
          <w:tcPr>
            <w:tcW w:w="960" w:type="dxa"/>
            <w:shd w:val="clear" w:color="auto" w:fill="auto"/>
            <w:tcMar>
              <w:top w:w="60" w:type="dxa"/>
              <w:bottom w:w="60" w:type="dxa"/>
            </w:tcMar>
            <w:vAlign w:val="center"/>
            <w:hideMark/>
          </w:tcPr>
          <w:p w14:paraId="5F0DE3C7" w14:textId="77777777" w:rsidR="00CD3E65" w:rsidRPr="00CD3E65" w:rsidRDefault="00CD3E65" w:rsidP="00CD3E65">
            <w:pPr>
              <w:jc w:val="center"/>
              <w:rPr>
                <w:rFonts w:ascii="Arial" w:hAnsi="Arial" w:cs="Arial"/>
                <w:color w:val="000000"/>
                <w:sz w:val="20"/>
                <w:szCs w:val="20"/>
              </w:rPr>
            </w:pPr>
            <w:r w:rsidRPr="00CD3E65">
              <w:rPr>
                <w:rFonts w:ascii="Arial" w:hAnsi="Arial" w:cs="Arial"/>
                <w:color w:val="000000"/>
                <w:sz w:val="20"/>
                <w:szCs w:val="20"/>
              </w:rPr>
              <w:t>9.10</w:t>
            </w:r>
          </w:p>
        </w:tc>
        <w:tc>
          <w:tcPr>
            <w:tcW w:w="1695" w:type="dxa"/>
            <w:shd w:val="clear" w:color="auto" w:fill="auto"/>
            <w:tcMar>
              <w:top w:w="60" w:type="dxa"/>
              <w:bottom w:w="60" w:type="dxa"/>
            </w:tcMar>
            <w:vAlign w:val="bottom"/>
            <w:hideMark/>
          </w:tcPr>
          <w:p w14:paraId="32E8229C" w14:textId="53BB8FC0" w:rsidR="00CD3E65" w:rsidRPr="00CD3E65" w:rsidRDefault="00737C0C" w:rsidP="00CD3E65">
            <w:pPr>
              <w:rPr>
                <w:rFonts w:ascii="Arial" w:hAnsi="Arial" w:cs="Arial"/>
                <w:color w:val="000000"/>
                <w:sz w:val="20"/>
                <w:szCs w:val="20"/>
              </w:rPr>
            </w:pPr>
            <w:r w:rsidRPr="00CD3E65">
              <w:rPr>
                <w:rFonts w:ascii="Arial" w:hAnsi="Arial" w:cs="Arial"/>
                <w:color w:val="000000"/>
                <w:sz w:val="20"/>
                <w:szCs w:val="20"/>
              </w:rPr>
              <w:t>None</w:t>
            </w:r>
          </w:p>
        </w:tc>
        <w:tc>
          <w:tcPr>
            <w:tcW w:w="1185" w:type="dxa"/>
            <w:shd w:val="clear" w:color="auto" w:fill="auto"/>
            <w:tcMar>
              <w:top w:w="60" w:type="dxa"/>
              <w:bottom w:w="60" w:type="dxa"/>
            </w:tcMar>
            <w:vAlign w:val="bottom"/>
            <w:hideMark/>
          </w:tcPr>
          <w:p w14:paraId="0E8481EF" w14:textId="0346C703" w:rsidR="00CD3E65" w:rsidRPr="00CD3E65" w:rsidRDefault="00737C0C" w:rsidP="00CD3E65">
            <w:pPr>
              <w:rPr>
                <w:rFonts w:ascii="Arial" w:hAnsi="Arial" w:cs="Arial"/>
                <w:color w:val="000000"/>
                <w:sz w:val="20"/>
                <w:szCs w:val="20"/>
              </w:rPr>
            </w:pPr>
            <w:r w:rsidRPr="00CD3E65">
              <w:rPr>
                <w:rFonts w:ascii="Arial" w:hAnsi="Arial" w:cs="Arial"/>
                <w:color w:val="000000"/>
                <w:sz w:val="20"/>
                <w:szCs w:val="20"/>
              </w:rPr>
              <w:t>Silt</w:t>
            </w:r>
          </w:p>
        </w:tc>
        <w:tc>
          <w:tcPr>
            <w:tcW w:w="960" w:type="dxa"/>
            <w:shd w:val="clear" w:color="auto" w:fill="auto"/>
            <w:tcMar>
              <w:top w:w="60" w:type="dxa"/>
              <w:bottom w:w="60" w:type="dxa"/>
            </w:tcMar>
            <w:vAlign w:val="bottom"/>
            <w:hideMark/>
          </w:tcPr>
          <w:p w14:paraId="0C795757" w14:textId="2E33030D" w:rsidR="00CD3E65" w:rsidRPr="00CD3E65" w:rsidRDefault="00737C0C" w:rsidP="00CD3E65">
            <w:pPr>
              <w:rPr>
                <w:rFonts w:ascii="Arial" w:hAnsi="Arial" w:cs="Arial"/>
                <w:color w:val="000000"/>
                <w:sz w:val="20"/>
                <w:szCs w:val="20"/>
              </w:rPr>
            </w:pPr>
            <w:r w:rsidRPr="00CD3E65">
              <w:rPr>
                <w:rFonts w:ascii="Arial" w:hAnsi="Arial" w:cs="Arial"/>
                <w:color w:val="000000"/>
                <w:sz w:val="20"/>
                <w:szCs w:val="20"/>
              </w:rPr>
              <w:t>None</w:t>
            </w:r>
          </w:p>
        </w:tc>
      </w:tr>
      <w:tr w:rsidR="00CD3E65" w:rsidRPr="00CD3E65" w14:paraId="0BBAFD58" w14:textId="77777777" w:rsidTr="00737C0C">
        <w:trPr>
          <w:jc w:val="center"/>
        </w:trPr>
        <w:tc>
          <w:tcPr>
            <w:tcW w:w="1300" w:type="dxa"/>
            <w:vMerge/>
            <w:tcMar>
              <w:top w:w="60" w:type="dxa"/>
              <w:bottom w:w="60" w:type="dxa"/>
            </w:tcMar>
            <w:vAlign w:val="center"/>
            <w:hideMark/>
          </w:tcPr>
          <w:p w14:paraId="0CD5C7E0" w14:textId="77777777" w:rsidR="00CD3E65" w:rsidRPr="00CD3E65" w:rsidRDefault="00CD3E65" w:rsidP="00CD3E65">
            <w:pPr>
              <w:rPr>
                <w:rFonts w:ascii="Arial" w:hAnsi="Arial" w:cs="Arial"/>
                <w:color w:val="000000"/>
                <w:sz w:val="20"/>
                <w:szCs w:val="20"/>
              </w:rPr>
            </w:pPr>
          </w:p>
        </w:tc>
        <w:tc>
          <w:tcPr>
            <w:tcW w:w="1120" w:type="dxa"/>
            <w:gridSpan w:val="2"/>
            <w:shd w:val="clear" w:color="auto" w:fill="auto"/>
            <w:tcMar>
              <w:top w:w="60" w:type="dxa"/>
              <w:bottom w:w="60" w:type="dxa"/>
            </w:tcMar>
            <w:vAlign w:val="center"/>
            <w:hideMark/>
          </w:tcPr>
          <w:p w14:paraId="00619F24" w14:textId="77777777" w:rsidR="00CD3E65" w:rsidRPr="00CD3E65" w:rsidRDefault="00CD3E65" w:rsidP="00CD3E65">
            <w:pPr>
              <w:jc w:val="center"/>
              <w:rPr>
                <w:rFonts w:ascii="Arial" w:hAnsi="Arial" w:cs="Arial"/>
                <w:color w:val="000000"/>
                <w:sz w:val="20"/>
                <w:szCs w:val="20"/>
              </w:rPr>
            </w:pPr>
            <w:r w:rsidRPr="00CD3E65">
              <w:rPr>
                <w:rFonts w:ascii="Arial" w:hAnsi="Arial" w:cs="Arial"/>
                <w:color w:val="000000"/>
                <w:sz w:val="20"/>
                <w:szCs w:val="20"/>
              </w:rPr>
              <w:t>0.30</w:t>
            </w:r>
          </w:p>
        </w:tc>
        <w:tc>
          <w:tcPr>
            <w:tcW w:w="1545" w:type="dxa"/>
            <w:gridSpan w:val="2"/>
            <w:shd w:val="clear" w:color="auto" w:fill="auto"/>
            <w:tcMar>
              <w:top w:w="60" w:type="dxa"/>
              <w:bottom w:w="60" w:type="dxa"/>
            </w:tcMar>
            <w:vAlign w:val="center"/>
            <w:hideMark/>
          </w:tcPr>
          <w:p w14:paraId="3C22D57C" w14:textId="77777777" w:rsidR="00CD3E65" w:rsidRPr="00CD3E65" w:rsidRDefault="00CD3E65" w:rsidP="00CD3E65">
            <w:pPr>
              <w:jc w:val="center"/>
              <w:rPr>
                <w:rFonts w:ascii="Arial" w:hAnsi="Arial" w:cs="Arial"/>
                <w:color w:val="000000"/>
                <w:sz w:val="20"/>
                <w:szCs w:val="20"/>
              </w:rPr>
            </w:pPr>
            <w:r w:rsidRPr="00CD3E65">
              <w:rPr>
                <w:rFonts w:ascii="Arial" w:hAnsi="Arial" w:cs="Arial"/>
                <w:color w:val="000000"/>
                <w:sz w:val="20"/>
                <w:szCs w:val="20"/>
              </w:rPr>
              <w:t>34</w:t>
            </w:r>
          </w:p>
        </w:tc>
        <w:tc>
          <w:tcPr>
            <w:tcW w:w="1080" w:type="dxa"/>
            <w:shd w:val="clear" w:color="auto" w:fill="auto"/>
            <w:tcMar>
              <w:top w:w="60" w:type="dxa"/>
              <w:bottom w:w="60" w:type="dxa"/>
            </w:tcMar>
            <w:vAlign w:val="center"/>
            <w:hideMark/>
          </w:tcPr>
          <w:p w14:paraId="1F64D2BD" w14:textId="77777777" w:rsidR="00CD3E65" w:rsidRPr="00CD3E65" w:rsidRDefault="00CD3E65" w:rsidP="00CD3E65">
            <w:pPr>
              <w:jc w:val="center"/>
              <w:rPr>
                <w:rFonts w:ascii="Arial" w:hAnsi="Arial" w:cs="Arial"/>
                <w:color w:val="000000"/>
                <w:sz w:val="20"/>
                <w:szCs w:val="20"/>
              </w:rPr>
            </w:pPr>
            <w:r w:rsidRPr="00CD3E65">
              <w:rPr>
                <w:rFonts w:ascii="Arial" w:hAnsi="Arial" w:cs="Arial"/>
                <w:color w:val="000000"/>
                <w:sz w:val="20"/>
                <w:szCs w:val="20"/>
              </w:rPr>
              <w:t>1.76</w:t>
            </w:r>
          </w:p>
        </w:tc>
        <w:tc>
          <w:tcPr>
            <w:tcW w:w="960" w:type="dxa"/>
            <w:shd w:val="clear" w:color="auto" w:fill="auto"/>
            <w:tcMar>
              <w:top w:w="60" w:type="dxa"/>
              <w:bottom w:w="60" w:type="dxa"/>
            </w:tcMar>
            <w:vAlign w:val="center"/>
            <w:hideMark/>
          </w:tcPr>
          <w:p w14:paraId="79F5529B" w14:textId="77777777" w:rsidR="00CD3E65" w:rsidRPr="00CD3E65" w:rsidRDefault="00CD3E65" w:rsidP="00CD3E65">
            <w:pPr>
              <w:jc w:val="center"/>
              <w:rPr>
                <w:rFonts w:ascii="Arial" w:hAnsi="Arial" w:cs="Arial"/>
                <w:color w:val="000000"/>
                <w:sz w:val="20"/>
                <w:szCs w:val="20"/>
              </w:rPr>
            </w:pPr>
            <w:r w:rsidRPr="00CD3E65">
              <w:rPr>
                <w:rFonts w:ascii="Arial" w:hAnsi="Arial" w:cs="Arial"/>
                <w:color w:val="000000"/>
                <w:sz w:val="20"/>
                <w:szCs w:val="20"/>
              </w:rPr>
              <w:t>1.19</w:t>
            </w:r>
          </w:p>
        </w:tc>
        <w:tc>
          <w:tcPr>
            <w:tcW w:w="1695" w:type="dxa"/>
            <w:shd w:val="clear" w:color="auto" w:fill="auto"/>
            <w:tcMar>
              <w:top w:w="60" w:type="dxa"/>
              <w:bottom w:w="60" w:type="dxa"/>
            </w:tcMar>
            <w:vAlign w:val="bottom"/>
            <w:hideMark/>
          </w:tcPr>
          <w:p w14:paraId="536EFC1E" w14:textId="0F8FD293" w:rsidR="00CD3E65" w:rsidRPr="00CD3E65" w:rsidRDefault="00737C0C" w:rsidP="00CD3E65">
            <w:pPr>
              <w:rPr>
                <w:rFonts w:ascii="Arial" w:hAnsi="Arial" w:cs="Arial"/>
                <w:color w:val="000000"/>
                <w:sz w:val="20"/>
                <w:szCs w:val="20"/>
              </w:rPr>
            </w:pPr>
            <w:r w:rsidRPr="00CD3E65">
              <w:rPr>
                <w:rFonts w:ascii="Arial" w:hAnsi="Arial" w:cs="Arial"/>
                <w:color w:val="000000"/>
                <w:sz w:val="20"/>
                <w:szCs w:val="20"/>
              </w:rPr>
              <w:t>Cattails</w:t>
            </w:r>
          </w:p>
        </w:tc>
        <w:tc>
          <w:tcPr>
            <w:tcW w:w="1185" w:type="dxa"/>
            <w:shd w:val="clear" w:color="auto" w:fill="auto"/>
            <w:tcMar>
              <w:top w:w="60" w:type="dxa"/>
              <w:bottom w:w="60" w:type="dxa"/>
            </w:tcMar>
            <w:vAlign w:val="bottom"/>
            <w:hideMark/>
          </w:tcPr>
          <w:p w14:paraId="63CAF5D2" w14:textId="4C03B485" w:rsidR="00CD3E65" w:rsidRPr="00CD3E65" w:rsidRDefault="00737C0C" w:rsidP="00CD3E65">
            <w:pPr>
              <w:rPr>
                <w:rFonts w:ascii="Arial" w:hAnsi="Arial" w:cs="Arial"/>
                <w:color w:val="000000"/>
                <w:sz w:val="20"/>
                <w:szCs w:val="20"/>
              </w:rPr>
            </w:pPr>
            <w:r w:rsidRPr="00CD3E65">
              <w:rPr>
                <w:rFonts w:ascii="Arial" w:hAnsi="Arial" w:cs="Arial"/>
                <w:color w:val="000000"/>
                <w:sz w:val="20"/>
                <w:szCs w:val="20"/>
              </w:rPr>
              <w:t>Silt</w:t>
            </w:r>
          </w:p>
        </w:tc>
        <w:tc>
          <w:tcPr>
            <w:tcW w:w="960" w:type="dxa"/>
            <w:shd w:val="clear" w:color="auto" w:fill="auto"/>
            <w:tcMar>
              <w:top w:w="60" w:type="dxa"/>
              <w:bottom w:w="60" w:type="dxa"/>
            </w:tcMar>
            <w:vAlign w:val="bottom"/>
            <w:hideMark/>
          </w:tcPr>
          <w:p w14:paraId="7C455AD8" w14:textId="0D912883" w:rsidR="00CD3E65" w:rsidRPr="00CD3E65" w:rsidRDefault="00737C0C" w:rsidP="00CD3E65">
            <w:pPr>
              <w:rPr>
                <w:rFonts w:ascii="Arial" w:hAnsi="Arial" w:cs="Arial"/>
                <w:color w:val="000000"/>
                <w:sz w:val="20"/>
                <w:szCs w:val="20"/>
              </w:rPr>
            </w:pPr>
            <w:r w:rsidRPr="00CD3E65">
              <w:rPr>
                <w:rFonts w:ascii="Arial" w:hAnsi="Arial" w:cs="Arial"/>
                <w:color w:val="000000"/>
                <w:sz w:val="20"/>
                <w:szCs w:val="20"/>
              </w:rPr>
              <w:t>None</w:t>
            </w:r>
          </w:p>
        </w:tc>
      </w:tr>
      <w:tr w:rsidR="00CD3E65" w:rsidRPr="00CD3E65" w14:paraId="73986BCD" w14:textId="77777777" w:rsidTr="00737C0C">
        <w:trPr>
          <w:jc w:val="center"/>
        </w:trPr>
        <w:tc>
          <w:tcPr>
            <w:tcW w:w="1300" w:type="dxa"/>
            <w:vMerge/>
            <w:tcMar>
              <w:top w:w="60" w:type="dxa"/>
              <w:bottom w:w="60" w:type="dxa"/>
            </w:tcMar>
            <w:vAlign w:val="center"/>
            <w:hideMark/>
          </w:tcPr>
          <w:p w14:paraId="1F95C999" w14:textId="77777777" w:rsidR="00CD3E65" w:rsidRPr="00CD3E65" w:rsidRDefault="00CD3E65" w:rsidP="00CD3E65">
            <w:pPr>
              <w:rPr>
                <w:rFonts w:ascii="Arial" w:hAnsi="Arial" w:cs="Arial"/>
                <w:color w:val="000000"/>
                <w:sz w:val="20"/>
                <w:szCs w:val="20"/>
              </w:rPr>
            </w:pPr>
          </w:p>
        </w:tc>
        <w:tc>
          <w:tcPr>
            <w:tcW w:w="1120" w:type="dxa"/>
            <w:gridSpan w:val="2"/>
            <w:shd w:val="clear" w:color="auto" w:fill="auto"/>
            <w:tcMar>
              <w:top w:w="60" w:type="dxa"/>
              <w:bottom w:w="60" w:type="dxa"/>
            </w:tcMar>
            <w:vAlign w:val="center"/>
            <w:hideMark/>
          </w:tcPr>
          <w:p w14:paraId="5063C800" w14:textId="77777777" w:rsidR="00CD3E65" w:rsidRPr="00CD3E65" w:rsidRDefault="00CD3E65" w:rsidP="00CD3E65">
            <w:pPr>
              <w:jc w:val="center"/>
              <w:rPr>
                <w:rFonts w:ascii="Arial" w:hAnsi="Arial" w:cs="Arial"/>
                <w:color w:val="000000"/>
                <w:sz w:val="20"/>
                <w:szCs w:val="20"/>
              </w:rPr>
            </w:pPr>
            <w:r w:rsidRPr="00CD3E65">
              <w:rPr>
                <w:rFonts w:ascii="Arial" w:hAnsi="Arial" w:cs="Arial"/>
                <w:color w:val="000000"/>
                <w:sz w:val="20"/>
                <w:szCs w:val="20"/>
              </w:rPr>
              <w:t>0.20</w:t>
            </w:r>
          </w:p>
        </w:tc>
        <w:tc>
          <w:tcPr>
            <w:tcW w:w="1545" w:type="dxa"/>
            <w:gridSpan w:val="2"/>
            <w:shd w:val="clear" w:color="auto" w:fill="auto"/>
            <w:tcMar>
              <w:top w:w="60" w:type="dxa"/>
              <w:bottom w:w="60" w:type="dxa"/>
            </w:tcMar>
            <w:vAlign w:val="center"/>
            <w:hideMark/>
          </w:tcPr>
          <w:p w14:paraId="1EFC848A" w14:textId="77777777" w:rsidR="00CD3E65" w:rsidRPr="00CD3E65" w:rsidRDefault="00CD3E65" w:rsidP="00CD3E65">
            <w:pPr>
              <w:jc w:val="center"/>
              <w:rPr>
                <w:rFonts w:ascii="Arial" w:hAnsi="Arial" w:cs="Arial"/>
                <w:color w:val="000000"/>
                <w:sz w:val="20"/>
                <w:szCs w:val="20"/>
              </w:rPr>
            </w:pPr>
            <w:r w:rsidRPr="00CD3E65">
              <w:rPr>
                <w:rFonts w:ascii="Arial" w:hAnsi="Arial" w:cs="Arial"/>
                <w:color w:val="000000"/>
                <w:sz w:val="20"/>
                <w:szCs w:val="20"/>
              </w:rPr>
              <w:t>3</w:t>
            </w:r>
          </w:p>
        </w:tc>
        <w:tc>
          <w:tcPr>
            <w:tcW w:w="1080" w:type="dxa"/>
            <w:shd w:val="clear" w:color="auto" w:fill="auto"/>
            <w:tcMar>
              <w:top w:w="60" w:type="dxa"/>
              <w:bottom w:w="60" w:type="dxa"/>
            </w:tcMar>
            <w:vAlign w:val="center"/>
            <w:hideMark/>
          </w:tcPr>
          <w:p w14:paraId="5875621F" w14:textId="77777777" w:rsidR="00CD3E65" w:rsidRPr="00CD3E65" w:rsidRDefault="00CD3E65" w:rsidP="00CD3E65">
            <w:pPr>
              <w:jc w:val="center"/>
              <w:rPr>
                <w:rFonts w:ascii="Arial" w:hAnsi="Arial" w:cs="Arial"/>
                <w:color w:val="000000"/>
                <w:sz w:val="20"/>
                <w:szCs w:val="20"/>
              </w:rPr>
            </w:pPr>
            <w:r w:rsidRPr="00CD3E65">
              <w:rPr>
                <w:rFonts w:ascii="Arial" w:hAnsi="Arial" w:cs="Arial"/>
                <w:color w:val="000000"/>
                <w:sz w:val="20"/>
                <w:szCs w:val="20"/>
              </w:rPr>
              <w:t>5.00</w:t>
            </w:r>
          </w:p>
        </w:tc>
        <w:tc>
          <w:tcPr>
            <w:tcW w:w="960" w:type="dxa"/>
            <w:shd w:val="clear" w:color="auto" w:fill="auto"/>
            <w:tcMar>
              <w:top w:w="60" w:type="dxa"/>
              <w:bottom w:w="60" w:type="dxa"/>
            </w:tcMar>
            <w:vAlign w:val="center"/>
            <w:hideMark/>
          </w:tcPr>
          <w:p w14:paraId="2A421DBF" w14:textId="77777777" w:rsidR="00CD3E65" w:rsidRPr="00CD3E65" w:rsidRDefault="00CD3E65" w:rsidP="00CD3E65">
            <w:pPr>
              <w:jc w:val="center"/>
              <w:rPr>
                <w:rFonts w:ascii="Arial" w:hAnsi="Arial" w:cs="Arial"/>
                <w:color w:val="000000"/>
                <w:sz w:val="20"/>
                <w:szCs w:val="20"/>
              </w:rPr>
            </w:pPr>
            <w:r w:rsidRPr="00CD3E65">
              <w:rPr>
                <w:rFonts w:ascii="Arial" w:hAnsi="Arial" w:cs="Arial"/>
                <w:color w:val="000000"/>
                <w:sz w:val="20"/>
                <w:szCs w:val="20"/>
              </w:rPr>
              <w:t>1.17</w:t>
            </w:r>
          </w:p>
        </w:tc>
        <w:tc>
          <w:tcPr>
            <w:tcW w:w="1695" w:type="dxa"/>
            <w:shd w:val="clear" w:color="auto" w:fill="auto"/>
            <w:tcMar>
              <w:top w:w="60" w:type="dxa"/>
              <w:bottom w:w="60" w:type="dxa"/>
            </w:tcMar>
            <w:vAlign w:val="bottom"/>
            <w:hideMark/>
          </w:tcPr>
          <w:p w14:paraId="457C0419" w14:textId="30BD302A" w:rsidR="00CD3E65" w:rsidRPr="00CD3E65" w:rsidRDefault="00737C0C" w:rsidP="00CD3E65">
            <w:pPr>
              <w:rPr>
                <w:rFonts w:ascii="Arial" w:hAnsi="Arial" w:cs="Arial"/>
                <w:color w:val="000000"/>
                <w:sz w:val="20"/>
                <w:szCs w:val="20"/>
              </w:rPr>
            </w:pPr>
            <w:r w:rsidRPr="00CD3E65">
              <w:rPr>
                <w:rFonts w:ascii="Arial" w:hAnsi="Arial" w:cs="Arial"/>
                <w:color w:val="000000"/>
                <w:sz w:val="20"/>
                <w:szCs w:val="20"/>
              </w:rPr>
              <w:t>Cattails</w:t>
            </w:r>
          </w:p>
        </w:tc>
        <w:tc>
          <w:tcPr>
            <w:tcW w:w="1185" w:type="dxa"/>
            <w:shd w:val="clear" w:color="auto" w:fill="auto"/>
            <w:tcMar>
              <w:top w:w="60" w:type="dxa"/>
              <w:bottom w:w="60" w:type="dxa"/>
            </w:tcMar>
            <w:vAlign w:val="bottom"/>
            <w:hideMark/>
          </w:tcPr>
          <w:p w14:paraId="41B61982" w14:textId="6DE0D058" w:rsidR="00CD3E65" w:rsidRPr="00CD3E65" w:rsidRDefault="00737C0C" w:rsidP="00CD3E65">
            <w:pPr>
              <w:rPr>
                <w:rFonts w:ascii="Arial" w:hAnsi="Arial" w:cs="Arial"/>
                <w:color w:val="000000"/>
                <w:sz w:val="20"/>
                <w:szCs w:val="20"/>
              </w:rPr>
            </w:pPr>
            <w:r w:rsidRPr="00CD3E65">
              <w:rPr>
                <w:rFonts w:ascii="Arial" w:hAnsi="Arial" w:cs="Arial"/>
                <w:color w:val="000000"/>
                <w:sz w:val="20"/>
                <w:szCs w:val="20"/>
              </w:rPr>
              <w:t>Rock, silt</w:t>
            </w:r>
          </w:p>
        </w:tc>
        <w:tc>
          <w:tcPr>
            <w:tcW w:w="960" w:type="dxa"/>
            <w:shd w:val="clear" w:color="auto" w:fill="auto"/>
            <w:tcMar>
              <w:top w:w="60" w:type="dxa"/>
              <w:bottom w:w="60" w:type="dxa"/>
            </w:tcMar>
            <w:vAlign w:val="bottom"/>
            <w:hideMark/>
          </w:tcPr>
          <w:p w14:paraId="01FD75AF" w14:textId="41BF584A" w:rsidR="00CD3E65" w:rsidRPr="00CD3E65" w:rsidRDefault="00737C0C" w:rsidP="00CD3E65">
            <w:pPr>
              <w:rPr>
                <w:rFonts w:ascii="Arial" w:hAnsi="Arial" w:cs="Arial"/>
                <w:color w:val="000000"/>
                <w:sz w:val="20"/>
                <w:szCs w:val="20"/>
              </w:rPr>
            </w:pPr>
            <w:r w:rsidRPr="00CD3E65">
              <w:rPr>
                <w:rFonts w:ascii="Arial" w:hAnsi="Arial" w:cs="Arial"/>
                <w:color w:val="000000"/>
                <w:sz w:val="20"/>
                <w:szCs w:val="20"/>
              </w:rPr>
              <w:t>Low</w:t>
            </w:r>
          </w:p>
        </w:tc>
      </w:tr>
      <w:tr w:rsidR="00CD3E65" w:rsidRPr="00CD3E65" w14:paraId="4F2D853B" w14:textId="77777777" w:rsidTr="00737C0C">
        <w:trPr>
          <w:jc w:val="center"/>
        </w:trPr>
        <w:tc>
          <w:tcPr>
            <w:tcW w:w="1300" w:type="dxa"/>
            <w:vMerge/>
            <w:tcMar>
              <w:top w:w="60" w:type="dxa"/>
              <w:bottom w:w="60" w:type="dxa"/>
            </w:tcMar>
            <w:vAlign w:val="center"/>
            <w:hideMark/>
          </w:tcPr>
          <w:p w14:paraId="396C7E47" w14:textId="77777777" w:rsidR="00CD3E65" w:rsidRPr="00CD3E65" w:rsidRDefault="00CD3E65" w:rsidP="00CD3E65">
            <w:pPr>
              <w:rPr>
                <w:rFonts w:ascii="Arial" w:hAnsi="Arial" w:cs="Arial"/>
                <w:color w:val="000000"/>
                <w:sz w:val="20"/>
                <w:szCs w:val="20"/>
              </w:rPr>
            </w:pPr>
          </w:p>
        </w:tc>
        <w:tc>
          <w:tcPr>
            <w:tcW w:w="1120" w:type="dxa"/>
            <w:gridSpan w:val="2"/>
            <w:shd w:val="clear" w:color="auto" w:fill="auto"/>
            <w:tcMar>
              <w:top w:w="60" w:type="dxa"/>
              <w:bottom w:w="60" w:type="dxa"/>
            </w:tcMar>
            <w:vAlign w:val="center"/>
            <w:hideMark/>
          </w:tcPr>
          <w:p w14:paraId="12353C4B" w14:textId="77777777" w:rsidR="00CD3E65" w:rsidRPr="00CD3E65" w:rsidRDefault="00CD3E65" w:rsidP="00CD3E65">
            <w:pPr>
              <w:jc w:val="center"/>
              <w:rPr>
                <w:rFonts w:ascii="Arial" w:hAnsi="Arial" w:cs="Arial"/>
                <w:color w:val="000000"/>
                <w:sz w:val="20"/>
                <w:szCs w:val="20"/>
              </w:rPr>
            </w:pPr>
            <w:r w:rsidRPr="00CD3E65">
              <w:rPr>
                <w:rFonts w:ascii="Arial" w:hAnsi="Arial" w:cs="Arial"/>
                <w:color w:val="000000"/>
                <w:sz w:val="20"/>
                <w:szCs w:val="20"/>
              </w:rPr>
              <w:t>0.20</w:t>
            </w:r>
          </w:p>
        </w:tc>
        <w:tc>
          <w:tcPr>
            <w:tcW w:w="1545" w:type="dxa"/>
            <w:gridSpan w:val="2"/>
            <w:shd w:val="clear" w:color="auto" w:fill="auto"/>
            <w:tcMar>
              <w:top w:w="60" w:type="dxa"/>
              <w:bottom w:w="60" w:type="dxa"/>
            </w:tcMar>
            <w:vAlign w:val="center"/>
            <w:hideMark/>
          </w:tcPr>
          <w:p w14:paraId="1F56BC33" w14:textId="77777777" w:rsidR="00CD3E65" w:rsidRPr="00CD3E65" w:rsidRDefault="00CD3E65" w:rsidP="00CD3E65">
            <w:pPr>
              <w:jc w:val="center"/>
              <w:rPr>
                <w:rFonts w:ascii="Arial" w:hAnsi="Arial" w:cs="Arial"/>
                <w:color w:val="000000"/>
                <w:sz w:val="20"/>
                <w:szCs w:val="20"/>
              </w:rPr>
            </w:pPr>
            <w:r w:rsidRPr="00CD3E65">
              <w:rPr>
                <w:rFonts w:ascii="Arial" w:hAnsi="Arial" w:cs="Arial"/>
                <w:color w:val="000000"/>
                <w:sz w:val="20"/>
                <w:szCs w:val="20"/>
              </w:rPr>
              <w:t>9</w:t>
            </w:r>
          </w:p>
        </w:tc>
        <w:tc>
          <w:tcPr>
            <w:tcW w:w="1080" w:type="dxa"/>
            <w:shd w:val="clear" w:color="auto" w:fill="auto"/>
            <w:tcMar>
              <w:top w:w="60" w:type="dxa"/>
              <w:bottom w:w="60" w:type="dxa"/>
            </w:tcMar>
            <w:vAlign w:val="center"/>
            <w:hideMark/>
          </w:tcPr>
          <w:p w14:paraId="5D7EB7C8" w14:textId="77777777" w:rsidR="00CD3E65" w:rsidRPr="00CD3E65" w:rsidRDefault="00CD3E65" w:rsidP="00CD3E65">
            <w:pPr>
              <w:jc w:val="center"/>
              <w:rPr>
                <w:rFonts w:ascii="Arial" w:hAnsi="Arial" w:cs="Arial"/>
                <w:color w:val="000000"/>
                <w:sz w:val="20"/>
                <w:szCs w:val="20"/>
              </w:rPr>
            </w:pPr>
            <w:r w:rsidRPr="00CD3E65">
              <w:rPr>
                <w:rFonts w:ascii="Arial" w:hAnsi="Arial" w:cs="Arial"/>
                <w:color w:val="000000"/>
                <w:sz w:val="20"/>
                <w:szCs w:val="20"/>
              </w:rPr>
              <w:t>4.56</w:t>
            </w:r>
          </w:p>
        </w:tc>
        <w:tc>
          <w:tcPr>
            <w:tcW w:w="960" w:type="dxa"/>
            <w:shd w:val="clear" w:color="auto" w:fill="auto"/>
            <w:tcMar>
              <w:top w:w="60" w:type="dxa"/>
              <w:bottom w:w="60" w:type="dxa"/>
            </w:tcMar>
            <w:vAlign w:val="center"/>
            <w:hideMark/>
          </w:tcPr>
          <w:p w14:paraId="615D69E4" w14:textId="77777777" w:rsidR="00CD3E65" w:rsidRPr="00CD3E65" w:rsidRDefault="00CD3E65" w:rsidP="00CD3E65">
            <w:pPr>
              <w:jc w:val="center"/>
              <w:rPr>
                <w:rFonts w:ascii="Arial" w:hAnsi="Arial" w:cs="Arial"/>
                <w:color w:val="000000"/>
                <w:sz w:val="20"/>
                <w:szCs w:val="20"/>
              </w:rPr>
            </w:pPr>
            <w:r w:rsidRPr="00CD3E65">
              <w:rPr>
                <w:rFonts w:ascii="Arial" w:hAnsi="Arial" w:cs="Arial"/>
                <w:color w:val="000000"/>
                <w:sz w:val="20"/>
                <w:szCs w:val="20"/>
              </w:rPr>
              <w:t>1.10</w:t>
            </w:r>
          </w:p>
        </w:tc>
        <w:tc>
          <w:tcPr>
            <w:tcW w:w="1695" w:type="dxa"/>
            <w:shd w:val="clear" w:color="auto" w:fill="auto"/>
            <w:tcMar>
              <w:top w:w="60" w:type="dxa"/>
              <w:bottom w:w="60" w:type="dxa"/>
            </w:tcMar>
            <w:vAlign w:val="bottom"/>
            <w:hideMark/>
          </w:tcPr>
          <w:p w14:paraId="57B441CB" w14:textId="06FCAE99" w:rsidR="00CD3E65" w:rsidRPr="00CD3E65" w:rsidRDefault="00737C0C" w:rsidP="00CD3E65">
            <w:pPr>
              <w:rPr>
                <w:rFonts w:ascii="Arial" w:hAnsi="Arial" w:cs="Arial"/>
                <w:color w:val="000000"/>
                <w:sz w:val="20"/>
                <w:szCs w:val="20"/>
              </w:rPr>
            </w:pPr>
            <w:r w:rsidRPr="00CD3E65">
              <w:rPr>
                <w:rFonts w:ascii="Arial" w:hAnsi="Arial" w:cs="Arial"/>
                <w:color w:val="000000"/>
                <w:sz w:val="20"/>
                <w:szCs w:val="20"/>
              </w:rPr>
              <w:t>Overhanging</w:t>
            </w:r>
          </w:p>
        </w:tc>
        <w:tc>
          <w:tcPr>
            <w:tcW w:w="1185" w:type="dxa"/>
            <w:shd w:val="clear" w:color="auto" w:fill="auto"/>
            <w:tcMar>
              <w:top w:w="60" w:type="dxa"/>
              <w:bottom w:w="60" w:type="dxa"/>
            </w:tcMar>
            <w:vAlign w:val="bottom"/>
            <w:hideMark/>
          </w:tcPr>
          <w:p w14:paraId="394CED27" w14:textId="0AC5FD5C" w:rsidR="00CD3E65" w:rsidRPr="00CD3E65" w:rsidRDefault="00737C0C" w:rsidP="00CD3E65">
            <w:pPr>
              <w:rPr>
                <w:rFonts w:ascii="Arial" w:hAnsi="Arial" w:cs="Arial"/>
                <w:color w:val="000000"/>
                <w:sz w:val="20"/>
                <w:szCs w:val="20"/>
              </w:rPr>
            </w:pPr>
            <w:r w:rsidRPr="00CD3E65">
              <w:rPr>
                <w:rFonts w:ascii="Arial" w:hAnsi="Arial" w:cs="Arial"/>
                <w:color w:val="000000"/>
                <w:sz w:val="20"/>
                <w:szCs w:val="20"/>
              </w:rPr>
              <w:t>Rock</w:t>
            </w:r>
          </w:p>
        </w:tc>
        <w:tc>
          <w:tcPr>
            <w:tcW w:w="960" w:type="dxa"/>
            <w:shd w:val="clear" w:color="auto" w:fill="auto"/>
            <w:tcMar>
              <w:top w:w="60" w:type="dxa"/>
              <w:bottom w:w="60" w:type="dxa"/>
            </w:tcMar>
            <w:vAlign w:val="bottom"/>
            <w:hideMark/>
          </w:tcPr>
          <w:p w14:paraId="5732B3EE" w14:textId="44A9EECA" w:rsidR="00CD3E65" w:rsidRPr="00CD3E65" w:rsidRDefault="00737C0C" w:rsidP="00CD3E65">
            <w:pPr>
              <w:rPr>
                <w:rFonts w:ascii="Arial" w:hAnsi="Arial" w:cs="Arial"/>
                <w:color w:val="000000"/>
                <w:sz w:val="20"/>
                <w:szCs w:val="20"/>
              </w:rPr>
            </w:pPr>
            <w:r w:rsidRPr="00CD3E65">
              <w:rPr>
                <w:rFonts w:ascii="Arial" w:hAnsi="Arial" w:cs="Arial"/>
                <w:color w:val="000000"/>
                <w:sz w:val="20"/>
                <w:szCs w:val="20"/>
              </w:rPr>
              <w:t>Low</w:t>
            </w:r>
          </w:p>
        </w:tc>
      </w:tr>
      <w:tr w:rsidR="00CD3E65" w:rsidRPr="00CD3E65" w14:paraId="24945EC4" w14:textId="77777777" w:rsidTr="00737C0C">
        <w:trPr>
          <w:jc w:val="center"/>
        </w:trPr>
        <w:tc>
          <w:tcPr>
            <w:tcW w:w="1300" w:type="dxa"/>
            <w:vMerge/>
            <w:tcMar>
              <w:top w:w="60" w:type="dxa"/>
              <w:bottom w:w="60" w:type="dxa"/>
            </w:tcMar>
            <w:vAlign w:val="center"/>
            <w:hideMark/>
          </w:tcPr>
          <w:p w14:paraId="205D051F" w14:textId="77777777" w:rsidR="00CD3E65" w:rsidRPr="00CD3E65" w:rsidRDefault="00CD3E65" w:rsidP="00CD3E65">
            <w:pPr>
              <w:rPr>
                <w:rFonts w:ascii="Arial" w:hAnsi="Arial" w:cs="Arial"/>
                <w:color w:val="000000"/>
                <w:sz w:val="20"/>
                <w:szCs w:val="20"/>
              </w:rPr>
            </w:pPr>
          </w:p>
        </w:tc>
        <w:tc>
          <w:tcPr>
            <w:tcW w:w="1120" w:type="dxa"/>
            <w:gridSpan w:val="2"/>
            <w:shd w:val="clear" w:color="auto" w:fill="auto"/>
            <w:noWrap/>
            <w:tcMar>
              <w:top w:w="60" w:type="dxa"/>
              <w:bottom w:w="60" w:type="dxa"/>
            </w:tcMar>
            <w:vAlign w:val="center"/>
            <w:hideMark/>
          </w:tcPr>
          <w:p w14:paraId="2B9A4430" w14:textId="77777777" w:rsidR="00CD3E65" w:rsidRPr="00CD3E65" w:rsidRDefault="00CD3E65" w:rsidP="00CD3E65">
            <w:pPr>
              <w:jc w:val="center"/>
              <w:rPr>
                <w:rFonts w:ascii="Arial" w:hAnsi="Arial" w:cs="Arial"/>
                <w:color w:val="000000"/>
                <w:sz w:val="20"/>
                <w:szCs w:val="20"/>
              </w:rPr>
            </w:pPr>
            <w:r w:rsidRPr="00CD3E65">
              <w:rPr>
                <w:rFonts w:ascii="Arial" w:hAnsi="Arial" w:cs="Arial"/>
                <w:color w:val="000000"/>
                <w:sz w:val="20"/>
                <w:szCs w:val="20"/>
              </w:rPr>
              <w:t>0.00</w:t>
            </w:r>
          </w:p>
        </w:tc>
        <w:tc>
          <w:tcPr>
            <w:tcW w:w="1545" w:type="dxa"/>
            <w:gridSpan w:val="2"/>
            <w:shd w:val="clear" w:color="auto" w:fill="auto"/>
            <w:tcMar>
              <w:top w:w="60" w:type="dxa"/>
              <w:bottom w:w="60" w:type="dxa"/>
            </w:tcMar>
            <w:vAlign w:val="center"/>
            <w:hideMark/>
          </w:tcPr>
          <w:p w14:paraId="5836BBAE" w14:textId="77777777" w:rsidR="00CD3E65" w:rsidRPr="00CD3E65" w:rsidRDefault="00CD3E65" w:rsidP="00CD3E65">
            <w:pPr>
              <w:jc w:val="center"/>
              <w:rPr>
                <w:rFonts w:ascii="Arial" w:hAnsi="Arial" w:cs="Arial"/>
                <w:color w:val="000000"/>
                <w:sz w:val="20"/>
                <w:szCs w:val="20"/>
              </w:rPr>
            </w:pPr>
            <w:r w:rsidRPr="00CD3E65">
              <w:rPr>
                <w:rFonts w:ascii="Arial" w:hAnsi="Arial" w:cs="Arial"/>
                <w:color w:val="000000"/>
                <w:sz w:val="20"/>
                <w:szCs w:val="20"/>
              </w:rPr>
              <w:t>1</w:t>
            </w:r>
          </w:p>
        </w:tc>
        <w:tc>
          <w:tcPr>
            <w:tcW w:w="1080" w:type="dxa"/>
            <w:shd w:val="clear" w:color="auto" w:fill="auto"/>
            <w:tcMar>
              <w:top w:w="60" w:type="dxa"/>
              <w:bottom w:w="60" w:type="dxa"/>
            </w:tcMar>
            <w:vAlign w:val="center"/>
            <w:hideMark/>
          </w:tcPr>
          <w:p w14:paraId="46CADEAC" w14:textId="77777777" w:rsidR="00CD3E65" w:rsidRPr="00CD3E65" w:rsidRDefault="00CD3E65" w:rsidP="00CD3E65">
            <w:pPr>
              <w:jc w:val="center"/>
              <w:rPr>
                <w:rFonts w:ascii="Arial" w:hAnsi="Arial" w:cs="Arial"/>
                <w:color w:val="000000"/>
                <w:sz w:val="20"/>
                <w:szCs w:val="20"/>
              </w:rPr>
            </w:pPr>
            <w:r w:rsidRPr="00CD3E65">
              <w:rPr>
                <w:rFonts w:ascii="Arial" w:hAnsi="Arial" w:cs="Arial"/>
                <w:color w:val="000000"/>
                <w:sz w:val="20"/>
                <w:szCs w:val="20"/>
              </w:rPr>
              <w:t>5.00</w:t>
            </w:r>
          </w:p>
        </w:tc>
        <w:tc>
          <w:tcPr>
            <w:tcW w:w="960" w:type="dxa"/>
            <w:shd w:val="clear" w:color="auto" w:fill="auto"/>
            <w:tcMar>
              <w:top w:w="60" w:type="dxa"/>
              <w:bottom w:w="60" w:type="dxa"/>
            </w:tcMar>
            <w:vAlign w:val="center"/>
            <w:hideMark/>
          </w:tcPr>
          <w:p w14:paraId="6FCD4BDE" w14:textId="77777777" w:rsidR="00CD3E65" w:rsidRPr="00CD3E65" w:rsidRDefault="00CD3E65" w:rsidP="00CD3E65">
            <w:pPr>
              <w:jc w:val="center"/>
              <w:rPr>
                <w:rFonts w:ascii="Arial" w:hAnsi="Arial" w:cs="Arial"/>
                <w:color w:val="000000"/>
                <w:sz w:val="20"/>
                <w:szCs w:val="20"/>
              </w:rPr>
            </w:pPr>
            <w:r w:rsidRPr="00CD3E65">
              <w:rPr>
                <w:rFonts w:ascii="Arial" w:hAnsi="Arial" w:cs="Arial"/>
                <w:color w:val="000000"/>
                <w:sz w:val="20"/>
                <w:szCs w:val="20"/>
              </w:rPr>
              <w:t>0.50</w:t>
            </w:r>
          </w:p>
        </w:tc>
        <w:tc>
          <w:tcPr>
            <w:tcW w:w="1695" w:type="dxa"/>
            <w:shd w:val="clear" w:color="auto" w:fill="auto"/>
            <w:tcMar>
              <w:top w:w="60" w:type="dxa"/>
              <w:bottom w:w="60" w:type="dxa"/>
            </w:tcMar>
            <w:vAlign w:val="bottom"/>
            <w:hideMark/>
          </w:tcPr>
          <w:p w14:paraId="31E46641" w14:textId="34E6F6D2" w:rsidR="00CD3E65" w:rsidRPr="00CD3E65" w:rsidRDefault="00737C0C" w:rsidP="00260590">
            <w:pPr>
              <w:rPr>
                <w:rFonts w:ascii="Arial" w:hAnsi="Arial" w:cs="Arial"/>
                <w:color w:val="000000"/>
                <w:sz w:val="20"/>
                <w:szCs w:val="20"/>
              </w:rPr>
            </w:pPr>
            <w:r w:rsidRPr="00CD3E65">
              <w:rPr>
                <w:rFonts w:ascii="Arial" w:hAnsi="Arial" w:cs="Arial"/>
                <w:color w:val="000000"/>
                <w:sz w:val="20"/>
                <w:szCs w:val="20"/>
              </w:rPr>
              <w:t>N</w:t>
            </w:r>
            <w:r w:rsidR="00260590">
              <w:rPr>
                <w:rFonts w:ascii="Arial" w:hAnsi="Arial" w:cs="Arial"/>
                <w:color w:val="000000"/>
                <w:sz w:val="20"/>
                <w:szCs w:val="20"/>
              </w:rPr>
              <w:t>/A</w:t>
            </w:r>
          </w:p>
        </w:tc>
        <w:tc>
          <w:tcPr>
            <w:tcW w:w="1185" w:type="dxa"/>
            <w:shd w:val="clear" w:color="auto" w:fill="auto"/>
            <w:tcMar>
              <w:top w:w="60" w:type="dxa"/>
              <w:bottom w:w="60" w:type="dxa"/>
            </w:tcMar>
            <w:vAlign w:val="bottom"/>
            <w:hideMark/>
          </w:tcPr>
          <w:p w14:paraId="2233A6F4" w14:textId="50E018DA" w:rsidR="00CD3E65" w:rsidRPr="00CD3E65" w:rsidRDefault="00737C0C" w:rsidP="00CD3E65">
            <w:pPr>
              <w:rPr>
                <w:rFonts w:ascii="Arial" w:hAnsi="Arial" w:cs="Arial"/>
                <w:color w:val="000000"/>
                <w:sz w:val="20"/>
                <w:szCs w:val="20"/>
              </w:rPr>
            </w:pPr>
            <w:r w:rsidRPr="00CD3E65">
              <w:rPr>
                <w:rFonts w:ascii="Arial" w:hAnsi="Arial" w:cs="Arial"/>
                <w:color w:val="000000"/>
                <w:sz w:val="20"/>
                <w:szCs w:val="20"/>
              </w:rPr>
              <w:t>Na</w:t>
            </w:r>
          </w:p>
        </w:tc>
        <w:tc>
          <w:tcPr>
            <w:tcW w:w="960" w:type="dxa"/>
            <w:shd w:val="clear" w:color="auto" w:fill="auto"/>
            <w:tcMar>
              <w:top w:w="60" w:type="dxa"/>
              <w:bottom w:w="60" w:type="dxa"/>
            </w:tcMar>
            <w:vAlign w:val="bottom"/>
            <w:hideMark/>
          </w:tcPr>
          <w:p w14:paraId="3298A23A" w14:textId="1750A4D0" w:rsidR="00CD3E65" w:rsidRPr="00CD3E65" w:rsidRDefault="00737C0C" w:rsidP="00CD3E65">
            <w:pPr>
              <w:rPr>
                <w:rFonts w:ascii="Arial" w:hAnsi="Arial" w:cs="Arial"/>
                <w:color w:val="000000"/>
                <w:sz w:val="20"/>
                <w:szCs w:val="20"/>
              </w:rPr>
            </w:pPr>
            <w:r w:rsidRPr="00CD3E65">
              <w:rPr>
                <w:rFonts w:ascii="Arial" w:hAnsi="Arial" w:cs="Arial"/>
                <w:color w:val="000000"/>
                <w:sz w:val="20"/>
                <w:szCs w:val="20"/>
              </w:rPr>
              <w:t>Low</w:t>
            </w:r>
          </w:p>
        </w:tc>
      </w:tr>
      <w:tr w:rsidR="00CD3E65" w:rsidRPr="00CD3E65" w14:paraId="0E3A91AF" w14:textId="77777777" w:rsidTr="00737C0C">
        <w:trPr>
          <w:jc w:val="center"/>
        </w:trPr>
        <w:tc>
          <w:tcPr>
            <w:tcW w:w="1300" w:type="dxa"/>
            <w:vMerge/>
            <w:tcMar>
              <w:top w:w="60" w:type="dxa"/>
              <w:bottom w:w="60" w:type="dxa"/>
            </w:tcMar>
            <w:vAlign w:val="center"/>
            <w:hideMark/>
          </w:tcPr>
          <w:p w14:paraId="6B045AEB" w14:textId="77777777" w:rsidR="00CD3E65" w:rsidRPr="00CD3E65" w:rsidRDefault="00CD3E65" w:rsidP="00CD3E65">
            <w:pPr>
              <w:rPr>
                <w:rFonts w:ascii="Arial" w:hAnsi="Arial" w:cs="Arial"/>
                <w:color w:val="000000"/>
                <w:sz w:val="20"/>
                <w:szCs w:val="20"/>
              </w:rPr>
            </w:pPr>
          </w:p>
        </w:tc>
        <w:tc>
          <w:tcPr>
            <w:tcW w:w="1120" w:type="dxa"/>
            <w:gridSpan w:val="2"/>
            <w:shd w:val="clear" w:color="auto" w:fill="auto"/>
            <w:noWrap/>
            <w:tcMar>
              <w:top w:w="60" w:type="dxa"/>
              <w:bottom w:w="60" w:type="dxa"/>
            </w:tcMar>
            <w:vAlign w:val="center"/>
            <w:hideMark/>
          </w:tcPr>
          <w:p w14:paraId="2120E1C8" w14:textId="77777777" w:rsidR="00CD3E65" w:rsidRPr="00CD3E65" w:rsidRDefault="00CD3E65" w:rsidP="00CD3E65">
            <w:pPr>
              <w:jc w:val="center"/>
              <w:rPr>
                <w:rFonts w:ascii="Arial" w:hAnsi="Arial" w:cs="Arial"/>
                <w:color w:val="000000"/>
                <w:sz w:val="20"/>
                <w:szCs w:val="20"/>
              </w:rPr>
            </w:pPr>
            <w:r w:rsidRPr="00CD3E65">
              <w:rPr>
                <w:rFonts w:ascii="Arial" w:hAnsi="Arial" w:cs="Arial"/>
                <w:color w:val="000000"/>
                <w:sz w:val="20"/>
                <w:szCs w:val="20"/>
              </w:rPr>
              <w:t>0.00</w:t>
            </w:r>
          </w:p>
        </w:tc>
        <w:tc>
          <w:tcPr>
            <w:tcW w:w="1545" w:type="dxa"/>
            <w:gridSpan w:val="2"/>
            <w:shd w:val="clear" w:color="auto" w:fill="auto"/>
            <w:tcMar>
              <w:top w:w="60" w:type="dxa"/>
              <w:bottom w:w="60" w:type="dxa"/>
            </w:tcMar>
            <w:vAlign w:val="center"/>
            <w:hideMark/>
          </w:tcPr>
          <w:p w14:paraId="05828B9A" w14:textId="77777777" w:rsidR="00CD3E65" w:rsidRPr="00CD3E65" w:rsidRDefault="00CD3E65" w:rsidP="00CD3E65">
            <w:pPr>
              <w:jc w:val="center"/>
              <w:rPr>
                <w:rFonts w:ascii="Arial" w:hAnsi="Arial" w:cs="Arial"/>
                <w:color w:val="000000"/>
                <w:sz w:val="20"/>
                <w:szCs w:val="20"/>
              </w:rPr>
            </w:pPr>
            <w:r w:rsidRPr="00CD3E65">
              <w:rPr>
                <w:rFonts w:ascii="Arial" w:hAnsi="Arial" w:cs="Arial"/>
                <w:color w:val="000000"/>
                <w:sz w:val="20"/>
                <w:szCs w:val="20"/>
              </w:rPr>
              <w:t>2</w:t>
            </w:r>
          </w:p>
        </w:tc>
        <w:tc>
          <w:tcPr>
            <w:tcW w:w="1080" w:type="dxa"/>
            <w:shd w:val="clear" w:color="auto" w:fill="auto"/>
            <w:tcMar>
              <w:top w:w="60" w:type="dxa"/>
              <w:bottom w:w="60" w:type="dxa"/>
            </w:tcMar>
            <w:vAlign w:val="center"/>
            <w:hideMark/>
          </w:tcPr>
          <w:p w14:paraId="7C325388" w14:textId="77777777" w:rsidR="00CD3E65" w:rsidRPr="00CD3E65" w:rsidRDefault="00CD3E65" w:rsidP="00CD3E65">
            <w:pPr>
              <w:jc w:val="center"/>
              <w:rPr>
                <w:rFonts w:ascii="Arial" w:hAnsi="Arial" w:cs="Arial"/>
                <w:color w:val="000000"/>
                <w:sz w:val="20"/>
                <w:szCs w:val="20"/>
              </w:rPr>
            </w:pPr>
            <w:r w:rsidRPr="00CD3E65">
              <w:rPr>
                <w:rFonts w:ascii="Arial" w:hAnsi="Arial" w:cs="Arial"/>
                <w:color w:val="000000"/>
                <w:sz w:val="20"/>
                <w:szCs w:val="20"/>
              </w:rPr>
              <w:t>1.00</w:t>
            </w:r>
          </w:p>
        </w:tc>
        <w:tc>
          <w:tcPr>
            <w:tcW w:w="960" w:type="dxa"/>
            <w:shd w:val="clear" w:color="auto" w:fill="auto"/>
            <w:tcMar>
              <w:top w:w="60" w:type="dxa"/>
              <w:bottom w:w="60" w:type="dxa"/>
            </w:tcMar>
            <w:vAlign w:val="center"/>
            <w:hideMark/>
          </w:tcPr>
          <w:p w14:paraId="31BB7847" w14:textId="77777777" w:rsidR="00CD3E65" w:rsidRPr="00CD3E65" w:rsidRDefault="00CD3E65" w:rsidP="00CD3E65">
            <w:pPr>
              <w:jc w:val="center"/>
              <w:rPr>
                <w:rFonts w:ascii="Arial" w:hAnsi="Arial" w:cs="Arial"/>
                <w:color w:val="000000"/>
                <w:sz w:val="20"/>
                <w:szCs w:val="20"/>
              </w:rPr>
            </w:pPr>
            <w:r w:rsidRPr="00CD3E65">
              <w:rPr>
                <w:rFonts w:ascii="Arial" w:hAnsi="Arial" w:cs="Arial"/>
                <w:color w:val="000000"/>
                <w:sz w:val="20"/>
                <w:szCs w:val="20"/>
              </w:rPr>
              <w:t>1.00</w:t>
            </w:r>
          </w:p>
        </w:tc>
        <w:tc>
          <w:tcPr>
            <w:tcW w:w="1695" w:type="dxa"/>
            <w:shd w:val="clear" w:color="auto" w:fill="auto"/>
            <w:tcMar>
              <w:top w:w="60" w:type="dxa"/>
              <w:bottom w:w="60" w:type="dxa"/>
            </w:tcMar>
            <w:vAlign w:val="bottom"/>
            <w:hideMark/>
          </w:tcPr>
          <w:p w14:paraId="0001F69E" w14:textId="65B71103" w:rsidR="00CD3E65" w:rsidRPr="00CD3E65" w:rsidRDefault="00737C0C" w:rsidP="00CD3E65">
            <w:pPr>
              <w:rPr>
                <w:rFonts w:ascii="Arial" w:hAnsi="Arial" w:cs="Arial"/>
                <w:color w:val="000000"/>
                <w:sz w:val="20"/>
                <w:szCs w:val="20"/>
              </w:rPr>
            </w:pPr>
            <w:r w:rsidRPr="00CD3E65">
              <w:rPr>
                <w:rFonts w:ascii="Arial" w:hAnsi="Arial" w:cs="Arial"/>
                <w:color w:val="000000"/>
                <w:sz w:val="20"/>
                <w:szCs w:val="20"/>
              </w:rPr>
              <w:t>Cattails</w:t>
            </w:r>
          </w:p>
        </w:tc>
        <w:tc>
          <w:tcPr>
            <w:tcW w:w="1185" w:type="dxa"/>
            <w:shd w:val="clear" w:color="auto" w:fill="auto"/>
            <w:tcMar>
              <w:top w:w="60" w:type="dxa"/>
              <w:bottom w:w="60" w:type="dxa"/>
            </w:tcMar>
            <w:vAlign w:val="bottom"/>
            <w:hideMark/>
          </w:tcPr>
          <w:p w14:paraId="665EAF10" w14:textId="32E71C80" w:rsidR="00CD3E65" w:rsidRPr="00CD3E65" w:rsidRDefault="00737C0C" w:rsidP="00CD3E65">
            <w:pPr>
              <w:rPr>
                <w:rFonts w:ascii="Arial" w:hAnsi="Arial" w:cs="Arial"/>
                <w:color w:val="000000"/>
                <w:sz w:val="20"/>
                <w:szCs w:val="20"/>
              </w:rPr>
            </w:pPr>
            <w:r w:rsidRPr="00CD3E65">
              <w:rPr>
                <w:rFonts w:ascii="Arial" w:hAnsi="Arial" w:cs="Arial"/>
                <w:color w:val="000000"/>
                <w:sz w:val="20"/>
                <w:szCs w:val="20"/>
              </w:rPr>
              <w:t>Silt</w:t>
            </w:r>
          </w:p>
        </w:tc>
        <w:tc>
          <w:tcPr>
            <w:tcW w:w="960" w:type="dxa"/>
            <w:shd w:val="clear" w:color="auto" w:fill="auto"/>
            <w:tcMar>
              <w:top w:w="60" w:type="dxa"/>
              <w:bottom w:w="60" w:type="dxa"/>
            </w:tcMar>
            <w:vAlign w:val="bottom"/>
            <w:hideMark/>
          </w:tcPr>
          <w:p w14:paraId="596EE456" w14:textId="316FA664" w:rsidR="00CD3E65" w:rsidRPr="00CD3E65" w:rsidRDefault="00737C0C" w:rsidP="00CD3E65">
            <w:pPr>
              <w:rPr>
                <w:rFonts w:ascii="Arial" w:hAnsi="Arial" w:cs="Arial"/>
                <w:color w:val="000000"/>
                <w:sz w:val="20"/>
                <w:szCs w:val="20"/>
              </w:rPr>
            </w:pPr>
            <w:r w:rsidRPr="00CD3E65">
              <w:rPr>
                <w:rFonts w:ascii="Arial" w:hAnsi="Arial" w:cs="Arial"/>
                <w:color w:val="000000"/>
                <w:sz w:val="20"/>
                <w:szCs w:val="20"/>
              </w:rPr>
              <w:t>Low</w:t>
            </w:r>
          </w:p>
        </w:tc>
      </w:tr>
      <w:tr w:rsidR="00CD3E65" w:rsidRPr="00CD3E65" w14:paraId="3975C7E3" w14:textId="77777777" w:rsidTr="00737C0C">
        <w:trPr>
          <w:jc w:val="center"/>
        </w:trPr>
        <w:tc>
          <w:tcPr>
            <w:tcW w:w="1300" w:type="dxa"/>
            <w:vMerge/>
            <w:tcMar>
              <w:top w:w="60" w:type="dxa"/>
              <w:bottom w:w="60" w:type="dxa"/>
            </w:tcMar>
            <w:vAlign w:val="center"/>
            <w:hideMark/>
          </w:tcPr>
          <w:p w14:paraId="77F3A343" w14:textId="77777777" w:rsidR="00CD3E65" w:rsidRPr="00CD3E65" w:rsidRDefault="00CD3E65" w:rsidP="00CD3E65">
            <w:pPr>
              <w:rPr>
                <w:rFonts w:ascii="Arial" w:hAnsi="Arial" w:cs="Arial"/>
                <w:color w:val="000000"/>
                <w:sz w:val="20"/>
                <w:szCs w:val="20"/>
              </w:rPr>
            </w:pPr>
          </w:p>
        </w:tc>
        <w:tc>
          <w:tcPr>
            <w:tcW w:w="1120" w:type="dxa"/>
            <w:gridSpan w:val="2"/>
            <w:shd w:val="clear" w:color="auto" w:fill="auto"/>
            <w:noWrap/>
            <w:tcMar>
              <w:top w:w="60" w:type="dxa"/>
              <w:bottom w:w="60" w:type="dxa"/>
            </w:tcMar>
            <w:vAlign w:val="center"/>
            <w:hideMark/>
          </w:tcPr>
          <w:p w14:paraId="58CB467C" w14:textId="77777777" w:rsidR="00CD3E65" w:rsidRPr="00CD3E65" w:rsidRDefault="00CD3E65" w:rsidP="00CD3E65">
            <w:pPr>
              <w:jc w:val="center"/>
              <w:rPr>
                <w:rFonts w:ascii="Arial" w:hAnsi="Arial" w:cs="Arial"/>
                <w:color w:val="000000"/>
                <w:sz w:val="20"/>
                <w:szCs w:val="20"/>
              </w:rPr>
            </w:pPr>
            <w:r w:rsidRPr="00CD3E65">
              <w:rPr>
                <w:rFonts w:ascii="Arial" w:hAnsi="Arial" w:cs="Arial"/>
                <w:color w:val="000000"/>
                <w:sz w:val="20"/>
                <w:szCs w:val="20"/>
              </w:rPr>
              <w:t>0.00</w:t>
            </w:r>
          </w:p>
        </w:tc>
        <w:tc>
          <w:tcPr>
            <w:tcW w:w="1545" w:type="dxa"/>
            <w:gridSpan w:val="2"/>
            <w:shd w:val="clear" w:color="auto" w:fill="auto"/>
            <w:tcMar>
              <w:top w:w="60" w:type="dxa"/>
              <w:bottom w:w="60" w:type="dxa"/>
            </w:tcMar>
            <w:vAlign w:val="center"/>
            <w:hideMark/>
          </w:tcPr>
          <w:p w14:paraId="095BFAB6" w14:textId="77777777" w:rsidR="00CD3E65" w:rsidRPr="00CD3E65" w:rsidRDefault="00CD3E65" w:rsidP="00CD3E65">
            <w:pPr>
              <w:jc w:val="center"/>
              <w:rPr>
                <w:rFonts w:ascii="Arial" w:hAnsi="Arial" w:cs="Arial"/>
                <w:color w:val="000000"/>
                <w:sz w:val="20"/>
                <w:szCs w:val="20"/>
              </w:rPr>
            </w:pPr>
            <w:r w:rsidRPr="00CD3E65">
              <w:rPr>
                <w:rFonts w:ascii="Arial" w:hAnsi="Arial" w:cs="Arial"/>
                <w:color w:val="000000"/>
                <w:sz w:val="20"/>
                <w:szCs w:val="20"/>
              </w:rPr>
              <w:t>1</w:t>
            </w:r>
          </w:p>
        </w:tc>
        <w:tc>
          <w:tcPr>
            <w:tcW w:w="1080" w:type="dxa"/>
            <w:shd w:val="clear" w:color="auto" w:fill="auto"/>
            <w:tcMar>
              <w:top w:w="60" w:type="dxa"/>
              <w:bottom w:w="60" w:type="dxa"/>
            </w:tcMar>
            <w:vAlign w:val="center"/>
            <w:hideMark/>
          </w:tcPr>
          <w:p w14:paraId="28ADCEAB" w14:textId="77777777" w:rsidR="00CD3E65" w:rsidRPr="00CD3E65" w:rsidRDefault="00CD3E65" w:rsidP="00CD3E65">
            <w:pPr>
              <w:jc w:val="center"/>
              <w:rPr>
                <w:rFonts w:ascii="Arial" w:hAnsi="Arial" w:cs="Arial"/>
                <w:color w:val="000000"/>
                <w:sz w:val="20"/>
                <w:szCs w:val="20"/>
              </w:rPr>
            </w:pPr>
            <w:r w:rsidRPr="00CD3E65">
              <w:rPr>
                <w:rFonts w:ascii="Arial" w:hAnsi="Arial" w:cs="Arial"/>
                <w:color w:val="000000"/>
                <w:sz w:val="20"/>
                <w:szCs w:val="20"/>
              </w:rPr>
              <w:t>5.00</w:t>
            </w:r>
          </w:p>
        </w:tc>
        <w:tc>
          <w:tcPr>
            <w:tcW w:w="960" w:type="dxa"/>
            <w:shd w:val="clear" w:color="auto" w:fill="auto"/>
            <w:tcMar>
              <w:top w:w="60" w:type="dxa"/>
              <w:bottom w:w="60" w:type="dxa"/>
            </w:tcMar>
            <w:vAlign w:val="center"/>
            <w:hideMark/>
          </w:tcPr>
          <w:p w14:paraId="2EDE3297" w14:textId="77777777" w:rsidR="00CD3E65" w:rsidRPr="00CD3E65" w:rsidRDefault="00CD3E65" w:rsidP="00CD3E65">
            <w:pPr>
              <w:jc w:val="center"/>
              <w:rPr>
                <w:rFonts w:ascii="Arial" w:hAnsi="Arial" w:cs="Arial"/>
                <w:color w:val="000000"/>
                <w:sz w:val="20"/>
                <w:szCs w:val="20"/>
              </w:rPr>
            </w:pPr>
            <w:r w:rsidRPr="00CD3E65">
              <w:rPr>
                <w:rFonts w:ascii="Arial" w:hAnsi="Arial" w:cs="Arial"/>
                <w:color w:val="000000"/>
                <w:sz w:val="20"/>
                <w:szCs w:val="20"/>
              </w:rPr>
              <w:t>1.60</w:t>
            </w:r>
          </w:p>
        </w:tc>
        <w:tc>
          <w:tcPr>
            <w:tcW w:w="1695" w:type="dxa"/>
            <w:shd w:val="clear" w:color="auto" w:fill="auto"/>
            <w:tcMar>
              <w:top w:w="60" w:type="dxa"/>
              <w:bottom w:w="60" w:type="dxa"/>
            </w:tcMar>
            <w:vAlign w:val="bottom"/>
            <w:hideMark/>
          </w:tcPr>
          <w:p w14:paraId="1D4794BD" w14:textId="1D487D9B" w:rsidR="00CD3E65" w:rsidRPr="00CD3E65" w:rsidRDefault="00737C0C" w:rsidP="00CD3E65">
            <w:pPr>
              <w:rPr>
                <w:rFonts w:ascii="Arial" w:hAnsi="Arial" w:cs="Arial"/>
                <w:color w:val="000000"/>
                <w:sz w:val="20"/>
                <w:szCs w:val="20"/>
              </w:rPr>
            </w:pPr>
            <w:r w:rsidRPr="00CD3E65">
              <w:rPr>
                <w:rFonts w:ascii="Arial" w:hAnsi="Arial" w:cs="Arial"/>
                <w:color w:val="000000"/>
                <w:sz w:val="20"/>
                <w:szCs w:val="20"/>
              </w:rPr>
              <w:t>None</w:t>
            </w:r>
          </w:p>
        </w:tc>
        <w:tc>
          <w:tcPr>
            <w:tcW w:w="1185" w:type="dxa"/>
            <w:shd w:val="clear" w:color="auto" w:fill="auto"/>
            <w:tcMar>
              <w:top w:w="60" w:type="dxa"/>
              <w:bottom w:w="60" w:type="dxa"/>
            </w:tcMar>
            <w:vAlign w:val="bottom"/>
            <w:hideMark/>
          </w:tcPr>
          <w:p w14:paraId="5E21CDE1" w14:textId="2D92FE26" w:rsidR="00CD3E65" w:rsidRPr="00CD3E65" w:rsidRDefault="00737C0C" w:rsidP="00CD3E65">
            <w:pPr>
              <w:rPr>
                <w:rFonts w:ascii="Arial" w:hAnsi="Arial" w:cs="Arial"/>
                <w:color w:val="000000"/>
                <w:sz w:val="20"/>
                <w:szCs w:val="20"/>
              </w:rPr>
            </w:pPr>
            <w:r w:rsidRPr="00CD3E65">
              <w:rPr>
                <w:rFonts w:ascii="Arial" w:hAnsi="Arial" w:cs="Arial"/>
                <w:color w:val="000000"/>
                <w:sz w:val="20"/>
                <w:szCs w:val="20"/>
              </w:rPr>
              <w:t>Rock</w:t>
            </w:r>
          </w:p>
        </w:tc>
        <w:tc>
          <w:tcPr>
            <w:tcW w:w="960" w:type="dxa"/>
            <w:shd w:val="clear" w:color="auto" w:fill="auto"/>
            <w:tcMar>
              <w:top w:w="60" w:type="dxa"/>
              <w:bottom w:w="60" w:type="dxa"/>
            </w:tcMar>
            <w:vAlign w:val="bottom"/>
            <w:hideMark/>
          </w:tcPr>
          <w:p w14:paraId="51E42BEB" w14:textId="7F9EEDB1" w:rsidR="00CD3E65" w:rsidRPr="00CD3E65" w:rsidRDefault="00737C0C" w:rsidP="00CD3E65">
            <w:pPr>
              <w:rPr>
                <w:rFonts w:ascii="Arial" w:hAnsi="Arial" w:cs="Arial"/>
                <w:color w:val="000000"/>
                <w:sz w:val="20"/>
                <w:szCs w:val="20"/>
              </w:rPr>
            </w:pPr>
            <w:r w:rsidRPr="00CD3E65">
              <w:rPr>
                <w:rFonts w:ascii="Arial" w:hAnsi="Arial" w:cs="Arial"/>
                <w:color w:val="000000"/>
                <w:sz w:val="20"/>
                <w:szCs w:val="20"/>
              </w:rPr>
              <w:t>Low</w:t>
            </w:r>
          </w:p>
        </w:tc>
      </w:tr>
      <w:tr w:rsidR="00737C0C" w:rsidRPr="00CD3E65" w14:paraId="2903BDAE" w14:textId="77777777" w:rsidTr="00737C0C">
        <w:trPr>
          <w:jc w:val="center"/>
        </w:trPr>
        <w:tc>
          <w:tcPr>
            <w:tcW w:w="9845" w:type="dxa"/>
            <w:gridSpan w:val="10"/>
            <w:tcMar>
              <w:top w:w="60" w:type="dxa"/>
              <w:bottom w:w="60" w:type="dxa"/>
            </w:tcMar>
            <w:vAlign w:val="center"/>
          </w:tcPr>
          <w:p w14:paraId="52232308" w14:textId="5F9451EB" w:rsidR="00737C0C" w:rsidRPr="00CD3E65" w:rsidRDefault="00737C0C" w:rsidP="00737C0C">
            <w:pPr>
              <w:pageBreakBefore/>
              <w:rPr>
                <w:rFonts w:ascii="Arial" w:hAnsi="Arial" w:cs="Arial"/>
                <w:color w:val="000000"/>
                <w:sz w:val="20"/>
                <w:szCs w:val="20"/>
              </w:rPr>
            </w:pPr>
            <w:r>
              <w:rPr>
                <w:rFonts w:ascii="Arial" w:hAnsi="Arial" w:cs="Arial"/>
                <w:b/>
                <w:sz w:val="20"/>
                <w:szCs w:val="20"/>
              </w:rPr>
              <w:lastRenderedPageBreak/>
              <w:t>B</w:t>
            </w:r>
            <w:r w:rsidRPr="00737C0C">
              <w:rPr>
                <w:rFonts w:ascii="Arial" w:hAnsi="Arial" w:cs="Arial"/>
                <w:b/>
                <w:sz w:val="20"/>
                <w:szCs w:val="20"/>
              </w:rPr>
              <w:t>.</w:t>
            </w:r>
          </w:p>
        </w:tc>
      </w:tr>
      <w:tr w:rsidR="00737C0C" w:rsidRPr="00737C0C" w14:paraId="229DB96F" w14:textId="77777777" w:rsidTr="00737C0C">
        <w:trPr>
          <w:trHeight w:val="300"/>
          <w:jc w:val="center"/>
        </w:trPr>
        <w:tc>
          <w:tcPr>
            <w:tcW w:w="1306" w:type="dxa"/>
            <w:gridSpan w:val="2"/>
            <w:vMerge w:val="restart"/>
            <w:shd w:val="clear" w:color="auto" w:fill="auto"/>
            <w:vAlign w:val="center"/>
            <w:hideMark/>
          </w:tcPr>
          <w:p w14:paraId="79600656" w14:textId="7950F67D" w:rsidR="00CD3E65" w:rsidRPr="00737C0C" w:rsidRDefault="00CD3E65" w:rsidP="00CD3E65">
            <w:pPr>
              <w:jc w:val="center"/>
              <w:rPr>
                <w:rFonts w:ascii="Arial" w:hAnsi="Arial" w:cs="Arial"/>
                <w:color w:val="000000"/>
                <w:sz w:val="20"/>
                <w:szCs w:val="20"/>
              </w:rPr>
            </w:pPr>
            <w:r w:rsidRPr="00737C0C">
              <w:rPr>
                <w:rFonts w:ascii="Arial" w:hAnsi="Arial" w:cs="Arial"/>
                <w:color w:val="000000"/>
                <w:sz w:val="20"/>
                <w:szCs w:val="20"/>
              </w:rPr>
              <w:t>&lt;</w:t>
            </w:r>
            <w:r w:rsidR="001375A6">
              <w:rPr>
                <w:rFonts w:ascii="Arial" w:hAnsi="Arial" w:cs="Arial"/>
                <w:color w:val="000000"/>
                <w:sz w:val="20"/>
                <w:szCs w:val="20"/>
              </w:rPr>
              <w:t xml:space="preserve"> </w:t>
            </w:r>
            <w:r w:rsidRPr="00737C0C">
              <w:rPr>
                <w:rFonts w:ascii="Arial" w:hAnsi="Arial" w:cs="Arial"/>
                <w:color w:val="000000"/>
                <w:sz w:val="20"/>
                <w:szCs w:val="20"/>
              </w:rPr>
              <w:t>500 m</w:t>
            </w:r>
          </w:p>
        </w:tc>
        <w:tc>
          <w:tcPr>
            <w:tcW w:w="1120" w:type="dxa"/>
            <w:gridSpan w:val="2"/>
            <w:shd w:val="clear" w:color="auto" w:fill="auto"/>
            <w:vAlign w:val="center"/>
            <w:hideMark/>
          </w:tcPr>
          <w:p w14:paraId="73DFF797" w14:textId="77777777" w:rsidR="00CD3E65" w:rsidRPr="00737C0C" w:rsidRDefault="00CD3E65" w:rsidP="00CD3E65">
            <w:pPr>
              <w:jc w:val="center"/>
              <w:rPr>
                <w:rFonts w:ascii="Arial" w:hAnsi="Arial" w:cs="Arial"/>
                <w:color w:val="000000"/>
                <w:sz w:val="20"/>
                <w:szCs w:val="20"/>
              </w:rPr>
            </w:pPr>
            <w:r w:rsidRPr="00737C0C">
              <w:rPr>
                <w:rFonts w:ascii="Arial" w:hAnsi="Arial" w:cs="Arial"/>
                <w:color w:val="000000"/>
                <w:sz w:val="20"/>
                <w:szCs w:val="20"/>
              </w:rPr>
              <w:t>0.64</w:t>
            </w:r>
          </w:p>
        </w:tc>
        <w:tc>
          <w:tcPr>
            <w:tcW w:w="1539" w:type="dxa"/>
            <w:shd w:val="clear" w:color="auto" w:fill="auto"/>
            <w:vAlign w:val="center"/>
            <w:hideMark/>
          </w:tcPr>
          <w:p w14:paraId="722A60B3" w14:textId="77777777" w:rsidR="00CD3E65" w:rsidRPr="00737C0C" w:rsidRDefault="00CD3E65" w:rsidP="00CD3E65">
            <w:pPr>
              <w:jc w:val="center"/>
              <w:rPr>
                <w:rFonts w:ascii="Arial" w:hAnsi="Arial" w:cs="Arial"/>
                <w:color w:val="000000"/>
                <w:sz w:val="20"/>
                <w:szCs w:val="20"/>
              </w:rPr>
            </w:pPr>
            <w:r w:rsidRPr="00737C0C">
              <w:rPr>
                <w:rFonts w:ascii="Arial" w:hAnsi="Arial" w:cs="Arial"/>
                <w:color w:val="000000"/>
                <w:sz w:val="20"/>
                <w:szCs w:val="20"/>
              </w:rPr>
              <w:t>6</w:t>
            </w:r>
          </w:p>
        </w:tc>
        <w:tc>
          <w:tcPr>
            <w:tcW w:w="1080" w:type="dxa"/>
            <w:shd w:val="clear" w:color="auto" w:fill="auto"/>
            <w:vAlign w:val="center"/>
            <w:hideMark/>
          </w:tcPr>
          <w:p w14:paraId="5ECCB52D" w14:textId="77777777" w:rsidR="00CD3E65" w:rsidRPr="00737C0C" w:rsidRDefault="00CD3E65" w:rsidP="00CD3E65">
            <w:pPr>
              <w:jc w:val="center"/>
              <w:rPr>
                <w:rFonts w:ascii="Arial" w:hAnsi="Arial" w:cs="Arial"/>
                <w:color w:val="000000"/>
                <w:sz w:val="20"/>
                <w:szCs w:val="20"/>
              </w:rPr>
            </w:pPr>
            <w:r w:rsidRPr="00737C0C">
              <w:rPr>
                <w:rFonts w:ascii="Arial" w:hAnsi="Arial" w:cs="Arial"/>
                <w:color w:val="000000"/>
                <w:sz w:val="20"/>
                <w:szCs w:val="20"/>
              </w:rPr>
              <w:t>0.00</w:t>
            </w:r>
          </w:p>
        </w:tc>
        <w:tc>
          <w:tcPr>
            <w:tcW w:w="960" w:type="dxa"/>
            <w:shd w:val="clear" w:color="auto" w:fill="auto"/>
            <w:vAlign w:val="center"/>
            <w:hideMark/>
          </w:tcPr>
          <w:p w14:paraId="6E4F6CD1" w14:textId="77777777" w:rsidR="00CD3E65" w:rsidRPr="00737C0C" w:rsidRDefault="00CD3E65" w:rsidP="00CD3E65">
            <w:pPr>
              <w:jc w:val="center"/>
              <w:rPr>
                <w:rFonts w:ascii="Arial" w:hAnsi="Arial" w:cs="Arial"/>
                <w:color w:val="000000"/>
                <w:sz w:val="20"/>
                <w:szCs w:val="20"/>
              </w:rPr>
            </w:pPr>
            <w:r w:rsidRPr="00737C0C">
              <w:rPr>
                <w:rFonts w:ascii="Arial" w:hAnsi="Arial" w:cs="Arial"/>
                <w:color w:val="000000"/>
                <w:sz w:val="20"/>
                <w:szCs w:val="20"/>
              </w:rPr>
              <w:t>0.90</w:t>
            </w:r>
          </w:p>
        </w:tc>
        <w:tc>
          <w:tcPr>
            <w:tcW w:w="1695" w:type="dxa"/>
            <w:shd w:val="clear" w:color="auto" w:fill="auto"/>
            <w:vAlign w:val="bottom"/>
            <w:hideMark/>
          </w:tcPr>
          <w:p w14:paraId="780E7639" w14:textId="1602DBDF" w:rsidR="00CD3E65" w:rsidRPr="00737C0C" w:rsidRDefault="00737C0C" w:rsidP="00CD3E65">
            <w:pPr>
              <w:rPr>
                <w:rFonts w:ascii="Arial" w:hAnsi="Arial" w:cs="Arial"/>
                <w:color w:val="000000"/>
                <w:sz w:val="20"/>
                <w:szCs w:val="20"/>
              </w:rPr>
            </w:pPr>
            <w:r w:rsidRPr="00737C0C">
              <w:rPr>
                <w:rFonts w:ascii="Arial" w:hAnsi="Arial" w:cs="Arial"/>
                <w:color w:val="000000"/>
                <w:sz w:val="20"/>
                <w:szCs w:val="20"/>
              </w:rPr>
              <w:t>Overhanging</w:t>
            </w:r>
          </w:p>
        </w:tc>
        <w:tc>
          <w:tcPr>
            <w:tcW w:w="1185" w:type="dxa"/>
            <w:shd w:val="clear" w:color="auto" w:fill="auto"/>
            <w:vAlign w:val="bottom"/>
            <w:hideMark/>
          </w:tcPr>
          <w:p w14:paraId="5DDA62EA" w14:textId="603EE8E3" w:rsidR="00CD3E65" w:rsidRPr="00737C0C" w:rsidRDefault="00737C0C" w:rsidP="00260590">
            <w:pPr>
              <w:rPr>
                <w:rFonts w:ascii="Arial" w:hAnsi="Arial" w:cs="Arial"/>
                <w:color w:val="000000"/>
                <w:sz w:val="20"/>
                <w:szCs w:val="20"/>
              </w:rPr>
            </w:pPr>
            <w:r w:rsidRPr="00737C0C">
              <w:rPr>
                <w:rFonts w:ascii="Arial" w:hAnsi="Arial" w:cs="Arial"/>
                <w:color w:val="000000"/>
                <w:sz w:val="20"/>
                <w:szCs w:val="20"/>
              </w:rPr>
              <w:t>N</w:t>
            </w:r>
            <w:r w:rsidR="00260590">
              <w:rPr>
                <w:rFonts w:ascii="Arial" w:hAnsi="Arial" w:cs="Arial"/>
                <w:color w:val="000000"/>
                <w:sz w:val="20"/>
                <w:szCs w:val="20"/>
              </w:rPr>
              <w:t>/A</w:t>
            </w:r>
          </w:p>
        </w:tc>
        <w:tc>
          <w:tcPr>
            <w:tcW w:w="960" w:type="dxa"/>
            <w:shd w:val="clear" w:color="auto" w:fill="auto"/>
            <w:vAlign w:val="bottom"/>
            <w:hideMark/>
          </w:tcPr>
          <w:p w14:paraId="1E118EBD" w14:textId="7EB61D88" w:rsidR="00CD3E65" w:rsidRPr="00737C0C" w:rsidRDefault="00737C0C" w:rsidP="00CD3E65">
            <w:pPr>
              <w:rPr>
                <w:rFonts w:ascii="Arial" w:hAnsi="Arial" w:cs="Arial"/>
                <w:color w:val="000000"/>
                <w:sz w:val="20"/>
                <w:szCs w:val="20"/>
              </w:rPr>
            </w:pPr>
            <w:r w:rsidRPr="00737C0C">
              <w:rPr>
                <w:rFonts w:ascii="Arial" w:hAnsi="Arial" w:cs="Arial"/>
                <w:color w:val="000000"/>
                <w:sz w:val="20"/>
                <w:szCs w:val="20"/>
              </w:rPr>
              <w:t>Low</w:t>
            </w:r>
          </w:p>
        </w:tc>
      </w:tr>
      <w:tr w:rsidR="00737C0C" w:rsidRPr="00737C0C" w14:paraId="51A4EA8F" w14:textId="77777777" w:rsidTr="00737C0C">
        <w:trPr>
          <w:trHeight w:val="300"/>
          <w:jc w:val="center"/>
        </w:trPr>
        <w:tc>
          <w:tcPr>
            <w:tcW w:w="1306" w:type="dxa"/>
            <w:gridSpan w:val="2"/>
            <w:vMerge/>
            <w:vAlign w:val="center"/>
            <w:hideMark/>
          </w:tcPr>
          <w:p w14:paraId="17DFA9D3" w14:textId="77777777" w:rsidR="00CD3E65" w:rsidRPr="00737C0C" w:rsidRDefault="00CD3E65" w:rsidP="00CD3E65">
            <w:pPr>
              <w:rPr>
                <w:rFonts w:ascii="Arial" w:hAnsi="Arial" w:cs="Arial"/>
                <w:color w:val="000000"/>
                <w:sz w:val="20"/>
                <w:szCs w:val="20"/>
              </w:rPr>
            </w:pPr>
          </w:p>
        </w:tc>
        <w:tc>
          <w:tcPr>
            <w:tcW w:w="1120" w:type="dxa"/>
            <w:gridSpan w:val="2"/>
            <w:shd w:val="clear" w:color="auto" w:fill="auto"/>
            <w:vAlign w:val="center"/>
            <w:hideMark/>
          </w:tcPr>
          <w:p w14:paraId="7A82B69A" w14:textId="77777777" w:rsidR="00CD3E65" w:rsidRPr="00737C0C" w:rsidRDefault="00CD3E65" w:rsidP="00CD3E65">
            <w:pPr>
              <w:jc w:val="center"/>
              <w:rPr>
                <w:rFonts w:ascii="Arial" w:hAnsi="Arial" w:cs="Arial"/>
                <w:color w:val="000000"/>
                <w:sz w:val="20"/>
                <w:szCs w:val="20"/>
              </w:rPr>
            </w:pPr>
            <w:r w:rsidRPr="00737C0C">
              <w:rPr>
                <w:rFonts w:ascii="Arial" w:hAnsi="Arial" w:cs="Arial"/>
                <w:color w:val="000000"/>
                <w:sz w:val="20"/>
                <w:szCs w:val="20"/>
              </w:rPr>
              <w:t>0.41</w:t>
            </w:r>
          </w:p>
        </w:tc>
        <w:tc>
          <w:tcPr>
            <w:tcW w:w="1539" w:type="dxa"/>
            <w:shd w:val="clear" w:color="auto" w:fill="auto"/>
            <w:vAlign w:val="center"/>
            <w:hideMark/>
          </w:tcPr>
          <w:p w14:paraId="03A41F92" w14:textId="77777777" w:rsidR="00CD3E65" w:rsidRPr="00737C0C" w:rsidRDefault="00CD3E65" w:rsidP="00CD3E65">
            <w:pPr>
              <w:jc w:val="center"/>
              <w:rPr>
                <w:rFonts w:ascii="Arial" w:hAnsi="Arial" w:cs="Arial"/>
                <w:color w:val="000000"/>
                <w:sz w:val="20"/>
                <w:szCs w:val="20"/>
              </w:rPr>
            </w:pPr>
            <w:r w:rsidRPr="00737C0C">
              <w:rPr>
                <w:rFonts w:ascii="Arial" w:hAnsi="Arial" w:cs="Arial"/>
                <w:color w:val="000000"/>
                <w:sz w:val="20"/>
                <w:szCs w:val="20"/>
              </w:rPr>
              <w:t>14</w:t>
            </w:r>
          </w:p>
        </w:tc>
        <w:tc>
          <w:tcPr>
            <w:tcW w:w="1080" w:type="dxa"/>
            <w:shd w:val="clear" w:color="auto" w:fill="auto"/>
            <w:vAlign w:val="center"/>
            <w:hideMark/>
          </w:tcPr>
          <w:p w14:paraId="4A5BCDA0" w14:textId="77777777" w:rsidR="00CD3E65" w:rsidRPr="00737C0C" w:rsidRDefault="00CD3E65" w:rsidP="00CD3E65">
            <w:pPr>
              <w:jc w:val="center"/>
              <w:rPr>
                <w:rFonts w:ascii="Arial" w:hAnsi="Arial" w:cs="Arial"/>
                <w:color w:val="000000"/>
                <w:sz w:val="20"/>
                <w:szCs w:val="20"/>
              </w:rPr>
            </w:pPr>
            <w:r w:rsidRPr="00737C0C">
              <w:rPr>
                <w:rFonts w:ascii="Arial" w:hAnsi="Arial" w:cs="Arial"/>
                <w:color w:val="000000"/>
                <w:sz w:val="20"/>
                <w:szCs w:val="20"/>
              </w:rPr>
              <w:t>2.50</w:t>
            </w:r>
          </w:p>
        </w:tc>
        <w:tc>
          <w:tcPr>
            <w:tcW w:w="960" w:type="dxa"/>
            <w:shd w:val="clear" w:color="auto" w:fill="auto"/>
            <w:vAlign w:val="center"/>
            <w:hideMark/>
          </w:tcPr>
          <w:p w14:paraId="3EEC45B2" w14:textId="77777777" w:rsidR="00CD3E65" w:rsidRPr="00737C0C" w:rsidRDefault="00CD3E65" w:rsidP="00CD3E65">
            <w:pPr>
              <w:jc w:val="center"/>
              <w:rPr>
                <w:rFonts w:ascii="Arial" w:hAnsi="Arial" w:cs="Arial"/>
                <w:color w:val="000000"/>
                <w:sz w:val="20"/>
                <w:szCs w:val="20"/>
              </w:rPr>
            </w:pPr>
            <w:r w:rsidRPr="00737C0C">
              <w:rPr>
                <w:rFonts w:ascii="Arial" w:hAnsi="Arial" w:cs="Arial"/>
                <w:color w:val="000000"/>
                <w:sz w:val="20"/>
                <w:szCs w:val="20"/>
              </w:rPr>
              <w:t>1.34</w:t>
            </w:r>
          </w:p>
        </w:tc>
        <w:tc>
          <w:tcPr>
            <w:tcW w:w="1695" w:type="dxa"/>
            <w:shd w:val="clear" w:color="auto" w:fill="auto"/>
            <w:vAlign w:val="bottom"/>
            <w:hideMark/>
          </w:tcPr>
          <w:p w14:paraId="093A9DF3" w14:textId="7D53ECD9" w:rsidR="00CD3E65" w:rsidRPr="00737C0C" w:rsidRDefault="00737C0C" w:rsidP="00CD3E65">
            <w:pPr>
              <w:rPr>
                <w:rFonts w:ascii="Arial" w:hAnsi="Arial" w:cs="Arial"/>
                <w:color w:val="000000"/>
                <w:sz w:val="20"/>
                <w:szCs w:val="20"/>
              </w:rPr>
            </w:pPr>
            <w:r w:rsidRPr="00737C0C">
              <w:rPr>
                <w:rFonts w:ascii="Arial" w:hAnsi="Arial" w:cs="Arial"/>
                <w:color w:val="000000"/>
                <w:sz w:val="20"/>
                <w:szCs w:val="20"/>
              </w:rPr>
              <w:t>Overhanging</w:t>
            </w:r>
          </w:p>
        </w:tc>
        <w:tc>
          <w:tcPr>
            <w:tcW w:w="1185" w:type="dxa"/>
            <w:shd w:val="clear" w:color="auto" w:fill="auto"/>
            <w:vAlign w:val="bottom"/>
            <w:hideMark/>
          </w:tcPr>
          <w:p w14:paraId="28CA366A" w14:textId="2D1F6050" w:rsidR="00CD3E65" w:rsidRPr="00737C0C" w:rsidRDefault="00737C0C" w:rsidP="00CD3E65">
            <w:pPr>
              <w:rPr>
                <w:rFonts w:ascii="Arial" w:hAnsi="Arial" w:cs="Arial"/>
                <w:color w:val="000000"/>
                <w:sz w:val="20"/>
                <w:szCs w:val="20"/>
              </w:rPr>
            </w:pPr>
            <w:r w:rsidRPr="00737C0C">
              <w:rPr>
                <w:rFonts w:ascii="Arial" w:hAnsi="Arial" w:cs="Arial"/>
                <w:color w:val="000000"/>
                <w:sz w:val="20"/>
                <w:szCs w:val="20"/>
              </w:rPr>
              <w:t>Rock</w:t>
            </w:r>
          </w:p>
        </w:tc>
        <w:tc>
          <w:tcPr>
            <w:tcW w:w="960" w:type="dxa"/>
            <w:shd w:val="clear" w:color="auto" w:fill="auto"/>
            <w:vAlign w:val="bottom"/>
            <w:hideMark/>
          </w:tcPr>
          <w:p w14:paraId="709650C1" w14:textId="587904BD" w:rsidR="00CD3E65" w:rsidRPr="00737C0C" w:rsidRDefault="00737C0C" w:rsidP="00CD3E65">
            <w:pPr>
              <w:rPr>
                <w:rFonts w:ascii="Arial" w:hAnsi="Arial" w:cs="Arial"/>
                <w:color w:val="000000"/>
                <w:sz w:val="20"/>
                <w:szCs w:val="20"/>
              </w:rPr>
            </w:pPr>
            <w:r w:rsidRPr="00737C0C">
              <w:rPr>
                <w:rFonts w:ascii="Arial" w:hAnsi="Arial" w:cs="Arial"/>
                <w:color w:val="000000"/>
                <w:sz w:val="20"/>
                <w:szCs w:val="20"/>
              </w:rPr>
              <w:t>Low</w:t>
            </w:r>
          </w:p>
        </w:tc>
      </w:tr>
      <w:tr w:rsidR="00737C0C" w:rsidRPr="00737C0C" w14:paraId="34A29676" w14:textId="77777777" w:rsidTr="00737C0C">
        <w:trPr>
          <w:trHeight w:val="300"/>
          <w:jc w:val="center"/>
        </w:trPr>
        <w:tc>
          <w:tcPr>
            <w:tcW w:w="1306" w:type="dxa"/>
            <w:gridSpan w:val="2"/>
            <w:vMerge/>
            <w:vAlign w:val="center"/>
            <w:hideMark/>
          </w:tcPr>
          <w:p w14:paraId="3EC73FC0" w14:textId="77777777" w:rsidR="00CD3E65" w:rsidRPr="00737C0C" w:rsidRDefault="00CD3E65" w:rsidP="00CD3E65">
            <w:pPr>
              <w:rPr>
                <w:rFonts w:ascii="Arial" w:hAnsi="Arial" w:cs="Arial"/>
                <w:color w:val="000000"/>
                <w:sz w:val="20"/>
                <w:szCs w:val="20"/>
              </w:rPr>
            </w:pPr>
          </w:p>
        </w:tc>
        <w:tc>
          <w:tcPr>
            <w:tcW w:w="1120" w:type="dxa"/>
            <w:gridSpan w:val="2"/>
            <w:shd w:val="clear" w:color="auto" w:fill="auto"/>
            <w:vAlign w:val="center"/>
            <w:hideMark/>
          </w:tcPr>
          <w:p w14:paraId="7CE56D62" w14:textId="77777777" w:rsidR="00CD3E65" w:rsidRPr="00737C0C" w:rsidRDefault="00CD3E65" w:rsidP="00CD3E65">
            <w:pPr>
              <w:jc w:val="center"/>
              <w:rPr>
                <w:rFonts w:ascii="Arial" w:hAnsi="Arial" w:cs="Arial"/>
                <w:color w:val="000000"/>
                <w:sz w:val="20"/>
                <w:szCs w:val="20"/>
              </w:rPr>
            </w:pPr>
            <w:r w:rsidRPr="00737C0C">
              <w:rPr>
                <w:rFonts w:ascii="Arial" w:hAnsi="Arial" w:cs="Arial"/>
                <w:color w:val="000000"/>
                <w:sz w:val="20"/>
                <w:szCs w:val="20"/>
              </w:rPr>
              <w:t>0.22</w:t>
            </w:r>
          </w:p>
        </w:tc>
        <w:tc>
          <w:tcPr>
            <w:tcW w:w="1539" w:type="dxa"/>
            <w:shd w:val="clear" w:color="auto" w:fill="auto"/>
            <w:vAlign w:val="center"/>
            <w:hideMark/>
          </w:tcPr>
          <w:p w14:paraId="08A23121" w14:textId="77777777" w:rsidR="00CD3E65" w:rsidRPr="00737C0C" w:rsidRDefault="00CD3E65" w:rsidP="00CD3E65">
            <w:pPr>
              <w:jc w:val="center"/>
              <w:rPr>
                <w:rFonts w:ascii="Arial" w:hAnsi="Arial" w:cs="Arial"/>
                <w:color w:val="000000"/>
                <w:sz w:val="20"/>
                <w:szCs w:val="20"/>
              </w:rPr>
            </w:pPr>
            <w:r w:rsidRPr="00737C0C">
              <w:rPr>
                <w:rFonts w:ascii="Arial" w:hAnsi="Arial" w:cs="Arial"/>
                <w:color w:val="000000"/>
                <w:sz w:val="20"/>
                <w:szCs w:val="20"/>
              </w:rPr>
              <w:t>4</w:t>
            </w:r>
          </w:p>
        </w:tc>
        <w:tc>
          <w:tcPr>
            <w:tcW w:w="1080" w:type="dxa"/>
            <w:shd w:val="clear" w:color="auto" w:fill="auto"/>
            <w:vAlign w:val="center"/>
            <w:hideMark/>
          </w:tcPr>
          <w:p w14:paraId="51438173" w14:textId="77777777" w:rsidR="00CD3E65" w:rsidRPr="00737C0C" w:rsidRDefault="00CD3E65" w:rsidP="00CD3E65">
            <w:pPr>
              <w:jc w:val="center"/>
              <w:rPr>
                <w:rFonts w:ascii="Arial" w:hAnsi="Arial" w:cs="Arial"/>
                <w:color w:val="000000"/>
                <w:sz w:val="20"/>
                <w:szCs w:val="20"/>
              </w:rPr>
            </w:pPr>
            <w:r w:rsidRPr="00737C0C">
              <w:rPr>
                <w:rFonts w:ascii="Arial" w:hAnsi="Arial" w:cs="Arial"/>
                <w:color w:val="000000"/>
                <w:sz w:val="20"/>
                <w:szCs w:val="20"/>
              </w:rPr>
              <w:t>5.00</w:t>
            </w:r>
          </w:p>
        </w:tc>
        <w:tc>
          <w:tcPr>
            <w:tcW w:w="960" w:type="dxa"/>
            <w:shd w:val="clear" w:color="auto" w:fill="auto"/>
            <w:vAlign w:val="center"/>
            <w:hideMark/>
          </w:tcPr>
          <w:p w14:paraId="25C9F70A" w14:textId="77777777" w:rsidR="00CD3E65" w:rsidRPr="00737C0C" w:rsidRDefault="00CD3E65" w:rsidP="00CD3E65">
            <w:pPr>
              <w:jc w:val="center"/>
              <w:rPr>
                <w:rFonts w:ascii="Arial" w:hAnsi="Arial" w:cs="Arial"/>
                <w:color w:val="000000"/>
                <w:sz w:val="20"/>
                <w:szCs w:val="20"/>
              </w:rPr>
            </w:pPr>
            <w:r w:rsidRPr="00737C0C">
              <w:rPr>
                <w:rFonts w:ascii="Arial" w:hAnsi="Arial" w:cs="Arial"/>
                <w:color w:val="000000"/>
                <w:sz w:val="20"/>
                <w:szCs w:val="20"/>
              </w:rPr>
              <w:t>1.60</w:t>
            </w:r>
          </w:p>
        </w:tc>
        <w:tc>
          <w:tcPr>
            <w:tcW w:w="1695" w:type="dxa"/>
            <w:shd w:val="clear" w:color="auto" w:fill="auto"/>
            <w:vAlign w:val="bottom"/>
            <w:hideMark/>
          </w:tcPr>
          <w:p w14:paraId="50170170" w14:textId="24ABBAE8" w:rsidR="00CD3E65" w:rsidRPr="00737C0C" w:rsidRDefault="00737C0C" w:rsidP="00260590">
            <w:pPr>
              <w:rPr>
                <w:rFonts w:ascii="Arial" w:hAnsi="Arial" w:cs="Arial"/>
                <w:color w:val="000000"/>
                <w:sz w:val="20"/>
                <w:szCs w:val="20"/>
              </w:rPr>
            </w:pPr>
            <w:r w:rsidRPr="00737C0C">
              <w:rPr>
                <w:rFonts w:ascii="Arial" w:hAnsi="Arial" w:cs="Arial"/>
                <w:color w:val="000000"/>
                <w:sz w:val="20"/>
                <w:szCs w:val="20"/>
              </w:rPr>
              <w:t>N</w:t>
            </w:r>
            <w:r w:rsidR="00260590">
              <w:rPr>
                <w:rFonts w:ascii="Arial" w:hAnsi="Arial" w:cs="Arial"/>
                <w:color w:val="000000"/>
                <w:sz w:val="20"/>
                <w:szCs w:val="20"/>
              </w:rPr>
              <w:t>/A</w:t>
            </w:r>
          </w:p>
        </w:tc>
        <w:tc>
          <w:tcPr>
            <w:tcW w:w="1185" w:type="dxa"/>
            <w:shd w:val="clear" w:color="auto" w:fill="auto"/>
            <w:vAlign w:val="bottom"/>
            <w:hideMark/>
          </w:tcPr>
          <w:p w14:paraId="1D9F187B" w14:textId="0F319CCC" w:rsidR="00CD3E65" w:rsidRPr="00737C0C" w:rsidRDefault="00737C0C" w:rsidP="00260590">
            <w:pPr>
              <w:rPr>
                <w:rFonts w:ascii="Arial" w:hAnsi="Arial" w:cs="Arial"/>
                <w:color w:val="000000"/>
                <w:sz w:val="20"/>
                <w:szCs w:val="20"/>
              </w:rPr>
            </w:pPr>
            <w:r w:rsidRPr="00737C0C">
              <w:rPr>
                <w:rFonts w:ascii="Arial" w:hAnsi="Arial" w:cs="Arial"/>
                <w:color w:val="000000"/>
                <w:sz w:val="20"/>
                <w:szCs w:val="20"/>
              </w:rPr>
              <w:t>N</w:t>
            </w:r>
            <w:r w:rsidR="00260590">
              <w:rPr>
                <w:rFonts w:ascii="Arial" w:hAnsi="Arial" w:cs="Arial"/>
                <w:color w:val="000000"/>
                <w:sz w:val="20"/>
                <w:szCs w:val="20"/>
              </w:rPr>
              <w:t>/A</w:t>
            </w:r>
          </w:p>
        </w:tc>
        <w:tc>
          <w:tcPr>
            <w:tcW w:w="960" w:type="dxa"/>
            <w:shd w:val="clear" w:color="auto" w:fill="auto"/>
            <w:vAlign w:val="bottom"/>
            <w:hideMark/>
          </w:tcPr>
          <w:p w14:paraId="7B7AE4A5" w14:textId="5ECF3607" w:rsidR="00CD3E65" w:rsidRPr="00737C0C" w:rsidRDefault="00737C0C" w:rsidP="00CD3E65">
            <w:pPr>
              <w:rPr>
                <w:rFonts w:ascii="Arial" w:hAnsi="Arial" w:cs="Arial"/>
                <w:color w:val="000000"/>
                <w:sz w:val="20"/>
                <w:szCs w:val="20"/>
              </w:rPr>
            </w:pPr>
            <w:r w:rsidRPr="00737C0C">
              <w:rPr>
                <w:rFonts w:ascii="Arial" w:hAnsi="Arial" w:cs="Arial"/>
                <w:color w:val="000000"/>
                <w:sz w:val="20"/>
                <w:szCs w:val="20"/>
              </w:rPr>
              <w:t>N</w:t>
            </w:r>
            <w:r>
              <w:rPr>
                <w:rFonts w:ascii="Arial" w:hAnsi="Arial" w:cs="Arial"/>
                <w:color w:val="000000"/>
                <w:sz w:val="20"/>
                <w:szCs w:val="20"/>
              </w:rPr>
              <w:t>/A</w:t>
            </w:r>
          </w:p>
        </w:tc>
      </w:tr>
      <w:tr w:rsidR="00737C0C" w:rsidRPr="00737C0C" w14:paraId="66885D83" w14:textId="77777777" w:rsidTr="00737C0C">
        <w:trPr>
          <w:trHeight w:val="300"/>
          <w:jc w:val="center"/>
        </w:trPr>
        <w:tc>
          <w:tcPr>
            <w:tcW w:w="1306" w:type="dxa"/>
            <w:gridSpan w:val="2"/>
            <w:vMerge/>
            <w:vAlign w:val="center"/>
            <w:hideMark/>
          </w:tcPr>
          <w:p w14:paraId="5C7304C2" w14:textId="77777777" w:rsidR="00CD3E65" w:rsidRPr="00737C0C" w:rsidRDefault="00CD3E65" w:rsidP="00CD3E65">
            <w:pPr>
              <w:rPr>
                <w:rFonts w:ascii="Arial" w:hAnsi="Arial" w:cs="Arial"/>
                <w:color w:val="000000"/>
                <w:sz w:val="20"/>
                <w:szCs w:val="20"/>
              </w:rPr>
            </w:pPr>
          </w:p>
        </w:tc>
        <w:tc>
          <w:tcPr>
            <w:tcW w:w="1120" w:type="dxa"/>
            <w:gridSpan w:val="2"/>
            <w:shd w:val="clear" w:color="auto" w:fill="auto"/>
            <w:vAlign w:val="center"/>
            <w:hideMark/>
          </w:tcPr>
          <w:p w14:paraId="438A62CA" w14:textId="77777777" w:rsidR="00CD3E65" w:rsidRPr="00737C0C" w:rsidRDefault="00CD3E65" w:rsidP="00CD3E65">
            <w:pPr>
              <w:jc w:val="center"/>
              <w:rPr>
                <w:rFonts w:ascii="Arial" w:hAnsi="Arial" w:cs="Arial"/>
                <w:color w:val="000000"/>
                <w:sz w:val="20"/>
                <w:szCs w:val="20"/>
              </w:rPr>
            </w:pPr>
            <w:r w:rsidRPr="00737C0C">
              <w:rPr>
                <w:rFonts w:ascii="Arial" w:hAnsi="Arial" w:cs="Arial"/>
                <w:color w:val="000000"/>
                <w:sz w:val="20"/>
                <w:szCs w:val="20"/>
              </w:rPr>
              <w:t>0.04</w:t>
            </w:r>
          </w:p>
        </w:tc>
        <w:tc>
          <w:tcPr>
            <w:tcW w:w="1539" w:type="dxa"/>
            <w:shd w:val="clear" w:color="auto" w:fill="auto"/>
            <w:vAlign w:val="center"/>
            <w:hideMark/>
          </w:tcPr>
          <w:p w14:paraId="2EFCB0D5" w14:textId="77777777" w:rsidR="00CD3E65" w:rsidRPr="00737C0C" w:rsidRDefault="00CD3E65" w:rsidP="00CD3E65">
            <w:pPr>
              <w:jc w:val="center"/>
              <w:rPr>
                <w:rFonts w:ascii="Arial" w:hAnsi="Arial" w:cs="Arial"/>
                <w:color w:val="000000"/>
                <w:sz w:val="20"/>
                <w:szCs w:val="20"/>
              </w:rPr>
            </w:pPr>
            <w:r w:rsidRPr="00737C0C">
              <w:rPr>
                <w:rFonts w:ascii="Arial" w:hAnsi="Arial" w:cs="Arial"/>
                <w:color w:val="000000"/>
                <w:sz w:val="20"/>
                <w:szCs w:val="20"/>
              </w:rPr>
              <w:t>20</w:t>
            </w:r>
          </w:p>
        </w:tc>
        <w:tc>
          <w:tcPr>
            <w:tcW w:w="1080" w:type="dxa"/>
            <w:shd w:val="clear" w:color="auto" w:fill="auto"/>
            <w:vAlign w:val="center"/>
            <w:hideMark/>
          </w:tcPr>
          <w:p w14:paraId="2F189FDD" w14:textId="77777777" w:rsidR="00CD3E65" w:rsidRPr="00737C0C" w:rsidRDefault="00CD3E65" w:rsidP="00CD3E65">
            <w:pPr>
              <w:jc w:val="center"/>
              <w:rPr>
                <w:rFonts w:ascii="Arial" w:hAnsi="Arial" w:cs="Arial"/>
                <w:color w:val="000000"/>
                <w:sz w:val="20"/>
                <w:szCs w:val="20"/>
              </w:rPr>
            </w:pPr>
            <w:r w:rsidRPr="00737C0C">
              <w:rPr>
                <w:rFonts w:ascii="Arial" w:hAnsi="Arial" w:cs="Arial"/>
                <w:color w:val="000000"/>
                <w:sz w:val="20"/>
                <w:szCs w:val="20"/>
              </w:rPr>
              <w:t>3.25</w:t>
            </w:r>
          </w:p>
        </w:tc>
        <w:tc>
          <w:tcPr>
            <w:tcW w:w="960" w:type="dxa"/>
            <w:shd w:val="clear" w:color="auto" w:fill="auto"/>
            <w:vAlign w:val="center"/>
            <w:hideMark/>
          </w:tcPr>
          <w:p w14:paraId="5EB9BBDF" w14:textId="77777777" w:rsidR="00CD3E65" w:rsidRPr="00737C0C" w:rsidRDefault="00CD3E65" w:rsidP="00CD3E65">
            <w:pPr>
              <w:jc w:val="center"/>
              <w:rPr>
                <w:rFonts w:ascii="Arial" w:hAnsi="Arial" w:cs="Arial"/>
                <w:color w:val="000000"/>
                <w:sz w:val="20"/>
                <w:szCs w:val="20"/>
              </w:rPr>
            </w:pPr>
            <w:r w:rsidRPr="00737C0C">
              <w:rPr>
                <w:rFonts w:ascii="Arial" w:hAnsi="Arial" w:cs="Arial"/>
                <w:color w:val="000000"/>
                <w:sz w:val="20"/>
                <w:szCs w:val="20"/>
              </w:rPr>
              <w:t>2.03</w:t>
            </w:r>
          </w:p>
        </w:tc>
        <w:tc>
          <w:tcPr>
            <w:tcW w:w="1695" w:type="dxa"/>
            <w:shd w:val="clear" w:color="auto" w:fill="auto"/>
            <w:vAlign w:val="bottom"/>
            <w:hideMark/>
          </w:tcPr>
          <w:p w14:paraId="16694B02" w14:textId="3853D25F" w:rsidR="00CD3E65" w:rsidRPr="00737C0C" w:rsidRDefault="00737C0C" w:rsidP="00CD3E65">
            <w:pPr>
              <w:rPr>
                <w:rFonts w:ascii="Arial" w:hAnsi="Arial" w:cs="Arial"/>
                <w:color w:val="000000"/>
                <w:sz w:val="20"/>
                <w:szCs w:val="20"/>
              </w:rPr>
            </w:pPr>
            <w:r w:rsidRPr="00737C0C">
              <w:rPr>
                <w:rFonts w:ascii="Arial" w:hAnsi="Arial" w:cs="Arial"/>
                <w:color w:val="000000"/>
                <w:sz w:val="20"/>
                <w:szCs w:val="20"/>
              </w:rPr>
              <w:t>Overhanging</w:t>
            </w:r>
          </w:p>
        </w:tc>
        <w:tc>
          <w:tcPr>
            <w:tcW w:w="1185" w:type="dxa"/>
            <w:shd w:val="clear" w:color="auto" w:fill="auto"/>
            <w:vAlign w:val="bottom"/>
            <w:hideMark/>
          </w:tcPr>
          <w:p w14:paraId="606F3BE7" w14:textId="41E15BF2" w:rsidR="00CD3E65" w:rsidRPr="00737C0C" w:rsidRDefault="00737C0C" w:rsidP="00CD3E65">
            <w:pPr>
              <w:rPr>
                <w:rFonts w:ascii="Arial" w:hAnsi="Arial" w:cs="Arial"/>
                <w:color w:val="000000"/>
                <w:sz w:val="20"/>
                <w:szCs w:val="20"/>
              </w:rPr>
            </w:pPr>
            <w:r w:rsidRPr="00737C0C">
              <w:rPr>
                <w:rFonts w:ascii="Arial" w:hAnsi="Arial" w:cs="Arial"/>
                <w:color w:val="000000"/>
                <w:sz w:val="20"/>
                <w:szCs w:val="20"/>
              </w:rPr>
              <w:t>Rock</w:t>
            </w:r>
          </w:p>
        </w:tc>
        <w:tc>
          <w:tcPr>
            <w:tcW w:w="960" w:type="dxa"/>
            <w:shd w:val="clear" w:color="auto" w:fill="auto"/>
            <w:vAlign w:val="bottom"/>
            <w:hideMark/>
          </w:tcPr>
          <w:p w14:paraId="265A0541" w14:textId="46F89F12" w:rsidR="00CD3E65" w:rsidRPr="00737C0C" w:rsidRDefault="00737C0C" w:rsidP="00CD3E65">
            <w:pPr>
              <w:rPr>
                <w:rFonts w:ascii="Arial" w:hAnsi="Arial" w:cs="Arial"/>
                <w:color w:val="000000"/>
                <w:sz w:val="20"/>
                <w:szCs w:val="20"/>
              </w:rPr>
            </w:pPr>
            <w:r w:rsidRPr="00737C0C">
              <w:rPr>
                <w:rFonts w:ascii="Arial" w:hAnsi="Arial" w:cs="Arial"/>
                <w:color w:val="000000"/>
                <w:sz w:val="20"/>
                <w:szCs w:val="20"/>
              </w:rPr>
              <w:t>Medium</w:t>
            </w:r>
          </w:p>
        </w:tc>
      </w:tr>
      <w:tr w:rsidR="00737C0C" w:rsidRPr="00737C0C" w14:paraId="715F97E7" w14:textId="77777777" w:rsidTr="00737C0C">
        <w:trPr>
          <w:trHeight w:val="300"/>
          <w:jc w:val="center"/>
        </w:trPr>
        <w:tc>
          <w:tcPr>
            <w:tcW w:w="1306" w:type="dxa"/>
            <w:gridSpan w:val="2"/>
            <w:vMerge/>
            <w:vAlign w:val="center"/>
            <w:hideMark/>
          </w:tcPr>
          <w:p w14:paraId="18784EB2" w14:textId="77777777" w:rsidR="00CD3E65" w:rsidRPr="00737C0C" w:rsidRDefault="00CD3E65" w:rsidP="00CD3E65">
            <w:pPr>
              <w:rPr>
                <w:rFonts w:ascii="Arial" w:hAnsi="Arial" w:cs="Arial"/>
                <w:color w:val="000000"/>
                <w:sz w:val="20"/>
                <w:szCs w:val="20"/>
              </w:rPr>
            </w:pPr>
          </w:p>
        </w:tc>
        <w:tc>
          <w:tcPr>
            <w:tcW w:w="1120" w:type="dxa"/>
            <w:gridSpan w:val="2"/>
            <w:shd w:val="clear" w:color="auto" w:fill="auto"/>
            <w:noWrap/>
            <w:vAlign w:val="center"/>
            <w:hideMark/>
          </w:tcPr>
          <w:p w14:paraId="5A6FCFEA" w14:textId="77777777" w:rsidR="00CD3E65" w:rsidRPr="00737C0C" w:rsidRDefault="00CD3E65" w:rsidP="00CD3E65">
            <w:pPr>
              <w:jc w:val="center"/>
              <w:rPr>
                <w:rFonts w:ascii="Arial" w:hAnsi="Arial" w:cs="Arial"/>
                <w:color w:val="000000"/>
                <w:sz w:val="20"/>
                <w:szCs w:val="20"/>
              </w:rPr>
            </w:pPr>
            <w:r w:rsidRPr="00737C0C">
              <w:rPr>
                <w:rFonts w:ascii="Arial" w:hAnsi="Arial" w:cs="Arial"/>
                <w:color w:val="000000"/>
                <w:sz w:val="20"/>
                <w:szCs w:val="20"/>
              </w:rPr>
              <w:t>0.00</w:t>
            </w:r>
          </w:p>
        </w:tc>
        <w:tc>
          <w:tcPr>
            <w:tcW w:w="1539" w:type="dxa"/>
            <w:shd w:val="clear" w:color="auto" w:fill="auto"/>
            <w:vAlign w:val="center"/>
            <w:hideMark/>
          </w:tcPr>
          <w:p w14:paraId="0E882844" w14:textId="77777777" w:rsidR="00CD3E65" w:rsidRPr="00737C0C" w:rsidRDefault="00CD3E65" w:rsidP="00CD3E65">
            <w:pPr>
              <w:jc w:val="center"/>
              <w:rPr>
                <w:rFonts w:ascii="Arial" w:hAnsi="Arial" w:cs="Arial"/>
                <w:color w:val="000000"/>
                <w:sz w:val="20"/>
                <w:szCs w:val="20"/>
              </w:rPr>
            </w:pPr>
            <w:r w:rsidRPr="00737C0C">
              <w:rPr>
                <w:rFonts w:ascii="Arial" w:hAnsi="Arial" w:cs="Arial"/>
                <w:color w:val="000000"/>
                <w:sz w:val="20"/>
                <w:szCs w:val="20"/>
              </w:rPr>
              <w:t>1</w:t>
            </w:r>
          </w:p>
        </w:tc>
        <w:tc>
          <w:tcPr>
            <w:tcW w:w="1080" w:type="dxa"/>
            <w:shd w:val="clear" w:color="auto" w:fill="auto"/>
            <w:vAlign w:val="center"/>
            <w:hideMark/>
          </w:tcPr>
          <w:p w14:paraId="187D6D88" w14:textId="77777777" w:rsidR="00CD3E65" w:rsidRPr="00737C0C" w:rsidRDefault="00CD3E65" w:rsidP="00CD3E65">
            <w:pPr>
              <w:jc w:val="center"/>
              <w:rPr>
                <w:rFonts w:ascii="Arial" w:hAnsi="Arial" w:cs="Arial"/>
                <w:color w:val="000000"/>
                <w:sz w:val="20"/>
                <w:szCs w:val="20"/>
              </w:rPr>
            </w:pPr>
            <w:r w:rsidRPr="00737C0C">
              <w:rPr>
                <w:rFonts w:ascii="Arial" w:hAnsi="Arial" w:cs="Arial"/>
                <w:color w:val="000000"/>
                <w:sz w:val="20"/>
                <w:szCs w:val="20"/>
              </w:rPr>
              <w:t>5.00</w:t>
            </w:r>
          </w:p>
        </w:tc>
        <w:tc>
          <w:tcPr>
            <w:tcW w:w="960" w:type="dxa"/>
            <w:shd w:val="clear" w:color="auto" w:fill="auto"/>
            <w:vAlign w:val="center"/>
            <w:hideMark/>
          </w:tcPr>
          <w:p w14:paraId="1EDFB00F" w14:textId="77777777" w:rsidR="00CD3E65" w:rsidRPr="00737C0C" w:rsidRDefault="00CD3E65" w:rsidP="00CD3E65">
            <w:pPr>
              <w:jc w:val="center"/>
              <w:rPr>
                <w:rFonts w:ascii="Arial" w:hAnsi="Arial" w:cs="Arial"/>
                <w:color w:val="000000"/>
                <w:sz w:val="20"/>
                <w:szCs w:val="20"/>
              </w:rPr>
            </w:pPr>
            <w:r w:rsidRPr="00737C0C">
              <w:rPr>
                <w:rFonts w:ascii="Arial" w:hAnsi="Arial" w:cs="Arial"/>
                <w:color w:val="000000"/>
                <w:sz w:val="20"/>
                <w:szCs w:val="20"/>
              </w:rPr>
              <w:t>2.20</w:t>
            </w:r>
          </w:p>
        </w:tc>
        <w:tc>
          <w:tcPr>
            <w:tcW w:w="1695" w:type="dxa"/>
            <w:shd w:val="clear" w:color="auto" w:fill="auto"/>
            <w:vAlign w:val="bottom"/>
            <w:hideMark/>
          </w:tcPr>
          <w:p w14:paraId="0671E507" w14:textId="7D267107" w:rsidR="00CD3E65" w:rsidRPr="00737C0C" w:rsidRDefault="00737C0C" w:rsidP="00CD3E65">
            <w:pPr>
              <w:rPr>
                <w:rFonts w:ascii="Arial" w:hAnsi="Arial" w:cs="Arial"/>
                <w:color w:val="000000"/>
                <w:sz w:val="20"/>
                <w:szCs w:val="20"/>
              </w:rPr>
            </w:pPr>
            <w:r w:rsidRPr="00737C0C">
              <w:rPr>
                <w:rFonts w:ascii="Arial" w:hAnsi="Arial" w:cs="Arial"/>
                <w:color w:val="000000"/>
                <w:sz w:val="20"/>
                <w:szCs w:val="20"/>
              </w:rPr>
              <w:t>N</w:t>
            </w:r>
            <w:r w:rsidR="0013570E">
              <w:rPr>
                <w:rFonts w:ascii="Arial" w:hAnsi="Arial" w:cs="Arial"/>
                <w:color w:val="000000"/>
                <w:sz w:val="20"/>
                <w:szCs w:val="20"/>
              </w:rPr>
              <w:t>/A</w:t>
            </w:r>
          </w:p>
        </w:tc>
        <w:tc>
          <w:tcPr>
            <w:tcW w:w="1185" w:type="dxa"/>
            <w:shd w:val="clear" w:color="auto" w:fill="auto"/>
            <w:vAlign w:val="bottom"/>
            <w:hideMark/>
          </w:tcPr>
          <w:p w14:paraId="5A6BEC26" w14:textId="576A3425" w:rsidR="00CD3E65" w:rsidRPr="00737C0C" w:rsidRDefault="00737C0C" w:rsidP="00CD3E65">
            <w:pPr>
              <w:rPr>
                <w:rFonts w:ascii="Arial" w:hAnsi="Arial" w:cs="Arial"/>
                <w:color w:val="000000"/>
                <w:sz w:val="20"/>
                <w:szCs w:val="20"/>
              </w:rPr>
            </w:pPr>
            <w:r w:rsidRPr="00737C0C">
              <w:rPr>
                <w:rFonts w:ascii="Arial" w:hAnsi="Arial" w:cs="Arial"/>
                <w:color w:val="000000"/>
                <w:sz w:val="20"/>
                <w:szCs w:val="20"/>
              </w:rPr>
              <w:t>Rock</w:t>
            </w:r>
          </w:p>
        </w:tc>
        <w:tc>
          <w:tcPr>
            <w:tcW w:w="960" w:type="dxa"/>
            <w:shd w:val="clear" w:color="auto" w:fill="auto"/>
            <w:vAlign w:val="bottom"/>
            <w:hideMark/>
          </w:tcPr>
          <w:p w14:paraId="794F46E4" w14:textId="026E6220" w:rsidR="00CD3E65" w:rsidRPr="00737C0C" w:rsidRDefault="00737C0C" w:rsidP="00CD3E65">
            <w:pPr>
              <w:rPr>
                <w:rFonts w:ascii="Arial" w:hAnsi="Arial" w:cs="Arial"/>
                <w:color w:val="000000"/>
                <w:sz w:val="20"/>
                <w:szCs w:val="20"/>
              </w:rPr>
            </w:pPr>
            <w:r w:rsidRPr="00737C0C">
              <w:rPr>
                <w:rFonts w:ascii="Arial" w:hAnsi="Arial" w:cs="Arial"/>
                <w:color w:val="000000"/>
                <w:sz w:val="20"/>
                <w:szCs w:val="20"/>
              </w:rPr>
              <w:t>Low</w:t>
            </w:r>
          </w:p>
        </w:tc>
      </w:tr>
      <w:tr w:rsidR="00737C0C" w:rsidRPr="00737C0C" w14:paraId="1A443F88" w14:textId="77777777" w:rsidTr="00737C0C">
        <w:trPr>
          <w:trHeight w:val="300"/>
          <w:jc w:val="center"/>
        </w:trPr>
        <w:tc>
          <w:tcPr>
            <w:tcW w:w="1306" w:type="dxa"/>
            <w:gridSpan w:val="2"/>
            <w:vMerge/>
            <w:vAlign w:val="center"/>
            <w:hideMark/>
          </w:tcPr>
          <w:p w14:paraId="7B537B84" w14:textId="77777777" w:rsidR="00CD3E65" w:rsidRPr="00737C0C" w:rsidRDefault="00CD3E65" w:rsidP="00CD3E65">
            <w:pPr>
              <w:rPr>
                <w:rFonts w:ascii="Arial" w:hAnsi="Arial" w:cs="Arial"/>
                <w:color w:val="000000"/>
                <w:sz w:val="20"/>
                <w:szCs w:val="20"/>
              </w:rPr>
            </w:pPr>
          </w:p>
        </w:tc>
        <w:tc>
          <w:tcPr>
            <w:tcW w:w="1120" w:type="dxa"/>
            <w:gridSpan w:val="2"/>
            <w:shd w:val="clear" w:color="auto" w:fill="auto"/>
            <w:noWrap/>
            <w:vAlign w:val="center"/>
            <w:hideMark/>
          </w:tcPr>
          <w:p w14:paraId="4CB667DF" w14:textId="77777777" w:rsidR="00CD3E65" w:rsidRPr="00737C0C" w:rsidRDefault="00CD3E65" w:rsidP="00CD3E65">
            <w:pPr>
              <w:jc w:val="center"/>
              <w:rPr>
                <w:rFonts w:ascii="Arial" w:hAnsi="Arial" w:cs="Arial"/>
                <w:color w:val="000000"/>
                <w:sz w:val="20"/>
                <w:szCs w:val="20"/>
              </w:rPr>
            </w:pPr>
            <w:r w:rsidRPr="00737C0C">
              <w:rPr>
                <w:rFonts w:ascii="Arial" w:hAnsi="Arial" w:cs="Arial"/>
                <w:color w:val="000000"/>
                <w:sz w:val="20"/>
                <w:szCs w:val="20"/>
              </w:rPr>
              <w:t>0.00</w:t>
            </w:r>
          </w:p>
        </w:tc>
        <w:tc>
          <w:tcPr>
            <w:tcW w:w="1539" w:type="dxa"/>
            <w:shd w:val="clear" w:color="auto" w:fill="auto"/>
            <w:vAlign w:val="center"/>
            <w:hideMark/>
          </w:tcPr>
          <w:p w14:paraId="0CBBA5AA" w14:textId="77777777" w:rsidR="00CD3E65" w:rsidRPr="00737C0C" w:rsidRDefault="00CD3E65" w:rsidP="00CD3E65">
            <w:pPr>
              <w:jc w:val="center"/>
              <w:rPr>
                <w:rFonts w:ascii="Arial" w:hAnsi="Arial" w:cs="Arial"/>
                <w:color w:val="000000"/>
                <w:sz w:val="20"/>
                <w:szCs w:val="20"/>
              </w:rPr>
            </w:pPr>
            <w:r w:rsidRPr="00737C0C">
              <w:rPr>
                <w:rFonts w:ascii="Arial" w:hAnsi="Arial" w:cs="Arial"/>
                <w:color w:val="000000"/>
                <w:sz w:val="20"/>
                <w:szCs w:val="20"/>
              </w:rPr>
              <w:t>3</w:t>
            </w:r>
          </w:p>
        </w:tc>
        <w:tc>
          <w:tcPr>
            <w:tcW w:w="1080" w:type="dxa"/>
            <w:shd w:val="clear" w:color="auto" w:fill="auto"/>
            <w:vAlign w:val="center"/>
            <w:hideMark/>
          </w:tcPr>
          <w:p w14:paraId="15CF2175" w14:textId="77777777" w:rsidR="00CD3E65" w:rsidRPr="00737C0C" w:rsidRDefault="00CD3E65" w:rsidP="00CD3E65">
            <w:pPr>
              <w:jc w:val="center"/>
              <w:rPr>
                <w:rFonts w:ascii="Arial" w:hAnsi="Arial" w:cs="Arial"/>
                <w:color w:val="000000"/>
                <w:sz w:val="20"/>
                <w:szCs w:val="20"/>
              </w:rPr>
            </w:pPr>
            <w:r w:rsidRPr="00737C0C">
              <w:rPr>
                <w:rFonts w:ascii="Arial" w:hAnsi="Arial" w:cs="Arial"/>
                <w:color w:val="000000"/>
                <w:sz w:val="20"/>
                <w:szCs w:val="20"/>
              </w:rPr>
              <w:t>2.33</w:t>
            </w:r>
          </w:p>
        </w:tc>
        <w:tc>
          <w:tcPr>
            <w:tcW w:w="960" w:type="dxa"/>
            <w:shd w:val="clear" w:color="auto" w:fill="auto"/>
            <w:vAlign w:val="center"/>
            <w:hideMark/>
          </w:tcPr>
          <w:p w14:paraId="46434FE8" w14:textId="77777777" w:rsidR="00CD3E65" w:rsidRPr="00737C0C" w:rsidRDefault="00CD3E65" w:rsidP="00CD3E65">
            <w:pPr>
              <w:jc w:val="center"/>
              <w:rPr>
                <w:rFonts w:ascii="Arial" w:hAnsi="Arial" w:cs="Arial"/>
                <w:color w:val="000000"/>
                <w:sz w:val="20"/>
                <w:szCs w:val="20"/>
              </w:rPr>
            </w:pPr>
            <w:r w:rsidRPr="00737C0C">
              <w:rPr>
                <w:rFonts w:ascii="Arial" w:hAnsi="Arial" w:cs="Arial"/>
                <w:color w:val="000000"/>
                <w:sz w:val="20"/>
                <w:szCs w:val="20"/>
              </w:rPr>
              <w:t>0.90</w:t>
            </w:r>
          </w:p>
        </w:tc>
        <w:tc>
          <w:tcPr>
            <w:tcW w:w="1695" w:type="dxa"/>
            <w:shd w:val="clear" w:color="auto" w:fill="auto"/>
            <w:vAlign w:val="bottom"/>
            <w:hideMark/>
          </w:tcPr>
          <w:p w14:paraId="1F5D5F49" w14:textId="0EA6C7FC" w:rsidR="00CD3E65" w:rsidRPr="00737C0C" w:rsidRDefault="00737C0C" w:rsidP="00CD3E65">
            <w:pPr>
              <w:rPr>
                <w:rFonts w:ascii="Arial" w:hAnsi="Arial" w:cs="Arial"/>
                <w:color w:val="000000"/>
                <w:sz w:val="20"/>
                <w:szCs w:val="20"/>
              </w:rPr>
            </w:pPr>
            <w:r w:rsidRPr="00737C0C">
              <w:rPr>
                <w:rFonts w:ascii="Arial" w:hAnsi="Arial" w:cs="Arial"/>
                <w:color w:val="000000"/>
                <w:sz w:val="20"/>
                <w:szCs w:val="20"/>
              </w:rPr>
              <w:t>Cattails</w:t>
            </w:r>
          </w:p>
        </w:tc>
        <w:tc>
          <w:tcPr>
            <w:tcW w:w="1185" w:type="dxa"/>
            <w:shd w:val="clear" w:color="auto" w:fill="auto"/>
            <w:vAlign w:val="bottom"/>
            <w:hideMark/>
          </w:tcPr>
          <w:p w14:paraId="5C1D2B7D" w14:textId="15C787E5" w:rsidR="00CD3E65" w:rsidRPr="00737C0C" w:rsidRDefault="00737C0C" w:rsidP="00CD3E65">
            <w:pPr>
              <w:rPr>
                <w:rFonts w:ascii="Arial" w:hAnsi="Arial" w:cs="Arial"/>
                <w:color w:val="000000"/>
                <w:sz w:val="20"/>
                <w:szCs w:val="20"/>
              </w:rPr>
            </w:pPr>
            <w:r w:rsidRPr="00737C0C">
              <w:rPr>
                <w:rFonts w:ascii="Arial" w:hAnsi="Arial" w:cs="Arial"/>
                <w:color w:val="000000"/>
                <w:sz w:val="20"/>
                <w:szCs w:val="20"/>
              </w:rPr>
              <w:t>Silt</w:t>
            </w:r>
          </w:p>
        </w:tc>
        <w:tc>
          <w:tcPr>
            <w:tcW w:w="960" w:type="dxa"/>
            <w:shd w:val="clear" w:color="auto" w:fill="auto"/>
            <w:vAlign w:val="bottom"/>
            <w:hideMark/>
          </w:tcPr>
          <w:p w14:paraId="661A4E8C" w14:textId="1B45D555" w:rsidR="00CD3E65" w:rsidRPr="00737C0C" w:rsidRDefault="00737C0C" w:rsidP="00CD3E65">
            <w:pPr>
              <w:rPr>
                <w:rFonts w:ascii="Arial" w:hAnsi="Arial" w:cs="Arial"/>
                <w:color w:val="000000"/>
                <w:sz w:val="20"/>
                <w:szCs w:val="20"/>
              </w:rPr>
            </w:pPr>
            <w:r w:rsidRPr="00737C0C">
              <w:rPr>
                <w:rFonts w:ascii="Arial" w:hAnsi="Arial" w:cs="Arial"/>
                <w:color w:val="000000"/>
                <w:sz w:val="20"/>
                <w:szCs w:val="20"/>
              </w:rPr>
              <w:t>None</w:t>
            </w:r>
          </w:p>
        </w:tc>
      </w:tr>
      <w:tr w:rsidR="00737C0C" w:rsidRPr="00737C0C" w14:paraId="2262823F" w14:textId="77777777" w:rsidTr="00737C0C">
        <w:trPr>
          <w:trHeight w:val="300"/>
          <w:jc w:val="center"/>
        </w:trPr>
        <w:tc>
          <w:tcPr>
            <w:tcW w:w="1306" w:type="dxa"/>
            <w:gridSpan w:val="2"/>
            <w:vMerge/>
            <w:vAlign w:val="center"/>
            <w:hideMark/>
          </w:tcPr>
          <w:p w14:paraId="474602BF" w14:textId="77777777" w:rsidR="00CD3E65" w:rsidRPr="00737C0C" w:rsidRDefault="00CD3E65" w:rsidP="00CD3E65">
            <w:pPr>
              <w:rPr>
                <w:rFonts w:ascii="Arial" w:hAnsi="Arial" w:cs="Arial"/>
                <w:color w:val="000000"/>
                <w:sz w:val="20"/>
                <w:szCs w:val="20"/>
              </w:rPr>
            </w:pPr>
          </w:p>
        </w:tc>
        <w:tc>
          <w:tcPr>
            <w:tcW w:w="1120" w:type="dxa"/>
            <w:gridSpan w:val="2"/>
            <w:shd w:val="clear" w:color="auto" w:fill="auto"/>
            <w:noWrap/>
            <w:vAlign w:val="center"/>
            <w:hideMark/>
          </w:tcPr>
          <w:p w14:paraId="63E43805" w14:textId="77777777" w:rsidR="00CD3E65" w:rsidRPr="00737C0C" w:rsidRDefault="00CD3E65" w:rsidP="00CD3E65">
            <w:pPr>
              <w:jc w:val="center"/>
              <w:rPr>
                <w:rFonts w:ascii="Arial" w:hAnsi="Arial" w:cs="Arial"/>
                <w:color w:val="000000"/>
                <w:sz w:val="20"/>
                <w:szCs w:val="20"/>
              </w:rPr>
            </w:pPr>
            <w:r w:rsidRPr="00737C0C">
              <w:rPr>
                <w:rFonts w:ascii="Arial" w:hAnsi="Arial" w:cs="Arial"/>
                <w:color w:val="000000"/>
                <w:sz w:val="20"/>
                <w:szCs w:val="20"/>
              </w:rPr>
              <w:t>0.00</w:t>
            </w:r>
          </w:p>
        </w:tc>
        <w:tc>
          <w:tcPr>
            <w:tcW w:w="1539" w:type="dxa"/>
            <w:shd w:val="clear" w:color="auto" w:fill="auto"/>
            <w:vAlign w:val="center"/>
            <w:hideMark/>
          </w:tcPr>
          <w:p w14:paraId="45460177" w14:textId="77777777" w:rsidR="00CD3E65" w:rsidRPr="00737C0C" w:rsidRDefault="00CD3E65" w:rsidP="00CD3E65">
            <w:pPr>
              <w:jc w:val="center"/>
              <w:rPr>
                <w:rFonts w:ascii="Arial" w:hAnsi="Arial" w:cs="Arial"/>
                <w:color w:val="000000"/>
                <w:sz w:val="20"/>
                <w:szCs w:val="20"/>
              </w:rPr>
            </w:pPr>
            <w:r w:rsidRPr="00737C0C">
              <w:rPr>
                <w:rFonts w:ascii="Arial" w:hAnsi="Arial" w:cs="Arial"/>
                <w:color w:val="000000"/>
                <w:sz w:val="20"/>
                <w:szCs w:val="20"/>
              </w:rPr>
              <w:t>1</w:t>
            </w:r>
          </w:p>
        </w:tc>
        <w:tc>
          <w:tcPr>
            <w:tcW w:w="1080" w:type="dxa"/>
            <w:shd w:val="clear" w:color="auto" w:fill="auto"/>
            <w:vAlign w:val="center"/>
            <w:hideMark/>
          </w:tcPr>
          <w:p w14:paraId="29B3106B" w14:textId="77777777" w:rsidR="00CD3E65" w:rsidRPr="00737C0C" w:rsidRDefault="00CD3E65" w:rsidP="00CD3E65">
            <w:pPr>
              <w:jc w:val="center"/>
              <w:rPr>
                <w:rFonts w:ascii="Arial" w:hAnsi="Arial" w:cs="Arial"/>
                <w:color w:val="000000"/>
                <w:sz w:val="20"/>
                <w:szCs w:val="20"/>
              </w:rPr>
            </w:pPr>
            <w:r w:rsidRPr="00737C0C">
              <w:rPr>
                <w:rFonts w:ascii="Arial" w:hAnsi="Arial" w:cs="Arial"/>
                <w:color w:val="000000"/>
                <w:sz w:val="20"/>
                <w:szCs w:val="20"/>
              </w:rPr>
              <w:t>5.00</w:t>
            </w:r>
          </w:p>
        </w:tc>
        <w:tc>
          <w:tcPr>
            <w:tcW w:w="960" w:type="dxa"/>
            <w:shd w:val="clear" w:color="auto" w:fill="auto"/>
            <w:vAlign w:val="center"/>
            <w:hideMark/>
          </w:tcPr>
          <w:p w14:paraId="558998B6" w14:textId="77777777" w:rsidR="00CD3E65" w:rsidRPr="00737C0C" w:rsidRDefault="00CD3E65" w:rsidP="00CD3E65">
            <w:pPr>
              <w:jc w:val="center"/>
              <w:rPr>
                <w:rFonts w:ascii="Arial" w:hAnsi="Arial" w:cs="Arial"/>
                <w:color w:val="000000"/>
                <w:sz w:val="20"/>
                <w:szCs w:val="20"/>
              </w:rPr>
            </w:pPr>
            <w:r w:rsidRPr="00737C0C">
              <w:rPr>
                <w:rFonts w:ascii="Arial" w:hAnsi="Arial" w:cs="Arial"/>
                <w:color w:val="000000"/>
                <w:sz w:val="20"/>
                <w:szCs w:val="20"/>
              </w:rPr>
              <w:t>7.30</w:t>
            </w:r>
          </w:p>
        </w:tc>
        <w:tc>
          <w:tcPr>
            <w:tcW w:w="1695" w:type="dxa"/>
            <w:shd w:val="clear" w:color="auto" w:fill="auto"/>
            <w:vAlign w:val="bottom"/>
            <w:hideMark/>
          </w:tcPr>
          <w:p w14:paraId="1AB44EAB" w14:textId="204C1C5C" w:rsidR="00CD3E65" w:rsidRPr="00737C0C" w:rsidRDefault="00737C0C" w:rsidP="00CD3E65">
            <w:pPr>
              <w:rPr>
                <w:rFonts w:ascii="Arial" w:hAnsi="Arial" w:cs="Arial"/>
                <w:color w:val="000000"/>
                <w:sz w:val="20"/>
                <w:szCs w:val="20"/>
              </w:rPr>
            </w:pPr>
            <w:r w:rsidRPr="00737C0C">
              <w:rPr>
                <w:rFonts w:ascii="Arial" w:hAnsi="Arial" w:cs="Arial"/>
                <w:color w:val="000000"/>
                <w:sz w:val="20"/>
                <w:szCs w:val="20"/>
              </w:rPr>
              <w:t>None</w:t>
            </w:r>
          </w:p>
        </w:tc>
        <w:tc>
          <w:tcPr>
            <w:tcW w:w="1185" w:type="dxa"/>
            <w:shd w:val="clear" w:color="auto" w:fill="auto"/>
            <w:vAlign w:val="bottom"/>
            <w:hideMark/>
          </w:tcPr>
          <w:p w14:paraId="123AB3B7" w14:textId="5250F4FA" w:rsidR="00CD3E65" w:rsidRPr="00737C0C" w:rsidRDefault="00737C0C" w:rsidP="00CD3E65">
            <w:pPr>
              <w:rPr>
                <w:rFonts w:ascii="Arial" w:hAnsi="Arial" w:cs="Arial"/>
                <w:color w:val="000000"/>
                <w:sz w:val="20"/>
                <w:szCs w:val="20"/>
              </w:rPr>
            </w:pPr>
            <w:r w:rsidRPr="00737C0C">
              <w:rPr>
                <w:rFonts w:ascii="Arial" w:hAnsi="Arial" w:cs="Arial"/>
                <w:color w:val="000000"/>
                <w:sz w:val="20"/>
                <w:szCs w:val="20"/>
              </w:rPr>
              <w:t>Rock</w:t>
            </w:r>
          </w:p>
        </w:tc>
        <w:tc>
          <w:tcPr>
            <w:tcW w:w="960" w:type="dxa"/>
            <w:shd w:val="clear" w:color="auto" w:fill="auto"/>
            <w:vAlign w:val="bottom"/>
            <w:hideMark/>
          </w:tcPr>
          <w:p w14:paraId="710D32CB" w14:textId="39AF7DAA" w:rsidR="00CD3E65" w:rsidRPr="00737C0C" w:rsidRDefault="00737C0C" w:rsidP="00CD3E65">
            <w:pPr>
              <w:rPr>
                <w:rFonts w:ascii="Arial" w:hAnsi="Arial" w:cs="Arial"/>
                <w:color w:val="000000"/>
                <w:sz w:val="20"/>
                <w:szCs w:val="20"/>
              </w:rPr>
            </w:pPr>
            <w:r w:rsidRPr="00737C0C">
              <w:rPr>
                <w:rFonts w:ascii="Arial" w:hAnsi="Arial" w:cs="Arial"/>
                <w:color w:val="000000"/>
                <w:sz w:val="20"/>
                <w:szCs w:val="20"/>
              </w:rPr>
              <w:t>N</w:t>
            </w:r>
            <w:r>
              <w:rPr>
                <w:rFonts w:ascii="Arial" w:hAnsi="Arial" w:cs="Arial"/>
                <w:color w:val="000000"/>
                <w:sz w:val="20"/>
                <w:szCs w:val="20"/>
              </w:rPr>
              <w:t>/A</w:t>
            </w:r>
          </w:p>
        </w:tc>
      </w:tr>
      <w:tr w:rsidR="00737C0C" w:rsidRPr="00737C0C" w14:paraId="75920633" w14:textId="77777777" w:rsidTr="00737C0C">
        <w:trPr>
          <w:trHeight w:val="300"/>
          <w:jc w:val="center"/>
        </w:trPr>
        <w:tc>
          <w:tcPr>
            <w:tcW w:w="1306" w:type="dxa"/>
            <w:gridSpan w:val="2"/>
            <w:vMerge/>
            <w:vAlign w:val="center"/>
            <w:hideMark/>
          </w:tcPr>
          <w:p w14:paraId="382B5EF6" w14:textId="77777777" w:rsidR="00CD3E65" w:rsidRPr="00737C0C" w:rsidRDefault="00CD3E65" w:rsidP="00CD3E65">
            <w:pPr>
              <w:rPr>
                <w:rFonts w:ascii="Arial" w:hAnsi="Arial" w:cs="Arial"/>
                <w:color w:val="000000"/>
                <w:sz w:val="20"/>
                <w:szCs w:val="20"/>
              </w:rPr>
            </w:pPr>
          </w:p>
        </w:tc>
        <w:tc>
          <w:tcPr>
            <w:tcW w:w="1120" w:type="dxa"/>
            <w:gridSpan w:val="2"/>
            <w:shd w:val="clear" w:color="auto" w:fill="auto"/>
            <w:noWrap/>
            <w:vAlign w:val="center"/>
            <w:hideMark/>
          </w:tcPr>
          <w:p w14:paraId="72E6E66B" w14:textId="77777777" w:rsidR="00CD3E65" w:rsidRPr="00737C0C" w:rsidRDefault="00CD3E65" w:rsidP="00CD3E65">
            <w:pPr>
              <w:jc w:val="center"/>
              <w:rPr>
                <w:rFonts w:ascii="Arial" w:hAnsi="Arial" w:cs="Arial"/>
                <w:color w:val="000000"/>
                <w:sz w:val="20"/>
                <w:szCs w:val="20"/>
              </w:rPr>
            </w:pPr>
            <w:r w:rsidRPr="00737C0C">
              <w:rPr>
                <w:rFonts w:ascii="Arial" w:hAnsi="Arial" w:cs="Arial"/>
                <w:color w:val="000000"/>
                <w:sz w:val="20"/>
                <w:szCs w:val="20"/>
              </w:rPr>
              <w:t>0.00</w:t>
            </w:r>
          </w:p>
        </w:tc>
        <w:tc>
          <w:tcPr>
            <w:tcW w:w="1539" w:type="dxa"/>
            <w:shd w:val="clear" w:color="auto" w:fill="auto"/>
            <w:vAlign w:val="center"/>
            <w:hideMark/>
          </w:tcPr>
          <w:p w14:paraId="1F229C05" w14:textId="77777777" w:rsidR="00CD3E65" w:rsidRPr="00737C0C" w:rsidRDefault="00CD3E65" w:rsidP="00CD3E65">
            <w:pPr>
              <w:jc w:val="center"/>
              <w:rPr>
                <w:rFonts w:ascii="Arial" w:hAnsi="Arial" w:cs="Arial"/>
                <w:color w:val="000000"/>
                <w:sz w:val="20"/>
                <w:szCs w:val="20"/>
              </w:rPr>
            </w:pPr>
            <w:r w:rsidRPr="00737C0C">
              <w:rPr>
                <w:rFonts w:ascii="Arial" w:hAnsi="Arial" w:cs="Arial"/>
                <w:color w:val="000000"/>
                <w:sz w:val="20"/>
                <w:szCs w:val="20"/>
              </w:rPr>
              <w:t>4</w:t>
            </w:r>
          </w:p>
        </w:tc>
        <w:tc>
          <w:tcPr>
            <w:tcW w:w="1080" w:type="dxa"/>
            <w:shd w:val="clear" w:color="auto" w:fill="auto"/>
            <w:vAlign w:val="center"/>
            <w:hideMark/>
          </w:tcPr>
          <w:p w14:paraId="0DC83D1E" w14:textId="77777777" w:rsidR="00CD3E65" w:rsidRPr="00737C0C" w:rsidRDefault="00CD3E65" w:rsidP="00CD3E65">
            <w:pPr>
              <w:jc w:val="center"/>
              <w:rPr>
                <w:rFonts w:ascii="Arial" w:hAnsi="Arial" w:cs="Arial"/>
                <w:color w:val="000000"/>
                <w:sz w:val="20"/>
                <w:szCs w:val="20"/>
              </w:rPr>
            </w:pPr>
            <w:r w:rsidRPr="00737C0C">
              <w:rPr>
                <w:rFonts w:ascii="Arial" w:hAnsi="Arial" w:cs="Arial"/>
                <w:color w:val="000000"/>
                <w:sz w:val="20"/>
                <w:szCs w:val="20"/>
              </w:rPr>
              <w:t>5.00</w:t>
            </w:r>
          </w:p>
        </w:tc>
        <w:tc>
          <w:tcPr>
            <w:tcW w:w="960" w:type="dxa"/>
            <w:shd w:val="clear" w:color="auto" w:fill="auto"/>
            <w:vAlign w:val="center"/>
            <w:hideMark/>
          </w:tcPr>
          <w:p w14:paraId="55DD5E72" w14:textId="77777777" w:rsidR="00CD3E65" w:rsidRPr="00737C0C" w:rsidRDefault="00CD3E65" w:rsidP="00CD3E65">
            <w:pPr>
              <w:jc w:val="center"/>
              <w:rPr>
                <w:rFonts w:ascii="Arial" w:hAnsi="Arial" w:cs="Arial"/>
                <w:color w:val="000000"/>
                <w:sz w:val="20"/>
                <w:szCs w:val="20"/>
              </w:rPr>
            </w:pPr>
            <w:r w:rsidRPr="00737C0C">
              <w:rPr>
                <w:rFonts w:ascii="Arial" w:hAnsi="Arial" w:cs="Arial"/>
                <w:color w:val="000000"/>
                <w:sz w:val="20"/>
                <w:szCs w:val="20"/>
              </w:rPr>
              <w:t>3.33</w:t>
            </w:r>
          </w:p>
        </w:tc>
        <w:tc>
          <w:tcPr>
            <w:tcW w:w="1695" w:type="dxa"/>
            <w:shd w:val="clear" w:color="auto" w:fill="auto"/>
            <w:vAlign w:val="bottom"/>
            <w:hideMark/>
          </w:tcPr>
          <w:p w14:paraId="287D1E3F" w14:textId="0987A5A7" w:rsidR="00CD3E65" w:rsidRPr="00737C0C" w:rsidRDefault="00737C0C" w:rsidP="00CD3E65">
            <w:pPr>
              <w:rPr>
                <w:rFonts w:ascii="Arial" w:hAnsi="Arial" w:cs="Arial"/>
                <w:color w:val="000000"/>
                <w:sz w:val="20"/>
                <w:szCs w:val="20"/>
              </w:rPr>
            </w:pPr>
            <w:r w:rsidRPr="00737C0C">
              <w:rPr>
                <w:rFonts w:ascii="Arial" w:hAnsi="Arial" w:cs="Arial"/>
                <w:color w:val="000000"/>
                <w:sz w:val="20"/>
                <w:szCs w:val="20"/>
              </w:rPr>
              <w:t>None</w:t>
            </w:r>
          </w:p>
        </w:tc>
        <w:tc>
          <w:tcPr>
            <w:tcW w:w="1185" w:type="dxa"/>
            <w:shd w:val="clear" w:color="auto" w:fill="auto"/>
            <w:vAlign w:val="bottom"/>
            <w:hideMark/>
          </w:tcPr>
          <w:p w14:paraId="62FE20C4" w14:textId="4B5E6B81" w:rsidR="00CD3E65" w:rsidRPr="00737C0C" w:rsidRDefault="00737C0C" w:rsidP="00CD3E65">
            <w:pPr>
              <w:rPr>
                <w:rFonts w:ascii="Arial" w:hAnsi="Arial" w:cs="Arial"/>
                <w:color w:val="000000"/>
                <w:sz w:val="20"/>
                <w:szCs w:val="20"/>
              </w:rPr>
            </w:pPr>
            <w:r w:rsidRPr="00737C0C">
              <w:rPr>
                <w:rFonts w:ascii="Arial" w:hAnsi="Arial" w:cs="Arial"/>
                <w:color w:val="000000"/>
                <w:sz w:val="20"/>
                <w:szCs w:val="20"/>
              </w:rPr>
              <w:t>Rock</w:t>
            </w:r>
          </w:p>
        </w:tc>
        <w:tc>
          <w:tcPr>
            <w:tcW w:w="960" w:type="dxa"/>
            <w:shd w:val="clear" w:color="auto" w:fill="auto"/>
            <w:vAlign w:val="bottom"/>
            <w:hideMark/>
          </w:tcPr>
          <w:p w14:paraId="4A3BDCCA" w14:textId="727D3331" w:rsidR="00CD3E65" w:rsidRPr="00737C0C" w:rsidRDefault="00737C0C" w:rsidP="00CD3E65">
            <w:pPr>
              <w:rPr>
                <w:rFonts w:ascii="Arial" w:hAnsi="Arial" w:cs="Arial"/>
                <w:color w:val="000000"/>
                <w:sz w:val="20"/>
                <w:szCs w:val="20"/>
              </w:rPr>
            </w:pPr>
            <w:r w:rsidRPr="00737C0C">
              <w:rPr>
                <w:rFonts w:ascii="Arial" w:hAnsi="Arial" w:cs="Arial"/>
                <w:color w:val="000000"/>
                <w:sz w:val="20"/>
                <w:szCs w:val="20"/>
              </w:rPr>
              <w:t>Medium</w:t>
            </w:r>
          </w:p>
        </w:tc>
      </w:tr>
      <w:tr w:rsidR="00737C0C" w:rsidRPr="00737C0C" w14:paraId="4B34E103" w14:textId="77777777" w:rsidTr="00737C0C">
        <w:trPr>
          <w:trHeight w:val="300"/>
          <w:jc w:val="center"/>
        </w:trPr>
        <w:tc>
          <w:tcPr>
            <w:tcW w:w="1306" w:type="dxa"/>
            <w:gridSpan w:val="2"/>
            <w:vMerge/>
            <w:vAlign w:val="center"/>
            <w:hideMark/>
          </w:tcPr>
          <w:p w14:paraId="7E04C40A" w14:textId="77777777" w:rsidR="00CD3E65" w:rsidRPr="00737C0C" w:rsidRDefault="00CD3E65" w:rsidP="00CD3E65">
            <w:pPr>
              <w:rPr>
                <w:rFonts w:ascii="Arial" w:hAnsi="Arial" w:cs="Arial"/>
                <w:color w:val="000000"/>
                <w:sz w:val="20"/>
                <w:szCs w:val="20"/>
              </w:rPr>
            </w:pPr>
          </w:p>
        </w:tc>
        <w:tc>
          <w:tcPr>
            <w:tcW w:w="1120" w:type="dxa"/>
            <w:gridSpan w:val="2"/>
            <w:shd w:val="clear" w:color="auto" w:fill="auto"/>
            <w:noWrap/>
            <w:vAlign w:val="center"/>
            <w:hideMark/>
          </w:tcPr>
          <w:p w14:paraId="17E1BB08" w14:textId="77777777" w:rsidR="00CD3E65" w:rsidRPr="00737C0C" w:rsidRDefault="00CD3E65" w:rsidP="00CD3E65">
            <w:pPr>
              <w:jc w:val="center"/>
              <w:rPr>
                <w:rFonts w:ascii="Arial" w:hAnsi="Arial" w:cs="Arial"/>
                <w:color w:val="000000"/>
                <w:sz w:val="20"/>
                <w:szCs w:val="20"/>
              </w:rPr>
            </w:pPr>
            <w:r w:rsidRPr="00737C0C">
              <w:rPr>
                <w:rFonts w:ascii="Arial" w:hAnsi="Arial" w:cs="Arial"/>
                <w:color w:val="000000"/>
                <w:sz w:val="20"/>
                <w:szCs w:val="20"/>
              </w:rPr>
              <w:t>0.00</w:t>
            </w:r>
          </w:p>
        </w:tc>
        <w:tc>
          <w:tcPr>
            <w:tcW w:w="1539" w:type="dxa"/>
            <w:shd w:val="clear" w:color="auto" w:fill="auto"/>
            <w:vAlign w:val="center"/>
            <w:hideMark/>
          </w:tcPr>
          <w:p w14:paraId="49D0DE13" w14:textId="77777777" w:rsidR="00CD3E65" w:rsidRPr="00737C0C" w:rsidRDefault="00CD3E65" w:rsidP="00CD3E65">
            <w:pPr>
              <w:jc w:val="center"/>
              <w:rPr>
                <w:rFonts w:ascii="Arial" w:hAnsi="Arial" w:cs="Arial"/>
                <w:color w:val="000000"/>
                <w:sz w:val="20"/>
                <w:szCs w:val="20"/>
              </w:rPr>
            </w:pPr>
            <w:r w:rsidRPr="00737C0C">
              <w:rPr>
                <w:rFonts w:ascii="Arial" w:hAnsi="Arial" w:cs="Arial"/>
                <w:color w:val="000000"/>
                <w:sz w:val="20"/>
                <w:szCs w:val="20"/>
              </w:rPr>
              <w:t>1</w:t>
            </w:r>
          </w:p>
        </w:tc>
        <w:tc>
          <w:tcPr>
            <w:tcW w:w="1080" w:type="dxa"/>
            <w:shd w:val="clear" w:color="auto" w:fill="auto"/>
            <w:vAlign w:val="center"/>
            <w:hideMark/>
          </w:tcPr>
          <w:p w14:paraId="6CE45345" w14:textId="77777777" w:rsidR="00CD3E65" w:rsidRPr="00737C0C" w:rsidRDefault="00CD3E65" w:rsidP="00CD3E65">
            <w:pPr>
              <w:jc w:val="center"/>
              <w:rPr>
                <w:rFonts w:ascii="Arial" w:hAnsi="Arial" w:cs="Arial"/>
                <w:color w:val="000000"/>
                <w:sz w:val="20"/>
                <w:szCs w:val="20"/>
              </w:rPr>
            </w:pPr>
            <w:r w:rsidRPr="00737C0C">
              <w:rPr>
                <w:rFonts w:ascii="Arial" w:hAnsi="Arial" w:cs="Arial"/>
                <w:color w:val="000000"/>
                <w:sz w:val="20"/>
                <w:szCs w:val="20"/>
              </w:rPr>
              <w:t>5.00</w:t>
            </w:r>
          </w:p>
        </w:tc>
        <w:tc>
          <w:tcPr>
            <w:tcW w:w="960" w:type="dxa"/>
            <w:shd w:val="clear" w:color="auto" w:fill="auto"/>
            <w:vAlign w:val="center"/>
            <w:hideMark/>
          </w:tcPr>
          <w:p w14:paraId="0E5B6C24" w14:textId="77777777" w:rsidR="00CD3E65" w:rsidRPr="00737C0C" w:rsidRDefault="00CD3E65" w:rsidP="00CD3E65">
            <w:pPr>
              <w:jc w:val="center"/>
              <w:rPr>
                <w:rFonts w:ascii="Arial" w:hAnsi="Arial" w:cs="Arial"/>
                <w:color w:val="000000"/>
                <w:sz w:val="20"/>
                <w:szCs w:val="20"/>
              </w:rPr>
            </w:pPr>
            <w:r w:rsidRPr="00737C0C">
              <w:rPr>
                <w:rFonts w:ascii="Arial" w:hAnsi="Arial" w:cs="Arial"/>
                <w:color w:val="000000"/>
                <w:sz w:val="20"/>
                <w:szCs w:val="20"/>
              </w:rPr>
              <w:t>5.00</w:t>
            </w:r>
          </w:p>
        </w:tc>
        <w:tc>
          <w:tcPr>
            <w:tcW w:w="1695" w:type="dxa"/>
            <w:shd w:val="clear" w:color="auto" w:fill="auto"/>
            <w:vAlign w:val="bottom"/>
            <w:hideMark/>
          </w:tcPr>
          <w:p w14:paraId="64504E1C" w14:textId="53E886C7" w:rsidR="00CD3E65" w:rsidRPr="00737C0C" w:rsidRDefault="00737C0C" w:rsidP="00CD3E65">
            <w:pPr>
              <w:rPr>
                <w:rFonts w:ascii="Arial" w:hAnsi="Arial" w:cs="Arial"/>
                <w:color w:val="000000"/>
                <w:sz w:val="20"/>
                <w:szCs w:val="20"/>
              </w:rPr>
            </w:pPr>
            <w:r w:rsidRPr="00737C0C">
              <w:rPr>
                <w:rFonts w:ascii="Arial" w:hAnsi="Arial" w:cs="Arial"/>
                <w:color w:val="000000"/>
                <w:sz w:val="20"/>
                <w:szCs w:val="20"/>
              </w:rPr>
              <w:t>None</w:t>
            </w:r>
          </w:p>
        </w:tc>
        <w:tc>
          <w:tcPr>
            <w:tcW w:w="1185" w:type="dxa"/>
            <w:shd w:val="clear" w:color="auto" w:fill="auto"/>
            <w:vAlign w:val="bottom"/>
            <w:hideMark/>
          </w:tcPr>
          <w:p w14:paraId="77D16860" w14:textId="5706AB99" w:rsidR="00CD3E65" w:rsidRPr="00737C0C" w:rsidRDefault="00737C0C" w:rsidP="00CD3E65">
            <w:pPr>
              <w:rPr>
                <w:rFonts w:ascii="Arial" w:hAnsi="Arial" w:cs="Arial"/>
                <w:color w:val="000000"/>
                <w:sz w:val="20"/>
                <w:szCs w:val="20"/>
              </w:rPr>
            </w:pPr>
            <w:r w:rsidRPr="00737C0C">
              <w:rPr>
                <w:rFonts w:ascii="Arial" w:hAnsi="Arial" w:cs="Arial"/>
                <w:color w:val="000000"/>
                <w:sz w:val="20"/>
                <w:szCs w:val="20"/>
              </w:rPr>
              <w:t>Rock</w:t>
            </w:r>
          </w:p>
        </w:tc>
        <w:tc>
          <w:tcPr>
            <w:tcW w:w="960" w:type="dxa"/>
            <w:shd w:val="clear" w:color="auto" w:fill="auto"/>
            <w:vAlign w:val="bottom"/>
            <w:hideMark/>
          </w:tcPr>
          <w:p w14:paraId="379E33C5" w14:textId="1E1E5805" w:rsidR="00CD3E65" w:rsidRPr="00737C0C" w:rsidRDefault="00737C0C" w:rsidP="00CD3E65">
            <w:pPr>
              <w:rPr>
                <w:rFonts w:ascii="Arial" w:hAnsi="Arial" w:cs="Arial"/>
                <w:color w:val="000000"/>
                <w:sz w:val="20"/>
                <w:szCs w:val="20"/>
              </w:rPr>
            </w:pPr>
            <w:r w:rsidRPr="00737C0C">
              <w:rPr>
                <w:rFonts w:ascii="Arial" w:hAnsi="Arial" w:cs="Arial"/>
                <w:color w:val="000000"/>
                <w:sz w:val="20"/>
                <w:szCs w:val="20"/>
              </w:rPr>
              <w:t>Steep</w:t>
            </w:r>
          </w:p>
        </w:tc>
      </w:tr>
      <w:tr w:rsidR="00737C0C" w:rsidRPr="00737C0C" w14:paraId="1D0ACA78" w14:textId="77777777" w:rsidTr="00737C0C">
        <w:trPr>
          <w:trHeight w:val="300"/>
          <w:jc w:val="center"/>
        </w:trPr>
        <w:tc>
          <w:tcPr>
            <w:tcW w:w="1306" w:type="dxa"/>
            <w:gridSpan w:val="2"/>
            <w:vMerge/>
            <w:vAlign w:val="center"/>
            <w:hideMark/>
          </w:tcPr>
          <w:p w14:paraId="46A8FEC4" w14:textId="77777777" w:rsidR="00CD3E65" w:rsidRPr="00737C0C" w:rsidRDefault="00CD3E65" w:rsidP="00CD3E65">
            <w:pPr>
              <w:rPr>
                <w:rFonts w:ascii="Arial" w:hAnsi="Arial" w:cs="Arial"/>
                <w:color w:val="000000"/>
                <w:sz w:val="20"/>
                <w:szCs w:val="20"/>
              </w:rPr>
            </w:pPr>
          </w:p>
        </w:tc>
        <w:tc>
          <w:tcPr>
            <w:tcW w:w="1120" w:type="dxa"/>
            <w:gridSpan w:val="2"/>
            <w:shd w:val="clear" w:color="auto" w:fill="auto"/>
            <w:noWrap/>
            <w:vAlign w:val="center"/>
            <w:hideMark/>
          </w:tcPr>
          <w:p w14:paraId="5C427467" w14:textId="77777777" w:rsidR="00CD3E65" w:rsidRPr="00737C0C" w:rsidRDefault="00CD3E65" w:rsidP="00CD3E65">
            <w:pPr>
              <w:jc w:val="center"/>
              <w:rPr>
                <w:rFonts w:ascii="Arial" w:hAnsi="Arial" w:cs="Arial"/>
                <w:color w:val="000000"/>
                <w:sz w:val="20"/>
                <w:szCs w:val="20"/>
              </w:rPr>
            </w:pPr>
            <w:r w:rsidRPr="00737C0C">
              <w:rPr>
                <w:rFonts w:ascii="Arial" w:hAnsi="Arial" w:cs="Arial"/>
                <w:color w:val="000000"/>
                <w:sz w:val="20"/>
                <w:szCs w:val="20"/>
              </w:rPr>
              <w:t>0.00</w:t>
            </w:r>
          </w:p>
        </w:tc>
        <w:tc>
          <w:tcPr>
            <w:tcW w:w="1539" w:type="dxa"/>
            <w:shd w:val="clear" w:color="auto" w:fill="auto"/>
            <w:vAlign w:val="center"/>
            <w:hideMark/>
          </w:tcPr>
          <w:p w14:paraId="7C786D07" w14:textId="77777777" w:rsidR="00CD3E65" w:rsidRPr="00737C0C" w:rsidRDefault="00CD3E65" w:rsidP="00CD3E65">
            <w:pPr>
              <w:jc w:val="center"/>
              <w:rPr>
                <w:rFonts w:ascii="Arial" w:hAnsi="Arial" w:cs="Arial"/>
                <w:color w:val="000000"/>
                <w:sz w:val="20"/>
                <w:szCs w:val="20"/>
              </w:rPr>
            </w:pPr>
            <w:r w:rsidRPr="00737C0C">
              <w:rPr>
                <w:rFonts w:ascii="Arial" w:hAnsi="Arial" w:cs="Arial"/>
                <w:color w:val="000000"/>
                <w:sz w:val="20"/>
                <w:szCs w:val="20"/>
              </w:rPr>
              <w:t>3</w:t>
            </w:r>
          </w:p>
        </w:tc>
        <w:tc>
          <w:tcPr>
            <w:tcW w:w="1080" w:type="dxa"/>
            <w:shd w:val="clear" w:color="auto" w:fill="auto"/>
            <w:vAlign w:val="center"/>
            <w:hideMark/>
          </w:tcPr>
          <w:p w14:paraId="32FBAF0A" w14:textId="77777777" w:rsidR="00CD3E65" w:rsidRPr="00737C0C" w:rsidRDefault="00CD3E65" w:rsidP="00CD3E65">
            <w:pPr>
              <w:jc w:val="center"/>
              <w:rPr>
                <w:rFonts w:ascii="Arial" w:hAnsi="Arial" w:cs="Arial"/>
                <w:color w:val="000000"/>
                <w:sz w:val="20"/>
                <w:szCs w:val="20"/>
              </w:rPr>
            </w:pPr>
            <w:r w:rsidRPr="00737C0C">
              <w:rPr>
                <w:rFonts w:ascii="Arial" w:hAnsi="Arial" w:cs="Arial"/>
                <w:color w:val="000000"/>
                <w:sz w:val="20"/>
                <w:szCs w:val="20"/>
              </w:rPr>
              <w:t>5.00</w:t>
            </w:r>
          </w:p>
        </w:tc>
        <w:tc>
          <w:tcPr>
            <w:tcW w:w="960" w:type="dxa"/>
            <w:shd w:val="clear" w:color="auto" w:fill="auto"/>
            <w:vAlign w:val="center"/>
            <w:hideMark/>
          </w:tcPr>
          <w:p w14:paraId="7C76D218" w14:textId="77777777" w:rsidR="00CD3E65" w:rsidRPr="00737C0C" w:rsidRDefault="00CD3E65" w:rsidP="00CD3E65">
            <w:pPr>
              <w:jc w:val="center"/>
              <w:rPr>
                <w:rFonts w:ascii="Arial" w:hAnsi="Arial" w:cs="Arial"/>
                <w:color w:val="000000"/>
                <w:sz w:val="20"/>
                <w:szCs w:val="20"/>
              </w:rPr>
            </w:pPr>
            <w:r w:rsidRPr="00737C0C">
              <w:rPr>
                <w:rFonts w:ascii="Arial" w:hAnsi="Arial" w:cs="Arial"/>
                <w:color w:val="000000"/>
                <w:sz w:val="20"/>
                <w:szCs w:val="20"/>
              </w:rPr>
              <w:t>6.10</w:t>
            </w:r>
          </w:p>
        </w:tc>
        <w:tc>
          <w:tcPr>
            <w:tcW w:w="1695" w:type="dxa"/>
            <w:shd w:val="clear" w:color="auto" w:fill="auto"/>
            <w:vAlign w:val="bottom"/>
            <w:hideMark/>
          </w:tcPr>
          <w:p w14:paraId="7566DD26" w14:textId="22B28F9A" w:rsidR="00CD3E65" w:rsidRPr="00737C0C" w:rsidRDefault="00737C0C" w:rsidP="00CD3E65">
            <w:pPr>
              <w:rPr>
                <w:rFonts w:ascii="Arial" w:hAnsi="Arial" w:cs="Arial"/>
                <w:color w:val="000000"/>
                <w:sz w:val="20"/>
                <w:szCs w:val="20"/>
              </w:rPr>
            </w:pPr>
            <w:r w:rsidRPr="00737C0C">
              <w:rPr>
                <w:rFonts w:ascii="Arial" w:hAnsi="Arial" w:cs="Arial"/>
                <w:color w:val="000000"/>
                <w:sz w:val="20"/>
                <w:szCs w:val="20"/>
              </w:rPr>
              <w:t>Overhanging</w:t>
            </w:r>
          </w:p>
        </w:tc>
        <w:tc>
          <w:tcPr>
            <w:tcW w:w="1185" w:type="dxa"/>
            <w:shd w:val="clear" w:color="auto" w:fill="auto"/>
            <w:vAlign w:val="bottom"/>
            <w:hideMark/>
          </w:tcPr>
          <w:p w14:paraId="063EF35E" w14:textId="0BA1D96F" w:rsidR="00CD3E65" w:rsidRPr="00737C0C" w:rsidRDefault="00737C0C" w:rsidP="00CD3E65">
            <w:pPr>
              <w:rPr>
                <w:rFonts w:ascii="Arial" w:hAnsi="Arial" w:cs="Arial"/>
                <w:color w:val="000000"/>
                <w:sz w:val="20"/>
                <w:szCs w:val="20"/>
              </w:rPr>
            </w:pPr>
            <w:r w:rsidRPr="00737C0C">
              <w:rPr>
                <w:rFonts w:ascii="Arial" w:hAnsi="Arial" w:cs="Arial"/>
                <w:color w:val="000000"/>
                <w:sz w:val="20"/>
                <w:szCs w:val="20"/>
              </w:rPr>
              <w:t>Rock</w:t>
            </w:r>
          </w:p>
        </w:tc>
        <w:tc>
          <w:tcPr>
            <w:tcW w:w="960" w:type="dxa"/>
            <w:shd w:val="clear" w:color="auto" w:fill="auto"/>
            <w:vAlign w:val="bottom"/>
            <w:hideMark/>
          </w:tcPr>
          <w:p w14:paraId="380B1AAA" w14:textId="54B9F7A7" w:rsidR="00CD3E65" w:rsidRPr="00737C0C" w:rsidRDefault="00737C0C" w:rsidP="00CD3E65">
            <w:pPr>
              <w:rPr>
                <w:rFonts w:ascii="Arial" w:hAnsi="Arial" w:cs="Arial"/>
                <w:color w:val="000000"/>
                <w:sz w:val="20"/>
                <w:szCs w:val="20"/>
              </w:rPr>
            </w:pPr>
            <w:r w:rsidRPr="00737C0C">
              <w:rPr>
                <w:rFonts w:ascii="Arial" w:hAnsi="Arial" w:cs="Arial"/>
                <w:color w:val="000000"/>
                <w:sz w:val="20"/>
                <w:szCs w:val="20"/>
              </w:rPr>
              <w:t>Steep</w:t>
            </w:r>
          </w:p>
        </w:tc>
      </w:tr>
      <w:tr w:rsidR="00737C0C" w:rsidRPr="00737C0C" w14:paraId="1746B66E" w14:textId="77777777" w:rsidTr="00737C0C">
        <w:trPr>
          <w:trHeight w:val="315"/>
          <w:jc w:val="center"/>
        </w:trPr>
        <w:tc>
          <w:tcPr>
            <w:tcW w:w="1306" w:type="dxa"/>
            <w:gridSpan w:val="2"/>
            <w:vMerge/>
            <w:vAlign w:val="center"/>
            <w:hideMark/>
          </w:tcPr>
          <w:p w14:paraId="420627D9" w14:textId="77777777" w:rsidR="00CD3E65" w:rsidRPr="00737C0C" w:rsidRDefault="00CD3E65" w:rsidP="00CD3E65">
            <w:pPr>
              <w:rPr>
                <w:rFonts w:ascii="Arial" w:hAnsi="Arial" w:cs="Arial"/>
                <w:color w:val="000000"/>
                <w:sz w:val="20"/>
                <w:szCs w:val="20"/>
              </w:rPr>
            </w:pPr>
          </w:p>
        </w:tc>
        <w:tc>
          <w:tcPr>
            <w:tcW w:w="1120" w:type="dxa"/>
            <w:gridSpan w:val="2"/>
            <w:shd w:val="clear" w:color="auto" w:fill="auto"/>
            <w:noWrap/>
            <w:vAlign w:val="center"/>
            <w:hideMark/>
          </w:tcPr>
          <w:p w14:paraId="013389E6" w14:textId="77777777" w:rsidR="00CD3E65" w:rsidRPr="00737C0C" w:rsidRDefault="00CD3E65" w:rsidP="00CD3E65">
            <w:pPr>
              <w:jc w:val="center"/>
              <w:rPr>
                <w:rFonts w:ascii="Arial" w:hAnsi="Arial" w:cs="Arial"/>
                <w:color w:val="000000"/>
                <w:sz w:val="20"/>
                <w:szCs w:val="20"/>
              </w:rPr>
            </w:pPr>
            <w:r w:rsidRPr="00737C0C">
              <w:rPr>
                <w:rFonts w:ascii="Arial" w:hAnsi="Arial" w:cs="Arial"/>
                <w:color w:val="000000"/>
                <w:sz w:val="20"/>
                <w:szCs w:val="20"/>
              </w:rPr>
              <w:t>0.00</w:t>
            </w:r>
          </w:p>
        </w:tc>
        <w:tc>
          <w:tcPr>
            <w:tcW w:w="1539" w:type="dxa"/>
            <w:shd w:val="clear" w:color="auto" w:fill="auto"/>
            <w:vAlign w:val="center"/>
            <w:hideMark/>
          </w:tcPr>
          <w:p w14:paraId="313DFCC5" w14:textId="77777777" w:rsidR="00CD3E65" w:rsidRPr="00737C0C" w:rsidRDefault="00CD3E65" w:rsidP="00CD3E65">
            <w:pPr>
              <w:jc w:val="center"/>
              <w:rPr>
                <w:rFonts w:ascii="Arial" w:hAnsi="Arial" w:cs="Arial"/>
                <w:color w:val="000000"/>
                <w:sz w:val="20"/>
                <w:szCs w:val="20"/>
              </w:rPr>
            </w:pPr>
            <w:r w:rsidRPr="00737C0C">
              <w:rPr>
                <w:rFonts w:ascii="Arial" w:hAnsi="Arial" w:cs="Arial"/>
                <w:color w:val="000000"/>
                <w:sz w:val="20"/>
                <w:szCs w:val="20"/>
              </w:rPr>
              <w:t>3</w:t>
            </w:r>
          </w:p>
        </w:tc>
        <w:tc>
          <w:tcPr>
            <w:tcW w:w="1080" w:type="dxa"/>
            <w:shd w:val="clear" w:color="auto" w:fill="auto"/>
            <w:vAlign w:val="center"/>
            <w:hideMark/>
          </w:tcPr>
          <w:p w14:paraId="3216DE98" w14:textId="77777777" w:rsidR="00CD3E65" w:rsidRPr="00737C0C" w:rsidRDefault="00CD3E65" w:rsidP="00CD3E65">
            <w:pPr>
              <w:jc w:val="center"/>
              <w:rPr>
                <w:rFonts w:ascii="Arial" w:hAnsi="Arial" w:cs="Arial"/>
                <w:color w:val="000000"/>
                <w:sz w:val="20"/>
                <w:szCs w:val="20"/>
              </w:rPr>
            </w:pPr>
            <w:r w:rsidRPr="00737C0C">
              <w:rPr>
                <w:rFonts w:ascii="Arial" w:hAnsi="Arial" w:cs="Arial"/>
                <w:color w:val="000000"/>
                <w:sz w:val="20"/>
                <w:szCs w:val="20"/>
              </w:rPr>
              <w:t>0.00</w:t>
            </w:r>
          </w:p>
        </w:tc>
        <w:tc>
          <w:tcPr>
            <w:tcW w:w="960" w:type="dxa"/>
            <w:shd w:val="clear" w:color="auto" w:fill="auto"/>
            <w:vAlign w:val="center"/>
            <w:hideMark/>
          </w:tcPr>
          <w:p w14:paraId="32664812" w14:textId="77777777" w:rsidR="00CD3E65" w:rsidRPr="00737C0C" w:rsidRDefault="00CD3E65" w:rsidP="00CD3E65">
            <w:pPr>
              <w:jc w:val="center"/>
              <w:rPr>
                <w:rFonts w:ascii="Arial" w:hAnsi="Arial" w:cs="Arial"/>
                <w:color w:val="000000"/>
                <w:sz w:val="20"/>
                <w:szCs w:val="20"/>
              </w:rPr>
            </w:pPr>
            <w:r w:rsidRPr="00737C0C">
              <w:rPr>
                <w:rFonts w:ascii="Arial" w:hAnsi="Arial" w:cs="Arial"/>
                <w:color w:val="000000"/>
                <w:sz w:val="20"/>
                <w:szCs w:val="20"/>
              </w:rPr>
              <w:t>2.67</w:t>
            </w:r>
          </w:p>
        </w:tc>
        <w:tc>
          <w:tcPr>
            <w:tcW w:w="1695" w:type="dxa"/>
            <w:shd w:val="clear" w:color="auto" w:fill="auto"/>
            <w:vAlign w:val="bottom"/>
            <w:hideMark/>
          </w:tcPr>
          <w:p w14:paraId="18E7AA61" w14:textId="34A8578F" w:rsidR="00CD3E65" w:rsidRPr="00737C0C" w:rsidRDefault="00737C0C" w:rsidP="00CD3E65">
            <w:pPr>
              <w:rPr>
                <w:rFonts w:ascii="Arial" w:hAnsi="Arial" w:cs="Arial"/>
                <w:color w:val="000000"/>
                <w:sz w:val="20"/>
                <w:szCs w:val="20"/>
              </w:rPr>
            </w:pPr>
            <w:r w:rsidRPr="00737C0C">
              <w:rPr>
                <w:rFonts w:ascii="Arial" w:hAnsi="Arial" w:cs="Arial"/>
                <w:color w:val="000000"/>
                <w:sz w:val="20"/>
                <w:szCs w:val="20"/>
              </w:rPr>
              <w:t>Overhanging</w:t>
            </w:r>
          </w:p>
        </w:tc>
        <w:tc>
          <w:tcPr>
            <w:tcW w:w="1185" w:type="dxa"/>
            <w:shd w:val="clear" w:color="auto" w:fill="auto"/>
            <w:vAlign w:val="bottom"/>
            <w:hideMark/>
          </w:tcPr>
          <w:p w14:paraId="0A80002E" w14:textId="1570BDFD" w:rsidR="00CD3E65" w:rsidRPr="00737C0C" w:rsidRDefault="00737C0C" w:rsidP="00CD3E65">
            <w:pPr>
              <w:rPr>
                <w:rFonts w:ascii="Arial" w:hAnsi="Arial" w:cs="Arial"/>
                <w:color w:val="000000"/>
                <w:sz w:val="20"/>
                <w:szCs w:val="20"/>
              </w:rPr>
            </w:pPr>
            <w:r w:rsidRPr="00737C0C">
              <w:rPr>
                <w:rFonts w:ascii="Arial" w:hAnsi="Arial" w:cs="Arial"/>
                <w:color w:val="000000"/>
                <w:sz w:val="20"/>
                <w:szCs w:val="20"/>
              </w:rPr>
              <w:t>Silt</w:t>
            </w:r>
          </w:p>
        </w:tc>
        <w:tc>
          <w:tcPr>
            <w:tcW w:w="960" w:type="dxa"/>
            <w:shd w:val="clear" w:color="auto" w:fill="auto"/>
            <w:vAlign w:val="bottom"/>
            <w:hideMark/>
          </w:tcPr>
          <w:p w14:paraId="6B9391A1" w14:textId="180D2546" w:rsidR="00CD3E65" w:rsidRPr="00737C0C" w:rsidRDefault="00737C0C" w:rsidP="00CD3E65">
            <w:pPr>
              <w:rPr>
                <w:rFonts w:ascii="Arial" w:hAnsi="Arial" w:cs="Arial"/>
                <w:color w:val="000000"/>
                <w:sz w:val="20"/>
                <w:szCs w:val="20"/>
              </w:rPr>
            </w:pPr>
            <w:r w:rsidRPr="00737C0C">
              <w:rPr>
                <w:rFonts w:ascii="Arial" w:hAnsi="Arial" w:cs="Arial"/>
                <w:color w:val="000000"/>
                <w:sz w:val="20"/>
                <w:szCs w:val="20"/>
              </w:rPr>
              <w:t>Low</w:t>
            </w:r>
          </w:p>
        </w:tc>
      </w:tr>
      <w:tr w:rsidR="00737C0C" w:rsidRPr="00737C0C" w14:paraId="533337CA" w14:textId="77777777" w:rsidTr="00737C0C">
        <w:trPr>
          <w:trHeight w:val="300"/>
          <w:jc w:val="center"/>
        </w:trPr>
        <w:tc>
          <w:tcPr>
            <w:tcW w:w="1306" w:type="dxa"/>
            <w:gridSpan w:val="2"/>
            <w:vMerge w:val="restart"/>
            <w:shd w:val="clear" w:color="auto" w:fill="auto"/>
            <w:vAlign w:val="center"/>
            <w:hideMark/>
          </w:tcPr>
          <w:p w14:paraId="0ED14918" w14:textId="320D1C3C" w:rsidR="00CD3E65" w:rsidRPr="00737C0C" w:rsidRDefault="00CD3E65" w:rsidP="00CD3E65">
            <w:pPr>
              <w:jc w:val="center"/>
              <w:rPr>
                <w:rFonts w:ascii="Arial" w:hAnsi="Arial" w:cs="Arial"/>
                <w:color w:val="000000"/>
                <w:sz w:val="20"/>
                <w:szCs w:val="20"/>
              </w:rPr>
            </w:pPr>
            <w:r w:rsidRPr="00737C0C">
              <w:rPr>
                <w:rFonts w:ascii="Arial" w:hAnsi="Arial" w:cs="Arial"/>
                <w:color w:val="000000"/>
                <w:sz w:val="20"/>
                <w:szCs w:val="20"/>
              </w:rPr>
              <w:t>&gt;</w:t>
            </w:r>
            <w:r w:rsidR="001375A6">
              <w:rPr>
                <w:rFonts w:ascii="Arial" w:hAnsi="Arial" w:cs="Arial"/>
                <w:color w:val="000000"/>
                <w:sz w:val="20"/>
                <w:szCs w:val="20"/>
              </w:rPr>
              <w:t xml:space="preserve"> </w:t>
            </w:r>
            <w:r w:rsidRPr="00737C0C">
              <w:rPr>
                <w:rFonts w:ascii="Arial" w:hAnsi="Arial" w:cs="Arial"/>
                <w:color w:val="000000"/>
                <w:sz w:val="20"/>
                <w:szCs w:val="20"/>
              </w:rPr>
              <w:t>500 m</w:t>
            </w:r>
          </w:p>
        </w:tc>
        <w:tc>
          <w:tcPr>
            <w:tcW w:w="1120" w:type="dxa"/>
            <w:gridSpan w:val="2"/>
            <w:shd w:val="clear" w:color="auto" w:fill="auto"/>
            <w:vAlign w:val="center"/>
            <w:hideMark/>
          </w:tcPr>
          <w:p w14:paraId="0DEDDADD" w14:textId="77777777" w:rsidR="00CD3E65" w:rsidRPr="00737C0C" w:rsidRDefault="00CD3E65" w:rsidP="00CD3E65">
            <w:pPr>
              <w:jc w:val="center"/>
              <w:rPr>
                <w:rFonts w:ascii="Arial" w:hAnsi="Arial" w:cs="Arial"/>
                <w:color w:val="000000"/>
                <w:sz w:val="20"/>
                <w:szCs w:val="20"/>
              </w:rPr>
            </w:pPr>
            <w:r w:rsidRPr="00737C0C">
              <w:rPr>
                <w:rFonts w:ascii="Arial" w:hAnsi="Arial" w:cs="Arial"/>
                <w:color w:val="000000"/>
                <w:sz w:val="20"/>
                <w:szCs w:val="20"/>
              </w:rPr>
              <w:t>1.44</w:t>
            </w:r>
          </w:p>
        </w:tc>
        <w:tc>
          <w:tcPr>
            <w:tcW w:w="1539" w:type="dxa"/>
            <w:shd w:val="clear" w:color="auto" w:fill="auto"/>
            <w:vAlign w:val="center"/>
            <w:hideMark/>
          </w:tcPr>
          <w:p w14:paraId="78F20C26" w14:textId="77777777" w:rsidR="00CD3E65" w:rsidRPr="00737C0C" w:rsidRDefault="00CD3E65" w:rsidP="00CD3E65">
            <w:pPr>
              <w:jc w:val="center"/>
              <w:rPr>
                <w:rFonts w:ascii="Arial" w:hAnsi="Arial" w:cs="Arial"/>
                <w:color w:val="000000"/>
                <w:sz w:val="20"/>
                <w:szCs w:val="20"/>
              </w:rPr>
            </w:pPr>
            <w:r w:rsidRPr="00737C0C">
              <w:rPr>
                <w:rFonts w:ascii="Arial" w:hAnsi="Arial" w:cs="Arial"/>
                <w:color w:val="000000"/>
                <w:sz w:val="20"/>
                <w:szCs w:val="20"/>
              </w:rPr>
              <w:t>3</w:t>
            </w:r>
          </w:p>
        </w:tc>
        <w:tc>
          <w:tcPr>
            <w:tcW w:w="1080" w:type="dxa"/>
            <w:shd w:val="clear" w:color="auto" w:fill="auto"/>
            <w:vAlign w:val="center"/>
            <w:hideMark/>
          </w:tcPr>
          <w:p w14:paraId="78C91306" w14:textId="77777777" w:rsidR="00CD3E65" w:rsidRPr="00737C0C" w:rsidRDefault="00CD3E65" w:rsidP="00CD3E65">
            <w:pPr>
              <w:jc w:val="center"/>
              <w:rPr>
                <w:rFonts w:ascii="Arial" w:hAnsi="Arial" w:cs="Arial"/>
                <w:color w:val="000000"/>
                <w:sz w:val="20"/>
                <w:szCs w:val="20"/>
              </w:rPr>
            </w:pPr>
            <w:r w:rsidRPr="00737C0C">
              <w:rPr>
                <w:rFonts w:ascii="Arial" w:hAnsi="Arial" w:cs="Arial"/>
                <w:color w:val="000000"/>
                <w:sz w:val="20"/>
                <w:szCs w:val="20"/>
              </w:rPr>
              <w:t>10.00</w:t>
            </w:r>
          </w:p>
        </w:tc>
        <w:tc>
          <w:tcPr>
            <w:tcW w:w="960" w:type="dxa"/>
            <w:shd w:val="clear" w:color="auto" w:fill="auto"/>
            <w:vAlign w:val="center"/>
            <w:hideMark/>
          </w:tcPr>
          <w:p w14:paraId="54EBCBBC" w14:textId="77777777" w:rsidR="00CD3E65" w:rsidRPr="00737C0C" w:rsidRDefault="00CD3E65" w:rsidP="00CD3E65">
            <w:pPr>
              <w:jc w:val="center"/>
              <w:rPr>
                <w:rFonts w:ascii="Arial" w:hAnsi="Arial" w:cs="Arial"/>
                <w:color w:val="000000"/>
                <w:sz w:val="20"/>
                <w:szCs w:val="20"/>
              </w:rPr>
            </w:pPr>
            <w:r w:rsidRPr="00737C0C">
              <w:rPr>
                <w:rFonts w:ascii="Arial" w:hAnsi="Arial" w:cs="Arial"/>
                <w:color w:val="000000"/>
                <w:sz w:val="20"/>
                <w:szCs w:val="20"/>
              </w:rPr>
              <w:t>0.97</w:t>
            </w:r>
          </w:p>
        </w:tc>
        <w:tc>
          <w:tcPr>
            <w:tcW w:w="1695" w:type="dxa"/>
            <w:shd w:val="clear" w:color="auto" w:fill="auto"/>
            <w:vAlign w:val="bottom"/>
            <w:hideMark/>
          </w:tcPr>
          <w:p w14:paraId="74F3BD31" w14:textId="5ACDFB6B" w:rsidR="00CD3E65" w:rsidRPr="00737C0C" w:rsidRDefault="00737C0C" w:rsidP="00260590">
            <w:pPr>
              <w:rPr>
                <w:rFonts w:ascii="Arial" w:hAnsi="Arial" w:cs="Arial"/>
                <w:color w:val="000000"/>
                <w:sz w:val="20"/>
                <w:szCs w:val="20"/>
              </w:rPr>
            </w:pPr>
            <w:r w:rsidRPr="00737C0C">
              <w:rPr>
                <w:rFonts w:ascii="Arial" w:hAnsi="Arial" w:cs="Arial"/>
                <w:color w:val="000000"/>
                <w:sz w:val="20"/>
                <w:szCs w:val="20"/>
              </w:rPr>
              <w:t>N</w:t>
            </w:r>
            <w:r w:rsidR="00260590">
              <w:rPr>
                <w:rFonts w:ascii="Arial" w:hAnsi="Arial" w:cs="Arial"/>
                <w:color w:val="000000"/>
                <w:sz w:val="20"/>
                <w:szCs w:val="20"/>
              </w:rPr>
              <w:t>/A</w:t>
            </w:r>
          </w:p>
        </w:tc>
        <w:tc>
          <w:tcPr>
            <w:tcW w:w="1185" w:type="dxa"/>
            <w:shd w:val="clear" w:color="auto" w:fill="auto"/>
            <w:vAlign w:val="bottom"/>
            <w:hideMark/>
          </w:tcPr>
          <w:p w14:paraId="45ADEF18" w14:textId="7B0E91AA" w:rsidR="00CD3E65" w:rsidRPr="00737C0C" w:rsidRDefault="00737C0C" w:rsidP="00CD3E65">
            <w:pPr>
              <w:rPr>
                <w:rFonts w:ascii="Arial" w:hAnsi="Arial" w:cs="Arial"/>
                <w:color w:val="000000"/>
                <w:sz w:val="20"/>
                <w:szCs w:val="20"/>
              </w:rPr>
            </w:pPr>
            <w:r w:rsidRPr="00737C0C">
              <w:rPr>
                <w:rFonts w:ascii="Arial" w:hAnsi="Arial" w:cs="Arial"/>
                <w:color w:val="000000"/>
                <w:sz w:val="20"/>
                <w:szCs w:val="20"/>
              </w:rPr>
              <w:t>Rock</w:t>
            </w:r>
          </w:p>
        </w:tc>
        <w:tc>
          <w:tcPr>
            <w:tcW w:w="960" w:type="dxa"/>
            <w:shd w:val="clear" w:color="auto" w:fill="auto"/>
            <w:vAlign w:val="bottom"/>
            <w:hideMark/>
          </w:tcPr>
          <w:p w14:paraId="3CBA53F2" w14:textId="444918B4" w:rsidR="00CD3E65" w:rsidRPr="00737C0C" w:rsidRDefault="00737C0C" w:rsidP="00CD3E65">
            <w:pPr>
              <w:rPr>
                <w:rFonts w:ascii="Arial" w:hAnsi="Arial" w:cs="Arial"/>
                <w:color w:val="000000"/>
                <w:sz w:val="20"/>
                <w:szCs w:val="20"/>
              </w:rPr>
            </w:pPr>
            <w:r w:rsidRPr="00737C0C">
              <w:rPr>
                <w:rFonts w:ascii="Arial" w:hAnsi="Arial" w:cs="Arial"/>
                <w:color w:val="000000"/>
                <w:sz w:val="20"/>
                <w:szCs w:val="20"/>
              </w:rPr>
              <w:t>N</w:t>
            </w:r>
            <w:r>
              <w:rPr>
                <w:rFonts w:ascii="Arial" w:hAnsi="Arial" w:cs="Arial"/>
                <w:color w:val="000000"/>
                <w:sz w:val="20"/>
                <w:szCs w:val="20"/>
              </w:rPr>
              <w:t>/A</w:t>
            </w:r>
          </w:p>
        </w:tc>
      </w:tr>
      <w:tr w:rsidR="00737C0C" w:rsidRPr="00737C0C" w14:paraId="7AB77799" w14:textId="77777777" w:rsidTr="00737C0C">
        <w:trPr>
          <w:trHeight w:val="300"/>
          <w:jc w:val="center"/>
        </w:trPr>
        <w:tc>
          <w:tcPr>
            <w:tcW w:w="1306" w:type="dxa"/>
            <w:gridSpan w:val="2"/>
            <w:vMerge/>
            <w:vAlign w:val="center"/>
            <w:hideMark/>
          </w:tcPr>
          <w:p w14:paraId="6EF02828" w14:textId="77777777" w:rsidR="00CD3E65" w:rsidRPr="00737C0C" w:rsidRDefault="00CD3E65" w:rsidP="00CD3E65">
            <w:pPr>
              <w:rPr>
                <w:rFonts w:ascii="Arial" w:hAnsi="Arial" w:cs="Arial"/>
                <w:color w:val="000000"/>
                <w:sz w:val="20"/>
                <w:szCs w:val="20"/>
              </w:rPr>
            </w:pPr>
          </w:p>
        </w:tc>
        <w:tc>
          <w:tcPr>
            <w:tcW w:w="1120" w:type="dxa"/>
            <w:gridSpan w:val="2"/>
            <w:shd w:val="clear" w:color="auto" w:fill="auto"/>
            <w:vAlign w:val="center"/>
            <w:hideMark/>
          </w:tcPr>
          <w:p w14:paraId="0E417654" w14:textId="77777777" w:rsidR="00CD3E65" w:rsidRPr="00737C0C" w:rsidRDefault="00CD3E65" w:rsidP="00CD3E65">
            <w:pPr>
              <w:jc w:val="center"/>
              <w:rPr>
                <w:rFonts w:ascii="Arial" w:hAnsi="Arial" w:cs="Arial"/>
                <w:color w:val="000000"/>
                <w:sz w:val="20"/>
                <w:szCs w:val="20"/>
              </w:rPr>
            </w:pPr>
            <w:r w:rsidRPr="00737C0C">
              <w:rPr>
                <w:rFonts w:ascii="Arial" w:hAnsi="Arial" w:cs="Arial"/>
                <w:color w:val="000000"/>
                <w:sz w:val="20"/>
                <w:szCs w:val="20"/>
              </w:rPr>
              <w:t>0.80</w:t>
            </w:r>
          </w:p>
        </w:tc>
        <w:tc>
          <w:tcPr>
            <w:tcW w:w="1539" w:type="dxa"/>
            <w:shd w:val="clear" w:color="auto" w:fill="auto"/>
            <w:vAlign w:val="center"/>
            <w:hideMark/>
          </w:tcPr>
          <w:p w14:paraId="0065284C" w14:textId="77777777" w:rsidR="00CD3E65" w:rsidRPr="00737C0C" w:rsidRDefault="00CD3E65" w:rsidP="00CD3E65">
            <w:pPr>
              <w:jc w:val="center"/>
              <w:rPr>
                <w:rFonts w:ascii="Arial" w:hAnsi="Arial" w:cs="Arial"/>
                <w:color w:val="000000"/>
                <w:sz w:val="20"/>
                <w:szCs w:val="20"/>
              </w:rPr>
            </w:pPr>
            <w:r w:rsidRPr="00737C0C">
              <w:rPr>
                <w:rFonts w:ascii="Arial" w:hAnsi="Arial" w:cs="Arial"/>
                <w:color w:val="000000"/>
                <w:sz w:val="20"/>
                <w:szCs w:val="20"/>
              </w:rPr>
              <w:t>3</w:t>
            </w:r>
          </w:p>
        </w:tc>
        <w:tc>
          <w:tcPr>
            <w:tcW w:w="1080" w:type="dxa"/>
            <w:shd w:val="clear" w:color="auto" w:fill="auto"/>
            <w:vAlign w:val="center"/>
            <w:hideMark/>
          </w:tcPr>
          <w:p w14:paraId="43C78C6E" w14:textId="77777777" w:rsidR="00CD3E65" w:rsidRPr="00737C0C" w:rsidRDefault="00CD3E65" w:rsidP="00CD3E65">
            <w:pPr>
              <w:jc w:val="center"/>
              <w:rPr>
                <w:rFonts w:ascii="Arial" w:hAnsi="Arial" w:cs="Arial"/>
                <w:color w:val="000000"/>
                <w:sz w:val="20"/>
                <w:szCs w:val="20"/>
              </w:rPr>
            </w:pPr>
            <w:r w:rsidRPr="00737C0C">
              <w:rPr>
                <w:rFonts w:ascii="Arial" w:hAnsi="Arial" w:cs="Arial"/>
                <w:color w:val="000000"/>
                <w:sz w:val="20"/>
                <w:szCs w:val="20"/>
              </w:rPr>
              <w:t>5.00</w:t>
            </w:r>
          </w:p>
        </w:tc>
        <w:tc>
          <w:tcPr>
            <w:tcW w:w="960" w:type="dxa"/>
            <w:shd w:val="clear" w:color="auto" w:fill="auto"/>
            <w:vAlign w:val="center"/>
            <w:hideMark/>
          </w:tcPr>
          <w:p w14:paraId="596320DE" w14:textId="77777777" w:rsidR="00CD3E65" w:rsidRPr="00737C0C" w:rsidRDefault="00CD3E65" w:rsidP="00CD3E65">
            <w:pPr>
              <w:jc w:val="center"/>
              <w:rPr>
                <w:rFonts w:ascii="Arial" w:hAnsi="Arial" w:cs="Arial"/>
                <w:color w:val="000000"/>
                <w:sz w:val="20"/>
                <w:szCs w:val="20"/>
              </w:rPr>
            </w:pPr>
            <w:r w:rsidRPr="00737C0C">
              <w:rPr>
                <w:rFonts w:ascii="Arial" w:hAnsi="Arial" w:cs="Arial"/>
                <w:color w:val="000000"/>
                <w:sz w:val="20"/>
                <w:szCs w:val="20"/>
              </w:rPr>
              <w:t>0.83</w:t>
            </w:r>
          </w:p>
        </w:tc>
        <w:tc>
          <w:tcPr>
            <w:tcW w:w="1695" w:type="dxa"/>
            <w:shd w:val="clear" w:color="auto" w:fill="auto"/>
            <w:vAlign w:val="bottom"/>
            <w:hideMark/>
          </w:tcPr>
          <w:p w14:paraId="4AF0C2C2" w14:textId="33D37E95" w:rsidR="00CD3E65" w:rsidRPr="00737C0C" w:rsidRDefault="00737C0C" w:rsidP="00CD3E65">
            <w:pPr>
              <w:rPr>
                <w:rFonts w:ascii="Arial" w:hAnsi="Arial" w:cs="Arial"/>
                <w:color w:val="000000"/>
                <w:sz w:val="20"/>
                <w:szCs w:val="20"/>
              </w:rPr>
            </w:pPr>
            <w:r w:rsidRPr="00737C0C">
              <w:rPr>
                <w:rFonts w:ascii="Arial" w:hAnsi="Arial" w:cs="Arial"/>
                <w:color w:val="000000"/>
                <w:sz w:val="20"/>
                <w:szCs w:val="20"/>
              </w:rPr>
              <w:t>Cattails</w:t>
            </w:r>
          </w:p>
        </w:tc>
        <w:tc>
          <w:tcPr>
            <w:tcW w:w="1185" w:type="dxa"/>
            <w:shd w:val="clear" w:color="auto" w:fill="auto"/>
            <w:vAlign w:val="bottom"/>
            <w:hideMark/>
          </w:tcPr>
          <w:p w14:paraId="116C6BB7" w14:textId="04769CE5" w:rsidR="00CD3E65" w:rsidRPr="00737C0C" w:rsidRDefault="00737C0C" w:rsidP="00CD3E65">
            <w:pPr>
              <w:rPr>
                <w:rFonts w:ascii="Arial" w:hAnsi="Arial" w:cs="Arial"/>
                <w:color w:val="000000"/>
                <w:sz w:val="20"/>
                <w:szCs w:val="20"/>
              </w:rPr>
            </w:pPr>
            <w:r w:rsidRPr="00737C0C">
              <w:rPr>
                <w:rFonts w:ascii="Arial" w:hAnsi="Arial" w:cs="Arial"/>
                <w:color w:val="000000"/>
                <w:sz w:val="20"/>
                <w:szCs w:val="20"/>
              </w:rPr>
              <w:t>Rock</w:t>
            </w:r>
          </w:p>
        </w:tc>
        <w:tc>
          <w:tcPr>
            <w:tcW w:w="960" w:type="dxa"/>
            <w:shd w:val="clear" w:color="auto" w:fill="auto"/>
            <w:vAlign w:val="bottom"/>
            <w:hideMark/>
          </w:tcPr>
          <w:p w14:paraId="076CF9CA" w14:textId="6A53767C" w:rsidR="00CD3E65" w:rsidRPr="00737C0C" w:rsidRDefault="00737C0C" w:rsidP="00CD3E65">
            <w:pPr>
              <w:rPr>
                <w:rFonts w:ascii="Arial" w:hAnsi="Arial" w:cs="Arial"/>
                <w:color w:val="000000"/>
                <w:sz w:val="20"/>
                <w:szCs w:val="20"/>
              </w:rPr>
            </w:pPr>
            <w:r w:rsidRPr="00737C0C">
              <w:rPr>
                <w:rFonts w:ascii="Arial" w:hAnsi="Arial" w:cs="Arial"/>
                <w:color w:val="000000"/>
                <w:sz w:val="20"/>
                <w:szCs w:val="20"/>
              </w:rPr>
              <w:t>Low</w:t>
            </w:r>
          </w:p>
        </w:tc>
      </w:tr>
      <w:tr w:rsidR="00737C0C" w:rsidRPr="00737C0C" w14:paraId="4D102F0E" w14:textId="77777777" w:rsidTr="00737C0C">
        <w:trPr>
          <w:trHeight w:val="300"/>
          <w:jc w:val="center"/>
        </w:trPr>
        <w:tc>
          <w:tcPr>
            <w:tcW w:w="1306" w:type="dxa"/>
            <w:gridSpan w:val="2"/>
            <w:vMerge/>
            <w:vAlign w:val="center"/>
            <w:hideMark/>
          </w:tcPr>
          <w:p w14:paraId="6B7411C7" w14:textId="77777777" w:rsidR="00CD3E65" w:rsidRPr="00737C0C" w:rsidRDefault="00CD3E65" w:rsidP="00CD3E65">
            <w:pPr>
              <w:rPr>
                <w:rFonts w:ascii="Arial" w:hAnsi="Arial" w:cs="Arial"/>
                <w:color w:val="000000"/>
                <w:sz w:val="20"/>
                <w:szCs w:val="20"/>
              </w:rPr>
            </w:pPr>
          </w:p>
        </w:tc>
        <w:tc>
          <w:tcPr>
            <w:tcW w:w="1120" w:type="dxa"/>
            <w:gridSpan w:val="2"/>
            <w:shd w:val="clear" w:color="auto" w:fill="auto"/>
            <w:vAlign w:val="center"/>
            <w:hideMark/>
          </w:tcPr>
          <w:p w14:paraId="5EDB0065" w14:textId="77777777" w:rsidR="00CD3E65" w:rsidRPr="00737C0C" w:rsidRDefault="00CD3E65" w:rsidP="00CD3E65">
            <w:pPr>
              <w:jc w:val="center"/>
              <w:rPr>
                <w:rFonts w:ascii="Arial" w:hAnsi="Arial" w:cs="Arial"/>
                <w:color w:val="000000"/>
                <w:sz w:val="20"/>
                <w:szCs w:val="20"/>
              </w:rPr>
            </w:pPr>
            <w:r w:rsidRPr="00737C0C">
              <w:rPr>
                <w:rFonts w:ascii="Arial" w:hAnsi="Arial" w:cs="Arial"/>
                <w:color w:val="000000"/>
                <w:sz w:val="20"/>
                <w:szCs w:val="20"/>
              </w:rPr>
              <w:t>0.24</w:t>
            </w:r>
          </w:p>
        </w:tc>
        <w:tc>
          <w:tcPr>
            <w:tcW w:w="1539" w:type="dxa"/>
            <w:shd w:val="clear" w:color="auto" w:fill="auto"/>
            <w:vAlign w:val="center"/>
            <w:hideMark/>
          </w:tcPr>
          <w:p w14:paraId="12AAFB56" w14:textId="77777777" w:rsidR="00CD3E65" w:rsidRPr="00737C0C" w:rsidRDefault="00CD3E65" w:rsidP="00CD3E65">
            <w:pPr>
              <w:jc w:val="center"/>
              <w:rPr>
                <w:rFonts w:ascii="Arial" w:hAnsi="Arial" w:cs="Arial"/>
                <w:color w:val="000000"/>
                <w:sz w:val="20"/>
                <w:szCs w:val="20"/>
              </w:rPr>
            </w:pPr>
            <w:r w:rsidRPr="00737C0C">
              <w:rPr>
                <w:rFonts w:ascii="Arial" w:hAnsi="Arial" w:cs="Arial"/>
                <w:color w:val="000000"/>
                <w:sz w:val="20"/>
                <w:szCs w:val="20"/>
              </w:rPr>
              <w:t>4</w:t>
            </w:r>
          </w:p>
        </w:tc>
        <w:tc>
          <w:tcPr>
            <w:tcW w:w="1080" w:type="dxa"/>
            <w:shd w:val="clear" w:color="auto" w:fill="auto"/>
            <w:vAlign w:val="center"/>
            <w:hideMark/>
          </w:tcPr>
          <w:p w14:paraId="4478C126" w14:textId="77777777" w:rsidR="00CD3E65" w:rsidRPr="00737C0C" w:rsidRDefault="00CD3E65" w:rsidP="00CD3E65">
            <w:pPr>
              <w:jc w:val="center"/>
              <w:rPr>
                <w:rFonts w:ascii="Arial" w:hAnsi="Arial" w:cs="Arial"/>
                <w:color w:val="000000"/>
                <w:sz w:val="20"/>
                <w:szCs w:val="20"/>
              </w:rPr>
            </w:pPr>
            <w:r w:rsidRPr="00737C0C">
              <w:rPr>
                <w:rFonts w:ascii="Arial" w:hAnsi="Arial" w:cs="Arial"/>
                <w:color w:val="000000"/>
                <w:sz w:val="20"/>
                <w:szCs w:val="20"/>
              </w:rPr>
              <w:t>100.0</w:t>
            </w:r>
          </w:p>
        </w:tc>
        <w:tc>
          <w:tcPr>
            <w:tcW w:w="960" w:type="dxa"/>
            <w:shd w:val="clear" w:color="auto" w:fill="auto"/>
            <w:vAlign w:val="center"/>
            <w:hideMark/>
          </w:tcPr>
          <w:p w14:paraId="67969D67" w14:textId="77777777" w:rsidR="00CD3E65" w:rsidRPr="00737C0C" w:rsidRDefault="00CD3E65" w:rsidP="00CD3E65">
            <w:pPr>
              <w:jc w:val="center"/>
              <w:rPr>
                <w:rFonts w:ascii="Arial" w:hAnsi="Arial" w:cs="Arial"/>
                <w:color w:val="000000"/>
                <w:sz w:val="20"/>
                <w:szCs w:val="20"/>
              </w:rPr>
            </w:pPr>
            <w:r w:rsidRPr="00737C0C">
              <w:rPr>
                <w:rFonts w:ascii="Arial" w:hAnsi="Arial" w:cs="Arial"/>
                <w:color w:val="000000"/>
                <w:sz w:val="20"/>
                <w:szCs w:val="20"/>
              </w:rPr>
              <w:t>9.98</w:t>
            </w:r>
          </w:p>
        </w:tc>
        <w:tc>
          <w:tcPr>
            <w:tcW w:w="1695" w:type="dxa"/>
            <w:shd w:val="clear" w:color="auto" w:fill="auto"/>
            <w:vAlign w:val="bottom"/>
            <w:hideMark/>
          </w:tcPr>
          <w:p w14:paraId="18216704" w14:textId="4496267F" w:rsidR="00CD3E65" w:rsidRPr="00737C0C" w:rsidRDefault="00737C0C" w:rsidP="00CD3E65">
            <w:pPr>
              <w:rPr>
                <w:rFonts w:ascii="Arial" w:hAnsi="Arial" w:cs="Arial"/>
                <w:color w:val="000000"/>
                <w:sz w:val="20"/>
                <w:szCs w:val="20"/>
              </w:rPr>
            </w:pPr>
            <w:r w:rsidRPr="00737C0C">
              <w:rPr>
                <w:rFonts w:ascii="Arial" w:hAnsi="Arial" w:cs="Arial"/>
                <w:color w:val="000000"/>
                <w:sz w:val="20"/>
                <w:szCs w:val="20"/>
              </w:rPr>
              <w:t>None</w:t>
            </w:r>
          </w:p>
        </w:tc>
        <w:tc>
          <w:tcPr>
            <w:tcW w:w="1185" w:type="dxa"/>
            <w:shd w:val="clear" w:color="auto" w:fill="auto"/>
            <w:vAlign w:val="bottom"/>
            <w:hideMark/>
          </w:tcPr>
          <w:p w14:paraId="5479BBD3" w14:textId="40F64648" w:rsidR="00CD3E65" w:rsidRPr="00737C0C" w:rsidRDefault="00737C0C" w:rsidP="00CD3E65">
            <w:pPr>
              <w:rPr>
                <w:rFonts w:ascii="Arial" w:hAnsi="Arial" w:cs="Arial"/>
                <w:color w:val="000000"/>
                <w:sz w:val="20"/>
                <w:szCs w:val="20"/>
              </w:rPr>
            </w:pPr>
            <w:r w:rsidRPr="00737C0C">
              <w:rPr>
                <w:rFonts w:ascii="Arial" w:hAnsi="Arial" w:cs="Arial"/>
                <w:color w:val="000000"/>
                <w:sz w:val="20"/>
                <w:szCs w:val="20"/>
              </w:rPr>
              <w:t>Silt</w:t>
            </w:r>
          </w:p>
        </w:tc>
        <w:tc>
          <w:tcPr>
            <w:tcW w:w="960" w:type="dxa"/>
            <w:shd w:val="clear" w:color="auto" w:fill="auto"/>
            <w:vAlign w:val="bottom"/>
            <w:hideMark/>
          </w:tcPr>
          <w:p w14:paraId="5D277068" w14:textId="04285CBE" w:rsidR="00CD3E65" w:rsidRPr="00737C0C" w:rsidRDefault="00737C0C" w:rsidP="00CD3E65">
            <w:pPr>
              <w:rPr>
                <w:rFonts w:ascii="Arial" w:hAnsi="Arial" w:cs="Arial"/>
                <w:color w:val="000000"/>
                <w:sz w:val="20"/>
                <w:szCs w:val="20"/>
              </w:rPr>
            </w:pPr>
            <w:r w:rsidRPr="00737C0C">
              <w:rPr>
                <w:rFonts w:ascii="Arial" w:hAnsi="Arial" w:cs="Arial"/>
                <w:color w:val="000000"/>
                <w:sz w:val="20"/>
                <w:szCs w:val="20"/>
              </w:rPr>
              <w:t>None</w:t>
            </w:r>
          </w:p>
        </w:tc>
      </w:tr>
      <w:tr w:rsidR="00737C0C" w:rsidRPr="00737C0C" w14:paraId="2008D563" w14:textId="77777777" w:rsidTr="00737C0C">
        <w:trPr>
          <w:trHeight w:val="300"/>
          <w:jc w:val="center"/>
        </w:trPr>
        <w:tc>
          <w:tcPr>
            <w:tcW w:w="1306" w:type="dxa"/>
            <w:gridSpan w:val="2"/>
            <w:vMerge/>
            <w:vAlign w:val="center"/>
            <w:hideMark/>
          </w:tcPr>
          <w:p w14:paraId="00EA0DCC" w14:textId="77777777" w:rsidR="00CD3E65" w:rsidRPr="00737C0C" w:rsidRDefault="00CD3E65" w:rsidP="00CD3E65">
            <w:pPr>
              <w:rPr>
                <w:rFonts w:ascii="Arial" w:hAnsi="Arial" w:cs="Arial"/>
                <w:color w:val="000000"/>
                <w:sz w:val="20"/>
                <w:szCs w:val="20"/>
              </w:rPr>
            </w:pPr>
          </w:p>
        </w:tc>
        <w:tc>
          <w:tcPr>
            <w:tcW w:w="1120" w:type="dxa"/>
            <w:gridSpan w:val="2"/>
            <w:shd w:val="clear" w:color="auto" w:fill="auto"/>
            <w:vAlign w:val="center"/>
            <w:hideMark/>
          </w:tcPr>
          <w:p w14:paraId="2E1FF931" w14:textId="77777777" w:rsidR="00CD3E65" w:rsidRPr="00737C0C" w:rsidRDefault="00CD3E65" w:rsidP="00CD3E65">
            <w:pPr>
              <w:jc w:val="center"/>
              <w:rPr>
                <w:rFonts w:ascii="Arial" w:hAnsi="Arial" w:cs="Arial"/>
                <w:color w:val="000000"/>
                <w:sz w:val="20"/>
                <w:szCs w:val="20"/>
              </w:rPr>
            </w:pPr>
            <w:r w:rsidRPr="00737C0C">
              <w:rPr>
                <w:rFonts w:ascii="Arial" w:hAnsi="Arial" w:cs="Arial"/>
                <w:color w:val="000000"/>
                <w:sz w:val="20"/>
                <w:szCs w:val="20"/>
              </w:rPr>
              <w:t>0.15</w:t>
            </w:r>
          </w:p>
        </w:tc>
        <w:tc>
          <w:tcPr>
            <w:tcW w:w="1539" w:type="dxa"/>
            <w:shd w:val="clear" w:color="auto" w:fill="auto"/>
            <w:vAlign w:val="center"/>
            <w:hideMark/>
          </w:tcPr>
          <w:p w14:paraId="1BA79B7B" w14:textId="77777777" w:rsidR="00CD3E65" w:rsidRPr="00737C0C" w:rsidRDefault="00CD3E65" w:rsidP="00CD3E65">
            <w:pPr>
              <w:jc w:val="center"/>
              <w:rPr>
                <w:rFonts w:ascii="Arial" w:hAnsi="Arial" w:cs="Arial"/>
                <w:color w:val="000000"/>
                <w:sz w:val="20"/>
                <w:szCs w:val="20"/>
              </w:rPr>
            </w:pPr>
            <w:r w:rsidRPr="00737C0C">
              <w:rPr>
                <w:rFonts w:ascii="Arial" w:hAnsi="Arial" w:cs="Arial"/>
                <w:color w:val="000000"/>
                <w:sz w:val="20"/>
                <w:szCs w:val="20"/>
              </w:rPr>
              <w:t>1</w:t>
            </w:r>
          </w:p>
        </w:tc>
        <w:tc>
          <w:tcPr>
            <w:tcW w:w="1080" w:type="dxa"/>
            <w:shd w:val="clear" w:color="auto" w:fill="auto"/>
            <w:vAlign w:val="center"/>
            <w:hideMark/>
          </w:tcPr>
          <w:p w14:paraId="08047206" w14:textId="77777777" w:rsidR="00CD3E65" w:rsidRPr="00737C0C" w:rsidRDefault="00CD3E65" w:rsidP="00CD3E65">
            <w:pPr>
              <w:jc w:val="center"/>
              <w:rPr>
                <w:rFonts w:ascii="Arial" w:hAnsi="Arial" w:cs="Arial"/>
                <w:color w:val="000000"/>
                <w:sz w:val="20"/>
                <w:szCs w:val="20"/>
              </w:rPr>
            </w:pPr>
            <w:r w:rsidRPr="00737C0C">
              <w:rPr>
                <w:rFonts w:ascii="Arial" w:hAnsi="Arial" w:cs="Arial"/>
                <w:color w:val="000000"/>
                <w:sz w:val="20"/>
                <w:szCs w:val="20"/>
              </w:rPr>
              <w:t>5.00</w:t>
            </w:r>
          </w:p>
        </w:tc>
        <w:tc>
          <w:tcPr>
            <w:tcW w:w="960" w:type="dxa"/>
            <w:shd w:val="clear" w:color="auto" w:fill="auto"/>
            <w:vAlign w:val="center"/>
            <w:hideMark/>
          </w:tcPr>
          <w:p w14:paraId="2D971215" w14:textId="77777777" w:rsidR="00CD3E65" w:rsidRPr="00737C0C" w:rsidRDefault="00CD3E65" w:rsidP="00CD3E65">
            <w:pPr>
              <w:jc w:val="center"/>
              <w:rPr>
                <w:rFonts w:ascii="Arial" w:hAnsi="Arial" w:cs="Arial"/>
                <w:color w:val="000000"/>
                <w:sz w:val="20"/>
                <w:szCs w:val="20"/>
              </w:rPr>
            </w:pPr>
            <w:r w:rsidRPr="00737C0C">
              <w:rPr>
                <w:rFonts w:ascii="Arial" w:hAnsi="Arial" w:cs="Arial"/>
                <w:color w:val="000000"/>
                <w:sz w:val="20"/>
                <w:szCs w:val="20"/>
              </w:rPr>
              <w:t>1.00</w:t>
            </w:r>
          </w:p>
        </w:tc>
        <w:tc>
          <w:tcPr>
            <w:tcW w:w="1695" w:type="dxa"/>
            <w:shd w:val="clear" w:color="auto" w:fill="auto"/>
            <w:vAlign w:val="bottom"/>
            <w:hideMark/>
          </w:tcPr>
          <w:p w14:paraId="179D6CD0" w14:textId="46CC541B" w:rsidR="00CD3E65" w:rsidRPr="00737C0C" w:rsidRDefault="00737C0C" w:rsidP="00CD3E65">
            <w:pPr>
              <w:rPr>
                <w:rFonts w:ascii="Arial" w:hAnsi="Arial" w:cs="Arial"/>
                <w:color w:val="000000"/>
                <w:sz w:val="20"/>
                <w:szCs w:val="20"/>
              </w:rPr>
            </w:pPr>
            <w:r w:rsidRPr="00737C0C">
              <w:rPr>
                <w:rFonts w:ascii="Arial" w:hAnsi="Arial" w:cs="Arial"/>
                <w:color w:val="000000"/>
                <w:sz w:val="20"/>
                <w:szCs w:val="20"/>
              </w:rPr>
              <w:t>Overhanging</w:t>
            </w:r>
          </w:p>
        </w:tc>
        <w:tc>
          <w:tcPr>
            <w:tcW w:w="1185" w:type="dxa"/>
            <w:shd w:val="clear" w:color="auto" w:fill="auto"/>
            <w:vAlign w:val="bottom"/>
            <w:hideMark/>
          </w:tcPr>
          <w:p w14:paraId="0D6413BC" w14:textId="0FD28A4E" w:rsidR="00CD3E65" w:rsidRPr="00737C0C" w:rsidRDefault="00737C0C" w:rsidP="00CD3E65">
            <w:pPr>
              <w:rPr>
                <w:rFonts w:ascii="Arial" w:hAnsi="Arial" w:cs="Arial"/>
                <w:color w:val="000000"/>
                <w:sz w:val="20"/>
                <w:szCs w:val="20"/>
              </w:rPr>
            </w:pPr>
            <w:r w:rsidRPr="00737C0C">
              <w:rPr>
                <w:rFonts w:ascii="Arial" w:hAnsi="Arial" w:cs="Arial"/>
                <w:color w:val="000000"/>
                <w:sz w:val="20"/>
                <w:szCs w:val="20"/>
              </w:rPr>
              <w:t>Rock</w:t>
            </w:r>
          </w:p>
        </w:tc>
        <w:tc>
          <w:tcPr>
            <w:tcW w:w="960" w:type="dxa"/>
            <w:shd w:val="clear" w:color="auto" w:fill="auto"/>
            <w:vAlign w:val="bottom"/>
            <w:hideMark/>
          </w:tcPr>
          <w:p w14:paraId="5355DCEA" w14:textId="6690AFB6" w:rsidR="00CD3E65" w:rsidRPr="00737C0C" w:rsidRDefault="00737C0C" w:rsidP="00CD3E65">
            <w:pPr>
              <w:rPr>
                <w:rFonts w:ascii="Arial" w:hAnsi="Arial" w:cs="Arial"/>
                <w:color w:val="000000"/>
                <w:sz w:val="20"/>
                <w:szCs w:val="20"/>
              </w:rPr>
            </w:pPr>
            <w:r w:rsidRPr="00737C0C">
              <w:rPr>
                <w:rFonts w:ascii="Arial" w:hAnsi="Arial" w:cs="Arial"/>
                <w:color w:val="000000"/>
                <w:sz w:val="20"/>
                <w:szCs w:val="20"/>
              </w:rPr>
              <w:t>Low</w:t>
            </w:r>
          </w:p>
        </w:tc>
      </w:tr>
      <w:tr w:rsidR="00737C0C" w:rsidRPr="00737C0C" w14:paraId="52037443" w14:textId="77777777" w:rsidTr="00737C0C">
        <w:trPr>
          <w:trHeight w:val="300"/>
          <w:jc w:val="center"/>
        </w:trPr>
        <w:tc>
          <w:tcPr>
            <w:tcW w:w="1306" w:type="dxa"/>
            <w:gridSpan w:val="2"/>
            <w:vMerge/>
            <w:vAlign w:val="center"/>
            <w:hideMark/>
          </w:tcPr>
          <w:p w14:paraId="0DEF0711" w14:textId="77777777" w:rsidR="00CD3E65" w:rsidRPr="00737C0C" w:rsidRDefault="00CD3E65" w:rsidP="00CD3E65">
            <w:pPr>
              <w:rPr>
                <w:rFonts w:ascii="Arial" w:hAnsi="Arial" w:cs="Arial"/>
                <w:color w:val="000000"/>
                <w:sz w:val="20"/>
                <w:szCs w:val="20"/>
              </w:rPr>
            </w:pPr>
          </w:p>
        </w:tc>
        <w:tc>
          <w:tcPr>
            <w:tcW w:w="1120" w:type="dxa"/>
            <w:gridSpan w:val="2"/>
            <w:shd w:val="clear" w:color="auto" w:fill="auto"/>
            <w:vAlign w:val="center"/>
          </w:tcPr>
          <w:p w14:paraId="25EED152" w14:textId="77777777" w:rsidR="00CD3E65" w:rsidRPr="00737C0C" w:rsidRDefault="00CD3E65" w:rsidP="00CD3E65">
            <w:pPr>
              <w:jc w:val="center"/>
              <w:rPr>
                <w:rFonts w:ascii="Arial" w:hAnsi="Arial" w:cs="Arial"/>
                <w:color w:val="000000"/>
                <w:sz w:val="20"/>
                <w:szCs w:val="20"/>
              </w:rPr>
            </w:pPr>
            <w:r w:rsidRPr="00737C0C">
              <w:rPr>
                <w:rFonts w:ascii="Arial" w:hAnsi="Arial" w:cs="Arial"/>
                <w:color w:val="000000"/>
                <w:sz w:val="20"/>
                <w:szCs w:val="20"/>
              </w:rPr>
              <w:t>0.07</w:t>
            </w:r>
          </w:p>
        </w:tc>
        <w:tc>
          <w:tcPr>
            <w:tcW w:w="1539" w:type="dxa"/>
            <w:shd w:val="clear" w:color="auto" w:fill="auto"/>
            <w:vAlign w:val="center"/>
          </w:tcPr>
          <w:p w14:paraId="55E10ED4" w14:textId="77777777" w:rsidR="00CD3E65" w:rsidRPr="00737C0C" w:rsidRDefault="00CD3E65" w:rsidP="00CD3E65">
            <w:pPr>
              <w:jc w:val="center"/>
              <w:rPr>
                <w:rFonts w:ascii="Arial" w:hAnsi="Arial" w:cs="Arial"/>
                <w:color w:val="000000"/>
                <w:sz w:val="20"/>
                <w:szCs w:val="20"/>
              </w:rPr>
            </w:pPr>
            <w:r w:rsidRPr="00737C0C">
              <w:rPr>
                <w:rFonts w:ascii="Arial" w:hAnsi="Arial" w:cs="Arial"/>
                <w:color w:val="000000"/>
                <w:sz w:val="20"/>
                <w:szCs w:val="20"/>
              </w:rPr>
              <w:t>27</w:t>
            </w:r>
          </w:p>
        </w:tc>
        <w:tc>
          <w:tcPr>
            <w:tcW w:w="1080" w:type="dxa"/>
            <w:shd w:val="clear" w:color="auto" w:fill="auto"/>
            <w:vAlign w:val="center"/>
          </w:tcPr>
          <w:p w14:paraId="3602C544" w14:textId="77777777" w:rsidR="00CD3E65" w:rsidRPr="00737C0C" w:rsidRDefault="00CD3E65" w:rsidP="00CD3E65">
            <w:pPr>
              <w:jc w:val="center"/>
              <w:rPr>
                <w:rFonts w:ascii="Arial" w:hAnsi="Arial" w:cs="Arial"/>
                <w:color w:val="000000"/>
                <w:sz w:val="20"/>
                <w:szCs w:val="20"/>
              </w:rPr>
            </w:pPr>
            <w:r w:rsidRPr="00737C0C">
              <w:rPr>
                <w:rFonts w:ascii="Arial" w:hAnsi="Arial" w:cs="Arial"/>
                <w:color w:val="000000"/>
                <w:sz w:val="20"/>
                <w:szCs w:val="20"/>
              </w:rPr>
              <w:t>3.04</w:t>
            </w:r>
          </w:p>
        </w:tc>
        <w:tc>
          <w:tcPr>
            <w:tcW w:w="960" w:type="dxa"/>
            <w:shd w:val="clear" w:color="auto" w:fill="auto"/>
            <w:vAlign w:val="center"/>
          </w:tcPr>
          <w:p w14:paraId="23568AE9" w14:textId="77777777" w:rsidR="00CD3E65" w:rsidRPr="00737C0C" w:rsidRDefault="00CD3E65" w:rsidP="00CD3E65">
            <w:pPr>
              <w:jc w:val="center"/>
              <w:rPr>
                <w:rFonts w:ascii="Arial" w:hAnsi="Arial" w:cs="Arial"/>
                <w:color w:val="000000"/>
                <w:sz w:val="20"/>
                <w:szCs w:val="20"/>
              </w:rPr>
            </w:pPr>
            <w:r w:rsidRPr="00737C0C">
              <w:rPr>
                <w:rFonts w:ascii="Arial" w:hAnsi="Arial" w:cs="Arial"/>
                <w:color w:val="000000"/>
                <w:sz w:val="20"/>
                <w:szCs w:val="20"/>
              </w:rPr>
              <w:t>1.20</w:t>
            </w:r>
          </w:p>
        </w:tc>
        <w:tc>
          <w:tcPr>
            <w:tcW w:w="1695" w:type="dxa"/>
            <w:shd w:val="clear" w:color="auto" w:fill="auto"/>
            <w:vAlign w:val="bottom"/>
          </w:tcPr>
          <w:p w14:paraId="4A1BD1E1" w14:textId="5AD44884" w:rsidR="00CD3E65" w:rsidRPr="00737C0C" w:rsidRDefault="00737C0C" w:rsidP="00CD3E65">
            <w:pPr>
              <w:rPr>
                <w:rFonts w:ascii="Arial" w:hAnsi="Arial" w:cs="Arial"/>
                <w:color w:val="000000"/>
                <w:sz w:val="20"/>
                <w:szCs w:val="20"/>
              </w:rPr>
            </w:pPr>
            <w:r w:rsidRPr="00737C0C">
              <w:rPr>
                <w:rFonts w:ascii="Arial" w:hAnsi="Arial" w:cs="Arial"/>
                <w:color w:val="000000"/>
                <w:sz w:val="20"/>
                <w:szCs w:val="20"/>
              </w:rPr>
              <w:t>Cattails</w:t>
            </w:r>
          </w:p>
        </w:tc>
        <w:tc>
          <w:tcPr>
            <w:tcW w:w="1185" w:type="dxa"/>
            <w:shd w:val="clear" w:color="auto" w:fill="auto"/>
            <w:vAlign w:val="bottom"/>
          </w:tcPr>
          <w:p w14:paraId="284F7849" w14:textId="0F92447E" w:rsidR="00CD3E65" w:rsidRPr="00737C0C" w:rsidRDefault="00737C0C" w:rsidP="00CD3E65">
            <w:pPr>
              <w:rPr>
                <w:rFonts w:ascii="Arial" w:hAnsi="Arial" w:cs="Arial"/>
                <w:color w:val="000000"/>
                <w:sz w:val="20"/>
                <w:szCs w:val="20"/>
              </w:rPr>
            </w:pPr>
            <w:r w:rsidRPr="00737C0C">
              <w:rPr>
                <w:rFonts w:ascii="Arial" w:hAnsi="Arial" w:cs="Arial"/>
                <w:color w:val="000000"/>
                <w:sz w:val="20"/>
                <w:szCs w:val="20"/>
              </w:rPr>
              <w:t>Silt</w:t>
            </w:r>
          </w:p>
        </w:tc>
        <w:tc>
          <w:tcPr>
            <w:tcW w:w="960" w:type="dxa"/>
            <w:shd w:val="clear" w:color="auto" w:fill="auto"/>
            <w:vAlign w:val="bottom"/>
          </w:tcPr>
          <w:p w14:paraId="0BC6504E" w14:textId="1609C153" w:rsidR="00CD3E65" w:rsidRPr="00737C0C" w:rsidRDefault="00737C0C" w:rsidP="00CD3E65">
            <w:pPr>
              <w:rPr>
                <w:rFonts w:ascii="Arial" w:hAnsi="Arial" w:cs="Arial"/>
                <w:color w:val="000000"/>
                <w:sz w:val="20"/>
                <w:szCs w:val="20"/>
              </w:rPr>
            </w:pPr>
            <w:r w:rsidRPr="00737C0C">
              <w:rPr>
                <w:rFonts w:ascii="Arial" w:hAnsi="Arial" w:cs="Arial"/>
                <w:color w:val="000000"/>
                <w:sz w:val="20"/>
                <w:szCs w:val="20"/>
              </w:rPr>
              <w:t>None</w:t>
            </w:r>
          </w:p>
        </w:tc>
      </w:tr>
      <w:tr w:rsidR="00737C0C" w:rsidRPr="00737C0C" w14:paraId="08B9FFE6" w14:textId="77777777" w:rsidTr="00737C0C">
        <w:trPr>
          <w:trHeight w:val="300"/>
          <w:jc w:val="center"/>
        </w:trPr>
        <w:tc>
          <w:tcPr>
            <w:tcW w:w="1306" w:type="dxa"/>
            <w:gridSpan w:val="2"/>
            <w:vMerge/>
            <w:vAlign w:val="center"/>
            <w:hideMark/>
          </w:tcPr>
          <w:p w14:paraId="69900375" w14:textId="77777777" w:rsidR="00CD3E65" w:rsidRPr="00737C0C" w:rsidRDefault="00CD3E65" w:rsidP="00CD3E65">
            <w:pPr>
              <w:rPr>
                <w:rFonts w:ascii="Arial" w:hAnsi="Arial" w:cs="Arial"/>
                <w:color w:val="000000"/>
                <w:sz w:val="20"/>
                <w:szCs w:val="20"/>
              </w:rPr>
            </w:pPr>
          </w:p>
        </w:tc>
        <w:tc>
          <w:tcPr>
            <w:tcW w:w="1120" w:type="dxa"/>
            <w:gridSpan w:val="2"/>
            <w:shd w:val="clear" w:color="auto" w:fill="auto"/>
            <w:noWrap/>
            <w:vAlign w:val="center"/>
            <w:hideMark/>
          </w:tcPr>
          <w:p w14:paraId="54E18688" w14:textId="77777777" w:rsidR="00CD3E65" w:rsidRPr="00737C0C" w:rsidRDefault="00CD3E65" w:rsidP="00CD3E65">
            <w:pPr>
              <w:jc w:val="center"/>
              <w:rPr>
                <w:rFonts w:ascii="Arial" w:hAnsi="Arial" w:cs="Arial"/>
                <w:color w:val="000000"/>
                <w:sz w:val="20"/>
                <w:szCs w:val="20"/>
              </w:rPr>
            </w:pPr>
            <w:r w:rsidRPr="00737C0C">
              <w:rPr>
                <w:rFonts w:ascii="Arial" w:hAnsi="Arial" w:cs="Arial"/>
                <w:color w:val="000000"/>
                <w:sz w:val="20"/>
                <w:szCs w:val="20"/>
              </w:rPr>
              <w:t>0.00</w:t>
            </w:r>
          </w:p>
        </w:tc>
        <w:tc>
          <w:tcPr>
            <w:tcW w:w="1539" w:type="dxa"/>
            <w:shd w:val="clear" w:color="auto" w:fill="auto"/>
            <w:vAlign w:val="center"/>
            <w:hideMark/>
          </w:tcPr>
          <w:p w14:paraId="6AF2DFE0" w14:textId="77777777" w:rsidR="00CD3E65" w:rsidRPr="00737C0C" w:rsidRDefault="00CD3E65" w:rsidP="00CD3E65">
            <w:pPr>
              <w:jc w:val="center"/>
              <w:rPr>
                <w:rFonts w:ascii="Arial" w:hAnsi="Arial" w:cs="Arial"/>
                <w:color w:val="000000"/>
                <w:sz w:val="20"/>
                <w:szCs w:val="20"/>
              </w:rPr>
            </w:pPr>
            <w:r w:rsidRPr="00737C0C">
              <w:rPr>
                <w:rFonts w:ascii="Arial" w:hAnsi="Arial" w:cs="Arial"/>
                <w:color w:val="000000"/>
                <w:sz w:val="20"/>
                <w:szCs w:val="20"/>
              </w:rPr>
              <w:t>1</w:t>
            </w:r>
          </w:p>
        </w:tc>
        <w:tc>
          <w:tcPr>
            <w:tcW w:w="1080" w:type="dxa"/>
            <w:shd w:val="clear" w:color="auto" w:fill="auto"/>
            <w:vAlign w:val="center"/>
            <w:hideMark/>
          </w:tcPr>
          <w:p w14:paraId="028397BA" w14:textId="77777777" w:rsidR="00CD3E65" w:rsidRPr="00737C0C" w:rsidRDefault="00CD3E65" w:rsidP="00CD3E65">
            <w:pPr>
              <w:jc w:val="center"/>
              <w:rPr>
                <w:rFonts w:ascii="Arial" w:hAnsi="Arial" w:cs="Arial"/>
                <w:color w:val="000000"/>
                <w:sz w:val="20"/>
                <w:szCs w:val="20"/>
              </w:rPr>
            </w:pPr>
            <w:r w:rsidRPr="00737C0C">
              <w:rPr>
                <w:rFonts w:ascii="Arial" w:hAnsi="Arial" w:cs="Arial"/>
                <w:color w:val="000000"/>
                <w:sz w:val="20"/>
                <w:szCs w:val="20"/>
              </w:rPr>
              <w:t>5.00</w:t>
            </w:r>
          </w:p>
        </w:tc>
        <w:tc>
          <w:tcPr>
            <w:tcW w:w="960" w:type="dxa"/>
            <w:shd w:val="clear" w:color="auto" w:fill="auto"/>
            <w:vAlign w:val="center"/>
            <w:hideMark/>
          </w:tcPr>
          <w:p w14:paraId="0D607E16" w14:textId="77777777" w:rsidR="00CD3E65" w:rsidRPr="00737C0C" w:rsidRDefault="00CD3E65" w:rsidP="00CD3E65">
            <w:pPr>
              <w:jc w:val="center"/>
              <w:rPr>
                <w:rFonts w:ascii="Arial" w:hAnsi="Arial" w:cs="Arial"/>
                <w:color w:val="000000"/>
                <w:sz w:val="20"/>
                <w:szCs w:val="20"/>
              </w:rPr>
            </w:pPr>
            <w:r w:rsidRPr="00737C0C">
              <w:rPr>
                <w:rFonts w:ascii="Arial" w:hAnsi="Arial" w:cs="Arial"/>
                <w:color w:val="000000"/>
                <w:sz w:val="20"/>
                <w:szCs w:val="20"/>
              </w:rPr>
              <w:t>0.90</w:t>
            </w:r>
          </w:p>
        </w:tc>
        <w:tc>
          <w:tcPr>
            <w:tcW w:w="1695" w:type="dxa"/>
            <w:shd w:val="clear" w:color="auto" w:fill="auto"/>
            <w:vAlign w:val="bottom"/>
            <w:hideMark/>
          </w:tcPr>
          <w:p w14:paraId="49D1B85C" w14:textId="62D9322A" w:rsidR="00CD3E65" w:rsidRPr="00737C0C" w:rsidRDefault="00737C0C" w:rsidP="00260590">
            <w:pPr>
              <w:rPr>
                <w:rFonts w:ascii="Arial" w:hAnsi="Arial" w:cs="Arial"/>
                <w:color w:val="000000"/>
                <w:sz w:val="20"/>
                <w:szCs w:val="20"/>
              </w:rPr>
            </w:pPr>
            <w:r w:rsidRPr="00737C0C">
              <w:rPr>
                <w:rFonts w:ascii="Arial" w:hAnsi="Arial" w:cs="Arial"/>
                <w:color w:val="000000"/>
                <w:sz w:val="20"/>
                <w:szCs w:val="20"/>
              </w:rPr>
              <w:t>N</w:t>
            </w:r>
            <w:r w:rsidR="00260590">
              <w:rPr>
                <w:rFonts w:ascii="Arial" w:hAnsi="Arial" w:cs="Arial"/>
                <w:color w:val="000000"/>
                <w:sz w:val="20"/>
                <w:szCs w:val="20"/>
              </w:rPr>
              <w:t>/A</w:t>
            </w:r>
          </w:p>
        </w:tc>
        <w:tc>
          <w:tcPr>
            <w:tcW w:w="1185" w:type="dxa"/>
            <w:shd w:val="clear" w:color="auto" w:fill="auto"/>
            <w:vAlign w:val="bottom"/>
            <w:hideMark/>
          </w:tcPr>
          <w:p w14:paraId="0D9A6BE7" w14:textId="61691043" w:rsidR="00CD3E65" w:rsidRPr="00737C0C" w:rsidRDefault="00737C0C" w:rsidP="00260590">
            <w:pPr>
              <w:rPr>
                <w:rFonts w:ascii="Arial" w:hAnsi="Arial" w:cs="Arial"/>
                <w:color w:val="000000"/>
                <w:sz w:val="20"/>
                <w:szCs w:val="20"/>
              </w:rPr>
            </w:pPr>
            <w:r w:rsidRPr="00737C0C">
              <w:rPr>
                <w:rFonts w:ascii="Arial" w:hAnsi="Arial" w:cs="Arial"/>
                <w:color w:val="000000"/>
                <w:sz w:val="20"/>
                <w:szCs w:val="20"/>
              </w:rPr>
              <w:t>N</w:t>
            </w:r>
            <w:r w:rsidR="00260590">
              <w:rPr>
                <w:rFonts w:ascii="Arial" w:hAnsi="Arial" w:cs="Arial"/>
                <w:color w:val="000000"/>
                <w:sz w:val="20"/>
                <w:szCs w:val="20"/>
              </w:rPr>
              <w:t>/A</w:t>
            </w:r>
          </w:p>
        </w:tc>
        <w:tc>
          <w:tcPr>
            <w:tcW w:w="960" w:type="dxa"/>
            <w:shd w:val="clear" w:color="auto" w:fill="auto"/>
            <w:vAlign w:val="bottom"/>
            <w:hideMark/>
          </w:tcPr>
          <w:p w14:paraId="782A4585" w14:textId="5EE6DD80" w:rsidR="00CD3E65" w:rsidRPr="00737C0C" w:rsidRDefault="00737C0C" w:rsidP="00CD3E65">
            <w:pPr>
              <w:rPr>
                <w:rFonts w:ascii="Arial" w:hAnsi="Arial" w:cs="Arial"/>
                <w:color w:val="000000"/>
                <w:sz w:val="20"/>
                <w:szCs w:val="20"/>
              </w:rPr>
            </w:pPr>
            <w:r w:rsidRPr="00737C0C">
              <w:rPr>
                <w:rFonts w:ascii="Arial" w:hAnsi="Arial" w:cs="Arial"/>
                <w:color w:val="000000"/>
                <w:sz w:val="20"/>
                <w:szCs w:val="20"/>
              </w:rPr>
              <w:t>N</w:t>
            </w:r>
            <w:r>
              <w:rPr>
                <w:rFonts w:ascii="Arial" w:hAnsi="Arial" w:cs="Arial"/>
                <w:color w:val="000000"/>
                <w:sz w:val="20"/>
                <w:szCs w:val="20"/>
              </w:rPr>
              <w:t>/A</w:t>
            </w:r>
          </w:p>
        </w:tc>
      </w:tr>
      <w:tr w:rsidR="00737C0C" w:rsidRPr="00737C0C" w14:paraId="4F690EFE" w14:textId="77777777" w:rsidTr="00737C0C">
        <w:trPr>
          <w:trHeight w:val="300"/>
          <w:jc w:val="center"/>
        </w:trPr>
        <w:tc>
          <w:tcPr>
            <w:tcW w:w="1306" w:type="dxa"/>
            <w:gridSpan w:val="2"/>
            <w:vMerge/>
            <w:vAlign w:val="center"/>
            <w:hideMark/>
          </w:tcPr>
          <w:p w14:paraId="629AC257" w14:textId="77777777" w:rsidR="00CD3E65" w:rsidRPr="00737C0C" w:rsidRDefault="00CD3E65" w:rsidP="00CD3E65">
            <w:pPr>
              <w:rPr>
                <w:rFonts w:ascii="Arial" w:hAnsi="Arial" w:cs="Arial"/>
                <w:color w:val="000000"/>
                <w:sz w:val="20"/>
                <w:szCs w:val="20"/>
              </w:rPr>
            </w:pPr>
          </w:p>
        </w:tc>
        <w:tc>
          <w:tcPr>
            <w:tcW w:w="1120" w:type="dxa"/>
            <w:gridSpan w:val="2"/>
            <w:shd w:val="clear" w:color="auto" w:fill="auto"/>
            <w:noWrap/>
            <w:vAlign w:val="center"/>
            <w:hideMark/>
          </w:tcPr>
          <w:p w14:paraId="661E6EC0" w14:textId="77777777" w:rsidR="00CD3E65" w:rsidRPr="00737C0C" w:rsidRDefault="00CD3E65" w:rsidP="00CD3E65">
            <w:pPr>
              <w:jc w:val="center"/>
              <w:rPr>
                <w:rFonts w:ascii="Arial" w:hAnsi="Arial" w:cs="Arial"/>
                <w:color w:val="000000"/>
                <w:sz w:val="20"/>
                <w:szCs w:val="20"/>
              </w:rPr>
            </w:pPr>
            <w:r w:rsidRPr="00737C0C">
              <w:rPr>
                <w:rFonts w:ascii="Arial" w:hAnsi="Arial" w:cs="Arial"/>
                <w:color w:val="000000"/>
                <w:sz w:val="20"/>
                <w:szCs w:val="20"/>
              </w:rPr>
              <w:t>0.00</w:t>
            </w:r>
          </w:p>
        </w:tc>
        <w:tc>
          <w:tcPr>
            <w:tcW w:w="1539" w:type="dxa"/>
            <w:shd w:val="clear" w:color="auto" w:fill="auto"/>
            <w:vAlign w:val="center"/>
            <w:hideMark/>
          </w:tcPr>
          <w:p w14:paraId="388BB236" w14:textId="77777777" w:rsidR="00CD3E65" w:rsidRPr="00737C0C" w:rsidRDefault="00CD3E65" w:rsidP="00CD3E65">
            <w:pPr>
              <w:jc w:val="center"/>
              <w:rPr>
                <w:rFonts w:ascii="Arial" w:hAnsi="Arial" w:cs="Arial"/>
                <w:color w:val="000000"/>
                <w:sz w:val="20"/>
                <w:szCs w:val="20"/>
              </w:rPr>
            </w:pPr>
            <w:r w:rsidRPr="00737C0C">
              <w:rPr>
                <w:rFonts w:ascii="Arial" w:hAnsi="Arial" w:cs="Arial"/>
                <w:color w:val="000000"/>
                <w:sz w:val="20"/>
                <w:szCs w:val="20"/>
              </w:rPr>
              <w:t>1</w:t>
            </w:r>
          </w:p>
        </w:tc>
        <w:tc>
          <w:tcPr>
            <w:tcW w:w="1080" w:type="dxa"/>
            <w:shd w:val="clear" w:color="auto" w:fill="auto"/>
            <w:vAlign w:val="center"/>
            <w:hideMark/>
          </w:tcPr>
          <w:p w14:paraId="6240A220" w14:textId="77777777" w:rsidR="00CD3E65" w:rsidRPr="00737C0C" w:rsidRDefault="00CD3E65" w:rsidP="00CD3E65">
            <w:pPr>
              <w:jc w:val="center"/>
              <w:rPr>
                <w:rFonts w:ascii="Arial" w:hAnsi="Arial" w:cs="Arial"/>
                <w:color w:val="000000"/>
                <w:sz w:val="20"/>
                <w:szCs w:val="20"/>
              </w:rPr>
            </w:pPr>
            <w:r w:rsidRPr="00737C0C">
              <w:rPr>
                <w:rFonts w:ascii="Arial" w:hAnsi="Arial" w:cs="Arial"/>
                <w:color w:val="000000"/>
                <w:sz w:val="20"/>
                <w:szCs w:val="20"/>
              </w:rPr>
              <w:t>5.00</w:t>
            </w:r>
          </w:p>
        </w:tc>
        <w:tc>
          <w:tcPr>
            <w:tcW w:w="960" w:type="dxa"/>
            <w:shd w:val="clear" w:color="auto" w:fill="auto"/>
            <w:vAlign w:val="center"/>
            <w:hideMark/>
          </w:tcPr>
          <w:p w14:paraId="64987DAA" w14:textId="77777777" w:rsidR="00CD3E65" w:rsidRPr="00737C0C" w:rsidRDefault="00CD3E65" w:rsidP="00CD3E65">
            <w:pPr>
              <w:jc w:val="center"/>
              <w:rPr>
                <w:rFonts w:ascii="Arial" w:hAnsi="Arial" w:cs="Arial"/>
                <w:color w:val="000000"/>
                <w:sz w:val="20"/>
                <w:szCs w:val="20"/>
              </w:rPr>
            </w:pPr>
            <w:r w:rsidRPr="00737C0C">
              <w:rPr>
                <w:rFonts w:ascii="Arial" w:hAnsi="Arial" w:cs="Arial"/>
                <w:color w:val="000000"/>
                <w:sz w:val="20"/>
                <w:szCs w:val="20"/>
              </w:rPr>
              <w:t>0.60</w:t>
            </w:r>
          </w:p>
        </w:tc>
        <w:tc>
          <w:tcPr>
            <w:tcW w:w="1695" w:type="dxa"/>
            <w:shd w:val="clear" w:color="auto" w:fill="auto"/>
            <w:vAlign w:val="bottom"/>
            <w:hideMark/>
          </w:tcPr>
          <w:p w14:paraId="4919CD02" w14:textId="0FF1E15B" w:rsidR="00CD3E65" w:rsidRPr="00737C0C" w:rsidRDefault="00737C0C" w:rsidP="00260590">
            <w:pPr>
              <w:rPr>
                <w:rFonts w:ascii="Arial" w:hAnsi="Arial" w:cs="Arial"/>
                <w:color w:val="000000"/>
                <w:sz w:val="20"/>
                <w:szCs w:val="20"/>
              </w:rPr>
            </w:pPr>
            <w:r w:rsidRPr="00737C0C">
              <w:rPr>
                <w:rFonts w:ascii="Arial" w:hAnsi="Arial" w:cs="Arial"/>
                <w:color w:val="000000"/>
                <w:sz w:val="20"/>
                <w:szCs w:val="20"/>
              </w:rPr>
              <w:t>N</w:t>
            </w:r>
            <w:r w:rsidR="00260590">
              <w:rPr>
                <w:rFonts w:ascii="Arial" w:hAnsi="Arial" w:cs="Arial"/>
                <w:color w:val="000000"/>
                <w:sz w:val="20"/>
                <w:szCs w:val="20"/>
              </w:rPr>
              <w:t>/A</w:t>
            </w:r>
          </w:p>
        </w:tc>
        <w:tc>
          <w:tcPr>
            <w:tcW w:w="1185" w:type="dxa"/>
            <w:shd w:val="clear" w:color="auto" w:fill="auto"/>
            <w:vAlign w:val="bottom"/>
            <w:hideMark/>
          </w:tcPr>
          <w:p w14:paraId="7DDA8EEE" w14:textId="55870F00" w:rsidR="00CD3E65" w:rsidRPr="00737C0C" w:rsidRDefault="00737C0C" w:rsidP="00260590">
            <w:pPr>
              <w:rPr>
                <w:rFonts w:ascii="Arial" w:hAnsi="Arial" w:cs="Arial"/>
                <w:color w:val="000000"/>
                <w:sz w:val="20"/>
                <w:szCs w:val="20"/>
              </w:rPr>
            </w:pPr>
            <w:r w:rsidRPr="00737C0C">
              <w:rPr>
                <w:rFonts w:ascii="Arial" w:hAnsi="Arial" w:cs="Arial"/>
                <w:color w:val="000000"/>
                <w:sz w:val="20"/>
                <w:szCs w:val="20"/>
              </w:rPr>
              <w:t>N</w:t>
            </w:r>
            <w:r w:rsidR="00260590">
              <w:rPr>
                <w:rFonts w:ascii="Arial" w:hAnsi="Arial" w:cs="Arial"/>
                <w:color w:val="000000"/>
                <w:sz w:val="20"/>
                <w:szCs w:val="20"/>
              </w:rPr>
              <w:t>/A</w:t>
            </w:r>
          </w:p>
        </w:tc>
        <w:tc>
          <w:tcPr>
            <w:tcW w:w="960" w:type="dxa"/>
            <w:shd w:val="clear" w:color="auto" w:fill="auto"/>
            <w:vAlign w:val="bottom"/>
            <w:hideMark/>
          </w:tcPr>
          <w:p w14:paraId="44AA2C0F" w14:textId="06EB921F" w:rsidR="00CD3E65" w:rsidRPr="00737C0C" w:rsidRDefault="00737C0C" w:rsidP="00CD3E65">
            <w:pPr>
              <w:rPr>
                <w:rFonts w:ascii="Arial" w:hAnsi="Arial" w:cs="Arial"/>
                <w:color w:val="000000"/>
                <w:sz w:val="20"/>
                <w:szCs w:val="20"/>
              </w:rPr>
            </w:pPr>
            <w:r w:rsidRPr="00737C0C">
              <w:rPr>
                <w:rFonts w:ascii="Arial" w:hAnsi="Arial" w:cs="Arial"/>
                <w:color w:val="000000"/>
                <w:sz w:val="20"/>
                <w:szCs w:val="20"/>
              </w:rPr>
              <w:t>Low</w:t>
            </w:r>
          </w:p>
        </w:tc>
      </w:tr>
      <w:tr w:rsidR="00737C0C" w:rsidRPr="00737C0C" w14:paraId="7744491C" w14:textId="77777777" w:rsidTr="00737C0C">
        <w:trPr>
          <w:trHeight w:val="300"/>
          <w:jc w:val="center"/>
        </w:trPr>
        <w:tc>
          <w:tcPr>
            <w:tcW w:w="1306" w:type="dxa"/>
            <w:gridSpan w:val="2"/>
            <w:vMerge/>
            <w:vAlign w:val="center"/>
            <w:hideMark/>
          </w:tcPr>
          <w:p w14:paraId="0C71146C" w14:textId="77777777" w:rsidR="00CD3E65" w:rsidRPr="00737C0C" w:rsidRDefault="00CD3E65" w:rsidP="00CD3E65">
            <w:pPr>
              <w:rPr>
                <w:rFonts w:ascii="Arial" w:hAnsi="Arial" w:cs="Arial"/>
                <w:color w:val="000000"/>
                <w:sz w:val="20"/>
                <w:szCs w:val="20"/>
              </w:rPr>
            </w:pPr>
          </w:p>
        </w:tc>
        <w:tc>
          <w:tcPr>
            <w:tcW w:w="1120" w:type="dxa"/>
            <w:gridSpan w:val="2"/>
            <w:shd w:val="clear" w:color="auto" w:fill="auto"/>
            <w:noWrap/>
            <w:vAlign w:val="center"/>
            <w:hideMark/>
          </w:tcPr>
          <w:p w14:paraId="69292728" w14:textId="77777777" w:rsidR="00CD3E65" w:rsidRPr="00737C0C" w:rsidRDefault="00CD3E65" w:rsidP="00CD3E65">
            <w:pPr>
              <w:jc w:val="center"/>
              <w:rPr>
                <w:rFonts w:ascii="Arial" w:hAnsi="Arial" w:cs="Arial"/>
                <w:color w:val="000000"/>
                <w:sz w:val="20"/>
                <w:szCs w:val="20"/>
              </w:rPr>
            </w:pPr>
            <w:r w:rsidRPr="00737C0C">
              <w:rPr>
                <w:rFonts w:ascii="Arial" w:hAnsi="Arial" w:cs="Arial"/>
                <w:color w:val="000000"/>
                <w:sz w:val="20"/>
                <w:szCs w:val="20"/>
              </w:rPr>
              <w:t>0.00</w:t>
            </w:r>
          </w:p>
        </w:tc>
        <w:tc>
          <w:tcPr>
            <w:tcW w:w="1539" w:type="dxa"/>
            <w:shd w:val="clear" w:color="auto" w:fill="auto"/>
            <w:vAlign w:val="center"/>
            <w:hideMark/>
          </w:tcPr>
          <w:p w14:paraId="6AD02503" w14:textId="77777777" w:rsidR="00CD3E65" w:rsidRPr="00737C0C" w:rsidRDefault="00CD3E65" w:rsidP="00CD3E65">
            <w:pPr>
              <w:jc w:val="center"/>
              <w:rPr>
                <w:rFonts w:ascii="Arial" w:hAnsi="Arial" w:cs="Arial"/>
                <w:color w:val="000000"/>
                <w:sz w:val="20"/>
                <w:szCs w:val="20"/>
              </w:rPr>
            </w:pPr>
            <w:r w:rsidRPr="00737C0C">
              <w:rPr>
                <w:rFonts w:ascii="Arial" w:hAnsi="Arial" w:cs="Arial"/>
                <w:color w:val="000000"/>
                <w:sz w:val="20"/>
                <w:szCs w:val="20"/>
              </w:rPr>
              <w:t>3</w:t>
            </w:r>
          </w:p>
        </w:tc>
        <w:tc>
          <w:tcPr>
            <w:tcW w:w="1080" w:type="dxa"/>
            <w:shd w:val="clear" w:color="auto" w:fill="auto"/>
            <w:vAlign w:val="center"/>
            <w:hideMark/>
          </w:tcPr>
          <w:p w14:paraId="4E28CB1E" w14:textId="77777777" w:rsidR="00CD3E65" w:rsidRPr="00737C0C" w:rsidRDefault="00CD3E65" w:rsidP="00CD3E65">
            <w:pPr>
              <w:jc w:val="center"/>
              <w:rPr>
                <w:rFonts w:ascii="Arial" w:hAnsi="Arial" w:cs="Arial"/>
                <w:color w:val="000000"/>
                <w:sz w:val="20"/>
                <w:szCs w:val="20"/>
              </w:rPr>
            </w:pPr>
            <w:r w:rsidRPr="00737C0C">
              <w:rPr>
                <w:rFonts w:ascii="Arial" w:hAnsi="Arial" w:cs="Arial"/>
                <w:color w:val="000000"/>
                <w:sz w:val="20"/>
                <w:szCs w:val="20"/>
              </w:rPr>
              <w:t>5.00</w:t>
            </w:r>
          </w:p>
        </w:tc>
        <w:tc>
          <w:tcPr>
            <w:tcW w:w="960" w:type="dxa"/>
            <w:shd w:val="clear" w:color="auto" w:fill="auto"/>
            <w:vAlign w:val="center"/>
            <w:hideMark/>
          </w:tcPr>
          <w:p w14:paraId="0E050E73" w14:textId="77777777" w:rsidR="00CD3E65" w:rsidRPr="00737C0C" w:rsidRDefault="00CD3E65" w:rsidP="00CD3E65">
            <w:pPr>
              <w:jc w:val="center"/>
              <w:rPr>
                <w:rFonts w:ascii="Arial" w:hAnsi="Arial" w:cs="Arial"/>
                <w:color w:val="000000"/>
                <w:sz w:val="20"/>
                <w:szCs w:val="20"/>
              </w:rPr>
            </w:pPr>
            <w:r w:rsidRPr="00737C0C">
              <w:rPr>
                <w:rFonts w:ascii="Arial" w:hAnsi="Arial" w:cs="Arial"/>
                <w:color w:val="000000"/>
                <w:sz w:val="20"/>
                <w:szCs w:val="20"/>
              </w:rPr>
              <w:t>1.00</w:t>
            </w:r>
          </w:p>
        </w:tc>
        <w:tc>
          <w:tcPr>
            <w:tcW w:w="1695" w:type="dxa"/>
            <w:shd w:val="clear" w:color="auto" w:fill="auto"/>
            <w:vAlign w:val="bottom"/>
            <w:hideMark/>
          </w:tcPr>
          <w:p w14:paraId="73080F5E" w14:textId="55DEA506" w:rsidR="00CD3E65" w:rsidRPr="00737C0C" w:rsidRDefault="00737C0C" w:rsidP="00260590">
            <w:pPr>
              <w:rPr>
                <w:rFonts w:ascii="Arial" w:hAnsi="Arial" w:cs="Arial"/>
                <w:color w:val="000000"/>
                <w:sz w:val="20"/>
                <w:szCs w:val="20"/>
              </w:rPr>
            </w:pPr>
            <w:r w:rsidRPr="00737C0C">
              <w:rPr>
                <w:rFonts w:ascii="Arial" w:hAnsi="Arial" w:cs="Arial"/>
                <w:color w:val="000000"/>
                <w:sz w:val="20"/>
                <w:szCs w:val="20"/>
              </w:rPr>
              <w:t>N</w:t>
            </w:r>
            <w:r w:rsidR="00260590">
              <w:rPr>
                <w:rFonts w:ascii="Arial" w:hAnsi="Arial" w:cs="Arial"/>
                <w:color w:val="000000"/>
                <w:sz w:val="20"/>
                <w:szCs w:val="20"/>
              </w:rPr>
              <w:t>/A</w:t>
            </w:r>
          </w:p>
        </w:tc>
        <w:tc>
          <w:tcPr>
            <w:tcW w:w="1185" w:type="dxa"/>
            <w:shd w:val="clear" w:color="auto" w:fill="auto"/>
            <w:vAlign w:val="bottom"/>
            <w:hideMark/>
          </w:tcPr>
          <w:p w14:paraId="17426ED4" w14:textId="3ED6EB3F" w:rsidR="00CD3E65" w:rsidRPr="00737C0C" w:rsidRDefault="00737C0C" w:rsidP="00CD3E65">
            <w:pPr>
              <w:rPr>
                <w:rFonts w:ascii="Arial" w:hAnsi="Arial" w:cs="Arial"/>
                <w:color w:val="000000"/>
                <w:sz w:val="20"/>
                <w:szCs w:val="20"/>
              </w:rPr>
            </w:pPr>
            <w:r w:rsidRPr="00737C0C">
              <w:rPr>
                <w:rFonts w:ascii="Arial" w:hAnsi="Arial" w:cs="Arial"/>
                <w:color w:val="000000"/>
                <w:sz w:val="20"/>
                <w:szCs w:val="20"/>
              </w:rPr>
              <w:t>Rock</w:t>
            </w:r>
          </w:p>
        </w:tc>
        <w:tc>
          <w:tcPr>
            <w:tcW w:w="960" w:type="dxa"/>
            <w:shd w:val="clear" w:color="auto" w:fill="auto"/>
            <w:vAlign w:val="bottom"/>
            <w:hideMark/>
          </w:tcPr>
          <w:p w14:paraId="6AA28139" w14:textId="17CE9E01" w:rsidR="00CD3E65" w:rsidRPr="00737C0C" w:rsidRDefault="00737C0C" w:rsidP="00CD3E65">
            <w:pPr>
              <w:rPr>
                <w:rFonts w:ascii="Arial" w:hAnsi="Arial" w:cs="Arial"/>
                <w:color w:val="000000"/>
                <w:sz w:val="20"/>
                <w:szCs w:val="20"/>
              </w:rPr>
            </w:pPr>
            <w:r w:rsidRPr="00737C0C">
              <w:rPr>
                <w:rFonts w:ascii="Arial" w:hAnsi="Arial" w:cs="Arial"/>
                <w:color w:val="000000"/>
                <w:sz w:val="20"/>
                <w:szCs w:val="20"/>
              </w:rPr>
              <w:t>Low</w:t>
            </w:r>
          </w:p>
        </w:tc>
      </w:tr>
      <w:tr w:rsidR="00737C0C" w:rsidRPr="00737C0C" w14:paraId="0828CEFA" w14:textId="77777777" w:rsidTr="00737C0C">
        <w:trPr>
          <w:trHeight w:val="315"/>
          <w:jc w:val="center"/>
        </w:trPr>
        <w:tc>
          <w:tcPr>
            <w:tcW w:w="1306" w:type="dxa"/>
            <w:gridSpan w:val="2"/>
            <w:vMerge/>
            <w:vAlign w:val="center"/>
            <w:hideMark/>
          </w:tcPr>
          <w:p w14:paraId="11B5BC79" w14:textId="77777777" w:rsidR="00CD3E65" w:rsidRPr="00737C0C" w:rsidRDefault="00CD3E65" w:rsidP="00CD3E65">
            <w:pPr>
              <w:rPr>
                <w:rFonts w:ascii="Arial" w:hAnsi="Arial" w:cs="Arial"/>
                <w:color w:val="000000"/>
                <w:sz w:val="20"/>
                <w:szCs w:val="20"/>
              </w:rPr>
            </w:pPr>
          </w:p>
        </w:tc>
        <w:tc>
          <w:tcPr>
            <w:tcW w:w="1120" w:type="dxa"/>
            <w:gridSpan w:val="2"/>
            <w:shd w:val="clear" w:color="auto" w:fill="auto"/>
            <w:noWrap/>
            <w:vAlign w:val="center"/>
            <w:hideMark/>
          </w:tcPr>
          <w:p w14:paraId="040C26D5" w14:textId="77777777" w:rsidR="00CD3E65" w:rsidRPr="00737C0C" w:rsidRDefault="00CD3E65" w:rsidP="00CD3E65">
            <w:pPr>
              <w:jc w:val="center"/>
              <w:rPr>
                <w:rFonts w:ascii="Arial" w:hAnsi="Arial" w:cs="Arial"/>
                <w:color w:val="000000"/>
                <w:sz w:val="20"/>
                <w:szCs w:val="20"/>
              </w:rPr>
            </w:pPr>
            <w:r w:rsidRPr="00737C0C">
              <w:rPr>
                <w:rFonts w:ascii="Arial" w:hAnsi="Arial" w:cs="Arial"/>
                <w:color w:val="000000"/>
                <w:sz w:val="20"/>
                <w:szCs w:val="20"/>
              </w:rPr>
              <w:t>0.00</w:t>
            </w:r>
          </w:p>
        </w:tc>
        <w:tc>
          <w:tcPr>
            <w:tcW w:w="1539" w:type="dxa"/>
            <w:shd w:val="clear" w:color="auto" w:fill="auto"/>
            <w:vAlign w:val="center"/>
            <w:hideMark/>
          </w:tcPr>
          <w:p w14:paraId="613A67AF" w14:textId="77777777" w:rsidR="00CD3E65" w:rsidRPr="00737C0C" w:rsidRDefault="00CD3E65" w:rsidP="00CD3E65">
            <w:pPr>
              <w:jc w:val="center"/>
              <w:rPr>
                <w:rFonts w:ascii="Arial" w:hAnsi="Arial" w:cs="Arial"/>
                <w:color w:val="000000"/>
                <w:sz w:val="20"/>
                <w:szCs w:val="20"/>
              </w:rPr>
            </w:pPr>
            <w:r w:rsidRPr="00737C0C">
              <w:rPr>
                <w:rFonts w:ascii="Arial" w:hAnsi="Arial" w:cs="Arial"/>
                <w:color w:val="000000"/>
                <w:sz w:val="20"/>
                <w:szCs w:val="20"/>
              </w:rPr>
              <w:t>1</w:t>
            </w:r>
          </w:p>
        </w:tc>
        <w:tc>
          <w:tcPr>
            <w:tcW w:w="1080" w:type="dxa"/>
            <w:shd w:val="clear" w:color="auto" w:fill="auto"/>
            <w:vAlign w:val="center"/>
            <w:hideMark/>
          </w:tcPr>
          <w:p w14:paraId="18A88828" w14:textId="77777777" w:rsidR="00CD3E65" w:rsidRPr="00737C0C" w:rsidRDefault="00CD3E65" w:rsidP="00CD3E65">
            <w:pPr>
              <w:jc w:val="center"/>
              <w:rPr>
                <w:rFonts w:ascii="Arial" w:hAnsi="Arial" w:cs="Arial"/>
                <w:color w:val="000000"/>
                <w:sz w:val="20"/>
                <w:szCs w:val="20"/>
              </w:rPr>
            </w:pPr>
            <w:r w:rsidRPr="00737C0C">
              <w:rPr>
                <w:rFonts w:ascii="Arial" w:hAnsi="Arial" w:cs="Arial"/>
                <w:color w:val="000000"/>
                <w:sz w:val="20"/>
                <w:szCs w:val="20"/>
              </w:rPr>
              <w:t>5.00</w:t>
            </w:r>
          </w:p>
        </w:tc>
        <w:tc>
          <w:tcPr>
            <w:tcW w:w="960" w:type="dxa"/>
            <w:shd w:val="clear" w:color="auto" w:fill="auto"/>
            <w:vAlign w:val="center"/>
            <w:hideMark/>
          </w:tcPr>
          <w:p w14:paraId="147C295F" w14:textId="77777777" w:rsidR="00CD3E65" w:rsidRPr="00737C0C" w:rsidRDefault="00CD3E65" w:rsidP="00CD3E65">
            <w:pPr>
              <w:jc w:val="center"/>
              <w:rPr>
                <w:rFonts w:ascii="Arial" w:hAnsi="Arial" w:cs="Arial"/>
                <w:color w:val="000000"/>
                <w:sz w:val="20"/>
                <w:szCs w:val="20"/>
              </w:rPr>
            </w:pPr>
            <w:r w:rsidRPr="00737C0C">
              <w:rPr>
                <w:rFonts w:ascii="Arial" w:hAnsi="Arial" w:cs="Arial"/>
                <w:color w:val="000000"/>
                <w:sz w:val="20"/>
                <w:szCs w:val="20"/>
              </w:rPr>
              <w:t>1.00</w:t>
            </w:r>
          </w:p>
        </w:tc>
        <w:tc>
          <w:tcPr>
            <w:tcW w:w="1695" w:type="dxa"/>
            <w:shd w:val="clear" w:color="auto" w:fill="auto"/>
            <w:vAlign w:val="bottom"/>
            <w:hideMark/>
          </w:tcPr>
          <w:p w14:paraId="7A4BD5E2" w14:textId="776C1010" w:rsidR="00CD3E65" w:rsidRPr="00737C0C" w:rsidRDefault="00737C0C" w:rsidP="00CD3E65">
            <w:pPr>
              <w:rPr>
                <w:rFonts w:ascii="Arial" w:hAnsi="Arial" w:cs="Arial"/>
                <w:color w:val="000000"/>
                <w:sz w:val="20"/>
                <w:szCs w:val="20"/>
              </w:rPr>
            </w:pPr>
            <w:r w:rsidRPr="00737C0C">
              <w:rPr>
                <w:rFonts w:ascii="Arial" w:hAnsi="Arial" w:cs="Arial"/>
                <w:color w:val="000000"/>
                <w:sz w:val="20"/>
                <w:szCs w:val="20"/>
              </w:rPr>
              <w:t>Algae</w:t>
            </w:r>
          </w:p>
        </w:tc>
        <w:tc>
          <w:tcPr>
            <w:tcW w:w="1185" w:type="dxa"/>
            <w:shd w:val="clear" w:color="auto" w:fill="auto"/>
            <w:vAlign w:val="bottom"/>
            <w:hideMark/>
          </w:tcPr>
          <w:p w14:paraId="4A593E08" w14:textId="3540FFE4" w:rsidR="00CD3E65" w:rsidRPr="00737C0C" w:rsidRDefault="00737C0C" w:rsidP="00CD3E65">
            <w:pPr>
              <w:rPr>
                <w:rFonts w:ascii="Arial" w:hAnsi="Arial" w:cs="Arial"/>
                <w:color w:val="000000"/>
                <w:sz w:val="20"/>
                <w:szCs w:val="20"/>
              </w:rPr>
            </w:pPr>
            <w:r w:rsidRPr="00737C0C">
              <w:rPr>
                <w:rFonts w:ascii="Arial" w:hAnsi="Arial" w:cs="Arial"/>
                <w:color w:val="000000"/>
                <w:sz w:val="20"/>
                <w:szCs w:val="20"/>
              </w:rPr>
              <w:t>Rock</w:t>
            </w:r>
          </w:p>
        </w:tc>
        <w:tc>
          <w:tcPr>
            <w:tcW w:w="960" w:type="dxa"/>
            <w:shd w:val="clear" w:color="auto" w:fill="auto"/>
            <w:vAlign w:val="bottom"/>
            <w:hideMark/>
          </w:tcPr>
          <w:p w14:paraId="5CAD8734" w14:textId="7FDF622A" w:rsidR="00CD3E65" w:rsidRPr="00737C0C" w:rsidRDefault="00737C0C" w:rsidP="00CD3E65">
            <w:pPr>
              <w:rPr>
                <w:rFonts w:ascii="Arial" w:hAnsi="Arial" w:cs="Arial"/>
                <w:color w:val="000000"/>
                <w:sz w:val="20"/>
                <w:szCs w:val="20"/>
              </w:rPr>
            </w:pPr>
            <w:r w:rsidRPr="00737C0C">
              <w:rPr>
                <w:rFonts w:ascii="Arial" w:hAnsi="Arial" w:cs="Arial"/>
                <w:color w:val="000000"/>
                <w:sz w:val="20"/>
                <w:szCs w:val="20"/>
              </w:rPr>
              <w:t>Medium</w:t>
            </w:r>
          </w:p>
        </w:tc>
      </w:tr>
      <w:tr w:rsidR="00737C0C" w:rsidRPr="00737C0C" w14:paraId="37A43D3B" w14:textId="77777777" w:rsidTr="00737C0C">
        <w:trPr>
          <w:trHeight w:val="300"/>
          <w:jc w:val="center"/>
        </w:trPr>
        <w:tc>
          <w:tcPr>
            <w:tcW w:w="1306" w:type="dxa"/>
            <w:gridSpan w:val="2"/>
            <w:vMerge/>
            <w:vAlign w:val="center"/>
            <w:hideMark/>
          </w:tcPr>
          <w:p w14:paraId="209914AE" w14:textId="77777777" w:rsidR="00CD3E65" w:rsidRPr="00737C0C" w:rsidRDefault="00CD3E65" w:rsidP="00CD3E65">
            <w:pPr>
              <w:rPr>
                <w:rFonts w:ascii="Arial" w:hAnsi="Arial" w:cs="Arial"/>
                <w:color w:val="000000"/>
                <w:sz w:val="20"/>
                <w:szCs w:val="20"/>
              </w:rPr>
            </w:pPr>
          </w:p>
        </w:tc>
        <w:tc>
          <w:tcPr>
            <w:tcW w:w="1120" w:type="dxa"/>
            <w:gridSpan w:val="2"/>
            <w:shd w:val="clear" w:color="auto" w:fill="auto"/>
            <w:noWrap/>
            <w:vAlign w:val="center"/>
            <w:hideMark/>
          </w:tcPr>
          <w:p w14:paraId="2BBB121B" w14:textId="77777777" w:rsidR="00CD3E65" w:rsidRPr="00737C0C" w:rsidRDefault="00CD3E65" w:rsidP="00CD3E65">
            <w:pPr>
              <w:jc w:val="center"/>
              <w:rPr>
                <w:rFonts w:ascii="Arial" w:hAnsi="Arial" w:cs="Arial"/>
                <w:color w:val="000000"/>
                <w:sz w:val="20"/>
                <w:szCs w:val="20"/>
              </w:rPr>
            </w:pPr>
            <w:r w:rsidRPr="00737C0C">
              <w:rPr>
                <w:rFonts w:ascii="Arial" w:hAnsi="Arial" w:cs="Arial"/>
                <w:color w:val="000000"/>
                <w:sz w:val="20"/>
                <w:szCs w:val="20"/>
              </w:rPr>
              <w:t>0.00</w:t>
            </w:r>
          </w:p>
        </w:tc>
        <w:tc>
          <w:tcPr>
            <w:tcW w:w="1539" w:type="dxa"/>
            <w:shd w:val="clear" w:color="auto" w:fill="auto"/>
            <w:vAlign w:val="center"/>
            <w:hideMark/>
          </w:tcPr>
          <w:p w14:paraId="42B266CE" w14:textId="77777777" w:rsidR="00CD3E65" w:rsidRPr="00737C0C" w:rsidRDefault="00CD3E65" w:rsidP="00CD3E65">
            <w:pPr>
              <w:jc w:val="center"/>
              <w:rPr>
                <w:rFonts w:ascii="Arial" w:hAnsi="Arial" w:cs="Arial"/>
                <w:color w:val="000000"/>
                <w:sz w:val="20"/>
                <w:szCs w:val="20"/>
              </w:rPr>
            </w:pPr>
            <w:r w:rsidRPr="00737C0C">
              <w:rPr>
                <w:rFonts w:ascii="Arial" w:hAnsi="Arial" w:cs="Arial"/>
                <w:color w:val="000000"/>
                <w:sz w:val="20"/>
                <w:szCs w:val="20"/>
              </w:rPr>
              <w:t>1</w:t>
            </w:r>
          </w:p>
        </w:tc>
        <w:tc>
          <w:tcPr>
            <w:tcW w:w="1080" w:type="dxa"/>
            <w:shd w:val="clear" w:color="auto" w:fill="auto"/>
            <w:vAlign w:val="center"/>
            <w:hideMark/>
          </w:tcPr>
          <w:p w14:paraId="511ED43C" w14:textId="77777777" w:rsidR="00CD3E65" w:rsidRPr="00737C0C" w:rsidRDefault="00CD3E65" w:rsidP="00CD3E65">
            <w:pPr>
              <w:jc w:val="center"/>
              <w:rPr>
                <w:rFonts w:ascii="Arial" w:hAnsi="Arial" w:cs="Arial"/>
                <w:color w:val="000000"/>
                <w:sz w:val="20"/>
                <w:szCs w:val="20"/>
              </w:rPr>
            </w:pPr>
            <w:r w:rsidRPr="00737C0C">
              <w:rPr>
                <w:rFonts w:ascii="Arial" w:hAnsi="Arial" w:cs="Arial"/>
                <w:color w:val="000000"/>
                <w:sz w:val="20"/>
                <w:szCs w:val="20"/>
              </w:rPr>
              <w:t>5.00</w:t>
            </w:r>
          </w:p>
        </w:tc>
        <w:tc>
          <w:tcPr>
            <w:tcW w:w="960" w:type="dxa"/>
            <w:shd w:val="clear" w:color="auto" w:fill="auto"/>
            <w:vAlign w:val="center"/>
            <w:hideMark/>
          </w:tcPr>
          <w:p w14:paraId="26C0F51D" w14:textId="77777777" w:rsidR="00CD3E65" w:rsidRPr="00737C0C" w:rsidRDefault="00CD3E65" w:rsidP="00CD3E65">
            <w:pPr>
              <w:jc w:val="center"/>
              <w:rPr>
                <w:rFonts w:ascii="Arial" w:hAnsi="Arial" w:cs="Arial"/>
                <w:color w:val="000000"/>
                <w:sz w:val="20"/>
                <w:szCs w:val="20"/>
              </w:rPr>
            </w:pPr>
            <w:r w:rsidRPr="00737C0C">
              <w:rPr>
                <w:rFonts w:ascii="Arial" w:hAnsi="Arial" w:cs="Arial"/>
                <w:color w:val="000000"/>
                <w:sz w:val="20"/>
                <w:szCs w:val="20"/>
              </w:rPr>
              <w:t>0.80</w:t>
            </w:r>
          </w:p>
        </w:tc>
        <w:tc>
          <w:tcPr>
            <w:tcW w:w="1695" w:type="dxa"/>
            <w:shd w:val="clear" w:color="auto" w:fill="auto"/>
            <w:vAlign w:val="bottom"/>
            <w:hideMark/>
          </w:tcPr>
          <w:p w14:paraId="538821EA" w14:textId="3E318F57" w:rsidR="00CD3E65" w:rsidRPr="00737C0C" w:rsidRDefault="00737C0C" w:rsidP="00CD3E65">
            <w:pPr>
              <w:rPr>
                <w:rFonts w:ascii="Arial" w:hAnsi="Arial" w:cs="Arial"/>
                <w:color w:val="000000"/>
                <w:sz w:val="20"/>
                <w:szCs w:val="20"/>
              </w:rPr>
            </w:pPr>
            <w:r w:rsidRPr="00737C0C">
              <w:rPr>
                <w:rFonts w:ascii="Arial" w:hAnsi="Arial" w:cs="Arial"/>
                <w:color w:val="000000"/>
                <w:sz w:val="20"/>
                <w:szCs w:val="20"/>
              </w:rPr>
              <w:t>Cattails</w:t>
            </w:r>
          </w:p>
        </w:tc>
        <w:tc>
          <w:tcPr>
            <w:tcW w:w="1185" w:type="dxa"/>
            <w:shd w:val="clear" w:color="auto" w:fill="auto"/>
            <w:vAlign w:val="bottom"/>
            <w:hideMark/>
          </w:tcPr>
          <w:p w14:paraId="2889F9AE" w14:textId="68A23A5A" w:rsidR="00CD3E65" w:rsidRPr="00737C0C" w:rsidRDefault="00737C0C" w:rsidP="00CD3E65">
            <w:pPr>
              <w:rPr>
                <w:rFonts w:ascii="Arial" w:hAnsi="Arial" w:cs="Arial"/>
                <w:color w:val="000000"/>
                <w:sz w:val="20"/>
                <w:szCs w:val="20"/>
              </w:rPr>
            </w:pPr>
            <w:r w:rsidRPr="00737C0C">
              <w:rPr>
                <w:rFonts w:ascii="Arial" w:hAnsi="Arial" w:cs="Arial"/>
                <w:color w:val="000000"/>
                <w:sz w:val="20"/>
                <w:szCs w:val="20"/>
              </w:rPr>
              <w:t>Rock</w:t>
            </w:r>
          </w:p>
        </w:tc>
        <w:tc>
          <w:tcPr>
            <w:tcW w:w="960" w:type="dxa"/>
            <w:shd w:val="clear" w:color="auto" w:fill="auto"/>
            <w:vAlign w:val="bottom"/>
            <w:hideMark/>
          </w:tcPr>
          <w:p w14:paraId="503C62B9" w14:textId="0F127CA9" w:rsidR="00CD3E65" w:rsidRPr="00737C0C" w:rsidRDefault="00737C0C" w:rsidP="00CD3E65">
            <w:pPr>
              <w:rPr>
                <w:rFonts w:ascii="Arial" w:hAnsi="Arial" w:cs="Arial"/>
                <w:color w:val="000000"/>
                <w:sz w:val="20"/>
                <w:szCs w:val="20"/>
              </w:rPr>
            </w:pPr>
            <w:r w:rsidRPr="00737C0C">
              <w:rPr>
                <w:rFonts w:ascii="Arial" w:hAnsi="Arial" w:cs="Arial"/>
                <w:color w:val="000000"/>
                <w:sz w:val="20"/>
                <w:szCs w:val="20"/>
              </w:rPr>
              <w:t>Steep</w:t>
            </w:r>
          </w:p>
        </w:tc>
      </w:tr>
      <w:tr w:rsidR="00737C0C" w:rsidRPr="00737C0C" w14:paraId="79FFFA38" w14:textId="77777777" w:rsidTr="00737C0C">
        <w:trPr>
          <w:trHeight w:val="300"/>
          <w:jc w:val="center"/>
        </w:trPr>
        <w:tc>
          <w:tcPr>
            <w:tcW w:w="1306" w:type="dxa"/>
            <w:gridSpan w:val="2"/>
            <w:vMerge/>
            <w:vAlign w:val="center"/>
            <w:hideMark/>
          </w:tcPr>
          <w:p w14:paraId="32CDDB19" w14:textId="77777777" w:rsidR="00CD3E65" w:rsidRPr="00737C0C" w:rsidRDefault="00CD3E65" w:rsidP="00CD3E65">
            <w:pPr>
              <w:rPr>
                <w:rFonts w:ascii="Arial" w:hAnsi="Arial" w:cs="Arial"/>
                <w:color w:val="000000"/>
                <w:sz w:val="20"/>
                <w:szCs w:val="20"/>
              </w:rPr>
            </w:pPr>
          </w:p>
        </w:tc>
        <w:tc>
          <w:tcPr>
            <w:tcW w:w="1120" w:type="dxa"/>
            <w:gridSpan w:val="2"/>
            <w:shd w:val="clear" w:color="auto" w:fill="auto"/>
            <w:noWrap/>
            <w:vAlign w:val="center"/>
            <w:hideMark/>
          </w:tcPr>
          <w:p w14:paraId="1E5B1FAE" w14:textId="77777777" w:rsidR="00CD3E65" w:rsidRPr="00737C0C" w:rsidRDefault="00CD3E65" w:rsidP="00CD3E65">
            <w:pPr>
              <w:jc w:val="center"/>
              <w:rPr>
                <w:rFonts w:ascii="Arial" w:hAnsi="Arial" w:cs="Arial"/>
                <w:color w:val="000000"/>
                <w:sz w:val="20"/>
                <w:szCs w:val="20"/>
              </w:rPr>
            </w:pPr>
            <w:r w:rsidRPr="00737C0C">
              <w:rPr>
                <w:rFonts w:ascii="Arial" w:hAnsi="Arial" w:cs="Arial"/>
                <w:color w:val="000000"/>
                <w:sz w:val="20"/>
                <w:szCs w:val="20"/>
              </w:rPr>
              <w:t>0.00</w:t>
            </w:r>
          </w:p>
        </w:tc>
        <w:tc>
          <w:tcPr>
            <w:tcW w:w="1539" w:type="dxa"/>
            <w:shd w:val="clear" w:color="auto" w:fill="auto"/>
            <w:vAlign w:val="center"/>
            <w:hideMark/>
          </w:tcPr>
          <w:p w14:paraId="28DB28A2" w14:textId="77777777" w:rsidR="00CD3E65" w:rsidRPr="00737C0C" w:rsidRDefault="00CD3E65" w:rsidP="00CD3E65">
            <w:pPr>
              <w:jc w:val="center"/>
              <w:rPr>
                <w:rFonts w:ascii="Arial" w:hAnsi="Arial" w:cs="Arial"/>
                <w:color w:val="000000"/>
                <w:sz w:val="20"/>
                <w:szCs w:val="20"/>
              </w:rPr>
            </w:pPr>
            <w:r w:rsidRPr="00737C0C">
              <w:rPr>
                <w:rFonts w:ascii="Arial" w:hAnsi="Arial" w:cs="Arial"/>
                <w:color w:val="000000"/>
                <w:sz w:val="20"/>
                <w:szCs w:val="20"/>
              </w:rPr>
              <w:t>1</w:t>
            </w:r>
          </w:p>
        </w:tc>
        <w:tc>
          <w:tcPr>
            <w:tcW w:w="1080" w:type="dxa"/>
            <w:shd w:val="clear" w:color="auto" w:fill="auto"/>
            <w:vAlign w:val="center"/>
            <w:hideMark/>
          </w:tcPr>
          <w:p w14:paraId="7AB2A132" w14:textId="77777777" w:rsidR="00CD3E65" w:rsidRPr="00737C0C" w:rsidRDefault="00CD3E65" w:rsidP="00CD3E65">
            <w:pPr>
              <w:jc w:val="center"/>
              <w:rPr>
                <w:rFonts w:ascii="Arial" w:hAnsi="Arial" w:cs="Arial"/>
                <w:color w:val="000000"/>
                <w:sz w:val="20"/>
                <w:szCs w:val="20"/>
              </w:rPr>
            </w:pPr>
            <w:r w:rsidRPr="00737C0C">
              <w:rPr>
                <w:rFonts w:ascii="Arial" w:hAnsi="Arial" w:cs="Arial"/>
                <w:color w:val="000000"/>
                <w:sz w:val="20"/>
                <w:szCs w:val="20"/>
              </w:rPr>
              <w:t>5.00</w:t>
            </w:r>
          </w:p>
        </w:tc>
        <w:tc>
          <w:tcPr>
            <w:tcW w:w="960" w:type="dxa"/>
            <w:shd w:val="clear" w:color="auto" w:fill="auto"/>
            <w:vAlign w:val="center"/>
            <w:hideMark/>
          </w:tcPr>
          <w:p w14:paraId="31DEECE8" w14:textId="77777777" w:rsidR="00CD3E65" w:rsidRPr="00737C0C" w:rsidRDefault="00CD3E65" w:rsidP="00CD3E65">
            <w:pPr>
              <w:jc w:val="center"/>
              <w:rPr>
                <w:rFonts w:ascii="Arial" w:hAnsi="Arial" w:cs="Arial"/>
                <w:color w:val="000000"/>
                <w:sz w:val="20"/>
                <w:szCs w:val="20"/>
              </w:rPr>
            </w:pPr>
            <w:r w:rsidRPr="00737C0C">
              <w:rPr>
                <w:rFonts w:ascii="Arial" w:hAnsi="Arial" w:cs="Arial"/>
                <w:color w:val="000000"/>
                <w:sz w:val="20"/>
                <w:szCs w:val="20"/>
              </w:rPr>
              <w:t>1.70</w:t>
            </w:r>
          </w:p>
        </w:tc>
        <w:tc>
          <w:tcPr>
            <w:tcW w:w="1695" w:type="dxa"/>
            <w:shd w:val="clear" w:color="auto" w:fill="auto"/>
            <w:vAlign w:val="bottom"/>
            <w:hideMark/>
          </w:tcPr>
          <w:p w14:paraId="50334FC8" w14:textId="1C05E5C8" w:rsidR="00CD3E65" w:rsidRPr="00737C0C" w:rsidRDefault="00737C0C" w:rsidP="00CD3E65">
            <w:pPr>
              <w:rPr>
                <w:rFonts w:ascii="Arial" w:hAnsi="Arial" w:cs="Arial"/>
                <w:color w:val="000000"/>
                <w:sz w:val="20"/>
                <w:szCs w:val="20"/>
              </w:rPr>
            </w:pPr>
            <w:r w:rsidRPr="00737C0C">
              <w:rPr>
                <w:rFonts w:ascii="Arial" w:hAnsi="Arial" w:cs="Arial"/>
                <w:color w:val="000000"/>
                <w:sz w:val="20"/>
                <w:szCs w:val="20"/>
              </w:rPr>
              <w:t>Cattails</w:t>
            </w:r>
          </w:p>
        </w:tc>
        <w:tc>
          <w:tcPr>
            <w:tcW w:w="1185" w:type="dxa"/>
            <w:shd w:val="clear" w:color="auto" w:fill="auto"/>
            <w:vAlign w:val="bottom"/>
            <w:hideMark/>
          </w:tcPr>
          <w:p w14:paraId="5B887AC7" w14:textId="06280361" w:rsidR="00CD3E65" w:rsidRPr="00737C0C" w:rsidRDefault="00737C0C" w:rsidP="00CD3E65">
            <w:pPr>
              <w:rPr>
                <w:rFonts w:ascii="Arial" w:hAnsi="Arial" w:cs="Arial"/>
                <w:color w:val="000000"/>
                <w:sz w:val="20"/>
                <w:szCs w:val="20"/>
              </w:rPr>
            </w:pPr>
            <w:r w:rsidRPr="00737C0C">
              <w:rPr>
                <w:rFonts w:ascii="Arial" w:hAnsi="Arial" w:cs="Arial"/>
                <w:color w:val="000000"/>
                <w:sz w:val="20"/>
                <w:szCs w:val="20"/>
              </w:rPr>
              <w:t>Rock, silt</w:t>
            </w:r>
          </w:p>
        </w:tc>
        <w:tc>
          <w:tcPr>
            <w:tcW w:w="960" w:type="dxa"/>
            <w:shd w:val="clear" w:color="auto" w:fill="auto"/>
            <w:vAlign w:val="bottom"/>
            <w:hideMark/>
          </w:tcPr>
          <w:p w14:paraId="1DDB1D4E" w14:textId="1B8805CD" w:rsidR="00CD3E65" w:rsidRPr="00737C0C" w:rsidRDefault="00737C0C" w:rsidP="00CD3E65">
            <w:pPr>
              <w:rPr>
                <w:rFonts w:ascii="Arial" w:hAnsi="Arial" w:cs="Arial"/>
                <w:color w:val="000000"/>
                <w:sz w:val="20"/>
                <w:szCs w:val="20"/>
              </w:rPr>
            </w:pPr>
            <w:r w:rsidRPr="00737C0C">
              <w:rPr>
                <w:rFonts w:ascii="Arial" w:hAnsi="Arial" w:cs="Arial"/>
                <w:color w:val="000000"/>
                <w:sz w:val="20"/>
                <w:szCs w:val="20"/>
              </w:rPr>
              <w:t>Low</w:t>
            </w:r>
          </w:p>
        </w:tc>
      </w:tr>
      <w:tr w:rsidR="00737C0C" w:rsidRPr="00737C0C" w14:paraId="6EDB1F51" w14:textId="77777777" w:rsidTr="00737C0C">
        <w:trPr>
          <w:trHeight w:val="315"/>
          <w:jc w:val="center"/>
        </w:trPr>
        <w:tc>
          <w:tcPr>
            <w:tcW w:w="1306" w:type="dxa"/>
            <w:gridSpan w:val="2"/>
            <w:vMerge/>
            <w:vAlign w:val="center"/>
            <w:hideMark/>
          </w:tcPr>
          <w:p w14:paraId="6C2F4215" w14:textId="77777777" w:rsidR="00CD3E65" w:rsidRPr="00737C0C" w:rsidRDefault="00CD3E65" w:rsidP="00CD3E65">
            <w:pPr>
              <w:rPr>
                <w:rFonts w:ascii="Arial" w:hAnsi="Arial" w:cs="Arial"/>
                <w:color w:val="000000"/>
                <w:sz w:val="20"/>
                <w:szCs w:val="20"/>
              </w:rPr>
            </w:pPr>
          </w:p>
        </w:tc>
        <w:tc>
          <w:tcPr>
            <w:tcW w:w="1120" w:type="dxa"/>
            <w:gridSpan w:val="2"/>
            <w:shd w:val="clear" w:color="auto" w:fill="auto"/>
            <w:noWrap/>
            <w:vAlign w:val="center"/>
            <w:hideMark/>
          </w:tcPr>
          <w:p w14:paraId="6C0716B0" w14:textId="77777777" w:rsidR="00CD3E65" w:rsidRPr="00737C0C" w:rsidRDefault="00CD3E65" w:rsidP="00CD3E65">
            <w:pPr>
              <w:jc w:val="center"/>
              <w:rPr>
                <w:rFonts w:ascii="Arial" w:hAnsi="Arial" w:cs="Arial"/>
                <w:color w:val="000000"/>
                <w:sz w:val="20"/>
                <w:szCs w:val="20"/>
              </w:rPr>
            </w:pPr>
            <w:r w:rsidRPr="00737C0C">
              <w:rPr>
                <w:rFonts w:ascii="Arial" w:hAnsi="Arial" w:cs="Arial"/>
                <w:color w:val="000000"/>
                <w:sz w:val="20"/>
                <w:szCs w:val="20"/>
              </w:rPr>
              <w:t>0.00</w:t>
            </w:r>
          </w:p>
        </w:tc>
        <w:tc>
          <w:tcPr>
            <w:tcW w:w="1539" w:type="dxa"/>
            <w:shd w:val="clear" w:color="auto" w:fill="auto"/>
            <w:vAlign w:val="center"/>
            <w:hideMark/>
          </w:tcPr>
          <w:p w14:paraId="66FE4FE7" w14:textId="77777777" w:rsidR="00CD3E65" w:rsidRPr="00737C0C" w:rsidRDefault="00CD3E65" w:rsidP="00CD3E65">
            <w:pPr>
              <w:jc w:val="center"/>
              <w:rPr>
                <w:rFonts w:ascii="Arial" w:hAnsi="Arial" w:cs="Arial"/>
                <w:color w:val="000000"/>
                <w:sz w:val="20"/>
                <w:szCs w:val="20"/>
              </w:rPr>
            </w:pPr>
            <w:r w:rsidRPr="00737C0C">
              <w:rPr>
                <w:rFonts w:ascii="Arial" w:hAnsi="Arial" w:cs="Arial"/>
                <w:color w:val="000000"/>
                <w:sz w:val="20"/>
                <w:szCs w:val="20"/>
              </w:rPr>
              <w:t>4</w:t>
            </w:r>
          </w:p>
        </w:tc>
        <w:tc>
          <w:tcPr>
            <w:tcW w:w="1080" w:type="dxa"/>
            <w:shd w:val="clear" w:color="auto" w:fill="auto"/>
            <w:vAlign w:val="center"/>
            <w:hideMark/>
          </w:tcPr>
          <w:p w14:paraId="454C3566" w14:textId="77777777" w:rsidR="00CD3E65" w:rsidRPr="00737C0C" w:rsidRDefault="00CD3E65" w:rsidP="00CD3E65">
            <w:pPr>
              <w:jc w:val="center"/>
              <w:rPr>
                <w:rFonts w:ascii="Arial" w:hAnsi="Arial" w:cs="Arial"/>
                <w:color w:val="000000"/>
                <w:sz w:val="20"/>
                <w:szCs w:val="20"/>
              </w:rPr>
            </w:pPr>
            <w:r w:rsidRPr="00737C0C">
              <w:rPr>
                <w:rFonts w:ascii="Arial" w:hAnsi="Arial" w:cs="Arial"/>
                <w:color w:val="000000"/>
                <w:sz w:val="20"/>
                <w:szCs w:val="20"/>
              </w:rPr>
              <w:t>5.00</w:t>
            </w:r>
          </w:p>
        </w:tc>
        <w:tc>
          <w:tcPr>
            <w:tcW w:w="960" w:type="dxa"/>
            <w:shd w:val="clear" w:color="auto" w:fill="auto"/>
            <w:vAlign w:val="center"/>
            <w:hideMark/>
          </w:tcPr>
          <w:p w14:paraId="17A953C9" w14:textId="77777777" w:rsidR="00CD3E65" w:rsidRPr="00737C0C" w:rsidRDefault="00CD3E65" w:rsidP="00CD3E65">
            <w:pPr>
              <w:jc w:val="center"/>
              <w:rPr>
                <w:rFonts w:ascii="Arial" w:hAnsi="Arial" w:cs="Arial"/>
                <w:color w:val="000000"/>
                <w:sz w:val="20"/>
                <w:szCs w:val="20"/>
              </w:rPr>
            </w:pPr>
            <w:r w:rsidRPr="00737C0C">
              <w:rPr>
                <w:rFonts w:ascii="Arial" w:hAnsi="Arial" w:cs="Arial"/>
                <w:color w:val="000000"/>
                <w:sz w:val="20"/>
                <w:szCs w:val="20"/>
              </w:rPr>
              <w:t>0.95</w:t>
            </w:r>
          </w:p>
        </w:tc>
        <w:tc>
          <w:tcPr>
            <w:tcW w:w="1695" w:type="dxa"/>
            <w:shd w:val="clear" w:color="auto" w:fill="auto"/>
            <w:vAlign w:val="bottom"/>
            <w:hideMark/>
          </w:tcPr>
          <w:p w14:paraId="560015AB" w14:textId="335B4529" w:rsidR="00CD3E65" w:rsidRPr="00737C0C" w:rsidRDefault="00737C0C" w:rsidP="00CD3E65">
            <w:pPr>
              <w:rPr>
                <w:rFonts w:ascii="Arial" w:hAnsi="Arial" w:cs="Arial"/>
                <w:color w:val="000000"/>
                <w:sz w:val="20"/>
                <w:szCs w:val="20"/>
              </w:rPr>
            </w:pPr>
            <w:r w:rsidRPr="00737C0C">
              <w:rPr>
                <w:rFonts w:ascii="Arial" w:hAnsi="Arial" w:cs="Arial"/>
                <w:color w:val="000000"/>
                <w:sz w:val="20"/>
                <w:szCs w:val="20"/>
              </w:rPr>
              <w:t>Overhanging, cattails</w:t>
            </w:r>
          </w:p>
        </w:tc>
        <w:tc>
          <w:tcPr>
            <w:tcW w:w="1185" w:type="dxa"/>
            <w:shd w:val="clear" w:color="auto" w:fill="auto"/>
            <w:vAlign w:val="bottom"/>
            <w:hideMark/>
          </w:tcPr>
          <w:p w14:paraId="5C4C1E2E" w14:textId="72E48AE3" w:rsidR="00CD3E65" w:rsidRPr="00737C0C" w:rsidRDefault="00737C0C" w:rsidP="00CD3E65">
            <w:pPr>
              <w:rPr>
                <w:rFonts w:ascii="Arial" w:hAnsi="Arial" w:cs="Arial"/>
                <w:color w:val="000000"/>
                <w:sz w:val="20"/>
                <w:szCs w:val="20"/>
              </w:rPr>
            </w:pPr>
            <w:r w:rsidRPr="00737C0C">
              <w:rPr>
                <w:rFonts w:ascii="Arial" w:hAnsi="Arial" w:cs="Arial"/>
                <w:color w:val="000000"/>
                <w:sz w:val="20"/>
                <w:szCs w:val="20"/>
              </w:rPr>
              <w:t>Rock</w:t>
            </w:r>
          </w:p>
        </w:tc>
        <w:tc>
          <w:tcPr>
            <w:tcW w:w="960" w:type="dxa"/>
            <w:shd w:val="clear" w:color="auto" w:fill="auto"/>
            <w:vAlign w:val="bottom"/>
            <w:hideMark/>
          </w:tcPr>
          <w:p w14:paraId="6F2EBB7A" w14:textId="5ACC23CD" w:rsidR="00CD3E65" w:rsidRPr="00737C0C" w:rsidRDefault="00737C0C" w:rsidP="00CD3E65">
            <w:pPr>
              <w:rPr>
                <w:rFonts w:ascii="Arial" w:hAnsi="Arial" w:cs="Arial"/>
                <w:color w:val="000000"/>
                <w:sz w:val="20"/>
                <w:szCs w:val="20"/>
              </w:rPr>
            </w:pPr>
            <w:r w:rsidRPr="00737C0C">
              <w:rPr>
                <w:rFonts w:ascii="Arial" w:hAnsi="Arial" w:cs="Arial"/>
                <w:color w:val="000000"/>
                <w:sz w:val="20"/>
                <w:szCs w:val="20"/>
              </w:rPr>
              <w:t>Low</w:t>
            </w:r>
          </w:p>
        </w:tc>
      </w:tr>
    </w:tbl>
    <w:p w14:paraId="674D6B1F" w14:textId="77777777" w:rsidR="00CD3E65" w:rsidRPr="00737C0C" w:rsidRDefault="00CD3E65" w:rsidP="00737C0C"/>
    <w:p w14:paraId="35499BDD" w14:textId="77777777" w:rsidR="00CD3E65" w:rsidRDefault="00CD3E65">
      <w:pPr>
        <w:rPr>
          <w:rFonts w:cs="Calibri"/>
        </w:rPr>
      </w:pPr>
    </w:p>
    <w:p w14:paraId="2EB372D8" w14:textId="77777777" w:rsidR="00CD3E65" w:rsidRDefault="00CD3E65">
      <w:pPr>
        <w:rPr>
          <w:rFonts w:cs="Calibri"/>
        </w:rPr>
      </w:pPr>
      <w:r>
        <w:rPr>
          <w:rFonts w:cs="Calibri"/>
        </w:rPr>
        <w:br w:type="page"/>
      </w:r>
    </w:p>
    <w:p w14:paraId="50936EA4" w14:textId="5DE0F2B9" w:rsidR="00737C0C" w:rsidRDefault="00737C0C" w:rsidP="00737C0C">
      <w:pPr>
        <w:pStyle w:val="Caption"/>
      </w:pPr>
      <w:bookmarkStart w:id="471" w:name="_Ref447058152"/>
      <w:bookmarkStart w:id="472" w:name="_Toc456271085"/>
      <w:bookmarkStart w:id="473" w:name="_Toc453440238"/>
      <w:r>
        <w:lastRenderedPageBreak/>
        <w:t xml:space="preserve">Figure </w:t>
      </w:r>
      <w:r>
        <w:rPr>
          <w:noProof/>
        </w:rPr>
        <w:t>32</w:t>
      </w:r>
      <w:bookmarkEnd w:id="471"/>
      <w:r>
        <w:t>.—Contacts of bonytail at remote PIT scann</w:t>
      </w:r>
      <w:r w:rsidR="00260590">
        <w:t>ing locations from April – July </w:t>
      </w:r>
      <w:r>
        <w:t>2015, Regional Park Moabi, California.</w:t>
      </w:r>
      <w:bookmarkEnd w:id="472"/>
    </w:p>
    <w:p w14:paraId="146B47CC" w14:textId="184B6F2A" w:rsidR="00737C0C" w:rsidRPr="00737C0C" w:rsidRDefault="00737C0C" w:rsidP="00737C0C">
      <w:pPr>
        <w:rPr>
          <w:rFonts w:ascii="Arial" w:hAnsi="Arial" w:cs="Arial"/>
          <w:sz w:val="20"/>
          <w:szCs w:val="20"/>
        </w:rPr>
      </w:pPr>
      <w:r w:rsidRPr="00737C0C">
        <w:rPr>
          <w:rFonts w:ascii="Arial" w:hAnsi="Arial" w:cs="Arial"/>
          <w:sz w:val="20"/>
          <w:szCs w:val="20"/>
        </w:rPr>
        <w:t>Locations with greater bonytail contacts are represented by darker colors.</w:t>
      </w:r>
      <w:bookmarkEnd w:id="473"/>
    </w:p>
    <w:p w14:paraId="0F61BC62" w14:textId="42039DC2" w:rsidR="00737C0C" w:rsidRDefault="00737C0C" w:rsidP="001B318F">
      <w:pPr>
        <w:rPr>
          <w:rFonts w:cs="Calibri"/>
        </w:rPr>
      </w:pPr>
      <w:r>
        <w:rPr>
          <w:noProof/>
        </w:rPr>
        <w:drawing>
          <wp:anchor distT="0" distB="0" distL="114300" distR="114300" simplePos="0" relativeHeight="251782144" behindDoc="0" locked="0" layoutInCell="0" allowOverlap="0" wp14:anchorId="457651CC" wp14:editId="1F85266C">
            <wp:simplePos x="0" y="0"/>
            <wp:positionH relativeFrom="margin">
              <wp:posOffset>0</wp:posOffset>
            </wp:positionH>
            <wp:positionV relativeFrom="margin">
              <wp:posOffset>2540</wp:posOffset>
            </wp:positionV>
            <wp:extent cx="5029200" cy="3733800"/>
            <wp:effectExtent l="0" t="0" r="0" b="0"/>
            <wp:wrapTopAndBottom/>
            <wp:docPr id="378" name="Picture 378" descr="C:\Users\khumphrey\Google Drive\Marsh &amp; Associates\Lake Havasu\2013-2015\Reports\Final Report\figures havasu report 2015\moabi pit scan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khumphrey\Google Drive\Marsh &amp; Associates\Lake Havasu\2013-2015\Reports\Final Report\figures havasu report 2015\moabi pit scans.jpg"/>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029200" cy="3733800"/>
                    </a:xfrm>
                    <a:prstGeom prst="rect">
                      <a:avLst/>
                    </a:prstGeom>
                    <a:noFill/>
                    <a:ln>
                      <a:noFill/>
                    </a:ln>
                  </pic:spPr>
                </pic:pic>
              </a:graphicData>
            </a:graphic>
          </wp:anchor>
        </w:drawing>
      </w:r>
    </w:p>
    <w:p w14:paraId="3384B320" w14:textId="77777777" w:rsidR="00737C0C" w:rsidRDefault="00737C0C" w:rsidP="001B318F">
      <w:pPr>
        <w:rPr>
          <w:rFonts w:cs="Calibri"/>
        </w:rPr>
      </w:pPr>
    </w:p>
    <w:p w14:paraId="3A347165" w14:textId="1504625D" w:rsidR="00A757C6" w:rsidRDefault="00A757C6" w:rsidP="001B318F">
      <w:pPr>
        <w:rPr>
          <w:rFonts w:cs="Calibri"/>
        </w:rPr>
      </w:pPr>
      <w:r w:rsidRPr="00713954">
        <w:rPr>
          <w:rFonts w:cs="Calibri"/>
        </w:rPr>
        <w:t>release and exit were variable (R</w:t>
      </w:r>
      <w:r w:rsidR="009B3567">
        <w:rPr>
          <w:rFonts w:cs="Calibri"/>
        </w:rPr>
        <w:t xml:space="preserve"> = </w:t>
      </w:r>
      <w:r w:rsidRPr="00047708">
        <w:rPr>
          <w:rFonts w:cs="Calibri"/>
        </w:rPr>
        <w:t>0.13, 0.14, respectively)</w:t>
      </w:r>
      <w:r w:rsidR="00A96E71">
        <w:rPr>
          <w:rFonts w:cs="Calibri"/>
        </w:rPr>
        <w:t xml:space="preserve">.  </w:t>
      </w:r>
      <w:r>
        <w:rPr>
          <w:rFonts w:cs="Calibri"/>
        </w:rPr>
        <w:t>A s</w:t>
      </w:r>
      <w:r w:rsidR="00737C0C">
        <w:rPr>
          <w:rFonts w:cs="Calibri"/>
        </w:rPr>
        <w:t>tronger trend in </w:t>
      </w:r>
      <w:r w:rsidR="00260590">
        <w:rPr>
          <w:rFonts w:cs="Calibri"/>
        </w:rPr>
        <w:t xml:space="preserve">the </w:t>
      </w:r>
      <w:r>
        <w:rPr>
          <w:rFonts w:cs="Calibri"/>
        </w:rPr>
        <w:t xml:space="preserve">contact rate </w:t>
      </w:r>
      <w:r w:rsidRPr="00047708">
        <w:rPr>
          <w:rFonts w:cs="Calibri"/>
        </w:rPr>
        <w:t>was observed at the middle sit</w:t>
      </w:r>
      <w:r w:rsidR="00737C0C">
        <w:rPr>
          <w:rFonts w:cs="Calibri"/>
        </w:rPr>
        <w:t>es between the release and exit</w:t>
      </w:r>
      <w:r w:rsidR="00737C0C">
        <w:rPr>
          <w:rFonts w:cs="Calibri"/>
        </w:rPr>
        <w:br/>
      </w:r>
      <w:r w:rsidRPr="00047708">
        <w:rPr>
          <w:rFonts w:cs="Calibri"/>
        </w:rPr>
        <w:t>(R</w:t>
      </w:r>
      <w:r w:rsidR="009B3567">
        <w:rPr>
          <w:rFonts w:cs="Calibri"/>
        </w:rPr>
        <w:t xml:space="preserve"> = </w:t>
      </w:r>
      <w:r w:rsidRPr="00047708">
        <w:rPr>
          <w:rFonts w:cs="Calibri"/>
        </w:rPr>
        <w:t>0.55)</w:t>
      </w:r>
      <w:r w:rsidR="00A96E71">
        <w:rPr>
          <w:rFonts w:cs="Calibri"/>
        </w:rPr>
        <w:t xml:space="preserve">.  </w:t>
      </w:r>
      <w:r w:rsidRPr="000C65AE">
        <w:rPr>
          <w:rFonts w:cs="Calibri"/>
        </w:rPr>
        <w:t>A total of 12 bonytail were contacted at PIT scanners</w:t>
      </w:r>
      <w:r>
        <w:rPr>
          <w:rFonts w:cs="Calibri"/>
        </w:rPr>
        <w:t xml:space="preserve"> stationed at the backwater exit</w:t>
      </w:r>
      <w:r w:rsidR="00A96E71">
        <w:rPr>
          <w:rFonts w:cs="Calibri"/>
        </w:rPr>
        <w:t xml:space="preserve">.  </w:t>
      </w:r>
      <w:r>
        <w:rPr>
          <w:rFonts w:cs="Calibri"/>
        </w:rPr>
        <w:t xml:space="preserve">Of these 12 fish, 7 bonytail were later contacted by PIT scanners upstream of the exit within the </w:t>
      </w:r>
      <w:ins w:id="474" w:author="Paul C Marsh" w:date="2016-09-07T11:13:00Z">
        <w:r w:rsidR="00297819">
          <w:rPr>
            <w:rFonts w:cs="Calibri"/>
          </w:rPr>
          <w:t>Regiona</w:t>
        </w:r>
      </w:ins>
      <w:ins w:id="475" w:author="Paul C Marsh" w:date="2016-09-07T12:54:00Z">
        <w:r w:rsidR="00F9206E">
          <w:rPr>
            <w:rFonts w:cs="Calibri"/>
          </w:rPr>
          <w:t>l</w:t>
        </w:r>
      </w:ins>
      <w:ins w:id="476" w:author="Paul C Marsh" w:date="2016-09-07T11:13:00Z">
        <w:r w:rsidR="00297819">
          <w:rPr>
            <w:rFonts w:cs="Calibri"/>
          </w:rPr>
          <w:t xml:space="preserve"> Park </w:t>
        </w:r>
      </w:ins>
      <w:r>
        <w:rPr>
          <w:rFonts w:cs="Calibri"/>
        </w:rPr>
        <w:t>Moabi backwater</w:t>
      </w:r>
      <w:r w:rsidR="00260590">
        <w:rPr>
          <w:rFonts w:cs="Calibri"/>
        </w:rPr>
        <w:t>,</w:t>
      </w:r>
      <w:r>
        <w:rPr>
          <w:rFonts w:cs="Calibri"/>
        </w:rPr>
        <w:t xml:space="preserve"> and one fish was contacted at the exit </w:t>
      </w:r>
      <w:r w:rsidR="00260590">
        <w:rPr>
          <w:rFonts w:cs="Calibri"/>
        </w:rPr>
        <w:t>3</w:t>
      </w:r>
      <w:r>
        <w:rPr>
          <w:rFonts w:cs="Calibri"/>
        </w:rPr>
        <w:t xml:space="preserve"> weeks later.</w:t>
      </w:r>
    </w:p>
    <w:p w14:paraId="08EEF42E" w14:textId="77777777" w:rsidR="00A757C6" w:rsidRDefault="00A757C6" w:rsidP="001B318F">
      <w:pPr>
        <w:rPr>
          <w:rFonts w:cs="Calibri"/>
        </w:rPr>
      </w:pPr>
    </w:p>
    <w:p w14:paraId="521A3CEF" w14:textId="0C6711F3" w:rsidR="00A757C6" w:rsidRDefault="00A757C6" w:rsidP="001B318F">
      <w:r>
        <w:t xml:space="preserve">The number of PIT tag contacts were </w:t>
      </w:r>
      <w:r w:rsidR="001D0653">
        <w:t>lower for baited compared to un</w:t>
      </w:r>
      <w:r>
        <w:t xml:space="preserve">baited scanners for </w:t>
      </w:r>
      <w:r w:rsidRPr="004B1DD3">
        <w:t xml:space="preserve">bonytail </w:t>
      </w:r>
      <w:r>
        <w:t xml:space="preserve">(sum </w:t>
      </w:r>
      <w:r w:rsidR="00260590">
        <w:t xml:space="preserve">= </w:t>
      </w:r>
      <w:r>
        <w:t xml:space="preserve">11 and 126; mean </w:t>
      </w:r>
      <w:r w:rsidR="00260590">
        <w:t xml:space="preserve">= </w:t>
      </w:r>
      <w:r>
        <w:t>2.75 an</w:t>
      </w:r>
      <w:r w:rsidR="001D0653">
        <w:t>d 7.00 for baited and un</w:t>
      </w:r>
      <w:r>
        <w:t xml:space="preserve">baited scanners, respectively) and </w:t>
      </w:r>
      <w:r w:rsidRPr="004B1DD3">
        <w:t xml:space="preserve">razorback </w:t>
      </w:r>
      <w:r>
        <w:t>sucker</w:t>
      </w:r>
      <w:r w:rsidR="00260590">
        <w:t>s</w:t>
      </w:r>
      <w:r>
        <w:t xml:space="preserve"> (sum </w:t>
      </w:r>
      <w:r w:rsidR="00260590">
        <w:t xml:space="preserve">= </w:t>
      </w:r>
      <w:r>
        <w:t>262 and 1</w:t>
      </w:r>
      <w:r w:rsidR="00737C0C">
        <w:t>,</w:t>
      </w:r>
      <w:r>
        <w:t xml:space="preserve">070; mean </w:t>
      </w:r>
      <w:r w:rsidR="00260590">
        <w:t xml:space="preserve">= </w:t>
      </w:r>
      <w:r w:rsidR="001D0653">
        <w:t>29.1 and 38.2 for baited and un</w:t>
      </w:r>
      <w:r>
        <w:t>baited scanners, respectively)</w:t>
      </w:r>
      <w:r w:rsidR="00A96E71">
        <w:t xml:space="preserve">.  </w:t>
      </w:r>
      <w:r>
        <w:t xml:space="preserve">Of the two pairs of scanner deployments in which baiting occurred, </w:t>
      </w:r>
      <w:r w:rsidR="00260590">
        <w:t xml:space="preserve">the </w:t>
      </w:r>
      <w:r>
        <w:t>mean sum of unique con</w:t>
      </w:r>
      <w:r w:rsidR="001D0653">
        <w:t>tacts per baited and un</w:t>
      </w:r>
      <w:r>
        <w:t>baited deployment was 2.8 and 7, r</w:t>
      </w:r>
      <w:r w:rsidR="00737C0C">
        <w:t>espectively</w:t>
      </w:r>
      <w:r w:rsidR="00260590">
        <w:t>,</w:t>
      </w:r>
      <w:r w:rsidR="00737C0C">
        <w:t xml:space="preserve"> for bonytail and 29 </w:t>
      </w:r>
      <w:r>
        <w:t>and 38, respectively</w:t>
      </w:r>
      <w:r w:rsidR="00260590">
        <w:t>,</w:t>
      </w:r>
      <w:r>
        <w:t xml:space="preserve"> for razorback sucker</w:t>
      </w:r>
      <w:r w:rsidR="00260590">
        <w:t>s</w:t>
      </w:r>
      <w:r w:rsidR="00A96E71">
        <w:t xml:space="preserve">.  </w:t>
      </w:r>
      <w:r w:rsidRPr="004B1DD3">
        <w:t>Baiting efforts were modest and encountered obstacles such as the loss of or damage to bait bags, likely by larger fish, once deployed</w:t>
      </w:r>
      <w:r w:rsidR="00A96E71">
        <w:t xml:space="preserve">.  </w:t>
      </w:r>
      <w:r w:rsidR="00260590">
        <w:t>The use of PVC-</w:t>
      </w:r>
      <w:r w:rsidRPr="004B1DD3">
        <w:t>constructed bait containers was most effective in retaining bait</w:t>
      </w:r>
      <w:r w:rsidR="00A96E71">
        <w:t xml:space="preserve">.  </w:t>
      </w:r>
      <w:r w:rsidRPr="004B1DD3">
        <w:t xml:space="preserve">In several instances, though not </w:t>
      </w:r>
      <w:r>
        <w:t xml:space="preserve">statistically </w:t>
      </w:r>
      <w:r w:rsidRPr="004B1DD3">
        <w:t xml:space="preserve">significant, the </w:t>
      </w:r>
      <w:r>
        <w:t>non-</w:t>
      </w:r>
      <w:r w:rsidRPr="004B1DD3">
        <w:t>baited PIT scanners contacted more fish than baited PIT scanners.</w:t>
      </w:r>
    </w:p>
    <w:p w14:paraId="758B64EB" w14:textId="77777777" w:rsidR="00737C0C" w:rsidRPr="00260590" w:rsidRDefault="00737C0C" w:rsidP="00260590">
      <w:pPr>
        <w:rPr>
          <w:rFonts w:eastAsia="Calibri"/>
        </w:rPr>
      </w:pPr>
      <w:bookmarkStart w:id="477" w:name="_Toc453440193"/>
      <w:r>
        <w:br w:type="page"/>
      </w:r>
    </w:p>
    <w:p w14:paraId="681FC4D4" w14:textId="78B283C6" w:rsidR="00737C0C" w:rsidRDefault="00737C0C" w:rsidP="00737C0C">
      <w:pPr>
        <w:pStyle w:val="Caption"/>
      </w:pPr>
      <w:bookmarkStart w:id="478" w:name="_Ref447058184"/>
      <w:bookmarkStart w:id="479" w:name="_Toc453440239"/>
      <w:bookmarkStart w:id="480" w:name="_Toc456271086"/>
      <w:r>
        <w:lastRenderedPageBreak/>
        <w:t xml:space="preserve">Figure </w:t>
      </w:r>
      <w:r>
        <w:rPr>
          <w:noProof/>
        </w:rPr>
        <w:t>33</w:t>
      </w:r>
      <w:bookmarkEnd w:id="478"/>
      <w:r>
        <w:t>.—Contacts of bonytail released April 13, 2015</w:t>
      </w:r>
      <w:r w:rsidR="00260590">
        <w:t>,</w:t>
      </w:r>
      <w:r>
        <w:t xml:space="preserve"> at Regional Park Moabi (blue), and January 14, 2014</w:t>
      </w:r>
      <w:r w:rsidR="00340D04">
        <w:t>,</w:t>
      </w:r>
      <w:r>
        <w:t xml:space="preserve"> at Blankenship Bend (red), over time by remote PIT scanning from April – July 2015, Regional Park Moabi, California.</w:t>
      </w:r>
      <w:bookmarkEnd w:id="479"/>
      <w:bookmarkEnd w:id="480"/>
    </w:p>
    <w:p w14:paraId="7FAB904A" w14:textId="7D53514A" w:rsidR="00737C0C" w:rsidRPr="00737C0C" w:rsidRDefault="00737C0C" w:rsidP="00737C0C">
      <w:r>
        <w:rPr>
          <w:noProof/>
        </w:rPr>
        <w:drawing>
          <wp:anchor distT="0" distB="0" distL="114300" distR="114300" simplePos="0" relativeHeight="251783168" behindDoc="0" locked="0" layoutInCell="0" allowOverlap="0" wp14:anchorId="2EB79303" wp14:editId="43D6E44E">
            <wp:simplePos x="1371600" y="1043940"/>
            <wp:positionH relativeFrom="margin">
              <wp:align>left</wp:align>
            </wp:positionH>
            <wp:positionV relativeFrom="margin">
              <wp:align>top</wp:align>
            </wp:positionV>
            <wp:extent cx="5029200" cy="3774440"/>
            <wp:effectExtent l="0" t="0" r="0" b="0"/>
            <wp:wrapTopAndBottom/>
            <wp:docPr id="379" name="Picture 379" descr="C:\Users\khumphrey\Google Drive\Marsh &amp; Associates\Lake Havasu\2013-2015\Reports\Final Report\figures havasu report 2015\PIT contacts Moab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khumphrey\Google Drive\Marsh &amp; Associates\Lake Havasu\2013-2015\Reports\Final Report\figures havasu report 2015\PIT contacts Moabi.jpg"/>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5029200" cy="3774440"/>
                    </a:xfrm>
                    <a:prstGeom prst="rect">
                      <a:avLst/>
                    </a:prstGeom>
                    <a:noFill/>
                    <a:ln>
                      <a:noFill/>
                    </a:ln>
                  </pic:spPr>
                </pic:pic>
              </a:graphicData>
            </a:graphic>
          </wp:anchor>
        </w:drawing>
      </w:r>
    </w:p>
    <w:p w14:paraId="73CB6FEC" w14:textId="77777777" w:rsidR="00737C0C" w:rsidRPr="00737C0C" w:rsidRDefault="00737C0C" w:rsidP="00737C0C"/>
    <w:p w14:paraId="516D6178" w14:textId="3CEB1B5F" w:rsidR="00A757C6" w:rsidRDefault="00A757C6" w:rsidP="001B318F">
      <w:pPr>
        <w:pStyle w:val="Heading3"/>
      </w:pPr>
      <w:bookmarkStart w:id="481" w:name="_Toc456938198"/>
      <w:r>
        <w:t>Laughlin Lagoon</w:t>
      </w:r>
      <w:bookmarkEnd w:id="477"/>
      <w:bookmarkEnd w:id="481"/>
    </w:p>
    <w:p w14:paraId="163F2B94" w14:textId="3F60478C" w:rsidR="00A757C6" w:rsidRPr="00111786" w:rsidRDefault="00A757C6" w:rsidP="00737C0C">
      <w:pPr>
        <w:rPr>
          <w:rFonts w:cs="Calibri"/>
        </w:rPr>
      </w:pPr>
      <w:r w:rsidRPr="00A13C43">
        <w:rPr>
          <w:rFonts w:cs="Calibri"/>
        </w:rPr>
        <w:t xml:space="preserve">Remote PIT scanning antennas deployed in Laughlin Lagoon collectively scanned for a total of </w:t>
      </w:r>
      <w:r>
        <w:rPr>
          <w:rFonts w:cs="Calibri"/>
        </w:rPr>
        <w:t>6,585</w:t>
      </w:r>
      <w:r w:rsidRPr="00A13C43">
        <w:rPr>
          <w:rFonts w:cs="Calibri"/>
        </w:rPr>
        <w:t xml:space="preserve"> hours and contacted </w:t>
      </w:r>
      <w:r>
        <w:rPr>
          <w:rFonts w:cs="Calibri"/>
        </w:rPr>
        <w:t>484 unique fish, of which 238</w:t>
      </w:r>
      <w:r w:rsidRPr="00A13C43">
        <w:rPr>
          <w:rFonts w:cs="Calibri"/>
        </w:rPr>
        <w:t xml:space="preserve"> were bonytail</w:t>
      </w:r>
      <w:r>
        <w:rPr>
          <w:rFonts w:cs="Calibri"/>
        </w:rPr>
        <w:t>, 224</w:t>
      </w:r>
      <w:r w:rsidRPr="00A13C43">
        <w:rPr>
          <w:rFonts w:cs="Calibri"/>
        </w:rPr>
        <w:t xml:space="preserve"> were razorback</w:t>
      </w:r>
      <w:r>
        <w:rPr>
          <w:rFonts w:cs="Calibri"/>
        </w:rPr>
        <w:t xml:space="preserve"> sucker</w:t>
      </w:r>
      <w:r w:rsidR="00340D04">
        <w:rPr>
          <w:rFonts w:cs="Calibri"/>
        </w:rPr>
        <w:t>s</w:t>
      </w:r>
      <w:r w:rsidRPr="00A13C43">
        <w:rPr>
          <w:rFonts w:cs="Calibri"/>
        </w:rPr>
        <w:t xml:space="preserve">, </w:t>
      </w:r>
      <w:r w:rsidR="00340D04">
        <w:rPr>
          <w:rFonts w:cs="Calibri"/>
        </w:rPr>
        <w:t>9</w:t>
      </w:r>
      <w:r w:rsidRPr="00A13C43">
        <w:rPr>
          <w:rFonts w:cs="Calibri"/>
        </w:rPr>
        <w:t xml:space="preserve"> were</w:t>
      </w:r>
      <w:r w:rsidRPr="00A13C43">
        <w:t xml:space="preserve"> flannelmouth sucker</w:t>
      </w:r>
      <w:r w:rsidR="00340D04">
        <w:t>s</w:t>
      </w:r>
      <w:r>
        <w:t xml:space="preserve"> (</w:t>
      </w:r>
      <w:r>
        <w:rPr>
          <w:i/>
        </w:rPr>
        <w:t>Catostomus latipinnis</w:t>
      </w:r>
      <w:r>
        <w:t>)</w:t>
      </w:r>
      <w:r w:rsidRPr="00A13C43">
        <w:t xml:space="preserve">, and </w:t>
      </w:r>
      <w:r>
        <w:t>13</w:t>
      </w:r>
      <w:r w:rsidRPr="00A13C43">
        <w:t xml:space="preserve"> were unknown (</w:t>
      </w:r>
      <w:r w:rsidRPr="00A13C43">
        <w:rPr>
          <w:rFonts w:cs="Calibri"/>
        </w:rPr>
        <w:t>no record</w:t>
      </w:r>
      <w:r>
        <w:rPr>
          <w:rFonts w:cs="Calibri"/>
        </w:rPr>
        <w:t xml:space="preserve"> of release or capture; </w:t>
      </w:r>
      <w:r w:rsidR="00AD275C" w:rsidRPr="00AD275C">
        <w:t>figure</w:t>
      </w:r>
      <w:r>
        <w:t xml:space="preserve"> </w:t>
      </w:r>
      <w:r>
        <w:rPr>
          <w:noProof/>
        </w:rPr>
        <w:t>35</w:t>
      </w:r>
      <w:r w:rsidR="00737C0C">
        <w:rPr>
          <w:rFonts w:cs="Calibri"/>
        </w:rPr>
        <w:t>)</w:t>
      </w:r>
      <w:r w:rsidR="00A96E71">
        <w:rPr>
          <w:rFonts w:cs="Calibri"/>
        </w:rPr>
        <w:t xml:space="preserve">.  </w:t>
      </w:r>
      <w:r w:rsidR="00737C0C">
        <w:rPr>
          <w:rFonts w:cs="Calibri"/>
        </w:rPr>
        <w:t>Of </w:t>
      </w:r>
      <w:r w:rsidRPr="00A13C43">
        <w:rPr>
          <w:rFonts w:cs="Calibri"/>
        </w:rPr>
        <w:t xml:space="preserve">the unique bonytail contacted, </w:t>
      </w:r>
      <w:r>
        <w:rPr>
          <w:rFonts w:cs="Calibri"/>
        </w:rPr>
        <w:t>13</w:t>
      </w:r>
      <w:r w:rsidRPr="00A13C43">
        <w:rPr>
          <w:rFonts w:cs="Calibri"/>
        </w:rPr>
        <w:t xml:space="preserve"> fish were released September 15, 2015</w:t>
      </w:r>
      <w:r w:rsidR="00340D04">
        <w:rPr>
          <w:rFonts w:cs="Calibri"/>
        </w:rPr>
        <w:t>,</w:t>
      </w:r>
      <w:r w:rsidRPr="00A13C43">
        <w:rPr>
          <w:rFonts w:cs="Calibri"/>
        </w:rPr>
        <w:t xml:space="preserve"> at Laughlin Lagoon (mean TL</w:t>
      </w:r>
      <w:r w:rsidR="009B3567">
        <w:rPr>
          <w:rFonts w:cs="Calibri"/>
        </w:rPr>
        <w:t xml:space="preserve"> = </w:t>
      </w:r>
      <w:r w:rsidRPr="00A13C43">
        <w:rPr>
          <w:rFonts w:cs="Calibri"/>
        </w:rPr>
        <w:t>306 mm)</w:t>
      </w:r>
      <w:r w:rsidR="00340D04">
        <w:rPr>
          <w:rFonts w:cs="Calibri"/>
        </w:rPr>
        <w:t>,</w:t>
      </w:r>
      <w:r w:rsidRPr="00A13C43">
        <w:rPr>
          <w:rFonts w:cs="Calibri"/>
        </w:rPr>
        <w:t xml:space="preserve"> while al</w:t>
      </w:r>
      <w:r w:rsidR="00340D04">
        <w:rPr>
          <w:rFonts w:cs="Calibri"/>
        </w:rPr>
        <w:t>l others were released December </w:t>
      </w:r>
      <w:r w:rsidRPr="00A13C43">
        <w:rPr>
          <w:rFonts w:cs="Calibri"/>
        </w:rPr>
        <w:t>9, 2015</w:t>
      </w:r>
      <w:r w:rsidR="00A96E71">
        <w:rPr>
          <w:rFonts w:cs="Calibri"/>
        </w:rPr>
        <w:t xml:space="preserve">.  </w:t>
      </w:r>
      <w:r w:rsidRPr="00A13C43">
        <w:rPr>
          <w:rFonts w:cs="Calibri"/>
        </w:rPr>
        <w:t>Bonytail contacts from the September 2015 release group represented less than 1% of the total 1,457 bonytail released</w:t>
      </w:r>
      <w:r w:rsidR="00340D04">
        <w:rPr>
          <w:rFonts w:cs="Calibri"/>
        </w:rPr>
        <w:t>,</w:t>
      </w:r>
      <w:r w:rsidRPr="00A13C43">
        <w:rPr>
          <w:rFonts w:cs="Calibri"/>
        </w:rPr>
        <w:t xml:space="preserve"> while bonytail contacts from the more recent December 2</w:t>
      </w:r>
      <w:r>
        <w:rPr>
          <w:rFonts w:cs="Calibri"/>
        </w:rPr>
        <w:t>015 release group represented 24</w:t>
      </w:r>
      <w:r w:rsidRPr="00A13C43">
        <w:rPr>
          <w:rFonts w:cs="Calibri"/>
        </w:rPr>
        <w:t xml:space="preserve">% of the total 947 bonytail </w:t>
      </w:r>
      <w:r w:rsidRPr="00474E73">
        <w:rPr>
          <w:rFonts w:cs="Calibri"/>
        </w:rPr>
        <w:t>released</w:t>
      </w:r>
      <w:r w:rsidR="00A96E71">
        <w:rPr>
          <w:rFonts w:cs="Calibri"/>
        </w:rPr>
        <w:t xml:space="preserve">.  </w:t>
      </w:r>
      <w:r w:rsidRPr="00474E73">
        <w:rPr>
          <w:rFonts w:cs="Calibri"/>
        </w:rPr>
        <w:t xml:space="preserve">Most contacts (55%, only including fish stocked in December 2015) occurred the first </w:t>
      </w:r>
      <w:r w:rsidR="00340D04">
        <w:rPr>
          <w:rFonts w:cs="Calibri"/>
        </w:rPr>
        <w:t>2</w:t>
      </w:r>
      <w:r w:rsidRPr="00474E73">
        <w:rPr>
          <w:rFonts w:cs="Calibri"/>
        </w:rPr>
        <w:t xml:space="preserve"> weeks (December 10, 2015 – January 8, 2016) of </w:t>
      </w:r>
      <w:r>
        <w:rPr>
          <w:rFonts w:cs="Calibri"/>
        </w:rPr>
        <w:t>sampling (</w:t>
      </w:r>
      <w:r w:rsidR="00AD275C" w:rsidRPr="00AD275C">
        <w:t>figure</w:t>
      </w:r>
      <w:r>
        <w:t xml:space="preserve"> </w:t>
      </w:r>
      <w:r>
        <w:rPr>
          <w:noProof/>
        </w:rPr>
        <w:t>36</w:t>
      </w:r>
      <w:r w:rsidRPr="00111786">
        <w:rPr>
          <w:rFonts w:cs="Calibri"/>
        </w:rPr>
        <w:t>)</w:t>
      </w:r>
      <w:r w:rsidR="00A96E71">
        <w:rPr>
          <w:rFonts w:cs="Calibri"/>
        </w:rPr>
        <w:t xml:space="preserve">.  </w:t>
      </w:r>
      <w:r w:rsidRPr="00111786">
        <w:rPr>
          <w:rFonts w:cs="Calibri"/>
        </w:rPr>
        <w:t>No additional bonytail from the December release group were contacted during the study period through other LCR MSCP Reach 3 study efforts</w:t>
      </w:r>
      <w:r w:rsidR="00A96E71">
        <w:rPr>
          <w:rFonts w:cs="Calibri"/>
        </w:rPr>
        <w:t xml:space="preserve">.  </w:t>
      </w:r>
    </w:p>
    <w:p w14:paraId="10778A96" w14:textId="77777777" w:rsidR="00A757C6" w:rsidRPr="00111786" w:rsidRDefault="00A757C6" w:rsidP="001B318F">
      <w:pPr>
        <w:rPr>
          <w:rFonts w:cs="Calibri"/>
        </w:rPr>
      </w:pPr>
    </w:p>
    <w:p w14:paraId="742D42F1" w14:textId="77777777" w:rsidR="00737C0C" w:rsidRDefault="00A757C6" w:rsidP="001B318F">
      <w:pPr>
        <w:rPr>
          <w:rFonts w:cs="Calibri"/>
        </w:rPr>
      </w:pPr>
      <w:r w:rsidRPr="000C65AE">
        <w:rPr>
          <w:rFonts w:cs="Calibri"/>
        </w:rPr>
        <w:t>No pulse in contact rates was recorded on PIT scanners from the rel</w:t>
      </w:r>
      <w:r w:rsidRPr="00B66F85">
        <w:rPr>
          <w:rFonts w:cs="Calibri"/>
        </w:rPr>
        <w:t xml:space="preserve">ease site to the </w:t>
      </w:r>
      <w:r w:rsidRPr="0064053B">
        <w:rPr>
          <w:rFonts w:cs="Calibri"/>
        </w:rPr>
        <w:t>lagoon exit sites (i.e., locations of hig</w:t>
      </w:r>
      <w:r>
        <w:rPr>
          <w:rFonts w:cs="Calibri"/>
        </w:rPr>
        <w:t>h relative contact rates did not shift</w:t>
      </w:r>
      <w:r w:rsidRPr="0064053B">
        <w:rPr>
          <w:rFonts w:cs="Calibri"/>
        </w:rPr>
        <w:t xml:space="preserve"> from </w:t>
      </w:r>
    </w:p>
    <w:p w14:paraId="24D46166" w14:textId="77777777" w:rsidR="00737C0C" w:rsidRDefault="00737C0C">
      <w:pPr>
        <w:rPr>
          <w:rFonts w:cs="Calibri"/>
        </w:rPr>
      </w:pPr>
      <w:r>
        <w:rPr>
          <w:rFonts w:cs="Calibri"/>
        </w:rPr>
        <w:br w:type="page"/>
      </w:r>
    </w:p>
    <w:p w14:paraId="004D370F" w14:textId="4DB15291" w:rsidR="00737C0C" w:rsidRDefault="00737C0C" w:rsidP="00737C0C">
      <w:pPr>
        <w:pStyle w:val="Caption"/>
      </w:pPr>
      <w:bookmarkStart w:id="482" w:name="_Ref447058214"/>
      <w:bookmarkStart w:id="483" w:name="_Toc453440240"/>
      <w:bookmarkStart w:id="484" w:name="_Toc456271087"/>
      <w:r>
        <w:lastRenderedPageBreak/>
        <w:t xml:space="preserve">Figure </w:t>
      </w:r>
      <w:r>
        <w:rPr>
          <w:noProof/>
        </w:rPr>
        <w:t>34</w:t>
      </w:r>
      <w:bookmarkEnd w:id="482"/>
      <w:r>
        <w:t>.—Mean unique bonytail contacts within three defined areas (near the release site [release], downstream from the release site at the</w:t>
      </w:r>
      <w:r w:rsidR="00340D04">
        <w:t xml:space="preserve"> exit point of a narrow bulrush-</w:t>
      </w:r>
      <w:r>
        <w:t xml:space="preserve">lined channel [middle], and where </w:t>
      </w:r>
      <w:r w:rsidR="00340D04">
        <w:t xml:space="preserve">the </w:t>
      </w:r>
      <w:r>
        <w:t>Regional Park Moabi backwater enters the main channel</w:t>
      </w:r>
      <w:r w:rsidR="003731BA">
        <w:t xml:space="preserve"> [exit]) graphed over days post-</w:t>
      </w:r>
      <w:r>
        <w:t xml:space="preserve">release, illustrating potential egression of bonytail from the release sites to the exit of Regional Park Moabi during April – July 2015 PIT scanning, Regional Park Moabi, California; see </w:t>
      </w:r>
      <w:r w:rsidR="00340D04">
        <w:t>f</w:t>
      </w:r>
      <w:r>
        <w:t>igure 11 for site number locations.</w:t>
      </w:r>
      <w:bookmarkEnd w:id="483"/>
      <w:bookmarkEnd w:id="484"/>
    </w:p>
    <w:p w14:paraId="328F36E1" w14:textId="5FA4A417" w:rsidR="00737C0C" w:rsidRDefault="00737C0C" w:rsidP="001B318F">
      <w:pPr>
        <w:rPr>
          <w:rFonts w:cs="Calibri"/>
        </w:rPr>
      </w:pPr>
      <w:r>
        <w:rPr>
          <w:noProof/>
        </w:rPr>
        <w:drawing>
          <wp:anchor distT="0" distB="0" distL="114300" distR="114300" simplePos="0" relativeHeight="251784192" behindDoc="0" locked="0" layoutInCell="0" allowOverlap="0" wp14:anchorId="0E074E8E" wp14:editId="7788F188">
            <wp:simplePos x="0" y="0"/>
            <wp:positionH relativeFrom="margin">
              <wp:posOffset>0</wp:posOffset>
            </wp:positionH>
            <wp:positionV relativeFrom="margin">
              <wp:posOffset>2540</wp:posOffset>
            </wp:positionV>
            <wp:extent cx="5029200" cy="4267200"/>
            <wp:effectExtent l="0" t="0" r="0" b="0"/>
            <wp:wrapTopAndBottom/>
            <wp:docPr id="380" name="Picture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gression RPM.jpg"/>
                    <pic:cNvPicPr/>
                  </pic:nvPicPr>
                  <pic:blipFill>
                    <a:blip r:embed="rId92">
                      <a:extLst>
                        <a:ext uri="{28A0092B-C50C-407E-A947-70E740481C1C}">
                          <a14:useLocalDpi xmlns:a14="http://schemas.microsoft.com/office/drawing/2010/main" val="0"/>
                        </a:ext>
                      </a:extLst>
                    </a:blip>
                    <a:stretch>
                      <a:fillRect/>
                    </a:stretch>
                  </pic:blipFill>
                  <pic:spPr>
                    <a:xfrm>
                      <a:off x="0" y="0"/>
                      <a:ext cx="5029200" cy="4267200"/>
                    </a:xfrm>
                    <a:prstGeom prst="rect">
                      <a:avLst/>
                    </a:prstGeom>
                  </pic:spPr>
                </pic:pic>
              </a:graphicData>
            </a:graphic>
          </wp:anchor>
        </w:drawing>
      </w:r>
    </w:p>
    <w:p w14:paraId="3B39241E" w14:textId="77777777" w:rsidR="00737C0C" w:rsidRDefault="00737C0C" w:rsidP="001B318F">
      <w:pPr>
        <w:rPr>
          <w:rFonts w:cs="Calibri"/>
        </w:rPr>
      </w:pPr>
    </w:p>
    <w:p w14:paraId="550C4A59" w14:textId="2BBDA90D" w:rsidR="00A757C6" w:rsidRPr="00CC12D0" w:rsidRDefault="00A757C6" w:rsidP="001B318F">
      <w:pPr>
        <w:rPr>
          <w:rFonts w:cs="Calibri"/>
        </w:rPr>
      </w:pPr>
      <w:r w:rsidRPr="0064053B">
        <w:rPr>
          <w:rFonts w:cs="Calibri"/>
        </w:rPr>
        <w:t xml:space="preserve">release site to lagoon exit through time; </w:t>
      </w:r>
      <w:r w:rsidR="00AD275C" w:rsidRPr="00AD275C">
        <w:t>figure</w:t>
      </w:r>
      <w:r>
        <w:t xml:space="preserve"> </w:t>
      </w:r>
      <w:r>
        <w:rPr>
          <w:noProof/>
        </w:rPr>
        <w:t>37</w:t>
      </w:r>
      <w:r w:rsidRPr="000C65AE">
        <w:rPr>
          <w:rFonts w:cs="Calibri"/>
        </w:rPr>
        <w:t>)</w:t>
      </w:r>
      <w:r w:rsidR="00A96E71">
        <w:rPr>
          <w:rFonts w:cs="Calibri"/>
        </w:rPr>
        <w:t xml:space="preserve">.  </w:t>
      </w:r>
      <w:r>
        <w:rPr>
          <w:rFonts w:cs="Calibri"/>
        </w:rPr>
        <w:t>Contact rates</w:t>
      </w:r>
      <w:r w:rsidRPr="000C65AE">
        <w:rPr>
          <w:rFonts w:cs="Calibri"/>
        </w:rPr>
        <w:t xml:space="preserve"> at all sites were variable (R</w:t>
      </w:r>
      <w:r w:rsidR="009B3567">
        <w:rPr>
          <w:rFonts w:cs="Calibri"/>
        </w:rPr>
        <w:t xml:space="preserve"> = </w:t>
      </w:r>
      <w:r w:rsidRPr="000C65AE">
        <w:rPr>
          <w:rFonts w:cs="Calibri"/>
        </w:rPr>
        <w:t>0.28, 0.02, 0.14)</w:t>
      </w:r>
      <w:r w:rsidR="00A96E71">
        <w:rPr>
          <w:rFonts w:cs="Calibri"/>
        </w:rPr>
        <w:t xml:space="preserve">.  </w:t>
      </w:r>
      <w:r w:rsidRPr="000C65AE">
        <w:rPr>
          <w:rFonts w:cs="Calibri"/>
        </w:rPr>
        <w:t>A total of 62 bonytail were contacted at PIT scanners stationed either at the lagoon exit or a culvert, thou</w:t>
      </w:r>
      <w:r>
        <w:rPr>
          <w:rFonts w:cs="Calibri"/>
        </w:rPr>
        <w:t>gh most contacts occurred near a culvert</w:t>
      </w:r>
      <w:r w:rsidR="00A96E71">
        <w:rPr>
          <w:rFonts w:cs="Calibri"/>
        </w:rPr>
        <w:t xml:space="preserve">.  </w:t>
      </w:r>
      <w:r w:rsidRPr="00CC12D0">
        <w:rPr>
          <w:rFonts w:cs="Calibri"/>
        </w:rPr>
        <w:t xml:space="preserve">Of these 62 fish, </w:t>
      </w:r>
      <w:r w:rsidR="00340D04">
        <w:rPr>
          <w:rFonts w:cs="Calibri"/>
        </w:rPr>
        <w:t>6</w:t>
      </w:r>
      <w:r w:rsidRPr="00CC12D0">
        <w:rPr>
          <w:rFonts w:cs="Calibri"/>
        </w:rPr>
        <w:t xml:space="preserve"> bonytail were later contacted by PIT scanners elsewhere within the lagoon</w:t>
      </w:r>
      <w:r w:rsidR="00340D04">
        <w:rPr>
          <w:rFonts w:cs="Calibri"/>
        </w:rPr>
        <w:t>,</w:t>
      </w:r>
      <w:r w:rsidRPr="00CC12D0">
        <w:rPr>
          <w:rFonts w:cs="Calibri"/>
        </w:rPr>
        <w:t xml:space="preserve"> and 11 were contacted at the same scanner at a later date.</w:t>
      </w:r>
    </w:p>
    <w:p w14:paraId="538D1877" w14:textId="77777777" w:rsidR="00A757C6" w:rsidRPr="008853D4" w:rsidRDefault="00A757C6" w:rsidP="001B318F">
      <w:pPr>
        <w:rPr>
          <w:rFonts w:cs="Calibri"/>
          <w:i/>
        </w:rPr>
      </w:pPr>
    </w:p>
    <w:p w14:paraId="66F068CA" w14:textId="77777777" w:rsidR="00A757C6" w:rsidRDefault="00A757C6" w:rsidP="001B318F"/>
    <w:p w14:paraId="2FF10C3D" w14:textId="77777777" w:rsidR="00A757C6" w:rsidRDefault="00A757C6" w:rsidP="001B318F">
      <w:pPr>
        <w:pStyle w:val="Heading2"/>
      </w:pPr>
      <w:bookmarkStart w:id="485" w:name="_Toc453440194"/>
      <w:bookmarkStart w:id="486" w:name="_Toc456938199"/>
      <w:r>
        <w:t>Lake Havasu Native Fish Routine Monitoring “Roundup”</w:t>
      </w:r>
      <w:bookmarkEnd w:id="485"/>
      <w:bookmarkEnd w:id="486"/>
    </w:p>
    <w:p w14:paraId="245D064A" w14:textId="77777777" w:rsidR="00737C0C" w:rsidRDefault="00737C0C" w:rsidP="001B318F">
      <w:pPr>
        <w:autoSpaceDE w:val="0"/>
        <w:autoSpaceDN w:val="0"/>
        <w:adjustRightInd w:val="0"/>
        <w:rPr>
          <w:rFonts w:eastAsiaTheme="minorHAnsi"/>
        </w:rPr>
      </w:pPr>
    </w:p>
    <w:p w14:paraId="1FC71129" w14:textId="77777777" w:rsidR="00737C0C" w:rsidRDefault="00A757C6" w:rsidP="001B318F">
      <w:pPr>
        <w:autoSpaceDE w:val="0"/>
        <w:autoSpaceDN w:val="0"/>
        <w:adjustRightInd w:val="0"/>
        <w:rPr>
          <w:rFonts w:eastAsiaTheme="minorHAnsi"/>
        </w:rPr>
      </w:pPr>
      <w:r>
        <w:rPr>
          <w:rFonts w:eastAsiaTheme="minorHAnsi"/>
        </w:rPr>
        <w:t xml:space="preserve">Trammel netting efforts in February 2014 during the multi-agency Native Fish Routine Monitoring “Roundup” captured eight bonytail, one of which was inside </w:t>
      </w:r>
    </w:p>
    <w:p w14:paraId="747D0AD8" w14:textId="3090EC22" w:rsidR="00737C0C" w:rsidRDefault="00737C0C" w:rsidP="00737C0C">
      <w:pPr>
        <w:pStyle w:val="Caption"/>
      </w:pPr>
      <w:bookmarkStart w:id="487" w:name="_Ref447058238"/>
      <w:bookmarkStart w:id="488" w:name="_Toc456271088"/>
      <w:bookmarkStart w:id="489" w:name="_Toc453440241"/>
      <w:r>
        <w:lastRenderedPageBreak/>
        <w:t xml:space="preserve">Figure </w:t>
      </w:r>
      <w:r>
        <w:rPr>
          <w:noProof/>
        </w:rPr>
        <w:t>35</w:t>
      </w:r>
      <w:bookmarkEnd w:id="487"/>
      <w:r>
        <w:t>.—Contacts of bonytail at remote PIT s</w:t>
      </w:r>
      <w:r w:rsidR="00D9531B">
        <w:t>canning locations from December </w:t>
      </w:r>
      <w:r>
        <w:t>2015 – January 2016, Laughlin Lagoon, Nevada.</w:t>
      </w:r>
      <w:bookmarkEnd w:id="488"/>
    </w:p>
    <w:p w14:paraId="7C15F19B" w14:textId="77777777" w:rsidR="00737C0C" w:rsidRPr="00737C0C" w:rsidRDefault="00737C0C" w:rsidP="00737C0C">
      <w:pPr>
        <w:rPr>
          <w:rFonts w:ascii="Arial" w:hAnsi="Arial" w:cs="Arial"/>
          <w:sz w:val="20"/>
          <w:szCs w:val="20"/>
        </w:rPr>
      </w:pPr>
      <w:r w:rsidRPr="00737C0C">
        <w:rPr>
          <w:rFonts w:ascii="Arial" w:hAnsi="Arial" w:cs="Arial"/>
          <w:sz w:val="20"/>
          <w:szCs w:val="20"/>
        </w:rPr>
        <w:t>Locations with greater bonytail contacts are represented by darker colors.</w:t>
      </w:r>
      <w:bookmarkEnd w:id="489"/>
    </w:p>
    <w:p w14:paraId="2E97A884" w14:textId="13ABA440" w:rsidR="00737C0C" w:rsidRDefault="00737C0C" w:rsidP="001B318F">
      <w:pPr>
        <w:autoSpaceDE w:val="0"/>
        <w:autoSpaceDN w:val="0"/>
        <w:adjustRightInd w:val="0"/>
        <w:rPr>
          <w:rFonts w:eastAsiaTheme="minorHAnsi"/>
        </w:rPr>
      </w:pPr>
      <w:r w:rsidRPr="00737C0C">
        <w:rPr>
          <w:rFonts w:ascii="Arial" w:hAnsi="Arial" w:cs="Arial"/>
          <w:noProof/>
          <w:sz w:val="20"/>
          <w:szCs w:val="20"/>
        </w:rPr>
        <w:drawing>
          <wp:anchor distT="0" distB="0" distL="114300" distR="114300" simplePos="0" relativeHeight="251785216" behindDoc="0" locked="0" layoutInCell="0" allowOverlap="0" wp14:anchorId="04F0F384" wp14:editId="7E3F8AB0">
            <wp:simplePos x="1371600" y="1043940"/>
            <wp:positionH relativeFrom="margin">
              <wp:align>left</wp:align>
            </wp:positionH>
            <wp:positionV relativeFrom="margin">
              <wp:align>top</wp:align>
            </wp:positionV>
            <wp:extent cx="5029200" cy="3771900"/>
            <wp:effectExtent l="0" t="0" r="0" b="0"/>
            <wp:wrapTopAndBottom/>
            <wp:docPr id="381" name="Picture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T contact density win15-16.jpg"/>
                    <pic:cNvPicPr/>
                  </pic:nvPicPr>
                  <pic:blipFill>
                    <a:blip r:embed="rId93" cstate="print">
                      <a:extLst>
                        <a:ext uri="{28A0092B-C50C-407E-A947-70E740481C1C}">
                          <a14:useLocalDpi xmlns:a14="http://schemas.microsoft.com/office/drawing/2010/main" val="0"/>
                        </a:ext>
                      </a:extLst>
                    </a:blip>
                    <a:stretch>
                      <a:fillRect/>
                    </a:stretch>
                  </pic:blipFill>
                  <pic:spPr>
                    <a:xfrm>
                      <a:off x="0" y="0"/>
                      <a:ext cx="5029200" cy="3771900"/>
                    </a:xfrm>
                    <a:prstGeom prst="rect">
                      <a:avLst/>
                    </a:prstGeom>
                  </pic:spPr>
                </pic:pic>
              </a:graphicData>
            </a:graphic>
          </wp:anchor>
        </w:drawing>
      </w:r>
    </w:p>
    <w:p w14:paraId="0B288CF3" w14:textId="77777777" w:rsidR="00737C0C" w:rsidRDefault="00737C0C" w:rsidP="001B318F">
      <w:pPr>
        <w:autoSpaceDE w:val="0"/>
        <w:autoSpaceDN w:val="0"/>
        <w:adjustRightInd w:val="0"/>
        <w:rPr>
          <w:rFonts w:eastAsiaTheme="minorHAnsi"/>
        </w:rPr>
      </w:pPr>
    </w:p>
    <w:p w14:paraId="4116839E" w14:textId="18436B80" w:rsidR="00A757C6" w:rsidRDefault="00A757C6" w:rsidP="001B318F">
      <w:pPr>
        <w:autoSpaceDE w:val="0"/>
        <w:autoSpaceDN w:val="0"/>
        <w:adjustRightInd w:val="0"/>
      </w:pPr>
      <w:r>
        <w:rPr>
          <w:rFonts w:eastAsiaTheme="minorHAnsi"/>
        </w:rPr>
        <w:t>the digestive tract of a largemouth bass (</w:t>
      </w:r>
      <w:r>
        <w:rPr>
          <w:rFonts w:eastAsiaTheme="minorHAnsi"/>
          <w:i/>
        </w:rPr>
        <w:t>Micropterus salmoides</w:t>
      </w:r>
      <w:r>
        <w:rPr>
          <w:rFonts w:eastAsiaTheme="minorHAnsi"/>
        </w:rPr>
        <w:t>)</w:t>
      </w:r>
      <w:r w:rsidR="00A96E71">
        <w:rPr>
          <w:rFonts w:eastAsiaTheme="minorHAnsi"/>
        </w:rPr>
        <w:t xml:space="preserve">.  </w:t>
      </w:r>
      <w:r>
        <w:rPr>
          <w:rFonts w:eastAsiaTheme="minorHAnsi"/>
        </w:rPr>
        <w:t>Five of the captured bonytail had been released in October 2013</w:t>
      </w:r>
      <w:r w:rsidR="00340D04">
        <w:rPr>
          <w:rFonts w:eastAsiaTheme="minorHAnsi"/>
        </w:rPr>
        <w:t>, and three had been released </w:t>
      </w:r>
      <w:r>
        <w:rPr>
          <w:rFonts w:eastAsiaTheme="minorHAnsi"/>
        </w:rPr>
        <w:t>in January 2014</w:t>
      </w:r>
      <w:r w:rsidR="00A96E71">
        <w:rPr>
          <w:rFonts w:eastAsiaTheme="minorHAnsi"/>
        </w:rPr>
        <w:t>.</w:t>
      </w:r>
      <w:r w:rsidR="00340D04">
        <w:rPr>
          <w:rFonts w:eastAsiaTheme="minorHAnsi"/>
        </w:rPr>
        <w:t xml:space="preserve">  </w:t>
      </w:r>
      <w:r>
        <w:rPr>
          <w:rFonts w:eastAsiaTheme="minorHAnsi"/>
        </w:rPr>
        <w:t>One bonytail was captured in Trampas Cove, one in Blankenship Bend, and six in or near Clear Bay</w:t>
      </w:r>
      <w:r w:rsidR="00A96E71">
        <w:rPr>
          <w:rFonts w:eastAsiaTheme="minorHAnsi"/>
        </w:rPr>
        <w:t xml:space="preserve">.  </w:t>
      </w:r>
      <w:r w:rsidRPr="00E31D3C">
        <w:t xml:space="preserve">Efforts during the 2015 </w:t>
      </w:r>
      <w:r w:rsidR="00340D04">
        <w:t>Lake </w:t>
      </w:r>
      <w:r w:rsidRPr="00DC34D3">
        <w:t xml:space="preserve">Havasu Native Fish </w:t>
      </w:r>
      <w:r w:rsidRPr="00760DCC">
        <w:t>Routine Monitoring</w:t>
      </w:r>
      <w:r w:rsidRPr="00E31D3C">
        <w:t xml:space="preserve"> “Roundup” resulted in </w:t>
      </w:r>
      <w:r>
        <w:t>946</w:t>
      </w:r>
      <w:r w:rsidRPr="00E31D3C">
        <w:t xml:space="preserve"> fishes being captured, representing </w:t>
      </w:r>
      <w:r>
        <w:t>12</w:t>
      </w:r>
      <w:r w:rsidRPr="00E31D3C">
        <w:t xml:space="preserve"> non-native </w:t>
      </w:r>
      <w:r w:rsidRPr="001508AE">
        <w:t xml:space="preserve">and </w:t>
      </w:r>
      <w:r w:rsidR="00340D04">
        <w:t>2</w:t>
      </w:r>
      <w:r w:rsidRPr="001508AE">
        <w:t xml:space="preserve"> native</w:t>
      </w:r>
      <w:r w:rsidRPr="00E31D3C">
        <w:t xml:space="preserve"> species (</w:t>
      </w:r>
      <w:r>
        <w:t xml:space="preserve">55 </w:t>
      </w:r>
      <w:r w:rsidRPr="00E31D3C">
        <w:t>razorback sucker</w:t>
      </w:r>
      <w:r w:rsidR="00340D04">
        <w:t>s</w:t>
      </w:r>
      <w:r w:rsidRPr="00E31D3C">
        <w:t xml:space="preserve"> and </w:t>
      </w:r>
      <w:r w:rsidR="00340D04">
        <w:t>1</w:t>
      </w:r>
      <w:r>
        <w:t xml:space="preserve"> </w:t>
      </w:r>
      <w:r w:rsidRPr="00E31D3C">
        <w:t>flannelmouth sucker)</w:t>
      </w:r>
      <w:r w:rsidR="00A96E71">
        <w:t xml:space="preserve">.  </w:t>
      </w:r>
      <w:r w:rsidRPr="00E31D3C">
        <w:t>No bonytail were captured through trammel netting efforts</w:t>
      </w:r>
      <w:r w:rsidR="00A96E71">
        <w:t xml:space="preserve">.  </w:t>
      </w:r>
      <w:r>
        <w:t xml:space="preserve">During the February 2016 </w:t>
      </w:r>
      <w:r w:rsidRPr="00760DCC">
        <w:t xml:space="preserve">Lake Havasu Native Fish Routine Monitoring </w:t>
      </w:r>
      <w:r>
        <w:t>“Roundup</w:t>
      </w:r>
      <w:r w:rsidR="00340D04">
        <w:t>,</w:t>
      </w:r>
      <w:r>
        <w:t xml:space="preserve">” </w:t>
      </w:r>
      <w:commentRangeStart w:id="490"/>
      <w:r>
        <w:t xml:space="preserve">trammel netting efforts </w:t>
      </w:r>
      <w:ins w:id="491" w:author="Lantow, Jeffrey C" w:date="2016-08-15T10:24:00Z">
        <w:r w:rsidR="00CA3E62">
          <w:t xml:space="preserve">resulted in the </w:t>
        </w:r>
      </w:ins>
      <w:r>
        <w:t>c</w:t>
      </w:r>
      <w:r w:rsidR="00DF68C0">
        <w:t>apture</w:t>
      </w:r>
      <w:del w:id="492" w:author="Lantow, Jeffrey C" w:date="2016-08-15T10:24:00Z">
        <w:r w:rsidR="00DF68C0" w:rsidDel="00CA3E62">
          <w:delText>d</w:delText>
        </w:r>
      </w:del>
      <w:ins w:id="493" w:author="Lantow, Jeffrey C" w:date="2016-08-15T10:24:00Z">
        <w:r w:rsidR="00CA3E62">
          <w:t xml:space="preserve"> of</w:t>
        </w:r>
      </w:ins>
      <w:r w:rsidR="00DF68C0">
        <w:t xml:space="preserve"> </w:t>
      </w:r>
      <w:commentRangeEnd w:id="490"/>
      <w:r w:rsidR="00340D04">
        <w:rPr>
          <w:rStyle w:val="CommentReference"/>
        </w:rPr>
        <w:commentReference w:id="490"/>
      </w:r>
      <w:r w:rsidR="00DF68C0">
        <w:t>595 fishes</w:t>
      </w:r>
      <w:r w:rsidR="00340D04">
        <w:t>,</w:t>
      </w:r>
      <w:r w:rsidR="00DF68C0">
        <w:t xml:space="preserve"> including 11 </w:t>
      </w:r>
      <w:r>
        <w:t xml:space="preserve">non-native and </w:t>
      </w:r>
      <w:r w:rsidR="00340D04">
        <w:t>2</w:t>
      </w:r>
      <w:r>
        <w:t xml:space="preserve"> native species (66 razorback sucker</w:t>
      </w:r>
      <w:r w:rsidR="00340D04">
        <w:t>s</w:t>
      </w:r>
      <w:r>
        <w:t xml:space="preserve"> and </w:t>
      </w:r>
      <w:r w:rsidR="00340D04">
        <w:t>1</w:t>
      </w:r>
      <w:r>
        <w:t xml:space="preserve"> flannelmouth sucker)</w:t>
      </w:r>
      <w:r w:rsidR="00A96E71">
        <w:t xml:space="preserve">.  </w:t>
      </w:r>
      <w:r>
        <w:t>No bonytail were captured.</w:t>
      </w:r>
    </w:p>
    <w:p w14:paraId="663E4674" w14:textId="7E21C88D" w:rsidR="00DF68C0" w:rsidRDefault="00DF68C0" w:rsidP="00DF68C0">
      <w:pPr>
        <w:rPr>
          <w:rFonts w:eastAsia="Calibri"/>
        </w:rPr>
      </w:pPr>
      <w:bookmarkStart w:id="494" w:name="_Toc412726138"/>
      <w:bookmarkStart w:id="495" w:name="_Toc453440195"/>
    </w:p>
    <w:p w14:paraId="7117B617" w14:textId="77777777" w:rsidR="00DF68C0" w:rsidRPr="00DF68C0" w:rsidRDefault="00DF68C0" w:rsidP="00DF68C0">
      <w:pPr>
        <w:rPr>
          <w:rFonts w:eastAsia="Calibri"/>
        </w:rPr>
      </w:pPr>
    </w:p>
    <w:p w14:paraId="0042FC8F" w14:textId="01C10DE2" w:rsidR="00A757C6" w:rsidRPr="005F5588" w:rsidRDefault="00A757C6" w:rsidP="001B318F">
      <w:pPr>
        <w:pStyle w:val="Heading2"/>
      </w:pPr>
      <w:bookmarkStart w:id="496" w:name="_Toc456938200"/>
      <w:r w:rsidRPr="005F5588">
        <w:t>Bird Observations</w:t>
      </w:r>
      <w:bookmarkEnd w:id="494"/>
      <w:bookmarkEnd w:id="495"/>
      <w:bookmarkEnd w:id="496"/>
    </w:p>
    <w:p w14:paraId="24DFB91E" w14:textId="77777777" w:rsidR="00A757C6" w:rsidRDefault="00A757C6" w:rsidP="001B318F"/>
    <w:p w14:paraId="4D5D7129" w14:textId="1479C8C9" w:rsidR="00D9531B" w:rsidRDefault="00A757C6">
      <w:r>
        <w:t>Potential avian predators to bonytail record</w:t>
      </w:r>
      <w:r w:rsidR="00CC38DF">
        <w:t>ed during bird counts included great blue heron</w:t>
      </w:r>
      <w:r w:rsidR="0013570E">
        <w:t>s</w:t>
      </w:r>
      <w:r w:rsidR="00CC38DF">
        <w:t>, great egret</w:t>
      </w:r>
      <w:r w:rsidR="0013570E">
        <w:t>s</w:t>
      </w:r>
      <w:r w:rsidR="00CC38DF">
        <w:t>, double-crested cormorant</w:t>
      </w:r>
      <w:r w:rsidR="0013570E">
        <w:t>s</w:t>
      </w:r>
      <w:r w:rsidR="00CC38DF">
        <w:t>, gulls, and o</w:t>
      </w:r>
      <w:r>
        <w:t xml:space="preserve">sprey in autumn 2014 at </w:t>
      </w:r>
      <w:r w:rsidR="00D9531B">
        <w:t xml:space="preserve">the </w:t>
      </w:r>
      <w:r>
        <w:t>Bill Williams River</w:t>
      </w:r>
      <w:r w:rsidR="0013570E">
        <w:t xml:space="preserve">, </w:t>
      </w:r>
      <w:r>
        <w:t>and in winter 2015</w:t>
      </w:r>
      <w:r w:rsidR="00CC38DF">
        <w:t>–16 at Laughlin Lagoon</w:t>
      </w:r>
      <w:r w:rsidR="00340D04">
        <w:t>,</w:t>
      </w:r>
      <w:r w:rsidR="00CC38DF">
        <w:t xml:space="preserve"> and double-crested cormorants, great blue herons, and o</w:t>
      </w:r>
      <w:r w:rsidRPr="000D3ACE">
        <w:t xml:space="preserve">sprey </w:t>
      </w:r>
      <w:r>
        <w:t xml:space="preserve">in spring 2015 at </w:t>
      </w:r>
      <w:r w:rsidR="00D9531B">
        <w:br w:type="page"/>
      </w:r>
    </w:p>
    <w:p w14:paraId="772E6A2D" w14:textId="77777777" w:rsidR="00DF68C0" w:rsidRDefault="00DF68C0" w:rsidP="001B318F"/>
    <w:p w14:paraId="4B3ECB22" w14:textId="77777777" w:rsidR="00DF68C0" w:rsidRDefault="00DF68C0" w:rsidP="00DF68C0">
      <w:pPr>
        <w:pStyle w:val="Caption"/>
      </w:pPr>
      <w:bookmarkStart w:id="497" w:name="_Ref447058258"/>
      <w:bookmarkStart w:id="498" w:name="_Toc453440242"/>
      <w:bookmarkStart w:id="499" w:name="_Toc456271089"/>
      <w:r>
        <w:t xml:space="preserve">Figure </w:t>
      </w:r>
      <w:r>
        <w:rPr>
          <w:noProof/>
        </w:rPr>
        <w:t>36</w:t>
      </w:r>
      <w:bookmarkEnd w:id="497"/>
      <w:r>
        <w:t>.—Contacts of bonytail released December 9, 2015 at Laughlin Lagoon (blue), and September 15, 2015 at Laughlin Lagoon (red), over time by remote PIT scanning from December 2015 – January 2016, Laughlin Lagoon, Nevada.</w:t>
      </w:r>
      <w:bookmarkEnd w:id="498"/>
      <w:bookmarkEnd w:id="499"/>
    </w:p>
    <w:p w14:paraId="5D38C82D" w14:textId="44ABE6F7" w:rsidR="00DF68C0" w:rsidRDefault="00DF68C0" w:rsidP="001B318F">
      <w:r>
        <w:rPr>
          <w:noProof/>
        </w:rPr>
        <w:drawing>
          <wp:anchor distT="0" distB="0" distL="114300" distR="114300" simplePos="0" relativeHeight="251786240" behindDoc="0" locked="0" layoutInCell="0" allowOverlap="0" wp14:anchorId="5B083DE5" wp14:editId="30C655D0">
            <wp:simplePos x="1371600" y="1043940"/>
            <wp:positionH relativeFrom="margin">
              <wp:align>left</wp:align>
            </wp:positionH>
            <wp:positionV relativeFrom="margin">
              <wp:align>top</wp:align>
            </wp:positionV>
            <wp:extent cx="5029200" cy="3771900"/>
            <wp:effectExtent l="0" t="0" r="0" b="0"/>
            <wp:wrapTopAndBottom/>
            <wp:docPr id="382" name="Picture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T contacts Laughlin2.jpg"/>
                    <pic:cNvPicPr/>
                  </pic:nvPicPr>
                  <pic:blipFill>
                    <a:blip r:embed="rId94" cstate="print">
                      <a:extLst>
                        <a:ext uri="{28A0092B-C50C-407E-A947-70E740481C1C}">
                          <a14:useLocalDpi xmlns:a14="http://schemas.microsoft.com/office/drawing/2010/main" val="0"/>
                        </a:ext>
                      </a:extLst>
                    </a:blip>
                    <a:stretch>
                      <a:fillRect/>
                    </a:stretch>
                  </pic:blipFill>
                  <pic:spPr>
                    <a:xfrm>
                      <a:off x="0" y="0"/>
                      <a:ext cx="5029200" cy="3771900"/>
                    </a:xfrm>
                    <a:prstGeom prst="rect">
                      <a:avLst/>
                    </a:prstGeom>
                  </pic:spPr>
                </pic:pic>
              </a:graphicData>
            </a:graphic>
          </wp:anchor>
        </w:drawing>
      </w:r>
    </w:p>
    <w:p w14:paraId="304134A0" w14:textId="77777777" w:rsidR="00DF68C0" w:rsidRDefault="00DF68C0" w:rsidP="001B318F"/>
    <w:p w14:paraId="35CD6C19" w14:textId="5525D42E" w:rsidR="00A757C6" w:rsidRPr="005321F2" w:rsidRDefault="00A757C6" w:rsidP="001B318F">
      <w:pPr>
        <w:rPr>
          <w:i/>
        </w:rPr>
      </w:pPr>
      <w:r>
        <w:t>Regional Park Moabi (</w:t>
      </w:r>
      <w:r w:rsidR="00AD275C" w:rsidRPr="00AD275C">
        <w:t>figure</w:t>
      </w:r>
      <w:r>
        <w:t xml:space="preserve"> </w:t>
      </w:r>
      <w:r>
        <w:rPr>
          <w:noProof/>
        </w:rPr>
        <w:t>38</w:t>
      </w:r>
      <w:r>
        <w:t>)</w:t>
      </w:r>
      <w:r w:rsidR="00A96E71">
        <w:t xml:space="preserve">.  </w:t>
      </w:r>
      <w:r w:rsidR="00CC38DF">
        <w:t>double-crested c</w:t>
      </w:r>
      <w:r>
        <w:t xml:space="preserve">ormorants were observed in greater densities than other predatory birds at </w:t>
      </w:r>
      <w:r w:rsidR="00D9531B">
        <w:t xml:space="preserve">the </w:t>
      </w:r>
      <w:r>
        <w:t>Bill Williams River</w:t>
      </w:r>
      <w:r w:rsidR="00A96E71">
        <w:t xml:space="preserve">.  </w:t>
      </w:r>
      <w:r>
        <w:t xml:space="preserve">Events of avian predation observed during tracking in autumn 2014 at </w:t>
      </w:r>
      <w:r w:rsidR="00D9531B">
        <w:t xml:space="preserve">the </w:t>
      </w:r>
      <w:r>
        <w:t>B</w:t>
      </w:r>
      <w:r w:rsidR="00CC38DF">
        <w:t>ill Williams River included an o</w:t>
      </w:r>
      <w:r>
        <w:t>sprey in flight with an unidentified fish in its talons and a deceased bonytail with talon markings (</w:t>
      </w:r>
      <w:r w:rsidR="00AD275C" w:rsidRPr="00AD275C">
        <w:t>figure</w:t>
      </w:r>
      <w:r>
        <w:t xml:space="preserve"> </w:t>
      </w:r>
      <w:r>
        <w:rPr>
          <w:noProof/>
        </w:rPr>
        <w:t>39</w:t>
      </w:r>
      <w:r>
        <w:t>)</w:t>
      </w:r>
      <w:r w:rsidR="00A96E71">
        <w:t xml:space="preserve">.  </w:t>
      </w:r>
      <w:r w:rsidR="00CC38DF">
        <w:t>A great blue h</w:t>
      </w:r>
      <w:r w:rsidRPr="000D3ACE">
        <w:t>eron was observed striking, capturing, and consuming a bonytail</w:t>
      </w:r>
      <w:r>
        <w:t xml:space="preserve"> during tracking at Regional Park Moabi (</w:t>
      </w:r>
      <w:r w:rsidR="00AD275C" w:rsidRPr="00AD275C">
        <w:t>figure</w:t>
      </w:r>
      <w:r>
        <w:t xml:space="preserve"> </w:t>
      </w:r>
      <w:r>
        <w:rPr>
          <w:noProof/>
        </w:rPr>
        <w:t>40</w:t>
      </w:r>
      <w:r w:rsidR="00DF68C0">
        <w:t>).</w:t>
      </w:r>
    </w:p>
    <w:p w14:paraId="24B8C5CA" w14:textId="77777777" w:rsidR="00A757C6" w:rsidRDefault="00A757C6" w:rsidP="001B318F"/>
    <w:p w14:paraId="27590336" w14:textId="6D7FCAF0" w:rsidR="00DF68C0" w:rsidRDefault="00A757C6" w:rsidP="001B318F">
      <w:r>
        <w:t>During the autumn 2014 telemetry</w:t>
      </w:r>
      <w:r w:rsidR="00340D04">
        <w:t xml:space="preserve"> study</w:t>
      </w:r>
      <w:r>
        <w:t>, trail camera foot</w:t>
      </w:r>
      <w:r w:rsidR="00CC38DF">
        <w:t>age documented the presence of double-crested cormorants, great egrets, great blue herons, g</w:t>
      </w:r>
      <w:r>
        <w:t>ull</w:t>
      </w:r>
      <w:r w:rsidR="00CC38DF">
        <w:t>s, and turkey v</w:t>
      </w:r>
      <w:r>
        <w:t>ultures (</w:t>
      </w:r>
      <w:r>
        <w:rPr>
          <w:i/>
        </w:rPr>
        <w:t>Cathartes aura</w:t>
      </w:r>
      <w:r>
        <w:t>) at locations near the Bill Williams River NW</w:t>
      </w:r>
      <w:r w:rsidR="00340D04">
        <w:t>R</w:t>
      </w:r>
      <w:r>
        <w:t xml:space="preserve"> boat launch and cattail islands at the mouth of </w:t>
      </w:r>
      <w:r w:rsidR="004923B6">
        <w:t>the Bill Williams River i</w:t>
      </w:r>
      <w:r>
        <w:t>nlet</w:t>
      </w:r>
      <w:r w:rsidR="00A96E71">
        <w:t xml:space="preserve">.  </w:t>
      </w:r>
      <w:commentRangeStart w:id="500"/>
      <w:r w:rsidR="00CC38DF">
        <w:t>A fishing event conducted by a double-crested c</w:t>
      </w:r>
      <w:r>
        <w:t>ormorant</w:t>
      </w:r>
      <w:commentRangeEnd w:id="500"/>
      <w:r w:rsidR="00340D04">
        <w:rPr>
          <w:rStyle w:val="CommentReference"/>
        </w:rPr>
        <w:commentReference w:id="500"/>
      </w:r>
      <w:r>
        <w:t xml:space="preserve"> was captured </w:t>
      </w:r>
      <w:ins w:id="501" w:author="Lantow, Jeffrey C" w:date="2016-08-15T10:26:00Z">
        <w:r w:rsidR="00CA3E62">
          <w:t xml:space="preserve">on a trail camera </w:t>
        </w:r>
      </w:ins>
      <w:r>
        <w:t xml:space="preserve">near the boat launch in the afternoon </w:t>
      </w:r>
      <w:r w:rsidR="004923B6">
        <w:t>2</w:t>
      </w:r>
      <w:r>
        <w:t xml:space="preserve"> weeks after a stocking event in September</w:t>
      </w:r>
      <w:r w:rsidR="00A96E71">
        <w:t xml:space="preserve">.  </w:t>
      </w:r>
      <w:r>
        <w:t xml:space="preserve">Trail camera footage suggests an increase in bird presence at </w:t>
      </w:r>
      <w:r w:rsidR="00D9531B">
        <w:t xml:space="preserve">the </w:t>
      </w:r>
      <w:r>
        <w:t>Bill Williams River after the stocking event in the morning of December 11, 2014</w:t>
      </w:r>
      <w:r w:rsidR="00A96E71">
        <w:t xml:space="preserve">.  </w:t>
      </w:r>
      <w:r>
        <w:t xml:space="preserve">With the exception of </w:t>
      </w:r>
      <w:r w:rsidR="00340D04">
        <w:t>1 </w:t>
      </w:r>
      <w:r>
        <w:t xml:space="preserve">hour after stocking, as recorded by the programed time in </w:t>
      </w:r>
      <w:r>
        <w:lastRenderedPageBreak/>
        <w:t xml:space="preserve">the trail camera, the </w:t>
      </w:r>
      <w:r w:rsidR="00D9531B">
        <w:t xml:space="preserve">majority of photographs captured at this photo point contained no more than </w:t>
      </w:r>
      <w:r w:rsidR="00340D04">
        <w:t>one</w:t>
      </w:r>
    </w:p>
    <w:p w14:paraId="38D66B47" w14:textId="77777777" w:rsidR="00D9531B" w:rsidRDefault="00D9531B" w:rsidP="001B318F"/>
    <w:p w14:paraId="6272B206" w14:textId="77512F75" w:rsidR="00DF68C0" w:rsidRDefault="00DF68C0" w:rsidP="00DF68C0">
      <w:pPr>
        <w:pStyle w:val="Caption"/>
      </w:pPr>
      <w:bookmarkStart w:id="502" w:name="_Ref447058295"/>
      <w:bookmarkStart w:id="503" w:name="_Toc453440243"/>
      <w:bookmarkStart w:id="504" w:name="_Toc456271090"/>
      <w:r>
        <w:t xml:space="preserve">Figure </w:t>
      </w:r>
      <w:r>
        <w:rPr>
          <w:noProof/>
        </w:rPr>
        <w:t>37</w:t>
      </w:r>
      <w:bookmarkEnd w:id="502"/>
      <w:r>
        <w:t>.—Mean unique bonytail contacts within three defined areas (near the release site [release], at least ½ km downstream from the release site [middle], and where Laughlin Lagoon enters the main channel</w:t>
      </w:r>
      <w:r w:rsidR="00340D04">
        <w:t>,</w:t>
      </w:r>
      <w:r>
        <w:t xml:space="preserve"> including two culverts</w:t>
      </w:r>
      <w:r w:rsidR="003731BA">
        <w:t xml:space="preserve"> [exit]) graphed over days post-</w:t>
      </w:r>
      <w:r>
        <w:t>release, illustrating potential egression of bonytail from the release sites to the exits of Laughlin Lagoon</w:t>
      </w:r>
      <w:r w:rsidR="00340D04">
        <w:t xml:space="preserve"> during December 2015 – January </w:t>
      </w:r>
      <w:r>
        <w:t xml:space="preserve">2016 PIT scanning, Laughlin Lagoon, Nevada; see </w:t>
      </w:r>
      <w:r w:rsidR="00340D04">
        <w:t>f</w:t>
      </w:r>
      <w:r>
        <w:t>igure 12 for site number locations.</w:t>
      </w:r>
      <w:bookmarkEnd w:id="503"/>
      <w:bookmarkEnd w:id="504"/>
    </w:p>
    <w:p w14:paraId="65248631" w14:textId="68759E4D" w:rsidR="00DF68C0" w:rsidRDefault="00DF68C0" w:rsidP="001B318F">
      <w:r>
        <w:rPr>
          <w:noProof/>
        </w:rPr>
        <w:drawing>
          <wp:anchor distT="0" distB="0" distL="114300" distR="114300" simplePos="0" relativeHeight="251787264" behindDoc="0" locked="0" layoutInCell="0" allowOverlap="0" wp14:anchorId="3960BA9F" wp14:editId="3E628158">
            <wp:simplePos x="0" y="0"/>
            <wp:positionH relativeFrom="margin">
              <wp:posOffset>0</wp:posOffset>
            </wp:positionH>
            <wp:positionV relativeFrom="margin">
              <wp:posOffset>2540</wp:posOffset>
            </wp:positionV>
            <wp:extent cx="5029200" cy="4267200"/>
            <wp:effectExtent l="0" t="0" r="0" b="0"/>
            <wp:wrapTopAndBottom/>
            <wp:docPr id="383" name="Picture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gression LL.jpg"/>
                    <pic:cNvPicPr/>
                  </pic:nvPicPr>
                  <pic:blipFill>
                    <a:blip r:embed="rId95">
                      <a:extLst>
                        <a:ext uri="{28A0092B-C50C-407E-A947-70E740481C1C}">
                          <a14:useLocalDpi xmlns:a14="http://schemas.microsoft.com/office/drawing/2010/main" val="0"/>
                        </a:ext>
                      </a:extLst>
                    </a:blip>
                    <a:stretch>
                      <a:fillRect/>
                    </a:stretch>
                  </pic:blipFill>
                  <pic:spPr>
                    <a:xfrm>
                      <a:off x="0" y="0"/>
                      <a:ext cx="5029200" cy="4267200"/>
                    </a:xfrm>
                    <a:prstGeom prst="rect">
                      <a:avLst/>
                    </a:prstGeom>
                  </pic:spPr>
                </pic:pic>
              </a:graphicData>
            </a:graphic>
          </wp:anchor>
        </w:drawing>
      </w:r>
    </w:p>
    <w:p w14:paraId="453CE2DD" w14:textId="77777777" w:rsidR="00DF68C0" w:rsidRDefault="00DF68C0" w:rsidP="001B318F"/>
    <w:p w14:paraId="5F888D87" w14:textId="1F1891A7" w:rsidR="00A757C6" w:rsidRDefault="00D9531B" w:rsidP="00D9531B">
      <w:pPr>
        <w:spacing w:line="268" w:lineRule="exact"/>
      </w:pPr>
      <w:r>
        <w:t>bird.  Most commonly</w:t>
      </w:r>
      <w:r w:rsidR="00340D04">
        <w:t>,</w:t>
      </w:r>
      <w:r>
        <w:t xml:space="preserve"> photos were triggered by fishermen or technicians in the </w:t>
      </w:r>
      <w:r w:rsidR="00A757C6">
        <w:t>area</w:t>
      </w:r>
      <w:r w:rsidR="00A96E71">
        <w:t xml:space="preserve">.  </w:t>
      </w:r>
      <w:r w:rsidR="00A757C6">
        <w:t xml:space="preserve">During the hour after bonytail were stocked, captured photos contained between </w:t>
      </w:r>
      <w:r w:rsidR="00340D04">
        <w:t>five to seven</w:t>
      </w:r>
      <w:r w:rsidR="00A757C6">
        <w:t xml:space="preserve"> birds (</w:t>
      </w:r>
      <w:r w:rsidR="00AD275C" w:rsidRPr="00AD275C">
        <w:t>figure</w:t>
      </w:r>
      <w:r w:rsidR="00A757C6">
        <w:t xml:space="preserve"> </w:t>
      </w:r>
      <w:r w:rsidR="00A757C6">
        <w:rPr>
          <w:noProof/>
        </w:rPr>
        <w:t>41</w:t>
      </w:r>
      <w:r w:rsidR="00A757C6">
        <w:t>)</w:t>
      </w:r>
      <w:r w:rsidR="00A96E71">
        <w:t xml:space="preserve">.  </w:t>
      </w:r>
      <w:r w:rsidR="00A757C6">
        <w:t>The trail camera was not motion triggered prior to the stocking event</w:t>
      </w:r>
      <w:r w:rsidR="0013570E">
        <w:t>,</w:t>
      </w:r>
      <w:r w:rsidR="00A757C6">
        <w:t xml:space="preserve"> so no photo exists for direct comparison</w:t>
      </w:r>
      <w:r w:rsidR="00A96E71">
        <w:t xml:space="preserve">.  </w:t>
      </w:r>
      <w:r w:rsidR="00A757C6">
        <w:t>During the spring 2015 telemetry</w:t>
      </w:r>
      <w:r w:rsidR="00340D04">
        <w:t xml:space="preserve"> study</w:t>
      </w:r>
      <w:r w:rsidR="00A757C6">
        <w:t>, trail</w:t>
      </w:r>
      <w:r w:rsidR="00A757C6" w:rsidRPr="000D3ACE">
        <w:t xml:space="preserve"> camera footage </w:t>
      </w:r>
      <w:r w:rsidR="00A757C6">
        <w:t>at Regional Park Moabi documented the pr</w:t>
      </w:r>
      <w:r w:rsidR="00CC38DF">
        <w:t>esence of great blue h</w:t>
      </w:r>
      <w:r w:rsidR="00A757C6" w:rsidRPr="000D3ACE">
        <w:t xml:space="preserve">erons near the release site </w:t>
      </w:r>
      <w:r w:rsidR="00A757C6">
        <w:t>(</w:t>
      </w:r>
      <w:r w:rsidR="00AD275C" w:rsidRPr="00AD275C">
        <w:t>figure</w:t>
      </w:r>
      <w:r w:rsidR="00340D04">
        <w:t> </w:t>
      </w:r>
      <w:r w:rsidR="00A757C6">
        <w:rPr>
          <w:noProof/>
        </w:rPr>
        <w:t>41</w:t>
      </w:r>
      <w:r w:rsidR="00A757C6" w:rsidRPr="000D3ACE">
        <w:t>).</w:t>
      </w:r>
    </w:p>
    <w:p w14:paraId="14AA6842" w14:textId="77777777" w:rsidR="00A757C6" w:rsidRDefault="00A757C6" w:rsidP="00D9531B">
      <w:pPr>
        <w:spacing w:line="268" w:lineRule="exact"/>
      </w:pPr>
    </w:p>
    <w:p w14:paraId="718BB85A" w14:textId="77E93C12" w:rsidR="00E74FBD" w:rsidRDefault="00A757C6" w:rsidP="00D9531B">
      <w:pPr>
        <w:spacing w:line="268" w:lineRule="exact"/>
        <w:rPr>
          <w:rFonts w:cs="Calibri"/>
        </w:rPr>
      </w:pPr>
      <w:r>
        <w:t xml:space="preserve">Scanning for expelled PIT tags under and around known roosting sites at cattail islands in </w:t>
      </w:r>
      <w:r w:rsidR="00D9531B">
        <w:t xml:space="preserve">the </w:t>
      </w:r>
      <w:r>
        <w:t xml:space="preserve">Bill Williams River resulted in 21 unique contacts, 14 of which </w:t>
      </w:r>
      <w:r>
        <w:lastRenderedPageBreak/>
        <w:t xml:space="preserve">were bonytail and </w:t>
      </w:r>
      <w:r w:rsidR="00340D04">
        <w:t>6</w:t>
      </w:r>
      <w:r>
        <w:t xml:space="preserve"> of which were unknown </w:t>
      </w:r>
      <w:r w:rsidRPr="0085322A">
        <w:t>(</w:t>
      </w:r>
      <w:r w:rsidRPr="0085322A">
        <w:rPr>
          <w:rFonts w:cs="Calibri"/>
        </w:rPr>
        <w:t>no record of release or capture</w:t>
      </w:r>
      <w:r>
        <w:rPr>
          <w:rFonts w:cs="Calibri"/>
        </w:rPr>
        <w:t>)</w:t>
      </w:r>
      <w:r w:rsidR="00A96E71">
        <w:rPr>
          <w:rFonts w:cs="Calibri"/>
        </w:rPr>
        <w:t xml:space="preserve">.  </w:t>
      </w:r>
      <w:r>
        <w:rPr>
          <w:rFonts w:cs="Calibri"/>
        </w:rPr>
        <w:t xml:space="preserve">Of the 14 bonytail, </w:t>
      </w:r>
      <w:r w:rsidR="00340D04">
        <w:rPr>
          <w:rFonts w:cs="Calibri"/>
        </w:rPr>
        <w:t>1</w:t>
      </w:r>
      <w:r>
        <w:rPr>
          <w:rFonts w:cs="Calibri"/>
        </w:rPr>
        <w:t xml:space="preserve"> had been released in 2014, </w:t>
      </w:r>
      <w:r w:rsidR="00340D04">
        <w:rPr>
          <w:rFonts w:cs="Calibri"/>
        </w:rPr>
        <w:t>9</w:t>
      </w:r>
      <w:r>
        <w:rPr>
          <w:rFonts w:cs="Calibri"/>
        </w:rPr>
        <w:t xml:space="preserve"> in 2013, </w:t>
      </w:r>
      <w:r w:rsidR="00340D04">
        <w:rPr>
          <w:rFonts w:cs="Calibri"/>
        </w:rPr>
        <w:t>3</w:t>
      </w:r>
      <w:r>
        <w:rPr>
          <w:rFonts w:cs="Calibri"/>
        </w:rPr>
        <w:t xml:space="preserve"> in 2012, </w:t>
      </w:r>
      <w:r w:rsidR="00340D04">
        <w:rPr>
          <w:rFonts w:cs="Calibri"/>
        </w:rPr>
        <w:t>and 1 in 2011.</w:t>
      </w:r>
    </w:p>
    <w:p w14:paraId="7543AA02" w14:textId="77777777" w:rsidR="00E74FBD" w:rsidRDefault="00E74FBD">
      <w:pPr>
        <w:rPr>
          <w:rFonts w:cs="Calibri"/>
        </w:rPr>
      </w:pPr>
      <w:r>
        <w:rPr>
          <w:rFonts w:cs="Calibri"/>
        </w:rPr>
        <w:br w:type="page"/>
      </w:r>
    </w:p>
    <w:p w14:paraId="7605237F" w14:textId="77777777" w:rsidR="00DF68C0" w:rsidRDefault="00DF68C0" w:rsidP="00E74FBD">
      <w:pPr>
        <w:pStyle w:val="Caption"/>
        <w:spacing w:before="120"/>
      </w:pPr>
      <w:bookmarkStart w:id="505" w:name="_Ref447058368"/>
      <w:bookmarkStart w:id="506" w:name="_Toc456271091"/>
      <w:bookmarkStart w:id="507" w:name="_Toc453440244"/>
      <w:r>
        <w:lastRenderedPageBreak/>
        <w:t xml:space="preserve">Figure </w:t>
      </w:r>
      <w:r>
        <w:rPr>
          <w:noProof/>
        </w:rPr>
        <w:t>38</w:t>
      </w:r>
      <w:bookmarkEnd w:id="505"/>
      <w:r>
        <w:t>.—Weekly morning bird counts conducted during the September – November 2014 telemetry study, Bill Williams River, Arizona (top), April – July 2015 telemetry study, Regional Park Moabi, California (middle), and December 2015 – February 2016 telemetry study, Laughlin Lagoon, Nevada (bottom).</w:t>
      </w:r>
      <w:bookmarkEnd w:id="506"/>
    </w:p>
    <w:p w14:paraId="48E103C5" w14:textId="0776D742" w:rsidR="00A757C6" w:rsidRPr="00DF68C0" w:rsidRDefault="00DF68C0" w:rsidP="00DF68C0">
      <w:pPr>
        <w:rPr>
          <w:rFonts w:ascii="Arial" w:hAnsi="Arial" w:cs="Arial"/>
          <w:sz w:val="20"/>
          <w:szCs w:val="20"/>
        </w:rPr>
      </w:pPr>
      <w:r w:rsidRPr="00DF68C0">
        <w:rPr>
          <w:rFonts w:ascii="Arial" w:hAnsi="Arial" w:cs="Arial"/>
          <w:sz w:val="20"/>
          <w:szCs w:val="20"/>
        </w:rPr>
        <w:t>Bird counts were not conducted after week 5 at Regional Park Moabi or Laughlin Lagoon.</w:t>
      </w:r>
      <w:bookmarkEnd w:id="507"/>
    </w:p>
    <w:p w14:paraId="717B26D4" w14:textId="77777777" w:rsidR="00A757C6" w:rsidRPr="00DF68C0" w:rsidRDefault="00A757C6" w:rsidP="00DF68C0"/>
    <w:p w14:paraId="7D07D352" w14:textId="77777777" w:rsidR="00E74FBD" w:rsidRDefault="00E74FBD" w:rsidP="00DF68C0"/>
    <w:p w14:paraId="3042E980" w14:textId="7A65B798" w:rsidR="00E74FBD" w:rsidRDefault="00340D04" w:rsidP="00DF68C0">
      <w:r>
        <w:rPr>
          <w:rFonts w:cs="Calibri"/>
        </w:rPr>
        <w:t>This included</w:t>
      </w:r>
      <w:r w:rsidR="00E74FBD">
        <w:rPr>
          <w:rFonts w:cs="Calibri"/>
        </w:rPr>
        <w:t xml:space="preserve"> three PIT tags that were not previously contacted during scanning under known roost sites in 2013 and d</w:t>
      </w:r>
      <w:r>
        <w:rPr>
          <w:rFonts w:cs="Calibri"/>
        </w:rPr>
        <w:t>id</w:t>
      </w:r>
      <w:r w:rsidR="00E74FBD">
        <w:rPr>
          <w:rFonts w:cs="Calibri"/>
        </w:rPr>
        <w:t xml:space="preserve"> not include six PIT tags that were contacted in 2013.</w:t>
      </w:r>
    </w:p>
    <w:p w14:paraId="4193762D" w14:textId="77777777" w:rsidR="00E74FBD" w:rsidRDefault="00E74FBD" w:rsidP="00DF68C0"/>
    <w:p w14:paraId="4EF742ED" w14:textId="782AF628" w:rsidR="00DF68C0" w:rsidRPr="00DF68C0" w:rsidRDefault="00DF68C0" w:rsidP="00DF68C0">
      <w:r>
        <w:rPr>
          <w:noProof/>
        </w:rPr>
        <w:drawing>
          <wp:anchor distT="0" distB="0" distL="114300" distR="114300" simplePos="0" relativeHeight="251788288" behindDoc="0" locked="0" layoutInCell="0" allowOverlap="0" wp14:anchorId="0DAA598E" wp14:editId="2B910760">
            <wp:simplePos x="0" y="0"/>
            <wp:positionH relativeFrom="margin">
              <wp:posOffset>0</wp:posOffset>
            </wp:positionH>
            <wp:positionV relativeFrom="margin">
              <wp:posOffset>2540</wp:posOffset>
            </wp:positionV>
            <wp:extent cx="5029200" cy="4526280"/>
            <wp:effectExtent l="0" t="0" r="0" b="7620"/>
            <wp:wrapTopAndBottom/>
            <wp:docPr id="384" name="Picture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029200" cy="4526280"/>
                    </a:xfrm>
                    <a:prstGeom prst="rect">
                      <a:avLst/>
                    </a:prstGeom>
                    <a:noFill/>
                    <a:ln>
                      <a:noFill/>
                    </a:ln>
                  </pic:spPr>
                </pic:pic>
              </a:graphicData>
            </a:graphic>
          </wp:anchor>
        </w:drawing>
      </w:r>
    </w:p>
    <w:p w14:paraId="1C8D9864" w14:textId="77777777" w:rsidR="00A757C6" w:rsidRPr="005F5588" w:rsidRDefault="00A757C6" w:rsidP="001B318F">
      <w:pPr>
        <w:pStyle w:val="Heading2"/>
      </w:pPr>
      <w:bookmarkStart w:id="508" w:name="_Toc412726139"/>
      <w:bookmarkStart w:id="509" w:name="_Toc453440196"/>
      <w:bookmarkStart w:id="510" w:name="_Toc456938201"/>
      <w:r>
        <w:t>Turbidity</w:t>
      </w:r>
      <w:bookmarkEnd w:id="508"/>
      <w:bookmarkEnd w:id="509"/>
      <w:bookmarkEnd w:id="510"/>
    </w:p>
    <w:p w14:paraId="7F1BF417" w14:textId="77777777" w:rsidR="00A757C6" w:rsidRDefault="00A757C6" w:rsidP="001B318F">
      <w:pPr>
        <w:autoSpaceDE w:val="0"/>
        <w:autoSpaceDN w:val="0"/>
        <w:adjustRightInd w:val="0"/>
      </w:pPr>
    </w:p>
    <w:p w14:paraId="6A0F136E" w14:textId="6E7090B8" w:rsidR="00DF68C0" w:rsidRPr="00DF68C0" w:rsidRDefault="00A757C6" w:rsidP="00DF68C0">
      <w:pPr>
        <w:rPr>
          <w:rFonts w:eastAsia="Calibri"/>
        </w:rPr>
      </w:pPr>
      <w:r w:rsidRPr="006A6690">
        <w:t>During the autumn 2014 telemetry study,</w:t>
      </w:r>
      <w:r>
        <w:t xml:space="preserve"> </w:t>
      </w:r>
      <w:r w:rsidRPr="006A6690">
        <w:t>t</w:t>
      </w:r>
      <w:r w:rsidRPr="003B79E1">
        <w:t>urbidity readings were generally higher at the bottom than at th</w:t>
      </w:r>
      <w:r>
        <w:t>e surface or mid-water column (</w:t>
      </w:r>
      <w:r w:rsidR="00AD275C" w:rsidRPr="00AD275C">
        <w:t>figure</w:t>
      </w:r>
      <w:r>
        <w:t xml:space="preserve"> </w:t>
      </w:r>
      <w:r>
        <w:rPr>
          <w:noProof/>
        </w:rPr>
        <w:t>42</w:t>
      </w:r>
      <w:r>
        <w:t>)</w:t>
      </w:r>
      <w:r w:rsidR="00A96E71">
        <w:t xml:space="preserve">.  </w:t>
      </w:r>
      <w:r w:rsidR="00340D04">
        <w:t>The mean turbidity was highest at s</w:t>
      </w:r>
      <w:r>
        <w:t xml:space="preserve">ite 3 from the bottom of the water column (7.51 NTU </w:t>
      </w:r>
      <w:r w:rsidRPr="003B79E1">
        <w:t>±</w:t>
      </w:r>
      <w:r w:rsidR="00340D04">
        <w:t xml:space="preserve"> 0.33 standard error [SE]) and lowest at s</w:t>
      </w:r>
      <w:r>
        <w:t xml:space="preserve">ite 4 from the surface of the water column (0.42 NTU </w:t>
      </w:r>
      <w:r w:rsidRPr="003B79E1">
        <w:t>±</w:t>
      </w:r>
      <w:r>
        <w:t xml:space="preserve"> 0.04 SE)</w:t>
      </w:r>
      <w:r w:rsidR="00A96E71">
        <w:t xml:space="preserve">.  </w:t>
      </w:r>
      <w:r w:rsidR="00340D04">
        <w:t>The t</w:t>
      </w:r>
      <w:r>
        <w:t>urbidity values in autumn 2014 were lower than previously recorded in winter 2011 and spring 2012 (Karam et al</w:t>
      </w:r>
      <w:r w:rsidR="00A96E71">
        <w:t>.</w:t>
      </w:r>
      <w:r w:rsidR="001A6E9F">
        <w:t xml:space="preserve"> </w:t>
      </w:r>
      <w:r>
        <w:t>2013).</w:t>
      </w:r>
      <w:bookmarkStart w:id="511" w:name="_Toc453440197"/>
      <w:r w:rsidR="00DF68C0">
        <w:br w:type="page"/>
      </w:r>
    </w:p>
    <w:p w14:paraId="4549DD1F" w14:textId="77777777" w:rsidR="005F0C40" w:rsidRDefault="005F0C40" w:rsidP="005F0C40">
      <w:pPr>
        <w:pStyle w:val="Caption"/>
      </w:pPr>
      <w:bookmarkStart w:id="512" w:name="_Ref447125380"/>
      <w:bookmarkStart w:id="513" w:name="_Toc413076285"/>
      <w:bookmarkStart w:id="514" w:name="_Toc453440245"/>
      <w:bookmarkStart w:id="515" w:name="_Toc456271092"/>
      <w:r>
        <w:lastRenderedPageBreak/>
        <w:t xml:space="preserve">Figure </w:t>
      </w:r>
      <w:r>
        <w:rPr>
          <w:noProof/>
        </w:rPr>
        <w:t>39</w:t>
      </w:r>
      <w:bookmarkEnd w:id="512"/>
      <w:r>
        <w:t>.—Deceased bonytail with talon markings discovered during the September – November 2014 bonytail telemetry study, Bill Williams River, Arizona.</w:t>
      </w:r>
      <w:bookmarkEnd w:id="513"/>
      <w:bookmarkEnd w:id="514"/>
      <w:bookmarkEnd w:id="515"/>
    </w:p>
    <w:p w14:paraId="2A1478EE" w14:textId="77777777" w:rsidR="005F0C40" w:rsidRDefault="005F0C40" w:rsidP="005F0C40"/>
    <w:p w14:paraId="3DB4D271" w14:textId="77777777" w:rsidR="005F0C40" w:rsidRDefault="005F0C40" w:rsidP="005F0C40"/>
    <w:p w14:paraId="5CFA0D45" w14:textId="77777777" w:rsidR="005F0C40" w:rsidRDefault="005F0C40" w:rsidP="005F0C40"/>
    <w:p w14:paraId="7FDBF032" w14:textId="26ED441C" w:rsidR="005F0C40" w:rsidRDefault="005F0C40" w:rsidP="005F0C40">
      <w:pPr>
        <w:pStyle w:val="Caption"/>
      </w:pPr>
      <w:bookmarkStart w:id="516" w:name="_Ref447058700"/>
      <w:bookmarkStart w:id="517" w:name="_Toc453440246"/>
      <w:bookmarkStart w:id="518" w:name="_Toc456271093"/>
      <w:r>
        <w:t xml:space="preserve">Figure </w:t>
      </w:r>
      <w:r>
        <w:rPr>
          <w:noProof/>
        </w:rPr>
        <w:t>40</w:t>
      </w:r>
      <w:bookmarkEnd w:id="516"/>
      <w:r w:rsidR="00CC38DF">
        <w:t>.—Great b</w:t>
      </w:r>
      <w:r>
        <w:t xml:space="preserve">lue </w:t>
      </w:r>
      <w:r w:rsidR="00CC38DF">
        <w:t>h</w:t>
      </w:r>
      <w:r>
        <w:t>eron consuming a bonytail during the April – July 2015 bonytail telemetry study, Regional Park Moabi, California</w:t>
      </w:r>
      <w:bookmarkEnd w:id="517"/>
      <w:r w:rsidR="00A96E71">
        <w:t>.</w:t>
      </w:r>
      <w:bookmarkEnd w:id="518"/>
    </w:p>
    <w:p w14:paraId="47B89128" w14:textId="6C7CFC87" w:rsidR="005F0C40" w:rsidRDefault="005F0C40" w:rsidP="005F0C40">
      <w:r>
        <w:rPr>
          <w:noProof/>
        </w:rPr>
        <w:drawing>
          <wp:anchor distT="0" distB="0" distL="114300" distR="114300" simplePos="0" relativeHeight="251790336" behindDoc="0" locked="0" layoutInCell="0" allowOverlap="0" wp14:anchorId="0A32BC3D" wp14:editId="0CC62873">
            <wp:simplePos x="0" y="0"/>
            <wp:positionH relativeFrom="margin">
              <wp:posOffset>0</wp:posOffset>
            </wp:positionH>
            <wp:positionV relativeFrom="page">
              <wp:posOffset>3573780</wp:posOffset>
            </wp:positionV>
            <wp:extent cx="5029200" cy="2560320"/>
            <wp:effectExtent l="0" t="0" r="0" b="0"/>
            <wp:wrapTopAndBottom/>
            <wp:docPr id="386" name="Picture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ron consume BT.jpg"/>
                    <pic:cNvPicPr/>
                  </pic:nvPicPr>
                  <pic:blipFill>
                    <a:blip r:embed="rId97">
                      <a:extLst>
                        <a:ext uri="{28A0092B-C50C-407E-A947-70E740481C1C}">
                          <a14:useLocalDpi xmlns:a14="http://schemas.microsoft.com/office/drawing/2010/main" val="0"/>
                        </a:ext>
                      </a:extLst>
                    </a:blip>
                    <a:stretch>
                      <a:fillRect/>
                    </a:stretch>
                  </pic:blipFill>
                  <pic:spPr>
                    <a:xfrm>
                      <a:off x="0" y="0"/>
                      <a:ext cx="5029200" cy="2560320"/>
                    </a:xfrm>
                    <a:prstGeom prst="rect">
                      <a:avLst/>
                    </a:prstGeom>
                  </pic:spPr>
                </pic:pic>
              </a:graphicData>
            </a:graphic>
          </wp:anchor>
        </w:drawing>
      </w:r>
    </w:p>
    <w:p w14:paraId="69085430" w14:textId="4D8DA8C5" w:rsidR="00DF68C0" w:rsidRPr="005F0C40" w:rsidRDefault="005F0C40" w:rsidP="005F0C40">
      <w:r w:rsidRPr="005F0C40">
        <w:rPr>
          <w:noProof/>
        </w:rPr>
        <w:drawing>
          <wp:anchor distT="0" distB="0" distL="114300" distR="114300" simplePos="0" relativeHeight="251789312" behindDoc="0" locked="0" layoutInCell="0" allowOverlap="0" wp14:anchorId="3141BEA6" wp14:editId="6CF8B07E">
            <wp:simplePos x="1371600" y="1043940"/>
            <wp:positionH relativeFrom="margin">
              <wp:align>left</wp:align>
            </wp:positionH>
            <wp:positionV relativeFrom="margin">
              <wp:align>top</wp:align>
            </wp:positionV>
            <wp:extent cx="5029200" cy="1675130"/>
            <wp:effectExtent l="0" t="0" r="0" b="1270"/>
            <wp:wrapTopAndBottom/>
            <wp:docPr id="385" name="Picture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T talon.jpg"/>
                    <pic:cNvPicPr/>
                  </pic:nvPicPr>
                  <pic:blipFill>
                    <a:blip r:embed="rId98">
                      <a:extLst>
                        <a:ext uri="{28A0092B-C50C-407E-A947-70E740481C1C}">
                          <a14:useLocalDpi xmlns:a14="http://schemas.microsoft.com/office/drawing/2010/main" val="0"/>
                        </a:ext>
                      </a:extLst>
                    </a:blip>
                    <a:stretch>
                      <a:fillRect/>
                    </a:stretch>
                  </pic:blipFill>
                  <pic:spPr>
                    <a:xfrm>
                      <a:off x="0" y="0"/>
                      <a:ext cx="5029200" cy="1675130"/>
                    </a:xfrm>
                    <a:prstGeom prst="rect">
                      <a:avLst/>
                    </a:prstGeom>
                  </pic:spPr>
                </pic:pic>
              </a:graphicData>
            </a:graphic>
          </wp:anchor>
        </w:drawing>
      </w:r>
    </w:p>
    <w:p w14:paraId="727F13F3" w14:textId="4F5E2FB4" w:rsidR="00A757C6" w:rsidRDefault="00A757C6" w:rsidP="001B318F">
      <w:pPr>
        <w:pStyle w:val="Heading1"/>
      </w:pPr>
      <w:bookmarkStart w:id="519" w:name="_Toc456938202"/>
      <w:r>
        <w:t>Discussion</w:t>
      </w:r>
      <w:bookmarkEnd w:id="511"/>
      <w:bookmarkEnd w:id="519"/>
    </w:p>
    <w:p w14:paraId="102D4844" w14:textId="77777777" w:rsidR="00A757C6" w:rsidRDefault="00A757C6" w:rsidP="001B318F">
      <w:pPr>
        <w:rPr>
          <w:i/>
          <w:color w:val="000000"/>
          <w:u w:val="single"/>
        </w:rPr>
      </w:pPr>
    </w:p>
    <w:p w14:paraId="290A771B" w14:textId="6CE6DEB2" w:rsidR="005F0C40" w:rsidRDefault="00A757C6" w:rsidP="001B318F">
      <w:pPr>
        <w:rPr>
          <w:color w:val="000000"/>
        </w:rPr>
      </w:pPr>
      <w:r w:rsidRPr="00A7221B">
        <w:rPr>
          <w:color w:val="000000"/>
        </w:rPr>
        <w:t>Survival of bonytail at all study areas is low</w:t>
      </w:r>
      <w:r w:rsidR="00574C8B">
        <w:rPr>
          <w:color w:val="000000"/>
        </w:rPr>
        <w:t>,</w:t>
      </w:r>
      <w:r w:rsidRPr="00A7221B">
        <w:rPr>
          <w:color w:val="000000"/>
        </w:rPr>
        <w:t xml:space="preserve"> as evidenced through acoustic telemetry, remote PIT scanning, and routine monitoring</w:t>
      </w:r>
      <w:r w:rsidR="00A96E71">
        <w:rPr>
          <w:color w:val="000000"/>
        </w:rPr>
        <w:t xml:space="preserve">.  </w:t>
      </w:r>
      <w:r>
        <w:rPr>
          <w:color w:val="000000"/>
        </w:rPr>
        <w:t>Piscivorous birds and p</w:t>
      </w:r>
      <w:r w:rsidRPr="00A7221B">
        <w:rPr>
          <w:color w:val="000000"/>
        </w:rPr>
        <w:t>redatory non-native fish</w:t>
      </w:r>
      <w:r>
        <w:rPr>
          <w:color w:val="000000"/>
        </w:rPr>
        <w:t>es both threaten</w:t>
      </w:r>
      <w:r w:rsidRPr="00A7221B">
        <w:rPr>
          <w:color w:val="000000"/>
        </w:rPr>
        <w:t xml:space="preserve"> stocked bonytail</w:t>
      </w:r>
      <w:r w:rsidR="00A96E71">
        <w:rPr>
          <w:color w:val="000000"/>
        </w:rPr>
        <w:t xml:space="preserve">.  </w:t>
      </w:r>
      <w:r w:rsidRPr="00A7221B">
        <w:rPr>
          <w:color w:val="000000"/>
        </w:rPr>
        <w:t xml:space="preserve">Loss of contact with acoustic tags was high and may be due to tag failure or attenuated signals, but </w:t>
      </w:r>
      <w:r>
        <w:rPr>
          <w:color w:val="000000"/>
        </w:rPr>
        <w:t xml:space="preserve">more </w:t>
      </w:r>
      <w:r w:rsidRPr="00A7221B">
        <w:rPr>
          <w:color w:val="000000"/>
        </w:rPr>
        <w:t xml:space="preserve">likely </w:t>
      </w:r>
      <w:r>
        <w:rPr>
          <w:color w:val="000000"/>
        </w:rPr>
        <w:t xml:space="preserve">is </w:t>
      </w:r>
      <w:r w:rsidRPr="00A7221B">
        <w:rPr>
          <w:color w:val="000000"/>
        </w:rPr>
        <w:t>due to tag removal from the system</w:t>
      </w:r>
      <w:r>
        <w:rPr>
          <w:color w:val="000000"/>
        </w:rPr>
        <w:t>,</w:t>
      </w:r>
      <w:r w:rsidRPr="00A7221B">
        <w:rPr>
          <w:color w:val="000000"/>
        </w:rPr>
        <w:t xml:space="preserve"> for instance by an avian predator, raising mortality estimates</w:t>
      </w:r>
      <w:r w:rsidR="00A96E71">
        <w:rPr>
          <w:color w:val="000000"/>
        </w:rPr>
        <w:t xml:space="preserve">.  </w:t>
      </w:r>
      <w:r>
        <w:rPr>
          <w:color w:val="000000"/>
        </w:rPr>
        <w:t>Location</w:t>
      </w:r>
      <w:r w:rsidRPr="00A7221B">
        <w:rPr>
          <w:color w:val="000000"/>
        </w:rPr>
        <w:t xml:space="preserve">s of tag recovery </w:t>
      </w:r>
      <w:r>
        <w:rPr>
          <w:color w:val="000000"/>
        </w:rPr>
        <w:t xml:space="preserve">under roosting sites </w:t>
      </w:r>
      <w:r w:rsidRPr="00A7221B">
        <w:rPr>
          <w:color w:val="000000"/>
        </w:rPr>
        <w:t xml:space="preserve">and observed capture events provide </w:t>
      </w:r>
      <w:r>
        <w:rPr>
          <w:color w:val="000000"/>
        </w:rPr>
        <w:t xml:space="preserve">direct </w:t>
      </w:r>
      <w:r w:rsidRPr="00A7221B">
        <w:rPr>
          <w:color w:val="000000"/>
        </w:rPr>
        <w:t>evidence that bird predation ha</w:t>
      </w:r>
      <w:r>
        <w:rPr>
          <w:color w:val="000000"/>
        </w:rPr>
        <w:t>s</w:t>
      </w:r>
      <w:r w:rsidR="00340D04">
        <w:rPr>
          <w:color w:val="000000"/>
        </w:rPr>
        <w:t> </w:t>
      </w:r>
      <w:r w:rsidRPr="00A7221B">
        <w:rPr>
          <w:color w:val="000000"/>
        </w:rPr>
        <w:t>a</w:t>
      </w:r>
      <w:r>
        <w:rPr>
          <w:color w:val="000000"/>
        </w:rPr>
        <w:t>n</w:t>
      </w:r>
      <w:r w:rsidRPr="00A7221B">
        <w:rPr>
          <w:color w:val="000000"/>
        </w:rPr>
        <w:t xml:space="preserve"> impact on post-stocking mortality of bonytail</w:t>
      </w:r>
      <w:r>
        <w:rPr>
          <w:color w:val="000000"/>
        </w:rPr>
        <w:t>, and that impact may be significant</w:t>
      </w:r>
      <w:r w:rsidR="00A96E71">
        <w:rPr>
          <w:color w:val="000000"/>
        </w:rPr>
        <w:t xml:space="preserve">.  </w:t>
      </w:r>
      <w:r>
        <w:rPr>
          <w:color w:val="000000"/>
        </w:rPr>
        <w:t>With the exception of study fish released at Laughlin Lagoon, m</w:t>
      </w:r>
      <w:r w:rsidRPr="00A7221B">
        <w:rPr>
          <w:color w:val="000000"/>
        </w:rPr>
        <w:t>ost telemetry fish were lost or confirmed mortalities w</w:t>
      </w:r>
      <w:r>
        <w:rPr>
          <w:color w:val="000000"/>
        </w:rPr>
        <w:t>ithin a month after release</w:t>
      </w:r>
      <w:r w:rsidR="00340D04">
        <w:rPr>
          <w:color w:val="000000"/>
        </w:rPr>
        <w:t>.</w:t>
      </w:r>
    </w:p>
    <w:p w14:paraId="3F4CCA54" w14:textId="0F69A352" w:rsidR="005F0C40" w:rsidRDefault="005F0C40" w:rsidP="005F0C40">
      <w:pPr>
        <w:pStyle w:val="Caption"/>
      </w:pPr>
      <w:bookmarkStart w:id="520" w:name="_Ref447058764"/>
      <w:bookmarkStart w:id="521" w:name="_Toc413076286"/>
      <w:bookmarkStart w:id="522" w:name="_Toc453440247"/>
      <w:bookmarkStart w:id="523" w:name="_Toc456271094"/>
      <w:r>
        <w:lastRenderedPageBreak/>
        <w:t xml:space="preserve">Figure </w:t>
      </w:r>
      <w:r>
        <w:rPr>
          <w:noProof/>
        </w:rPr>
        <w:t>41</w:t>
      </w:r>
      <w:bookmarkEnd w:id="520"/>
      <w:r>
        <w:t>.—Trail camera footage of a double-crested cormorant fishing (A)</w:t>
      </w:r>
      <w:r w:rsidR="00473A85">
        <w:t>;</w:t>
      </w:r>
      <w:r>
        <w:t xml:space="preserve"> birds attracted to the Bill Williams River NWR boat launch after bonytail stocking in the morning o</w:t>
      </w:r>
      <w:r w:rsidR="00CC38DF">
        <w:t>f December 11, 2014 (B)</w:t>
      </w:r>
      <w:r w:rsidR="00473A85">
        <w:t>;</w:t>
      </w:r>
      <w:r w:rsidR="00CC38DF">
        <w:t xml:space="preserve"> a great blue h</w:t>
      </w:r>
      <w:r>
        <w:t>eron at the cattail islands (C) during the September – November 2014 bonytail telemetry study, Bill Williams River, Arizona</w:t>
      </w:r>
      <w:bookmarkEnd w:id="521"/>
      <w:r w:rsidR="00473A85">
        <w:t>;</w:t>
      </w:r>
      <w:r>
        <w:t xml:space="preserve"> and a great blue heron standing (D) and in flight (E) near the release site during the April – July 2015 telemetry study, Regional Park Moabi, California</w:t>
      </w:r>
      <w:bookmarkEnd w:id="522"/>
      <w:r w:rsidR="00A96E71">
        <w:t>.</w:t>
      </w:r>
      <w:bookmarkEnd w:id="523"/>
    </w:p>
    <w:p w14:paraId="2B095821" w14:textId="30DC8E77" w:rsidR="005F0C40" w:rsidRDefault="005F0C40" w:rsidP="001B318F">
      <w:pPr>
        <w:rPr>
          <w:color w:val="000000"/>
        </w:rPr>
      </w:pPr>
      <w:r>
        <w:rPr>
          <w:noProof/>
        </w:rPr>
        <w:drawing>
          <wp:anchor distT="0" distB="0" distL="114300" distR="114300" simplePos="0" relativeHeight="251791360" behindDoc="0" locked="0" layoutInCell="0" allowOverlap="0" wp14:anchorId="7D64C220" wp14:editId="09D98EAC">
            <wp:simplePos x="1371600" y="1043940"/>
            <wp:positionH relativeFrom="margin">
              <wp:align>left</wp:align>
            </wp:positionH>
            <wp:positionV relativeFrom="margin">
              <wp:align>top</wp:align>
            </wp:positionV>
            <wp:extent cx="5029200" cy="6117590"/>
            <wp:effectExtent l="0" t="0" r="0" b="0"/>
            <wp:wrapTopAndBottom/>
            <wp:docPr id="387" name="Picture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e camera birds 2.jpg"/>
                    <pic:cNvPicPr/>
                  </pic:nvPicPr>
                  <pic:blipFill>
                    <a:blip r:embed="rId99">
                      <a:extLst>
                        <a:ext uri="{28A0092B-C50C-407E-A947-70E740481C1C}">
                          <a14:useLocalDpi xmlns:a14="http://schemas.microsoft.com/office/drawing/2010/main" val="0"/>
                        </a:ext>
                      </a:extLst>
                    </a:blip>
                    <a:stretch>
                      <a:fillRect/>
                    </a:stretch>
                  </pic:blipFill>
                  <pic:spPr>
                    <a:xfrm>
                      <a:off x="0" y="0"/>
                      <a:ext cx="5029200" cy="6117590"/>
                    </a:xfrm>
                    <a:prstGeom prst="rect">
                      <a:avLst/>
                    </a:prstGeom>
                  </pic:spPr>
                </pic:pic>
              </a:graphicData>
            </a:graphic>
          </wp:anchor>
        </w:drawing>
      </w:r>
    </w:p>
    <w:p w14:paraId="2086B777" w14:textId="77777777" w:rsidR="005F0C40" w:rsidRDefault="005F0C40" w:rsidP="001B318F">
      <w:pPr>
        <w:rPr>
          <w:color w:val="000000"/>
        </w:rPr>
      </w:pPr>
    </w:p>
    <w:p w14:paraId="6B392306" w14:textId="7FFADF17" w:rsidR="005F0C40" w:rsidRDefault="005F0C40">
      <w:pPr>
        <w:rPr>
          <w:color w:val="000000"/>
        </w:rPr>
      </w:pPr>
      <w:r>
        <w:rPr>
          <w:color w:val="000000"/>
        </w:rPr>
        <w:br w:type="page"/>
      </w:r>
    </w:p>
    <w:p w14:paraId="256CD1A8" w14:textId="1A795F1F" w:rsidR="005F0C40" w:rsidRPr="00885209" w:rsidRDefault="005F0C40" w:rsidP="005F0C40">
      <w:pPr>
        <w:pStyle w:val="Caption"/>
      </w:pPr>
      <w:bookmarkStart w:id="524" w:name="_Ref447058784"/>
      <w:bookmarkStart w:id="525" w:name="_Toc456271095"/>
      <w:r>
        <w:lastRenderedPageBreak/>
        <w:t xml:space="preserve">Figure </w:t>
      </w:r>
      <w:r>
        <w:rPr>
          <w:noProof/>
        </w:rPr>
        <w:t>42</w:t>
      </w:r>
      <w:bookmarkEnd w:id="524"/>
      <w:r>
        <w:t>.—Turbidity (NTU) readings taken October 2 (top), October 23 (middle), and November 19 (bottom), 2014</w:t>
      </w:r>
      <w:r w:rsidR="00473A85">
        <w:t>,</w:t>
      </w:r>
      <w:r>
        <w:t xml:space="preserve"> beginning in the upstream-most watercraft accessible portio</w:t>
      </w:r>
      <w:r w:rsidR="00473A85">
        <w:t>ns of the Bill Williams River (w</w:t>
      </w:r>
      <w:r>
        <w:t xml:space="preserve">ater sample site 1) and ending outside of the refuge boundary for </w:t>
      </w:r>
      <w:r w:rsidR="00E74FBD">
        <w:t xml:space="preserve">the </w:t>
      </w:r>
      <w:r>
        <w:t xml:space="preserve">Bill Williams River NWR, Bill Williams River, Arizona; see figure </w:t>
      </w:r>
      <w:r>
        <w:rPr>
          <w:noProof/>
        </w:rPr>
        <w:t>7.</w:t>
      </w:r>
      <w:bookmarkEnd w:id="525"/>
    </w:p>
    <w:p w14:paraId="564D68BE" w14:textId="41403709" w:rsidR="005F0C40" w:rsidRDefault="005F0C40">
      <w:pPr>
        <w:rPr>
          <w:color w:val="000000"/>
        </w:rPr>
      </w:pPr>
      <w:r>
        <w:rPr>
          <w:noProof/>
        </w:rPr>
        <w:drawing>
          <wp:anchor distT="0" distB="0" distL="114300" distR="114300" simplePos="0" relativeHeight="251792384" behindDoc="0" locked="0" layoutInCell="0" allowOverlap="0" wp14:anchorId="0F2C779E" wp14:editId="21199E7B">
            <wp:simplePos x="0" y="0"/>
            <wp:positionH relativeFrom="margin">
              <wp:posOffset>0</wp:posOffset>
            </wp:positionH>
            <wp:positionV relativeFrom="margin">
              <wp:posOffset>2540</wp:posOffset>
            </wp:positionV>
            <wp:extent cx="5029200" cy="6461760"/>
            <wp:effectExtent l="0" t="0" r="0" b="0"/>
            <wp:wrapTopAndBottom/>
            <wp:docPr id="388" name="Picture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rbidity.jpg"/>
                    <pic:cNvPicPr/>
                  </pic:nvPicPr>
                  <pic:blipFill>
                    <a:blip r:embed="rId100">
                      <a:extLst>
                        <a:ext uri="{28A0092B-C50C-407E-A947-70E740481C1C}">
                          <a14:useLocalDpi xmlns:a14="http://schemas.microsoft.com/office/drawing/2010/main" val="0"/>
                        </a:ext>
                      </a:extLst>
                    </a:blip>
                    <a:stretch>
                      <a:fillRect/>
                    </a:stretch>
                  </pic:blipFill>
                  <pic:spPr>
                    <a:xfrm>
                      <a:off x="0" y="0"/>
                      <a:ext cx="5029200" cy="6461760"/>
                    </a:xfrm>
                    <a:prstGeom prst="rect">
                      <a:avLst/>
                    </a:prstGeom>
                  </pic:spPr>
                </pic:pic>
              </a:graphicData>
            </a:graphic>
          </wp:anchor>
        </w:drawing>
      </w:r>
      <w:r>
        <w:rPr>
          <w:color w:val="000000"/>
        </w:rPr>
        <w:br w:type="page"/>
      </w:r>
    </w:p>
    <w:p w14:paraId="343A1D43" w14:textId="3F5323DB" w:rsidR="00A757C6" w:rsidRDefault="00A757C6" w:rsidP="001B318F">
      <w:pPr>
        <w:rPr>
          <w:color w:val="000000"/>
        </w:rPr>
      </w:pPr>
      <w:r>
        <w:rPr>
          <w:color w:val="000000"/>
        </w:rPr>
        <w:lastRenderedPageBreak/>
        <w:t>F</w:t>
      </w:r>
      <w:r w:rsidRPr="00A7221B">
        <w:rPr>
          <w:color w:val="000000"/>
        </w:rPr>
        <w:t xml:space="preserve">ew fish </w:t>
      </w:r>
      <w:r>
        <w:rPr>
          <w:color w:val="000000"/>
        </w:rPr>
        <w:t>survived</w:t>
      </w:r>
      <w:r w:rsidR="003731BA">
        <w:rPr>
          <w:color w:val="000000"/>
        </w:rPr>
        <w:t xml:space="preserve"> long enough post-</w:t>
      </w:r>
      <w:r w:rsidRPr="00A7221B">
        <w:rPr>
          <w:color w:val="000000"/>
        </w:rPr>
        <w:t>release to determine habitat selectivity</w:t>
      </w:r>
      <w:r>
        <w:rPr>
          <w:color w:val="000000"/>
        </w:rPr>
        <w:t>,</w:t>
      </w:r>
      <w:r w:rsidRPr="00A7221B">
        <w:rPr>
          <w:color w:val="000000"/>
        </w:rPr>
        <w:t xml:space="preserve"> </w:t>
      </w:r>
      <w:r>
        <w:rPr>
          <w:color w:val="000000"/>
        </w:rPr>
        <w:t>although bonytail</w:t>
      </w:r>
      <w:r w:rsidRPr="00A7221B">
        <w:rPr>
          <w:color w:val="000000"/>
        </w:rPr>
        <w:t xml:space="preserve"> were documented to utilize bulrush</w:t>
      </w:r>
      <w:r w:rsidR="00A96E71">
        <w:rPr>
          <w:color w:val="000000"/>
        </w:rPr>
        <w:t xml:space="preserve">.  </w:t>
      </w:r>
      <w:r w:rsidR="00473A85">
        <w:rPr>
          <w:color w:val="000000"/>
        </w:rPr>
        <w:t>The d</w:t>
      </w:r>
      <w:r>
        <w:rPr>
          <w:color w:val="000000"/>
        </w:rPr>
        <w:t>etection and recovery of radio tags on dry land at Laughlin Lagoon support the hypothesis that acoustic tag loss is due to the removal of study fish from the water (e.g., avian predation)</w:t>
      </w:r>
      <w:r w:rsidR="00A96E71">
        <w:rPr>
          <w:color w:val="000000"/>
        </w:rPr>
        <w:t xml:space="preserve">.  </w:t>
      </w:r>
      <w:r>
        <w:rPr>
          <w:color w:val="000000"/>
        </w:rPr>
        <w:t>Data do</w:t>
      </w:r>
      <w:r w:rsidRPr="00A7221B">
        <w:rPr>
          <w:color w:val="000000"/>
        </w:rPr>
        <w:t xml:space="preserve"> </w:t>
      </w:r>
      <w:r>
        <w:rPr>
          <w:color w:val="000000"/>
        </w:rPr>
        <w:t>not suggest that fish disperse far from release sites</w:t>
      </w:r>
      <w:r w:rsidR="00A96E71">
        <w:rPr>
          <w:color w:val="000000"/>
        </w:rPr>
        <w:t xml:space="preserve">.  </w:t>
      </w:r>
      <w:r w:rsidR="00D36AED">
        <w:rPr>
          <w:color w:val="000000"/>
        </w:rPr>
        <w:t>Off-</w:t>
      </w:r>
      <w:r>
        <w:rPr>
          <w:color w:val="000000"/>
        </w:rPr>
        <w:t xml:space="preserve">channel </w:t>
      </w:r>
      <w:r w:rsidRPr="00A7221B">
        <w:rPr>
          <w:color w:val="000000"/>
        </w:rPr>
        <w:t>location</w:t>
      </w:r>
      <w:r>
        <w:rPr>
          <w:color w:val="000000"/>
        </w:rPr>
        <w:t>s with constricted connection to the</w:t>
      </w:r>
      <w:ins w:id="526" w:author="Brian Kesner" w:date="2016-08-15T16:48:00Z">
        <w:r w:rsidR="00021463">
          <w:rPr>
            <w:color w:val="000000"/>
          </w:rPr>
          <w:t xml:space="preserve"> lower Colorado </w:t>
        </w:r>
      </w:ins>
      <w:del w:id="527" w:author="Brian Kesner" w:date="2016-08-15T16:48:00Z">
        <w:r w:rsidDel="00021463">
          <w:rPr>
            <w:color w:val="000000"/>
          </w:rPr>
          <w:delText xml:space="preserve"> </w:delText>
        </w:r>
      </w:del>
      <w:ins w:id="528" w:author="Brian Kesner" w:date="2016-08-15T16:48:00Z">
        <w:r w:rsidR="00021463">
          <w:rPr>
            <w:color w:val="000000"/>
          </w:rPr>
          <w:t>R</w:t>
        </w:r>
      </w:ins>
      <w:commentRangeStart w:id="529"/>
      <w:del w:id="530" w:author="Brian Kesner" w:date="2016-08-15T16:48:00Z">
        <w:r w:rsidDel="00021463">
          <w:rPr>
            <w:color w:val="000000"/>
          </w:rPr>
          <w:delText>r</w:delText>
        </w:r>
      </w:del>
      <w:r>
        <w:rPr>
          <w:color w:val="000000"/>
        </w:rPr>
        <w:t>iver</w:t>
      </w:r>
      <w:commentRangeEnd w:id="529"/>
      <w:r w:rsidR="00725366">
        <w:rPr>
          <w:rStyle w:val="CommentReference"/>
        </w:rPr>
        <w:commentReference w:id="529"/>
      </w:r>
      <w:r w:rsidR="00473A85">
        <w:rPr>
          <w:color w:val="000000"/>
        </w:rPr>
        <w:t>,</w:t>
      </w:r>
      <w:r>
        <w:rPr>
          <w:color w:val="000000"/>
        </w:rPr>
        <w:t xml:space="preserve"> such as Regional Park Moabi and Laughlin Lagoon</w:t>
      </w:r>
      <w:r w:rsidR="00473A85">
        <w:rPr>
          <w:color w:val="000000"/>
        </w:rPr>
        <w:t>,</w:t>
      </w:r>
      <w:r>
        <w:rPr>
          <w:color w:val="000000"/>
        </w:rPr>
        <w:t xml:space="preserve"> are</w:t>
      </w:r>
      <w:r w:rsidRPr="00A7221B">
        <w:rPr>
          <w:color w:val="000000"/>
        </w:rPr>
        <w:t xml:space="preserve"> ideal site</w:t>
      </w:r>
      <w:r>
        <w:rPr>
          <w:color w:val="000000"/>
        </w:rPr>
        <w:t>s</w:t>
      </w:r>
      <w:r w:rsidRPr="00A7221B">
        <w:rPr>
          <w:color w:val="000000"/>
        </w:rPr>
        <w:t xml:space="preserve"> to track survival where the potential for fish to leave the study area is minimized</w:t>
      </w:r>
      <w:r w:rsidR="00A96E71">
        <w:rPr>
          <w:color w:val="000000"/>
        </w:rPr>
        <w:t xml:space="preserve">.  </w:t>
      </w:r>
      <w:r>
        <w:rPr>
          <w:color w:val="000000"/>
        </w:rPr>
        <w:t>This lack of dispersion from release site</w:t>
      </w:r>
      <w:r w:rsidR="00473A85">
        <w:rPr>
          <w:color w:val="000000"/>
        </w:rPr>
        <w:t>s</w:t>
      </w:r>
      <w:r>
        <w:rPr>
          <w:color w:val="000000"/>
        </w:rPr>
        <w:t xml:space="preserve"> also allows PIT scanning to effectively contact bonytail weeks after stocking</w:t>
      </w:r>
      <w:r w:rsidR="00A96E71">
        <w:rPr>
          <w:color w:val="000000"/>
        </w:rPr>
        <w:t xml:space="preserve">.  </w:t>
      </w:r>
      <w:r>
        <w:rPr>
          <w:color w:val="000000"/>
        </w:rPr>
        <w:t>However, to date</w:t>
      </w:r>
      <w:r w:rsidR="00473A85">
        <w:rPr>
          <w:color w:val="000000"/>
        </w:rPr>
        <w:t>,</w:t>
      </w:r>
      <w:r>
        <w:rPr>
          <w:color w:val="000000"/>
        </w:rPr>
        <w:t xml:space="preserve"> it has not been possible to utilize the acquired contact data to reliably estimate post-stocking survival.</w:t>
      </w:r>
    </w:p>
    <w:p w14:paraId="1B320488" w14:textId="77777777" w:rsidR="005F0C40" w:rsidRPr="00A7221B" w:rsidRDefault="005F0C40" w:rsidP="001B318F">
      <w:pPr>
        <w:rPr>
          <w:color w:val="000000"/>
        </w:rPr>
      </w:pPr>
    </w:p>
    <w:p w14:paraId="348174E6" w14:textId="77777777" w:rsidR="00A757C6" w:rsidRPr="00A7221B" w:rsidRDefault="00A757C6" w:rsidP="001B318F">
      <w:pPr>
        <w:rPr>
          <w:rFonts w:eastAsiaTheme="minorHAnsi"/>
        </w:rPr>
      </w:pPr>
    </w:p>
    <w:p w14:paraId="656E620F" w14:textId="77777777" w:rsidR="00A757C6" w:rsidRDefault="00A757C6" w:rsidP="005F0C40">
      <w:pPr>
        <w:pStyle w:val="Heading2"/>
      </w:pPr>
      <w:bookmarkStart w:id="531" w:name="_Toc456938203"/>
      <w:r w:rsidRPr="00064588">
        <w:t>Survival</w:t>
      </w:r>
      <w:bookmarkEnd w:id="531"/>
    </w:p>
    <w:p w14:paraId="68E498C4" w14:textId="77777777" w:rsidR="005F0C40" w:rsidRDefault="005F0C40" w:rsidP="001B318F">
      <w:pPr>
        <w:rPr>
          <w:color w:val="000000"/>
        </w:rPr>
      </w:pPr>
    </w:p>
    <w:p w14:paraId="56B4D6BA" w14:textId="612F94C2" w:rsidR="00A757C6" w:rsidRDefault="005F0C40" w:rsidP="001B318F">
      <w:pPr>
        <w:rPr>
          <w:color w:val="000000"/>
        </w:rPr>
      </w:pPr>
      <w:r>
        <w:rPr>
          <w:color w:val="000000"/>
        </w:rPr>
        <w:t>Long-</w:t>
      </w:r>
      <w:r w:rsidR="00A757C6" w:rsidRPr="00A138E8">
        <w:rPr>
          <w:color w:val="000000"/>
        </w:rPr>
        <w:t xml:space="preserve">term survival from the bonytail stocking program </w:t>
      </w:r>
      <w:r w:rsidR="00A757C6">
        <w:rPr>
          <w:color w:val="000000"/>
        </w:rPr>
        <w:t>appears to be very low</w:t>
      </w:r>
      <w:r w:rsidR="00A96E71">
        <w:rPr>
          <w:color w:val="000000"/>
        </w:rPr>
        <w:t xml:space="preserve">.  </w:t>
      </w:r>
      <w:r w:rsidR="00A757C6">
        <w:rPr>
          <w:color w:val="000000"/>
        </w:rPr>
        <w:t xml:space="preserve">Of approximately 55,000 bonytail stocked into </w:t>
      </w:r>
      <w:r>
        <w:rPr>
          <w:color w:val="000000"/>
        </w:rPr>
        <w:t>Lake Havasu with PIT tags (1993</w:t>
      </w:r>
      <w:r w:rsidR="00A757C6">
        <w:rPr>
          <w:color w:val="000000"/>
        </w:rPr>
        <w:t xml:space="preserve">–2014), </w:t>
      </w:r>
      <w:r w:rsidR="00A757C6" w:rsidRPr="00A138E8">
        <w:rPr>
          <w:color w:val="000000"/>
        </w:rPr>
        <w:t xml:space="preserve">80 </w:t>
      </w:r>
      <w:r w:rsidR="00A757C6">
        <w:rPr>
          <w:color w:val="000000"/>
        </w:rPr>
        <w:t>have been captured</w:t>
      </w:r>
      <w:r w:rsidR="00A757C6" w:rsidRPr="00A138E8">
        <w:rPr>
          <w:color w:val="000000"/>
        </w:rPr>
        <w:t xml:space="preserve"> during monitoring</w:t>
      </w:r>
      <w:r w:rsidR="00A757C6">
        <w:rPr>
          <w:color w:val="000000"/>
        </w:rPr>
        <w:t xml:space="preserve"> since 1993, and </w:t>
      </w:r>
      <w:r w:rsidR="00A757C6" w:rsidRPr="00A138E8">
        <w:rPr>
          <w:color w:val="000000"/>
        </w:rPr>
        <w:t xml:space="preserve">only </w:t>
      </w:r>
      <w:r w:rsidR="00473A85">
        <w:rPr>
          <w:color w:val="000000"/>
        </w:rPr>
        <w:t>3</w:t>
      </w:r>
      <w:r w:rsidR="00A757C6" w:rsidRPr="00A138E8">
        <w:rPr>
          <w:color w:val="000000"/>
        </w:rPr>
        <w:t xml:space="preserve"> were recaptured more than a year after </w:t>
      </w:r>
      <w:r w:rsidR="00A757C6">
        <w:rPr>
          <w:color w:val="000000"/>
        </w:rPr>
        <w:t>release</w:t>
      </w:r>
      <w:r w:rsidR="00A96E71">
        <w:rPr>
          <w:color w:val="000000"/>
        </w:rPr>
        <w:t xml:space="preserve">.  </w:t>
      </w:r>
      <w:r w:rsidR="00A757C6">
        <w:rPr>
          <w:color w:val="000000"/>
        </w:rPr>
        <w:t>R</w:t>
      </w:r>
      <w:r w:rsidR="00A757C6" w:rsidRPr="00A138E8">
        <w:rPr>
          <w:color w:val="000000"/>
        </w:rPr>
        <w:t>emote PIT scanning</w:t>
      </w:r>
      <w:r w:rsidR="00A757C6">
        <w:rPr>
          <w:color w:val="000000"/>
        </w:rPr>
        <w:t xml:space="preserve"> began in 2011</w:t>
      </w:r>
      <w:r w:rsidR="00473A85">
        <w:rPr>
          <w:color w:val="000000"/>
        </w:rPr>
        <w:t>, </w:t>
      </w:r>
      <w:r w:rsidR="00A757C6">
        <w:rPr>
          <w:color w:val="000000"/>
        </w:rPr>
        <w:t>and since then</w:t>
      </w:r>
      <w:r w:rsidR="00473A85">
        <w:rPr>
          <w:color w:val="000000"/>
        </w:rPr>
        <w:t>,</w:t>
      </w:r>
      <w:r w:rsidR="00A757C6">
        <w:rPr>
          <w:color w:val="000000"/>
        </w:rPr>
        <w:t xml:space="preserve"> 1,832</w:t>
      </w:r>
      <w:r w:rsidR="00A757C6" w:rsidRPr="00A138E8">
        <w:rPr>
          <w:color w:val="000000"/>
        </w:rPr>
        <w:t xml:space="preserve"> bonytail have been contacted</w:t>
      </w:r>
      <w:r w:rsidR="00A757C6">
        <w:rPr>
          <w:color w:val="000000"/>
        </w:rPr>
        <w:t xml:space="preserve"> (of approx</w:t>
      </w:r>
      <w:r w:rsidR="00473A85">
        <w:rPr>
          <w:color w:val="000000"/>
        </w:rPr>
        <w:t>imately 25,000 stocked with 134-</w:t>
      </w:r>
      <w:r w:rsidR="00A757C6">
        <w:rPr>
          <w:color w:val="000000"/>
        </w:rPr>
        <w:t>kHz PIT tags)</w:t>
      </w:r>
      <w:r w:rsidR="00473A85">
        <w:rPr>
          <w:color w:val="000000"/>
        </w:rPr>
        <w:t>,</w:t>
      </w:r>
      <w:r w:rsidR="00A757C6" w:rsidRPr="00A138E8">
        <w:rPr>
          <w:color w:val="000000"/>
        </w:rPr>
        <w:t xml:space="preserve"> and of these, </w:t>
      </w:r>
      <w:r w:rsidR="00473A85">
        <w:rPr>
          <w:color w:val="000000"/>
        </w:rPr>
        <w:t>6</w:t>
      </w:r>
      <w:r w:rsidR="00A757C6" w:rsidRPr="00A138E8">
        <w:rPr>
          <w:color w:val="000000"/>
        </w:rPr>
        <w:t xml:space="preserve"> bonytail were </w:t>
      </w:r>
      <w:r w:rsidR="003731BA">
        <w:rPr>
          <w:color w:val="000000"/>
        </w:rPr>
        <w:t>contacted more than a year post-</w:t>
      </w:r>
      <w:r w:rsidR="00A757C6" w:rsidRPr="00A138E8">
        <w:rPr>
          <w:color w:val="000000"/>
        </w:rPr>
        <w:t>stocking</w:t>
      </w:r>
      <w:r w:rsidR="00473A85">
        <w:rPr>
          <w:color w:val="000000"/>
        </w:rPr>
        <w:t>,</w:t>
      </w:r>
      <w:r w:rsidR="00A757C6">
        <w:rPr>
          <w:color w:val="000000"/>
        </w:rPr>
        <w:t xml:space="preserve"> and only 175 were at large for more t</w:t>
      </w:r>
      <w:r w:rsidR="003664BE">
        <w:rPr>
          <w:color w:val="000000"/>
        </w:rPr>
        <w:t>han 30 days (unpublished data, L</w:t>
      </w:r>
      <w:r w:rsidR="00A757C6">
        <w:rPr>
          <w:color w:val="000000"/>
        </w:rPr>
        <w:t xml:space="preserve">ower Colorado River </w:t>
      </w:r>
      <w:r w:rsidR="003664BE">
        <w:rPr>
          <w:color w:val="000000"/>
        </w:rPr>
        <w:t>N</w:t>
      </w:r>
      <w:r w:rsidR="00A757C6">
        <w:rPr>
          <w:color w:val="000000"/>
        </w:rPr>
        <w:t xml:space="preserve">ative </w:t>
      </w:r>
      <w:r w:rsidR="003664BE">
        <w:rPr>
          <w:color w:val="000000"/>
        </w:rPr>
        <w:t>F</w:t>
      </w:r>
      <w:r w:rsidR="00A757C6">
        <w:rPr>
          <w:color w:val="000000"/>
        </w:rPr>
        <w:t xml:space="preserve">ish </w:t>
      </w:r>
      <w:r w:rsidR="003664BE">
        <w:rPr>
          <w:color w:val="000000"/>
        </w:rPr>
        <w:t>D</w:t>
      </w:r>
      <w:r w:rsidR="00A757C6">
        <w:rPr>
          <w:color w:val="000000"/>
        </w:rPr>
        <w:t>atabase)</w:t>
      </w:r>
      <w:r w:rsidR="00A96E71">
        <w:rPr>
          <w:color w:val="000000"/>
        </w:rPr>
        <w:t xml:space="preserve">.  </w:t>
      </w:r>
      <w:r w:rsidR="00A757C6">
        <w:rPr>
          <w:color w:val="000000"/>
        </w:rPr>
        <w:t>Low survival is supported by</w:t>
      </w:r>
      <w:r w:rsidR="00A757C6" w:rsidRPr="00A138E8">
        <w:rPr>
          <w:color w:val="000000"/>
        </w:rPr>
        <w:t xml:space="preserve"> </w:t>
      </w:r>
      <w:r w:rsidR="00473A85">
        <w:rPr>
          <w:color w:val="000000"/>
        </w:rPr>
        <w:t>the</w:t>
      </w:r>
      <w:r w:rsidR="00A757C6" w:rsidRPr="00A138E8">
        <w:rPr>
          <w:color w:val="000000"/>
        </w:rPr>
        <w:t xml:space="preserve"> study results in which </w:t>
      </w:r>
      <w:r w:rsidR="00473A85">
        <w:rPr>
          <w:color w:val="000000"/>
        </w:rPr>
        <w:t>one-</w:t>
      </w:r>
      <w:r w:rsidR="00A757C6">
        <w:rPr>
          <w:color w:val="000000"/>
        </w:rPr>
        <w:t xml:space="preserve">half of all </w:t>
      </w:r>
      <w:r w:rsidR="00A757C6" w:rsidRPr="00A138E8">
        <w:rPr>
          <w:color w:val="000000"/>
        </w:rPr>
        <w:t xml:space="preserve">telemetry study </w:t>
      </w:r>
      <w:r w:rsidR="00A757C6">
        <w:rPr>
          <w:color w:val="000000"/>
        </w:rPr>
        <w:t xml:space="preserve">fish were determined mortalities, with most of the mortalities occurring </w:t>
      </w:r>
      <w:r w:rsidR="00A757C6" w:rsidRPr="00A138E8">
        <w:rPr>
          <w:color w:val="000000"/>
        </w:rPr>
        <w:t>less than a month after release</w:t>
      </w:r>
      <w:r w:rsidR="00A96E71">
        <w:rPr>
          <w:color w:val="000000"/>
        </w:rPr>
        <w:t xml:space="preserve">.  </w:t>
      </w:r>
      <w:r w:rsidR="00A757C6" w:rsidRPr="00A138E8">
        <w:rPr>
          <w:color w:val="000000"/>
        </w:rPr>
        <w:t xml:space="preserve">PIT scanning contacts </w:t>
      </w:r>
      <w:r w:rsidR="00A757C6">
        <w:rPr>
          <w:color w:val="000000"/>
        </w:rPr>
        <w:t xml:space="preserve">also declined to less than half of </w:t>
      </w:r>
      <w:r w:rsidR="00473A85">
        <w:rPr>
          <w:color w:val="000000"/>
        </w:rPr>
        <w:t xml:space="preserve">the </w:t>
      </w:r>
      <w:r w:rsidR="00A757C6">
        <w:rPr>
          <w:color w:val="000000"/>
        </w:rPr>
        <w:t xml:space="preserve">total contacts </w:t>
      </w:r>
      <w:r w:rsidR="003731BA">
        <w:rPr>
          <w:color w:val="000000"/>
        </w:rPr>
        <w:t xml:space="preserve">after </w:t>
      </w:r>
      <w:r w:rsidR="00473A85">
        <w:rPr>
          <w:color w:val="000000"/>
        </w:rPr>
        <w:t>2</w:t>
      </w:r>
      <w:r w:rsidR="003731BA">
        <w:rPr>
          <w:color w:val="000000"/>
        </w:rPr>
        <w:t xml:space="preserve"> weeks post-</w:t>
      </w:r>
      <w:r w:rsidR="00A757C6" w:rsidRPr="00A138E8">
        <w:rPr>
          <w:color w:val="000000"/>
        </w:rPr>
        <w:t>release</w:t>
      </w:r>
      <w:r w:rsidR="00473A85">
        <w:rPr>
          <w:color w:val="000000"/>
        </w:rPr>
        <w:t>,</w:t>
      </w:r>
      <w:r w:rsidR="00A757C6">
        <w:rPr>
          <w:color w:val="000000"/>
        </w:rPr>
        <w:t xml:space="preserve"> and extensive PIT scannin</w:t>
      </w:r>
      <w:r w:rsidR="00473A85">
        <w:rPr>
          <w:color w:val="000000"/>
        </w:rPr>
        <w:t>g conducted within the reach had</w:t>
      </w:r>
      <w:r w:rsidR="00A757C6">
        <w:rPr>
          <w:color w:val="000000"/>
        </w:rPr>
        <w:t xml:space="preserve"> contacted few bonytail while at the same time contacting thousands of razorback sucker</w:t>
      </w:r>
      <w:r w:rsidR="00473A85">
        <w:rPr>
          <w:color w:val="000000"/>
        </w:rPr>
        <w:t>s</w:t>
      </w:r>
      <w:r w:rsidR="00A757C6" w:rsidRPr="00A138E8">
        <w:rPr>
          <w:color w:val="000000"/>
        </w:rPr>
        <w:t>.</w:t>
      </w:r>
    </w:p>
    <w:p w14:paraId="729E9261" w14:textId="77777777" w:rsidR="00A757C6" w:rsidRDefault="00A757C6" w:rsidP="001B318F">
      <w:pPr>
        <w:rPr>
          <w:color w:val="000000"/>
        </w:rPr>
      </w:pPr>
    </w:p>
    <w:p w14:paraId="48629A42" w14:textId="05BB62AC" w:rsidR="00A757C6" w:rsidRDefault="00473A85" w:rsidP="001B318F">
      <w:pPr>
        <w:rPr>
          <w:color w:val="000000"/>
        </w:rPr>
      </w:pPr>
      <w:r>
        <w:rPr>
          <w:rFonts w:eastAsiaTheme="minorHAnsi"/>
        </w:rPr>
        <w:t>While long-</w:t>
      </w:r>
      <w:r w:rsidR="00A757C6">
        <w:rPr>
          <w:rFonts w:eastAsiaTheme="minorHAnsi"/>
        </w:rPr>
        <w:t xml:space="preserve">term survival across all study sites was low, there </w:t>
      </w:r>
      <w:r>
        <w:rPr>
          <w:rFonts w:eastAsiaTheme="minorHAnsi"/>
        </w:rPr>
        <w:t>were minor differences in short-</w:t>
      </w:r>
      <w:r w:rsidR="00A757C6">
        <w:rPr>
          <w:rFonts w:eastAsiaTheme="minorHAnsi"/>
        </w:rPr>
        <w:t>term survival</w:t>
      </w:r>
      <w:r w:rsidR="00A96E71">
        <w:rPr>
          <w:rFonts w:eastAsiaTheme="minorHAnsi"/>
        </w:rPr>
        <w:t xml:space="preserve">.  </w:t>
      </w:r>
      <w:r>
        <w:rPr>
          <w:rFonts w:eastAsiaTheme="minorHAnsi"/>
        </w:rPr>
        <w:t>The d</w:t>
      </w:r>
      <w:r w:rsidR="00A757C6">
        <w:rPr>
          <w:color w:val="000000"/>
        </w:rPr>
        <w:t>ecline in contacts was slower for both telemetry study fish and stocked PIT-tagged fish during tracking and scanning at Laughlin Lagoon though overall apparent survival was low</w:t>
      </w:r>
      <w:r w:rsidR="00A96E71">
        <w:rPr>
          <w:color w:val="000000"/>
        </w:rPr>
        <w:t xml:space="preserve">.  </w:t>
      </w:r>
      <w:r w:rsidR="00A757C6">
        <w:rPr>
          <w:color w:val="000000"/>
        </w:rPr>
        <w:t xml:space="preserve">Mortality was highest at </w:t>
      </w:r>
      <w:r w:rsidR="00E74FBD">
        <w:rPr>
          <w:color w:val="000000"/>
        </w:rPr>
        <w:t xml:space="preserve">the </w:t>
      </w:r>
      <w:r w:rsidR="00A757C6">
        <w:rPr>
          <w:color w:val="000000"/>
        </w:rPr>
        <w:t>Bill Williams River in both spring and autumn</w:t>
      </w:r>
      <w:r w:rsidR="00A96E71">
        <w:rPr>
          <w:color w:val="000000"/>
        </w:rPr>
        <w:t xml:space="preserve">.  </w:t>
      </w:r>
      <w:r w:rsidR="0013570E">
        <w:rPr>
          <w:color w:val="000000"/>
        </w:rPr>
        <w:t>All fish released</w:t>
      </w:r>
      <w:r w:rsidR="0013570E">
        <w:rPr>
          <w:color w:val="000000"/>
        </w:rPr>
        <w:br/>
      </w:r>
      <w:r w:rsidR="00A757C6">
        <w:rPr>
          <w:color w:val="000000"/>
        </w:rPr>
        <w:t>(N</w:t>
      </w:r>
      <w:r w:rsidR="009B3567">
        <w:rPr>
          <w:color w:val="000000"/>
        </w:rPr>
        <w:t xml:space="preserve"> = </w:t>
      </w:r>
      <w:r w:rsidR="00A757C6">
        <w:rPr>
          <w:color w:val="000000"/>
        </w:rPr>
        <w:t>6) in spring 2013 were determined morta</w:t>
      </w:r>
      <w:r w:rsidR="00A410ED">
        <w:rPr>
          <w:color w:val="000000"/>
        </w:rPr>
        <w:t xml:space="preserve">lities less than </w:t>
      </w:r>
      <w:r w:rsidR="00D040C2">
        <w:rPr>
          <w:color w:val="000000"/>
        </w:rPr>
        <w:t>2</w:t>
      </w:r>
      <w:r w:rsidR="00A410ED">
        <w:rPr>
          <w:color w:val="000000"/>
        </w:rPr>
        <w:t xml:space="preserve"> weeks post-</w:t>
      </w:r>
      <w:r w:rsidR="00A757C6">
        <w:rPr>
          <w:color w:val="000000"/>
        </w:rPr>
        <w:t>release</w:t>
      </w:r>
      <w:r>
        <w:rPr>
          <w:color w:val="000000"/>
        </w:rPr>
        <w:t>,</w:t>
      </w:r>
      <w:r w:rsidR="00A757C6">
        <w:rPr>
          <w:color w:val="000000"/>
        </w:rPr>
        <w:t xml:space="preserve"> </w:t>
      </w:r>
      <w:r w:rsidR="00A757C6" w:rsidRPr="005B025D">
        <w:t xml:space="preserve">and 89% </w:t>
      </w:r>
      <w:r w:rsidR="00A757C6">
        <w:rPr>
          <w:color w:val="000000"/>
        </w:rPr>
        <w:t>were determined mort</w:t>
      </w:r>
      <w:r w:rsidR="003731BA">
        <w:rPr>
          <w:color w:val="000000"/>
        </w:rPr>
        <w:t xml:space="preserve">alities within </w:t>
      </w:r>
      <w:r>
        <w:rPr>
          <w:color w:val="000000"/>
        </w:rPr>
        <w:t>8</w:t>
      </w:r>
      <w:r w:rsidR="003731BA">
        <w:rPr>
          <w:color w:val="000000"/>
        </w:rPr>
        <w:t xml:space="preserve"> weeks post-</w:t>
      </w:r>
      <w:r w:rsidR="00A757C6">
        <w:rPr>
          <w:color w:val="000000"/>
        </w:rPr>
        <w:t>release during autumn 2014</w:t>
      </w:r>
      <w:r w:rsidR="00A96E71">
        <w:rPr>
          <w:color w:val="000000"/>
        </w:rPr>
        <w:t xml:space="preserve">.  </w:t>
      </w:r>
      <w:r>
        <w:rPr>
          <w:color w:val="000000"/>
        </w:rPr>
        <w:t>M</w:t>
      </w:r>
      <w:r w:rsidR="00A757C6" w:rsidRPr="000D0355">
        <w:t xml:space="preserve">ortalities </w:t>
      </w:r>
      <w:r>
        <w:t xml:space="preserve">cannot be attributed </w:t>
      </w:r>
      <w:r w:rsidR="00A757C6" w:rsidRPr="000D0355">
        <w:t>to surgical techniques</w:t>
      </w:r>
      <w:r w:rsidR="00A757C6">
        <w:rPr>
          <w:color w:val="000000"/>
        </w:rPr>
        <w:t xml:space="preserve"> based on the prolon</w:t>
      </w:r>
      <w:r w:rsidR="00EA0F0F">
        <w:rPr>
          <w:color w:val="000000"/>
        </w:rPr>
        <w:t>ged survival of dummy-</w:t>
      </w:r>
      <w:r w:rsidR="00A757C6">
        <w:rPr>
          <w:color w:val="000000"/>
        </w:rPr>
        <w:t>tagged fish</w:t>
      </w:r>
      <w:r w:rsidR="005F0C40">
        <w:rPr>
          <w:color w:val="000000"/>
        </w:rPr>
        <w:t xml:space="preserve"> compared to study fish at the Bill </w:t>
      </w:r>
      <w:r w:rsidR="00A757C6">
        <w:rPr>
          <w:color w:val="000000"/>
        </w:rPr>
        <w:t xml:space="preserve">Williams River in autumn 2014, </w:t>
      </w:r>
      <w:r>
        <w:rPr>
          <w:color w:val="000000"/>
        </w:rPr>
        <w:t xml:space="preserve">the </w:t>
      </w:r>
      <w:r w:rsidR="00A757C6">
        <w:rPr>
          <w:color w:val="000000"/>
        </w:rPr>
        <w:t xml:space="preserve">good condition of study fish </w:t>
      </w:r>
      <w:r>
        <w:rPr>
          <w:color w:val="000000"/>
        </w:rPr>
        <w:t xml:space="preserve">1 </w:t>
      </w:r>
      <w:r w:rsidR="00A757C6">
        <w:rPr>
          <w:color w:val="000000"/>
        </w:rPr>
        <w:t>week post-surgery prior to release at Laughlin Lagoon, work by</w:t>
      </w:r>
      <w:r w:rsidR="005F0C40">
        <w:rPr>
          <w:color w:val="000000"/>
        </w:rPr>
        <w:t xml:space="preserve"> Karam et al</w:t>
      </w:r>
      <w:r w:rsidR="00A96E71">
        <w:rPr>
          <w:color w:val="000000"/>
        </w:rPr>
        <w:t>.</w:t>
      </w:r>
      <w:r w:rsidR="001A6E9F">
        <w:rPr>
          <w:color w:val="000000"/>
        </w:rPr>
        <w:t xml:space="preserve"> </w:t>
      </w:r>
      <w:r w:rsidR="005F0C40">
        <w:rPr>
          <w:color w:val="000000"/>
        </w:rPr>
        <w:t>(2011) with dummy-</w:t>
      </w:r>
      <w:r w:rsidR="00A757C6">
        <w:rPr>
          <w:color w:val="000000"/>
        </w:rPr>
        <w:t>tagged bonytail, a</w:t>
      </w:r>
      <w:r w:rsidR="005F0C40">
        <w:rPr>
          <w:color w:val="000000"/>
        </w:rPr>
        <w:t>nd work at Utah Lake with dummy-</w:t>
      </w:r>
      <w:r w:rsidR="00A757C6">
        <w:rPr>
          <w:color w:val="000000"/>
        </w:rPr>
        <w:t>tagged June sucker</w:t>
      </w:r>
      <w:r w:rsidR="0013570E">
        <w:rPr>
          <w:color w:val="000000"/>
        </w:rPr>
        <w:t>s</w:t>
      </w:r>
      <w:r w:rsidR="00A757C6">
        <w:rPr>
          <w:color w:val="000000"/>
        </w:rPr>
        <w:t xml:space="preserve"> </w:t>
      </w:r>
      <w:r w:rsidR="005F0C40">
        <w:rPr>
          <w:color w:val="000000"/>
        </w:rPr>
        <w:t>[</w:t>
      </w:r>
      <w:r w:rsidR="00A757C6" w:rsidRPr="00EF4998">
        <w:rPr>
          <w:i/>
          <w:color w:val="000000"/>
        </w:rPr>
        <w:t>Cha</w:t>
      </w:r>
      <w:r w:rsidR="00A757C6" w:rsidRPr="003C07F4">
        <w:rPr>
          <w:i/>
          <w:color w:val="000000"/>
        </w:rPr>
        <w:t>smistes lioru</w:t>
      </w:r>
      <w:r w:rsidR="00A757C6" w:rsidRPr="00EF4998">
        <w:rPr>
          <w:i/>
          <w:color w:val="000000"/>
        </w:rPr>
        <w:t>s</w:t>
      </w:r>
      <w:r w:rsidR="005F0C40">
        <w:rPr>
          <w:color w:val="000000"/>
        </w:rPr>
        <w:t>]</w:t>
      </w:r>
      <w:r w:rsidR="00A757C6">
        <w:rPr>
          <w:color w:val="000000"/>
        </w:rPr>
        <w:t>, unpublished data)</w:t>
      </w:r>
      <w:r w:rsidR="00A757C6" w:rsidRPr="000D0355">
        <w:t>.</w:t>
      </w:r>
    </w:p>
    <w:p w14:paraId="09C4BBF5" w14:textId="2B8E83AC" w:rsidR="005F0C40" w:rsidRDefault="005F0C40">
      <w:pPr>
        <w:rPr>
          <w:color w:val="000000"/>
        </w:rPr>
      </w:pPr>
      <w:r>
        <w:rPr>
          <w:color w:val="000000"/>
        </w:rPr>
        <w:br w:type="page"/>
      </w:r>
    </w:p>
    <w:p w14:paraId="5B6B61A5" w14:textId="252B2411" w:rsidR="00A757C6" w:rsidRDefault="00473A85" w:rsidP="001B318F">
      <w:pPr>
        <w:rPr>
          <w:rFonts w:eastAsiaTheme="minorHAnsi"/>
        </w:rPr>
      </w:pPr>
      <w:r>
        <w:rPr>
          <w:rFonts w:eastAsiaTheme="minorHAnsi"/>
        </w:rPr>
        <w:lastRenderedPageBreak/>
        <w:t>The c</w:t>
      </w:r>
      <w:r w:rsidR="00A757C6">
        <w:rPr>
          <w:rFonts w:eastAsiaTheme="minorHAnsi"/>
        </w:rPr>
        <w:t xml:space="preserve">omparison of different release sites within a study area did not offer insight </w:t>
      </w:r>
      <w:r>
        <w:rPr>
          <w:rFonts w:eastAsiaTheme="minorHAnsi"/>
        </w:rPr>
        <w:t>in</w:t>
      </w:r>
      <w:r w:rsidR="00A757C6">
        <w:rPr>
          <w:rFonts w:eastAsiaTheme="minorHAnsi"/>
        </w:rPr>
        <w:t>to bonytail behavior or improved survival</w:t>
      </w:r>
      <w:r w:rsidR="00A96E71">
        <w:rPr>
          <w:rFonts w:eastAsiaTheme="minorHAnsi"/>
        </w:rPr>
        <w:t xml:space="preserve">.  </w:t>
      </w:r>
      <w:r w:rsidR="00F05759">
        <w:rPr>
          <w:rFonts w:eastAsiaTheme="minorHAnsi"/>
        </w:rPr>
        <w:t>The m</w:t>
      </w:r>
      <w:r w:rsidR="00A757C6">
        <w:rPr>
          <w:rFonts w:eastAsiaTheme="minorHAnsi"/>
        </w:rPr>
        <w:t>ea</w:t>
      </w:r>
      <w:r w:rsidR="003731BA">
        <w:rPr>
          <w:rFonts w:eastAsiaTheme="minorHAnsi"/>
        </w:rPr>
        <w:t>n number of weeks survived post-</w:t>
      </w:r>
      <w:r w:rsidR="00A757C6">
        <w:rPr>
          <w:rFonts w:eastAsiaTheme="minorHAnsi"/>
        </w:rPr>
        <w:t>release w</w:t>
      </w:r>
      <w:r>
        <w:rPr>
          <w:rFonts w:eastAsiaTheme="minorHAnsi"/>
        </w:rPr>
        <w:t>as</w:t>
      </w:r>
      <w:r w:rsidR="00A757C6">
        <w:rPr>
          <w:rFonts w:eastAsiaTheme="minorHAnsi"/>
        </w:rPr>
        <w:t xml:space="preserve"> similar at the launch and inlet release sites (3.2 </w:t>
      </w:r>
      <w:r>
        <w:rPr>
          <w:rFonts w:eastAsiaTheme="minorHAnsi"/>
        </w:rPr>
        <w:t xml:space="preserve">and </w:t>
      </w:r>
      <w:r w:rsidR="00A757C6">
        <w:rPr>
          <w:rFonts w:eastAsiaTheme="minorHAnsi"/>
        </w:rPr>
        <w:t>3.3</w:t>
      </w:r>
      <w:r w:rsidR="0013570E">
        <w:rPr>
          <w:rFonts w:eastAsiaTheme="minorHAnsi"/>
        </w:rPr>
        <w:t>,</w:t>
      </w:r>
      <w:r w:rsidR="00A757C6">
        <w:rPr>
          <w:rFonts w:eastAsiaTheme="minorHAnsi"/>
        </w:rPr>
        <w:t xml:space="preserve"> respectively) at </w:t>
      </w:r>
      <w:r w:rsidR="00E74FBD">
        <w:rPr>
          <w:rFonts w:eastAsiaTheme="minorHAnsi"/>
        </w:rPr>
        <w:t xml:space="preserve">the </w:t>
      </w:r>
      <w:r w:rsidR="00A757C6">
        <w:rPr>
          <w:rFonts w:eastAsiaTheme="minorHAnsi"/>
        </w:rPr>
        <w:t xml:space="preserve">Bill Williams River in autumn, although the </w:t>
      </w:r>
      <w:r>
        <w:rPr>
          <w:rFonts w:eastAsiaTheme="minorHAnsi"/>
        </w:rPr>
        <w:t>1</w:t>
      </w:r>
      <w:r w:rsidR="00A757C6">
        <w:rPr>
          <w:rFonts w:eastAsiaTheme="minorHAnsi"/>
        </w:rPr>
        <w:t xml:space="preserve"> active fish and </w:t>
      </w:r>
      <w:r>
        <w:rPr>
          <w:rFonts w:eastAsiaTheme="minorHAnsi"/>
        </w:rPr>
        <w:t>1</w:t>
      </w:r>
      <w:r w:rsidR="00A757C6">
        <w:rPr>
          <w:rFonts w:eastAsiaTheme="minorHAnsi"/>
        </w:rPr>
        <w:t xml:space="preserve"> lost fish both originated from the inlet release</w:t>
      </w:r>
      <w:r w:rsidR="00A96E71">
        <w:rPr>
          <w:rFonts w:eastAsiaTheme="minorHAnsi"/>
        </w:rPr>
        <w:t xml:space="preserve">.  </w:t>
      </w:r>
      <w:r w:rsidR="00A757C6">
        <w:rPr>
          <w:rFonts w:eastAsiaTheme="minorHAnsi"/>
        </w:rPr>
        <w:t xml:space="preserve">Results from backwater and main channel release sites at Blankenship Bend across seasons were inconsistent in </w:t>
      </w:r>
      <w:r>
        <w:rPr>
          <w:rFonts w:eastAsiaTheme="minorHAnsi"/>
        </w:rPr>
        <w:t xml:space="preserve">the </w:t>
      </w:r>
      <w:r w:rsidR="00A757C6">
        <w:rPr>
          <w:rFonts w:eastAsiaTheme="minorHAnsi"/>
        </w:rPr>
        <w:t>number of active fish by the end of the study</w:t>
      </w:r>
      <w:r w:rsidR="00A96E71">
        <w:rPr>
          <w:rFonts w:eastAsiaTheme="minorHAnsi"/>
        </w:rPr>
        <w:t xml:space="preserve">.  </w:t>
      </w:r>
      <w:r w:rsidR="00A757C6">
        <w:rPr>
          <w:rFonts w:eastAsiaTheme="minorHAnsi"/>
        </w:rPr>
        <w:t xml:space="preserve">However, study fish from the Blankenship Bend spring 2014 telemetry study iteration were obtained from </w:t>
      </w:r>
      <w:r w:rsidR="004F345F">
        <w:rPr>
          <w:rFonts w:eastAsiaTheme="minorHAnsi"/>
        </w:rPr>
        <w:t xml:space="preserve">the </w:t>
      </w:r>
      <w:r w:rsidR="00A757C6">
        <w:rPr>
          <w:rFonts w:eastAsiaTheme="minorHAnsi"/>
        </w:rPr>
        <w:t>Cibola High Levee Pond and temporarily held at a hatchery</w:t>
      </w:r>
      <w:r>
        <w:rPr>
          <w:rFonts w:eastAsiaTheme="minorHAnsi"/>
        </w:rPr>
        <w:t>,</w:t>
      </w:r>
      <w:r w:rsidR="00A757C6">
        <w:rPr>
          <w:rFonts w:eastAsiaTheme="minorHAnsi"/>
        </w:rPr>
        <w:t xml:space="preserve"> whereas all other study fish were reared and harvested from a hatchery</w:t>
      </w:r>
      <w:r w:rsidR="00A96E71">
        <w:rPr>
          <w:rFonts w:eastAsiaTheme="minorHAnsi"/>
        </w:rPr>
        <w:t xml:space="preserve">.  </w:t>
      </w:r>
      <w:r w:rsidR="00A757C6">
        <w:rPr>
          <w:rFonts w:eastAsiaTheme="minorHAnsi"/>
        </w:rPr>
        <w:t>Hatchery rearing may have unknown effects on bonytail behavior or survival.</w:t>
      </w:r>
    </w:p>
    <w:p w14:paraId="418DE742" w14:textId="77777777" w:rsidR="00A757C6" w:rsidRPr="007545CC" w:rsidRDefault="00A757C6" w:rsidP="001B318F">
      <w:pPr>
        <w:rPr>
          <w:rFonts w:eastAsiaTheme="minorHAnsi"/>
        </w:rPr>
      </w:pPr>
    </w:p>
    <w:p w14:paraId="7BEDB387" w14:textId="1392B453" w:rsidR="00A757C6" w:rsidRDefault="00A757C6" w:rsidP="001B318F">
      <w:pPr>
        <w:rPr>
          <w:rFonts w:eastAsiaTheme="minorHAnsi"/>
        </w:rPr>
      </w:pPr>
      <w:r>
        <w:rPr>
          <w:rFonts w:eastAsiaTheme="minorHAnsi"/>
        </w:rPr>
        <w:t>Remote PIT scanning data co</w:t>
      </w:r>
      <w:r w:rsidR="00473A85">
        <w:rPr>
          <w:rFonts w:eastAsiaTheme="minorHAnsi"/>
        </w:rPr>
        <w:t>mple</w:t>
      </w:r>
      <w:r>
        <w:rPr>
          <w:rFonts w:eastAsiaTheme="minorHAnsi"/>
        </w:rPr>
        <w:t>ment telemetry data</w:t>
      </w:r>
      <w:r w:rsidR="00473A85">
        <w:rPr>
          <w:rFonts w:eastAsiaTheme="minorHAnsi"/>
        </w:rPr>
        <w:t>,</w:t>
      </w:r>
      <w:r>
        <w:rPr>
          <w:rFonts w:eastAsiaTheme="minorHAnsi"/>
        </w:rPr>
        <w:t xml:space="preserve"> suggesting low bonytail survival with a drop off of 60 and 30% at Regional Park Moabi and Laughlin Lagoon, respectively</w:t>
      </w:r>
      <w:r w:rsidR="00260590">
        <w:rPr>
          <w:rFonts w:eastAsiaTheme="minorHAnsi"/>
        </w:rPr>
        <w:t>,</w:t>
      </w:r>
      <w:r>
        <w:rPr>
          <w:rFonts w:eastAsiaTheme="minorHAnsi"/>
        </w:rPr>
        <w:t xml:space="preserve"> within the first </w:t>
      </w:r>
      <w:r w:rsidR="003731BA">
        <w:rPr>
          <w:rFonts w:eastAsiaTheme="minorHAnsi"/>
        </w:rPr>
        <w:t>2</w:t>
      </w:r>
      <w:r w:rsidR="003731BA">
        <w:t xml:space="preserve"> weeks post-</w:t>
      </w:r>
      <w:r>
        <w:t>stocking</w:t>
      </w:r>
      <w:r w:rsidR="00A96E71">
        <w:t xml:space="preserve">.  </w:t>
      </w:r>
      <w:r>
        <w:t xml:space="preserve">Declines in survival from </w:t>
      </w:r>
      <w:r w:rsidR="003731BA">
        <w:t>the first to second week post-</w:t>
      </w:r>
      <w:r w:rsidRPr="005972CE">
        <w:t>stocking are at least 90% at other release sites, which likely represent</w:t>
      </w:r>
      <w:r w:rsidRPr="004D5EB8">
        <w:t>s</w:t>
      </w:r>
      <w:r w:rsidRPr="00AE6852">
        <w:t xml:space="preserve"> disper</w:t>
      </w:r>
      <w:r w:rsidRPr="000C65AE">
        <w:t>sal as well as mortality</w:t>
      </w:r>
      <w:r w:rsidR="00A96E71">
        <w:t>.</w:t>
      </w:r>
      <w:r w:rsidR="00473A85">
        <w:t xml:space="preserve">  </w:t>
      </w:r>
      <w:r w:rsidRPr="000C65AE">
        <w:t>Attempts to incorporate the continuous PIT scanning data collected during this project into a Barker mark-recapture model</w:t>
      </w:r>
      <w:r w:rsidRPr="00B66F85">
        <w:t xml:space="preserve"> similar to the one described in Conne</w:t>
      </w:r>
      <w:r w:rsidRPr="0064053B">
        <w:t>r et al</w:t>
      </w:r>
      <w:r w:rsidR="00A96E71">
        <w:t>.</w:t>
      </w:r>
      <w:r w:rsidR="001A6E9F">
        <w:t xml:space="preserve"> </w:t>
      </w:r>
      <w:r w:rsidRPr="0064053B">
        <w:t>(2014), and Barbour et al</w:t>
      </w:r>
      <w:r w:rsidR="00A96E71">
        <w:t>.</w:t>
      </w:r>
      <w:r w:rsidR="001A6E9F">
        <w:t xml:space="preserve"> </w:t>
      </w:r>
      <w:r w:rsidRPr="0064053B">
        <w:t>(2013</w:t>
      </w:r>
      <w:r w:rsidRPr="00427956">
        <w:t>) have been unsuccessful t</w:t>
      </w:r>
      <w:r w:rsidRPr="00106EBF">
        <w:t>o date</w:t>
      </w:r>
      <w:r w:rsidR="00A96E71">
        <w:t xml:space="preserve">.  </w:t>
      </w:r>
      <w:r w:rsidRPr="00106EBF">
        <w:t>A complex and biologically realistic model with time varying sur</w:t>
      </w:r>
      <w:r w:rsidRPr="005972CE">
        <w:t>vival and re</w:t>
      </w:r>
      <w:r w:rsidR="00473A85">
        <w:t>-</w:t>
      </w:r>
      <w:r w:rsidRPr="005972CE">
        <w:t>sight rates resulted in highly variable parameter estimates for survival and re</w:t>
      </w:r>
      <w:r w:rsidR="00473A85">
        <w:t>-</w:t>
      </w:r>
      <w:r w:rsidRPr="005972CE">
        <w:t>sight rates (nearly 0 to 1) among structural models with significant model likelihood values (</w:t>
      </w:r>
      <w:r w:rsidR="00473A85">
        <w:t>&gt;</w:t>
      </w:r>
      <w:r w:rsidRPr="005972CE">
        <w:t xml:space="preserve"> 10%)</w:t>
      </w:r>
      <w:r w:rsidR="00A96E71">
        <w:t xml:space="preserve">.  </w:t>
      </w:r>
      <w:r w:rsidRPr="005972CE">
        <w:rPr>
          <w:rFonts w:eastAsiaTheme="minorHAnsi"/>
        </w:rPr>
        <w:t>PIT scanning does indicate the possibility for some bonytail to survive for prolonged periods</w:t>
      </w:r>
      <w:r w:rsidR="00A96E71">
        <w:rPr>
          <w:rFonts w:eastAsiaTheme="minorHAnsi"/>
        </w:rPr>
        <w:t xml:space="preserve">.  </w:t>
      </w:r>
      <w:r w:rsidRPr="005972CE">
        <w:rPr>
          <w:rFonts w:eastAsiaTheme="minorHAnsi"/>
        </w:rPr>
        <w:t xml:space="preserve">Results at </w:t>
      </w:r>
      <w:r w:rsidR="00E74FBD">
        <w:rPr>
          <w:rFonts w:eastAsiaTheme="minorHAnsi"/>
        </w:rPr>
        <w:t xml:space="preserve">the </w:t>
      </w:r>
      <w:r w:rsidRPr="005972CE">
        <w:rPr>
          <w:rFonts w:eastAsiaTheme="minorHAnsi"/>
        </w:rPr>
        <w:t>Bill Williams River from October – December 2014 included contacts from</w:t>
      </w:r>
      <w:r>
        <w:rPr>
          <w:rFonts w:eastAsiaTheme="minorHAnsi"/>
        </w:rPr>
        <w:t xml:space="preserve"> one bonytail released in each of December 2010, November 2011, and October 2012</w:t>
      </w:r>
      <w:r w:rsidR="00A96E71">
        <w:rPr>
          <w:rFonts w:eastAsiaTheme="minorHAnsi"/>
        </w:rPr>
        <w:t xml:space="preserve">.  </w:t>
      </w:r>
      <w:r>
        <w:rPr>
          <w:rFonts w:eastAsiaTheme="minorHAnsi"/>
        </w:rPr>
        <w:t>No identifying data regarding these contacts are known that may provide insight as to why these fish are surviving longer than the majority of bonytail.</w:t>
      </w:r>
    </w:p>
    <w:p w14:paraId="690D391A" w14:textId="77777777" w:rsidR="00A757C6" w:rsidRDefault="00A757C6" w:rsidP="001B318F">
      <w:pPr>
        <w:rPr>
          <w:rFonts w:eastAsiaTheme="minorHAnsi"/>
        </w:rPr>
      </w:pPr>
    </w:p>
    <w:p w14:paraId="3B548C69" w14:textId="0408264B" w:rsidR="00A757C6" w:rsidRDefault="00A757C6" w:rsidP="001B318F">
      <w:pPr>
        <w:autoSpaceDE w:val="0"/>
        <w:autoSpaceDN w:val="0"/>
        <w:adjustRightInd w:val="0"/>
        <w:rPr>
          <w:color w:val="000000"/>
        </w:rPr>
      </w:pPr>
      <w:r>
        <w:rPr>
          <w:rFonts w:eastAsiaTheme="minorHAnsi"/>
        </w:rPr>
        <w:t>Lack of captures by traditional sampling methods such as trammel netting and electroshocking also suggest low survival</w:t>
      </w:r>
      <w:r w:rsidR="00A96E71">
        <w:rPr>
          <w:rFonts w:eastAsiaTheme="minorHAnsi"/>
        </w:rPr>
        <w:t>.</w:t>
      </w:r>
      <w:r w:rsidR="00473A85">
        <w:rPr>
          <w:rFonts w:eastAsiaTheme="minorHAnsi"/>
        </w:rPr>
        <w:t xml:space="preserve">  </w:t>
      </w:r>
      <w:r>
        <w:rPr>
          <w:rFonts w:eastAsiaTheme="minorHAnsi"/>
        </w:rPr>
        <w:t>During the February 2014, 2015, and 2016 “Roundups,” captures of bonytail (CPUE</w:t>
      </w:r>
      <w:r w:rsidR="009B3567">
        <w:rPr>
          <w:rFonts w:eastAsiaTheme="minorHAnsi"/>
        </w:rPr>
        <w:t xml:space="preserve"> = </w:t>
      </w:r>
      <w:r>
        <w:rPr>
          <w:rFonts w:eastAsiaTheme="minorHAnsi"/>
        </w:rPr>
        <w:t xml:space="preserve">0.20, 0, </w:t>
      </w:r>
      <w:r w:rsidR="00473A85">
        <w:rPr>
          <w:rFonts w:eastAsiaTheme="minorHAnsi"/>
        </w:rPr>
        <w:t xml:space="preserve">and </w:t>
      </w:r>
      <w:r>
        <w:rPr>
          <w:rFonts w:eastAsiaTheme="minorHAnsi"/>
        </w:rPr>
        <w:t>0</w:t>
      </w:r>
      <w:r w:rsidR="00473A85">
        <w:rPr>
          <w:rFonts w:eastAsiaTheme="minorHAnsi"/>
        </w:rPr>
        <w:t>,</w:t>
      </w:r>
      <w:r>
        <w:rPr>
          <w:rFonts w:eastAsiaTheme="minorHAnsi"/>
        </w:rPr>
        <w:t xml:space="preserve"> respectively) were low compared to netting efforts of non-native predators such as largemouth bass (CPUE</w:t>
      </w:r>
      <w:r w:rsidR="009B3567">
        <w:rPr>
          <w:rFonts w:eastAsiaTheme="minorHAnsi"/>
        </w:rPr>
        <w:t xml:space="preserve"> = </w:t>
      </w:r>
      <w:r>
        <w:rPr>
          <w:rFonts w:eastAsiaTheme="minorHAnsi"/>
        </w:rPr>
        <w:t xml:space="preserve">2.82, 2.35, </w:t>
      </w:r>
      <w:r w:rsidR="00473A85">
        <w:rPr>
          <w:rFonts w:eastAsiaTheme="minorHAnsi"/>
        </w:rPr>
        <w:t xml:space="preserve">and </w:t>
      </w:r>
      <w:r>
        <w:rPr>
          <w:rFonts w:eastAsiaTheme="minorHAnsi"/>
        </w:rPr>
        <w:t>3.03</w:t>
      </w:r>
      <w:r w:rsidR="00473A85">
        <w:rPr>
          <w:rFonts w:eastAsiaTheme="minorHAnsi"/>
        </w:rPr>
        <w:t>,</w:t>
      </w:r>
      <w:r>
        <w:rPr>
          <w:rFonts w:eastAsiaTheme="minorHAnsi"/>
        </w:rPr>
        <w:t xml:space="preserve"> respectively)</w:t>
      </w:r>
      <w:r w:rsidR="00A96E71">
        <w:rPr>
          <w:rFonts w:eastAsiaTheme="minorHAnsi"/>
        </w:rPr>
        <w:t xml:space="preserve">.  </w:t>
      </w:r>
      <w:r>
        <w:rPr>
          <w:rFonts w:eastAsiaTheme="minorHAnsi"/>
        </w:rPr>
        <w:t>The most recent bonytail stocking event was more than a year prior to the 2015 “Roundup</w:t>
      </w:r>
      <w:r w:rsidR="00473A85">
        <w:rPr>
          <w:rFonts w:eastAsiaTheme="minorHAnsi"/>
        </w:rPr>
        <w:t>,</w:t>
      </w:r>
      <w:r>
        <w:rPr>
          <w:rFonts w:eastAsiaTheme="minorHAnsi"/>
        </w:rPr>
        <w:t>” when no bonytail were captured, indicating that bonytail are not surviving long term.</w:t>
      </w:r>
    </w:p>
    <w:p w14:paraId="359B7C8D" w14:textId="77777777" w:rsidR="00A757C6" w:rsidRDefault="00A757C6" w:rsidP="001B318F">
      <w:pPr>
        <w:rPr>
          <w:color w:val="000000"/>
        </w:rPr>
      </w:pPr>
    </w:p>
    <w:p w14:paraId="2905EFFC" w14:textId="47B1ACBD" w:rsidR="00A757C6" w:rsidRDefault="00A757C6" w:rsidP="001B318F">
      <w:pPr>
        <w:rPr>
          <w:rFonts w:eastAsiaTheme="minorHAnsi"/>
        </w:rPr>
      </w:pPr>
      <w:r>
        <w:rPr>
          <w:color w:val="000000"/>
        </w:rPr>
        <w:t>Actual mortality of telemetry study fish is probably higher than reported values from stationary and recovered tags because a proportion of lost fish may be composed of unobserved mortalities caused by bird predation</w:t>
      </w:r>
      <w:r w:rsidR="00A96E71">
        <w:rPr>
          <w:color w:val="000000"/>
        </w:rPr>
        <w:t xml:space="preserve">.  </w:t>
      </w:r>
      <w:r w:rsidRPr="00EC6B9A">
        <w:rPr>
          <w:color w:val="000000"/>
        </w:rPr>
        <w:t xml:space="preserve">Thirty-six percent of </w:t>
      </w:r>
      <w:r>
        <w:rPr>
          <w:color w:val="000000"/>
        </w:rPr>
        <w:t xml:space="preserve">the Blankenship Bend study fish, </w:t>
      </w:r>
      <w:r w:rsidRPr="00EC6B9A">
        <w:rPr>
          <w:color w:val="000000"/>
        </w:rPr>
        <w:t>64% of the Regional Park Moabi study fish</w:t>
      </w:r>
      <w:r>
        <w:rPr>
          <w:color w:val="000000"/>
        </w:rPr>
        <w:t>, and 46% of the Laughlin Lagoon study fish</w:t>
      </w:r>
      <w:r w:rsidRPr="00EC6B9A">
        <w:rPr>
          <w:color w:val="000000"/>
        </w:rPr>
        <w:t xml:space="preserve"> were lost near or within the study area</w:t>
      </w:r>
      <w:r w:rsidR="00473A85">
        <w:rPr>
          <w:color w:val="000000"/>
        </w:rPr>
        <w:t>,</w:t>
      </w:r>
      <w:r w:rsidRPr="00EC6B9A">
        <w:rPr>
          <w:color w:val="000000"/>
        </w:rPr>
        <w:t xml:space="preserve"> with no indication of dispersal</w:t>
      </w:r>
      <w:r w:rsidR="00A96E71">
        <w:rPr>
          <w:color w:val="000000"/>
        </w:rPr>
        <w:t xml:space="preserve">.  </w:t>
      </w:r>
      <w:r w:rsidRPr="00EC6B9A">
        <w:rPr>
          <w:rFonts w:eastAsiaTheme="minorHAnsi"/>
        </w:rPr>
        <w:t>Lost fish may be a consequence of the densely vegetated and complex habitat</w:t>
      </w:r>
      <w:r>
        <w:rPr>
          <w:rFonts w:eastAsiaTheme="minorHAnsi"/>
        </w:rPr>
        <w:t>, wherein telemetry signals may be absorbed or scattered and thus undetec</w:t>
      </w:r>
      <w:r w:rsidR="00AD275C" w:rsidRPr="00AD275C">
        <w:rPr>
          <w:rFonts w:eastAsiaTheme="minorHAnsi"/>
        </w:rPr>
        <w:t>table</w:t>
      </w:r>
      <w:r w:rsidR="00A96E71">
        <w:rPr>
          <w:rFonts w:eastAsiaTheme="minorHAnsi"/>
        </w:rPr>
        <w:t xml:space="preserve">.  </w:t>
      </w:r>
      <w:r w:rsidRPr="00EC6B9A">
        <w:rPr>
          <w:rFonts w:eastAsiaTheme="minorHAnsi"/>
        </w:rPr>
        <w:t xml:space="preserve">Blankenship Bend, for instance, </w:t>
      </w:r>
      <w:r w:rsidRPr="00EC6B9A">
        <w:rPr>
          <w:rFonts w:eastAsiaTheme="minorHAnsi"/>
        </w:rPr>
        <w:lastRenderedPageBreak/>
        <w:t>offers multiple backwater systems that fish may use to seek refuge from the main channel</w:t>
      </w:r>
      <w:r w:rsidR="00A96E71">
        <w:rPr>
          <w:rFonts w:eastAsiaTheme="minorHAnsi"/>
        </w:rPr>
        <w:t xml:space="preserve">.  </w:t>
      </w:r>
      <w:r w:rsidRPr="00EC6B9A">
        <w:rPr>
          <w:rFonts w:eastAsiaTheme="minorHAnsi"/>
        </w:rPr>
        <w:t>However, equipment and techniques ultimately proved effective in re-establishing contact with six temporarily lost fish at Blankenship Bend</w:t>
      </w:r>
      <w:r w:rsidR="00A96E71">
        <w:rPr>
          <w:rFonts w:eastAsiaTheme="minorHAnsi"/>
        </w:rPr>
        <w:t xml:space="preserve">.  </w:t>
      </w:r>
      <w:r w:rsidRPr="00EC6B9A">
        <w:rPr>
          <w:rFonts w:eastAsiaTheme="minorHAnsi"/>
        </w:rPr>
        <w:t xml:space="preserve">Considering the success in re-establishing contact with four of six fish in less than 2 weeks, and given the broad spatial coverage of SURs and the extensive and intensive active tracking, it is less likely that most of the permanently lost fish were </w:t>
      </w:r>
      <w:r>
        <w:rPr>
          <w:rFonts w:eastAsiaTheme="minorHAnsi"/>
        </w:rPr>
        <w:t xml:space="preserve">simply </w:t>
      </w:r>
      <w:r w:rsidRPr="00EC6B9A">
        <w:rPr>
          <w:rFonts w:eastAsiaTheme="minorHAnsi"/>
        </w:rPr>
        <w:t>“missed.”</w:t>
      </w:r>
    </w:p>
    <w:p w14:paraId="63D46A51" w14:textId="77777777" w:rsidR="00A757C6" w:rsidRDefault="00A757C6" w:rsidP="001B318F">
      <w:pPr>
        <w:rPr>
          <w:rFonts w:eastAsiaTheme="minorHAnsi"/>
        </w:rPr>
      </w:pPr>
    </w:p>
    <w:p w14:paraId="66FF821C" w14:textId="356DB1E4" w:rsidR="00A757C6" w:rsidRDefault="00473A85" w:rsidP="001B318F">
      <w:pPr>
        <w:rPr>
          <w:rFonts w:eastAsiaTheme="minorHAnsi"/>
        </w:rPr>
      </w:pPr>
      <w:r>
        <w:rPr>
          <w:rFonts w:eastAsiaTheme="minorHAnsi"/>
        </w:rPr>
        <w:t>The m</w:t>
      </w:r>
      <w:r w:rsidR="00A757C6">
        <w:rPr>
          <w:rFonts w:eastAsiaTheme="minorHAnsi"/>
        </w:rPr>
        <w:t xml:space="preserve">aximum temporary loss of study fish at Laughlin Lagoon was as long as </w:t>
      </w:r>
      <w:r>
        <w:rPr>
          <w:rFonts w:eastAsiaTheme="minorHAnsi"/>
        </w:rPr>
        <w:t>3 </w:t>
      </w:r>
      <w:r w:rsidR="00A757C6">
        <w:rPr>
          <w:rFonts w:eastAsiaTheme="minorHAnsi"/>
        </w:rPr>
        <w:t>weeks, likely a result of relatively greater vegetated complexity</w:t>
      </w:r>
      <w:r w:rsidR="00A96E71">
        <w:rPr>
          <w:rFonts w:eastAsiaTheme="minorHAnsi"/>
        </w:rPr>
        <w:t xml:space="preserve">.  </w:t>
      </w:r>
      <w:r w:rsidR="00A757C6" w:rsidRPr="00EC6B9A">
        <w:rPr>
          <w:rFonts w:eastAsiaTheme="minorHAnsi"/>
        </w:rPr>
        <w:t>SUR and hydrophone detection radii were tested through bulrush stands with a recovered tag at</w:t>
      </w:r>
      <w:ins w:id="532" w:author="Brian Kesner" w:date="2016-08-15T15:48:00Z">
        <w:r w:rsidR="00801D10">
          <w:rPr>
            <w:rFonts w:eastAsiaTheme="minorHAnsi"/>
          </w:rPr>
          <w:t xml:space="preserve"> Regional</w:t>
        </w:r>
      </w:ins>
      <w:r w:rsidR="00A757C6" w:rsidRPr="00EC6B9A">
        <w:rPr>
          <w:rFonts w:eastAsiaTheme="minorHAnsi"/>
        </w:rPr>
        <w:t xml:space="preserve"> Park Moabi and were found to be completely attenuated within only a couple of meters, confirming that study fish may be lost even </w:t>
      </w:r>
      <w:r w:rsidR="00A757C6">
        <w:rPr>
          <w:rFonts w:eastAsiaTheme="minorHAnsi"/>
        </w:rPr>
        <w:t xml:space="preserve">in </w:t>
      </w:r>
      <w:r w:rsidR="00A757C6" w:rsidRPr="00EC6B9A">
        <w:rPr>
          <w:rFonts w:eastAsiaTheme="minorHAnsi"/>
        </w:rPr>
        <w:t>relatively smaller patches of vegetation</w:t>
      </w:r>
      <w:r w:rsidR="00A96E71">
        <w:rPr>
          <w:rFonts w:eastAsiaTheme="minorHAnsi"/>
        </w:rPr>
        <w:t xml:space="preserve">.  </w:t>
      </w:r>
      <w:r w:rsidR="00A757C6">
        <w:rPr>
          <w:rFonts w:eastAsiaTheme="minorHAnsi"/>
        </w:rPr>
        <w:t>The use of radio tags and acoustic tags with increased range at Laughlin Lagoon allowed for greater success tracking in dense bulrush</w:t>
      </w:r>
      <w:r w:rsidR="00A96E71">
        <w:rPr>
          <w:rFonts w:eastAsiaTheme="minorHAnsi"/>
        </w:rPr>
        <w:t xml:space="preserve">.  </w:t>
      </w:r>
      <w:r w:rsidR="00A757C6">
        <w:rPr>
          <w:rFonts w:eastAsiaTheme="minorHAnsi"/>
        </w:rPr>
        <w:t xml:space="preserve">One acoustic fish was detected by omnidirectional </w:t>
      </w:r>
      <w:r w:rsidR="00A757C6" w:rsidRPr="005972CE">
        <w:rPr>
          <w:rFonts w:eastAsiaTheme="minorHAnsi"/>
        </w:rPr>
        <w:t xml:space="preserve">hydrophone and </w:t>
      </w:r>
      <w:r w:rsidR="00A757C6">
        <w:rPr>
          <w:rFonts w:eastAsiaTheme="minorHAnsi"/>
        </w:rPr>
        <w:t>tracked</w:t>
      </w:r>
      <w:r w:rsidR="00A757C6" w:rsidRPr="005972CE">
        <w:rPr>
          <w:rFonts w:eastAsiaTheme="minorHAnsi"/>
        </w:rPr>
        <w:t xml:space="preserve"> with the UDR </w:t>
      </w:r>
      <w:r w:rsidR="00AA5978">
        <w:rPr>
          <w:rFonts w:eastAsiaTheme="minorHAnsi"/>
        </w:rPr>
        <w:t>10</w:t>
      </w:r>
      <w:r w:rsidR="00A757C6" w:rsidRPr="005972CE">
        <w:rPr>
          <w:rFonts w:eastAsiaTheme="minorHAnsi"/>
        </w:rPr>
        <w:t xml:space="preserve"> m into bulrush</w:t>
      </w:r>
      <w:r w:rsidR="00A96E71">
        <w:rPr>
          <w:rFonts w:eastAsiaTheme="minorHAnsi"/>
        </w:rPr>
        <w:t xml:space="preserve">.  </w:t>
      </w:r>
      <w:r w:rsidR="00A757C6" w:rsidRPr="005972CE">
        <w:rPr>
          <w:rFonts w:eastAsiaTheme="minorHAnsi"/>
        </w:rPr>
        <w:t xml:space="preserve">Tracking at </w:t>
      </w:r>
      <w:ins w:id="533" w:author="Brian Kesner" w:date="2016-08-15T15:48:00Z">
        <w:r w:rsidR="00801D10">
          <w:rPr>
            <w:rFonts w:eastAsiaTheme="minorHAnsi"/>
          </w:rPr>
          <w:t xml:space="preserve">Regional </w:t>
        </w:r>
      </w:ins>
      <w:r w:rsidR="00A757C6" w:rsidRPr="005972CE">
        <w:rPr>
          <w:rFonts w:eastAsiaTheme="minorHAnsi"/>
        </w:rPr>
        <w:t>Park Moabi, a less vegetated system than Laughlin Lagoon, recorded study fish within bulrush</w:t>
      </w:r>
      <w:r w:rsidR="00A757C6" w:rsidRPr="00EC6B9A">
        <w:rPr>
          <w:rFonts w:eastAsiaTheme="minorHAnsi"/>
        </w:rPr>
        <w:t xml:space="preserve"> after which contact was temporarily lost with some of these fish</w:t>
      </w:r>
      <w:r w:rsidR="00A96E71">
        <w:rPr>
          <w:rFonts w:eastAsiaTheme="minorHAnsi"/>
        </w:rPr>
        <w:t xml:space="preserve">.  </w:t>
      </w:r>
      <w:r w:rsidR="00A757C6" w:rsidRPr="00EC6B9A">
        <w:rPr>
          <w:rFonts w:eastAsiaTheme="minorHAnsi"/>
        </w:rPr>
        <w:t>However, contact was re-established within a week</w:t>
      </w:r>
      <w:r w:rsidR="00B65B65">
        <w:rPr>
          <w:rFonts w:eastAsiaTheme="minorHAnsi"/>
        </w:rPr>
        <w:t>,</w:t>
      </w:r>
      <w:r w:rsidR="00A757C6" w:rsidRPr="00EC6B9A">
        <w:rPr>
          <w:rFonts w:eastAsiaTheme="minorHAnsi"/>
        </w:rPr>
        <w:t xml:space="preserve"> suggesting that fish may not remain within bulrush patches for longer than several days.</w:t>
      </w:r>
    </w:p>
    <w:p w14:paraId="732F6075" w14:textId="77777777" w:rsidR="00A757C6" w:rsidRDefault="00A757C6" w:rsidP="001B318F">
      <w:pPr>
        <w:rPr>
          <w:rFonts w:eastAsiaTheme="minorHAnsi"/>
        </w:rPr>
      </w:pPr>
    </w:p>
    <w:p w14:paraId="7B94651B" w14:textId="1A964F12" w:rsidR="00A757C6" w:rsidRDefault="00A757C6" w:rsidP="001B318F">
      <w:pPr>
        <w:rPr>
          <w:rFonts w:eastAsiaTheme="minorHAnsi"/>
        </w:rPr>
      </w:pPr>
      <w:r w:rsidRPr="00EC6B9A">
        <w:rPr>
          <w:rFonts w:eastAsiaTheme="minorHAnsi"/>
        </w:rPr>
        <w:t xml:space="preserve">Spontaneous acoustic tag failure is </w:t>
      </w:r>
      <w:commentRangeStart w:id="534"/>
      <w:r w:rsidRPr="00EC6B9A">
        <w:rPr>
          <w:rFonts w:eastAsiaTheme="minorHAnsi"/>
        </w:rPr>
        <w:t xml:space="preserve">another </w:t>
      </w:r>
      <w:del w:id="535" w:author="Lantow, Jeffrey C" w:date="2016-08-15T10:29:00Z">
        <w:r w:rsidRPr="00EC6B9A" w:rsidDel="00430873">
          <w:rPr>
            <w:rFonts w:eastAsiaTheme="minorHAnsi"/>
          </w:rPr>
          <w:delText>possibility</w:delText>
        </w:r>
        <w:commentRangeEnd w:id="534"/>
        <w:r w:rsidR="00B65B65" w:rsidDel="00430873">
          <w:rPr>
            <w:rStyle w:val="CommentReference"/>
          </w:rPr>
          <w:commentReference w:id="534"/>
        </w:r>
      </w:del>
      <w:ins w:id="536" w:author="Lantow, Jeffrey C" w:date="2016-08-15T10:29:00Z">
        <w:del w:id="537" w:author="Paul C Marsh" w:date="2016-09-07T13:23:00Z">
          <w:r w:rsidR="00430873" w:rsidRPr="00EC6B9A" w:rsidDel="003F2CE4">
            <w:rPr>
              <w:rFonts w:eastAsiaTheme="minorHAnsi"/>
            </w:rPr>
            <w:delText>possibil</w:delText>
          </w:r>
          <w:r w:rsidR="00430873" w:rsidDel="003F2CE4">
            <w:rPr>
              <w:rFonts w:eastAsiaTheme="minorHAnsi"/>
            </w:rPr>
            <w:delText>e</w:delText>
          </w:r>
        </w:del>
      </w:ins>
      <w:ins w:id="538" w:author="Paul C Marsh" w:date="2016-09-07T13:23:00Z">
        <w:r w:rsidR="003F2CE4" w:rsidRPr="00EC6B9A">
          <w:rPr>
            <w:rFonts w:eastAsiaTheme="minorHAnsi"/>
          </w:rPr>
          <w:t>possible</w:t>
        </w:r>
      </w:ins>
      <w:ins w:id="539" w:author="Lantow, Jeffrey C" w:date="2016-08-15T10:29:00Z">
        <w:r w:rsidR="00430873">
          <w:rPr>
            <w:rFonts w:eastAsiaTheme="minorHAnsi"/>
          </w:rPr>
          <w:t xml:space="preserve"> explanation for the loss of a study fish</w:t>
        </w:r>
      </w:ins>
      <w:r w:rsidRPr="00EC6B9A">
        <w:rPr>
          <w:rFonts w:eastAsiaTheme="minorHAnsi"/>
        </w:rPr>
        <w:t>, but in our and others’ experience</w:t>
      </w:r>
      <w:r w:rsidR="00B65B65">
        <w:rPr>
          <w:rFonts w:eastAsiaTheme="minorHAnsi"/>
        </w:rPr>
        <w:t>,</w:t>
      </w:r>
      <w:r w:rsidRPr="00EC6B9A">
        <w:rPr>
          <w:rFonts w:eastAsiaTheme="minorHAnsi"/>
        </w:rPr>
        <w:t xml:space="preserve"> this is rare</w:t>
      </w:r>
      <w:r w:rsidR="00A96E71">
        <w:rPr>
          <w:rFonts w:eastAsiaTheme="minorHAnsi"/>
        </w:rPr>
        <w:t xml:space="preserve">.  </w:t>
      </w:r>
      <w:r>
        <w:rPr>
          <w:rFonts w:eastAsiaTheme="minorHAnsi"/>
        </w:rPr>
        <w:t>We assert that most lost fish are a result of tag removal from the system (for example, by an avian predator)</w:t>
      </w:r>
      <w:r w:rsidR="00A96E71">
        <w:rPr>
          <w:rFonts w:eastAsiaTheme="minorHAnsi"/>
        </w:rPr>
        <w:t xml:space="preserve">.  </w:t>
      </w:r>
      <w:r w:rsidRPr="00EC6B9A">
        <w:rPr>
          <w:color w:val="000000"/>
        </w:rPr>
        <w:t xml:space="preserve">With the combination of determined mortalities and lost study fish, mortality of tagged bonytail may have been as </w:t>
      </w:r>
      <w:r>
        <w:rPr>
          <w:color w:val="000000"/>
        </w:rPr>
        <w:t xml:space="preserve">high as 55% at Blankenship Bend, </w:t>
      </w:r>
      <w:r w:rsidRPr="00EC6B9A">
        <w:rPr>
          <w:color w:val="000000"/>
        </w:rPr>
        <w:t>93% at Regional Park Moabi</w:t>
      </w:r>
      <w:r>
        <w:rPr>
          <w:color w:val="000000"/>
        </w:rPr>
        <w:t>, and 100% at Laughlin Lagoon</w:t>
      </w:r>
      <w:r w:rsidR="00A96E71">
        <w:rPr>
          <w:color w:val="000000"/>
        </w:rPr>
        <w:t xml:space="preserve">.  </w:t>
      </w:r>
      <w:r>
        <w:rPr>
          <w:color w:val="000000"/>
        </w:rPr>
        <w:t>Lost radio tags likely represent mortalities, otherwise they would be representative of bonytail behavior that was not observed in acoustic-tagged fish</w:t>
      </w:r>
      <w:r w:rsidR="00B65B65">
        <w:rPr>
          <w:color w:val="000000"/>
        </w:rPr>
        <w:t xml:space="preserve"> – s</w:t>
      </w:r>
      <w:r>
        <w:rPr>
          <w:color w:val="000000"/>
        </w:rPr>
        <w:t>pecifically, dispersal out of the study area or bonytail remaining at depths greater than 3 m (radio signal attenuated beyond detection) for extended periods (more than a few days)</w:t>
      </w:r>
      <w:r w:rsidRPr="00EC6B9A">
        <w:rPr>
          <w:color w:val="000000"/>
        </w:rPr>
        <w:t>.</w:t>
      </w:r>
    </w:p>
    <w:p w14:paraId="06F7BFB6" w14:textId="77777777" w:rsidR="00A757C6" w:rsidRDefault="00A757C6" w:rsidP="001B318F">
      <w:pPr>
        <w:rPr>
          <w:rFonts w:eastAsiaTheme="minorHAnsi"/>
        </w:rPr>
      </w:pPr>
    </w:p>
    <w:p w14:paraId="37471DCB" w14:textId="77777777" w:rsidR="00922D0E" w:rsidRDefault="00922D0E" w:rsidP="001B318F">
      <w:pPr>
        <w:rPr>
          <w:rFonts w:eastAsiaTheme="minorHAnsi"/>
        </w:rPr>
      </w:pPr>
    </w:p>
    <w:p w14:paraId="6982692E" w14:textId="44CAE885" w:rsidR="00A757C6" w:rsidRDefault="00A757C6" w:rsidP="00922D0E">
      <w:pPr>
        <w:pStyle w:val="Heading2"/>
      </w:pPr>
      <w:bookmarkStart w:id="540" w:name="_Toc456938204"/>
      <w:r w:rsidRPr="00064588">
        <w:t>Predation</w:t>
      </w:r>
      <w:r>
        <w:t xml:space="preserve">: </w:t>
      </w:r>
      <w:r w:rsidR="00922D0E">
        <w:t xml:space="preserve"> </w:t>
      </w:r>
      <w:r>
        <w:t>Avian</w:t>
      </w:r>
      <w:bookmarkEnd w:id="540"/>
    </w:p>
    <w:p w14:paraId="4F2B222D" w14:textId="77777777" w:rsidR="00922D0E" w:rsidRPr="00922D0E" w:rsidRDefault="00922D0E" w:rsidP="00922D0E"/>
    <w:p w14:paraId="4B09EF2A" w14:textId="17D06718" w:rsidR="00A757C6" w:rsidRDefault="00A757C6" w:rsidP="001B318F">
      <w:pPr>
        <w:autoSpaceDE w:val="0"/>
        <w:autoSpaceDN w:val="0"/>
        <w:adjustRightInd w:val="0"/>
      </w:pPr>
      <w:r>
        <w:t>Bird predation on fishes is well documented and unequivocal and may be a significant post-stocking mortality impact on bonytail</w:t>
      </w:r>
      <w:r w:rsidR="00A96E71">
        <w:t xml:space="preserve">.  </w:t>
      </w:r>
      <w:r w:rsidRPr="00E47BA8">
        <w:t>Avian predation of stocked fish</w:t>
      </w:r>
      <w:r w:rsidR="00B65B65">
        <w:t>es</w:t>
      </w:r>
      <w:r w:rsidRPr="00E47BA8">
        <w:t xml:space="preserve"> can decimate stocked rainbow trout (</w:t>
      </w:r>
      <w:r w:rsidRPr="00E47BA8">
        <w:rPr>
          <w:i/>
          <w:iCs/>
        </w:rPr>
        <w:t>Oncorhynchus mykiss</w:t>
      </w:r>
      <w:r w:rsidR="00E74FBD">
        <w:t>; Modde et </w:t>
      </w:r>
      <w:r w:rsidRPr="00E47BA8">
        <w:t>al</w:t>
      </w:r>
      <w:r w:rsidR="00A96E71">
        <w:t>.</w:t>
      </w:r>
      <w:r w:rsidR="00E74FBD">
        <w:t xml:space="preserve"> </w:t>
      </w:r>
      <w:r w:rsidRPr="00E47BA8">
        <w:t>1996) and wild populations of cui-ui (</w:t>
      </w:r>
      <w:r w:rsidRPr="00E47BA8">
        <w:rPr>
          <w:i/>
          <w:iCs/>
        </w:rPr>
        <w:t>Chasmistes cujus</w:t>
      </w:r>
      <w:r w:rsidR="00B65B65" w:rsidRPr="00B65B65">
        <w:rPr>
          <w:iCs/>
        </w:rPr>
        <w:t>)</w:t>
      </w:r>
      <w:r w:rsidR="001A6E9F">
        <w:t xml:space="preserve"> </w:t>
      </w:r>
      <w:r w:rsidR="00B65B65">
        <w:t>(</w:t>
      </w:r>
      <w:r w:rsidR="001A6E9F">
        <w:t>Scoppettone et </w:t>
      </w:r>
      <w:r w:rsidRPr="00E47BA8">
        <w:t>al</w:t>
      </w:r>
      <w:r w:rsidR="00A96E71">
        <w:t>.</w:t>
      </w:r>
      <w:r w:rsidR="001A6E9F">
        <w:t xml:space="preserve"> </w:t>
      </w:r>
      <w:r w:rsidRPr="00E47BA8">
        <w:t>2014)</w:t>
      </w:r>
      <w:r w:rsidR="00A96E71">
        <w:t xml:space="preserve">.  </w:t>
      </w:r>
      <w:r w:rsidR="00CC38DF">
        <w:t>Predatory birds such as d</w:t>
      </w:r>
      <w:r w:rsidRPr="00E47BA8">
        <w:t>ouble-</w:t>
      </w:r>
      <w:r w:rsidR="00CC38DF">
        <w:t>crested c</w:t>
      </w:r>
      <w:r w:rsidRPr="00E47BA8">
        <w:t>ormorant</w:t>
      </w:r>
      <w:r>
        <w:t>s</w:t>
      </w:r>
      <w:r w:rsidR="00CC38DF">
        <w:t>, great egrets,</w:t>
      </w:r>
      <w:r w:rsidR="0013570E">
        <w:t xml:space="preserve"> </w:t>
      </w:r>
      <w:r w:rsidR="00CC38DF">
        <w:t>great blue h</w:t>
      </w:r>
      <w:r w:rsidRPr="00E47BA8">
        <w:t>erons</w:t>
      </w:r>
      <w:r>
        <w:t>,</w:t>
      </w:r>
      <w:r w:rsidR="00CC38DF">
        <w:t xml:space="preserve"> and o</w:t>
      </w:r>
      <w:r w:rsidRPr="00E47BA8">
        <w:t>sprey frequent Lake Havasu</w:t>
      </w:r>
      <w:r w:rsidR="00574C8B">
        <w:t>,</w:t>
      </w:r>
      <w:r w:rsidRPr="00E47BA8">
        <w:t xml:space="preserve"> as evidenced by bird observation data</w:t>
      </w:r>
      <w:r w:rsidR="001A6E9F">
        <w:t xml:space="preserve">.  </w:t>
      </w:r>
      <w:r>
        <w:t xml:space="preserve">Trail cameras set to monitor the site of a bonytail stocking event at </w:t>
      </w:r>
      <w:r w:rsidR="00E74FBD">
        <w:t>the Bill </w:t>
      </w:r>
      <w:r>
        <w:t xml:space="preserve">Williams River NWR documented increased bird presence and fishing in the </w:t>
      </w:r>
      <w:r>
        <w:lastRenderedPageBreak/>
        <w:t xml:space="preserve">hours directly after bonytail release (see </w:t>
      </w:r>
      <w:r w:rsidR="00AD275C" w:rsidRPr="00AD275C">
        <w:t>figure</w:t>
      </w:r>
      <w:r>
        <w:t xml:space="preserve"> </w:t>
      </w:r>
      <w:r>
        <w:rPr>
          <w:noProof/>
        </w:rPr>
        <w:t>41</w:t>
      </w:r>
      <w:r>
        <w:t>)</w:t>
      </w:r>
      <w:r w:rsidR="00B65B65">
        <w:t>,</w:t>
      </w:r>
      <w:r>
        <w:t xml:space="preserve"> suggesting active predation on bonytail</w:t>
      </w:r>
      <w:r w:rsidR="00A96E71">
        <w:t xml:space="preserve">.  </w:t>
      </w:r>
      <w:r w:rsidR="00B65B65">
        <w:t>Fish-</w:t>
      </w:r>
      <w:r>
        <w:t>eating birds are known to be attracted to places where fish are present</w:t>
      </w:r>
      <w:r w:rsidR="00B65B65">
        <w:t>,</w:t>
      </w:r>
      <w:r>
        <w:t xml:space="preserve"> such as fishing boats, docks and cleaning stations, and mid-water baitfish boils</w:t>
      </w:r>
      <w:r w:rsidR="00A96E71">
        <w:t xml:space="preserve">.  </w:t>
      </w:r>
      <w:r>
        <w:t>Cormorants, specifically, are attracted to areas of high fish concentration</w:t>
      </w:r>
      <w:r w:rsidR="00B65B65">
        <w:t>,</w:t>
      </w:r>
      <w:r>
        <w:t xml:space="preserve"> such as stocking release sites, aquaculture ponds</w:t>
      </w:r>
      <w:r w:rsidR="00B65B65">
        <w:t>,</w:t>
      </w:r>
      <w:r>
        <w:t xml:space="preserve"> and dams (Wires et al</w:t>
      </w:r>
      <w:r w:rsidR="00A96E71">
        <w:t>.</w:t>
      </w:r>
      <w:r w:rsidR="001A6E9F">
        <w:t xml:space="preserve"> </w:t>
      </w:r>
      <w:r>
        <w:t>2001)</w:t>
      </w:r>
      <w:r w:rsidR="00A96E71">
        <w:t xml:space="preserve">.  </w:t>
      </w:r>
      <w:r w:rsidRPr="00D85AA0">
        <w:t>Studies further assessing bird predation utilizing both direct observation and trail cameras are warranted</w:t>
      </w:r>
      <w:r w:rsidR="00A96E71">
        <w:t xml:space="preserve">.  </w:t>
      </w:r>
      <w:r w:rsidRPr="00D85AA0">
        <w:t>Trail cameras can be programed with motion activation to track predation success</w:t>
      </w:r>
      <w:r w:rsidR="00B65B65">
        <w:t>,</w:t>
      </w:r>
      <w:r w:rsidRPr="00D85AA0">
        <w:t xml:space="preserve"> and timed cameras can indicate bird density</w:t>
      </w:r>
      <w:r w:rsidR="00A96E71">
        <w:t xml:space="preserve">.  </w:t>
      </w:r>
      <w:r>
        <w:t>Timed cameras also allow for comparison of bird density changes during stocking events</w:t>
      </w:r>
      <w:r w:rsidR="00A96E71">
        <w:t xml:space="preserve">.  </w:t>
      </w:r>
      <w:r w:rsidRPr="00D85AA0">
        <w:t xml:space="preserve">Cameras equipped with </w:t>
      </w:r>
      <w:r>
        <w:t xml:space="preserve">infrared </w:t>
      </w:r>
      <w:r w:rsidRPr="00D85AA0">
        <w:t>capabilities could capture hun</w:t>
      </w:r>
      <w:r>
        <w:t>ting events during dark hours.</w:t>
      </w:r>
    </w:p>
    <w:p w14:paraId="5728F5D9" w14:textId="77777777" w:rsidR="00A757C6" w:rsidRDefault="00A757C6" w:rsidP="001B318F">
      <w:pPr>
        <w:autoSpaceDE w:val="0"/>
        <w:autoSpaceDN w:val="0"/>
        <w:adjustRightInd w:val="0"/>
      </w:pPr>
    </w:p>
    <w:p w14:paraId="596C6CA2" w14:textId="1DF056FC" w:rsidR="00A757C6" w:rsidRDefault="00A757C6" w:rsidP="001B318F">
      <w:pPr>
        <w:autoSpaceDE w:val="0"/>
        <w:autoSpaceDN w:val="0"/>
        <w:adjustRightInd w:val="0"/>
      </w:pPr>
      <w:r>
        <w:t>B</w:t>
      </w:r>
      <w:r w:rsidRPr="00E47BA8">
        <w:t>onytail may be a regular diet so</w:t>
      </w:r>
      <w:r w:rsidR="00CC38DF">
        <w:t>urce for great blue herons and d</w:t>
      </w:r>
      <w:r w:rsidRPr="00E47BA8">
        <w:t>ouble-</w:t>
      </w:r>
      <w:r w:rsidR="00CC38DF">
        <w:t>crested c</w:t>
      </w:r>
      <w:r w:rsidRPr="00E47BA8">
        <w:t>ormorants</w:t>
      </w:r>
      <w:r w:rsidR="00A96E71">
        <w:t xml:space="preserve">.  </w:t>
      </w:r>
      <w:r>
        <w:t xml:space="preserve">Evidence includes </w:t>
      </w:r>
      <w:r w:rsidRPr="00E47BA8">
        <w:t xml:space="preserve">the direct observation of a </w:t>
      </w:r>
      <w:r w:rsidR="00CC38DF">
        <w:t>great blue h</w:t>
      </w:r>
      <w:r w:rsidRPr="00E47BA8">
        <w:t xml:space="preserve">eron capturing and consuming a bonytail at </w:t>
      </w:r>
      <w:ins w:id="541" w:author="Brian Kesner" w:date="2016-08-15T15:48:00Z">
        <w:r w:rsidR="00801D10">
          <w:t xml:space="preserve">Regional </w:t>
        </w:r>
      </w:ins>
      <w:r w:rsidRPr="00E47BA8">
        <w:t>Park Moabi in spring 2015 (</w:t>
      </w:r>
      <w:r>
        <w:t xml:space="preserve">see </w:t>
      </w:r>
      <w:r w:rsidR="00AD275C" w:rsidRPr="00AD275C">
        <w:t>figure</w:t>
      </w:r>
      <w:r>
        <w:t xml:space="preserve"> </w:t>
      </w:r>
      <w:r>
        <w:rPr>
          <w:noProof/>
        </w:rPr>
        <w:t>40</w:t>
      </w:r>
      <w:r>
        <w:t xml:space="preserve">), </w:t>
      </w:r>
      <w:r w:rsidR="00B65B65">
        <w:t>3</w:t>
      </w:r>
      <w:r>
        <w:t xml:space="preserve"> radio tags recovered on land, and </w:t>
      </w:r>
      <w:r w:rsidRPr="00E47BA8">
        <w:t xml:space="preserve">the location of </w:t>
      </w:r>
      <w:r w:rsidR="00B65B65">
        <w:t>7</w:t>
      </w:r>
      <w:r>
        <w:t xml:space="preserve"> </w:t>
      </w:r>
      <w:r w:rsidRPr="00E47BA8">
        <w:t xml:space="preserve">expelled acoustic and </w:t>
      </w:r>
      <w:r>
        <w:t xml:space="preserve">14 </w:t>
      </w:r>
      <w:r w:rsidRPr="00E47BA8">
        <w:t>PIT tags</w:t>
      </w:r>
      <w:r w:rsidR="00A96E71">
        <w:t xml:space="preserve">.  </w:t>
      </w:r>
      <w:r>
        <w:t xml:space="preserve">During </w:t>
      </w:r>
      <w:r w:rsidRPr="00E47BA8">
        <w:t xml:space="preserve">spring 2013 </w:t>
      </w:r>
      <w:r>
        <w:t>a</w:t>
      </w:r>
      <w:r w:rsidRPr="00E47BA8">
        <w:t xml:space="preserve">t </w:t>
      </w:r>
      <w:r w:rsidR="00E74FBD">
        <w:t xml:space="preserve">the </w:t>
      </w:r>
      <w:r w:rsidRPr="00E47BA8">
        <w:t>Bill Williams River NWR</w:t>
      </w:r>
      <w:r>
        <w:t>, 14 PIT tags were contacted</w:t>
      </w:r>
      <w:r w:rsidR="00B65B65">
        <w:t>,</w:t>
      </w:r>
      <w:r>
        <w:t xml:space="preserve"> and </w:t>
      </w:r>
      <w:r w:rsidR="00B65B65">
        <w:t>1</w:t>
      </w:r>
      <w:r w:rsidRPr="00E47BA8">
        <w:t xml:space="preserve"> acoust</w:t>
      </w:r>
      <w:r w:rsidR="00B65B65">
        <w:t>ic tag was recovered under semi</w:t>
      </w:r>
      <w:r w:rsidRPr="00E47BA8">
        <w:t>submerged woody debris</w:t>
      </w:r>
      <w:r>
        <w:t>, a known cormorant roost site</w:t>
      </w:r>
      <w:r w:rsidRPr="00E47BA8">
        <w:t xml:space="preserve"> (Mueller et al</w:t>
      </w:r>
      <w:r w:rsidR="00A96E71">
        <w:t>.</w:t>
      </w:r>
      <w:r w:rsidR="001A6E9F">
        <w:t xml:space="preserve"> </w:t>
      </w:r>
      <w:r w:rsidRPr="00E47BA8">
        <w:t>2014)</w:t>
      </w:r>
      <w:r w:rsidR="00A96E71">
        <w:t xml:space="preserve">.  </w:t>
      </w:r>
      <w:r>
        <w:t xml:space="preserve">Five </w:t>
      </w:r>
      <w:r w:rsidRPr="00E47BA8">
        <w:t>acoustic tags were triangulated under power lines</w:t>
      </w:r>
      <w:r>
        <w:t xml:space="preserve"> documented to be roost</w:t>
      </w:r>
      <w:r w:rsidR="00CC38DF">
        <w:t xml:space="preserve"> sites of d</w:t>
      </w:r>
      <w:r w:rsidRPr="00E47BA8">
        <w:t>ouble-</w:t>
      </w:r>
      <w:r w:rsidR="00CC38DF">
        <w:t>crested c</w:t>
      </w:r>
      <w:r w:rsidRPr="00E47BA8">
        <w:t xml:space="preserve">ormorants </w:t>
      </w:r>
      <w:r>
        <w:t xml:space="preserve">(see </w:t>
      </w:r>
      <w:r w:rsidR="00AD275C" w:rsidRPr="00AD275C">
        <w:t>figure</w:t>
      </w:r>
      <w:r>
        <w:t xml:space="preserve"> </w:t>
      </w:r>
      <w:r>
        <w:rPr>
          <w:noProof/>
        </w:rPr>
        <w:t>18</w:t>
      </w:r>
      <w:r>
        <w:t>)</w:t>
      </w:r>
      <w:r w:rsidR="00A96E71">
        <w:t xml:space="preserve">.  </w:t>
      </w:r>
      <w:r>
        <w:t xml:space="preserve">Two were located downstream from Parker Dam and one upstream of </w:t>
      </w:r>
      <w:r w:rsidRPr="00E47BA8">
        <w:t>Parker Dam</w:t>
      </w:r>
      <w:r>
        <w:t xml:space="preserve"> during </w:t>
      </w:r>
      <w:r w:rsidR="00B65B65">
        <w:t xml:space="preserve">the </w:t>
      </w:r>
      <w:r>
        <w:t>autumn 2014 telemetry</w:t>
      </w:r>
      <w:r w:rsidR="0013570E">
        <w:t xml:space="preserve"> study</w:t>
      </w:r>
      <w:r w:rsidR="00A96E71">
        <w:t xml:space="preserve">.  </w:t>
      </w:r>
      <w:r>
        <w:t>Two were located downstream from Davis Dam during winter 2015</w:t>
      </w:r>
      <w:r w:rsidR="00B65B65">
        <w:t>–</w:t>
      </w:r>
      <w:r>
        <w:t>16 telemetry</w:t>
      </w:r>
      <w:r w:rsidR="00B65B65">
        <w:t xml:space="preserve"> study</w:t>
      </w:r>
      <w:r w:rsidR="00A96E71">
        <w:t xml:space="preserve">.  </w:t>
      </w:r>
      <w:r w:rsidR="0013570E">
        <w:t>An </w:t>
      </w:r>
      <w:r>
        <w:t>additional tag was also triangulated downstream from Parker Dam</w:t>
      </w:r>
      <w:r w:rsidR="00B65B65">
        <w:t>,</w:t>
      </w:r>
      <w:r>
        <w:t xml:space="preserve"> not associated with a roost site</w:t>
      </w:r>
      <w:r w:rsidR="00A96E71">
        <w:t xml:space="preserve">.  </w:t>
      </w:r>
      <w:r>
        <w:t>Of 230,911 razorback sucker</w:t>
      </w:r>
      <w:r w:rsidR="00B65B65">
        <w:t>s</w:t>
      </w:r>
      <w:r>
        <w:t xml:space="preserve"> released to date into Lake Mohave, only 3 fish have been contacted b</w:t>
      </w:r>
      <w:r w:rsidR="0013570E">
        <w:t>y PIT scanning efforts in Reach </w:t>
      </w:r>
      <w:r>
        <w:t>3</w:t>
      </w:r>
      <w:r w:rsidR="00B65B65">
        <w:t>,</w:t>
      </w:r>
      <w:r>
        <w:t xml:space="preserve"> indicating, exclusive of potential data errors, that it is either rare for razorback sucker</w:t>
      </w:r>
      <w:r w:rsidR="00B65B65">
        <w:t>s</w:t>
      </w:r>
      <w:r>
        <w:t xml:space="preserve"> to move through a dam or survive such movement</w:t>
      </w:r>
      <w:r w:rsidR="00A96E71">
        <w:t xml:space="preserve">.  </w:t>
      </w:r>
      <w:r>
        <w:t>During an entrainment radio telemetry study, Marsh and Kesner (1999) did not contact razorback sucker</w:t>
      </w:r>
      <w:r w:rsidR="00B65B65">
        <w:t>s</w:t>
      </w:r>
      <w:r>
        <w:t xml:space="preserve"> near Parker Dam</w:t>
      </w:r>
      <w:r w:rsidR="00A96E71">
        <w:t xml:space="preserve">.  </w:t>
      </w:r>
      <w:r>
        <w:t>Assuming similar behavior and entrainment potential, tags recovered downstream f</w:t>
      </w:r>
      <w:r w:rsidR="00B65B65">
        <w:t>rom</w:t>
      </w:r>
      <w:r>
        <w:t xml:space="preserve"> dams likely represent bonytail translocated by an avian predator</w:t>
      </w:r>
      <w:r w:rsidR="00B65B65">
        <w:t>s</w:t>
      </w:r>
      <w:r>
        <w:t>.</w:t>
      </w:r>
    </w:p>
    <w:p w14:paraId="2F9064C9" w14:textId="77777777" w:rsidR="00A757C6" w:rsidRDefault="00A757C6" w:rsidP="001B318F">
      <w:pPr>
        <w:autoSpaceDE w:val="0"/>
        <w:autoSpaceDN w:val="0"/>
        <w:adjustRightInd w:val="0"/>
      </w:pPr>
    </w:p>
    <w:p w14:paraId="51773601" w14:textId="443A5E28" w:rsidR="00A757C6" w:rsidRDefault="00A757C6" w:rsidP="001B318F">
      <w:pPr>
        <w:autoSpaceDE w:val="0"/>
        <w:autoSpaceDN w:val="0"/>
        <w:adjustRightInd w:val="0"/>
      </w:pPr>
      <w:r w:rsidRPr="00E47BA8">
        <w:t>PIT scanning at</w:t>
      </w:r>
      <w:r w:rsidR="00CC38DF">
        <w:t xml:space="preserve"> known double-crested c</w:t>
      </w:r>
      <w:r>
        <w:t>ormorant roost sites</w:t>
      </w:r>
      <w:r w:rsidRPr="00E47BA8">
        <w:t xml:space="preserve"> </w:t>
      </w:r>
      <w:r w:rsidR="00B65B65">
        <w:t>resulted in 14 </w:t>
      </w:r>
      <w:r w:rsidRPr="00B60D6C">
        <w:t>contacted PIT tags across spring 2013 (Mueller et al</w:t>
      </w:r>
      <w:r w:rsidR="00A96E71">
        <w:t>.</w:t>
      </w:r>
      <w:r w:rsidR="001A6E9F">
        <w:t xml:space="preserve"> </w:t>
      </w:r>
      <w:r w:rsidRPr="00B60D6C">
        <w:t>2014) and autumn 2014</w:t>
      </w:r>
      <w:r w:rsidR="00A96E71">
        <w:t xml:space="preserve">.  </w:t>
      </w:r>
      <w:r w:rsidRPr="00B60D6C">
        <w:t>Similar scanning implemented on a known seabird breeding site has successfully estimated avian predation of juvenile salmonids (Frechette et al</w:t>
      </w:r>
      <w:r w:rsidR="00A96E71">
        <w:t>.</w:t>
      </w:r>
      <w:r w:rsidR="001A6E9F">
        <w:t xml:space="preserve"> 2012</w:t>
      </w:r>
      <w:r w:rsidR="002E3FCE">
        <w:t>;</w:t>
      </w:r>
      <w:r w:rsidR="001A6E9F">
        <w:t xml:space="preserve"> Sebring et </w:t>
      </w:r>
      <w:r w:rsidRPr="00B60D6C">
        <w:t>al</w:t>
      </w:r>
      <w:r w:rsidR="00A96E71">
        <w:t>.</w:t>
      </w:r>
      <w:r w:rsidR="001A6E9F">
        <w:t xml:space="preserve"> </w:t>
      </w:r>
      <w:r w:rsidRPr="00B60D6C">
        <w:t>2013)</w:t>
      </w:r>
      <w:r w:rsidR="00A96E71">
        <w:t xml:space="preserve">.  </w:t>
      </w:r>
      <w:r w:rsidRPr="00B60D6C">
        <w:t xml:space="preserve">PIT scanning </w:t>
      </w:r>
      <w:r>
        <w:t xml:space="preserve">at </w:t>
      </w:r>
      <w:r w:rsidRPr="00B60D6C">
        <w:t xml:space="preserve">known roosting sites at Pulpit Rock has </w:t>
      </w:r>
      <w:r>
        <w:t xml:space="preserve">also </w:t>
      </w:r>
      <w:r w:rsidRPr="00B60D6C">
        <w:t xml:space="preserve">resulted in contacts with expelled </w:t>
      </w:r>
      <w:r>
        <w:t>razorback sucker PIT tags (Wydoski 2014)</w:t>
      </w:r>
      <w:r w:rsidR="00A96E71">
        <w:t xml:space="preserve">.  </w:t>
      </w:r>
      <w:r w:rsidR="00CC38DF">
        <w:t>PIT scanning beneath double-crested c</w:t>
      </w:r>
      <w:r>
        <w:t>ormorant roosting sites may therefore provide contacts with PIT tags shed from consumed bonytail and should be incorporated routinely into future studies where d</w:t>
      </w:r>
      <w:r w:rsidRPr="00B60D6C">
        <w:t>e</w:t>
      </w:r>
      <w:r>
        <w:t>tection pro</w:t>
      </w:r>
      <w:r w:rsidR="00CC38DF">
        <w:t>babilities of tags consumed by double-crested c</w:t>
      </w:r>
      <w:r>
        <w:t>ormorants</w:t>
      </w:r>
      <w:r w:rsidRPr="00B60D6C">
        <w:t xml:space="preserve"> may be as high as 84% (Hostetter et al</w:t>
      </w:r>
      <w:r w:rsidR="00A96E71">
        <w:t>.</w:t>
      </w:r>
      <w:r w:rsidR="001A6E9F">
        <w:t xml:space="preserve"> </w:t>
      </w:r>
      <w:r w:rsidRPr="00B60D6C">
        <w:t>2015).</w:t>
      </w:r>
    </w:p>
    <w:p w14:paraId="655FAD09" w14:textId="77777777" w:rsidR="00A757C6" w:rsidRDefault="00A757C6" w:rsidP="001B318F">
      <w:pPr>
        <w:autoSpaceDE w:val="0"/>
        <w:autoSpaceDN w:val="0"/>
        <w:adjustRightInd w:val="0"/>
      </w:pPr>
    </w:p>
    <w:p w14:paraId="227E28F5" w14:textId="0E3B014C" w:rsidR="00A757C6" w:rsidRPr="004D66E2" w:rsidRDefault="00A757C6" w:rsidP="001B318F">
      <w:pPr>
        <w:autoSpaceDE w:val="0"/>
        <w:autoSpaceDN w:val="0"/>
        <w:adjustRightInd w:val="0"/>
      </w:pPr>
      <w:r>
        <w:t>Based on available literature regarding daily biomass consumption of target bird predators, it is possible for bonytail stockings to be decimated in relative</w:t>
      </w:r>
      <w:r w:rsidR="00B65B65">
        <w:t>ly</w:t>
      </w:r>
      <w:r>
        <w:t xml:space="preserve"> short </w:t>
      </w:r>
      <w:r>
        <w:lastRenderedPageBreak/>
        <w:t>time periods</w:t>
      </w:r>
      <w:r w:rsidR="00A96E71">
        <w:t xml:space="preserve">.  </w:t>
      </w:r>
      <w:r w:rsidR="00B65B65">
        <w:t>The m</w:t>
      </w:r>
      <w:r>
        <w:t>ean weight of acoustic-tagged bonytail across all telemetry studies was 282 g, which may overestimate typical weights of stocked bonytail due to the practice of hand selecting larger study fish for telemetry surgeries</w:t>
      </w:r>
      <w:r w:rsidR="00A96E71">
        <w:t xml:space="preserve">.  </w:t>
      </w:r>
      <w:r>
        <w:t>Schramm et al</w:t>
      </w:r>
      <w:r w:rsidR="00A96E71">
        <w:t>.</w:t>
      </w:r>
      <w:r w:rsidR="001A6E9F">
        <w:t xml:space="preserve"> </w:t>
      </w:r>
      <w:r>
        <w:t xml:space="preserve">(1987) </w:t>
      </w:r>
      <w:r w:rsidR="00CC38DF">
        <w:t>report great blue herons and double-crested c</w:t>
      </w:r>
      <w:r>
        <w:t>ormorants to consume 340 and 247 g of fish per day, respectively, translating to approximately one stocked bonytail per day</w:t>
      </w:r>
      <w:r w:rsidR="00A96E71">
        <w:t xml:space="preserve">.  </w:t>
      </w:r>
      <w:r>
        <w:t>Mult</w:t>
      </w:r>
      <w:r w:rsidR="00922D0E">
        <w:t>iplying these consumption rates </w:t>
      </w:r>
      <w:r>
        <w:t xml:space="preserve">with the maximum number of observed birds per observation period (see </w:t>
      </w:r>
      <w:r w:rsidR="00AD275C" w:rsidRPr="00AD275C">
        <w:t>figure</w:t>
      </w:r>
      <w:r>
        <w:t xml:space="preserve"> </w:t>
      </w:r>
      <w:r>
        <w:rPr>
          <w:noProof/>
        </w:rPr>
        <w:t>38</w:t>
      </w:r>
      <w:r>
        <w:t xml:space="preserve">), and assuming no alternative prey, predatory birds could consume at least 570, 120, and 300 individual bonytail in </w:t>
      </w:r>
      <w:r w:rsidR="00B65B65">
        <w:t>1</w:t>
      </w:r>
      <w:r>
        <w:t xml:space="preserve"> month at </w:t>
      </w:r>
      <w:r w:rsidR="00E74FBD">
        <w:t xml:space="preserve">the </w:t>
      </w:r>
      <w:r>
        <w:t>Bill Williams River, Regional Park Moabi, and Laughlin Lagoon, respectively</w:t>
      </w:r>
      <w:r w:rsidR="00A96E71">
        <w:t xml:space="preserve">.  </w:t>
      </w:r>
      <w:r>
        <w:t>These values likely represent underestimates because bird observations may only report a percentage of actual individual inhabitants and</w:t>
      </w:r>
      <w:r w:rsidR="00CC38DF">
        <w:t xml:space="preserve"> other avian predators such as great e</w:t>
      </w:r>
      <w:r>
        <w:t>gr</w:t>
      </w:r>
      <w:r w:rsidR="00C44C15">
        <w:t>ets and o</w:t>
      </w:r>
      <w:r>
        <w:t xml:space="preserve">sprey </w:t>
      </w:r>
      <w:r w:rsidR="00B65B65">
        <w:t xml:space="preserve">and </w:t>
      </w:r>
      <w:r>
        <w:t>are not included</w:t>
      </w:r>
      <w:r w:rsidR="00A96E71">
        <w:t xml:space="preserve">.  </w:t>
      </w:r>
      <w:r>
        <w:t xml:space="preserve">Also, </w:t>
      </w:r>
      <w:r w:rsidR="002E3FCE">
        <w:t xml:space="preserve">the </w:t>
      </w:r>
      <w:r>
        <w:t>estimated mass of food consumed per day by cormorants may be closer to 890 g when food harvested for chicks is included, as calculated by Gremillet et al</w:t>
      </w:r>
      <w:r w:rsidR="00A96E71">
        <w:t>.</w:t>
      </w:r>
      <w:r w:rsidR="001A6E9F">
        <w:t xml:space="preserve"> </w:t>
      </w:r>
      <w:r>
        <w:t>(1996)</w:t>
      </w:r>
      <w:r w:rsidR="00A96E71">
        <w:t xml:space="preserve">.  </w:t>
      </w:r>
      <w:r w:rsidR="00CC38DF">
        <w:t>Double-crested c</w:t>
      </w:r>
      <w:r>
        <w:t xml:space="preserve">ormorants are known to nest and rear young along the </w:t>
      </w:r>
      <w:r w:rsidR="003664BE">
        <w:t>LCR</w:t>
      </w:r>
      <w:r>
        <w:t xml:space="preserve"> (Rosenberg et al</w:t>
      </w:r>
      <w:r w:rsidR="00A96E71">
        <w:t>.</w:t>
      </w:r>
      <w:r w:rsidR="001A6E9F">
        <w:t xml:space="preserve"> </w:t>
      </w:r>
      <w:r>
        <w:t>1991)</w:t>
      </w:r>
      <w:r w:rsidR="00A96E71">
        <w:t xml:space="preserve">.  </w:t>
      </w:r>
      <w:r>
        <w:t>These estimates represent approximately 30% of bonytail stocked from the autumn 2014, spring 2015, and winter 2015–16 respective telemetry stocking events</w:t>
      </w:r>
      <w:r w:rsidR="00A96E71">
        <w:t xml:space="preserve">.  </w:t>
      </w:r>
      <w:r>
        <w:t xml:space="preserve">Precipitous post-release declines in stocked bonytail is consistent with PIT scanning data during all scanning events in which the majority of unique bonytail (over 55%) were contacted </w:t>
      </w:r>
      <w:r w:rsidR="003731BA">
        <w:t xml:space="preserve">within the first </w:t>
      </w:r>
      <w:r w:rsidR="00B65B65">
        <w:t>2</w:t>
      </w:r>
      <w:r w:rsidR="003731BA">
        <w:t xml:space="preserve"> weeks post-</w:t>
      </w:r>
      <w:r>
        <w:t>stocking</w:t>
      </w:r>
      <w:r w:rsidR="00A96E71">
        <w:t xml:space="preserve">.  </w:t>
      </w:r>
      <w:r>
        <w:t>Acoustic-tagged fish from the Bill Williams River autumn study suspected to be consumed by avian predators were determined mortaliti</w:t>
      </w:r>
      <w:r w:rsidR="003731BA">
        <w:t>es after a mean of 11 days post-</w:t>
      </w:r>
      <w:r>
        <w:t>release</w:t>
      </w:r>
      <w:r w:rsidR="00A96E71">
        <w:t>.</w:t>
      </w:r>
    </w:p>
    <w:p w14:paraId="5CF60E0D" w14:textId="77777777" w:rsidR="00A757C6" w:rsidRDefault="00A757C6" w:rsidP="001B318F">
      <w:pPr>
        <w:autoSpaceDE w:val="0"/>
        <w:autoSpaceDN w:val="0"/>
        <w:adjustRightInd w:val="0"/>
      </w:pPr>
    </w:p>
    <w:p w14:paraId="6685FAC3" w14:textId="50FBA35D" w:rsidR="00A757C6" w:rsidRDefault="00A757C6" w:rsidP="00B65B65">
      <w:pPr>
        <w:rPr>
          <w:color w:val="000000"/>
        </w:rPr>
      </w:pPr>
      <w:r>
        <w:t>Any bonytail consumed by an avian predator would be lost to acoustic telemetry studies unless the tag was shed over water</w:t>
      </w:r>
      <w:r w:rsidR="00A96E71">
        <w:t xml:space="preserve">.  </w:t>
      </w:r>
      <w:r>
        <w:t>This is of partic</w:t>
      </w:r>
      <w:r w:rsidR="00CC38DF">
        <w:t>ular concern for double-crested c</w:t>
      </w:r>
      <w:r>
        <w:t>ormorants</w:t>
      </w:r>
      <w:r w:rsidR="00B65B65">
        <w:t>,</w:t>
      </w:r>
      <w:r>
        <w:t xml:space="preserve"> which have a nearly 50% deposition probability of </w:t>
      </w:r>
      <w:r w:rsidR="002E3FCE">
        <w:t>expelling consumed tags on land-</w:t>
      </w:r>
      <w:r>
        <w:t xml:space="preserve">breeding colonies in the Columbia River basin </w:t>
      </w:r>
      <w:r w:rsidR="00B65B65">
        <w:t xml:space="preserve">(USA) </w:t>
      </w:r>
      <w:r>
        <w:t>(Hostetter et al</w:t>
      </w:r>
      <w:r w:rsidR="00A96E71">
        <w:t>.</w:t>
      </w:r>
      <w:r w:rsidR="001A6E9F">
        <w:t xml:space="preserve"> </w:t>
      </w:r>
      <w:r>
        <w:t>2015)</w:t>
      </w:r>
      <w:r w:rsidR="00A96E71">
        <w:t xml:space="preserve">.  </w:t>
      </w:r>
      <w:r>
        <w:t xml:space="preserve">Loss of contact with acoustic-tagged study fish was at least 30% at all sites, excluding </w:t>
      </w:r>
      <w:r w:rsidR="00E74FBD">
        <w:t xml:space="preserve">the </w:t>
      </w:r>
      <w:r>
        <w:t>Bill Williams River</w:t>
      </w:r>
      <w:r w:rsidR="00B65B65">
        <w:t>,</w:t>
      </w:r>
      <w:r>
        <w:t xml:space="preserve"> where confirmed mortality was at least 89%</w:t>
      </w:r>
      <w:r w:rsidR="00A96E71">
        <w:t xml:space="preserve">.  </w:t>
      </w:r>
      <w:r w:rsidR="00B65B65">
        <w:t>I</w:t>
      </w:r>
      <w:r>
        <w:rPr>
          <w:color w:val="000000"/>
        </w:rPr>
        <w:t>t is likely that contact losses are the result of tags removed from the study area by bird predation</w:t>
      </w:r>
      <w:r w:rsidR="00A96E71">
        <w:rPr>
          <w:color w:val="000000"/>
        </w:rPr>
        <w:t xml:space="preserve">.  </w:t>
      </w:r>
      <w:r>
        <w:rPr>
          <w:color w:val="000000"/>
        </w:rPr>
        <w:t xml:space="preserve">The application of radio telemetry was useful in locating </w:t>
      </w:r>
      <w:r w:rsidR="00B65B65">
        <w:rPr>
          <w:color w:val="000000"/>
        </w:rPr>
        <w:t>3</w:t>
      </w:r>
      <w:r>
        <w:rPr>
          <w:color w:val="000000"/>
        </w:rPr>
        <w:t xml:space="preserve"> of 12 (25%) radio-tagged study fish removed from the water at Laughlin Lagoon</w:t>
      </w:r>
      <w:r w:rsidR="00A96E71">
        <w:rPr>
          <w:color w:val="000000"/>
        </w:rPr>
        <w:t xml:space="preserve">.  </w:t>
      </w:r>
      <w:r>
        <w:rPr>
          <w:color w:val="000000"/>
        </w:rPr>
        <w:t xml:space="preserve">If the percentage of study fish removed from the water is independent of tag type, it is reasonable to assume that at least </w:t>
      </w:r>
      <w:r w:rsidR="00B65B65">
        <w:rPr>
          <w:color w:val="000000"/>
        </w:rPr>
        <w:t>3</w:t>
      </w:r>
      <w:r w:rsidR="00922D0E">
        <w:rPr>
          <w:color w:val="000000"/>
        </w:rPr>
        <w:t xml:space="preserve"> of 12 </w:t>
      </w:r>
      <w:r>
        <w:rPr>
          <w:color w:val="000000"/>
        </w:rPr>
        <w:t>acoustic tags were also removed from the water (potentially 3 of the 4 lost acoustic tags)</w:t>
      </w:r>
      <w:r w:rsidR="00A96E71">
        <w:rPr>
          <w:color w:val="000000"/>
        </w:rPr>
        <w:t xml:space="preserve">.  </w:t>
      </w:r>
      <w:r>
        <w:rPr>
          <w:color w:val="000000"/>
        </w:rPr>
        <w:t>Alternatively, lost radio tags could be a result of expelled tags deposited in water deep enough to attenuate signal</w:t>
      </w:r>
      <w:r w:rsidR="00B65B65">
        <w:rPr>
          <w:color w:val="000000"/>
        </w:rPr>
        <w:t>s</w:t>
      </w:r>
      <w:r>
        <w:rPr>
          <w:color w:val="000000"/>
        </w:rPr>
        <w:t xml:space="preserve"> and decrease detection probabilit</w:t>
      </w:r>
      <w:r w:rsidR="00B65B65">
        <w:rPr>
          <w:color w:val="000000"/>
        </w:rPr>
        <w:t>ies</w:t>
      </w:r>
      <w:r w:rsidR="00A96E71">
        <w:rPr>
          <w:color w:val="000000"/>
        </w:rPr>
        <w:t xml:space="preserve">.  </w:t>
      </w:r>
      <w:r>
        <w:rPr>
          <w:color w:val="000000"/>
        </w:rPr>
        <w:t>Eight of 12 acoustic tags were conf</w:t>
      </w:r>
      <w:r w:rsidR="00B65B65">
        <w:rPr>
          <w:color w:val="000000"/>
        </w:rPr>
        <w:t>irmed mortalities in the water, </w:t>
      </w:r>
      <w:r>
        <w:rPr>
          <w:color w:val="000000"/>
        </w:rPr>
        <w:t>suggesting that a greater proportion of radi</w:t>
      </w:r>
      <w:r w:rsidR="00922D0E">
        <w:rPr>
          <w:color w:val="000000"/>
        </w:rPr>
        <w:t xml:space="preserve">o tags, more than the </w:t>
      </w:r>
      <w:r w:rsidR="00B65B65">
        <w:rPr>
          <w:color w:val="000000"/>
        </w:rPr>
        <w:t>2</w:t>
      </w:r>
      <w:r w:rsidR="00922D0E">
        <w:rPr>
          <w:color w:val="000000"/>
        </w:rPr>
        <w:t xml:space="preserve"> of 12 </w:t>
      </w:r>
      <w:r>
        <w:rPr>
          <w:color w:val="000000"/>
        </w:rPr>
        <w:t>discovered, were evacuated in the water</w:t>
      </w:r>
      <w:r w:rsidR="00A96E71">
        <w:rPr>
          <w:color w:val="000000"/>
        </w:rPr>
        <w:t xml:space="preserve">.  </w:t>
      </w:r>
      <w:r>
        <w:rPr>
          <w:color w:val="000000"/>
        </w:rPr>
        <w:t>Two acoustic tags were triangulated in deep water under power line roosts, and it is possible that radio tags were evacuated at this site as well but not detected.</w:t>
      </w:r>
    </w:p>
    <w:p w14:paraId="3CF1F636" w14:textId="77777777" w:rsidR="00A757C6" w:rsidRDefault="00A757C6" w:rsidP="001B318F">
      <w:pPr>
        <w:autoSpaceDE w:val="0"/>
        <w:autoSpaceDN w:val="0"/>
        <w:adjustRightInd w:val="0"/>
        <w:rPr>
          <w:color w:val="000000"/>
        </w:rPr>
      </w:pPr>
    </w:p>
    <w:p w14:paraId="297F5A9F" w14:textId="67ED73C4" w:rsidR="00A757C6" w:rsidRDefault="00CC38DF" w:rsidP="001B318F">
      <w:pPr>
        <w:autoSpaceDE w:val="0"/>
        <w:autoSpaceDN w:val="0"/>
        <w:adjustRightInd w:val="0"/>
      </w:pPr>
      <w:r>
        <w:t>Double-crested c</w:t>
      </w:r>
      <w:r w:rsidR="00A757C6">
        <w:t>ormorant population numbers peak in Arizona in March – April and October – November (Wires et al</w:t>
      </w:r>
      <w:r w:rsidR="00A96E71">
        <w:t>.</w:t>
      </w:r>
      <w:r w:rsidR="001A6E9F">
        <w:t xml:space="preserve"> </w:t>
      </w:r>
      <w:r w:rsidR="00A757C6">
        <w:t xml:space="preserve">2001) amid scheduled stocking events and </w:t>
      </w:r>
      <w:r w:rsidR="00A757C6">
        <w:lastRenderedPageBreak/>
        <w:t>associated telemetry tracking</w:t>
      </w:r>
      <w:r w:rsidR="00A96E71">
        <w:t xml:space="preserve">.  </w:t>
      </w:r>
      <w:r w:rsidR="00A757C6">
        <w:t xml:space="preserve">Bonytail survival may be greater during </w:t>
      </w:r>
      <w:r w:rsidR="00B65B65">
        <w:t xml:space="preserve">the </w:t>
      </w:r>
      <w:r w:rsidR="00A757C6">
        <w:t>winter months, supported by PIT scanning data at Laughlin Lagoon in which contacts declined over time at a less accelerated rate compared to other study periods</w:t>
      </w:r>
      <w:r w:rsidR="00A96E71">
        <w:t xml:space="preserve">.  </w:t>
      </w:r>
      <w:r>
        <w:t>Documentation of double-crested c</w:t>
      </w:r>
      <w:r w:rsidR="00A757C6">
        <w:t>ormorant migration at Lake Havasu could identi</w:t>
      </w:r>
      <w:r>
        <w:t xml:space="preserve">fy ideal stocking seasons when </w:t>
      </w:r>
      <w:r w:rsidR="00B65B65">
        <w:t xml:space="preserve">the </w:t>
      </w:r>
      <w:r>
        <w:t>double-crested c</w:t>
      </w:r>
      <w:r w:rsidR="00A757C6" w:rsidRPr="00D85AA0">
        <w:t>ormorant predation threat is lessened</w:t>
      </w:r>
      <w:r w:rsidR="00A96E71">
        <w:t xml:space="preserve">.  </w:t>
      </w:r>
      <w:r w:rsidR="00A757C6" w:rsidRPr="00D85AA0">
        <w:t>Artificial structures may provide cover a</w:t>
      </w:r>
      <w:r>
        <w:t>nd reduce fish loss (Russell et </w:t>
      </w:r>
      <w:r w:rsidR="00A757C6" w:rsidRPr="00D85AA0">
        <w:t>al</w:t>
      </w:r>
      <w:r w:rsidR="00A96E71">
        <w:t>.</w:t>
      </w:r>
      <w:r w:rsidR="001A6E9F">
        <w:t xml:space="preserve"> </w:t>
      </w:r>
      <w:r w:rsidR="00A757C6" w:rsidRPr="00D85AA0">
        <w:t>2008)</w:t>
      </w:r>
      <w:r w:rsidR="00A96E71">
        <w:t xml:space="preserve">.  </w:t>
      </w:r>
      <w:r w:rsidR="00A757C6" w:rsidRPr="00D85AA0">
        <w:t xml:space="preserve">In addition, </w:t>
      </w:r>
      <w:r w:rsidR="00A757C6">
        <w:t>W</w:t>
      </w:r>
      <w:r w:rsidR="00A757C6" w:rsidRPr="00D85AA0">
        <w:t>ires et al</w:t>
      </w:r>
      <w:r w:rsidR="00A96E71">
        <w:t>.</w:t>
      </w:r>
      <w:r w:rsidR="001A6E9F">
        <w:t xml:space="preserve"> </w:t>
      </w:r>
      <w:r w:rsidR="00A757C6" w:rsidRPr="00D85AA0">
        <w:t xml:space="preserve">(2001) suggest </w:t>
      </w:r>
      <w:r w:rsidR="00A757C6">
        <w:t xml:space="preserve">using </w:t>
      </w:r>
      <w:r w:rsidR="00A757C6" w:rsidRPr="00D85AA0">
        <w:t>exclusion</w:t>
      </w:r>
      <w:r w:rsidR="002E3FCE">
        <w:t xml:space="preserve"> </w:t>
      </w:r>
      <w:r w:rsidR="00A757C6" w:rsidRPr="00D85AA0">
        <w:t>nets, wires, f</w:t>
      </w:r>
      <w:r w:rsidR="00A757C6">
        <w:t>l</w:t>
      </w:r>
      <w:r w:rsidR="00A757C6" w:rsidRPr="00D85AA0">
        <w:t xml:space="preserve">oating ropes, flight inhibitors, </w:t>
      </w:r>
      <w:r w:rsidR="00A757C6">
        <w:t xml:space="preserve">and </w:t>
      </w:r>
      <w:r w:rsidR="00A757C6" w:rsidRPr="00D85AA0">
        <w:t>non-lethal harassment, as well</w:t>
      </w:r>
      <w:r w:rsidR="00A757C6">
        <w:t xml:space="preserve"> as changing stocking locations </w:t>
      </w:r>
      <w:r w:rsidR="00A757C6" w:rsidRPr="00D85AA0">
        <w:t xml:space="preserve">to decrease </w:t>
      </w:r>
      <w:r w:rsidR="00A757C6">
        <w:t xml:space="preserve">bird </w:t>
      </w:r>
      <w:r w:rsidR="00A757C6" w:rsidRPr="00D85AA0">
        <w:t>predation</w:t>
      </w:r>
      <w:r w:rsidR="00A757C6">
        <w:t xml:space="preserve"> and </w:t>
      </w:r>
      <w:r w:rsidR="00A757C6" w:rsidRPr="00D85AA0">
        <w:t xml:space="preserve">stocking at more turbid </w:t>
      </w:r>
      <w:r w:rsidR="00A757C6">
        <w:t>sites or artificially increasing turbidity</w:t>
      </w:r>
      <w:r w:rsidR="00A96E71">
        <w:t xml:space="preserve">.  </w:t>
      </w:r>
      <w:r w:rsidR="00A757C6" w:rsidRPr="00D85AA0">
        <w:t>A telemetry study at an enclosed captive site</w:t>
      </w:r>
      <w:r w:rsidR="00A757C6">
        <w:t xml:space="preserve">, </w:t>
      </w:r>
      <w:r w:rsidR="00A757C6" w:rsidRPr="00D85AA0">
        <w:t xml:space="preserve">where non-native fish species were not present </w:t>
      </w:r>
      <w:r w:rsidR="00A757C6">
        <w:t xml:space="preserve">and </w:t>
      </w:r>
      <w:r w:rsidR="00A757C6" w:rsidRPr="00D85AA0">
        <w:t>bird</w:t>
      </w:r>
      <w:r w:rsidR="00A757C6">
        <w:t>s</w:t>
      </w:r>
      <w:r w:rsidR="00A757C6" w:rsidRPr="00D85AA0">
        <w:t xml:space="preserve"> could be </w:t>
      </w:r>
      <w:r w:rsidR="00A757C6">
        <w:t xml:space="preserve">excluded by nets or other devices, </w:t>
      </w:r>
      <w:r w:rsidR="00A757C6" w:rsidRPr="00D85AA0">
        <w:t xml:space="preserve">would be </w:t>
      </w:r>
      <w:r w:rsidR="00A757C6">
        <w:t>ideal for obtaining habitat data (e.g</w:t>
      </w:r>
      <w:r w:rsidR="00A96E71">
        <w:t>.</w:t>
      </w:r>
      <w:r w:rsidR="00B65B65">
        <w:t xml:space="preserve">, the </w:t>
      </w:r>
      <w:r w:rsidR="00A757C6" w:rsidRPr="00D85AA0">
        <w:t>Yuma Cove</w:t>
      </w:r>
      <w:r w:rsidR="00B65B65">
        <w:t xml:space="preserve"> b</w:t>
      </w:r>
      <w:r w:rsidR="00A757C6">
        <w:t>ackwater on Lake Mohave</w:t>
      </w:r>
      <w:r w:rsidR="00A757C6" w:rsidRPr="00D85AA0">
        <w:t>, Office Cove</w:t>
      </w:r>
      <w:r w:rsidR="00A757C6">
        <w:t xml:space="preserve"> on Lake Havasu</w:t>
      </w:r>
      <w:r w:rsidR="00A757C6" w:rsidRPr="00D85AA0">
        <w:t xml:space="preserve">, Cibola High Levee Pond, </w:t>
      </w:r>
      <w:r w:rsidR="00A757C6">
        <w:t xml:space="preserve">or one of the native fish ponds at </w:t>
      </w:r>
      <w:r w:rsidR="00B65B65">
        <w:t xml:space="preserve">the </w:t>
      </w:r>
      <w:r w:rsidR="00A757C6">
        <w:t xml:space="preserve">Imperial </w:t>
      </w:r>
      <w:r w:rsidR="00B65B65">
        <w:t xml:space="preserve">National </w:t>
      </w:r>
      <w:r w:rsidR="00A757C6">
        <w:t>Wildlife Refuge).</w:t>
      </w:r>
    </w:p>
    <w:p w14:paraId="15C459E9" w14:textId="77777777" w:rsidR="00A757C6" w:rsidRDefault="00A757C6" w:rsidP="001B318F">
      <w:pPr>
        <w:autoSpaceDE w:val="0"/>
        <w:autoSpaceDN w:val="0"/>
        <w:adjustRightInd w:val="0"/>
      </w:pPr>
    </w:p>
    <w:p w14:paraId="28B9F273" w14:textId="1B7F21C3" w:rsidR="00A757C6" w:rsidRDefault="00A757C6" w:rsidP="001B318F">
      <w:pPr>
        <w:autoSpaceDE w:val="0"/>
        <w:autoSpaceDN w:val="0"/>
        <w:adjustRightInd w:val="0"/>
        <w:rPr>
          <w:color w:val="000000"/>
        </w:rPr>
      </w:pPr>
      <w:r>
        <w:rPr>
          <w:color w:val="000000"/>
        </w:rPr>
        <w:t>Signal loss or recovery on land could also occur if a telemetry-tagged fish died near shore and the carcass was retrieved by an avian or terrestrial predator or scavenger</w:t>
      </w:r>
      <w:r w:rsidR="00A96E71">
        <w:rPr>
          <w:color w:val="000000"/>
        </w:rPr>
        <w:t xml:space="preserve">.  </w:t>
      </w:r>
      <w:r>
        <w:rPr>
          <w:color w:val="000000"/>
        </w:rPr>
        <w:t>Among others, ravens (</w:t>
      </w:r>
      <w:r w:rsidRPr="007D59DE">
        <w:rPr>
          <w:i/>
          <w:color w:val="000000"/>
        </w:rPr>
        <w:t>Corvus corax</w:t>
      </w:r>
      <w:r>
        <w:rPr>
          <w:color w:val="000000"/>
        </w:rPr>
        <w:t>), coyotes (</w:t>
      </w:r>
      <w:r w:rsidRPr="007D59DE">
        <w:rPr>
          <w:i/>
          <w:color w:val="000000"/>
        </w:rPr>
        <w:t>Canis latrans</w:t>
      </w:r>
      <w:r>
        <w:rPr>
          <w:color w:val="000000"/>
        </w:rPr>
        <w:t>), or raccoons (</w:t>
      </w:r>
      <w:r w:rsidRPr="007D59DE">
        <w:rPr>
          <w:i/>
          <w:color w:val="000000"/>
        </w:rPr>
        <w:t>Procyon lotor</w:t>
      </w:r>
      <w:r>
        <w:rPr>
          <w:color w:val="000000"/>
        </w:rPr>
        <w:t xml:space="preserve">), are all common throughout the study area and which have been observed eating fish carcasses elsewhere along the </w:t>
      </w:r>
      <w:r w:rsidR="003664BE">
        <w:rPr>
          <w:color w:val="000000"/>
        </w:rPr>
        <w:t>LCR</w:t>
      </w:r>
      <w:r w:rsidR="00A96E71">
        <w:rPr>
          <w:color w:val="000000"/>
        </w:rPr>
        <w:t xml:space="preserve">.  </w:t>
      </w:r>
      <w:r>
        <w:rPr>
          <w:color w:val="000000"/>
        </w:rPr>
        <w:t>The dead fish could be consumed on the shoreline and the tag left there, or the tag could be ejected and deposited far from the site</w:t>
      </w:r>
      <w:r w:rsidR="00A96E71">
        <w:rPr>
          <w:color w:val="000000"/>
        </w:rPr>
        <w:t xml:space="preserve">.  </w:t>
      </w:r>
      <w:r>
        <w:rPr>
          <w:color w:val="000000"/>
        </w:rPr>
        <w:t>Although this possibility potentially reduces the role bird predation has on bonytail post-stocking survival, it does not impact the overall assessment of bonytail survival.</w:t>
      </w:r>
    </w:p>
    <w:p w14:paraId="75B0C306" w14:textId="77777777" w:rsidR="00922D0E" w:rsidRDefault="00922D0E" w:rsidP="001B318F">
      <w:pPr>
        <w:autoSpaceDE w:val="0"/>
        <w:autoSpaceDN w:val="0"/>
        <w:adjustRightInd w:val="0"/>
        <w:rPr>
          <w:color w:val="000000"/>
        </w:rPr>
      </w:pPr>
    </w:p>
    <w:p w14:paraId="0096DF1A" w14:textId="77777777" w:rsidR="00A757C6" w:rsidRDefault="00A757C6" w:rsidP="001B318F">
      <w:pPr>
        <w:autoSpaceDE w:val="0"/>
        <w:autoSpaceDN w:val="0"/>
        <w:adjustRightInd w:val="0"/>
      </w:pPr>
    </w:p>
    <w:p w14:paraId="36F99A33" w14:textId="0EB6F4C6" w:rsidR="00A757C6" w:rsidRDefault="00A757C6" w:rsidP="00922D0E">
      <w:pPr>
        <w:pStyle w:val="Heading2"/>
      </w:pPr>
      <w:bookmarkStart w:id="542" w:name="_Toc456938205"/>
      <w:r>
        <w:t xml:space="preserve">Predation: </w:t>
      </w:r>
      <w:r w:rsidR="00922D0E">
        <w:t xml:space="preserve"> Fi</w:t>
      </w:r>
      <w:r>
        <w:t>sh</w:t>
      </w:r>
      <w:bookmarkEnd w:id="542"/>
    </w:p>
    <w:p w14:paraId="1BD8FC11" w14:textId="77777777" w:rsidR="00922D0E" w:rsidRDefault="00922D0E" w:rsidP="001B318F"/>
    <w:p w14:paraId="209D6162" w14:textId="3735D830" w:rsidR="00A757C6" w:rsidRDefault="00A757C6" w:rsidP="001B318F">
      <w:pPr>
        <w:rPr>
          <w:rFonts w:eastAsiaTheme="minorHAnsi"/>
        </w:rPr>
      </w:pPr>
      <w:r>
        <w:t xml:space="preserve">Direct observation of a bonytail in the digestive tract of a largemouth bass </w:t>
      </w:r>
      <w:r>
        <w:rPr>
          <w:color w:val="000000"/>
        </w:rPr>
        <w:t>(Humphrey et al</w:t>
      </w:r>
      <w:r w:rsidR="00A96E71">
        <w:rPr>
          <w:color w:val="000000"/>
        </w:rPr>
        <w:t>.</w:t>
      </w:r>
      <w:r w:rsidR="001A6E9F">
        <w:rPr>
          <w:color w:val="000000"/>
        </w:rPr>
        <w:t xml:space="preserve"> </w:t>
      </w:r>
      <w:r>
        <w:rPr>
          <w:color w:val="000000"/>
        </w:rPr>
        <w:t>2014)</w:t>
      </w:r>
      <w:r>
        <w:t xml:space="preserve"> illustrates the threat piscivorous fishes pose to bonytail survival</w:t>
      </w:r>
      <w:r w:rsidR="00A96E71">
        <w:t xml:space="preserve">.  </w:t>
      </w:r>
      <w:r>
        <w:t>Data from February 2014, 2015, and 2016 “Roundups” suggest relatively high numbers of largemouth bass (percent of total catch</w:t>
      </w:r>
      <w:r w:rsidR="009B3567">
        <w:t xml:space="preserve"> = </w:t>
      </w:r>
      <w:r>
        <w:t>20, 11</w:t>
      </w:r>
      <w:r w:rsidR="00260590">
        <w:t>,</w:t>
      </w:r>
      <w:r>
        <w:t xml:space="preserve"> </w:t>
      </w:r>
      <w:r w:rsidR="00260590">
        <w:t xml:space="preserve">and </w:t>
      </w:r>
      <w:r>
        <w:t>14%</w:t>
      </w:r>
      <w:r w:rsidR="00260590">
        <w:t>,</w:t>
      </w:r>
      <w:r w:rsidRPr="00813379">
        <w:t xml:space="preserve"> respectively</w:t>
      </w:r>
      <w:r>
        <w:t xml:space="preserve">) in Lake Havasu (including Blankenship Bend, Topock Gorge, and </w:t>
      </w:r>
      <w:ins w:id="543" w:author="Brian Kesner" w:date="2016-08-15T15:48:00Z">
        <w:r w:rsidR="00801D10">
          <w:t xml:space="preserve">Regional </w:t>
        </w:r>
      </w:ins>
      <w:r>
        <w:t>Park Moabi) compared to bonytail (percent of total catch</w:t>
      </w:r>
      <w:r w:rsidR="009B3567">
        <w:t xml:space="preserve"> = </w:t>
      </w:r>
      <w:r>
        <w:t xml:space="preserve">1, 0, </w:t>
      </w:r>
      <w:r w:rsidR="00260590">
        <w:t>and</w:t>
      </w:r>
      <w:r w:rsidR="002E3FCE">
        <w:t xml:space="preserve"> </w:t>
      </w:r>
      <w:r>
        <w:t>0</w:t>
      </w:r>
      <w:r w:rsidR="00260590">
        <w:t>%,</w:t>
      </w:r>
      <w:r>
        <w:t xml:space="preserve"> respectively)</w:t>
      </w:r>
      <w:r w:rsidR="00A96E71">
        <w:t xml:space="preserve">.  </w:t>
      </w:r>
      <w:r>
        <w:t xml:space="preserve">Largemouth bass may take </w:t>
      </w:r>
      <w:r w:rsidR="007F4B43">
        <w:t>3</w:t>
      </w:r>
      <w:r>
        <w:t xml:space="preserve"> days to evacuate a consumed tag (Thompson et al</w:t>
      </w:r>
      <w:r w:rsidR="00A96E71">
        <w:t>.</w:t>
      </w:r>
      <w:r w:rsidR="001A6E9F">
        <w:t xml:space="preserve"> </w:t>
      </w:r>
      <w:r>
        <w:t>2015)</w:t>
      </w:r>
      <w:r w:rsidR="00A96E71">
        <w:t xml:space="preserve">.  </w:t>
      </w:r>
      <w:r>
        <w:t>One acoustic-tagged fish in the spring telemetry study at Blankenship Bend traveled a reach of 17 km in 3 days (later determined to be a mortality due to lack of movement), which could signal consumption by a piscine predator</w:t>
      </w:r>
      <w:r w:rsidR="00A96E71">
        <w:t xml:space="preserve">.  </w:t>
      </w:r>
      <w:r>
        <w:t xml:space="preserve">An acoustic-tagged fish during the Laughlin Lagoon study exhibited increased displacement </w:t>
      </w:r>
      <w:r w:rsidR="007F4B43">
        <w:t>5</w:t>
      </w:r>
      <w:r>
        <w:t xml:space="preserve"> days prior to determination of mortality, likely the result of consumption and evacuation of </w:t>
      </w:r>
      <w:r w:rsidR="007F4B43">
        <w:t xml:space="preserve">the </w:t>
      </w:r>
      <w:r>
        <w:t>study fish and tag</w:t>
      </w:r>
      <w:r w:rsidR="00A96E71">
        <w:t xml:space="preserve">.  </w:t>
      </w:r>
      <w:r>
        <w:t>Tracking recorded increased displacement per day and contact at locations seldom or never visited by other tagged fish</w:t>
      </w:r>
      <w:r w:rsidR="007F4B43">
        <w:t>,</w:t>
      </w:r>
      <w:r>
        <w:t xml:space="preserve"> </w:t>
      </w:r>
      <w:r w:rsidR="007F4B43">
        <w:t>which</w:t>
      </w:r>
      <w:r>
        <w:t xml:space="preserve"> included the </w:t>
      </w:r>
      <w:r w:rsidR="00A20CF4">
        <w:t>main stem</w:t>
      </w:r>
      <w:r>
        <w:t xml:space="preserve"> river and sou</w:t>
      </w:r>
      <w:r w:rsidR="00C04541">
        <w:t>th channel of Laughlin Lagoon (a</w:t>
      </w:r>
      <w:r>
        <w:t>ttachment 3)</w:t>
      </w:r>
      <w:r w:rsidR="00A96E71">
        <w:t xml:space="preserve">.  </w:t>
      </w:r>
      <w:r>
        <w:rPr>
          <w:rFonts w:eastAsiaTheme="minorHAnsi"/>
        </w:rPr>
        <w:t xml:space="preserve">A higher rate of movement is consistent with </w:t>
      </w:r>
      <w:r>
        <w:rPr>
          <w:rFonts w:eastAsiaTheme="minorHAnsi"/>
        </w:rPr>
        <w:lastRenderedPageBreak/>
        <w:t>that of striped bass (</w:t>
      </w:r>
      <w:r>
        <w:rPr>
          <w:rFonts w:eastAsiaTheme="minorHAnsi"/>
          <w:i/>
          <w:iCs/>
        </w:rPr>
        <w:t>Morone saxatilis</w:t>
      </w:r>
      <w:r w:rsidR="007F4B43" w:rsidRPr="007F4B43">
        <w:rPr>
          <w:rFonts w:eastAsiaTheme="minorHAnsi"/>
          <w:iCs/>
        </w:rPr>
        <w:t>)</w:t>
      </w:r>
      <w:r>
        <w:rPr>
          <w:rFonts w:eastAsiaTheme="minorHAnsi"/>
        </w:rPr>
        <w:t xml:space="preserve"> </w:t>
      </w:r>
      <w:r w:rsidR="007F4B43">
        <w:rPr>
          <w:rFonts w:eastAsiaTheme="minorHAnsi"/>
        </w:rPr>
        <w:t>(</w:t>
      </w:r>
      <w:r>
        <w:rPr>
          <w:rFonts w:eastAsiaTheme="minorHAnsi"/>
        </w:rPr>
        <w:t>Ng et al</w:t>
      </w:r>
      <w:r w:rsidR="00A96E71">
        <w:rPr>
          <w:rFonts w:eastAsiaTheme="minorHAnsi"/>
        </w:rPr>
        <w:t>.</w:t>
      </w:r>
      <w:r w:rsidR="001A6E9F">
        <w:rPr>
          <w:rFonts w:eastAsiaTheme="minorHAnsi"/>
        </w:rPr>
        <w:t xml:space="preserve"> </w:t>
      </w:r>
      <w:r>
        <w:rPr>
          <w:rFonts w:eastAsiaTheme="minorHAnsi"/>
        </w:rPr>
        <w:t>2007; Wilkerson and Fisher 1997), a large pelagic piscivore that is common in Lake Havasu</w:t>
      </w:r>
      <w:r w:rsidR="00A96E71">
        <w:rPr>
          <w:rFonts w:eastAsiaTheme="minorHAnsi"/>
        </w:rPr>
        <w:t xml:space="preserve">.  </w:t>
      </w:r>
      <w:r>
        <w:rPr>
          <w:rFonts w:eastAsiaTheme="minorHAnsi"/>
        </w:rPr>
        <w:t>Recent data suggest that striped bass can take up to 20 days to evacuate a consumed tag (Friedl et al</w:t>
      </w:r>
      <w:r w:rsidR="00A96E71">
        <w:rPr>
          <w:rFonts w:eastAsiaTheme="minorHAnsi"/>
        </w:rPr>
        <w:t>.</w:t>
      </w:r>
      <w:r w:rsidR="001A6E9F">
        <w:rPr>
          <w:rFonts w:eastAsiaTheme="minorHAnsi"/>
        </w:rPr>
        <w:t xml:space="preserve"> </w:t>
      </w:r>
      <w:r>
        <w:rPr>
          <w:rFonts w:eastAsiaTheme="minorHAnsi"/>
        </w:rPr>
        <w:t>2013), which adds uncertainty to mortality estimates and habitat preference assessments from a 60-day study</w:t>
      </w:r>
      <w:r w:rsidR="00A96E71">
        <w:rPr>
          <w:rFonts w:eastAsiaTheme="minorHAnsi"/>
        </w:rPr>
        <w:t xml:space="preserve">.  </w:t>
      </w:r>
      <w:r>
        <w:rPr>
          <w:rFonts w:eastAsiaTheme="minorHAnsi"/>
        </w:rPr>
        <w:t>A tag may be tracked for up to a third of the study period before it is evacuated, dur</w:t>
      </w:r>
      <w:r w:rsidR="007F4B43">
        <w:rPr>
          <w:rFonts w:eastAsiaTheme="minorHAnsi"/>
        </w:rPr>
        <w:t>ing which time it is unknown if </w:t>
      </w:r>
      <w:r>
        <w:rPr>
          <w:rFonts w:eastAsiaTheme="minorHAnsi"/>
        </w:rPr>
        <w:t>it was representative of the behavior of a bonytail or predator</w:t>
      </w:r>
      <w:r w:rsidR="00A96E71">
        <w:rPr>
          <w:rFonts w:eastAsiaTheme="minorHAnsi"/>
        </w:rPr>
        <w:t xml:space="preserve">.  </w:t>
      </w:r>
      <w:r>
        <w:rPr>
          <w:rFonts w:eastAsiaTheme="minorHAnsi"/>
        </w:rPr>
        <w:t>If a tagged bonytail is consumed toward the end of the study, it may never be determined a mortality or casualty of predation</w:t>
      </w:r>
      <w:r w:rsidR="00A96E71">
        <w:rPr>
          <w:rFonts w:eastAsiaTheme="minorHAnsi"/>
        </w:rPr>
        <w:t xml:space="preserve">.  </w:t>
      </w:r>
      <w:r>
        <w:rPr>
          <w:rFonts w:eastAsiaTheme="minorHAnsi"/>
        </w:rPr>
        <w:t xml:space="preserve">Telemetry tags </w:t>
      </w:r>
      <w:r w:rsidR="007F4B43">
        <w:rPr>
          <w:rFonts w:eastAsiaTheme="minorHAnsi"/>
        </w:rPr>
        <w:t>with a dissolvable “trigger” to </w:t>
      </w:r>
      <w:r>
        <w:rPr>
          <w:rFonts w:eastAsiaTheme="minorHAnsi"/>
        </w:rPr>
        <w:t>detect consumption by a predator are currently being tested (Hydroacoustic Technology, Inc</w:t>
      </w:r>
      <w:r w:rsidR="00A96E71">
        <w:rPr>
          <w:rFonts w:eastAsiaTheme="minorHAnsi"/>
        </w:rPr>
        <w:t>.</w:t>
      </w:r>
      <w:r w:rsidR="007F4B43">
        <w:rPr>
          <w:rFonts w:eastAsiaTheme="minorHAnsi"/>
        </w:rPr>
        <w:t xml:space="preserve">, </w:t>
      </w:r>
      <w:r>
        <w:rPr>
          <w:rFonts w:eastAsiaTheme="minorHAnsi"/>
        </w:rPr>
        <w:t>2014) and could provide an important tool to further examine the impact of piscivory on bonytail survival.</w:t>
      </w:r>
    </w:p>
    <w:p w14:paraId="50ADBD26" w14:textId="77777777" w:rsidR="00A757C6" w:rsidRDefault="00A757C6" w:rsidP="001B318F">
      <w:pPr>
        <w:rPr>
          <w:rFonts w:eastAsiaTheme="minorHAnsi"/>
        </w:rPr>
      </w:pPr>
    </w:p>
    <w:p w14:paraId="343E3EC3" w14:textId="468ED74F" w:rsidR="00A757C6" w:rsidRDefault="00A757C6" w:rsidP="001B318F">
      <w:pPr>
        <w:rPr>
          <w:rFonts w:eastAsiaTheme="minorHAnsi"/>
        </w:rPr>
      </w:pPr>
      <w:r>
        <w:t>Six of 17 tags were re</w:t>
      </w:r>
      <w:r w:rsidR="004923B6">
        <w:t xml:space="preserve">covered in </w:t>
      </w:r>
      <w:r w:rsidR="00E74FBD">
        <w:t xml:space="preserve">the </w:t>
      </w:r>
      <w:r w:rsidR="004923B6">
        <w:t>Bill Williams River i</w:t>
      </w:r>
      <w:r>
        <w:t>nlet under areas of heavy cover</w:t>
      </w:r>
      <w:r w:rsidR="002E3FCE">
        <w:t>,</w:t>
      </w:r>
      <w:r>
        <w:t xml:space="preserve"> implicating tag evacuation by fish predators</w:t>
      </w:r>
      <w:r w:rsidR="00A96E71">
        <w:t xml:space="preserve">.  </w:t>
      </w:r>
      <w:r>
        <w:t xml:space="preserve">It is unknown if fish or bird predation is a greater threat to bonytail survival in the inlet compared to the arm of </w:t>
      </w:r>
      <w:r w:rsidR="00E74FBD">
        <w:t xml:space="preserve">the </w:t>
      </w:r>
      <w:r>
        <w:t>Bill Williams River</w:t>
      </w:r>
      <w:r w:rsidR="00A96E71">
        <w:t xml:space="preserve">.  </w:t>
      </w:r>
      <w:r>
        <w:t>The inlet is characterized by higher turbidity and greater presence of cattails and overhanging debris, and such habitat may be ideal for flathead catfish (</w:t>
      </w:r>
      <w:r>
        <w:rPr>
          <w:i/>
        </w:rPr>
        <w:t>Pylodictis olivaris</w:t>
      </w:r>
      <w:r>
        <w:t>)</w:t>
      </w:r>
      <w:r w:rsidR="00A96E71">
        <w:t xml:space="preserve">.  </w:t>
      </w:r>
      <w:r>
        <w:t xml:space="preserve">Daugherty and Sutton (2005) identified flathead catfish in </w:t>
      </w:r>
      <w:r w:rsidR="007F4B43">
        <w:t xml:space="preserve">the </w:t>
      </w:r>
      <w:r>
        <w:t>St</w:t>
      </w:r>
      <w:r w:rsidR="00A96E71">
        <w:t>.</w:t>
      </w:r>
      <w:r w:rsidR="007F4B43">
        <w:t xml:space="preserve"> </w:t>
      </w:r>
      <w:r>
        <w:t>Joseph River, Michigan</w:t>
      </w:r>
      <w:r w:rsidR="007F4B43">
        <w:t>,</w:t>
      </w:r>
      <w:r>
        <w:t xml:space="preserve"> to utilize habitat at 3 m depths consisting of large woody debris and riprap</w:t>
      </w:r>
      <w:r w:rsidR="00A96E71">
        <w:t xml:space="preserve">.  </w:t>
      </w:r>
      <w:r>
        <w:t>Unlike striped bass, flathead catfish may exhibit behavior more similar to bonytail, displaying discrete area fidelity</w:t>
      </w:r>
      <w:r w:rsidR="00A96E71">
        <w:t xml:space="preserve">.  </w:t>
      </w:r>
      <w:r>
        <w:t>Garrett (2010) report</w:t>
      </w:r>
      <w:r w:rsidR="007F4B43">
        <w:t>s</w:t>
      </w:r>
      <w:r>
        <w:t xml:space="preserve"> that flathead catf</w:t>
      </w:r>
      <w:r w:rsidR="001375A6">
        <w:t>ish establish small home ranges</w:t>
      </w:r>
      <w:r w:rsidR="001375A6">
        <w:br/>
      </w:r>
      <w:r>
        <w:t>(&lt;</w:t>
      </w:r>
      <w:r w:rsidR="001375A6">
        <w:t xml:space="preserve"> </w:t>
      </w:r>
      <w:r>
        <w:t>10 km)</w:t>
      </w:r>
      <w:r w:rsidR="007F4B43">
        <w:t>,</w:t>
      </w:r>
      <w:r>
        <w:t xml:space="preserve"> with fidelity to several discrete areas of high use and select deep habitats associated with anthropogenic structures</w:t>
      </w:r>
      <w:r w:rsidR="00A96E71">
        <w:t xml:space="preserve">.  </w:t>
      </w:r>
      <w:r>
        <w:t xml:space="preserve">There </w:t>
      </w:r>
      <w:r w:rsidR="00922D0E">
        <w:t xml:space="preserve">is no information on </w:t>
      </w:r>
      <w:r w:rsidR="007F4B43">
        <w:t xml:space="preserve">the </w:t>
      </w:r>
      <w:r w:rsidR="00922D0E">
        <w:t>home range </w:t>
      </w:r>
      <w:r>
        <w:t>of bonytail, but use of structure (riprap) has been documented (Marsh et al</w:t>
      </w:r>
      <w:r w:rsidR="00A96E71">
        <w:t>.</w:t>
      </w:r>
      <w:r w:rsidR="001A6E9F">
        <w:t xml:space="preserve"> </w:t>
      </w:r>
      <w:r>
        <w:t>2013a)</w:t>
      </w:r>
      <w:r w:rsidR="007F4B43">
        <w:t>,</w:t>
      </w:r>
      <w:r>
        <w:t xml:space="preserve"> and this study indicates minimal dispersal from the release site overall</w:t>
      </w:r>
      <w:r w:rsidR="00A96E71">
        <w:t xml:space="preserve">.  </w:t>
      </w:r>
      <w:r>
        <w:t xml:space="preserve">It is currently not possible to distinguish flathead catfish and bonytail behavior </w:t>
      </w:r>
      <w:r w:rsidR="007F4B43">
        <w:t>from</w:t>
      </w:r>
      <w:r>
        <w:t xml:space="preserve"> telemetry data.</w:t>
      </w:r>
    </w:p>
    <w:p w14:paraId="52FA7E27" w14:textId="77777777" w:rsidR="00A757C6" w:rsidRDefault="00A757C6" w:rsidP="001B318F">
      <w:pPr>
        <w:rPr>
          <w:i/>
          <w:color w:val="000000"/>
          <w:u w:val="single"/>
        </w:rPr>
      </w:pPr>
    </w:p>
    <w:p w14:paraId="6EC68AA9" w14:textId="3CFCA848" w:rsidR="00A757C6" w:rsidRDefault="00A757C6" w:rsidP="001B318F">
      <w:pPr>
        <w:rPr>
          <w:rFonts w:eastAsiaTheme="minorHAnsi"/>
        </w:rPr>
      </w:pPr>
      <w:r>
        <w:rPr>
          <w:rFonts w:eastAsiaTheme="minorHAnsi"/>
        </w:rPr>
        <w:t xml:space="preserve">Bonytail may be a naïve fish </w:t>
      </w:r>
      <w:r w:rsidR="00363DA5">
        <w:rPr>
          <w:rFonts w:eastAsiaTheme="minorHAnsi"/>
        </w:rPr>
        <w:t>toward</w:t>
      </w:r>
      <w:r>
        <w:rPr>
          <w:rFonts w:eastAsiaTheme="minorHAnsi"/>
        </w:rPr>
        <w:t xml:space="preserve"> introduced predators, causing them to be especially vulnerable to non-native species in the Colorado River (Mueller et al</w:t>
      </w:r>
      <w:r w:rsidR="00A96E71">
        <w:rPr>
          <w:rFonts w:eastAsiaTheme="minorHAnsi"/>
        </w:rPr>
        <w:t>.</w:t>
      </w:r>
      <w:r w:rsidR="001A6E9F">
        <w:rPr>
          <w:rFonts w:eastAsiaTheme="minorHAnsi"/>
        </w:rPr>
        <w:t xml:space="preserve"> </w:t>
      </w:r>
      <w:r>
        <w:rPr>
          <w:rFonts w:eastAsiaTheme="minorHAnsi"/>
        </w:rPr>
        <w:t>2007)</w:t>
      </w:r>
      <w:r w:rsidR="00A96E71">
        <w:rPr>
          <w:rFonts w:eastAsiaTheme="minorHAnsi"/>
        </w:rPr>
        <w:t xml:space="preserve">.  </w:t>
      </w:r>
      <w:r>
        <w:rPr>
          <w:rFonts w:eastAsiaTheme="minorHAnsi"/>
        </w:rPr>
        <w:t>O’Neill and Stewart (2015) observed bonytail using non-native predator species as cover in aquaria conditions</w:t>
      </w:r>
      <w:r w:rsidR="007F4B43">
        <w:rPr>
          <w:rFonts w:eastAsiaTheme="minorHAnsi"/>
        </w:rPr>
        <w:t>,</w:t>
      </w:r>
      <w:r>
        <w:rPr>
          <w:rFonts w:eastAsiaTheme="minorHAnsi"/>
        </w:rPr>
        <w:t xml:space="preserve"> and Cox and Lima (2006) argue that prey naiveté is widespread in freshwater systems due to lack of historical predation compared to terrestrial and marine ecosystems</w:t>
      </w:r>
      <w:r w:rsidR="00A96E71">
        <w:rPr>
          <w:rFonts w:eastAsiaTheme="minorHAnsi"/>
        </w:rPr>
        <w:t xml:space="preserve">.  </w:t>
      </w:r>
      <w:r>
        <w:rPr>
          <w:rFonts w:eastAsiaTheme="minorHAnsi"/>
        </w:rPr>
        <w:t>O’Neill and Stewart (2015) conditioned hatchery-raised bonytail to avoid predators</w:t>
      </w:r>
      <w:r w:rsidR="007F4B43">
        <w:rPr>
          <w:rFonts w:eastAsiaTheme="minorHAnsi"/>
        </w:rPr>
        <w:t>,</w:t>
      </w:r>
      <w:r>
        <w:rPr>
          <w:rFonts w:eastAsiaTheme="minorHAnsi"/>
        </w:rPr>
        <w:t xml:space="preserve"> and tracking surv</w:t>
      </w:r>
      <w:r w:rsidR="003731BA">
        <w:rPr>
          <w:rFonts w:eastAsiaTheme="minorHAnsi"/>
        </w:rPr>
        <w:t>ival of these fish in situ post-</w:t>
      </w:r>
      <w:r>
        <w:rPr>
          <w:rFonts w:eastAsiaTheme="minorHAnsi"/>
        </w:rPr>
        <w:t>release may provide insight on conditioning retention and application.</w:t>
      </w:r>
    </w:p>
    <w:p w14:paraId="3D833806" w14:textId="77777777" w:rsidR="00922D0E" w:rsidRDefault="00922D0E" w:rsidP="001B318F">
      <w:pPr>
        <w:rPr>
          <w:rFonts w:eastAsiaTheme="minorHAnsi"/>
        </w:rPr>
      </w:pPr>
    </w:p>
    <w:p w14:paraId="51C27632" w14:textId="77777777" w:rsidR="00A757C6" w:rsidRDefault="00A757C6" w:rsidP="001B318F"/>
    <w:p w14:paraId="2C3D3F4C" w14:textId="0E980AD2" w:rsidR="00A757C6" w:rsidRPr="00F67B09" w:rsidRDefault="00A757C6" w:rsidP="00922D0E">
      <w:pPr>
        <w:pStyle w:val="Heading2"/>
      </w:pPr>
      <w:bookmarkStart w:id="544" w:name="_Toc456938206"/>
      <w:r>
        <w:t>P</w:t>
      </w:r>
      <w:r w:rsidR="00922D0E">
        <w:t>redation:  Total Length</w:t>
      </w:r>
      <w:bookmarkEnd w:id="544"/>
    </w:p>
    <w:p w14:paraId="79E3D22F" w14:textId="77777777" w:rsidR="00922D0E" w:rsidRDefault="00922D0E" w:rsidP="001B318F">
      <w:pPr>
        <w:rPr>
          <w:color w:val="000000"/>
        </w:rPr>
      </w:pPr>
    </w:p>
    <w:p w14:paraId="44B20600" w14:textId="0D0D6214" w:rsidR="00A757C6" w:rsidRDefault="00A757C6" w:rsidP="001B318F">
      <w:pPr>
        <w:rPr>
          <w:color w:val="000000"/>
        </w:rPr>
      </w:pPr>
      <w:r>
        <w:rPr>
          <w:color w:val="000000"/>
        </w:rPr>
        <w:t xml:space="preserve">Previous telemetry studies at </w:t>
      </w:r>
      <w:r w:rsidR="00E74FBD">
        <w:rPr>
          <w:color w:val="000000"/>
        </w:rPr>
        <w:t xml:space="preserve">the </w:t>
      </w:r>
      <w:r>
        <w:rPr>
          <w:color w:val="000000"/>
        </w:rPr>
        <w:t>Bill Williams River NWR have reported higher survival of acoustic-tagged bonytail (Karam et al</w:t>
      </w:r>
      <w:r w:rsidR="00A96E71">
        <w:rPr>
          <w:color w:val="000000"/>
        </w:rPr>
        <w:t>.</w:t>
      </w:r>
      <w:r w:rsidR="001A6E9F">
        <w:rPr>
          <w:color w:val="000000"/>
        </w:rPr>
        <w:t xml:space="preserve"> </w:t>
      </w:r>
      <w:r>
        <w:rPr>
          <w:color w:val="000000"/>
        </w:rPr>
        <w:t xml:space="preserve">2013), but </w:t>
      </w:r>
      <w:r w:rsidR="007F4B43">
        <w:rPr>
          <w:color w:val="000000"/>
        </w:rPr>
        <w:t xml:space="preserve">the </w:t>
      </w:r>
      <w:r>
        <w:rPr>
          <w:color w:val="000000"/>
        </w:rPr>
        <w:t xml:space="preserve">mean TL of </w:t>
      </w:r>
      <w:r>
        <w:rPr>
          <w:color w:val="000000"/>
        </w:rPr>
        <w:lastRenderedPageBreak/>
        <w:t xml:space="preserve">those bonytail, tagged in November 2011, was almost 100 mm longer than </w:t>
      </w:r>
      <w:r w:rsidR="007F4B43">
        <w:rPr>
          <w:color w:val="000000"/>
        </w:rPr>
        <w:t>the</w:t>
      </w:r>
      <w:r w:rsidR="002E3FCE">
        <w:rPr>
          <w:color w:val="000000"/>
        </w:rPr>
        <w:t> </w:t>
      </w:r>
      <w:r>
        <w:rPr>
          <w:color w:val="000000"/>
        </w:rPr>
        <w:t xml:space="preserve">mean TL of study fish used in both spring 2013 and autumn 2014 at </w:t>
      </w:r>
      <w:r w:rsidR="00E74FBD">
        <w:rPr>
          <w:color w:val="000000"/>
        </w:rPr>
        <w:t xml:space="preserve">the </w:t>
      </w:r>
      <w:r w:rsidR="002E3FCE">
        <w:rPr>
          <w:color w:val="000000"/>
        </w:rPr>
        <w:t>Bill </w:t>
      </w:r>
      <w:r>
        <w:rPr>
          <w:color w:val="000000"/>
        </w:rPr>
        <w:t>Williams River</w:t>
      </w:r>
      <w:r w:rsidR="00A96E71">
        <w:rPr>
          <w:color w:val="000000"/>
        </w:rPr>
        <w:t xml:space="preserve">.  </w:t>
      </w:r>
      <w:r w:rsidR="007F4B43">
        <w:rPr>
          <w:color w:val="000000"/>
        </w:rPr>
        <w:t>The m</w:t>
      </w:r>
      <w:r>
        <w:rPr>
          <w:color w:val="000000"/>
        </w:rPr>
        <w:t>ean TL of Laughlin Lagoon study fish was approximately 50 mm longer than fish from other telemetry iterations as part of this study</w:t>
      </w:r>
      <w:r w:rsidR="00A96E71">
        <w:rPr>
          <w:color w:val="000000"/>
        </w:rPr>
        <w:t xml:space="preserve">.  </w:t>
      </w:r>
      <w:r>
        <w:rPr>
          <w:color w:val="000000"/>
        </w:rPr>
        <w:t>While the final fate of study fish from Laughlin Lagoon was grim, with 100% mortalities or lost fish, more study fish were actively</w:t>
      </w:r>
      <w:r w:rsidR="003731BA">
        <w:rPr>
          <w:color w:val="000000"/>
        </w:rPr>
        <w:t xml:space="preserve"> tracked through week </w:t>
      </w:r>
      <w:r w:rsidR="007F4B43">
        <w:rPr>
          <w:color w:val="000000"/>
        </w:rPr>
        <w:t>4</w:t>
      </w:r>
      <w:r w:rsidR="003731BA">
        <w:rPr>
          <w:color w:val="000000"/>
        </w:rPr>
        <w:t xml:space="preserve"> post-</w:t>
      </w:r>
      <w:r>
        <w:rPr>
          <w:color w:val="000000"/>
        </w:rPr>
        <w:t xml:space="preserve">release at Laughlin Lagoon (83% of fish released) than fish released from all other study iterations (range </w:t>
      </w:r>
      <w:r w:rsidR="001375A6">
        <w:rPr>
          <w:color w:val="000000"/>
        </w:rPr>
        <w:t xml:space="preserve">= </w:t>
      </w:r>
      <w:r>
        <w:rPr>
          <w:color w:val="000000"/>
        </w:rPr>
        <w:t>0</w:t>
      </w:r>
      <w:r w:rsidR="001375A6">
        <w:rPr>
          <w:color w:val="000000"/>
        </w:rPr>
        <w:t>–</w:t>
      </w:r>
      <w:r>
        <w:rPr>
          <w:color w:val="000000"/>
        </w:rPr>
        <w:t>58% of fish released).</w:t>
      </w:r>
    </w:p>
    <w:p w14:paraId="7C9CFB19" w14:textId="77777777" w:rsidR="00A757C6" w:rsidRDefault="00A757C6" w:rsidP="001B318F">
      <w:pPr>
        <w:rPr>
          <w:color w:val="000000"/>
        </w:rPr>
      </w:pPr>
    </w:p>
    <w:p w14:paraId="2D59EAC4" w14:textId="23867ADB" w:rsidR="00A757C6" w:rsidRDefault="00CC38DF" w:rsidP="001B318F">
      <w:r>
        <w:rPr>
          <w:color w:val="000000"/>
        </w:rPr>
        <w:t>Great b</w:t>
      </w:r>
      <w:r w:rsidR="00A757C6">
        <w:rPr>
          <w:color w:val="000000"/>
        </w:rPr>
        <w:t xml:space="preserve">lue </w:t>
      </w:r>
      <w:r>
        <w:rPr>
          <w:color w:val="000000"/>
        </w:rPr>
        <w:t>h</w:t>
      </w:r>
      <w:r w:rsidR="00A757C6">
        <w:rPr>
          <w:color w:val="000000"/>
        </w:rPr>
        <w:t>erons have been observed to consume trout from 300 to 390 mm TL (Hodgens et al</w:t>
      </w:r>
      <w:r w:rsidR="00A96E71">
        <w:rPr>
          <w:color w:val="000000"/>
        </w:rPr>
        <w:t>.</w:t>
      </w:r>
      <w:r w:rsidR="001A6E9F">
        <w:rPr>
          <w:color w:val="000000"/>
        </w:rPr>
        <w:t xml:space="preserve"> </w:t>
      </w:r>
      <w:r w:rsidR="00A757C6">
        <w:rPr>
          <w:color w:val="000000"/>
        </w:rPr>
        <w:t>2004)</w:t>
      </w:r>
      <w:r w:rsidR="00A96E71">
        <w:rPr>
          <w:color w:val="000000"/>
        </w:rPr>
        <w:t>.</w:t>
      </w:r>
      <w:r w:rsidR="007F4B43">
        <w:rPr>
          <w:color w:val="000000"/>
        </w:rPr>
        <w:t xml:space="preserve">  Brandt’s c</w:t>
      </w:r>
      <w:r w:rsidR="00A757C6">
        <w:rPr>
          <w:color w:val="000000"/>
        </w:rPr>
        <w:t>ormorant</w:t>
      </w:r>
      <w:r w:rsidR="007F4B43">
        <w:rPr>
          <w:color w:val="000000"/>
        </w:rPr>
        <w:t>s</w:t>
      </w:r>
      <w:r w:rsidR="00A757C6">
        <w:rPr>
          <w:color w:val="000000"/>
        </w:rPr>
        <w:t xml:space="preserve"> (</w:t>
      </w:r>
      <w:r w:rsidR="00A757C6">
        <w:rPr>
          <w:i/>
          <w:color w:val="000000"/>
        </w:rPr>
        <w:t>P</w:t>
      </w:r>
      <w:r w:rsidR="00A96E71">
        <w:rPr>
          <w:i/>
          <w:color w:val="000000"/>
        </w:rPr>
        <w:t>.</w:t>
      </w:r>
      <w:ins w:id="545" w:author="Paul C Marsh" w:date="2016-09-07T13:23:00Z">
        <w:r w:rsidR="003F2CE4">
          <w:rPr>
            <w:i/>
            <w:color w:val="000000"/>
          </w:rPr>
          <w:t xml:space="preserve"> </w:t>
        </w:r>
      </w:ins>
      <w:r w:rsidR="00A757C6">
        <w:rPr>
          <w:i/>
          <w:color w:val="000000"/>
        </w:rPr>
        <w:t>penicillatus</w:t>
      </w:r>
      <w:r>
        <w:rPr>
          <w:color w:val="000000"/>
        </w:rPr>
        <w:t>), a similar species to double-crested c</w:t>
      </w:r>
      <w:r w:rsidR="00A757C6">
        <w:rPr>
          <w:color w:val="000000"/>
        </w:rPr>
        <w:t>ormorant</w:t>
      </w:r>
      <w:r w:rsidR="007F4B43">
        <w:rPr>
          <w:color w:val="000000"/>
        </w:rPr>
        <w:t>s</w:t>
      </w:r>
      <w:r w:rsidR="00A757C6">
        <w:rPr>
          <w:color w:val="000000"/>
        </w:rPr>
        <w:t>, were observed to consume suckers up to 400 mm TL (Derby and Lovvorn 1997), and osprey have bee</w:t>
      </w:r>
      <w:r w:rsidR="001375A6">
        <w:rPr>
          <w:color w:val="000000"/>
        </w:rPr>
        <w:t>n documented to consume fish up </w:t>
      </w:r>
      <w:r w:rsidR="00A757C6">
        <w:rPr>
          <w:color w:val="000000"/>
        </w:rPr>
        <w:t>to 500 mm TL (Edwards 1988</w:t>
      </w:r>
      <w:r w:rsidR="007F4B43">
        <w:rPr>
          <w:color w:val="000000"/>
        </w:rPr>
        <w:t>;</w:t>
      </w:r>
      <w:r w:rsidR="00A757C6">
        <w:rPr>
          <w:color w:val="000000"/>
        </w:rPr>
        <w:t xml:space="preserve"> Carss and Godfrey 1996)</w:t>
      </w:r>
      <w:r w:rsidR="00A96E71">
        <w:rPr>
          <w:color w:val="000000"/>
        </w:rPr>
        <w:t xml:space="preserve">.  </w:t>
      </w:r>
      <w:r w:rsidR="00A757C6">
        <w:rPr>
          <w:color w:val="000000"/>
        </w:rPr>
        <w:t>Based on mea</w:t>
      </w:r>
      <w:r w:rsidR="001375A6">
        <w:rPr>
          <w:color w:val="000000"/>
        </w:rPr>
        <w:t>n TLs, </w:t>
      </w:r>
      <w:r w:rsidR="00A757C6">
        <w:rPr>
          <w:color w:val="000000"/>
        </w:rPr>
        <w:t>telemetry fish (range 306–349 mm)</w:t>
      </w:r>
      <w:r w:rsidR="007F4B43">
        <w:rPr>
          <w:color w:val="000000"/>
        </w:rPr>
        <w:t>,</w:t>
      </w:r>
      <w:r w:rsidR="002E3FCE">
        <w:rPr>
          <w:color w:val="000000"/>
        </w:rPr>
        <w:t xml:space="preserve"> as well as all PIT-tagged fish</w:t>
      </w:r>
      <w:r w:rsidR="002E3FCE">
        <w:rPr>
          <w:color w:val="000000"/>
        </w:rPr>
        <w:br/>
      </w:r>
      <w:r w:rsidR="00A757C6">
        <w:rPr>
          <w:color w:val="000000"/>
        </w:rPr>
        <w:t xml:space="preserve">(range </w:t>
      </w:r>
      <w:r w:rsidR="001375A6">
        <w:rPr>
          <w:color w:val="000000"/>
        </w:rPr>
        <w:t xml:space="preserve">= </w:t>
      </w:r>
      <w:r w:rsidR="00A757C6">
        <w:rPr>
          <w:color w:val="000000"/>
        </w:rPr>
        <w:t>260–435 mm)</w:t>
      </w:r>
      <w:r w:rsidR="007F4B43">
        <w:rPr>
          <w:color w:val="000000"/>
        </w:rPr>
        <w:t>,</w:t>
      </w:r>
      <w:r w:rsidR="00A757C6">
        <w:rPr>
          <w:color w:val="000000"/>
        </w:rPr>
        <w:t xml:space="preserve"> were at risk of bird predation</w:t>
      </w:r>
      <w:r w:rsidR="00A96E71">
        <w:rPr>
          <w:color w:val="000000"/>
        </w:rPr>
        <w:t xml:space="preserve">.  </w:t>
      </w:r>
      <w:r w:rsidR="007F4B43">
        <w:rPr>
          <w:color w:val="000000"/>
        </w:rPr>
        <w:t>The t</w:t>
      </w:r>
      <w:r w:rsidR="00A757C6">
        <w:rPr>
          <w:color w:val="000000"/>
        </w:rPr>
        <w:t>otal length at release is a known determinant of post-stocking survival in razorback sucker</w:t>
      </w:r>
      <w:r w:rsidR="007F4B43">
        <w:rPr>
          <w:color w:val="000000"/>
        </w:rPr>
        <w:t>s</w:t>
      </w:r>
      <w:r w:rsidR="002E3FCE">
        <w:rPr>
          <w:color w:val="000000"/>
        </w:rPr>
        <w:t xml:space="preserve"> (Marsh et </w:t>
      </w:r>
      <w:r w:rsidR="00A757C6">
        <w:rPr>
          <w:color w:val="000000"/>
        </w:rPr>
        <w:t>al</w:t>
      </w:r>
      <w:r w:rsidR="00A96E71">
        <w:rPr>
          <w:color w:val="000000"/>
        </w:rPr>
        <w:t>.</w:t>
      </w:r>
      <w:r w:rsidR="001A6E9F">
        <w:rPr>
          <w:color w:val="000000"/>
        </w:rPr>
        <w:t xml:space="preserve"> </w:t>
      </w:r>
      <w:r w:rsidR="00A757C6">
        <w:rPr>
          <w:color w:val="000000"/>
        </w:rPr>
        <w:t>2005</w:t>
      </w:r>
      <w:r w:rsidR="00A757C6" w:rsidRPr="005E21D4">
        <w:t>)</w:t>
      </w:r>
      <w:r w:rsidR="00A757C6">
        <w:t xml:space="preserve"> and other species (Jennings and Zigler 2000</w:t>
      </w:r>
      <w:r w:rsidR="007F4B43">
        <w:t>;</w:t>
      </w:r>
      <w:r w:rsidR="00A757C6">
        <w:t xml:space="preserve"> Zab</w:t>
      </w:r>
      <w:r w:rsidR="001375A6">
        <w:t>el and Alchord 2004</w:t>
      </w:r>
      <w:r w:rsidR="007F4B43">
        <w:t>;</w:t>
      </w:r>
      <w:r w:rsidR="001375A6">
        <w:t xml:space="preserve"> Bestgen et </w:t>
      </w:r>
      <w:r w:rsidR="00A757C6">
        <w:t>al</w:t>
      </w:r>
      <w:r w:rsidR="00A96E71">
        <w:t>.</w:t>
      </w:r>
      <w:r w:rsidR="007F4B43">
        <w:t>;</w:t>
      </w:r>
      <w:r w:rsidR="001A6E9F">
        <w:t xml:space="preserve"> </w:t>
      </w:r>
      <w:r w:rsidR="00A757C6">
        <w:t xml:space="preserve">2006) </w:t>
      </w:r>
      <w:r w:rsidR="00A757C6" w:rsidRPr="005E21D4">
        <w:t>a</w:t>
      </w:r>
      <w:r w:rsidR="00A757C6">
        <w:rPr>
          <w:color w:val="000000"/>
        </w:rPr>
        <w:t>nd may be a factor in bonytail survival as well</w:t>
      </w:r>
      <w:r w:rsidR="00A96E71">
        <w:rPr>
          <w:color w:val="000000"/>
        </w:rPr>
        <w:t xml:space="preserve">.  </w:t>
      </w:r>
      <w:r w:rsidR="00A757C6">
        <w:t>T</w:t>
      </w:r>
      <w:r w:rsidR="00A757C6" w:rsidRPr="00FC3E91">
        <w:t xml:space="preserve">agging </w:t>
      </w:r>
      <w:r w:rsidR="00A757C6">
        <w:t xml:space="preserve">(acoustic or radio) </w:t>
      </w:r>
      <w:r w:rsidR="00A757C6" w:rsidRPr="00FC3E91">
        <w:t>additional bonytail (20–30 fish) at a larger size (greater than 400 mm TL) would increase the number of available fish to assess post-stocki</w:t>
      </w:r>
      <w:r w:rsidR="007F4B43">
        <w:t xml:space="preserve">ng habitat preferences beyond 1 </w:t>
      </w:r>
      <w:r w:rsidR="00A757C6" w:rsidRPr="00FC3E91">
        <w:t>month post-release</w:t>
      </w:r>
      <w:r w:rsidR="00A96E71">
        <w:t xml:space="preserve">.  </w:t>
      </w:r>
      <w:r w:rsidR="00A757C6">
        <w:t xml:space="preserve">Releasing larger PIT-tagged fish could also </w:t>
      </w:r>
      <w:r w:rsidR="00A757C6" w:rsidRPr="00FC3E91">
        <w:t>result in increased PIT scanning contacts rates and increased precision of post-stocking survival estimates.</w:t>
      </w:r>
    </w:p>
    <w:p w14:paraId="257E80DF" w14:textId="77777777" w:rsidR="00922D0E" w:rsidRDefault="00922D0E" w:rsidP="001B318F">
      <w:pPr>
        <w:rPr>
          <w:color w:val="000000"/>
        </w:rPr>
      </w:pPr>
    </w:p>
    <w:p w14:paraId="6D901E44" w14:textId="77777777" w:rsidR="00A757C6" w:rsidRDefault="00A757C6" w:rsidP="001B318F">
      <w:pPr>
        <w:rPr>
          <w:color w:val="000000"/>
        </w:rPr>
      </w:pPr>
    </w:p>
    <w:p w14:paraId="4CE61854" w14:textId="77777777" w:rsidR="00A757C6" w:rsidRDefault="00A757C6" w:rsidP="00922D0E">
      <w:pPr>
        <w:pStyle w:val="Heading2"/>
      </w:pPr>
      <w:bookmarkStart w:id="546" w:name="_Toc456938207"/>
      <w:r>
        <w:t>Habitat</w:t>
      </w:r>
      <w:bookmarkEnd w:id="546"/>
    </w:p>
    <w:p w14:paraId="0122A7DC" w14:textId="77777777" w:rsidR="00922D0E" w:rsidRDefault="00922D0E" w:rsidP="001B318F">
      <w:pPr>
        <w:rPr>
          <w:color w:val="000000"/>
        </w:rPr>
      </w:pPr>
    </w:p>
    <w:p w14:paraId="3240317F" w14:textId="5BD5F52F" w:rsidR="00A757C6" w:rsidRDefault="00A757C6" w:rsidP="001B318F">
      <w:pPr>
        <w:rPr>
          <w:color w:val="000000"/>
        </w:rPr>
      </w:pPr>
      <w:r>
        <w:rPr>
          <w:color w:val="000000"/>
        </w:rPr>
        <w:t xml:space="preserve">Close to </w:t>
      </w:r>
      <w:r w:rsidR="007F4B43">
        <w:rPr>
          <w:color w:val="000000"/>
        </w:rPr>
        <w:t>one-</w:t>
      </w:r>
      <w:r>
        <w:rPr>
          <w:color w:val="000000"/>
        </w:rPr>
        <w:t xml:space="preserve">half of all </w:t>
      </w:r>
      <w:r w:rsidRPr="00A30880">
        <w:rPr>
          <w:color w:val="000000"/>
        </w:rPr>
        <w:t>telemetry fish were lost or</w:t>
      </w:r>
      <w:r w:rsidR="007F4B43">
        <w:rPr>
          <w:color w:val="000000"/>
        </w:rPr>
        <w:t xml:space="preserve"> confirmed mortalities within a </w:t>
      </w:r>
      <w:r w:rsidRPr="00A30880">
        <w:rPr>
          <w:color w:val="000000"/>
        </w:rPr>
        <w:t xml:space="preserve">month after release, and few fish </w:t>
      </w:r>
      <w:r w:rsidR="003731BA">
        <w:rPr>
          <w:color w:val="000000"/>
        </w:rPr>
        <w:t>were available long enough post-</w:t>
      </w:r>
      <w:r w:rsidRPr="00A30880">
        <w:rPr>
          <w:color w:val="000000"/>
        </w:rPr>
        <w:t>release to determine habitat selectivity</w:t>
      </w:r>
      <w:r w:rsidR="00A96E71">
        <w:rPr>
          <w:color w:val="000000"/>
        </w:rPr>
        <w:t xml:space="preserve">.  </w:t>
      </w:r>
      <w:r>
        <w:rPr>
          <w:color w:val="000000"/>
        </w:rPr>
        <w:t>Visual and telemetry observations did however document the use of bulrush habitat by bonyt</w:t>
      </w:r>
      <w:r w:rsidR="007F4B43">
        <w:rPr>
          <w:color w:val="000000"/>
        </w:rPr>
        <w:t xml:space="preserve">ail at Laughlin Lagoon and </w:t>
      </w:r>
      <w:ins w:id="547" w:author="Brian Kesner" w:date="2016-08-15T15:49:00Z">
        <w:r w:rsidR="00801D10">
          <w:rPr>
            <w:color w:val="000000"/>
          </w:rPr>
          <w:t xml:space="preserve">Regional </w:t>
        </w:r>
      </w:ins>
      <w:r w:rsidR="007F4B43">
        <w:rPr>
          <w:color w:val="000000"/>
        </w:rPr>
        <w:t>Park</w:t>
      </w:r>
      <w:ins w:id="548" w:author="Brian Kesner" w:date="2016-08-15T15:49:00Z">
        <w:r w:rsidR="00801D10">
          <w:rPr>
            <w:color w:val="000000"/>
          </w:rPr>
          <w:t xml:space="preserve"> </w:t>
        </w:r>
      </w:ins>
      <w:del w:id="549" w:author="Brian Kesner" w:date="2016-08-15T15:49:00Z">
        <w:r w:rsidR="007F4B43" w:rsidDel="00801D10">
          <w:rPr>
            <w:color w:val="000000"/>
          </w:rPr>
          <w:delText> </w:delText>
        </w:r>
      </w:del>
      <w:r>
        <w:rPr>
          <w:color w:val="000000"/>
        </w:rPr>
        <w:t>Moabi</w:t>
      </w:r>
      <w:r w:rsidR="007F4B43">
        <w:rPr>
          <w:color w:val="000000"/>
        </w:rPr>
        <w:t>,</w:t>
      </w:r>
      <w:r>
        <w:rPr>
          <w:color w:val="000000"/>
        </w:rPr>
        <w:t xml:space="preserve"> where 15</w:t>
      </w:r>
      <w:r w:rsidR="007F4B43">
        <w:rPr>
          <w:color w:val="000000"/>
        </w:rPr>
        <w:t>–</w:t>
      </w:r>
      <w:r>
        <w:rPr>
          <w:color w:val="000000"/>
        </w:rPr>
        <w:t>20</w:t>
      </w:r>
      <w:r w:rsidR="007F4B43">
        <w:rPr>
          <w:color w:val="000000"/>
        </w:rPr>
        <w:t>%</w:t>
      </w:r>
      <w:r>
        <w:rPr>
          <w:color w:val="000000"/>
        </w:rPr>
        <w:t xml:space="preserve"> of active tracking records reported study fish in or near the vicinity of bulrush</w:t>
      </w:r>
      <w:r w:rsidR="00A96E71">
        <w:rPr>
          <w:color w:val="000000"/>
        </w:rPr>
        <w:t xml:space="preserve">.  </w:t>
      </w:r>
      <w:r>
        <w:rPr>
          <w:color w:val="000000"/>
        </w:rPr>
        <w:t>A total of eight bonytail, acoustic-tagged and otherwise, were visually observed in shallow waters near or in patches of bulrush</w:t>
      </w:r>
      <w:r w:rsidR="00A96E71">
        <w:rPr>
          <w:color w:val="000000"/>
        </w:rPr>
        <w:t xml:space="preserve">.  </w:t>
      </w:r>
      <w:r>
        <w:rPr>
          <w:color w:val="000000"/>
        </w:rPr>
        <w:t>Multiple fish</w:t>
      </w:r>
      <w:r w:rsidR="007F4B43">
        <w:rPr>
          <w:color w:val="000000"/>
        </w:rPr>
        <w:t>es</w:t>
      </w:r>
      <w:r>
        <w:rPr>
          <w:color w:val="000000"/>
        </w:rPr>
        <w:t xml:space="preserve"> were actively tracked several mete</w:t>
      </w:r>
      <w:r w:rsidR="002E3FCE">
        <w:rPr>
          <w:color w:val="000000"/>
        </w:rPr>
        <w:t>rs into bulrush, including fish </w:t>
      </w:r>
      <w:r>
        <w:rPr>
          <w:color w:val="000000"/>
        </w:rPr>
        <w:t xml:space="preserve">161 and </w:t>
      </w:r>
      <w:r w:rsidR="007F4B43">
        <w:rPr>
          <w:color w:val="000000"/>
        </w:rPr>
        <w:t xml:space="preserve">fish </w:t>
      </w:r>
      <w:r>
        <w:rPr>
          <w:color w:val="000000"/>
        </w:rPr>
        <w:t>162 tracked in an open patch of wate</w:t>
      </w:r>
      <w:r w:rsidR="00922D0E">
        <w:rPr>
          <w:color w:val="000000"/>
        </w:rPr>
        <w:t>r surrounded by dense bulrush (a</w:t>
      </w:r>
      <w:r>
        <w:rPr>
          <w:color w:val="000000"/>
        </w:rPr>
        <w:t>ttachment 2) and fish 110 triangu</w:t>
      </w:r>
      <w:r w:rsidR="00922D0E">
        <w:rPr>
          <w:color w:val="000000"/>
        </w:rPr>
        <w:t xml:space="preserve">lated </w:t>
      </w:r>
      <w:r w:rsidR="002C4531">
        <w:rPr>
          <w:color w:val="000000"/>
        </w:rPr>
        <w:t>10</w:t>
      </w:r>
      <w:r w:rsidR="00922D0E">
        <w:rPr>
          <w:color w:val="000000"/>
        </w:rPr>
        <w:t xml:space="preserve"> </w:t>
      </w:r>
      <w:r w:rsidR="002E3FCE">
        <w:rPr>
          <w:color w:val="000000"/>
        </w:rPr>
        <w:t xml:space="preserve">m </w:t>
      </w:r>
      <w:r w:rsidR="00922D0E">
        <w:rPr>
          <w:color w:val="000000"/>
        </w:rPr>
        <w:t>into bulrush (a</w:t>
      </w:r>
      <w:r>
        <w:rPr>
          <w:color w:val="000000"/>
        </w:rPr>
        <w:t>ttachment 3).</w:t>
      </w:r>
    </w:p>
    <w:p w14:paraId="63B7ACF3" w14:textId="77777777" w:rsidR="00A757C6" w:rsidRDefault="00A757C6" w:rsidP="001B318F">
      <w:pPr>
        <w:rPr>
          <w:color w:val="000000"/>
        </w:rPr>
      </w:pPr>
    </w:p>
    <w:p w14:paraId="1872E1FD" w14:textId="5B7E140B" w:rsidR="00A757C6" w:rsidRDefault="00A757C6" w:rsidP="001B318F">
      <w:pPr>
        <w:rPr>
          <w:color w:val="000000"/>
        </w:rPr>
      </w:pPr>
      <w:r>
        <w:rPr>
          <w:color w:val="000000"/>
        </w:rPr>
        <w:t>SURs also documented study fish presence in bulrush</w:t>
      </w:r>
      <w:r w:rsidR="00A96E71">
        <w:rPr>
          <w:color w:val="000000"/>
        </w:rPr>
        <w:t xml:space="preserve">.  </w:t>
      </w:r>
      <w:r>
        <w:rPr>
          <w:color w:val="000000"/>
        </w:rPr>
        <w:t>Thirteen of the 14 study fish released at Regional Park Moabi were contacted by SURs deployed in dense bulrush</w:t>
      </w:r>
      <w:r w:rsidR="00A96E71">
        <w:rPr>
          <w:color w:val="000000"/>
        </w:rPr>
        <w:t xml:space="preserve">.  </w:t>
      </w:r>
      <w:r>
        <w:rPr>
          <w:color w:val="000000"/>
        </w:rPr>
        <w:t>Contact was lost with multiple fish during both the Regional Park Moabi and Laughlin Lagoon studies for several days, as well as repetitively during mid-day, the last presumed to have retreated into bulrush based on SUR coverage, before re</w:t>
      </w:r>
      <w:r w:rsidR="00333666">
        <w:rPr>
          <w:color w:val="000000"/>
        </w:rPr>
        <w:t>-</w:t>
      </w:r>
      <w:r>
        <w:rPr>
          <w:color w:val="000000"/>
        </w:rPr>
        <w:t>emergi</w:t>
      </w:r>
      <w:r w:rsidR="00C04541">
        <w:rPr>
          <w:color w:val="000000"/>
        </w:rPr>
        <w:t>ng (a</w:t>
      </w:r>
      <w:r>
        <w:rPr>
          <w:color w:val="000000"/>
        </w:rPr>
        <w:t>ttachments 2 and 3)</w:t>
      </w:r>
      <w:r w:rsidR="00A96E71">
        <w:rPr>
          <w:color w:val="000000"/>
        </w:rPr>
        <w:t xml:space="preserve">.  </w:t>
      </w:r>
      <w:r w:rsidRPr="00F00148">
        <w:t xml:space="preserve">Bonytail may behave similarly at </w:t>
      </w:r>
      <w:r w:rsidRPr="00F00148">
        <w:lastRenderedPageBreak/>
        <w:t>Blankenship Bend in spring as observed through the lack of detection during the day and re-emergence of study fish in the same areas at night</w:t>
      </w:r>
      <w:r w:rsidR="00A96E71">
        <w:t>.</w:t>
      </w:r>
      <w:r w:rsidR="007F4B43">
        <w:t xml:space="preserve">  </w:t>
      </w:r>
      <w:r w:rsidRPr="00F00148">
        <w:t>Fish 140 displayed this described pattern most obviousl</w:t>
      </w:r>
      <w:r>
        <w:t>y and consistently (Humphrey et al</w:t>
      </w:r>
      <w:r w:rsidR="00A96E71">
        <w:t>.</w:t>
      </w:r>
      <w:r w:rsidR="00E74FBD">
        <w:t xml:space="preserve"> </w:t>
      </w:r>
      <w:r>
        <w:t>2014</w:t>
      </w:r>
      <w:r w:rsidRPr="00F00148">
        <w:t>)</w:t>
      </w:r>
      <w:r w:rsidR="00A96E71">
        <w:t xml:space="preserve">.  </w:t>
      </w:r>
      <w:r>
        <w:rPr>
          <w:color w:val="000000"/>
        </w:rPr>
        <w:t xml:space="preserve">Bulrush was not available to bonytail at </w:t>
      </w:r>
      <w:r w:rsidR="00E74FBD">
        <w:rPr>
          <w:color w:val="000000"/>
        </w:rPr>
        <w:t xml:space="preserve">the </w:t>
      </w:r>
      <w:r>
        <w:rPr>
          <w:color w:val="000000"/>
        </w:rPr>
        <w:t>Bill Williams River</w:t>
      </w:r>
      <w:r w:rsidR="002E3FCE">
        <w:rPr>
          <w:color w:val="000000"/>
        </w:rPr>
        <w:t>,</w:t>
      </w:r>
      <w:r>
        <w:rPr>
          <w:color w:val="000000"/>
        </w:rPr>
        <w:t xml:space="preserve"> but study fish were tracked near cattails</w:t>
      </w:r>
      <w:r w:rsidR="00A96E71">
        <w:rPr>
          <w:color w:val="000000"/>
        </w:rPr>
        <w:t xml:space="preserve">.  </w:t>
      </w:r>
      <w:r>
        <w:rPr>
          <w:color w:val="000000"/>
        </w:rPr>
        <w:t xml:space="preserve">Fish 40-2, the last active fish at </w:t>
      </w:r>
      <w:r w:rsidR="00E74FBD">
        <w:rPr>
          <w:color w:val="000000"/>
        </w:rPr>
        <w:t xml:space="preserve">the </w:t>
      </w:r>
      <w:r>
        <w:rPr>
          <w:color w:val="000000"/>
        </w:rPr>
        <w:t>Bill Williams River in autumn 2014, was actively tracked on multiple occasions during the final week of the study, stationary near cattails (Humphrey et al</w:t>
      </w:r>
      <w:r w:rsidR="00A96E71">
        <w:rPr>
          <w:color w:val="000000"/>
        </w:rPr>
        <w:t>.</w:t>
      </w:r>
      <w:r w:rsidR="001A6E9F">
        <w:rPr>
          <w:color w:val="000000"/>
        </w:rPr>
        <w:t xml:space="preserve"> </w:t>
      </w:r>
      <w:r>
        <w:rPr>
          <w:color w:val="000000"/>
        </w:rPr>
        <w:t>2014).</w:t>
      </w:r>
    </w:p>
    <w:p w14:paraId="0A54561E" w14:textId="77777777" w:rsidR="00A757C6" w:rsidRPr="00066056" w:rsidRDefault="00A757C6" w:rsidP="001B318F"/>
    <w:p w14:paraId="60788102" w14:textId="4B2E2498" w:rsidR="00A757C6" w:rsidRDefault="007F4B43" w:rsidP="001B318F">
      <w:pPr>
        <w:rPr>
          <w:color w:val="000000"/>
        </w:rPr>
      </w:pPr>
      <w:r>
        <w:rPr>
          <w:color w:val="000000"/>
        </w:rPr>
        <w:t>H</w:t>
      </w:r>
      <w:r w:rsidR="00A757C6">
        <w:rPr>
          <w:color w:val="000000"/>
        </w:rPr>
        <w:t>umpback chub</w:t>
      </w:r>
      <w:r>
        <w:rPr>
          <w:color w:val="000000"/>
        </w:rPr>
        <w:t>s</w:t>
      </w:r>
      <w:r w:rsidR="00A757C6">
        <w:rPr>
          <w:color w:val="000000"/>
        </w:rPr>
        <w:t xml:space="preserve"> (</w:t>
      </w:r>
      <w:r w:rsidR="00A757C6">
        <w:rPr>
          <w:i/>
          <w:color w:val="000000"/>
        </w:rPr>
        <w:t>Gila cypha</w:t>
      </w:r>
      <w:r w:rsidR="00A757C6">
        <w:rPr>
          <w:color w:val="000000"/>
        </w:rPr>
        <w:t>), a species closely related to bonytail, ha</w:t>
      </w:r>
      <w:r>
        <w:rPr>
          <w:color w:val="000000"/>
        </w:rPr>
        <w:t>ve</w:t>
      </w:r>
      <w:r w:rsidR="00A757C6">
        <w:rPr>
          <w:color w:val="000000"/>
        </w:rPr>
        <w:t xml:space="preserve"> been reported to use turbidity as cover, increasing near-surface activity under conditions of high turbidity </w:t>
      </w:r>
      <w:r w:rsidR="00A757C6" w:rsidRPr="003B79E1">
        <w:t>(Valdez et al</w:t>
      </w:r>
      <w:r w:rsidR="00A96E71">
        <w:t>.</w:t>
      </w:r>
      <w:r w:rsidR="001A6E9F">
        <w:t xml:space="preserve"> </w:t>
      </w:r>
      <w:r w:rsidR="00A757C6" w:rsidRPr="003B79E1">
        <w:t xml:space="preserve">1992) </w:t>
      </w:r>
      <w:r w:rsidR="00A757C6">
        <w:t xml:space="preserve">presumably </w:t>
      </w:r>
      <w:r w:rsidR="00A757C6" w:rsidRPr="003B79E1">
        <w:t>to reduce predation risks (Stone 2010)</w:t>
      </w:r>
      <w:r w:rsidR="00A96E71">
        <w:t xml:space="preserve">.  </w:t>
      </w:r>
      <w:r w:rsidR="00A757C6">
        <w:rPr>
          <w:color w:val="000000"/>
        </w:rPr>
        <w:t xml:space="preserve">Lack of evidence for egression out of </w:t>
      </w:r>
      <w:r>
        <w:rPr>
          <w:color w:val="000000"/>
        </w:rPr>
        <w:t xml:space="preserve">the </w:t>
      </w:r>
      <w:r w:rsidR="00A757C6">
        <w:rPr>
          <w:color w:val="000000"/>
        </w:rPr>
        <w:t>Regional Park Moabi backwater may suggest positive habitat selection for</w:t>
      </w:r>
      <w:ins w:id="550" w:author="Brian Kesner" w:date="2016-08-15T15:49:00Z">
        <w:r w:rsidR="003B03EB">
          <w:rPr>
            <w:color w:val="000000"/>
          </w:rPr>
          <w:t xml:space="preserve"> Regional</w:t>
        </w:r>
      </w:ins>
      <w:r w:rsidR="00A757C6">
        <w:rPr>
          <w:color w:val="000000"/>
        </w:rPr>
        <w:t xml:space="preserve"> Park Moabi where turbidity is relatively higher than the main channel of the Colorado River in the same area</w:t>
      </w:r>
      <w:r w:rsidR="00A96E71">
        <w:rPr>
          <w:color w:val="000000"/>
        </w:rPr>
        <w:t xml:space="preserve">.  </w:t>
      </w:r>
      <w:r w:rsidR="00A757C6">
        <w:rPr>
          <w:color w:val="000000"/>
        </w:rPr>
        <w:t>Topock Bay is a backwater of comparable turbidity to Park Moabi and 1.5 km downstream, but no study fish were contacted within this area (nor were any fish stocked here)</w:t>
      </w:r>
      <w:r w:rsidR="00A96E71">
        <w:rPr>
          <w:color w:val="000000"/>
        </w:rPr>
        <w:t xml:space="preserve">.  </w:t>
      </w:r>
      <w:r w:rsidR="00A757C6">
        <w:rPr>
          <w:color w:val="000000"/>
        </w:rPr>
        <w:t>Based on SUR data, study fish did not permanently emigrate out of Laughlin Lagoon either, suggesting that turbidity may not be the sole factor in habitat selectivity; Laughlin Lagoon typically has relatively clear water.</w:t>
      </w:r>
    </w:p>
    <w:p w14:paraId="09FA07D7" w14:textId="77777777" w:rsidR="00A757C6" w:rsidRDefault="00A757C6" w:rsidP="001B318F">
      <w:pPr>
        <w:rPr>
          <w:color w:val="000000"/>
        </w:rPr>
      </w:pPr>
    </w:p>
    <w:p w14:paraId="580B7BFA" w14:textId="6AE12CBC" w:rsidR="00A757C6" w:rsidRDefault="00A757C6" w:rsidP="001B318F">
      <w:pPr>
        <w:rPr>
          <w:color w:val="000000"/>
        </w:rPr>
      </w:pPr>
      <w:r>
        <w:rPr>
          <w:color w:val="000000"/>
        </w:rPr>
        <w:t xml:space="preserve">Only one study fish was suspected to leave </w:t>
      </w:r>
      <w:r w:rsidR="00176AA0">
        <w:rPr>
          <w:color w:val="000000"/>
        </w:rPr>
        <w:t>the</w:t>
      </w:r>
      <w:r w:rsidR="002E3FCE">
        <w:rPr>
          <w:color w:val="000000"/>
        </w:rPr>
        <w:t xml:space="preserve"> </w:t>
      </w:r>
      <w:r>
        <w:rPr>
          <w:color w:val="000000"/>
        </w:rPr>
        <w:t>Bill Williams River, where mean turbidities of active contact sites were slightly higher than those recorded at Blankenship Bend during the same year</w:t>
      </w:r>
      <w:r w:rsidR="00A96E71">
        <w:rPr>
          <w:color w:val="000000"/>
        </w:rPr>
        <w:t xml:space="preserve">.  </w:t>
      </w:r>
      <w:r>
        <w:rPr>
          <w:color w:val="000000"/>
        </w:rPr>
        <w:t xml:space="preserve">Despite turbidity or the potential for an individual’s selectivity toward turbidity, survival at Blankenship Bend was greater than at </w:t>
      </w:r>
      <w:r w:rsidR="00176AA0">
        <w:rPr>
          <w:color w:val="000000"/>
        </w:rPr>
        <w:t xml:space="preserve">the </w:t>
      </w:r>
      <w:r>
        <w:rPr>
          <w:color w:val="000000"/>
        </w:rPr>
        <w:t>Bill Williams River</w:t>
      </w:r>
      <w:r w:rsidR="00A96E71">
        <w:rPr>
          <w:color w:val="000000"/>
        </w:rPr>
        <w:t xml:space="preserve">.  </w:t>
      </w:r>
      <w:r>
        <w:rPr>
          <w:color w:val="000000"/>
        </w:rPr>
        <w:t xml:space="preserve">Previous telemetry studies at </w:t>
      </w:r>
      <w:r w:rsidR="00176AA0">
        <w:rPr>
          <w:color w:val="000000"/>
        </w:rPr>
        <w:t xml:space="preserve">the </w:t>
      </w:r>
      <w:r>
        <w:rPr>
          <w:color w:val="000000"/>
        </w:rPr>
        <w:t>Bill Williams River NWR have reported higher survival of acou</w:t>
      </w:r>
      <w:r w:rsidR="007F4B43">
        <w:rPr>
          <w:color w:val="000000"/>
        </w:rPr>
        <w:t>stic-tagged bonytail, including </w:t>
      </w:r>
      <w:r>
        <w:rPr>
          <w:color w:val="000000"/>
        </w:rPr>
        <w:t>studies conducted in November 2011</w:t>
      </w:r>
      <w:r w:rsidR="007F4B43">
        <w:rPr>
          <w:color w:val="000000"/>
        </w:rPr>
        <w:t>,</w:t>
      </w:r>
      <w:r>
        <w:rPr>
          <w:color w:val="000000"/>
        </w:rPr>
        <w:t xml:space="preserve"> during which time turbidity was documented to be higher than recent sampling (Karam et al</w:t>
      </w:r>
      <w:r w:rsidR="00A96E71">
        <w:rPr>
          <w:color w:val="000000"/>
        </w:rPr>
        <w:t>.</w:t>
      </w:r>
      <w:r w:rsidR="001A6E9F">
        <w:rPr>
          <w:color w:val="000000"/>
        </w:rPr>
        <w:t xml:space="preserve"> </w:t>
      </w:r>
      <w:r>
        <w:rPr>
          <w:color w:val="000000"/>
        </w:rPr>
        <w:t>2013)</w:t>
      </w:r>
      <w:r w:rsidR="00A96E71">
        <w:rPr>
          <w:color w:val="000000"/>
        </w:rPr>
        <w:t xml:space="preserve">.  </w:t>
      </w:r>
      <w:r>
        <w:t xml:space="preserve">Differences in turbidity between this and previous studies may account for the decreased survival of </w:t>
      </w:r>
      <w:r>
        <w:rPr>
          <w:color w:val="000000"/>
        </w:rPr>
        <w:t xml:space="preserve">study fish in less turbid waters where bonytail are </w:t>
      </w:r>
      <w:r w:rsidRPr="003B79E1">
        <w:rPr>
          <w:color w:val="000000"/>
        </w:rPr>
        <w:t xml:space="preserve">potentially more </w:t>
      </w:r>
      <w:r>
        <w:rPr>
          <w:color w:val="000000"/>
        </w:rPr>
        <w:t>susceptible to predation</w:t>
      </w:r>
      <w:r w:rsidR="00A96E71">
        <w:rPr>
          <w:color w:val="000000"/>
        </w:rPr>
        <w:t xml:space="preserve">.  </w:t>
      </w:r>
      <w:r>
        <w:rPr>
          <w:color w:val="000000"/>
        </w:rPr>
        <w:t>Regardless, differences in survival also are likely related to the smaller fish used in recent studies.</w:t>
      </w:r>
    </w:p>
    <w:p w14:paraId="2B9579B0" w14:textId="77777777" w:rsidR="00922D0E" w:rsidRDefault="00922D0E" w:rsidP="001B318F">
      <w:pPr>
        <w:rPr>
          <w:color w:val="000000"/>
        </w:rPr>
      </w:pPr>
    </w:p>
    <w:p w14:paraId="4B9FFA7D" w14:textId="77777777" w:rsidR="00A757C6" w:rsidRDefault="00A757C6" w:rsidP="001B318F"/>
    <w:p w14:paraId="535970FD" w14:textId="75CAC27B" w:rsidR="00A757C6" w:rsidRDefault="00922D0E" w:rsidP="00922D0E">
      <w:pPr>
        <w:pStyle w:val="Heading2"/>
      </w:pPr>
      <w:bookmarkStart w:id="551" w:name="_Toc456938208"/>
      <w:r>
        <w:t>Movement and I</w:t>
      </w:r>
      <w:r w:rsidR="00A757C6">
        <w:t>nhabitance</w:t>
      </w:r>
      <w:bookmarkEnd w:id="551"/>
    </w:p>
    <w:p w14:paraId="7E93E177" w14:textId="77777777" w:rsidR="00922D0E" w:rsidRDefault="00922D0E" w:rsidP="001B318F">
      <w:pPr>
        <w:rPr>
          <w:color w:val="000000"/>
        </w:rPr>
      </w:pPr>
    </w:p>
    <w:p w14:paraId="2950831C" w14:textId="70A85B44" w:rsidR="00A757C6" w:rsidRDefault="00A757C6" w:rsidP="001B318F">
      <w:pPr>
        <w:rPr>
          <w:color w:val="000000"/>
        </w:rPr>
      </w:pPr>
      <w:r>
        <w:rPr>
          <w:color w:val="000000"/>
        </w:rPr>
        <w:t>Overall, bonytail monitored during this study preferred to remain where they were released or simply did not disperse from that site</w:t>
      </w:r>
      <w:r w:rsidR="00A96E71">
        <w:rPr>
          <w:color w:val="000000"/>
        </w:rPr>
        <w:t xml:space="preserve">.  </w:t>
      </w:r>
      <w:r>
        <w:rPr>
          <w:color w:val="000000"/>
        </w:rPr>
        <w:t xml:space="preserve">PIT scanning and telemetry data did not suggest a trend toward egression out of </w:t>
      </w:r>
      <w:ins w:id="552" w:author="Brian Kesner" w:date="2016-08-15T15:50:00Z">
        <w:r w:rsidR="003B03EB">
          <w:rPr>
            <w:color w:val="000000"/>
          </w:rPr>
          <w:t xml:space="preserve">Regional </w:t>
        </w:r>
      </w:ins>
      <w:r>
        <w:rPr>
          <w:color w:val="000000"/>
        </w:rPr>
        <w:t>Park Moabi</w:t>
      </w:r>
      <w:r w:rsidR="00A96E71">
        <w:rPr>
          <w:color w:val="000000"/>
        </w:rPr>
        <w:t xml:space="preserve">.  </w:t>
      </w:r>
      <w:r>
        <w:rPr>
          <w:color w:val="000000"/>
        </w:rPr>
        <w:t>PIT scanning data at Laughlin Lagoon did suggest dispersal away from the release site, but association with an exit point (culvert) may be more representative of habitat selectivity rather than egression</w:t>
      </w:r>
      <w:r w:rsidR="00A96E71">
        <w:rPr>
          <w:color w:val="000000"/>
        </w:rPr>
        <w:t xml:space="preserve">.  </w:t>
      </w:r>
      <w:r>
        <w:rPr>
          <w:color w:val="000000"/>
        </w:rPr>
        <w:t xml:space="preserve">Telemetry fish were also recorded near or in culverts but were not recorded upstream or downstream </w:t>
      </w:r>
      <w:r w:rsidR="00B65B65">
        <w:rPr>
          <w:color w:val="000000"/>
        </w:rPr>
        <w:t>from</w:t>
      </w:r>
      <w:r>
        <w:rPr>
          <w:color w:val="000000"/>
        </w:rPr>
        <w:t xml:space="preserve"> Laughlin Lagoon</w:t>
      </w:r>
      <w:r w:rsidR="00A96E71">
        <w:rPr>
          <w:color w:val="000000"/>
        </w:rPr>
        <w:t xml:space="preserve">.  </w:t>
      </w:r>
      <w:r>
        <w:rPr>
          <w:color w:val="000000"/>
        </w:rPr>
        <w:t xml:space="preserve">Within </w:t>
      </w:r>
      <w:r w:rsidR="00176AA0">
        <w:rPr>
          <w:color w:val="000000"/>
        </w:rPr>
        <w:t xml:space="preserve">the </w:t>
      </w:r>
      <w:r>
        <w:rPr>
          <w:color w:val="000000"/>
        </w:rPr>
        <w:t xml:space="preserve">Bill Williams River, the majority of acoustic-tagged fish </w:t>
      </w:r>
      <w:r>
        <w:rPr>
          <w:color w:val="000000"/>
        </w:rPr>
        <w:lastRenderedPageBreak/>
        <w:t>remained near their release sit</w:t>
      </w:r>
      <w:r w:rsidR="004923B6">
        <w:rPr>
          <w:color w:val="000000"/>
        </w:rPr>
        <w:t xml:space="preserve">e, whether </w:t>
      </w:r>
      <w:r w:rsidR="00176AA0">
        <w:rPr>
          <w:color w:val="000000"/>
        </w:rPr>
        <w:t xml:space="preserve">the </w:t>
      </w:r>
      <w:r w:rsidR="004923B6">
        <w:rPr>
          <w:color w:val="000000"/>
        </w:rPr>
        <w:t>Bill Williams River arm or i</w:t>
      </w:r>
      <w:r>
        <w:rPr>
          <w:color w:val="000000"/>
        </w:rPr>
        <w:t>nlet</w:t>
      </w:r>
      <w:r w:rsidR="00A96E71">
        <w:rPr>
          <w:color w:val="000000"/>
        </w:rPr>
        <w:t xml:space="preserve">.  </w:t>
      </w:r>
      <w:r>
        <w:rPr>
          <w:color w:val="000000"/>
        </w:rPr>
        <w:t xml:space="preserve">However, this was not the case at Blankenship Bend in spring when </w:t>
      </w:r>
      <w:r w:rsidR="005243D2">
        <w:rPr>
          <w:color w:val="000000"/>
        </w:rPr>
        <w:t xml:space="preserve">the </w:t>
      </w:r>
      <w:r>
        <w:rPr>
          <w:color w:val="000000"/>
        </w:rPr>
        <w:t>mean dispersal of study fish was three times farther than fish from all other study periods</w:t>
      </w:r>
      <w:r w:rsidR="00A96E71">
        <w:rPr>
          <w:color w:val="000000"/>
        </w:rPr>
        <w:t xml:space="preserve">.  </w:t>
      </w:r>
      <w:r>
        <w:rPr>
          <w:color w:val="000000"/>
        </w:rPr>
        <w:t>Surface water temperatures, turbidity, water velocity, and even the open design of the Blankenship Bend study site all may play a role in increased fish movement</w:t>
      </w:r>
      <w:r w:rsidR="00A96E71">
        <w:rPr>
          <w:color w:val="000000"/>
        </w:rPr>
        <w:t xml:space="preserve">.  </w:t>
      </w:r>
      <w:r>
        <w:rPr>
          <w:color w:val="000000"/>
        </w:rPr>
        <w:t xml:space="preserve">Habitat characteristics and observed fish movement at </w:t>
      </w:r>
      <w:r w:rsidR="00176AA0">
        <w:rPr>
          <w:color w:val="000000"/>
        </w:rPr>
        <w:t xml:space="preserve">the </w:t>
      </w:r>
      <w:r>
        <w:rPr>
          <w:color w:val="000000"/>
        </w:rPr>
        <w:t xml:space="preserve">Bill Williams River, </w:t>
      </w:r>
      <w:ins w:id="553" w:author="Brian Kesner" w:date="2016-08-15T15:50:00Z">
        <w:r w:rsidR="003B03EB">
          <w:rPr>
            <w:color w:val="000000"/>
          </w:rPr>
          <w:t xml:space="preserve">Regional </w:t>
        </w:r>
      </w:ins>
      <w:r>
        <w:rPr>
          <w:color w:val="000000"/>
        </w:rPr>
        <w:t>Park Moabi, and even Blankenship Bend in autumn are not consistent with observations at Blankenship Bend in spring</w:t>
      </w:r>
      <w:r w:rsidR="00A96E71">
        <w:rPr>
          <w:color w:val="000000"/>
        </w:rPr>
        <w:t xml:space="preserve">.  </w:t>
      </w:r>
      <w:r>
        <w:rPr>
          <w:color w:val="000000"/>
        </w:rPr>
        <w:t>Autu</w:t>
      </w:r>
      <w:r w:rsidR="007F4B43">
        <w:rPr>
          <w:color w:val="000000"/>
        </w:rPr>
        <w:t>mn turbidity and water velocity </w:t>
      </w:r>
      <w:r>
        <w:rPr>
          <w:color w:val="000000"/>
        </w:rPr>
        <w:t>were similar to spring values at Blankenship Bend</w:t>
      </w:r>
      <w:r w:rsidR="007F4B43">
        <w:rPr>
          <w:color w:val="000000"/>
        </w:rPr>
        <w:t>,</w:t>
      </w:r>
      <w:r>
        <w:rPr>
          <w:color w:val="000000"/>
        </w:rPr>
        <w:t xml:space="preserve"> and surface water temperatures were warmer at </w:t>
      </w:r>
      <w:r w:rsidR="00176AA0">
        <w:rPr>
          <w:color w:val="000000"/>
        </w:rPr>
        <w:t xml:space="preserve">the </w:t>
      </w:r>
      <w:r>
        <w:rPr>
          <w:color w:val="000000"/>
        </w:rPr>
        <w:t xml:space="preserve">Bill Williams River and </w:t>
      </w:r>
      <w:ins w:id="554" w:author="Brian Kesner" w:date="2016-08-15T15:49:00Z">
        <w:r w:rsidR="003B03EB">
          <w:rPr>
            <w:color w:val="000000"/>
          </w:rPr>
          <w:t xml:space="preserve">Regional </w:t>
        </w:r>
      </w:ins>
      <w:r>
        <w:rPr>
          <w:color w:val="000000"/>
        </w:rPr>
        <w:t>Park Moabi</w:t>
      </w:r>
      <w:r w:rsidR="00A96E71">
        <w:rPr>
          <w:color w:val="000000"/>
        </w:rPr>
        <w:t xml:space="preserve">.  </w:t>
      </w:r>
      <w:r>
        <w:rPr>
          <w:color w:val="000000"/>
        </w:rPr>
        <w:t>Striped bass predation (i.e., a tracked tag was in the gut of a striped bass that had eaten a bonytail) may explain large dispersal values, but PIT scanning also documented several cases of bonytail traveling relatively far distances from release sites</w:t>
      </w:r>
      <w:r w:rsidR="00A96E71">
        <w:rPr>
          <w:color w:val="000000"/>
        </w:rPr>
        <w:t xml:space="preserve">.  </w:t>
      </w:r>
      <w:r w:rsidR="007F4B43">
        <w:rPr>
          <w:color w:val="000000"/>
        </w:rPr>
        <w:t>For </w:t>
      </w:r>
      <w:r>
        <w:rPr>
          <w:color w:val="000000"/>
        </w:rPr>
        <w:t xml:space="preserve">example, in spring 2015, one fish was contacted in </w:t>
      </w:r>
      <w:ins w:id="555" w:author="Brian Kesner" w:date="2016-08-15T15:50:00Z">
        <w:r w:rsidR="003B03EB">
          <w:rPr>
            <w:color w:val="000000"/>
          </w:rPr>
          <w:t xml:space="preserve">Regional </w:t>
        </w:r>
      </w:ins>
      <w:r>
        <w:rPr>
          <w:color w:val="000000"/>
        </w:rPr>
        <w:t>Park Moabi after being released in Blankenship Bend</w:t>
      </w:r>
      <w:r w:rsidR="00A96E71">
        <w:rPr>
          <w:color w:val="000000"/>
        </w:rPr>
        <w:t xml:space="preserve">.  </w:t>
      </w:r>
      <w:r>
        <w:rPr>
          <w:color w:val="000000"/>
        </w:rPr>
        <w:t xml:space="preserve">In winter 2014, </w:t>
      </w:r>
      <w:r w:rsidR="007F4B43">
        <w:rPr>
          <w:color w:val="000000"/>
        </w:rPr>
        <w:t>11</w:t>
      </w:r>
      <w:r>
        <w:rPr>
          <w:color w:val="000000"/>
        </w:rPr>
        <w:t xml:space="preserve"> bonytail were contacted in Trampas Cove and </w:t>
      </w:r>
      <w:r w:rsidR="007F4B43">
        <w:rPr>
          <w:color w:val="000000"/>
        </w:rPr>
        <w:t>1</w:t>
      </w:r>
      <w:r>
        <w:rPr>
          <w:color w:val="000000"/>
        </w:rPr>
        <w:t xml:space="preserve"> fish in Clear Bay after being released from Blankenship Bend</w:t>
      </w:r>
      <w:r w:rsidR="00A96E71">
        <w:rPr>
          <w:color w:val="000000"/>
        </w:rPr>
        <w:t xml:space="preserve">.  </w:t>
      </w:r>
      <w:r>
        <w:rPr>
          <w:color w:val="000000"/>
        </w:rPr>
        <w:t>Identifying the conditions that minimize egression of released bonytail should be a priority because limited egression increases the benefit of releasing bonytail at sites with high survival.</w:t>
      </w:r>
    </w:p>
    <w:p w14:paraId="10C2A3EA" w14:textId="77777777" w:rsidR="00A757C6" w:rsidRDefault="00A757C6" w:rsidP="001B318F">
      <w:pPr>
        <w:rPr>
          <w:color w:val="000000"/>
        </w:rPr>
      </w:pPr>
    </w:p>
    <w:p w14:paraId="1616FA36" w14:textId="6DCABB25" w:rsidR="00A757C6" w:rsidRPr="00BB0C91" w:rsidRDefault="00A757C6" w:rsidP="001B318F">
      <w:pPr>
        <w:rPr>
          <w:color w:val="000000"/>
        </w:rPr>
      </w:pPr>
      <w:r>
        <w:t>Observations regarding potential site fidelity among bonytai</w:t>
      </w:r>
      <w:r w:rsidR="00C04541">
        <w:t>l were recorded for fish 40-2 (a</w:t>
      </w:r>
      <w:r>
        <w:t>ttachment 1) from November 15</w:t>
      </w:r>
      <w:r w:rsidR="004923B6">
        <w:t>–</w:t>
      </w:r>
      <w:r>
        <w:t>21, 2014</w:t>
      </w:r>
      <w:r w:rsidR="004923B6">
        <w:t>,</w:t>
      </w:r>
      <w:r>
        <w:t xml:space="preserve"> in </w:t>
      </w:r>
      <w:r w:rsidR="004923B6">
        <w:t>the Bill Williams River i</w:t>
      </w:r>
      <w:r>
        <w:t>nlet near the U.S</w:t>
      </w:r>
      <w:r w:rsidR="00A96E71">
        <w:t>.</w:t>
      </w:r>
      <w:r w:rsidR="003664BE">
        <w:t xml:space="preserve"> </w:t>
      </w:r>
      <w:r>
        <w:t>95 bridge</w:t>
      </w:r>
      <w:r w:rsidR="00A96E71">
        <w:t xml:space="preserve">.  </w:t>
      </w:r>
      <w:r>
        <w:t>Further investigations through active efforts established an area upstream of the U.S</w:t>
      </w:r>
      <w:r w:rsidR="00A96E71">
        <w:t>.</w:t>
      </w:r>
      <w:r>
        <w:t xml:space="preserve"> 95 bridge where this fish was contacted multiple times within 130 m from November 19–21, 2014</w:t>
      </w:r>
      <w:r w:rsidR="00A96E71">
        <w:t xml:space="preserve">.  </w:t>
      </w:r>
      <w:r>
        <w:t xml:space="preserve">Site fidelity was also displayed by fish 109, </w:t>
      </w:r>
      <w:r w:rsidR="007F4B43">
        <w:t xml:space="preserve">fish </w:t>
      </w:r>
      <w:r>
        <w:t xml:space="preserve">122, and </w:t>
      </w:r>
      <w:r w:rsidR="007F4B43">
        <w:t xml:space="preserve">fish </w:t>
      </w:r>
      <w:r>
        <w:t>127 at Laughlin Lagoon near th</w:t>
      </w:r>
      <w:r w:rsidR="00922D0E">
        <w:t>e culvert in the east channel (a</w:t>
      </w:r>
      <w:r>
        <w:t>ttachment 3).</w:t>
      </w:r>
    </w:p>
    <w:p w14:paraId="0A89B7EC" w14:textId="77777777" w:rsidR="00A757C6" w:rsidRDefault="00A757C6" w:rsidP="001B318F">
      <w:pPr>
        <w:rPr>
          <w:color w:val="000000"/>
        </w:rPr>
      </w:pPr>
    </w:p>
    <w:p w14:paraId="0E52BF00" w14:textId="77777777" w:rsidR="007F4B43" w:rsidRDefault="00A757C6" w:rsidP="001B318F">
      <w:pPr>
        <w:rPr>
          <w:rFonts w:eastAsiaTheme="minorHAnsi"/>
        </w:rPr>
      </w:pPr>
      <w:r w:rsidRPr="00AE0393">
        <w:rPr>
          <w:color w:val="000000"/>
        </w:rPr>
        <w:t xml:space="preserve">Displacement values from each study site likely </w:t>
      </w:r>
      <w:r>
        <w:rPr>
          <w:color w:val="000000"/>
        </w:rPr>
        <w:t xml:space="preserve">are </w:t>
      </w:r>
      <w:r w:rsidRPr="00AE0393">
        <w:rPr>
          <w:color w:val="000000"/>
        </w:rPr>
        <w:t>not directly comparable</w:t>
      </w:r>
      <w:r w:rsidR="00A96E71">
        <w:rPr>
          <w:color w:val="000000"/>
        </w:rPr>
        <w:t xml:space="preserve">.  </w:t>
      </w:r>
      <w:r w:rsidRPr="00AE0393">
        <w:rPr>
          <w:color w:val="000000"/>
        </w:rPr>
        <w:t xml:space="preserve">SURs were </w:t>
      </w:r>
      <w:r>
        <w:rPr>
          <w:color w:val="000000"/>
        </w:rPr>
        <w:t>less</w:t>
      </w:r>
      <w:r w:rsidRPr="00AE0393">
        <w:rPr>
          <w:color w:val="000000"/>
        </w:rPr>
        <w:t xml:space="preserve"> concentrated at </w:t>
      </w:r>
      <w:r>
        <w:rPr>
          <w:color w:val="000000"/>
        </w:rPr>
        <w:t xml:space="preserve">Blankenship Bend than elsewhere, </w:t>
      </w:r>
      <w:r w:rsidRPr="00AE0393">
        <w:rPr>
          <w:color w:val="000000"/>
        </w:rPr>
        <w:t xml:space="preserve">and therefore </w:t>
      </w:r>
      <w:r>
        <w:rPr>
          <w:color w:val="000000"/>
        </w:rPr>
        <w:t xml:space="preserve">other sites </w:t>
      </w:r>
      <w:r w:rsidRPr="00AE0393">
        <w:rPr>
          <w:color w:val="000000"/>
        </w:rPr>
        <w:t>likely detected</w:t>
      </w:r>
      <w:r>
        <w:rPr>
          <w:color w:val="000000"/>
        </w:rPr>
        <w:t xml:space="preserve"> </w:t>
      </w:r>
      <w:r w:rsidRPr="00AE0393">
        <w:rPr>
          <w:color w:val="000000"/>
        </w:rPr>
        <w:t>short</w:t>
      </w:r>
      <w:r>
        <w:rPr>
          <w:color w:val="000000"/>
        </w:rPr>
        <w:t>er</w:t>
      </w:r>
      <w:r w:rsidRPr="00AE0393">
        <w:rPr>
          <w:color w:val="000000"/>
        </w:rPr>
        <w:t xml:space="preserve"> distance movements that may compound total values</w:t>
      </w:r>
      <w:r w:rsidR="00A96E71">
        <w:rPr>
          <w:color w:val="000000"/>
        </w:rPr>
        <w:t xml:space="preserve">.  </w:t>
      </w:r>
      <w:r w:rsidRPr="00AE0393">
        <w:rPr>
          <w:color w:val="000000"/>
        </w:rPr>
        <w:t xml:space="preserve">Additionally, values are reported as straight line displacement that do not account for river sinuosity and consequently differences in </w:t>
      </w:r>
      <w:r>
        <w:rPr>
          <w:color w:val="000000"/>
        </w:rPr>
        <w:t>channel morphology</w:t>
      </w:r>
      <w:r w:rsidRPr="00AE0393">
        <w:rPr>
          <w:color w:val="000000"/>
        </w:rPr>
        <w:t xml:space="preserve"> of</w:t>
      </w:r>
      <w:r>
        <w:rPr>
          <w:color w:val="000000"/>
        </w:rPr>
        <w:t xml:space="preserve"> chosen study areas</w:t>
      </w:r>
      <w:r w:rsidR="00A96E71">
        <w:rPr>
          <w:color w:val="000000"/>
        </w:rPr>
        <w:t xml:space="preserve">.  </w:t>
      </w:r>
      <w:r>
        <w:rPr>
          <w:color w:val="000000"/>
        </w:rPr>
        <w:t>D</w:t>
      </w:r>
      <w:r w:rsidRPr="00AE0393">
        <w:rPr>
          <w:color w:val="000000"/>
        </w:rPr>
        <w:t>isplacement can be compared between seasons within the same study site</w:t>
      </w:r>
      <w:r>
        <w:rPr>
          <w:color w:val="000000"/>
        </w:rPr>
        <w:t>,</w:t>
      </w:r>
      <w:r w:rsidRPr="00AE0393">
        <w:rPr>
          <w:color w:val="000000"/>
        </w:rPr>
        <w:t xml:space="preserve"> though it is difficult to compare seasonal differences at </w:t>
      </w:r>
      <w:r w:rsidR="00922D0E">
        <w:rPr>
          <w:color w:val="000000"/>
        </w:rPr>
        <w:t xml:space="preserve">the </w:t>
      </w:r>
      <w:r w:rsidRPr="00AE0393">
        <w:rPr>
          <w:color w:val="000000"/>
        </w:rPr>
        <w:t>Bill Williams River because study fish were determined mortalities so early in spring</w:t>
      </w:r>
      <w:r w:rsidR="00A96E71">
        <w:rPr>
          <w:color w:val="000000"/>
        </w:rPr>
        <w:t xml:space="preserve">.  </w:t>
      </w:r>
      <w:r w:rsidRPr="00AE0393">
        <w:rPr>
          <w:color w:val="000000"/>
        </w:rPr>
        <w:t>Study fish at Blankenship Bend consistently displayed greater mean displacements in spring, similar to dispersal differences</w:t>
      </w:r>
      <w:r w:rsidR="00A96E71">
        <w:rPr>
          <w:color w:val="000000"/>
        </w:rPr>
        <w:t xml:space="preserve">.  </w:t>
      </w:r>
      <w:r w:rsidRPr="00AE0393">
        <w:rPr>
          <w:rFonts w:eastAsiaTheme="minorHAnsi"/>
        </w:rPr>
        <w:t>The difference may be related to season, as mean surface water temperatures were higher in spring, and bonytail begin spawning in late spring (Wagner 1955; Minckley 1973)</w:t>
      </w:r>
      <w:r w:rsidR="00A96E71">
        <w:rPr>
          <w:rFonts w:eastAsiaTheme="minorHAnsi"/>
        </w:rPr>
        <w:t xml:space="preserve">.  </w:t>
      </w:r>
      <w:r w:rsidRPr="00AE0393">
        <w:rPr>
          <w:rFonts w:eastAsiaTheme="minorHAnsi"/>
        </w:rPr>
        <w:t xml:space="preserve">However, fish origin </w:t>
      </w:r>
      <w:r>
        <w:rPr>
          <w:rFonts w:eastAsiaTheme="minorHAnsi"/>
        </w:rPr>
        <w:t xml:space="preserve">also </w:t>
      </w:r>
      <w:r w:rsidRPr="00AE0393">
        <w:rPr>
          <w:rFonts w:eastAsiaTheme="minorHAnsi"/>
        </w:rPr>
        <w:t>may have played a role</w:t>
      </w:r>
      <w:r w:rsidR="00A96E71">
        <w:rPr>
          <w:rFonts w:eastAsiaTheme="minorHAnsi"/>
        </w:rPr>
        <w:t xml:space="preserve">.  </w:t>
      </w:r>
      <w:r>
        <w:rPr>
          <w:rFonts w:eastAsiaTheme="minorHAnsi"/>
        </w:rPr>
        <w:t>F</w:t>
      </w:r>
      <w:r w:rsidRPr="00AE0393">
        <w:rPr>
          <w:rFonts w:eastAsiaTheme="minorHAnsi"/>
        </w:rPr>
        <w:t xml:space="preserve">ish from the autumn 2013 study were transported directly from the hatchery, whereas spring 2014 study fish were captured from </w:t>
      </w:r>
      <w:r w:rsidR="004F345F">
        <w:rPr>
          <w:rFonts w:eastAsiaTheme="minorHAnsi"/>
        </w:rPr>
        <w:t xml:space="preserve">the </w:t>
      </w:r>
      <w:r w:rsidRPr="00AE0393">
        <w:rPr>
          <w:rFonts w:eastAsiaTheme="minorHAnsi"/>
        </w:rPr>
        <w:t>Cibola High Levee Pond and held at the hatchery for 13 days prior to surgeries and release</w:t>
      </w:r>
      <w:r w:rsidR="00A96E71">
        <w:rPr>
          <w:rFonts w:eastAsiaTheme="minorHAnsi"/>
        </w:rPr>
        <w:t>.</w:t>
      </w:r>
      <w:r w:rsidR="007F4B43">
        <w:rPr>
          <w:rFonts w:eastAsiaTheme="minorHAnsi"/>
        </w:rPr>
        <w:t xml:space="preserve">  </w:t>
      </w:r>
      <w:r w:rsidRPr="00AE0393">
        <w:rPr>
          <w:rFonts w:eastAsiaTheme="minorHAnsi"/>
        </w:rPr>
        <w:t xml:space="preserve">The difference in rearing facility (hatchery versus a “natural” pond), method of capture prior to transport (hatchery collection versus </w:t>
      </w:r>
    </w:p>
    <w:p w14:paraId="2A00E435" w14:textId="77777777" w:rsidR="007F4B43" w:rsidRDefault="007F4B43">
      <w:pPr>
        <w:rPr>
          <w:rFonts w:eastAsiaTheme="minorHAnsi"/>
        </w:rPr>
      </w:pPr>
      <w:r>
        <w:rPr>
          <w:rFonts w:eastAsiaTheme="minorHAnsi"/>
        </w:rPr>
        <w:br w:type="page"/>
      </w:r>
    </w:p>
    <w:p w14:paraId="60618517" w14:textId="177621F1" w:rsidR="00A757C6" w:rsidRDefault="00A757C6" w:rsidP="001B318F">
      <w:pPr>
        <w:rPr>
          <w:rFonts w:eastAsiaTheme="minorHAnsi"/>
        </w:rPr>
      </w:pPr>
      <w:r w:rsidRPr="00AE0393">
        <w:rPr>
          <w:rFonts w:eastAsiaTheme="minorHAnsi"/>
        </w:rPr>
        <w:lastRenderedPageBreak/>
        <w:t>trammel netting), and transport time likely resulted in differing levels of stress in study fish and may account for the difference in post-stocking behavior (Portz 2009).</w:t>
      </w:r>
    </w:p>
    <w:p w14:paraId="11C676E8" w14:textId="77777777" w:rsidR="007F4B43" w:rsidRPr="00AE0393" w:rsidRDefault="007F4B43" w:rsidP="001B318F">
      <w:pPr>
        <w:rPr>
          <w:color w:val="000000"/>
        </w:rPr>
      </w:pPr>
    </w:p>
    <w:p w14:paraId="451835A9" w14:textId="39500339" w:rsidR="00A757C6" w:rsidRDefault="00A757C6" w:rsidP="001B318F">
      <w:pPr>
        <w:autoSpaceDE w:val="0"/>
        <w:autoSpaceDN w:val="0"/>
        <w:adjustRightInd w:val="0"/>
      </w:pPr>
      <w:r w:rsidRPr="00E75151">
        <w:t xml:space="preserve">Tracking data support </w:t>
      </w:r>
      <w:r>
        <w:t xml:space="preserve">observations by others </w:t>
      </w:r>
      <w:r w:rsidRPr="00E75151">
        <w:t>that bonytail are most active at night (Marsh and Mueller 1999</w:t>
      </w:r>
      <w:r w:rsidR="007F4B43">
        <w:t>;</w:t>
      </w:r>
      <w:r w:rsidRPr="00E75151">
        <w:t xml:space="preserve"> Marsh et al</w:t>
      </w:r>
      <w:r w:rsidR="00A96E71">
        <w:t>.</w:t>
      </w:r>
      <w:r w:rsidR="001A6E9F">
        <w:t xml:space="preserve"> </w:t>
      </w:r>
      <w:r w:rsidRPr="00E75151">
        <w:t>2013a) presumably to feed (Marsh et al</w:t>
      </w:r>
      <w:r w:rsidR="00A96E71">
        <w:t>.</w:t>
      </w:r>
      <w:r w:rsidR="001A6E9F">
        <w:t xml:space="preserve"> </w:t>
      </w:r>
      <w:r w:rsidRPr="00E75151">
        <w:t>2013b)</w:t>
      </w:r>
      <w:r w:rsidR="00A96E71">
        <w:t>.</w:t>
      </w:r>
      <w:r w:rsidR="007F4B43">
        <w:t xml:space="preserve">  </w:t>
      </w:r>
      <w:r w:rsidRPr="00E75151">
        <w:t>Marsh et al</w:t>
      </w:r>
      <w:r w:rsidR="00A96E71">
        <w:t>.</w:t>
      </w:r>
      <w:r w:rsidR="001A6E9F">
        <w:t xml:space="preserve"> </w:t>
      </w:r>
      <w:r w:rsidRPr="00E75151">
        <w:t>(2013a) observed bonytail establishing fidelity toward selective territory during the day while emerging into an isolated ba</w:t>
      </w:r>
      <w:r>
        <w:t>ckwater at night</w:t>
      </w:r>
      <w:r w:rsidR="00A96E71">
        <w:t xml:space="preserve">.  </w:t>
      </w:r>
      <w:r>
        <w:t xml:space="preserve">Bonytail may </w:t>
      </w:r>
      <w:r w:rsidRPr="00E75151">
        <w:t xml:space="preserve">behave similarly at </w:t>
      </w:r>
      <w:r w:rsidR="007F4B43">
        <w:t>the</w:t>
      </w:r>
      <w:r>
        <w:t xml:space="preserve"> study sites </w:t>
      </w:r>
      <w:r w:rsidRPr="00E75151">
        <w:t xml:space="preserve">as observed by </w:t>
      </w:r>
      <w:r>
        <w:t>high passive contact percentages between sunset and sunrise (&gt;</w:t>
      </w:r>
      <w:r w:rsidR="001375A6">
        <w:t xml:space="preserve"> </w:t>
      </w:r>
      <w:r>
        <w:t xml:space="preserve">49%) during all tracking iterations where study fish survived longer than </w:t>
      </w:r>
      <w:r w:rsidR="007F4B43">
        <w:t>2</w:t>
      </w:r>
      <w:r>
        <w:t xml:space="preserve"> weeks</w:t>
      </w:r>
      <w:r w:rsidR="00A96E71">
        <w:t xml:space="preserve">.  </w:t>
      </w:r>
      <w:r>
        <w:t xml:space="preserve">Short periods of non-detection during mid-day hours were recorded for multiple fish across study sites (see </w:t>
      </w:r>
      <w:r w:rsidR="00AD275C" w:rsidRPr="00AD275C">
        <w:t>figure</w:t>
      </w:r>
      <w:r>
        <w:t xml:space="preserve"> </w:t>
      </w:r>
      <w:r>
        <w:rPr>
          <w:noProof/>
        </w:rPr>
        <w:t>15</w:t>
      </w:r>
      <w:r>
        <w:t>)</w:t>
      </w:r>
      <w:r w:rsidR="00A96E71">
        <w:t xml:space="preserve">.  </w:t>
      </w:r>
      <w:r w:rsidRPr="0007293C">
        <w:t>It is unclear if shorter periods of non-detection followed by a re-emergence at the same SUR occurring during the evening hours represent fish that simply swam out of detection range or fish that had moved</w:t>
      </w:r>
      <w:r w:rsidR="007F4B43">
        <w:t xml:space="preserve"> into some type of heavy cover.</w:t>
      </w:r>
    </w:p>
    <w:p w14:paraId="22392FE1" w14:textId="77777777" w:rsidR="00922D0E" w:rsidRPr="0007293C" w:rsidRDefault="00922D0E" w:rsidP="001B318F">
      <w:pPr>
        <w:autoSpaceDE w:val="0"/>
        <w:autoSpaceDN w:val="0"/>
        <w:adjustRightInd w:val="0"/>
      </w:pPr>
    </w:p>
    <w:p w14:paraId="4CCF6564" w14:textId="77777777" w:rsidR="00A757C6" w:rsidRDefault="00A757C6" w:rsidP="001B318F">
      <w:pPr>
        <w:rPr>
          <w:color w:val="000000"/>
        </w:rPr>
      </w:pPr>
    </w:p>
    <w:p w14:paraId="4B7194BB" w14:textId="77777777" w:rsidR="00A757C6" w:rsidRDefault="00A757C6" w:rsidP="00922D0E">
      <w:pPr>
        <w:pStyle w:val="Heading2"/>
      </w:pPr>
      <w:bookmarkStart w:id="556" w:name="_Toc456938209"/>
      <w:r>
        <w:t>Methodologies</w:t>
      </w:r>
      <w:bookmarkEnd w:id="556"/>
    </w:p>
    <w:p w14:paraId="077B0980" w14:textId="77777777" w:rsidR="00922D0E" w:rsidRDefault="00922D0E" w:rsidP="001B318F">
      <w:pPr>
        <w:autoSpaceDE w:val="0"/>
        <w:autoSpaceDN w:val="0"/>
        <w:adjustRightInd w:val="0"/>
        <w:rPr>
          <w:rFonts w:eastAsiaTheme="minorHAnsi"/>
        </w:rPr>
      </w:pPr>
    </w:p>
    <w:p w14:paraId="5F6396E2" w14:textId="64580109" w:rsidR="00A757C6" w:rsidRDefault="00A757C6" w:rsidP="001B318F">
      <w:pPr>
        <w:autoSpaceDE w:val="0"/>
        <w:autoSpaceDN w:val="0"/>
        <w:adjustRightInd w:val="0"/>
        <w:rPr>
          <w:rFonts w:eastAsiaTheme="minorHAnsi"/>
        </w:rPr>
      </w:pPr>
      <w:r>
        <w:rPr>
          <w:rFonts w:eastAsiaTheme="minorHAnsi"/>
        </w:rPr>
        <w:t>Regional Park Moabi and Laughlin Lagoon were chosen in part to serve as smaller, more contained study sites where study fish</w:t>
      </w:r>
      <w:r w:rsidR="00176AA0">
        <w:rPr>
          <w:rFonts w:eastAsiaTheme="minorHAnsi"/>
        </w:rPr>
        <w:t xml:space="preserve"> were less likely to be lost to </w:t>
      </w:r>
      <w:r>
        <w:rPr>
          <w:rFonts w:eastAsiaTheme="minorHAnsi"/>
        </w:rPr>
        <w:t xml:space="preserve">tracking than in complex backwaters such as Blankenship Bend and </w:t>
      </w:r>
      <w:r w:rsidR="00176AA0">
        <w:rPr>
          <w:rFonts w:eastAsiaTheme="minorHAnsi"/>
        </w:rPr>
        <w:t>the Bill </w:t>
      </w:r>
      <w:r>
        <w:rPr>
          <w:rFonts w:eastAsiaTheme="minorHAnsi"/>
        </w:rPr>
        <w:t>Williams River</w:t>
      </w:r>
      <w:r w:rsidR="00A96E71">
        <w:rPr>
          <w:rFonts w:eastAsiaTheme="minorHAnsi"/>
        </w:rPr>
        <w:t xml:space="preserve">.  </w:t>
      </w:r>
      <w:r>
        <w:rPr>
          <w:rFonts w:eastAsiaTheme="minorHAnsi"/>
        </w:rPr>
        <w:t xml:space="preserve">In such an environment, PIT scanning contacted 68% of fish released and proved to be an effective means to monitor bonytail at Regional Park Moabi but only contacted 23% of fish released </w:t>
      </w:r>
      <w:r w:rsidR="00176AA0">
        <w:rPr>
          <w:rFonts w:eastAsiaTheme="minorHAnsi"/>
        </w:rPr>
        <w:t>at Laughlin Lagoon, perhaps due </w:t>
      </w:r>
      <w:r>
        <w:rPr>
          <w:rFonts w:eastAsiaTheme="minorHAnsi"/>
        </w:rPr>
        <w:t>to the increased complexity of habitat within the lagoon</w:t>
      </w:r>
      <w:r w:rsidR="00A96E71">
        <w:rPr>
          <w:rFonts w:eastAsiaTheme="minorHAnsi"/>
        </w:rPr>
        <w:t xml:space="preserve">.  </w:t>
      </w:r>
      <w:r>
        <w:rPr>
          <w:rFonts w:eastAsiaTheme="minorHAnsi"/>
        </w:rPr>
        <w:t xml:space="preserve">PIT scanning at Blankenship Bend, a larger and more open study area than </w:t>
      </w:r>
      <w:ins w:id="557" w:author="Brian Kesner" w:date="2016-08-15T15:50:00Z">
        <w:r w:rsidR="003B03EB">
          <w:rPr>
            <w:rFonts w:eastAsiaTheme="minorHAnsi"/>
          </w:rPr>
          <w:t xml:space="preserve">Regional </w:t>
        </w:r>
      </w:ins>
      <w:r>
        <w:rPr>
          <w:rFonts w:eastAsiaTheme="minorHAnsi"/>
        </w:rPr>
        <w:t>Park Moabi, contacted 23% of bonytail released</w:t>
      </w:r>
      <w:r w:rsidR="00A96E71">
        <w:rPr>
          <w:rFonts w:eastAsiaTheme="minorHAnsi"/>
        </w:rPr>
        <w:t xml:space="preserve">.  </w:t>
      </w:r>
      <w:r>
        <w:rPr>
          <w:rFonts w:eastAsiaTheme="minorHAnsi"/>
        </w:rPr>
        <w:t xml:space="preserve">Efforts were less successful at </w:t>
      </w:r>
      <w:r w:rsidR="00176AA0">
        <w:rPr>
          <w:rFonts w:eastAsiaTheme="minorHAnsi"/>
        </w:rPr>
        <w:t xml:space="preserve">the </w:t>
      </w:r>
      <w:r>
        <w:rPr>
          <w:rFonts w:eastAsiaTheme="minorHAnsi"/>
        </w:rPr>
        <w:t>Bill Williams River where PIT scanning contacted 5% of bonytail released over two stocking events.</w:t>
      </w:r>
    </w:p>
    <w:p w14:paraId="0AA04AD9" w14:textId="77777777" w:rsidR="00A757C6" w:rsidRDefault="00A757C6" w:rsidP="001B318F">
      <w:pPr>
        <w:autoSpaceDE w:val="0"/>
        <w:autoSpaceDN w:val="0"/>
        <w:adjustRightInd w:val="0"/>
        <w:rPr>
          <w:rFonts w:eastAsiaTheme="minorHAnsi"/>
        </w:rPr>
      </w:pPr>
    </w:p>
    <w:p w14:paraId="42642C24" w14:textId="71C94962" w:rsidR="00A757C6" w:rsidRDefault="00A757C6" w:rsidP="001B318F">
      <w:pPr>
        <w:pStyle w:val="NormalWeb"/>
        <w:spacing w:before="0" w:beforeAutospacing="0" w:after="0" w:afterAutospacing="0"/>
      </w:pPr>
      <w:r w:rsidRPr="00B12AC9">
        <w:t>PIT scanning was conducted to complement telemetry data and determine if PIT scanning alone was adequate to assess post-releas</w:t>
      </w:r>
      <w:r>
        <w:t>e survival of stocked bonytail</w:t>
      </w:r>
      <w:r w:rsidR="00A96E71">
        <w:t xml:space="preserve">.  </w:t>
      </w:r>
      <w:r>
        <w:t>Tag detection trends from PIT scanning and telemetry at Regional Park Moabi and Laughlin Lagoon complement each other</w:t>
      </w:r>
      <w:r w:rsidR="00A96E71">
        <w:t xml:space="preserve">.  </w:t>
      </w:r>
      <w:r>
        <w:t>This indicates that PIT scanners are an effective tool to track bonytail when they are released in an environment that minimizes emigration</w:t>
      </w:r>
      <w:r w:rsidR="00A96E71">
        <w:t xml:space="preserve">.  </w:t>
      </w:r>
      <w:r>
        <w:t>The complementary data also reinforce the assertion that survival of released bonytail in Lake Havasu is extremely low</w:t>
      </w:r>
      <w:r w:rsidR="00A96E71">
        <w:t xml:space="preserve">.  </w:t>
      </w:r>
      <w:r>
        <w:t>It is likely that these data can be used to assess survival using a mark-recapture model, although this was not successfully completed during this study</w:t>
      </w:r>
      <w:r w:rsidR="00A96E71">
        <w:t xml:space="preserve">.  </w:t>
      </w:r>
      <w:r>
        <w:t>Although the Barker model has shown promise in simulation exercises (Barbour et al</w:t>
      </w:r>
      <w:r w:rsidR="00A96E71">
        <w:t>.</w:t>
      </w:r>
      <w:r w:rsidR="001A6E9F">
        <w:t xml:space="preserve"> </w:t>
      </w:r>
      <w:r>
        <w:t>2013</w:t>
      </w:r>
      <w:r w:rsidR="007F4B43">
        <w:t>;</w:t>
      </w:r>
      <w:r>
        <w:t xml:space="preserve"> Conner et al</w:t>
      </w:r>
      <w:r w:rsidR="00A96E71">
        <w:t>.</w:t>
      </w:r>
      <w:r w:rsidR="001A6E9F">
        <w:t xml:space="preserve"> </w:t>
      </w:r>
      <w:r>
        <w:t xml:space="preserve">2014), additional simulations will be needed to discern whether the Barker model is a tenable alternative to </w:t>
      </w:r>
      <w:r w:rsidR="007F4B43">
        <w:t>the Cormack-Jolly-Seber (</w:t>
      </w:r>
      <w:r>
        <w:t>CJS</w:t>
      </w:r>
      <w:r w:rsidR="007F4B43">
        <w:t>)</w:t>
      </w:r>
      <w:r>
        <w:t xml:space="preserve"> model for realistic mark-recapture data</w:t>
      </w:r>
      <w:r w:rsidR="00A96E71">
        <w:t xml:space="preserve">.  </w:t>
      </w:r>
      <w:r>
        <w:t xml:space="preserve">In the interim, structuring PIT scanning </w:t>
      </w:r>
      <w:r>
        <w:lastRenderedPageBreak/>
        <w:t>deployments to closely resemble the original sampling design the Barker model used</w:t>
      </w:r>
      <w:r w:rsidR="007F4B43">
        <w:t xml:space="preserve"> is recommended</w:t>
      </w:r>
      <w:r>
        <w:t>:</w:t>
      </w:r>
      <w:r w:rsidR="007F4B43">
        <w:t xml:space="preserve"> </w:t>
      </w:r>
      <w:r>
        <w:t xml:space="preserve"> discrete time periods of PIT scanning within the study area and nearly continuous PIT scanning covering a larger geographic area</w:t>
      </w:r>
      <w:r w:rsidR="007F4B43">
        <w:t>,</w:t>
      </w:r>
      <w:r w:rsidR="002C17AD">
        <w:t xml:space="preserve"> which </w:t>
      </w:r>
      <w:r>
        <w:t>includes the study area</w:t>
      </w:r>
      <w:r w:rsidR="00A96E71">
        <w:t xml:space="preserve">.  </w:t>
      </w:r>
      <w:r>
        <w:t xml:space="preserve">Both PIT scanner </w:t>
      </w:r>
      <w:r w:rsidR="002C17AD">
        <w:t>deployment strategies should be </w:t>
      </w:r>
      <w:r>
        <w:t>conducted as randomly as possible within the limitations of deployment conditions</w:t>
      </w:r>
      <w:r w:rsidR="00A96E71">
        <w:t xml:space="preserve">.  </w:t>
      </w:r>
      <w:r>
        <w:t>The discrete data within the study area could be used in a CJS model if the full Barker model still failed to produce satisfactory results</w:t>
      </w:r>
      <w:r w:rsidR="00A96E71">
        <w:t xml:space="preserve">.  </w:t>
      </w:r>
      <w:r w:rsidR="007F4B43">
        <w:t>This is preferable to just “</w:t>
      </w:r>
      <w:r>
        <w:t>discretizing</w:t>
      </w:r>
      <w:r w:rsidR="007F4B43">
        <w:t>”</w:t>
      </w:r>
      <w:r>
        <w:t xml:space="preserve"> continuous data because the time between sampling events would be determined a priori, and PIT scanners would be moved randomly between events</w:t>
      </w:r>
      <w:r w:rsidR="007F4B43">
        <w:t>,</w:t>
      </w:r>
      <w:r>
        <w:t xml:space="preserve"> removing any re</w:t>
      </w:r>
      <w:r w:rsidR="00473A85">
        <w:t>-</w:t>
      </w:r>
      <w:r>
        <w:t>sight probability bias due to geographic proximity</w:t>
      </w:r>
      <w:r w:rsidR="00A96E71">
        <w:t>.</w:t>
      </w:r>
    </w:p>
    <w:p w14:paraId="17FE3B98" w14:textId="77777777" w:rsidR="00A757C6" w:rsidRDefault="00A757C6" w:rsidP="001B318F">
      <w:pPr>
        <w:autoSpaceDE w:val="0"/>
        <w:autoSpaceDN w:val="0"/>
        <w:adjustRightInd w:val="0"/>
        <w:rPr>
          <w:rFonts w:eastAsiaTheme="minorHAnsi"/>
        </w:rPr>
      </w:pPr>
    </w:p>
    <w:p w14:paraId="0F40F9E2" w14:textId="45DF6F6A" w:rsidR="00A757C6" w:rsidRDefault="00A757C6" w:rsidP="001B318F">
      <w:pPr>
        <w:rPr>
          <w:color w:val="000000"/>
        </w:rPr>
      </w:pPr>
      <w:r>
        <w:rPr>
          <w:color w:val="000000"/>
        </w:rPr>
        <w:t xml:space="preserve">The single and narrow exit and entrance to </w:t>
      </w:r>
      <w:ins w:id="558" w:author="Brian Kesner" w:date="2016-08-15T15:50:00Z">
        <w:r w:rsidR="003B03EB">
          <w:rPr>
            <w:color w:val="000000"/>
          </w:rPr>
          <w:t xml:space="preserve">Regional </w:t>
        </w:r>
      </w:ins>
      <w:r>
        <w:rPr>
          <w:color w:val="000000"/>
        </w:rPr>
        <w:t>Park Moabi created an ideal study site to investigate egression of bonytail after release</w:t>
      </w:r>
      <w:r w:rsidR="00A96E71">
        <w:rPr>
          <w:color w:val="000000"/>
        </w:rPr>
        <w:t xml:space="preserve">.  </w:t>
      </w:r>
      <w:r>
        <w:rPr>
          <w:color w:val="000000"/>
        </w:rPr>
        <w:t xml:space="preserve">PIT scanning here did not indicate a strong tendency for fish to egress out of </w:t>
      </w:r>
      <w:ins w:id="559" w:author="Brian Kesner" w:date="2016-08-15T15:50:00Z">
        <w:r w:rsidR="003B03EB">
          <w:rPr>
            <w:color w:val="000000"/>
          </w:rPr>
          <w:t xml:space="preserve">Regional </w:t>
        </w:r>
      </w:ins>
      <w:r>
        <w:rPr>
          <w:color w:val="000000"/>
        </w:rPr>
        <w:t>Park Moabi, consistent with telemetry data</w:t>
      </w:r>
      <w:r w:rsidR="00A96E71">
        <w:rPr>
          <w:color w:val="000000"/>
        </w:rPr>
        <w:t xml:space="preserve">.  </w:t>
      </w:r>
      <w:r>
        <w:rPr>
          <w:color w:val="000000"/>
        </w:rPr>
        <w:t>Based on this information, it is unlikely that loss of telemetry study fish was because of a lack of intensive tracking or equipment error in the main channel</w:t>
      </w:r>
      <w:r w:rsidR="00A96E71">
        <w:rPr>
          <w:color w:val="000000"/>
        </w:rPr>
        <w:t xml:space="preserve">.  </w:t>
      </w:r>
      <w:r>
        <w:rPr>
          <w:color w:val="000000"/>
        </w:rPr>
        <w:t>Future studies may include similar</w:t>
      </w:r>
      <w:r w:rsidR="007F4B43">
        <w:rPr>
          <w:color w:val="000000"/>
        </w:rPr>
        <w:t>ly</w:t>
      </w:r>
      <w:r>
        <w:rPr>
          <w:color w:val="000000"/>
        </w:rPr>
        <w:t xml:space="preserve"> controlled environments with narrow choke points so as to track dispersal versus predation.</w:t>
      </w:r>
    </w:p>
    <w:p w14:paraId="4ABF0767" w14:textId="77777777" w:rsidR="00A757C6" w:rsidRDefault="00A757C6" w:rsidP="001B318F">
      <w:pPr>
        <w:rPr>
          <w:color w:val="000000"/>
        </w:rPr>
      </w:pPr>
    </w:p>
    <w:p w14:paraId="1D8BCC04" w14:textId="3196A4F1" w:rsidR="00A757C6" w:rsidRDefault="00A757C6" w:rsidP="001B318F">
      <w:pPr>
        <w:rPr>
          <w:color w:val="000000"/>
        </w:rPr>
      </w:pPr>
      <w:r>
        <w:rPr>
          <w:color w:val="000000"/>
        </w:rPr>
        <w:t>Baiting PIT scanners was not correlated with increased contact rates</w:t>
      </w:r>
      <w:r w:rsidR="00A96E71">
        <w:rPr>
          <w:color w:val="000000"/>
        </w:rPr>
        <w:t xml:space="preserve">.  </w:t>
      </w:r>
      <w:r>
        <w:rPr>
          <w:color w:val="000000"/>
        </w:rPr>
        <w:t>In fact, at times, non-baited scanners received more contacts than baited scanners</w:t>
      </w:r>
      <w:r w:rsidR="00A96E71">
        <w:rPr>
          <w:color w:val="000000"/>
        </w:rPr>
        <w:t xml:space="preserve">.  </w:t>
      </w:r>
      <w:r>
        <w:rPr>
          <w:color w:val="000000"/>
        </w:rPr>
        <w:t>Bait may have attracted predatory fishes as well as target species, and as a result</w:t>
      </w:r>
      <w:r w:rsidR="007F4B43">
        <w:rPr>
          <w:color w:val="000000"/>
        </w:rPr>
        <w:t>,</w:t>
      </w:r>
      <w:r>
        <w:rPr>
          <w:color w:val="000000"/>
        </w:rPr>
        <w:t xml:space="preserve"> bonytail may have been inadvertently exposed to predation</w:t>
      </w:r>
      <w:r w:rsidR="00A96E71">
        <w:rPr>
          <w:color w:val="000000"/>
        </w:rPr>
        <w:t xml:space="preserve">.  </w:t>
      </w:r>
      <w:r>
        <w:rPr>
          <w:color w:val="000000"/>
        </w:rPr>
        <w:t>Bait containers often had signs of attack represented by a loss of the bait container or holes in the bait container material</w:t>
      </w:r>
      <w:r w:rsidR="00D42DDB">
        <w:rPr>
          <w:color w:val="000000"/>
        </w:rPr>
        <w:t>,</w:t>
      </w:r>
      <w:r>
        <w:rPr>
          <w:color w:val="000000"/>
        </w:rPr>
        <w:t xml:space="preserve"> indicating that they were successful in attracting fish and perhaps spiny softshell turtles (</w:t>
      </w:r>
      <w:r w:rsidRPr="009A3AEB">
        <w:rPr>
          <w:i/>
          <w:color w:val="000000"/>
        </w:rPr>
        <w:t>Apalone spinifera</w:t>
      </w:r>
      <w:r>
        <w:rPr>
          <w:color w:val="000000"/>
        </w:rPr>
        <w:t>), muskrat (</w:t>
      </w:r>
      <w:r>
        <w:rPr>
          <w:i/>
          <w:color w:val="000000"/>
        </w:rPr>
        <w:t xml:space="preserve">Ondatra </w:t>
      </w:r>
      <w:r w:rsidRPr="00B64BEF">
        <w:rPr>
          <w:i/>
          <w:color w:val="000000"/>
        </w:rPr>
        <w:t>zibethicus</w:t>
      </w:r>
      <w:r>
        <w:rPr>
          <w:color w:val="000000"/>
        </w:rPr>
        <w:t xml:space="preserve">), </w:t>
      </w:r>
      <w:r w:rsidRPr="00B64BEF">
        <w:rPr>
          <w:color w:val="000000"/>
        </w:rPr>
        <w:t>or</w:t>
      </w:r>
      <w:r>
        <w:rPr>
          <w:color w:val="000000"/>
        </w:rPr>
        <w:t xml:space="preserve"> other animals as well</w:t>
      </w:r>
      <w:r w:rsidR="00A96E71">
        <w:rPr>
          <w:color w:val="000000"/>
        </w:rPr>
        <w:t xml:space="preserve">.  </w:t>
      </w:r>
      <w:r>
        <w:rPr>
          <w:color w:val="000000"/>
        </w:rPr>
        <w:t>Baiting was performed only on a small scale as part of supplemental PIT scanning efforts</w:t>
      </w:r>
      <w:r w:rsidR="00D42DDB">
        <w:rPr>
          <w:color w:val="000000"/>
        </w:rPr>
        <w:t>,</w:t>
      </w:r>
      <w:r>
        <w:rPr>
          <w:color w:val="000000"/>
        </w:rPr>
        <w:t xml:space="preserve"> and the loss of bait containers during PIT scanner deployments may have skewed </w:t>
      </w:r>
      <w:r w:rsidR="00D42DDB">
        <w:rPr>
          <w:color w:val="000000"/>
        </w:rPr>
        <w:t xml:space="preserve">the </w:t>
      </w:r>
      <w:r>
        <w:rPr>
          <w:color w:val="000000"/>
        </w:rPr>
        <w:t>results</w:t>
      </w:r>
      <w:r w:rsidR="00A96E71">
        <w:rPr>
          <w:color w:val="000000"/>
        </w:rPr>
        <w:t xml:space="preserve">.  </w:t>
      </w:r>
      <w:r>
        <w:rPr>
          <w:color w:val="000000"/>
        </w:rPr>
        <w:t>A larger effort using the improved PVC bait containers in a closed backwater environment with minimal threat of non-native predators may offer different results.</w:t>
      </w:r>
    </w:p>
    <w:p w14:paraId="49A53E26" w14:textId="77777777" w:rsidR="00922D0E" w:rsidRDefault="00922D0E" w:rsidP="001B318F">
      <w:pPr>
        <w:rPr>
          <w:color w:val="000000"/>
        </w:rPr>
      </w:pPr>
    </w:p>
    <w:p w14:paraId="171E87E1" w14:textId="77777777" w:rsidR="00A757C6" w:rsidRDefault="00A757C6" w:rsidP="001B318F">
      <w:pPr>
        <w:rPr>
          <w:color w:val="000000"/>
        </w:rPr>
      </w:pPr>
    </w:p>
    <w:p w14:paraId="094F6EBA" w14:textId="77B19A9A" w:rsidR="00A757C6" w:rsidRPr="00BE2FCE" w:rsidRDefault="00A757C6" w:rsidP="00922D0E">
      <w:pPr>
        <w:pStyle w:val="Heading2"/>
      </w:pPr>
      <w:bookmarkStart w:id="560" w:name="_Toc456938210"/>
      <w:r w:rsidRPr="00BE2FCE">
        <w:t xml:space="preserve">Study </w:t>
      </w:r>
      <w:r w:rsidR="00922D0E">
        <w:t>S</w:t>
      </w:r>
      <w:r w:rsidRPr="00BE2FCE">
        <w:t xml:space="preserve">ites and </w:t>
      </w:r>
      <w:r w:rsidR="00922D0E">
        <w:t>S</w:t>
      </w:r>
      <w:r w:rsidRPr="00BE2FCE">
        <w:t>easons</w:t>
      </w:r>
      <w:bookmarkEnd w:id="560"/>
    </w:p>
    <w:p w14:paraId="73850D30" w14:textId="77777777" w:rsidR="00922D0E" w:rsidRDefault="00922D0E" w:rsidP="001B318F">
      <w:pPr>
        <w:rPr>
          <w:color w:val="000000"/>
        </w:rPr>
      </w:pPr>
    </w:p>
    <w:p w14:paraId="47577A96" w14:textId="198B1D07" w:rsidR="00922D0E" w:rsidRDefault="00D42DDB" w:rsidP="001B318F">
      <w:pPr>
        <w:rPr>
          <w:color w:val="000000"/>
        </w:rPr>
      </w:pPr>
      <w:r>
        <w:rPr>
          <w:color w:val="000000"/>
        </w:rPr>
        <w:t>The m</w:t>
      </w:r>
      <w:r w:rsidR="00A757C6">
        <w:rPr>
          <w:color w:val="000000"/>
        </w:rPr>
        <w:t xml:space="preserve">ortality of telemetry fish was 92% across both seasons at </w:t>
      </w:r>
      <w:r w:rsidR="00176AA0">
        <w:rPr>
          <w:color w:val="000000"/>
        </w:rPr>
        <w:t xml:space="preserve">the </w:t>
      </w:r>
      <w:r w:rsidR="00A757C6">
        <w:rPr>
          <w:color w:val="000000"/>
        </w:rPr>
        <w:t>Bill Williams River, suggesting that this location is not ideal for future stocking</w:t>
      </w:r>
      <w:r w:rsidR="00A96E71">
        <w:rPr>
          <w:color w:val="000000"/>
        </w:rPr>
        <w:t xml:space="preserve">.  </w:t>
      </w:r>
      <w:r w:rsidR="00A757C6">
        <w:rPr>
          <w:color w:val="000000"/>
        </w:rPr>
        <w:t>While confirmed mortalities were lower at Blankenship</w:t>
      </w:r>
      <w:r w:rsidR="00260590">
        <w:rPr>
          <w:color w:val="000000"/>
        </w:rPr>
        <w:t xml:space="preserve"> Bend, Regional Park Moabi, and </w:t>
      </w:r>
      <w:r w:rsidR="00A757C6">
        <w:rPr>
          <w:color w:val="000000"/>
        </w:rPr>
        <w:t>Laughlin Lagoon, percentages of lost fish after mortalities still were high (57</w:t>
      </w:r>
      <w:r w:rsidR="00260590">
        <w:rPr>
          <w:color w:val="000000"/>
        </w:rPr>
        <w:t>, </w:t>
      </w:r>
      <w:r w:rsidR="00A757C6">
        <w:rPr>
          <w:color w:val="000000"/>
        </w:rPr>
        <w:t xml:space="preserve">100, </w:t>
      </w:r>
      <w:r w:rsidR="00260590">
        <w:rPr>
          <w:color w:val="000000"/>
        </w:rPr>
        <w:t>and 100%,</w:t>
      </w:r>
      <w:r w:rsidR="00A757C6">
        <w:rPr>
          <w:color w:val="000000"/>
        </w:rPr>
        <w:t xml:space="preserve"> respectively)</w:t>
      </w:r>
      <w:r w:rsidR="00A96E71">
        <w:rPr>
          <w:color w:val="000000"/>
        </w:rPr>
        <w:t xml:space="preserve">.  </w:t>
      </w:r>
      <w:r w:rsidR="00A757C6">
        <w:rPr>
          <w:color w:val="000000"/>
        </w:rPr>
        <w:t xml:space="preserve">Assuming lost fish equates to consumption of study fish by avian predators, </w:t>
      </w:r>
      <w:r>
        <w:rPr>
          <w:color w:val="000000"/>
        </w:rPr>
        <w:t xml:space="preserve">a </w:t>
      </w:r>
      <w:r w:rsidR="00A757C6">
        <w:rPr>
          <w:color w:val="000000"/>
        </w:rPr>
        <w:t xml:space="preserve">larger wetted surface area and greater observed available roosting habitat over water at the Bill Williams River study site may account for greater success of expelled tag recovery compared to </w:t>
      </w:r>
      <w:r>
        <w:rPr>
          <w:color w:val="000000"/>
        </w:rPr>
        <w:t xml:space="preserve">the </w:t>
      </w:r>
      <w:r w:rsidR="00A757C6">
        <w:rPr>
          <w:color w:val="000000"/>
        </w:rPr>
        <w:t>other study sites</w:t>
      </w:r>
      <w:r w:rsidR="00A96E71">
        <w:rPr>
          <w:color w:val="000000"/>
        </w:rPr>
        <w:t xml:space="preserve">.  </w:t>
      </w:r>
      <w:r w:rsidR="00A757C6">
        <w:rPr>
          <w:color w:val="000000"/>
        </w:rPr>
        <w:t xml:space="preserve">Comparing seasonal differences in study fish survival and movement at </w:t>
      </w:r>
      <w:r w:rsidR="00176AA0">
        <w:rPr>
          <w:color w:val="000000"/>
        </w:rPr>
        <w:t xml:space="preserve">the </w:t>
      </w:r>
      <w:r w:rsidR="00A757C6">
        <w:rPr>
          <w:color w:val="000000"/>
        </w:rPr>
        <w:lastRenderedPageBreak/>
        <w:t>Bi</w:t>
      </w:r>
      <w:r w:rsidR="00176AA0">
        <w:rPr>
          <w:color w:val="000000"/>
        </w:rPr>
        <w:t>ll </w:t>
      </w:r>
      <w:r w:rsidR="00A757C6">
        <w:rPr>
          <w:color w:val="000000"/>
        </w:rPr>
        <w:t>Williams River was uninformative because mortality was so high</w:t>
      </w:r>
      <w:r w:rsidR="00A96E71">
        <w:rPr>
          <w:color w:val="000000"/>
        </w:rPr>
        <w:t xml:space="preserve">.  </w:t>
      </w:r>
      <w:r w:rsidR="00A757C6">
        <w:rPr>
          <w:color w:val="000000"/>
        </w:rPr>
        <w:t>Overall, study fish were determined mortalities sooner in spring than in autumn</w:t>
      </w:r>
      <w:r w:rsidR="00A96E71">
        <w:rPr>
          <w:color w:val="000000"/>
        </w:rPr>
        <w:t xml:space="preserve">.  </w:t>
      </w:r>
      <w:r w:rsidR="00A757C6">
        <w:rPr>
          <w:color w:val="000000"/>
        </w:rPr>
        <w:t>Warmer spring water temperatures may have an effect of increasing fish metabolism and therefore evacuation rates of consumed tags, accounting for earlier detection.</w:t>
      </w:r>
    </w:p>
    <w:p w14:paraId="606E62A7" w14:textId="08E54EA4" w:rsidR="00922D0E" w:rsidRDefault="00922D0E">
      <w:pPr>
        <w:rPr>
          <w:color w:val="000000"/>
        </w:rPr>
      </w:pPr>
    </w:p>
    <w:p w14:paraId="529B2E66" w14:textId="3D6FEF98" w:rsidR="00A757C6" w:rsidRDefault="00A757C6" w:rsidP="001B318F">
      <w:r>
        <w:rPr>
          <w:color w:val="000000"/>
        </w:rPr>
        <w:t xml:space="preserve">Although Blankenship Bend had higher percentages of survival, these numbers are not directly comparable to other study iterations because </w:t>
      </w:r>
      <w:r w:rsidR="00D42DDB">
        <w:rPr>
          <w:color w:val="000000"/>
        </w:rPr>
        <w:t xml:space="preserve">the </w:t>
      </w:r>
      <w:r>
        <w:rPr>
          <w:color w:val="000000"/>
        </w:rPr>
        <w:t>length of tracking periods differed across seasons and sites</w:t>
      </w:r>
      <w:r w:rsidR="00A96E71">
        <w:rPr>
          <w:color w:val="000000"/>
        </w:rPr>
        <w:t xml:space="preserve">.  </w:t>
      </w:r>
      <w:r>
        <w:rPr>
          <w:color w:val="000000"/>
        </w:rPr>
        <w:t>For comparison, the number of active telemetry fish by week 6 post-release was eight of 22 (36%), including both iterations of Blankenship Bend</w:t>
      </w:r>
      <w:r w:rsidR="00A96E71">
        <w:rPr>
          <w:color w:val="000000"/>
        </w:rPr>
        <w:t xml:space="preserve">.  </w:t>
      </w:r>
      <w:r>
        <w:rPr>
          <w:color w:val="000000"/>
        </w:rPr>
        <w:t xml:space="preserve">Despite high loss and mortality of study fish at Laughlin Lagoon by week 12, </w:t>
      </w:r>
      <w:r w:rsidR="00D42DDB">
        <w:rPr>
          <w:color w:val="000000"/>
        </w:rPr>
        <w:t>17</w:t>
      </w:r>
      <w:r>
        <w:rPr>
          <w:color w:val="000000"/>
        </w:rPr>
        <w:t xml:space="preserve"> of 24 (70%) study fish were active after week 6 of tracking</w:t>
      </w:r>
      <w:r w:rsidR="00A96E71">
        <w:rPr>
          <w:color w:val="000000"/>
        </w:rPr>
        <w:t xml:space="preserve">.  </w:t>
      </w:r>
      <w:r>
        <w:rPr>
          <w:color w:val="000000"/>
        </w:rPr>
        <w:t xml:space="preserve">Overall determined mortality and loss of fish during the Laughlin Lagoon study occurred </w:t>
      </w:r>
      <w:r>
        <w:t>at a slower rate compared to all other study iterations</w:t>
      </w:r>
      <w:r w:rsidR="00A96E71">
        <w:t xml:space="preserve">.  </w:t>
      </w:r>
      <w:r w:rsidR="00D42DDB">
        <w:t>The d</w:t>
      </w:r>
      <w:r>
        <w:t>ecline in remote sensing PIT tag contacts at Laughlin Lagoon also was more gradual than recorded at other study sites</w:t>
      </w:r>
      <w:r w:rsidR="00A96E71">
        <w:t xml:space="preserve">.  </w:t>
      </w:r>
      <w:r>
        <w:t xml:space="preserve">Satellite images confirm (see </w:t>
      </w:r>
      <w:r w:rsidR="00AD275C" w:rsidRPr="00AD275C">
        <w:t>figure</w:t>
      </w:r>
      <w:r>
        <w:t xml:space="preserve"> </w:t>
      </w:r>
      <w:r>
        <w:rPr>
          <w:noProof/>
        </w:rPr>
        <w:t>5</w:t>
      </w:r>
      <w:r>
        <w:t>) Laughlin Lagoon has greater availability of dense bulrush habitat compared to other sites, and this habitat feature may offer stocked bonytail a better chance to avoid predation and thus to survive longer than at other sites</w:t>
      </w:r>
      <w:r w:rsidR="00A96E71">
        <w:t xml:space="preserve">.  </w:t>
      </w:r>
      <w:r>
        <w:t>Telemetry fish at Laughlin Lagoon were also larger than fish released at Blankenship Bend, which may impart higher survival</w:t>
      </w:r>
      <w:r w:rsidR="00A96E71">
        <w:t xml:space="preserve">.  </w:t>
      </w:r>
      <w:r>
        <w:t>PIT-tagged bonytail released at Laughlin Lagoon had a mean TL that was less than thos</w:t>
      </w:r>
      <w:r w:rsidR="00922D0E">
        <w:t>e released at Blankenship Bend.</w:t>
      </w:r>
    </w:p>
    <w:p w14:paraId="264FD1B4" w14:textId="77777777" w:rsidR="00A757C6" w:rsidRDefault="00A757C6" w:rsidP="001B318F"/>
    <w:p w14:paraId="5F2CBE48" w14:textId="0A9E057D" w:rsidR="00A757C6" w:rsidRDefault="00A757C6" w:rsidP="001B318F">
      <w:pPr>
        <w:rPr>
          <w:color w:val="000000"/>
        </w:rPr>
      </w:pPr>
      <w:r>
        <w:rPr>
          <w:color w:val="000000"/>
        </w:rPr>
        <w:t>The optimal location to release bonytail out of all study sites remains undetermined due to the numbe</w:t>
      </w:r>
      <w:r w:rsidR="00D42DDB">
        <w:rPr>
          <w:color w:val="000000"/>
        </w:rPr>
        <w:t>r of confirmed mortalities and “</w:t>
      </w:r>
      <w:r>
        <w:rPr>
          <w:color w:val="000000"/>
        </w:rPr>
        <w:t>lost</w:t>
      </w:r>
      <w:r w:rsidR="00D42DDB">
        <w:rPr>
          <w:color w:val="000000"/>
        </w:rPr>
        <w:t>”</w:t>
      </w:r>
      <w:r>
        <w:rPr>
          <w:color w:val="000000"/>
        </w:rPr>
        <w:t xml:space="preserve"> bonytail in the study</w:t>
      </w:r>
      <w:r w:rsidR="00A96E71">
        <w:rPr>
          <w:color w:val="000000"/>
        </w:rPr>
        <w:t xml:space="preserve">.  </w:t>
      </w:r>
      <w:r w:rsidR="00D42DDB">
        <w:rPr>
          <w:color w:val="000000"/>
        </w:rPr>
        <w:t>Reducing the number of “</w:t>
      </w:r>
      <w:r>
        <w:rPr>
          <w:color w:val="000000"/>
        </w:rPr>
        <w:t>lost</w:t>
      </w:r>
      <w:r w:rsidR="00D42DDB">
        <w:rPr>
          <w:color w:val="000000"/>
        </w:rPr>
        <w:t>”</w:t>
      </w:r>
      <w:r>
        <w:rPr>
          <w:color w:val="000000"/>
        </w:rPr>
        <w:t xml:space="preserve"> bonytail by determining the actual fate of these fish in future studies to minimize uncertainty in survival estimates should therefore be a priority</w:t>
      </w:r>
      <w:r w:rsidR="00A96E71">
        <w:rPr>
          <w:color w:val="000000"/>
        </w:rPr>
        <w:t xml:space="preserve">.  </w:t>
      </w:r>
      <w:r>
        <w:rPr>
          <w:color w:val="000000"/>
        </w:rPr>
        <w:t>This was in part accomplished at Laughlin Lagoon with radio tags, which can be tracked out of the water</w:t>
      </w:r>
      <w:r w:rsidR="00D42DDB">
        <w:rPr>
          <w:color w:val="000000"/>
        </w:rPr>
        <w:t>,</w:t>
      </w:r>
      <w:r>
        <w:rPr>
          <w:color w:val="000000"/>
        </w:rPr>
        <w:t xml:space="preserve"> and therefore be included in the analysis as fish with known fate</w:t>
      </w:r>
      <w:r w:rsidR="00A96E71">
        <w:rPr>
          <w:color w:val="000000"/>
        </w:rPr>
        <w:t xml:space="preserve">.  </w:t>
      </w:r>
      <w:r>
        <w:rPr>
          <w:color w:val="000000"/>
        </w:rPr>
        <w:t>The use of combined radio/acoustic tags would provide the dual benefits of detectability out of water from the radio signal and long range in water imparted by the acoustic signal</w:t>
      </w:r>
      <w:r w:rsidR="00A96E71">
        <w:rPr>
          <w:color w:val="000000"/>
        </w:rPr>
        <w:t xml:space="preserve">.  </w:t>
      </w:r>
      <w:r>
        <w:rPr>
          <w:color w:val="000000"/>
        </w:rPr>
        <w:t>However, these tags are relatively large and thus would require larger study fish</w:t>
      </w:r>
      <w:r w:rsidR="00A96E71">
        <w:rPr>
          <w:color w:val="000000"/>
        </w:rPr>
        <w:t xml:space="preserve">.  </w:t>
      </w:r>
      <w:r>
        <w:rPr>
          <w:color w:val="000000"/>
        </w:rPr>
        <w:t>For example, Lotek (currently the only supplier of such tags) offers one combined tag, the CART 16-1 tag, which is 16 x 57 mm and weighs 23.8 gm in air</w:t>
      </w:r>
      <w:r w:rsidR="00A96E71">
        <w:rPr>
          <w:color w:val="000000"/>
        </w:rPr>
        <w:t xml:space="preserve">.  </w:t>
      </w:r>
      <w:r>
        <w:rPr>
          <w:color w:val="000000"/>
        </w:rPr>
        <w:t>Applying the “2% rule” (Winter 1996)</w:t>
      </w:r>
      <w:r w:rsidR="00D42DDB">
        <w:rPr>
          <w:color w:val="000000"/>
        </w:rPr>
        <w:t>,</w:t>
      </w:r>
      <w:r>
        <w:rPr>
          <w:color w:val="000000"/>
        </w:rPr>
        <w:t xml:space="preserve"> this tag would be sui</w:t>
      </w:r>
      <w:r w:rsidR="00AD275C" w:rsidRPr="00AD275C">
        <w:rPr>
          <w:color w:val="000000"/>
        </w:rPr>
        <w:t>table</w:t>
      </w:r>
      <w:r>
        <w:rPr>
          <w:color w:val="000000"/>
        </w:rPr>
        <w:t xml:space="preserve"> for a fish weighing 1</w:t>
      </w:r>
      <w:r w:rsidR="00D42DDB">
        <w:rPr>
          <w:color w:val="000000"/>
        </w:rPr>
        <w:t>,</w:t>
      </w:r>
      <w:r>
        <w:rPr>
          <w:color w:val="000000"/>
        </w:rPr>
        <w:t>190 g or more</w:t>
      </w:r>
      <w:r w:rsidR="00D42DDB">
        <w:rPr>
          <w:color w:val="000000"/>
        </w:rPr>
        <w:t>,</w:t>
      </w:r>
      <w:r>
        <w:rPr>
          <w:color w:val="000000"/>
        </w:rPr>
        <w:t xml:space="preserve"> </w:t>
      </w:r>
      <w:r w:rsidR="00D42DDB">
        <w:rPr>
          <w:color w:val="000000"/>
        </w:rPr>
        <w:t>equating to approximately a 520–</w:t>
      </w:r>
      <w:r>
        <w:rPr>
          <w:color w:val="000000"/>
        </w:rPr>
        <w:t>530 mm TL long bonytail</w:t>
      </w:r>
      <w:r w:rsidR="00A96E71">
        <w:rPr>
          <w:color w:val="000000"/>
        </w:rPr>
        <w:t xml:space="preserve">.  </w:t>
      </w:r>
      <w:r>
        <w:rPr>
          <w:color w:val="000000"/>
        </w:rPr>
        <w:t>Unfortunately, bonytail of this size are rare in hatchery pro</w:t>
      </w:r>
      <w:r w:rsidR="00D42DDB">
        <w:rPr>
          <w:color w:val="000000"/>
        </w:rPr>
        <w:t>duction stocks, backwaters, and </w:t>
      </w:r>
      <w:r>
        <w:rPr>
          <w:color w:val="000000"/>
        </w:rPr>
        <w:t>repatriate recaptures</w:t>
      </w:r>
      <w:r w:rsidR="00A96E71">
        <w:rPr>
          <w:color w:val="000000"/>
        </w:rPr>
        <w:t xml:space="preserve">.  </w:t>
      </w:r>
      <w:r>
        <w:rPr>
          <w:color w:val="000000"/>
        </w:rPr>
        <w:t xml:space="preserve">For example, only </w:t>
      </w:r>
      <w:r w:rsidR="00D42DDB">
        <w:rPr>
          <w:color w:val="000000"/>
        </w:rPr>
        <w:t>1</w:t>
      </w:r>
      <w:r w:rsidR="002E3FCE">
        <w:rPr>
          <w:color w:val="000000"/>
        </w:rPr>
        <w:t xml:space="preserve"> hatchery-</w:t>
      </w:r>
      <w:r>
        <w:rPr>
          <w:color w:val="000000"/>
        </w:rPr>
        <w:t xml:space="preserve">produced fish and </w:t>
      </w:r>
      <w:r w:rsidR="00D42DDB">
        <w:rPr>
          <w:color w:val="000000"/>
        </w:rPr>
        <w:t>3 </w:t>
      </w:r>
      <w:r>
        <w:rPr>
          <w:color w:val="000000"/>
        </w:rPr>
        <w:t>backwater fish were 520 mm or longer among a sample of more than 1</w:t>
      </w:r>
      <w:r w:rsidR="00D42DDB">
        <w:rPr>
          <w:color w:val="000000"/>
        </w:rPr>
        <w:t>,000 </w:t>
      </w:r>
      <w:r>
        <w:rPr>
          <w:color w:val="000000"/>
        </w:rPr>
        <w:t>bonytail with paired length-weight data in the Lower Colorado Native Fishes Database</w:t>
      </w:r>
      <w:r w:rsidR="00A96E71">
        <w:rPr>
          <w:color w:val="000000"/>
        </w:rPr>
        <w:t>.</w:t>
      </w:r>
    </w:p>
    <w:p w14:paraId="528CAC78" w14:textId="77777777" w:rsidR="00A757C6" w:rsidRDefault="00A757C6" w:rsidP="001B318F">
      <w:pPr>
        <w:rPr>
          <w:color w:val="000000"/>
        </w:rPr>
      </w:pPr>
    </w:p>
    <w:p w14:paraId="79C1490A" w14:textId="23EAD979" w:rsidR="00A757C6" w:rsidRDefault="00A757C6" w:rsidP="001B318F">
      <w:pPr>
        <w:rPr>
          <w:color w:val="000000"/>
        </w:rPr>
      </w:pPr>
      <w:r>
        <w:rPr>
          <w:color w:val="000000"/>
        </w:rPr>
        <w:t>While none of the sites can be recommended as an ideal stocking location that maximize</w:t>
      </w:r>
      <w:r w:rsidR="00D42DDB">
        <w:rPr>
          <w:color w:val="000000"/>
        </w:rPr>
        <w:t>s</w:t>
      </w:r>
      <w:r>
        <w:rPr>
          <w:color w:val="000000"/>
        </w:rPr>
        <w:t xml:space="preserve"> bonytail survival, this study did provide insight on characteristics that should be prioritized when evaluating future release sites</w:t>
      </w:r>
      <w:r w:rsidR="00A96E71">
        <w:rPr>
          <w:color w:val="000000"/>
        </w:rPr>
        <w:t xml:space="preserve">.  </w:t>
      </w:r>
      <w:r>
        <w:rPr>
          <w:color w:val="000000"/>
        </w:rPr>
        <w:t xml:space="preserve">Bonytail will utilize available cover as observed by association of contacted study fish in or near </w:t>
      </w:r>
      <w:r>
        <w:rPr>
          <w:color w:val="000000"/>
        </w:rPr>
        <w:lastRenderedPageBreak/>
        <w:t>bulrush and culverts during this study and riprap as observed in previous studies (</w:t>
      </w:r>
      <w:r>
        <w:t>Marsh et al</w:t>
      </w:r>
      <w:r w:rsidR="00A96E71">
        <w:t>.</w:t>
      </w:r>
      <w:r w:rsidR="001A6E9F">
        <w:t xml:space="preserve"> </w:t>
      </w:r>
      <w:r>
        <w:t>2013a</w:t>
      </w:r>
      <w:r>
        <w:rPr>
          <w:color w:val="000000"/>
        </w:rPr>
        <w:t>)</w:t>
      </w:r>
      <w:r w:rsidR="00A96E71">
        <w:rPr>
          <w:color w:val="000000"/>
        </w:rPr>
        <w:t xml:space="preserve">.  </w:t>
      </w:r>
      <w:r>
        <w:rPr>
          <w:color w:val="000000"/>
        </w:rPr>
        <w:t>Laughlin Lagoon provided such type of habitat</w:t>
      </w:r>
      <w:r w:rsidR="00D42DDB">
        <w:rPr>
          <w:color w:val="000000"/>
        </w:rPr>
        <w:t>,</w:t>
      </w:r>
      <w:r>
        <w:rPr>
          <w:color w:val="000000"/>
        </w:rPr>
        <w:t xml:space="preserve"> but bonytail may have remained vulnerable to predation here due to low turbidity</w:t>
      </w:r>
      <w:r w:rsidR="00A96E71">
        <w:rPr>
          <w:color w:val="000000"/>
        </w:rPr>
        <w:t xml:space="preserve">.  </w:t>
      </w:r>
      <w:r>
        <w:rPr>
          <w:color w:val="000000"/>
        </w:rPr>
        <w:t>Monitoring survival, dispersal, and habitat preference</w:t>
      </w:r>
      <w:r w:rsidR="00D42DDB">
        <w:rPr>
          <w:color w:val="000000"/>
        </w:rPr>
        <w:t>s</w:t>
      </w:r>
      <w:r>
        <w:rPr>
          <w:color w:val="000000"/>
        </w:rPr>
        <w:t xml:space="preserve"> through PIT scanning efforts was most effective at sites with minimized egressions points, such as Regional Park Moabi and Laughlin Lagoon</w:t>
      </w:r>
      <w:r w:rsidR="00A96E71">
        <w:rPr>
          <w:color w:val="000000"/>
        </w:rPr>
        <w:t xml:space="preserve">.  </w:t>
      </w:r>
      <w:r>
        <w:rPr>
          <w:color w:val="000000"/>
        </w:rPr>
        <w:t>Cover availability may increase bonytail survival</w:t>
      </w:r>
      <w:r w:rsidR="00D42DDB">
        <w:rPr>
          <w:color w:val="000000"/>
        </w:rPr>
        <w:t>,</w:t>
      </w:r>
      <w:r>
        <w:rPr>
          <w:color w:val="000000"/>
        </w:rPr>
        <w:t xml:space="preserve"> and confined sites allow for more effective monitoring</w:t>
      </w:r>
      <w:r w:rsidR="00A96E71">
        <w:rPr>
          <w:color w:val="000000"/>
        </w:rPr>
        <w:t xml:space="preserve">.  </w:t>
      </w:r>
      <w:r>
        <w:rPr>
          <w:color w:val="000000"/>
        </w:rPr>
        <w:t>Additional potential release sites throughout the Colorado River should be evaluated for their potential to meet these criteria and further test the impact of TL at release, availability of cover, turbidity, and limited egression on survival</w:t>
      </w:r>
      <w:r w:rsidR="00A96E71">
        <w:rPr>
          <w:color w:val="000000"/>
        </w:rPr>
        <w:t xml:space="preserve">.  </w:t>
      </w:r>
      <w:r>
        <w:rPr>
          <w:color w:val="000000"/>
        </w:rPr>
        <w:t>Studies designed to specifically address fate of lost fish and document effects of avian predation and turbidity should be performed in more controlled environments</w:t>
      </w:r>
      <w:r w:rsidR="00D42DDB">
        <w:rPr>
          <w:color w:val="000000"/>
        </w:rPr>
        <w:t>,</w:t>
      </w:r>
      <w:r>
        <w:rPr>
          <w:color w:val="000000"/>
        </w:rPr>
        <w:t xml:space="preserve"> such as disconnected ponds</w:t>
      </w:r>
      <w:r w:rsidR="00D42DDB">
        <w:rPr>
          <w:color w:val="000000"/>
        </w:rPr>
        <w:t>,</w:t>
      </w:r>
      <w:r>
        <w:rPr>
          <w:color w:val="000000"/>
        </w:rPr>
        <w:t xml:space="preserve"> where variables can be manipulated.</w:t>
      </w:r>
    </w:p>
    <w:p w14:paraId="6237B81A" w14:textId="77777777" w:rsidR="00922D0E" w:rsidRDefault="00922D0E" w:rsidP="001B318F">
      <w:pPr>
        <w:rPr>
          <w:color w:val="000000"/>
        </w:rPr>
      </w:pPr>
    </w:p>
    <w:p w14:paraId="071BEF7C" w14:textId="77777777" w:rsidR="00A757C6" w:rsidRDefault="00A757C6" w:rsidP="001B318F">
      <w:pPr>
        <w:rPr>
          <w:color w:val="000000"/>
        </w:rPr>
      </w:pPr>
    </w:p>
    <w:p w14:paraId="55BF1C45" w14:textId="77777777" w:rsidR="00A757C6" w:rsidRPr="00BE44BD" w:rsidRDefault="00A757C6" w:rsidP="001B318F">
      <w:pPr>
        <w:pStyle w:val="Heading1"/>
      </w:pPr>
      <w:bookmarkStart w:id="561" w:name="_Toc412726146"/>
      <w:bookmarkStart w:id="562" w:name="_Toc453440198"/>
      <w:bookmarkStart w:id="563" w:name="_Toc456938211"/>
      <w:r w:rsidRPr="00BE44BD">
        <w:t>Recommendations</w:t>
      </w:r>
      <w:bookmarkEnd w:id="561"/>
      <w:bookmarkEnd w:id="562"/>
      <w:bookmarkEnd w:id="563"/>
    </w:p>
    <w:p w14:paraId="1FAC7410" w14:textId="77777777" w:rsidR="00A757C6" w:rsidRPr="00F42A69" w:rsidRDefault="00A757C6" w:rsidP="001B318F"/>
    <w:p w14:paraId="35ED39FE" w14:textId="77777777" w:rsidR="00A757C6" w:rsidRDefault="00A757C6" w:rsidP="001B318F">
      <w:r w:rsidRPr="00433A99">
        <w:t xml:space="preserve">The following recommendations are suggested to </w:t>
      </w:r>
      <w:r>
        <w:t xml:space="preserve">improve survival of </w:t>
      </w:r>
      <w:r w:rsidRPr="00433A99">
        <w:t>bonytail stock</w:t>
      </w:r>
      <w:r>
        <w:t>ed into Lake Havasu and advance investigations of bonytail fate, movement, habitat preference, and environmental influence:</w:t>
      </w:r>
    </w:p>
    <w:p w14:paraId="68D6973E" w14:textId="77777777" w:rsidR="00A757C6" w:rsidRDefault="00A757C6" w:rsidP="001B318F"/>
    <w:p w14:paraId="0B751ACA" w14:textId="77777777" w:rsidR="00A757C6" w:rsidRPr="00054883" w:rsidRDefault="00A757C6" w:rsidP="00922D0E">
      <w:pPr>
        <w:pStyle w:val="ListParagraph"/>
        <w:numPr>
          <w:ilvl w:val="0"/>
          <w:numId w:val="18"/>
        </w:numPr>
        <w:ind w:left="960" w:hanging="480"/>
      </w:pPr>
      <w:r w:rsidRPr="00054883">
        <w:t xml:space="preserve">Continue to PIT tag a proportion of </w:t>
      </w:r>
      <w:r>
        <w:t xml:space="preserve">each cohort of </w:t>
      </w:r>
      <w:r w:rsidRPr="00054883">
        <w:t>bonytail stocked into Lake Havasu</w:t>
      </w:r>
    </w:p>
    <w:p w14:paraId="26917520" w14:textId="77777777" w:rsidR="00A757C6" w:rsidRPr="00054883" w:rsidRDefault="00A757C6" w:rsidP="00922D0E">
      <w:pPr>
        <w:pStyle w:val="ListParagraph"/>
        <w:ind w:left="960" w:hanging="480"/>
      </w:pPr>
    </w:p>
    <w:p w14:paraId="354719E1" w14:textId="03A5CC61" w:rsidR="00A757C6" w:rsidRDefault="00A757C6" w:rsidP="00922D0E">
      <w:pPr>
        <w:pStyle w:val="ListParagraph"/>
        <w:numPr>
          <w:ilvl w:val="0"/>
          <w:numId w:val="18"/>
        </w:numPr>
        <w:ind w:left="960" w:hanging="480"/>
      </w:pPr>
      <w:r w:rsidRPr="00054883">
        <w:t xml:space="preserve">Increase </w:t>
      </w:r>
      <w:r w:rsidR="00D42DDB">
        <w:t xml:space="preserve">the </w:t>
      </w:r>
      <w:r w:rsidRPr="00054883">
        <w:t xml:space="preserve">size of study fish </w:t>
      </w:r>
    </w:p>
    <w:p w14:paraId="03B88AA2" w14:textId="77777777" w:rsidR="00A757C6" w:rsidRDefault="00A757C6" w:rsidP="00922D0E">
      <w:pPr>
        <w:pStyle w:val="ListParagraph"/>
        <w:ind w:left="960" w:hanging="480"/>
      </w:pPr>
    </w:p>
    <w:p w14:paraId="59AB1DAD" w14:textId="20B11F46" w:rsidR="00A757C6" w:rsidRDefault="00A757C6" w:rsidP="00922D0E">
      <w:pPr>
        <w:pStyle w:val="ListParagraph"/>
        <w:numPr>
          <w:ilvl w:val="0"/>
          <w:numId w:val="18"/>
        </w:numPr>
        <w:ind w:left="960" w:hanging="480"/>
      </w:pPr>
      <w:r>
        <w:t>Stock bonytail in</w:t>
      </w:r>
      <w:r w:rsidR="002E3FCE">
        <w:t xml:space="preserve"> predator-</w:t>
      </w:r>
      <w:r>
        <w:t>free backwaters wherever they are available</w:t>
      </w:r>
    </w:p>
    <w:p w14:paraId="149E51DD" w14:textId="77777777" w:rsidR="00A757C6" w:rsidRDefault="00A757C6" w:rsidP="00922D0E">
      <w:pPr>
        <w:pStyle w:val="ListParagraph"/>
        <w:ind w:left="960" w:hanging="480"/>
      </w:pPr>
    </w:p>
    <w:p w14:paraId="18B740DD" w14:textId="77777777" w:rsidR="00A757C6" w:rsidRPr="00054883" w:rsidRDefault="00A757C6" w:rsidP="00922D0E">
      <w:pPr>
        <w:pStyle w:val="ListParagraph"/>
        <w:numPr>
          <w:ilvl w:val="0"/>
          <w:numId w:val="18"/>
        </w:numPr>
        <w:ind w:left="960" w:hanging="480"/>
      </w:pPr>
      <w:r>
        <w:t>Coordinate hatchery operations with study designs to ensure availability of larger fish</w:t>
      </w:r>
    </w:p>
    <w:p w14:paraId="49400CE4" w14:textId="77777777" w:rsidR="00A757C6" w:rsidRPr="00054883" w:rsidRDefault="00A757C6" w:rsidP="00922D0E">
      <w:pPr>
        <w:pStyle w:val="ListParagraph"/>
        <w:ind w:left="960" w:hanging="480"/>
      </w:pPr>
    </w:p>
    <w:p w14:paraId="393B5FEB" w14:textId="77777777" w:rsidR="00A757C6" w:rsidRPr="00054883" w:rsidRDefault="00A757C6" w:rsidP="00922D0E">
      <w:pPr>
        <w:pStyle w:val="ListParagraph"/>
        <w:numPr>
          <w:ilvl w:val="0"/>
          <w:numId w:val="18"/>
        </w:numPr>
        <w:ind w:left="960" w:hanging="480"/>
      </w:pPr>
      <w:r w:rsidRPr="00054883">
        <w:t xml:space="preserve">Continue </w:t>
      </w:r>
      <w:r>
        <w:t>annual</w:t>
      </w:r>
      <w:r w:rsidRPr="00054883">
        <w:t xml:space="preserve"> </w:t>
      </w:r>
      <w:r>
        <w:t xml:space="preserve">trammel </w:t>
      </w:r>
      <w:r w:rsidRPr="00054883">
        <w:t>net monitoring of bonytail and outreach to the general public</w:t>
      </w:r>
    </w:p>
    <w:p w14:paraId="35DB9316" w14:textId="77777777" w:rsidR="00A757C6" w:rsidRPr="00054883" w:rsidRDefault="00A757C6" w:rsidP="00922D0E">
      <w:pPr>
        <w:pStyle w:val="ListParagraph"/>
        <w:ind w:left="960" w:hanging="480"/>
      </w:pPr>
    </w:p>
    <w:p w14:paraId="43A68F3B" w14:textId="6189AE78" w:rsidR="00A757C6" w:rsidRPr="00054883" w:rsidRDefault="00A757C6" w:rsidP="00922D0E">
      <w:pPr>
        <w:pStyle w:val="ListParagraph"/>
        <w:numPr>
          <w:ilvl w:val="0"/>
          <w:numId w:val="18"/>
        </w:numPr>
        <w:ind w:left="960" w:hanging="480"/>
      </w:pPr>
      <w:r w:rsidRPr="00054883">
        <w:t xml:space="preserve">Use remote PIT scanning in conjunction with small-scale acoustic telemetry to </w:t>
      </w:r>
      <w:r>
        <w:t xml:space="preserve">evaluate the importance of size, cover, turbidity, and connectivity to </w:t>
      </w:r>
      <w:commentRangeStart w:id="564"/>
      <w:r>
        <w:t xml:space="preserve">the </w:t>
      </w:r>
      <w:ins w:id="565" w:author="Brian Kesner" w:date="2016-08-15T16:48:00Z">
        <w:r w:rsidR="00021463">
          <w:t xml:space="preserve">Colorado </w:t>
        </w:r>
      </w:ins>
      <w:del w:id="566" w:author="Brian Kesner" w:date="2016-08-15T16:48:00Z">
        <w:r w:rsidDel="00021463">
          <w:delText>r</w:delText>
        </w:r>
      </w:del>
      <w:ins w:id="567" w:author="Brian Kesner" w:date="2016-08-15T16:48:00Z">
        <w:r w:rsidR="00021463">
          <w:t>R</w:t>
        </w:r>
      </w:ins>
      <w:r>
        <w:t xml:space="preserve">iver </w:t>
      </w:r>
      <w:commentRangeEnd w:id="564"/>
      <w:r w:rsidR="00D42DDB">
        <w:rPr>
          <w:rStyle w:val="CommentReference"/>
          <w:rFonts w:eastAsia="Times New Roman" w:cs="Times New Roman"/>
        </w:rPr>
        <w:commentReference w:id="564"/>
      </w:r>
      <w:r>
        <w:t>on bonytail survival</w:t>
      </w:r>
    </w:p>
    <w:p w14:paraId="67D194E9" w14:textId="77777777" w:rsidR="00A757C6" w:rsidRDefault="00A757C6" w:rsidP="00922D0E">
      <w:pPr>
        <w:ind w:left="960" w:hanging="480"/>
      </w:pPr>
    </w:p>
    <w:p w14:paraId="6E4A9D9C" w14:textId="6A24368C" w:rsidR="00A757C6" w:rsidRDefault="00A757C6" w:rsidP="00922D0E">
      <w:pPr>
        <w:pStyle w:val="ListParagraph"/>
        <w:numPr>
          <w:ilvl w:val="0"/>
          <w:numId w:val="18"/>
        </w:numPr>
        <w:ind w:left="960" w:hanging="480"/>
      </w:pPr>
      <w:r>
        <w:t xml:space="preserve">Implement radio telemetry on </w:t>
      </w:r>
      <w:r w:rsidR="00D42DDB">
        <w:t xml:space="preserve">a </w:t>
      </w:r>
      <w:r>
        <w:t>routine basis as a supplement to acoustic telemetry</w:t>
      </w:r>
    </w:p>
    <w:p w14:paraId="3F8D6A40" w14:textId="77777777" w:rsidR="00A757C6" w:rsidRDefault="00A757C6" w:rsidP="00922D0E">
      <w:pPr>
        <w:ind w:left="960" w:hanging="480"/>
      </w:pPr>
    </w:p>
    <w:p w14:paraId="2F31E767" w14:textId="77777777" w:rsidR="00A757C6" w:rsidRPr="00054883" w:rsidRDefault="00A757C6" w:rsidP="00922D0E">
      <w:pPr>
        <w:pStyle w:val="ListParagraph"/>
        <w:numPr>
          <w:ilvl w:val="0"/>
          <w:numId w:val="18"/>
        </w:numPr>
        <w:ind w:left="960" w:hanging="480"/>
      </w:pPr>
      <w:r>
        <w:t>Further i</w:t>
      </w:r>
      <w:r w:rsidRPr="00054883">
        <w:t>nvestigate the role of avia</w:t>
      </w:r>
      <w:r>
        <w:t>n</w:t>
      </w:r>
      <w:r w:rsidRPr="00054883">
        <w:t xml:space="preserve"> predation on bonytail survival</w:t>
      </w:r>
      <w:r>
        <w:t xml:space="preserve"> in small isolated experimental ponds</w:t>
      </w:r>
    </w:p>
    <w:p w14:paraId="28871F34" w14:textId="77777777" w:rsidR="00A757C6" w:rsidRDefault="00A757C6" w:rsidP="00922D0E">
      <w:pPr>
        <w:pStyle w:val="ListParagraph"/>
        <w:ind w:left="960" w:hanging="480"/>
      </w:pPr>
    </w:p>
    <w:p w14:paraId="3091930F" w14:textId="785126A8" w:rsidR="00922D0E" w:rsidRPr="00D42DDB" w:rsidRDefault="00A757C6" w:rsidP="00D42DDB">
      <w:pPr>
        <w:pStyle w:val="ListParagraph"/>
        <w:numPr>
          <w:ilvl w:val="0"/>
          <w:numId w:val="18"/>
        </w:numPr>
        <w:ind w:left="960" w:hanging="480"/>
      </w:pPr>
      <w:r>
        <w:lastRenderedPageBreak/>
        <w:t>Implement the use of predation detection tags during telemetry when they become available</w:t>
      </w:r>
      <w:r w:rsidR="00922D0E">
        <w:br w:type="page"/>
      </w:r>
    </w:p>
    <w:p w14:paraId="2DE6B909" w14:textId="18592FF5" w:rsidR="00922D0E" w:rsidRDefault="00A757C6" w:rsidP="00922D0E">
      <w:pPr>
        <w:pStyle w:val="ListParagraph"/>
        <w:numPr>
          <w:ilvl w:val="0"/>
          <w:numId w:val="18"/>
        </w:numPr>
        <w:ind w:left="960" w:hanging="480"/>
      </w:pPr>
      <w:r w:rsidRPr="00054883">
        <w:lastRenderedPageBreak/>
        <w:t>Study the use by bonytail of backwater habitats near Blankenship Bend, specifically Trampas Cove and Clear Bay</w:t>
      </w:r>
    </w:p>
    <w:p w14:paraId="6EED155B" w14:textId="77777777" w:rsidR="00922D0E" w:rsidRDefault="00922D0E" w:rsidP="00922D0E">
      <w:pPr>
        <w:pStyle w:val="ListParagraph"/>
        <w:ind w:left="960" w:hanging="480"/>
      </w:pPr>
    </w:p>
    <w:p w14:paraId="7B845D65" w14:textId="0755500F" w:rsidR="00A757C6" w:rsidRPr="00054883" w:rsidRDefault="00A757C6" w:rsidP="00922D0E">
      <w:pPr>
        <w:pStyle w:val="ListParagraph"/>
        <w:numPr>
          <w:ilvl w:val="0"/>
          <w:numId w:val="18"/>
        </w:numPr>
        <w:ind w:left="960" w:hanging="480"/>
      </w:pPr>
      <w:r>
        <w:t xml:space="preserve">Implement alternate stocking schedules to coincide with migratory patterns of avian predators </w:t>
      </w:r>
    </w:p>
    <w:p w14:paraId="4AE544E3" w14:textId="77777777" w:rsidR="00504F47" w:rsidRDefault="00504F47" w:rsidP="00504F47"/>
    <w:p w14:paraId="4D80E978" w14:textId="5BC3841C" w:rsidR="00DF03D4" w:rsidRPr="00FF5696" w:rsidRDefault="00DF03D4" w:rsidP="00FF5696">
      <w:pPr>
        <w:rPr>
          <w:rFonts w:eastAsia="Calibri"/>
        </w:rPr>
      </w:pPr>
      <w:bookmarkStart w:id="568" w:name="_Toc344733425"/>
      <w:bookmarkStart w:id="569" w:name="_Toc352600183"/>
      <w:bookmarkStart w:id="570" w:name="_Toc378314151"/>
    </w:p>
    <w:bookmarkEnd w:id="568"/>
    <w:bookmarkEnd w:id="569"/>
    <w:bookmarkEnd w:id="570"/>
    <w:p w14:paraId="446BFCE0" w14:textId="77777777" w:rsidR="00CA272E" w:rsidRDefault="00CA272E" w:rsidP="00D83324">
      <w:pPr>
        <w:sectPr w:rsidR="00CA272E" w:rsidSect="0066701B">
          <w:headerReference w:type="first" r:id="rId101"/>
          <w:footerReference w:type="first" r:id="rId102"/>
          <w:pgSz w:w="12240" w:h="15840" w:code="1"/>
          <w:pgMar w:top="1440" w:right="2160" w:bottom="1440" w:left="2160" w:header="720" w:footer="720" w:gutter="0"/>
          <w:cols w:space="720"/>
          <w:titlePg/>
          <w:docGrid w:linePitch="360"/>
        </w:sectPr>
      </w:pPr>
    </w:p>
    <w:p w14:paraId="7DD101DA" w14:textId="77777777" w:rsidR="00D83324" w:rsidRPr="00BE44BD" w:rsidRDefault="00D83324" w:rsidP="00CA272E">
      <w:pPr>
        <w:pStyle w:val="Heading1"/>
      </w:pPr>
      <w:bookmarkStart w:id="571" w:name="_Toc398728895"/>
      <w:bookmarkStart w:id="572" w:name="_Toc406750008"/>
      <w:bookmarkStart w:id="573" w:name="_Toc429644794"/>
      <w:bookmarkStart w:id="574" w:name="_Toc456938212"/>
      <w:r w:rsidRPr="00BE44BD">
        <w:lastRenderedPageBreak/>
        <w:t>Literature Cited</w:t>
      </w:r>
      <w:bookmarkEnd w:id="571"/>
      <w:bookmarkEnd w:id="572"/>
      <w:bookmarkEnd w:id="573"/>
      <w:bookmarkEnd w:id="574"/>
    </w:p>
    <w:p w14:paraId="5640F849" w14:textId="77777777" w:rsidR="00CA272E" w:rsidRDefault="00CA272E" w:rsidP="00D83324"/>
    <w:p w14:paraId="7C5EAA51" w14:textId="5BC0717A" w:rsidR="00A757C6" w:rsidRDefault="00A757C6" w:rsidP="00A757C6">
      <w:pPr>
        <w:pStyle w:val="References"/>
      </w:pPr>
      <w:r>
        <w:t>Barbour A.B., J.M</w:t>
      </w:r>
      <w:r w:rsidR="00A96E71">
        <w:t>.</w:t>
      </w:r>
      <w:r w:rsidR="00D42DDB">
        <w:t xml:space="preserve"> </w:t>
      </w:r>
      <w:r>
        <w:t>Ponciano, and K</w:t>
      </w:r>
      <w:r w:rsidR="00A96E71">
        <w:t>.</w:t>
      </w:r>
      <w:r w:rsidR="00D42DDB">
        <w:t xml:space="preserve"> </w:t>
      </w:r>
      <w:r>
        <w:t>Lorenzen</w:t>
      </w:r>
      <w:r w:rsidR="00A96E71">
        <w:t xml:space="preserve">.  </w:t>
      </w:r>
      <w:r>
        <w:t>2013</w:t>
      </w:r>
      <w:r w:rsidR="00A96E71">
        <w:t xml:space="preserve">.  </w:t>
      </w:r>
      <w:r>
        <w:t>Apparent survival estimation from continuous mark-recapture/resighting data</w:t>
      </w:r>
      <w:r w:rsidR="00A96E71">
        <w:t xml:space="preserve">.  </w:t>
      </w:r>
      <w:r>
        <w:t>Methods</w:t>
      </w:r>
      <w:r w:rsidR="00922D0E">
        <w:t xml:space="preserve"> in Ecology and Evolution 4:846–</w:t>
      </w:r>
      <w:r>
        <w:t>853.</w:t>
      </w:r>
    </w:p>
    <w:p w14:paraId="56B8E7BA" w14:textId="77777777" w:rsidR="00A757C6" w:rsidRDefault="00A757C6" w:rsidP="00A757C6">
      <w:pPr>
        <w:pStyle w:val="References"/>
      </w:pPr>
    </w:p>
    <w:p w14:paraId="0E9E9F9E" w14:textId="122BE4AE" w:rsidR="00A757C6" w:rsidRDefault="00A757C6" w:rsidP="00A757C6">
      <w:pPr>
        <w:pStyle w:val="References"/>
      </w:pPr>
      <w:r>
        <w:t>Bestgen, K.R., D.W</w:t>
      </w:r>
      <w:r w:rsidR="00A96E71">
        <w:t>.</w:t>
      </w:r>
      <w:r w:rsidR="00D42DDB">
        <w:t xml:space="preserve"> </w:t>
      </w:r>
      <w:r>
        <w:t>Beyers, J.A</w:t>
      </w:r>
      <w:r w:rsidR="00A96E71">
        <w:t>.</w:t>
      </w:r>
      <w:r w:rsidR="00D42DDB">
        <w:t xml:space="preserve"> </w:t>
      </w:r>
      <w:r>
        <w:t>Rice, and G.B</w:t>
      </w:r>
      <w:r w:rsidR="00A96E71">
        <w:t>.</w:t>
      </w:r>
      <w:r w:rsidR="00D42DDB">
        <w:t xml:space="preserve"> </w:t>
      </w:r>
      <w:r>
        <w:t>Haines</w:t>
      </w:r>
      <w:r w:rsidR="00A96E71">
        <w:t xml:space="preserve">.  </w:t>
      </w:r>
      <w:r>
        <w:t>2006</w:t>
      </w:r>
      <w:r w:rsidR="00A96E71">
        <w:t xml:space="preserve">.  </w:t>
      </w:r>
      <w:r>
        <w:t xml:space="preserve">Factors affecting recruitment of young Colorado pikeminnow: </w:t>
      </w:r>
      <w:r w:rsidR="00820BB0">
        <w:t xml:space="preserve"> </w:t>
      </w:r>
      <w:r>
        <w:t>synthesis of predation experiments, field studies, and individual-based modeling</w:t>
      </w:r>
      <w:r w:rsidR="00A96E71">
        <w:t xml:space="preserve">.  </w:t>
      </w:r>
      <w:r>
        <w:t>Transactions of the Ameri</w:t>
      </w:r>
      <w:r w:rsidR="00820BB0">
        <w:t>can Fisheries Society 135:</w:t>
      </w:r>
      <w:r w:rsidR="00922D0E">
        <w:t>1772–</w:t>
      </w:r>
      <w:r>
        <w:t>1742.</w:t>
      </w:r>
    </w:p>
    <w:p w14:paraId="765E2A17" w14:textId="77777777" w:rsidR="00A757C6" w:rsidRDefault="00A757C6" w:rsidP="00A757C6">
      <w:pPr>
        <w:pStyle w:val="References"/>
      </w:pPr>
    </w:p>
    <w:p w14:paraId="1581AF51" w14:textId="1DB6B6D9" w:rsidR="00A757C6" w:rsidRPr="00F105C7" w:rsidRDefault="00A757C6" w:rsidP="00A757C6">
      <w:pPr>
        <w:pStyle w:val="References"/>
      </w:pPr>
      <w:r>
        <w:t>Bureau of Reclamation (Reclamation)</w:t>
      </w:r>
      <w:r w:rsidR="00A96E71">
        <w:t xml:space="preserve">.  </w:t>
      </w:r>
      <w:r w:rsidRPr="00F105C7">
        <w:t>2004</w:t>
      </w:r>
      <w:r w:rsidR="00A96E71">
        <w:t xml:space="preserve">.  </w:t>
      </w:r>
      <w:r w:rsidRPr="00F105C7">
        <w:t xml:space="preserve">Lower Colorado River Multi-Species Conservation Program, Volume II: </w:t>
      </w:r>
      <w:r>
        <w:t xml:space="preserve"> </w:t>
      </w:r>
      <w:r w:rsidRPr="00F105C7">
        <w:t>Habitat Conservation Plan</w:t>
      </w:r>
      <w:r w:rsidR="00A96E71">
        <w:t xml:space="preserve">.  </w:t>
      </w:r>
      <w:r w:rsidRPr="00F105C7">
        <w:t>Final</w:t>
      </w:r>
      <w:r w:rsidR="00A96E71">
        <w:t xml:space="preserve">.  </w:t>
      </w:r>
      <w:r w:rsidRPr="00F105C7">
        <w:t>Sacramento, C</w:t>
      </w:r>
      <w:r>
        <w:t>alifornia</w:t>
      </w:r>
      <w:r w:rsidRPr="00F105C7">
        <w:t>.</w:t>
      </w:r>
    </w:p>
    <w:p w14:paraId="2B2F6CC0" w14:textId="77777777" w:rsidR="00A757C6" w:rsidRDefault="00A757C6" w:rsidP="00A757C6">
      <w:pPr>
        <w:pStyle w:val="References"/>
      </w:pPr>
    </w:p>
    <w:p w14:paraId="556BCFAD" w14:textId="7BA6B4F6" w:rsidR="00A757C6" w:rsidRDefault="00A757C6" w:rsidP="00A757C6">
      <w:pPr>
        <w:pStyle w:val="References"/>
      </w:pPr>
      <w:r>
        <w:t>Carss, D.N</w:t>
      </w:r>
      <w:r w:rsidR="00A96E71">
        <w:t>.</w:t>
      </w:r>
      <w:r w:rsidR="00820BB0">
        <w:t xml:space="preserve"> </w:t>
      </w:r>
      <w:r>
        <w:t>and J.D</w:t>
      </w:r>
      <w:r w:rsidR="00A96E71">
        <w:t>.</w:t>
      </w:r>
      <w:r w:rsidR="00D42DDB">
        <w:t xml:space="preserve"> </w:t>
      </w:r>
      <w:r>
        <w:t>Godfrey</w:t>
      </w:r>
      <w:r w:rsidR="00A96E71">
        <w:t xml:space="preserve">.  </w:t>
      </w:r>
      <w:r>
        <w:t>1996</w:t>
      </w:r>
      <w:r w:rsidR="00A96E71">
        <w:t xml:space="preserve">.  </w:t>
      </w:r>
      <w:r>
        <w:t xml:space="preserve">Accuracy of estimating the species and sizes of osprey prey: </w:t>
      </w:r>
      <w:r w:rsidR="00820BB0">
        <w:t xml:space="preserve"> a</w:t>
      </w:r>
      <w:r>
        <w:t xml:space="preserve"> test of methods</w:t>
      </w:r>
      <w:r w:rsidR="00A96E71">
        <w:t xml:space="preserve">.  </w:t>
      </w:r>
      <w:r>
        <w:t>Journal of Raptor Research 3</w:t>
      </w:r>
      <w:r w:rsidR="00922D0E">
        <w:t>0:57–</w:t>
      </w:r>
      <w:r>
        <w:t>67.</w:t>
      </w:r>
    </w:p>
    <w:p w14:paraId="240AF618" w14:textId="77777777" w:rsidR="00A757C6" w:rsidRDefault="00A757C6" w:rsidP="00A757C6">
      <w:pPr>
        <w:pStyle w:val="References"/>
      </w:pPr>
    </w:p>
    <w:p w14:paraId="538FACD1" w14:textId="6698972D" w:rsidR="00A757C6" w:rsidRDefault="00A757C6" w:rsidP="00A757C6">
      <w:pPr>
        <w:pStyle w:val="References"/>
      </w:pPr>
      <w:r>
        <w:t>Conner M.M., S.N</w:t>
      </w:r>
      <w:r w:rsidR="00A96E71">
        <w:t>.</w:t>
      </w:r>
      <w:r w:rsidR="00D42DDB">
        <w:t xml:space="preserve"> </w:t>
      </w:r>
      <w:r>
        <w:t>Bennet, W.C</w:t>
      </w:r>
      <w:r w:rsidR="00A96E71">
        <w:t>.</w:t>
      </w:r>
      <w:r w:rsidR="00D42DDB">
        <w:t xml:space="preserve"> </w:t>
      </w:r>
      <w:r>
        <w:t>Saunders, and N</w:t>
      </w:r>
      <w:r w:rsidR="00A96E71">
        <w:t>.</w:t>
      </w:r>
      <w:r w:rsidR="00D42DDB">
        <w:t xml:space="preserve"> </w:t>
      </w:r>
      <w:r>
        <w:t>Bouwes</w:t>
      </w:r>
      <w:r w:rsidR="00A96E71">
        <w:t xml:space="preserve">.  </w:t>
      </w:r>
      <w:r>
        <w:t>2014</w:t>
      </w:r>
      <w:r w:rsidR="00A96E71">
        <w:t xml:space="preserve">.  </w:t>
      </w:r>
      <w:r>
        <w:t xml:space="preserve">Comparison of tributary survival estimates of steelhead using Cormack-Jolly-Seber and Barker models: </w:t>
      </w:r>
      <w:r w:rsidR="00820BB0">
        <w:t xml:space="preserve"> i</w:t>
      </w:r>
      <w:r>
        <w:t>mplications for sampling efforts and designs</w:t>
      </w:r>
      <w:r w:rsidR="00A96E71">
        <w:t xml:space="preserve">.  </w:t>
      </w:r>
      <w:r>
        <w:t>Transactions of the American Fi</w:t>
      </w:r>
      <w:r w:rsidR="00922D0E">
        <w:t>sheries Society 144:34–</w:t>
      </w:r>
      <w:r>
        <w:t>47.</w:t>
      </w:r>
    </w:p>
    <w:p w14:paraId="49E5AD4F" w14:textId="77777777" w:rsidR="00A757C6" w:rsidRDefault="00A757C6" w:rsidP="00A757C6">
      <w:pPr>
        <w:pStyle w:val="References"/>
      </w:pPr>
    </w:p>
    <w:p w14:paraId="0B36924F" w14:textId="06EC7716" w:rsidR="00A757C6" w:rsidRDefault="00A757C6" w:rsidP="00A757C6">
      <w:pPr>
        <w:pStyle w:val="References"/>
      </w:pPr>
      <w:r>
        <w:t>Cox, J.G</w:t>
      </w:r>
      <w:r w:rsidR="00A96E71">
        <w:t>.</w:t>
      </w:r>
      <w:r w:rsidR="00820BB0">
        <w:t xml:space="preserve"> </w:t>
      </w:r>
      <w:r>
        <w:t>and S.L</w:t>
      </w:r>
      <w:r w:rsidR="00A96E71">
        <w:t>.</w:t>
      </w:r>
      <w:r w:rsidR="00D42DDB">
        <w:t xml:space="preserve"> </w:t>
      </w:r>
      <w:r>
        <w:t>Lima</w:t>
      </w:r>
      <w:r w:rsidR="00A96E71">
        <w:t xml:space="preserve">.  </w:t>
      </w:r>
      <w:r>
        <w:t>2006</w:t>
      </w:r>
      <w:r w:rsidR="00A96E71">
        <w:t xml:space="preserve">.  </w:t>
      </w:r>
      <w:r>
        <w:t>Naivete and an aquatic-terrestrial dichotomy in the effects of introduced predators</w:t>
      </w:r>
      <w:r w:rsidR="00A96E71">
        <w:t xml:space="preserve">.  </w:t>
      </w:r>
      <w:r>
        <w:t>Trend</w:t>
      </w:r>
      <w:r w:rsidR="00922D0E">
        <w:t>s in Ecology &amp; Evolution 21:674–</w:t>
      </w:r>
      <w:r>
        <w:t>680</w:t>
      </w:r>
      <w:r w:rsidR="00A96E71">
        <w:t xml:space="preserve">.  </w:t>
      </w:r>
    </w:p>
    <w:p w14:paraId="479795AC" w14:textId="77777777" w:rsidR="00A757C6" w:rsidRDefault="00A757C6" w:rsidP="00A757C6">
      <w:pPr>
        <w:pStyle w:val="References"/>
      </w:pPr>
    </w:p>
    <w:p w14:paraId="1D55D16F" w14:textId="0EA84FF8" w:rsidR="00A757C6" w:rsidRDefault="00A757C6" w:rsidP="00A757C6">
      <w:pPr>
        <w:pStyle w:val="References"/>
      </w:pPr>
      <w:r>
        <w:t>Daugherty, D</w:t>
      </w:r>
      <w:r w:rsidR="00A96E71">
        <w:t>.</w:t>
      </w:r>
      <w:r>
        <w:t>J</w:t>
      </w:r>
      <w:r w:rsidR="00A96E71">
        <w:t>.</w:t>
      </w:r>
      <w:r w:rsidR="00820BB0">
        <w:t xml:space="preserve"> </w:t>
      </w:r>
      <w:r>
        <w:t>and T</w:t>
      </w:r>
      <w:r w:rsidR="00A96E71">
        <w:t>.</w:t>
      </w:r>
      <w:r>
        <w:t>M</w:t>
      </w:r>
      <w:r w:rsidR="00A96E71">
        <w:t>.</w:t>
      </w:r>
      <w:r w:rsidR="00D42DDB">
        <w:t xml:space="preserve"> </w:t>
      </w:r>
      <w:r>
        <w:t>Sutton</w:t>
      </w:r>
      <w:r w:rsidR="00A96E71">
        <w:t xml:space="preserve">.  </w:t>
      </w:r>
      <w:r>
        <w:t>2005</w:t>
      </w:r>
      <w:r w:rsidR="00A96E71">
        <w:t xml:space="preserve">.  </w:t>
      </w:r>
      <w:r>
        <w:t xml:space="preserve">Seasonal movement patterns, habitat use, and home range of </w:t>
      </w:r>
      <w:r w:rsidR="00820BB0">
        <w:t>f</w:t>
      </w:r>
      <w:r>
        <w:t xml:space="preserve">lathead </w:t>
      </w:r>
      <w:r w:rsidR="00820BB0">
        <w:t>c</w:t>
      </w:r>
      <w:r>
        <w:t>atfish in the lower St</w:t>
      </w:r>
      <w:r w:rsidR="00A96E71">
        <w:t>.</w:t>
      </w:r>
      <w:r w:rsidR="00820BB0">
        <w:t xml:space="preserve"> </w:t>
      </w:r>
      <w:r>
        <w:t>Joseph River, Michigan</w:t>
      </w:r>
      <w:r w:rsidR="00A96E71">
        <w:t xml:space="preserve">.  </w:t>
      </w:r>
      <w:r>
        <w:t>North American Journal</w:t>
      </w:r>
      <w:r w:rsidR="00922D0E">
        <w:t xml:space="preserve"> of Fisheries Management 25:256–</w:t>
      </w:r>
      <w:r>
        <w:t>269.</w:t>
      </w:r>
    </w:p>
    <w:p w14:paraId="00506306" w14:textId="77777777" w:rsidR="00A757C6" w:rsidRDefault="00A757C6" w:rsidP="00A757C6">
      <w:pPr>
        <w:pStyle w:val="References"/>
      </w:pPr>
    </w:p>
    <w:p w14:paraId="26F38C89" w14:textId="187E631A" w:rsidR="00A757C6" w:rsidRDefault="00A757C6" w:rsidP="00A757C6">
      <w:pPr>
        <w:pStyle w:val="References"/>
      </w:pPr>
      <w:r>
        <w:t>Derby, C.E</w:t>
      </w:r>
      <w:r w:rsidR="00A96E71">
        <w:t>.</w:t>
      </w:r>
      <w:r w:rsidR="00820BB0">
        <w:t xml:space="preserve"> </w:t>
      </w:r>
      <w:r>
        <w:t>and J.R</w:t>
      </w:r>
      <w:r w:rsidR="00A96E71">
        <w:t>.</w:t>
      </w:r>
      <w:r w:rsidR="00D42DDB">
        <w:t xml:space="preserve"> </w:t>
      </w:r>
      <w:r>
        <w:t>Lovvorn</w:t>
      </w:r>
      <w:r w:rsidR="00A96E71">
        <w:t xml:space="preserve">.  </w:t>
      </w:r>
      <w:r>
        <w:t>1997</w:t>
      </w:r>
      <w:r w:rsidR="00A96E71">
        <w:t xml:space="preserve">.  </w:t>
      </w:r>
      <w:r>
        <w:t>Predation on fish by cormorants and pelicans in a cold-water river:</w:t>
      </w:r>
      <w:r w:rsidR="00820BB0">
        <w:t xml:space="preserve"> </w:t>
      </w:r>
      <w:r>
        <w:t xml:space="preserve"> a field and modeling study</w:t>
      </w:r>
      <w:r w:rsidR="00A96E71">
        <w:t xml:space="preserve">.  </w:t>
      </w:r>
      <w:r>
        <w:t>Canadian Journal of Fisheri</w:t>
      </w:r>
      <w:r w:rsidR="00922D0E">
        <w:t>es and Aquatic Sciences 54:1480–</w:t>
      </w:r>
      <w:r>
        <w:t>1493.</w:t>
      </w:r>
    </w:p>
    <w:p w14:paraId="686335D1" w14:textId="77777777" w:rsidR="00A757C6" w:rsidRDefault="00A757C6" w:rsidP="00A757C6">
      <w:pPr>
        <w:pStyle w:val="References"/>
      </w:pPr>
    </w:p>
    <w:p w14:paraId="4114772E" w14:textId="7293A2FB" w:rsidR="00A757C6" w:rsidRPr="00F105C7" w:rsidRDefault="00A757C6" w:rsidP="00A757C6">
      <w:pPr>
        <w:pStyle w:val="References"/>
      </w:pPr>
      <w:r>
        <w:t>Dill, W.</w:t>
      </w:r>
      <w:r w:rsidRPr="00F105C7">
        <w:t>A</w:t>
      </w:r>
      <w:r w:rsidR="00A96E71">
        <w:t xml:space="preserve">.  </w:t>
      </w:r>
      <w:r>
        <w:t>1944</w:t>
      </w:r>
      <w:r w:rsidR="00A96E71">
        <w:t xml:space="preserve">.  </w:t>
      </w:r>
      <w:r w:rsidRPr="00F105C7">
        <w:t>The fisher</w:t>
      </w:r>
      <w:r>
        <w:t>y of the lower Colorado River</w:t>
      </w:r>
      <w:r w:rsidR="00A96E71">
        <w:t xml:space="preserve">.  </w:t>
      </w:r>
      <w:r w:rsidRPr="00F105C7">
        <w:t>C</w:t>
      </w:r>
      <w:r>
        <w:t>alifornia Fish and Game 30:109–</w:t>
      </w:r>
      <w:r w:rsidRPr="00F105C7">
        <w:t>211.</w:t>
      </w:r>
    </w:p>
    <w:p w14:paraId="492CFAE6" w14:textId="77777777" w:rsidR="00A757C6" w:rsidRDefault="00A757C6" w:rsidP="00A757C6">
      <w:pPr>
        <w:pStyle w:val="References"/>
        <w:rPr>
          <w:b/>
        </w:rPr>
      </w:pPr>
    </w:p>
    <w:p w14:paraId="5DA22591" w14:textId="2B1BB91A" w:rsidR="00A757C6" w:rsidRDefault="00A757C6" w:rsidP="00A757C6">
      <w:pPr>
        <w:pStyle w:val="References"/>
      </w:pPr>
      <w:r w:rsidRPr="00F105C7">
        <w:t>Doelker, A</w:t>
      </w:r>
      <w:r w:rsidR="00A96E71">
        <w:t xml:space="preserve">.  </w:t>
      </w:r>
      <w:r>
        <w:t>1994</w:t>
      </w:r>
      <w:r w:rsidR="00A96E71">
        <w:t xml:space="preserve">.  </w:t>
      </w:r>
      <w:r w:rsidR="00820BB0">
        <w:t>Lake Havasu F</w:t>
      </w:r>
      <w:r w:rsidRPr="00F105C7">
        <w:t xml:space="preserve">isheries </w:t>
      </w:r>
      <w:r w:rsidR="00820BB0">
        <w:t>I</w:t>
      </w:r>
      <w:r w:rsidRPr="00F105C7">
        <w:t xml:space="preserve">mprovement </w:t>
      </w:r>
      <w:r w:rsidR="00820BB0">
        <w:t>Program N</w:t>
      </w:r>
      <w:r w:rsidRPr="00F105C7">
        <w:t xml:space="preserve">ative </w:t>
      </w:r>
      <w:r w:rsidR="00820BB0">
        <w:t>Fish M</w:t>
      </w:r>
      <w:r w:rsidRPr="00F105C7">
        <w:t xml:space="preserve">anagement </w:t>
      </w:r>
      <w:r w:rsidR="00820BB0">
        <w:t>P</w:t>
      </w:r>
      <w:r w:rsidRPr="00F105C7">
        <w:t xml:space="preserve">lan </w:t>
      </w:r>
      <w:r w:rsidR="00820BB0">
        <w:t>Summary of A</w:t>
      </w:r>
      <w:r w:rsidRPr="00F105C7">
        <w:t>ctivities</w:t>
      </w:r>
      <w:r>
        <w:t>,</w:t>
      </w:r>
      <w:r w:rsidR="00820BB0">
        <w:t xml:space="preserve"> May 1993 through December </w:t>
      </w:r>
      <w:r w:rsidRPr="00F105C7">
        <w:t>1994</w:t>
      </w:r>
      <w:r w:rsidR="00A96E71">
        <w:t xml:space="preserve">.  </w:t>
      </w:r>
      <w:r w:rsidRPr="00F105C7">
        <w:t>Bureau of Land Manage</w:t>
      </w:r>
      <w:r>
        <w:t>ment, Lake Havasu City, Arizona</w:t>
      </w:r>
      <w:r w:rsidR="00A96E71">
        <w:t xml:space="preserve">.  </w:t>
      </w:r>
      <w:r w:rsidRPr="00F105C7">
        <w:t>23 p.</w:t>
      </w:r>
    </w:p>
    <w:p w14:paraId="3088079D" w14:textId="6198EC57" w:rsidR="00820BB0" w:rsidRDefault="00820BB0">
      <w:r>
        <w:br w:type="page"/>
      </w:r>
    </w:p>
    <w:p w14:paraId="6D98E700" w14:textId="7C146A97" w:rsidR="00A757C6" w:rsidRDefault="00A757C6" w:rsidP="00A757C6">
      <w:pPr>
        <w:pStyle w:val="References"/>
      </w:pPr>
      <w:r>
        <w:lastRenderedPageBreak/>
        <w:t>Edwards, T.C</w:t>
      </w:r>
      <w:r w:rsidR="00A96E71">
        <w:t xml:space="preserve">.  </w:t>
      </w:r>
      <w:r>
        <w:t>1988</w:t>
      </w:r>
      <w:r w:rsidR="00A96E71">
        <w:t xml:space="preserve">.  </w:t>
      </w:r>
      <w:r>
        <w:t>Temporal variation in prey preference patterns of adult ospreys</w:t>
      </w:r>
      <w:r w:rsidR="00A96E71">
        <w:t xml:space="preserve">.  </w:t>
      </w:r>
      <w:r>
        <w:t>Auk 105</w:t>
      </w:r>
      <w:r w:rsidR="00922D0E">
        <w:t>:244–</w:t>
      </w:r>
      <w:r>
        <w:t>251.</w:t>
      </w:r>
    </w:p>
    <w:p w14:paraId="699566C7" w14:textId="77777777" w:rsidR="00820BB0" w:rsidRDefault="00820BB0" w:rsidP="00A757C6">
      <w:pPr>
        <w:pStyle w:val="References"/>
      </w:pPr>
    </w:p>
    <w:p w14:paraId="4FE1248B" w14:textId="46097DB9" w:rsidR="00820BB0" w:rsidRDefault="00820BB0" w:rsidP="00820BB0">
      <w:pPr>
        <w:pStyle w:val="References"/>
      </w:pPr>
      <w:r>
        <w:t>Frechette D., A.K. Osterback, S.A. Hayes, M.H. Bond, J.W. Moore, S.A. Shaffer, and J.T.</w:t>
      </w:r>
      <w:r w:rsidR="002E3FCE">
        <w:t xml:space="preserve"> </w:t>
      </w:r>
      <w:r>
        <w:t>Harvey.  2012.  Assessing avian predation on juvenile salmonids using passive integrated transponder tag recoveries and mark-recapture methods.  North American Journal of Fisheries Management 32:1237–1250.</w:t>
      </w:r>
    </w:p>
    <w:p w14:paraId="1993A301" w14:textId="77777777" w:rsidR="00820BB0" w:rsidRDefault="00820BB0" w:rsidP="00A757C6">
      <w:pPr>
        <w:pStyle w:val="References"/>
      </w:pPr>
    </w:p>
    <w:p w14:paraId="25493CEF" w14:textId="4461E3CE" w:rsidR="00A757C6" w:rsidRDefault="00A757C6" w:rsidP="00A757C6">
      <w:pPr>
        <w:pStyle w:val="References"/>
      </w:pPr>
      <w:r w:rsidRPr="00F105C7">
        <w:t>Friedl, S.E., J.E</w:t>
      </w:r>
      <w:r w:rsidR="00A96E71">
        <w:t>.</w:t>
      </w:r>
      <w:r w:rsidR="00D42DDB">
        <w:t xml:space="preserve"> </w:t>
      </w:r>
      <w:r w:rsidRPr="00F105C7">
        <w:t>Hightower, F.S</w:t>
      </w:r>
      <w:r w:rsidR="00A96E71">
        <w:t>.</w:t>
      </w:r>
      <w:r w:rsidR="00D42DDB">
        <w:t xml:space="preserve"> </w:t>
      </w:r>
      <w:r w:rsidRPr="00F105C7">
        <w:t xml:space="preserve">Scharf, </w:t>
      </w:r>
      <w:r>
        <w:t>and</w:t>
      </w:r>
      <w:r w:rsidRPr="00F105C7">
        <w:t xml:space="preserve"> K.</w:t>
      </w:r>
      <w:r>
        <w:t>H</w:t>
      </w:r>
      <w:r w:rsidR="00A96E71">
        <w:t>.</w:t>
      </w:r>
      <w:r w:rsidR="00D42DDB">
        <w:t xml:space="preserve"> </w:t>
      </w:r>
      <w:r>
        <w:t>Pollock</w:t>
      </w:r>
      <w:r w:rsidR="00A96E71">
        <w:t xml:space="preserve">.  </w:t>
      </w:r>
      <w:r w:rsidRPr="00F105C7">
        <w:t>2013</w:t>
      </w:r>
      <w:r w:rsidR="00A96E71">
        <w:t xml:space="preserve">.  </w:t>
      </w:r>
      <w:r w:rsidRPr="00F105C7">
        <w:t xml:space="preserve">Telemetry-based mortality estimates of </w:t>
      </w:r>
      <w:commentRangeStart w:id="575"/>
      <w:commentRangeStart w:id="576"/>
      <w:r w:rsidRPr="00F105C7">
        <w:t xml:space="preserve">juvenile spot </w:t>
      </w:r>
      <w:commentRangeEnd w:id="575"/>
      <w:r w:rsidR="00820BB0">
        <w:rPr>
          <w:rStyle w:val="CommentReference"/>
        </w:rPr>
        <w:commentReference w:id="575"/>
      </w:r>
      <w:commentRangeEnd w:id="576"/>
      <w:r w:rsidR="00430873">
        <w:rPr>
          <w:rStyle w:val="CommentReference"/>
        </w:rPr>
        <w:commentReference w:id="576"/>
      </w:r>
      <w:r w:rsidRPr="00F105C7">
        <w:t>in two North Carolina estuarine creeks</w:t>
      </w:r>
      <w:r w:rsidR="00A96E71">
        <w:t xml:space="preserve">.  </w:t>
      </w:r>
      <w:r w:rsidRPr="00F105C7">
        <w:t>Transactions of</w:t>
      </w:r>
      <w:r>
        <w:t xml:space="preserve"> the American Fisheries Society 142:399–</w:t>
      </w:r>
      <w:r w:rsidRPr="00F105C7">
        <w:t>415</w:t>
      </w:r>
      <w:r w:rsidR="00A96E71">
        <w:t>.</w:t>
      </w:r>
    </w:p>
    <w:p w14:paraId="74BC26A9" w14:textId="77777777" w:rsidR="00A757C6" w:rsidRDefault="00A757C6" w:rsidP="00A757C6">
      <w:pPr>
        <w:pStyle w:val="References"/>
      </w:pPr>
    </w:p>
    <w:p w14:paraId="71241E72" w14:textId="4917A9A1" w:rsidR="00A757C6" w:rsidRDefault="00A757C6" w:rsidP="00A757C6">
      <w:pPr>
        <w:pStyle w:val="References"/>
      </w:pPr>
      <w:r>
        <w:t>Garrett, D.L</w:t>
      </w:r>
      <w:r w:rsidR="00A96E71">
        <w:t xml:space="preserve">.  </w:t>
      </w:r>
      <w:r>
        <w:t>2010</w:t>
      </w:r>
      <w:r w:rsidR="00A96E71">
        <w:t xml:space="preserve">.  </w:t>
      </w:r>
      <w:r>
        <w:t>Movement, habitat use, and spawning characteristics of flathead and blue catfish on the lower Missouri River and tributaries</w:t>
      </w:r>
      <w:r w:rsidR="00A96E71">
        <w:t xml:space="preserve">.  </w:t>
      </w:r>
      <w:r>
        <w:t>Dissertation</w:t>
      </w:r>
      <w:r w:rsidR="00A96E71">
        <w:t xml:space="preserve">.  </w:t>
      </w:r>
      <w:r>
        <w:t>University of Missouri—Columbia, 2010</w:t>
      </w:r>
      <w:r w:rsidR="00922D0E">
        <w:t>.</w:t>
      </w:r>
    </w:p>
    <w:p w14:paraId="11B101C3" w14:textId="77777777" w:rsidR="00A757C6" w:rsidRDefault="00A757C6" w:rsidP="00A757C6">
      <w:pPr>
        <w:pStyle w:val="References"/>
      </w:pPr>
    </w:p>
    <w:p w14:paraId="4E9D638A" w14:textId="7528EC02" w:rsidR="00A757C6" w:rsidRDefault="00A757C6" w:rsidP="00A757C6">
      <w:pPr>
        <w:pStyle w:val="References"/>
      </w:pPr>
      <w:r>
        <w:t>Gremillet, D., D</w:t>
      </w:r>
      <w:r w:rsidR="00A96E71">
        <w:t>.</w:t>
      </w:r>
      <w:r w:rsidR="00D42DDB">
        <w:t xml:space="preserve"> </w:t>
      </w:r>
      <w:r>
        <w:t>Rickmer, S</w:t>
      </w:r>
      <w:r w:rsidR="00A96E71">
        <w:t>.</w:t>
      </w:r>
      <w:r w:rsidR="00D42DDB">
        <w:t xml:space="preserve"> </w:t>
      </w:r>
      <w:r>
        <w:t>Wanless, M.P</w:t>
      </w:r>
      <w:r w:rsidR="00A96E71">
        <w:t>.</w:t>
      </w:r>
      <w:r w:rsidR="00D42DDB">
        <w:t xml:space="preserve"> </w:t>
      </w:r>
      <w:r>
        <w:t xml:space="preserve">Harris, </w:t>
      </w:r>
      <w:r w:rsidR="00D42DDB">
        <w:t xml:space="preserve">and </w:t>
      </w:r>
      <w:r>
        <w:t>J</w:t>
      </w:r>
      <w:r w:rsidR="00A96E71">
        <w:t>.</w:t>
      </w:r>
      <w:r w:rsidR="00D42DDB">
        <w:t xml:space="preserve"> </w:t>
      </w:r>
      <w:r>
        <w:t>Regal</w:t>
      </w:r>
      <w:r w:rsidR="00A96E71">
        <w:t xml:space="preserve">.  </w:t>
      </w:r>
      <w:r>
        <w:t>1996</w:t>
      </w:r>
      <w:r w:rsidR="00A96E71">
        <w:t xml:space="preserve">.  </w:t>
      </w:r>
      <w:r w:rsidR="001B2EC5">
        <w:t>Determining food intake by great cormorants and European s</w:t>
      </w:r>
      <w:r>
        <w:t>hags with electronic balances</w:t>
      </w:r>
      <w:r w:rsidR="001B2EC5">
        <w:t xml:space="preserve">. </w:t>
      </w:r>
      <w:r>
        <w:t xml:space="preserve"> Journ</w:t>
      </w:r>
      <w:r w:rsidR="00922D0E">
        <w:t>al of Field Ornithology 67:637–</w:t>
      </w:r>
      <w:r>
        <w:t>648.</w:t>
      </w:r>
    </w:p>
    <w:p w14:paraId="07008CD6" w14:textId="77777777" w:rsidR="00A757C6" w:rsidRDefault="00A757C6" w:rsidP="00A757C6">
      <w:pPr>
        <w:pStyle w:val="References"/>
      </w:pPr>
    </w:p>
    <w:p w14:paraId="3B27B034" w14:textId="3DF305B5" w:rsidR="00A757C6" w:rsidRDefault="00A757C6" w:rsidP="00A757C6">
      <w:pPr>
        <w:pStyle w:val="References"/>
      </w:pPr>
      <w:r>
        <w:t>Hodgens, L.S, S.C</w:t>
      </w:r>
      <w:r w:rsidR="00A96E71">
        <w:t>.</w:t>
      </w:r>
      <w:r w:rsidR="00D42DDB">
        <w:t xml:space="preserve"> </w:t>
      </w:r>
      <w:r>
        <w:t>Blumenshine, and J.C</w:t>
      </w:r>
      <w:r w:rsidR="00A96E71">
        <w:t>.</w:t>
      </w:r>
      <w:r w:rsidR="00D42DDB">
        <w:t xml:space="preserve"> </w:t>
      </w:r>
      <w:r>
        <w:t>Bednarz</w:t>
      </w:r>
      <w:r w:rsidR="00A96E71">
        <w:t xml:space="preserve">.  </w:t>
      </w:r>
      <w:r>
        <w:t>2004</w:t>
      </w:r>
      <w:r w:rsidR="00A96E71">
        <w:t xml:space="preserve">.  </w:t>
      </w:r>
      <w:r w:rsidR="001B2EC5">
        <w:t>Great blue h</w:t>
      </w:r>
      <w:r>
        <w:t>eron predation on stocked rainbow trout in an Arkansas tailwater fishery</w:t>
      </w:r>
      <w:r w:rsidR="001B2EC5">
        <w:t xml:space="preserve">. </w:t>
      </w:r>
      <w:r>
        <w:t xml:space="preserve"> North American Journal</w:t>
      </w:r>
      <w:r w:rsidR="00922D0E">
        <w:t xml:space="preserve"> of Fisheries Management 24:63–</w:t>
      </w:r>
      <w:r>
        <w:t>75.</w:t>
      </w:r>
    </w:p>
    <w:p w14:paraId="7C9F9926" w14:textId="77777777" w:rsidR="00A757C6" w:rsidRDefault="00A757C6" w:rsidP="00A757C6">
      <w:pPr>
        <w:pStyle w:val="References"/>
      </w:pPr>
    </w:p>
    <w:p w14:paraId="11C333FA" w14:textId="702E9C47" w:rsidR="00A757C6" w:rsidRDefault="00A757C6" w:rsidP="00A757C6">
      <w:pPr>
        <w:pStyle w:val="References"/>
      </w:pPr>
      <w:r>
        <w:t>Hostetter, N</w:t>
      </w:r>
      <w:r w:rsidR="00A96E71">
        <w:t>.</w:t>
      </w:r>
      <w:r>
        <w:t>J., A</w:t>
      </w:r>
      <w:r w:rsidR="00A96E71">
        <w:t>.</w:t>
      </w:r>
      <w:r>
        <w:t>F</w:t>
      </w:r>
      <w:r w:rsidR="00A96E71">
        <w:t>.</w:t>
      </w:r>
      <w:r w:rsidR="00D42DDB">
        <w:t xml:space="preserve"> </w:t>
      </w:r>
      <w:r>
        <w:t>Evans, B</w:t>
      </w:r>
      <w:r w:rsidR="00A96E71">
        <w:t>.</w:t>
      </w:r>
      <w:r>
        <w:t>M</w:t>
      </w:r>
      <w:r w:rsidR="00A96E71">
        <w:t>.</w:t>
      </w:r>
      <w:r w:rsidR="00D42DDB">
        <w:t xml:space="preserve"> </w:t>
      </w:r>
      <w:r>
        <w:t>Cramer,</w:t>
      </w:r>
      <w:r w:rsidR="00922D0E">
        <w:t xml:space="preserve"> K</w:t>
      </w:r>
      <w:r w:rsidR="00A96E71">
        <w:t>.</w:t>
      </w:r>
      <w:r w:rsidR="00D42DDB">
        <w:t xml:space="preserve"> </w:t>
      </w:r>
      <w:r w:rsidR="00922D0E">
        <w:t>Collis, D</w:t>
      </w:r>
      <w:r w:rsidR="00A96E71">
        <w:t>.</w:t>
      </w:r>
      <w:r w:rsidR="00922D0E">
        <w:t>E</w:t>
      </w:r>
      <w:r w:rsidR="00A96E71">
        <w:t>.</w:t>
      </w:r>
      <w:r w:rsidR="00D42DDB">
        <w:t xml:space="preserve"> </w:t>
      </w:r>
      <w:r w:rsidR="00922D0E">
        <w:t>Lyons, and D.D</w:t>
      </w:r>
      <w:r w:rsidR="00A96E71">
        <w:t>.</w:t>
      </w:r>
      <w:r w:rsidR="00D42DDB">
        <w:t xml:space="preserve"> </w:t>
      </w:r>
      <w:r>
        <w:t>Roby</w:t>
      </w:r>
      <w:r w:rsidR="00A96E71">
        <w:t xml:space="preserve">.  </w:t>
      </w:r>
      <w:r>
        <w:t>2015</w:t>
      </w:r>
      <w:r w:rsidR="00A96E71">
        <w:t xml:space="preserve">.  </w:t>
      </w:r>
      <w:r>
        <w:t xml:space="preserve">Quantifying avian predation on fish populations: </w:t>
      </w:r>
      <w:r w:rsidR="001B2EC5">
        <w:t xml:space="preserve"> i</w:t>
      </w:r>
      <w:r>
        <w:t>ntegrating predator-specific deposition probabilities in tag recovery studies</w:t>
      </w:r>
      <w:r w:rsidR="00A96E71">
        <w:t xml:space="preserve">.  </w:t>
      </w:r>
      <w:r>
        <w:t>Transactions of the Ameri</w:t>
      </w:r>
      <w:r w:rsidR="00922D0E">
        <w:t>can Fisheries Society</w:t>
      </w:r>
      <w:r w:rsidR="00A96E71">
        <w:t xml:space="preserve"> </w:t>
      </w:r>
      <w:r w:rsidR="00922D0E">
        <w:t>144:410–422.</w:t>
      </w:r>
    </w:p>
    <w:p w14:paraId="08ADCA53" w14:textId="77777777" w:rsidR="00A757C6" w:rsidRDefault="00A757C6" w:rsidP="00A757C6">
      <w:pPr>
        <w:pStyle w:val="References"/>
      </w:pPr>
    </w:p>
    <w:p w14:paraId="0E379717" w14:textId="475B5661" w:rsidR="00A757C6" w:rsidRDefault="00A757C6" w:rsidP="00A757C6">
      <w:pPr>
        <w:pStyle w:val="References"/>
      </w:pPr>
      <w:r>
        <w:t>Humphrey, K.G., B.R</w:t>
      </w:r>
      <w:r w:rsidR="00A96E71">
        <w:t>.</w:t>
      </w:r>
      <w:r w:rsidR="00D42DDB">
        <w:t xml:space="preserve"> </w:t>
      </w:r>
      <w:r>
        <w:t>Kesner, and P.C</w:t>
      </w:r>
      <w:r w:rsidR="00A96E71">
        <w:t>.</w:t>
      </w:r>
      <w:r w:rsidR="00D42DDB">
        <w:t xml:space="preserve"> </w:t>
      </w:r>
      <w:r>
        <w:t>Marsh</w:t>
      </w:r>
      <w:r w:rsidR="00A96E71">
        <w:t xml:space="preserve">.  </w:t>
      </w:r>
      <w:r>
        <w:t>2014</w:t>
      </w:r>
      <w:r w:rsidR="00A96E71">
        <w:t xml:space="preserve">.  </w:t>
      </w:r>
      <w:r w:rsidR="001B2EC5">
        <w:t>Distribution and Post- S</w:t>
      </w:r>
      <w:r>
        <w:t xml:space="preserve">tocking </w:t>
      </w:r>
      <w:r w:rsidR="001B2EC5">
        <w:t>S</w:t>
      </w:r>
      <w:r>
        <w:t xml:space="preserve">urvival of </w:t>
      </w:r>
      <w:r w:rsidR="001B2EC5">
        <w:t>B</w:t>
      </w:r>
      <w:r>
        <w:t>onytail in Lake Havasu</w:t>
      </w:r>
      <w:r w:rsidR="001B2EC5">
        <w:t>,</w:t>
      </w:r>
      <w:r w:rsidR="00A96E71">
        <w:t xml:space="preserve"> </w:t>
      </w:r>
      <w:r>
        <w:t>2014 Annual Report</w:t>
      </w:r>
      <w:r w:rsidR="00A96E71">
        <w:t xml:space="preserve">.  </w:t>
      </w:r>
      <w:r w:rsidRPr="00F105C7">
        <w:t>Marsh &amp; A</w:t>
      </w:r>
      <w:r>
        <w:t>ssociates, LLC</w:t>
      </w:r>
      <w:r w:rsidR="00A96E71">
        <w:t xml:space="preserve">.  </w:t>
      </w:r>
      <w:r>
        <w:t>Tempe, Arizona</w:t>
      </w:r>
      <w:r w:rsidR="00A96E71">
        <w:t xml:space="preserve">.  </w:t>
      </w:r>
      <w:r>
        <w:t>98</w:t>
      </w:r>
      <w:r w:rsidRPr="00F105C7">
        <w:t xml:space="preserve"> p.</w:t>
      </w:r>
    </w:p>
    <w:p w14:paraId="05AC0508" w14:textId="77777777" w:rsidR="00A757C6" w:rsidRDefault="00A757C6" w:rsidP="00A757C6">
      <w:pPr>
        <w:pStyle w:val="References"/>
      </w:pPr>
    </w:p>
    <w:p w14:paraId="3349B5CF" w14:textId="5500327E" w:rsidR="00A757C6" w:rsidRDefault="00A757C6" w:rsidP="00A757C6">
      <w:pPr>
        <w:pStyle w:val="References"/>
      </w:pPr>
      <w:r>
        <w:t>Hydroacoustic Technology, Inc</w:t>
      </w:r>
      <w:r w:rsidR="00A96E71">
        <w:t xml:space="preserve">.  </w:t>
      </w:r>
      <w:r w:rsidR="00922D0E">
        <w:t>2014</w:t>
      </w:r>
      <w:r w:rsidR="00A96E71">
        <w:t xml:space="preserve">.  </w:t>
      </w:r>
      <w:r w:rsidR="00922D0E">
        <w:t>HTI’s Predation Tag.</w:t>
      </w:r>
      <w:r w:rsidR="00922D0E">
        <w:br/>
      </w:r>
      <w:hyperlink r:id="rId103" w:history="1">
        <w:r w:rsidR="00922D0E" w:rsidRPr="00562E4D">
          <w:rPr>
            <w:rStyle w:val="Hyperlink"/>
          </w:rPr>
          <w:t>http://www.slideshare.net/htisonar/efficacy-of-a-new-acoustic-tag-designed-to-indicate-occurrence-of-a-predation-event</w:t>
        </w:r>
      </w:hyperlink>
    </w:p>
    <w:p w14:paraId="2DD09EFE" w14:textId="77777777" w:rsidR="00A757C6" w:rsidRDefault="00A757C6" w:rsidP="00A757C6">
      <w:pPr>
        <w:pStyle w:val="References"/>
      </w:pPr>
    </w:p>
    <w:p w14:paraId="3770331E" w14:textId="160D92C5" w:rsidR="00A757C6" w:rsidRDefault="00A757C6" w:rsidP="00A757C6">
      <w:pPr>
        <w:pStyle w:val="References"/>
      </w:pPr>
      <w:r w:rsidRPr="00D526F8">
        <w:t>Jennings, C.A</w:t>
      </w:r>
      <w:r w:rsidR="00A96E71">
        <w:t>.</w:t>
      </w:r>
      <w:r w:rsidR="001B2EC5">
        <w:t xml:space="preserve"> </w:t>
      </w:r>
      <w:r w:rsidRPr="00D526F8">
        <w:t>and S.J</w:t>
      </w:r>
      <w:r w:rsidR="00A96E71">
        <w:t>.</w:t>
      </w:r>
      <w:r w:rsidR="00D42DDB">
        <w:t xml:space="preserve"> </w:t>
      </w:r>
      <w:r w:rsidRPr="00D526F8">
        <w:t>Zigler</w:t>
      </w:r>
      <w:r w:rsidR="00A96E71">
        <w:t xml:space="preserve">.  </w:t>
      </w:r>
      <w:r w:rsidRPr="00D526F8">
        <w:t>2000</w:t>
      </w:r>
      <w:r w:rsidR="00A96E71">
        <w:t xml:space="preserve">.  </w:t>
      </w:r>
      <w:r w:rsidRPr="00D526F8">
        <w:t>Ecology and biology of paddlefish in North America: historical perspectives, management approaches, and research priorities</w:t>
      </w:r>
      <w:r w:rsidR="00A96E71">
        <w:t xml:space="preserve">.  </w:t>
      </w:r>
      <w:r w:rsidRPr="00D526F8">
        <w:t>Reviews in</w:t>
      </w:r>
      <w:r w:rsidR="00922D0E">
        <w:t xml:space="preserve"> Fish Biology and Fisheries 10:167–</w:t>
      </w:r>
      <w:r w:rsidRPr="00D526F8">
        <w:t>181.</w:t>
      </w:r>
    </w:p>
    <w:p w14:paraId="6665CC41" w14:textId="77777777" w:rsidR="00A757C6" w:rsidRDefault="00A757C6" w:rsidP="00A757C6">
      <w:pPr>
        <w:pStyle w:val="References"/>
      </w:pPr>
    </w:p>
    <w:p w14:paraId="34631DFF" w14:textId="77777777" w:rsidR="001B2EC5" w:rsidRDefault="001B2EC5" w:rsidP="001B2EC5">
      <w:pPr>
        <w:pStyle w:val="References"/>
      </w:pPr>
      <w:r w:rsidRPr="00F105C7">
        <w:t>Karam,</w:t>
      </w:r>
      <w:r>
        <w:t xml:space="preserve"> A.P. and P.C. Marsh.  </w:t>
      </w:r>
      <w:r w:rsidRPr="00F105C7">
        <w:t>2010</w:t>
      </w:r>
      <w:r>
        <w:t xml:space="preserve">.  </w:t>
      </w:r>
      <w:r w:rsidRPr="00F105C7">
        <w:t>Predation of adult razorback sucker and bonytail by striped bass in Lake Mohave, Arizona-Nevada</w:t>
      </w:r>
      <w:r>
        <w:t xml:space="preserve">.  </w:t>
      </w:r>
      <w:r w:rsidRPr="00F105C7">
        <w:t>We</w:t>
      </w:r>
      <w:r>
        <w:t>stern North American Naturalist 70:117–</w:t>
      </w:r>
      <w:r w:rsidRPr="00F105C7">
        <w:t>120.</w:t>
      </w:r>
    </w:p>
    <w:p w14:paraId="5590F064" w14:textId="5982882B" w:rsidR="001B2EC5" w:rsidRDefault="001B2EC5">
      <w:r>
        <w:br w:type="page"/>
      </w:r>
    </w:p>
    <w:p w14:paraId="6A59C8F4" w14:textId="5CBB0A57" w:rsidR="00A757C6" w:rsidRPr="00F105C7" w:rsidRDefault="00A757C6" w:rsidP="00A757C6">
      <w:pPr>
        <w:pStyle w:val="References"/>
      </w:pPr>
      <w:r>
        <w:lastRenderedPageBreak/>
        <w:t>Karam, A.P., B.R</w:t>
      </w:r>
      <w:r w:rsidR="00A96E71">
        <w:t>.</w:t>
      </w:r>
      <w:r w:rsidR="00D42DDB">
        <w:t xml:space="preserve"> </w:t>
      </w:r>
      <w:r>
        <w:t>Kesner, and P.C</w:t>
      </w:r>
      <w:r w:rsidR="00A96E71">
        <w:t>.</w:t>
      </w:r>
      <w:r w:rsidR="00D42DDB">
        <w:t xml:space="preserve"> </w:t>
      </w:r>
      <w:r>
        <w:t>Marsh</w:t>
      </w:r>
      <w:r w:rsidR="00A96E71">
        <w:t xml:space="preserve">.  </w:t>
      </w:r>
      <w:r w:rsidRPr="00F105C7">
        <w:t>2008</w:t>
      </w:r>
      <w:r w:rsidR="00A96E71">
        <w:t xml:space="preserve">.  </w:t>
      </w:r>
      <w:r w:rsidRPr="00F105C7">
        <w:t xml:space="preserve">Acoustic telemetry to assess post-stocking dispersal and mortality of razorback sucker </w:t>
      </w:r>
      <w:r w:rsidRPr="00F105C7">
        <w:rPr>
          <w:i/>
          <w:iCs/>
        </w:rPr>
        <w:t>Xyrauchen texanus</w:t>
      </w:r>
      <w:r w:rsidR="00A96E71">
        <w:t xml:space="preserve">.  </w:t>
      </w:r>
      <w:r>
        <w:t>Journal of Fish Biology 73:719–</w:t>
      </w:r>
      <w:r w:rsidRPr="00F105C7">
        <w:t>727.</w:t>
      </w:r>
    </w:p>
    <w:p w14:paraId="094A4710" w14:textId="5B532C24" w:rsidR="00922D0E" w:rsidRDefault="00922D0E"/>
    <w:p w14:paraId="0194EF4F" w14:textId="5CF19C40" w:rsidR="00A757C6" w:rsidRDefault="00A757C6" w:rsidP="00A757C6">
      <w:pPr>
        <w:pStyle w:val="References"/>
      </w:pPr>
      <w:r>
        <w:t>Karam, A.P., C.</w:t>
      </w:r>
      <w:r w:rsidRPr="00F105C7">
        <w:t>M</w:t>
      </w:r>
      <w:r w:rsidR="00A96E71">
        <w:t>.</w:t>
      </w:r>
      <w:r w:rsidR="00D42DDB">
        <w:t xml:space="preserve"> </w:t>
      </w:r>
      <w:r w:rsidRPr="00F105C7">
        <w:t xml:space="preserve">Adelsberger, </w:t>
      </w:r>
      <w:r>
        <w:t xml:space="preserve">and </w:t>
      </w:r>
      <w:r w:rsidRPr="00F105C7">
        <w:t>P.C</w:t>
      </w:r>
      <w:r w:rsidR="00A96E71">
        <w:t>.</w:t>
      </w:r>
      <w:r w:rsidR="00D42DDB">
        <w:t xml:space="preserve"> </w:t>
      </w:r>
      <w:r w:rsidRPr="00F105C7">
        <w:t>Marsh</w:t>
      </w:r>
      <w:r w:rsidR="00A96E71">
        <w:t xml:space="preserve">.  </w:t>
      </w:r>
      <w:r>
        <w:t>2011</w:t>
      </w:r>
      <w:r w:rsidR="00A96E71">
        <w:t xml:space="preserve">.  </w:t>
      </w:r>
      <w:r>
        <w:t xml:space="preserve">Distribution and </w:t>
      </w:r>
      <w:r w:rsidR="001B2EC5">
        <w:t>P</w:t>
      </w:r>
      <w:r>
        <w:t>ost-</w:t>
      </w:r>
      <w:r w:rsidR="001B2EC5">
        <w:t>S</w:t>
      </w:r>
      <w:r>
        <w:t xml:space="preserve">tocking </w:t>
      </w:r>
      <w:r w:rsidR="001B2EC5">
        <w:t>S</w:t>
      </w:r>
      <w:r>
        <w:t xml:space="preserve">urvival of </w:t>
      </w:r>
      <w:r w:rsidR="001B2EC5">
        <w:t>B</w:t>
      </w:r>
      <w:r>
        <w:t>onytail in Lake Havasu</w:t>
      </w:r>
      <w:r w:rsidR="001B2EC5">
        <w:t xml:space="preserve">, </w:t>
      </w:r>
      <w:r>
        <w:t>2010 Annual Report</w:t>
      </w:r>
      <w:r w:rsidR="00A96E71">
        <w:t xml:space="preserve">.  </w:t>
      </w:r>
      <w:ins w:id="577" w:author="Lantow, Jeffrey C" w:date="2016-08-15T10:32:00Z">
        <w:r w:rsidR="00430873">
          <w:t xml:space="preserve">Prepared for the Bureau of </w:t>
        </w:r>
      </w:ins>
      <w:commentRangeStart w:id="578"/>
      <w:r>
        <w:t>Reclamation</w:t>
      </w:r>
      <w:ins w:id="579" w:author="Lantow, Jeffrey C" w:date="2016-08-15T10:33:00Z">
        <w:r w:rsidR="00430873">
          <w:t xml:space="preserve">, Boulder City, Nevada, under contract </w:t>
        </w:r>
      </w:ins>
      <w:del w:id="580" w:author="Lantow, Jeffrey C" w:date="2016-08-15T10:33:00Z">
        <w:r w:rsidDel="00430873">
          <w:delText xml:space="preserve"> Agreement</w:delText>
        </w:r>
      </w:del>
      <w:r>
        <w:t xml:space="preserve"> No</w:t>
      </w:r>
      <w:r w:rsidR="00A96E71">
        <w:t>.</w:t>
      </w:r>
      <w:r w:rsidR="00585DFB">
        <w:t xml:space="preserve"> </w:t>
      </w:r>
      <w:r>
        <w:t xml:space="preserve">R10PC30171, </w:t>
      </w:r>
      <w:del w:id="581" w:author="Lantow, Jeffrey C" w:date="2016-08-15T10:34:00Z">
        <w:r w:rsidRPr="00F105C7" w:rsidDel="00430873">
          <w:delText>Boulder City</w:delText>
        </w:r>
        <w:r w:rsidDel="00430873">
          <w:delText>,</w:delText>
        </w:r>
        <w:r w:rsidRPr="00F105C7" w:rsidDel="00430873">
          <w:delText xml:space="preserve"> N</w:delText>
        </w:r>
        <w:r w:rsidDel="00430873">
          <w:delText>evada</w:delText>
        </w:r>
        <w:r w:rsidR="00A96E71" w:rsidDel="00430873">
          <w:delText>.</w:delText>
        </w:r>
      </w:del>
      <w:ins w:id="582" w:author="Lantow, Jeffrey C" w:date="2016-08-15T10:34:00Z">
        <w:r w:rsidR="00430873">
          <w:t>by</w:t>
        </w:r>
      </w:ins>
      <w:del w:id="583" w:author="Lantow, Jeffrey C" w:date="2016-08-15T10:34:00Z">
        <w:r w:rsidR="00A96E71" w:rsidDel="00430873">
          <w:delText xml:space="preserve"> </w:delText>
        </w:r>
      </w:del>
      <w:r w:rsidR="00A96E71">
        <w:t xml:space="preserve"> </w:t>
      </w:r>
      <w:r>
        <w:t>Marsh &amp; Associates, Tempe, Arizona</w:t>
      </w:r>
      <w:commentRangeEnd w:id="578"/>
      <w:r w:rsidR="001B2EC5">
        <w:rPr>
          <w:rStyle w:val="CommentReference"/>
        </w:rPr>
        <w:commentReference w:id="578"/>
      </w:r>
      <w:r w:rsidR="00A96E71">
        <w:t xml:space="preserve">.  </w:t>
      </w:r>
      <w:r>
        <w:t>58</w:t>
      </w:r>
      <w:r w:rsidRPr="00F105C7">
        <w:t xml:space="preserve"> p</w:t>
      </w:r>
      <w:r>
        <w:t>.</w:t>
      </w:r>
    </w:p>
    <w:p w14:paraId="49AD498B" w14:textId="77777777" w:rsidR="00A757C6" w:rsidRDefault="00A757C6" w:rsidP="00A757C6">
      <w:pPr>
        <w:pStyle w:val="References"/>
      </w:pPr>
    </w:p>
    <w:p w14:paraId="17EB3AE8" w14:textId="20F32796" w:rsidR="00A757C6" w:rsidRDefault="00A757C6" w:rsidP="00A757C6">
      <w:pPr>
        <w:pStyle w:val="References"/>
      </w:pPr>
      <w:r>
        <w:t>_____</w:t>
      </w:r>
      <w:r w:rsidR="00A96E71">
        <w:t xml:space="preserve">.  </w:t>
      </w:r>
      <w:r w:rsidRPr="00F105C7">
        <w:t>2012</w:t>
      </w:r>
      <w:r w:rsidR="00A96E71">
        <w:t xml:space="preserve">.  </w:t>
      </w:r>
      <w:r w:rsidR="001B2EC5">
        <w:t>Distribution and P</w:t>
      </w:r>
      <w:r w:rsidRPr="00F105C7">
        <w:t>ost-</w:t>
      </w:r>
      <w:r w:rsidR="001B2EC5">
        <w:t>S</w:t>
      </w:r>
      <w:r w:rsidRPr="00F105C7">
        <w:t xml:space="preserve">tocking </w:t>
      </w:r>
      <w:r w:rsidR="001B2EC5">
        <w:t>S</w:t>
      </w:r>
      <w:r w:rsidRPr="00F105C7">
        <w:t>urv</w:t>
      </w:r>
      <w:r>
        <w:t xml:space="preserve">ival of </w:t>
      </w:r>
      <w:r w:rsidR="001B2EC5">
        <w:t>B</w:t>
      </w:r>
      <w:r>
        <w:t>onytail in Lake Havasu</w:t>
      </w:r>
      <w:r w:rsidR="001B2EC5">
        <w:t xml:space="preserve">, </w:t>
      </w:r>
      <w:r w:rsidRPr="00F105C7">
        <w:t>2011 Annual Report</w:t>
      </w:r>
      <w:r w:rsidR="00A96E71">
        <w:t xml:space="preserve">.  </w:t>
      </w:r>
      <w:ins w:id="584" w:author="Lantow, Jeffrey C" w:date="2016-08-15T10:34:00Z">
        <w:r w:rsidR="00430873">
          <w:t xml:space="preserve">Prepared for the Bureau of </w:t>
        </w:r>
      </w:ins>
      <w:commentRangeStart w:id="585"/>
      <w:r w:rsidRPr="00F105C7">
        <w:t>Reclamation</w:t>
      </w:r>
      <w:ins w:id="586" w:author="Lantow, Jeffrey C" w:date="2016-08-15T10:34:00Z">
        <w:r w:rsidR="00430873">
          <w:t>, Boulder City, Nevada, under contract</w:t>
        </w:r>
      </w:ins>
      <w:del w:id="587" w:author="Lantow, Jeffrey C" w:date="2016-08-15T10:34:00Z">
        <w:r w:rsidRPr="00F105C7" w:rsidDel="00430873">
          <w:delText xml:space="preserve"> Agreement</w:delText>
        </w:r>
      </w:del>
      <w:r w:rsidRPr="00F105C7">
        <w:t xml:space="preserve"> No</w:t>
      </w:r>
      <w:r w:rsidR="00A96E71">
        <w:t>.</w:t>
      </w:r>
      <w:r w:rsidR="00585DFB">
        <w:t xml:space="preserve"> </w:t>
      </w:r>
      <w:r w:rsidRPr="00F105C7">
        <w:t xml:space="preserve">R10PC30171, </w:t>
      </w:r>
      <w:del w:id="588" w:author="Lantow, Jeffrey C" w:date="2016-08-15T10:35:00Z">
        <w:r w:rsidRPr="00F105C7" w:rsidDel="00430873">
          <w:delText>Boulder City</w:delText>
        </w:r>
        <w:r w:rsidDel="00430873">
          <w:delText>,</w:delText>
        </w:r>
        <w:r w:rsidRPr="00F105C7" w:rsidDel="00430873">
          <w:delText xml:space="preserve"> N</w:delText>
        </w:r>
        <w:r w:rsidDel="00430873">
          <w:delText>evada</w:delText>
        </w:r>
        <w:r w:rsidR="00A96E71" w:rsidDel="00430873">
          <w:delText>.</w:delText>
        </w:r>
      </w:del>
      <w:ins w:id="589" w:author="Lantow, Jeffrey C" w:date="2016-08-15T10:35:00Z">
        <w:r w:rsidR="00430873">
          <w:t>by</w:t>
        </w:r>
      </w:ins>
      <w:del w:id="590" w:author="Lantow, Jeffrey C" w:date="2016-08-15T10:35:00Z">
        <w:r w:rsidR="00A96E71" w:rsidDel="00430873">
          <w:delText xml:space="preserve"> </w:delText>
        </w:r>
      </w:del>
      <w:r w:rsidR="00A96E71">
        <w:t xml:space="preserve"> </w:t>
      </w:r>
      <w:r>
        <w:t>Marsh &amp; Associates, LLC, Tempe, Arizona</w:t>
      </w:r>
      <w:commentRangeEnd w:id="585"/>
      <w:r w:rsidR="001B2EC5">
        <w:rPr>
          <w:rStyle w:val="CommentReference"/>
        </w:rPr>
        <w:commentReference w:id="585"/>
      </w:r>
      <w:r w:rsidR="00A96E71">
        <w:t xml:space="preserve">.  </w:t>
      </w:r>
      <w:r w:rsidRPr="00F105C7">
        <w:t>75 p.</w:t>
      </w:r>
    </w:p>
    <w:p w14:paraId="363F9A51" w14:textId="77777777" w:rsidR="00A757C6" w:rsidRDefault="00A757C6" w:rsidP="00A757C6">
      <w:pPr>
        <w:pStyle w:val="References"/>
      </w:pPr>
    </w:p>
    <w:p w14:paraId="410FEC91" w14:textId="2CC785FC" w:rsidR="00A757C6" w:rsidRPr="001751F6" w:rsidRDefault="00A757C6" w:rsidP="00A757C6">
      <w:pPr>
        <w:pStyle w:val="References"/>
      </w:pPr>
      <w:r>
        <w:t>Karam, A.P., C.</w:t>
      </w:r>
      <w:r w:rsidRPr="00F105C7">
        <w:t>M</w:t>
      </w:r>
      <w:r w:rsidR="00A96E71">
        <w:t>.</w:t>
      </w:r>
      <w:r w:rsidR="00D42DDB">
        <w:t xml:space="preserve"> </w:t>
      </w:r>
      <w:r w:rsidRPr="00F105C7">
        <w:t xml:space="preserve">Adelsberger, </w:t>
      </w:r>
      <w:r>
        <w:t>K.A</w:t>
      </w:r>
      <w:r w:rsidR="00A96E71">
        <w:t>.</w:t>
      </w:r>
      <w:r w:rsidR="00D42DDB">
        <w:t xml:space="preserve"> </w:t>
      </w:r>
      <w:r>
        <w:t>Patterson, J.E</w:t>
      </w:r>
      <w:r w:rsidR="00A96E71">
        <w:t>.</w:t>
      </w:r>
      <w:r w:rsidR="00D42DDB">
        <w:t xml:space="preserve"> </w:t>
      </w:r>
      <w:r>
        <w:t xml:space="preserve">Warmbold, and </w:t>
      </w:r>
      <w:r w:rsidRPr="00F105C7">
        <w:t>P.C</w:t>
      </w:r>
      <w:r w:rsidR="00A96E71">
        <w:t>.</w:t>
      </w:r>
      <w:r w:rsidR="00D42DDB">
        <w:t xml:space="preserve"> </w:t>
      </w:r>
      <w:r w:rsidRPr="00F105C7">
        <w:t>Marsh</w:t>
      </w:r>
      <w:r w:rsidR="00A96E71">
        <w:t xml:space="preserve">.  </w:t>
      </w:r>
      <w:r>
        <w:t>2013</w:t>
      </w:r>
      <w:r w:rsidR="00A96E71">
        <w:t xml:space="preserve">.  </w:t>
      </w:r>
      <w:r w:rsidR="002E3FCE">
        <w:t>Distribution and P</w:t>
      </w:r>
      <w:r>
        <w:t>ost-</w:t>
      </w:r>
      <w:r w:rsidR="002E3FCE">
        <w:t>S</w:t>
      </w:r>
      <w:r>
        <w:t xml:space="preserve">tocking </w:t>
      </w:r>
      <w:r w:rsidR="002E3FCE">
        <w:t>S</w:t>
      </w:r>
      <w:r>
        <w:t xml:space="preserve">urvival of </w:t>
      </w:r>
      <w:r w:rsidR="002E3FCE">
        <w:t>B</w:t>
      </w:r>
      <w:r>
        <w:t>onytail in Lake Havasu</w:t>
      </w:r>
      <w:r w:rsidR="002E3FCE">
        <w:t>,</w:t>
      </w:r>
      <w:r w:rsidR="00A96E71">
        <w:t xml:space="preserve">  </w:t>
      </w:r>
      <w:r>
        <w:t>2013 Final Report</w:t>
      </w:r>
      <w:r w:rsidR="00A96E71">
        <w:t xml:space="preserve">.  </w:t>
      </w:r>
      <w:ins w:id="591" w:author="Lantow, Jeffrey C" w:date="2016-08-15T10:35:00Z">
        <w:r w:rsidR="00430873">
          <w:t xml:space="preserve">Prepared for the Bureau of </w:t>
        </w:r>
      </w:ins>
      <w:r>
        <w:t>Reclamation</w:t>
      </w:r>
      <w:ins w:id="592" w:author="Lantow, Jeffrey C" w:date="2016-08-15T10:35:00Z">
        <w:r w:rsidR="00430873">
          <w:t>, Boulder City, Nevada, under contract</w:t>
        </w:r>
      </w:ins>
      <w:r>
        <w:t xml:space="preserve"> </w:t>
      </w:r>
      <w:del w:id="593" w:author="Lantow, Jeffrey C" w:date="2016-08-15T10:36:00Z">
        <w:r w:rsidDel="00430873">
          <w:delText xml:space="preserve">Agreement </w:delText>
        </w:r>
      </w:del>
      <w:r>
        <w:t>No</w:t>
      </w:r>
      <w:r w:rsidR="00A96E71">
        <w:t>.</w:t>
      </w:r>
      <w:r w:rsidR="00585DFB">
        <w:t xml:space="preserve"> </w:t>
      </w:r>
      <w:r>
        <w:t xml:space="preserve">R10PC30171, </w:t>
      </w:r>
      <w:del w:id="594" w:author="Lantow, Jeffrey C" w:date="2016-08-15T10:36:00Z">
        <w:r w:rsidRPr="00F105C7" w:rsidDel="00430873">
          <w:delText xml:space="preserve">Boulder </w:delText>
        </w:r>
        <w:r w:rsidRPr="001751F6" w:rsidDel="00430873">
          <w:delText>City, Nevada</w:delText>
        </w:r>
        <w:r w:rsidR="00A96E71" w:rsidDel="00430873">
          <w:delText xml:space="preserve">.  </w:delText>
        </w:r>
      </w:del>
      <w:ins w:id="595" w:author="Lantow, Jeffrey C" w:date="2016-08-15T10:36:00Z">
        <w:r w:rsidR="00430873">
          <w:t xml:space="preserve">by </w:t>
        </w:r>
      </w:ins>
      <w:r w:rsidRPr="001751F6">
        <w:t>Marsh &amp; Associates, Tempe, Arizona</w:t>
      </w:r>
      <w:r w:rsidR="00A96E71">
        <w:t xml:space="preserve">.  </w:t>
      </w:r>
      <w:r w:rsidRPr="001751F6">
        <w:t xml:space="preserve">83 </w:t>
      </w:r>
      <w:commentRangeStart w:id="596"/>
      <w:r w:rsidRPr="001751F6">
        <w:t>p</w:t>
      </w:r>
      <w:commentRangeEnd w:id="596"/>
      <w:r w:rsidR="002E3FCE">
        <w:rPr>
          <w:rStyle w:val="CommentReference"/>
        </w:rPr>
        <w:commentReference w:id="596"/>
      </w:r>
      <w:r w:rsidRPr="001751F6">
        <w:t>.</w:t>
      </w:r>
    </w:p>
    <w:p w14:paraId="1AF35A09" w14:textId="77777777" w:rsidR="00A757C6" w:rsidRPr="001751F6" w:rsidRDefault="00A757C6" w:rsidP="00A757C6">
      <w:pPr>
        <w:pStyle w:val="References"/>
      </w:pPr>
    </w:p>
    <w:p w14:paraId="04D1B934" w14:textId="5BED89AE" w:rsidR="00A757C6" w:rsidRPr="001751F6" w:rsidRDefault="00A757C6" w:rsidP="00A757C6">
      <w:pPr>
        <w:autoSpaceDE w:val="0"/>
        <w:autoSpaceDN w:val="0"/>
        <w:adjustRightInd w:val="0"/>
        <w:ind w:left="540" w:hanging="540"/>
      </w:pPr>
      <w:r w:rsidRPr="001751F6">
        <w:t>Kesner, B</w:t>
      </w:r>
      <w:r w:rsidR="00A96E71">
        <w:t>.</w:t>
      </w:r>
      <w:r w:rsidRPr="001751F6">
        <w:t>R., J</w:t>
      </w:r>
      <w:r w:rsidR="00A96E71">
        <w:t>.</w:t>
      </w:r>
      <w:r w:rsidRPr="001751F6">
        <w:t>R</w:t>
      </w:r>
      <w:r w:rsidR="00A96E71">
        <w:t>.</w:t>
      </w:r>
      <w:r w:rsidR="00D42DDB">
        <w:t xml:space="preserve"> </w:t>
      </w:r>
      <w:r w:rsidRPr="001751F6">
        <w:t>Nelson, M</w:t>
      </w:r>
      <w:r w:rsidR="00A96E71">
        <w:t>.</w:t>
      </w:r>
      <w:r w:rsidRPr="001751F6">
        <w:t>K</w:t>
      </w:r>
      <w:r w:rsidR="00A96E71">
        <w:t>.</w:t>
      </w:r>
      <w:r w:rsidR="00D42DDB">
        <w:t xml:space="preserve"> </w:t>
      </w:r>
      <w:r w:rsidRPr="001751F6">
        <w:t>Fell, G</w:t>
      </w:r>
      <w:r w:rsidR="00A96E71">
        <w:t>.</w:t>
      </w:r>
      <w:r w:rsidR="00D42DDB">
        <w:t xml:space="preserve"> </w:t>
      </w:r>
      <w:r w:rsidRPr="001751F6">
        <w:t>Ley, and P</w:t>
      </w:r>
      <w:r w:rsidR="00A96E71">
        <w:t>.</w:t>
      </w:r>
      <w:r w:rsidRPr="001751F6">
        <w:t>C</w:t>
      </w:r>
      <w:r w:rsidR="00A96E71">
        <w:t>.</w:t>
      </w:r>
      <w:r w:rsidR="00D42DDB">
        <w:t xml:space="preserve"> </w:t>
      </w:r>
      <w:r w:rsidRPr="001751F6">
        <w:t>Marsh</w:t>
      </w:r>
      <w:r w:rsidR="00A96E71">
        <w:t xml:space="preserve">.  </w:t>
      </w:r>
      <w:r w:rsidRPr="001751F6">
        <w:t>2010</w:t>
      </w:r>
      <w:r w:rsidR="00A96E71">
        <w:t xml:space="preserve">.  </w:t>
      </w:r>
      <w:r w:rsidR="001B2EC5">
        <w:t>The D</w:t>
      </w:r>
      <w:r w:rsidRPr="001751F6">
        <w:t xml:space="preserve">evelopment of </w:t>
      </w:r>
      <w:r w:rsidR="001B2EC5">
        <w:t>T</w:t>
      </w:r>
      <w:r w:rsidRPr="001751F6">
        <w:t xml:space="preserve">wo </w:t>
      </w:r>
      <w:r w:rsidR="001B2EC5">
        <w:t>P</w:t>
      </w:r>
      <w:r w:rsidRPr="001751F6">
        <w:t>or</w:t>
      </w:r>
      <w:r w:rsidR="00AD275C" w:rsidRPr="00AD275C">
        <w:t>table</w:t>
      </w:r>
      <w:r w:rsidRPr="001751F6">
        <w:t xml:space="preserve"> </w:t>
      </w:r>
      <w:r w:rsidR="001B2EC5">
        <w:t>R</w:t>
      </w:r>
      <w:r w:rsidRPr="001751F6">
        <w:t xml:space="preserve">emote (PIT) </w:t>
      </w:r>
      <w:r w:rsidR="001B2EC5">
        <w:t>S</w:t>
      </w:r>
      <w:r w:rsidRPr="001751F6">
        <w:t xml:space="preserve">canning </w:t>
      </w:r>
      <w:r w:rsidR="001B2EC5">
        <w:t>S</w:t>
      </w:r>
      <w:r w:rsidRPr="001751F6">
        <w:t>ystems</w:t>
      </w:r>
      <w:r w:rsidR="00A96E71">
        <w:t>.</w:t>
      </w:r>
      <w:r w:rsidR="001B2EC5">
        <w:t xml:space="preserve">  </w:t>
      </w:r>
      <w:r w:rsidRPr="001751F6">
        <w:t>Colorado River Basin Science and Resource Management Symposium</w:t>
      </w:r>
      <w:r w:rsidR="00A96E71">
        <w:t xml:space="preserve">.  </w:t>
      </w:r>
      <w:r w:rsidRPr="001751F6">
        <w:t>U.S</w:t>
      </w:r>
      <w:r w:rsidR="00A96E71">
        <w:t>.</w:t>
      </w:r>
      <w:r w:rsidR="0005182D">
        <w:t xml:space="preserve"> </w:t>
      </w:r>
      <w:r w:rsidRPr="001751F6">
        <w:t>Fish and Wildlife Service, Albuquerque, New Mexico.</w:t>
      </w:r>
    </w:p>
    <w:p w14:paraId="7CBAC0A0" w14:textId="77777777" w:rsidR="00A757C6" w:rsidRPr="004D5D5E" w:rsidRDefault="00A757C6" w:rsidP="00A757C6">
      <w:pPr>
        <w:pStyle w:val="References"/>
      </w:pPr>
    </w:p>
    <w:p w14:paraId="237CB7EF" w14:textId="3B5FEDCD" w:rsidR="00A757C6" w:rsidRPr="00F105C7" w:rsidRDefault="00A757C6" w:rsidP="00A757C6">
      <w:pPr>
        <w:pStyle w:val="References"/>
      </w:pPr>
      <w:r>
        <w:t>Marsh, P.</w:t>
      </w:r>
      <w:r w:rsidRPr="00F105C7">
        <w:t>C</w:t>
      </w:r>
      <w:r w:rsidR="00A96E71">
        <w:t xml:space="preserve">.  </w:t>
      </w:r>
      <w:r w:rsidRPr="00F105C7">
        <w:t>1997</w:t>
      </w:r>
      <w:r w:rsidR="00A96E71">
        <w:t xml:space="preserve">.  </w:t>
      </w:r>
      <w:r w:rsidRPr="00F105C7">
        <w:t xml:space="preserve">Sonic </w:t>
      </w:r>
      <w:r w:rsidR="001B2EC5">
        <w:t>T</w:t>
      </w:r>
      <w:r w:rsidRPr="00F105C7">
        <w:t xml:space="preserve">elemetry of </w:t>
      </w:r>
      <w:r w:rsidR="001B2EC5">
        <w:t>B</w:t>
      </w:r>
      <w:r w:rsidRPr="00F105C7">
        <w:t>onytail in Lake Mohave, Arizona and Nevada</w:t>
      </w:r>
      <w:r w:rsidR="001B2EC5">
        <w:t>,</w:t>
      </w:r>
      <w:r w:rsidR="00A96E71">
        <w:t xml:space="preserve"> </w:t>
      </w:r>
      <w:r w:rsidRPr="00F105C7">
        <w:t>Final Report</w:t>
      </w:r>
      <w:ins w:id="597" w:author="Brian Kesner" w:date="2016-08-31T15:58:00Z">
        <w:r w:rsidR="00EB33E7">
          <w:t xml:space="preserve"> </w:t>
        </w:r>
        <w:del w:id="598" w:author="Paul C Marsh" w:date="2016-09-07T12:58:00Z">
          <w:r w:rsidR="00EB33E7" w:rsidDel="00EB108F">
            <w:delText>to</w:delText>
          </w:r>
        </w:del>
      </w:ins>
      <w:del w:id="599" w:author="Paul C Marsh" w:date="2016-09-07T12:58:00Z">
        <w:r w:rsidR="001B2EC5" w:rsidDel="00EB108F">
          <w:delText xml:space="preserve">. </w:delText>
        </w:r>
        <w:r w:rsidRPr="00F105C7" w:rsidDel="00EB108F">
          <w:delText xml:space="preserve"> </w:delText>
        </w:r>
      </w:del>
      <w:ins w:id="600" w:author="Paul C Marsh" w:date="2016-09-07T12:58:00Z">
        <w:r w:rsidR="00EB108F">
          <w:t xml:space="preserve">Prepared for the </w:t>
        </w:r>
      </w:ins>
      <w:commentRangeStart w:id="601"/>
      <w:r w:rsidRPr="00F105C7">
        <w:t>U.S</w:t>
      </w:r>
      <w:r w:rsidR="00A96E71">
        <w:t>.</w:t>
      </w:r>
      <w:r w:rsidR="003664BE">
        <w:t xml:space="preserve"> </w:t>
      </w:r>
      <w:r w:rsidRPr="00F105C7">
        <w:t xml:space="preserve">Geological Biological Resources Division </w:t>
      </w:r>
      <w:ins w:id="602" w:author="Paul C Marsh" w:date="2016-09-07T12:57:00Z">
        <w:r w:rsidR="00EB108F">
          <w:t xml:space="preserve">under grant </w:t>
        </w:r>
      </w:ins>
      <w:del w:id="603" w:author="Paul C Marsh" w:date="2016-09-07T12:57:00Z">
        <w:r w:rsidRPr="00F105C7" w:rsidDel="00EB108F">
          <w:delText>Agreement</w:delText>
        </w:r>
      </w:del>
      <w:r w:rsidRPr="00F105C7">
        <w:t xml:space="preserve"> No</w:t>
      </w:r>
      <w:r w:rsidR="00A96E71">
        <w:t>.</w:t>
      </w:r>
      <w:r w:rsidR="0005182D">
        <w:t xml:space="preserve"> </w:t>
      </w:r>
      <w:r w:rsidRPr="00F105C7">
        <w:t>1445-0009-94-1108</w:t>
      </w:r>
      <w:ins w:id="604" w:author="Paul C Marsh" w:date="2016-09-07T12:57:00Z">
        <w:r w:rsidR="00EB108F">
          <w:t xml:space="preserve"> by</w:t>
        </w:r>
      </w:ins>
      <w:del w:id="605" w:author="Paul C Marsh" w:date="2016-09-07T12:57:00Z">
        <w:r w:rsidR="00A96E71" w:rsidDel="00EB108F">
          <w:delText xml:space="preserve">. </w:delText>
        </w:r>
      </w:del>
      <w:r w:rsidR="00A96E71">
        <w:t xml:space="preserve"> </w:t>
      </w:r>
      <w:r>
        <w:t>Arizona State University, Tempe</w:t>
      </w:r>
      <w:r w:rsidR="00A96E71">
        <w:t xml:space="preserve">.  </w:t>
      </w:r>
      <w:commentRangeEnd w:id="601"/>
      <w:r w:rsidR="001B2EC5">
        <w:rPr>
          <w:rStyle w:val="CommentReference"/>
        </w:rPr>
        <w:commentReference w:id="601"/>
      </w:r>
      <w:r w:rsidR="002E3FCE">
        <w:t>18 </w:t>
      </w:r>
      <w:r w:rsidRPr="00F105C7">
        <w:t>p</w:t>
      </w:r>
      <w:r w:rsidR="00A96E71">
        <w:t>.</w:t>
      </w:r>
      <w:r w:rsidRPr="00F105C7">
        <w:t xml:space="preserve">+ </w:t>
      </w:r>
      <w:r w:rsidR="00AD275C" w:rsidRPr="00AD275C">
        <w:t>figure</w:t>
      </w:r>
      <w:r w:rsidRPr="00EA1772">
        <w:t>s</w:t>
      </w:r>
      <w:r w:rsidRPr="00F105C7">
        <w:t>.</w:t>
      </w:r>
    </w:p>
    <w:p w14:paraId="02A8FE68" w14:textId="77777777" w:rsidR="00A757C6" w:rsidRPr="00F105C7" w:rsidRDefault="00A757C6" w:rsidP="00A757C6">
      <w:pPr>
        <w:pStyle w:val="References"/>
      </w:pPr>
    </w:p>
    <w:p w14:paraId="28348033" w14:textId="0B46744C" w:rsidR="00A757C6" w:rsidRDefault="00A757C6" w:rsidP="00A757C6">
      <w:pPr>
        <w:pStyle w:val="References"/>
      </w:pPr>
      <w:r>
        <w:t>_____</w:t>
      </w:r>
      <w:r w:rsidR="00A96E71">
        <w:t xml:space="preserve">.  </w:t>
      </w:r>
      <w:r w:rsidRPr="00F105C7">
        <w:t>2004</w:t>
      </w:r>
      <w:r w:rsidR="00A96E71">
        <w:t xml:space="preserve">.  </w:t>
      </w:r>
      <w:r w:rsidRPr="00F105C7">
        <w:t xml:space="preserve">Threatened fishes of the world: </w:t>
      </w:r>
      <w:r>
        <w:t xml:space="preserve"> </w:t>
      </w:r>
      <w:r w:rsidRPr="00F105C7">
        <w:rPr>
          <w:i/>
          <w:iCs/>
        </w:rPr>
        <w:t>Gila</w:t>
      </w:r>
      <w:r w:rsidRPr="00F105C7">
        <w:rPr>
          <w:i/>
        </w:rPr>
        <w:t xml:space="preserve"> elegans</w:t>
      </w:r>
      <w:r w:rsidRPr="00F105C7">
        <w:t xml:space="preserve"> Baird and Girard 1</w:t>
      </w:r>
      <w:r>
        <w:t>8</w:t>
      </w:r>
      <w:r w:rsidRPr="00F105C7">
        <w:t>53 (Cyprinidae)</w:t>
      </w:r>
      <w:r w:rsidR="00A96E71">
        <w:t xml:space="preserve">.  </w:t>
      </w:r>
      <w:r w:rsidRPr="00F105C7">
        <w:t>Envi</w:t>
      </w:r>
      <w:r>
        <w:t>ronmental Biology of Fishes 70:</w:t>
      </w:r>
      <w:r w:rsidRPr="00F105C7">
        <w:t>144.</w:t>
      </w:r>
    </w:p>
    <w:p w14:paraId="0126E2A6" w14:textId="77777777" w:rsidR="00A757C6" w:rsidRDefault="00A757C6" w:rsidP="00A757C6">
      <w:pPr>
        <w:pStyle w:val="References"/>
      </w:pPr>
    </w:p>
    <w:p w14:paraId="160CBBC3" w14:textId="3F339960" w:rsidR="001B2EC5" w:rsidRDefault="001B2EC5" w:rsidP="001B2EC5">
      <w:pPr>
        <w:pStyle w:val="References"/>
      </w:pPr>
      <w:r>
        <w:t>Marsh, P.C. and B.R. Kesner.  1999.  Movements of Sub-Adult Razorback Sucker in a Colorado River Reservoir, Interim Progress Report</w:t>
      </w:r>
      <w:ins w:id="606" w:author="Paul C Marsh" w:date="2016-09-07T12:58:00Z">
        <w:r w:rsidR="00EB108F">
          <w:t xml:space="preserve"> prepared for</w:t>
        </w:r>
      </w:ins>
      <w:ins w:id="607" w:author="Paul C Marsh" w:date="2016-09-07T12:59:00Z">
        <w:r w:rsidR="00EB108F">
          <w:t xml:space="preserve"> the </w:t>
        </w:r>
      </w:ins>
      <w:moveToRangeStart w:id="608" w:author="Paul C Marsh" w:date="2016-09-07T12:59:00Z" w:name="move461016484"/>
      <w:moveTo w:id="609" w:author="Paul C Marsh" w:date="2016-09-07T12:59:00Z">
        <w:r w:rsidR="00EB108F">
          <w:t>U.S. Geological Survey, Denver, Colorado</w:t>
        </w:r>
        <w:del w:id="610" w:author="Paul C Marsh" w:date="2016-09-07T12:59:00Z">
          <w:r w:rsidR="00EB108F" w:rsidDel="00EB108F">
            <w:delText>.</w:delText>
          </w:r>
        </w:del>
      </w:moveTo>
      <w:moveToRangeEnd w:id="608"/>
      <w:commentRangeStart w:id="611"/>
      <w:del w:id="612" w:author="Paul C Marsh" w:date="2016-09-07T12:58:00Z">
        <w:r w:rsidDel="00EB108F">
          <w:delText>.</w:delText>
        </w:r>
      </w:del>
      <w:ins w:id="613" w:author="Paul C Marsh" w:date="2016-09-07T12:59:00Z">
        <w:r w:rsidR="00EB108F">
          <w:t xml:space="preserve"> under </w:t>
        </w:r>
      </w:ins>
      <w:del w:id="614" w:author="Paul C Marsh" w:date="2016-09-07T12:59:00Z">
        <w:r w:rsidDel="00EB108F">
          <w:delText xml:space="preserve">  </w:delText>
        </w:r>
      </w:del>
      <w:r>
        <w:t>Cooperative Agreement No. 1445-009-94-1108</w:t>
      </w:r>
      <w:r w:rsidR="002E3FCE">
        <w:t>,</w:t>
      </w:r>
      <w:r w:rsidR="002C17AD">
        <w:t xml:space="preserve"> Subagreement 6</w:t>
      </w:r>
      <w:ins w:id="615" w:author="Paul C Marsh" w:date="2016-09-07T12:59:00Z">
        <w:r w:rsidR="00EB108F">
          <w:t xml:space="preserve"> by</w:t>
        </w:r>
      </w:ins>
      <w:del w:id="616" w:author="Paul C Marsh" w:date="2016-09-07T12:59:00Z">
        <w:r w:rsidR="002C17AD" w:rsidDel="00EB108F">
          <w:delText>.</w:delText>
        </w:r>
      </w:del>
      <w:r w:rsidR="002C17AD">
        <w:t xml:space="preserve"> </w:t>
      </w:r>
      <w:r>
        <w:t xml:space="preserve"> </w:t>
      </w:r>
      <w:moveFromRangeStart w:id="617" w:author="Paul C Marsh" w:date="2016-09-07T12:59:00Z" w:name="move461016484"/>
      <w:moveFrom w:id="618" w:author="Paul C Marsh" w:date="2016-09-07T12:59:00Z">
        <w:r w:rsidDel="00EB108F">
          <w:t>U.S. Geological Survey, Denver, Colorado.</w:t>
        </w:r>
      </w:moveFrom>
      <w:moveFromRangeEnd w:id="617"/>
      <w:ins w:id="619" w:author="Paul C Marsh" w:date="2016-09-07T12:59:00Z">
        <w:r w:rsidR="00EB108F">
          <w:t xml:space="preserve"> </w:t>
        </w:r>
      </w:ins>
      <w:r>
        <w:t xml:space="preserve">  Arizona State University, Tempe.</w:t>
      </w:r>
      <w:commentRangeEnd w:id="611"/>
      <w:r>
        <w:rPr>
          <w:rStyle w:val="CommentReference"/>
        </w:rPr>
        <w:commentReference w:id="611"/>
      </w:r>
    </w:p>
    <w:p w14:paraId="767F8B37" w14:textId="77777777" w:rsidR="001B2EC5" w:rsidRDefault="001B2EC5" w:rsidP="00A757C6">
      <w:pPr>
        <w:pStyle w:val="References"/>
      </w:pPr>
    </w:p>
    <w:p w14:paraId="4BD1B4AC" w14:textId="5CE48065" w:rsidR="00A757C6" w:rsidRPr="00F105C7" w:rsidRDefault="00A757C6" w:rsidP="00A757C6">
      <w:pPr>
        <w:pStyle w:val="References"/>
      </w:pPr>
      <w:r>
        <w:t>Marsh, P.C</w:t>
      </w:r>
      <w:r w:rsidR="00A96E71">
        <w:t>.</w:t>
      </w:r>
      <w:r w:rsidR="001B2EC5">
        <w:t xml:space="preserve"> </w:t>
      </w:r>
      <w:r>
        <w:t>and G</w:t>
      </w:r>
      <w:r w:rsidR="00A96E71">
        <w:t>.</w:t>
      </w:r>
      <w:r w:rsidR="00D42DDB">
        <w:t xml:space="preserve"> </w:t>
      </w:r>
      <w:r>
        <w:t>Mueller</w:t>
      </w:r>
      <w:r w:rsidR="00A96E71">
        <w:t xml:space="preserve">.  </w:t>
      </w:r>
      <w:r>
        <w:t>1999</w:t>
      </w:r>
      <w:r w:rsidR="00A96E71">
        <w:t xml:space="preserve">.  </w:t>
      </w:r>
      <w:r>
        <w:t>Spr</w:t>
      </w:r>
      <w:r w:rsidR="001B2EC5">
        <w:t>ing-Summer M</w:t>
      </w:r>
      <w:r>
        <w:t>ovements o</w:t>
      </w:r>
      <w:r w:rsidR="001B2EC5">
        <w:t>f Bonytail in a Colorado River R</w:t>
      </w:r>
      <w:r>
        <w:t>eservoir, Lake Mohave, Arizona and Nevada</w:t>
      </w:r>
      <w:r w:rsidR="00A96E71">
        <w:t xml:space="preserve">.  </w:t>
      </w:r>
      <w:r>
        <w:t>U.S</w:t>
      </w:r>
      <w:r w:rsidR="00A96E71">
        <w:t>.</w:t>
      </w:r>
      <w:r w:rsidR="001B2EC5">
        <w:t> </w:t>
      </w:r>
      <w:r>
        <w:t>Geolog</w:t>
      </w:r>
      <w:r w:rsidR="00922D0E">
        <w:t>ical Survey Open File Report 99–</w:t>
      </w:r>
      <w:r>
        <w:t>103</w:t>
      </w:r>
      <w:r w:rsidR="00A96E71">
        <w:t xml:space="preserve">.  </w:t>
      </w:r>
      <w:r>
        <w:t>26 p.</w:t>
      </w:r>
    </w:p>
    <w:p w14:paraId="6E067F5F" w14:textId="77777777" w:rsidR="00A757C6" w:rsidRDefault="00A757C6" w:rsidP="00A757C6">
      <w:pPr>
        <w:pStyle w:val="References"/>
      </w:pPr>
    </w:p>
    <w:p w14:paraId="0A515634" w14:textId="12CA0964" w:rsidR="00A757C6" w:rsidRDefault="00A757C6" w:rsidP="00A757C6">
      <w:pPr>
        <w:pStyle w:val="References"/>
      </w:pPr>
      <w:r>
        <w:lastRenderedPageBreak/>
        <w:t>Marsh P.C., B.R</w:t>
      </w:r>
      <w:r w:rsidR="00A96E71">
        <w:t>.</w:t>
      </w:r>
      <w:r w:rsidR="00D42DDB">
        <w:t xml:space="preserve"> </w:t>
      </w:r>
      <w:r>
        <w:t>Kesner, and C.A</w:t>
      </w:r>
      <w:r w:rsidR="00A96E71">
        <w:t>.</w:t>
      </w:r>
      <w:r w:rsidR="00D42DDB">
        <w:t xml:space="preserve"> </w:t>
      </w:r>
      <w:r>
        <w:t>Pacey</w:t>
      </w:r>
      <w:r w:rsidR="00A96E71">
        <w:t xml:space="preserve">.  </w:t>
      </w:r>
      <w:r>
        <w:t>2005</w:t>
      </w:r>
      <w:r w:rsidR="00A96E71">
        <w:t xml:space="preserve">.  </w:t>
      </w:r>
      <w:r>
        <w:t>Repatriation as a management strategy to conserve a critically imperiled fish species</w:t>
      </w:r>
      <w:r w:rsidR="00A96E71">
        <w:t xml:space="preserve">.  </w:t>
      </w:r>
      <w:r>
        <w:t>North American Journal of Fisheries Management 25:547–556.</w:t>
      </w:r>
    </w:p>
    <w:p w14:paraId="6D64B193" w14:textId="77777777" w:rsidR="00A757C6" w:rsidRPr="00F105C7" w:rsidRDefault="00A757C6" w:rsidP="00A757C6">
      <w:pPr>
        <w:pStyle w:val="References"/>
      </w:pPr>
    </w:p>
    <w:p w14:paraId="54611C87" w14:textId="77777777" w:rsidR="001B2EC5" w:rsidRDefault="001B2EC5">
      <w:r>
        <w:br w:type="page"/>
      </w:r>
    </w:p>
    <w:p w14:paraId="4AFD4671" w14:textId="23321BCC" w:rsidR="00922D0E" w:rsidRDefault="00A757C6" w:rsidP="00A757C6">
      <w:pPr>
        <w:pStyle w:val="References"/>
      </w:pPr>
      <w:r>
        <w:lastRenderedPageBreak/>
        <w:t>Marsh, P.C., G.A</w:t>
      </w:r>
      <w:r w:rsidR="00A96E71">
        <w:t>.</w:t>
      </w:r>
      <w:r w:rsidR="00D42DDB">
        <w:t xml:space="preserve"> </w:t>
      </w:r>
      <w:r>
        <w:t>Mueller, and M.</w:t>
      </w:r>
      <w:r w:rsidRPr="00F105C7">
        <w:t>R</w:t>
      </w:r>
      <w:r w:rsidR="00A96E71">
        <w:t>.</w:t>
      </w:r>
      <w:r w:rsidR="00D42DDB">
        <w:t xml:space="preserve"> </w:t>
      </w:r>
      <w:r w:rsidRPr="00F105C7">
        <w:t>Schwemm</w:t>
      </w:r>
      <w:r w:rsidR="00A96E71">
        <w:t xml:space="preserve">.  </w:t>
      </w:r>
      <w:r w:rsidRPr="00F105C7">
        <w:t>2013a</w:t>
      </w:r>
      <w:r w:rsidR="00A96E71">
        <w:t xml:space="preserve">.  </w:t>
      </w:r>
      <w:r>
        <w:t>Diel cover use and local </w:t>
      </w:r>
      <w:r w:rsidRPr="00F105C7">
        <w:t xml:space="preserve">site fidelity of a large southwestern cyprinid, Bonytail </w:t>
      </w:r>
      <w:r w:rsidRPr="00F105C7">
        <w:rPr>
          <w:i/>
        </w:rPr>
        <w:t xml:space="preserve">Gila elegans </w:t>
      </w:r>
      <w:r>
        <w:t>in a </w:t>
      </w:r>
      <w:r w:rsidRPr="00F105C7">
        <w:t>lower Colorado River backwater</w:t>
      </w:r>
      <w:r w:rsidR="00A96E71">
        <w:t xml:space="preserve">.  </w:t>
      </w:r>
      <w:r w:rsidRPr="00F105C7">
        <w:t>We</w:t>
      </w:r>
      <w:r>
        <w:t>stern North American Naturalist </w:t>
      </w:r>
      <w:r w:rsidRPr="00F105C7">
        <w:t>73:</w:t>
      </w:r>
      <w:r>
        <w:t>211–</w:t>
      </w:r>
      <w:r w:rsidRPr="00F105C7">
        <w:t>218.</w:t>
      </w:r>
    </w:p>
    <w:p w14:paraId="16FF333C" w14:textId="2C904275" w:rsidR="00922D0E" w:rsidRDefault="00922D0E"/>
    <w:p w14:paraId="7ADB3C3C" w14:textId="4666AABD" w:rsidR="00A757C6" w:rsidRDefault="00A757C6" w:rsidP="00A757C6">
      <w:pPr>
        <w:pStyle w:val="References"/>
      </w:pPr>
      <w:r w:rsidRPr="00F105C7">
        <w:t>Marsh, P.C., G.A</w:t>
      </w:r>
      <w:r w:rsidR="00A96E71">
        <w:t>.</w:t>
      </w:r>
      <w:r w:rsidR="00D42DDB">
        <w:t xml:space="preserve"> </w:t>
      </w:r>
      <w:r w:rsidRPr="00F105C7">
        <w:t xml:space="preserve">Mueller, </w:t>
      </w:r>
      <w:r>
        <w:t>and</w:t>
      </w:r>
      <w:r w:rsidRPr="00F105C7">
        <w:t xml:space="preserve"> J.D</w:t>
      </w:r>
      <w:r w:rsidR="00A96E71">
        <w:t>.</w:t>
      </w:r>
      <w:r w:rsidR="00D42DDB">
        <w:t xml:space="preserve"> </w:t>
      </w:r>
      <w:r w:rsidRPr="00F105C7">
        <w:t>Schooley</w:t>
      </w:r>
      <w:r w:rsidR="00A96E71">
        <w:t xml:space="preserve">.  </w:t>
      </w:r>
      <w:r w:rsidRPr="00F105C7">
        <w:t>2013b</w:t>
      </w:r>
      <w:r w:rsidR="00A96E71">
        <w:t xml:space="preserve">.  </w:t>
      </w:r>
      <w:r w:rsidRPr="00F105C7">
        <w:t>Springtime foods of bonytail (Cyprinidae:</w:t>
      </w:r>
      <w:r w:rsidRPr="00F105C7">
        <w:rPr>
          <w:i/>
        </w:rPr>
        <w:t xml:space="preserve"> Gila elegans</w:t>
      </w:r>
      <w:r w:rsidRPr="00F105C7">
        <w:t>) in a lower Colorado River backwater</w:t>
      </w:r>
      <w:r w:rsidR="00A96E71">
        <w:t xml:space="preserve">.  </w:t>
      </w:r>
      <w:r>
        <w:t>The Southwestern Naturalist 58:512–516.</w:t>
      </w:r>
    </w:p>
    <w:p w14:paraId="47A2C44E" w14:textId="77777777" w:rsidR="00A757C6" w:rsidRDefault="00A757C6" w:rsidP="00A757C6">
      <w:pPr>
        <w:pStyle w:val="References"/>
      </w:pPr>
    </w:p>
    <w:p w14:paraId="4A51BD93" w14:textId="16471945" w:rsidR="00A757C6" w:rsidRPr="00F105C7" w:rsidRDefault="00A757C6" w:rsidP="00A757C6">
      <w:pPr>
        <w:pStyle w:val="References"/>
      </w:pPr>
      <w:r>
        <w:t>Martin, J., V</w:t>
      </w:r>
      <w:r w:rsidR="00A96E71">
        <w:t>.</w:t>
      </w:r>
      <w:r w:rsidR="00D42DDB">
        <w:t xml:space="preserve"> </w:t>
      </w:r>
      <w:r>
        <w:t>Tolon, B.V</w:t>
      </w:r>
      <w:r w:rsidR="00A96E71">
        <w:t>.</w:t>
      </w:r>
      <w:r w:rsidR="00D42DDB">
        <w:t xml:space="preserve"> </w:t>
      </w:r>
      <w:r>
        <w:t>Moorter, M</w:t>
      </w:r>
      <w:r w:rsidR="00A96E71">
        <w:t>.</w:t>
      </w:r>
      <w:r w:rsidR="00D42DDB">
        <w:t xml:space="preserve"> </w:t>
      </w:r>
      <w:r>
        <w:t>Basille, C</w:t>
      </w:r>
      <w:r w:rsidR="00A96E71">
        <w:t>.</w:t>
      </w:r>
      <w:r w:rsidR="00D42DDB">
        <w:t xml:space="preserve"> </w:t>
      </w:r>
      <w:r>
        <w:t>Calenge</w:t>
      </w:r>
      <w:r w:rsidR="00A96E71">
        <w:t xml:space="preserve">.  </w:t>
      </w:r>
      <w:r>
        <w:t>2009</w:t>
      </w:r>
      <w:r w:rsidR="00A96E71">
        <w:t xml:space="preserve">.  </w:t>
      </w:r>
      <w:r>
        <w:t>On the use of telemetry in habitat selection studies</w:t>
      </w:r>
      <w:r w:rsidR="00A96E71">
        <w:t xml:space="preserve">.  </w:t>
      </w:r>
      <w:r w:rsidR="001317B2">
        <w:t>Pages 37–</w:t>
      </w:r>
      <w:r>
        <w:t xml:space="preserve">55 </w:t>
      </w:r>
      <w:r w:rsidR="001317B2" w:rsidRPr="001317B2">
        <w:rPr>
          <w:i/>
        </w:rPr>
        <w:t>i</w:t>
      </w:r>
      <w:r w:rsidRPr="001317B2">
        <w:rPr>
          <w:i/>
        </w:rPr>
        <w:t>n</w:t>
      </w:r>
      <w:r w:rsidRPr="00571A43">
        <w:t xml:space="preserve"> Telemetry: </w:t>
      </w:r>
      <w:r w:rsidR="001317B2">
        <w:t xml:space="preserve"> </w:t>
      </w:r>
      <w:r w:rsidRPr="00571A43">
        <w:t>Research, Technology and Applications (</w:t>
      </w:r>
      <w:r>
        <w:t>D</w:t>
      </w:r>
      <w:r w:rsidR="00A96E71">
        <w:t>.</w:t>
      </w:r>
      <w:r w:rsidR="001317B2">
        <w:t xml:space="preserve"> </w:t>
      </w:r>
      <w:r w:rsidRPr="00571A43">
        <w:t xml:space="preserve">Barculo </w:t>
      </w:r>
      <w:r w:rsidR="00922D0E">
        <w:t>and</w:t>
      </w:r>
      <w:r w:rsidRPr="00571A43">
        <w:t xml:space="preserve"> </w:t>
      </w:r>
      <w:r>
        <w:t>J</w:t>
      </w:r>
      <w:r w:rsidR="00A96E71">
        <w:t>.</w:t>
      </w:r>
      <w:r w:rsidR="001317B2">
        <w:t xml:space="preserve"> </w:t>
      </w:r>
      <w:r w:rsidRPr="00571A43">
        <w:t>Daniels</w:t>
      </w:r>
      <w:r>
        <w:t>, editors</w:t>
      </w:r>
      <w:r w:rsidRPr="00571A43">
        <w:t>)</w:t>
      </w:r>
      <w:r w:rsidR="001317B2">
        <w:t xml:space="preserve">. </w:t>
      </w:r>
      <w:r w:rsidRPr="00571A43">
        <w:t xml:space="preserve"> Nova Science Publishers</w:t>
      </w:r>
      <w:r w:rsidR="001317B2">
        <w:t>,</w:t>
      </w:r>
      <w:r w:rsidRPr="00571A43">
        <w:t xml:space="preserve"> Inc.</w:t>
      </w:r>
    </w:p>
    <w:p w14:paraId="3CE2970E" w14:textId="77777777" w:rsidR="00A757C6" w:rsidRPr="00F105C7" w:rsidRDefault="00A757C6" w:rsidP="00A757C6">
      <w:pPr>
        <w:pStyle w:val="References"/>
        <w:rPr>
          <w:shd w:val="clear" w:color="auto" w:fill="FFFFFF"/>
        </w:rPr>
      </w:pPr>
    </w:p>
    <w:p w14:paraId="5BC9C814" w14:textId="5AEFB0D0" w:rsidR="00A757C6" w:rsidRPr="00F105C7" w:rsidRDefault="00A757C6" w:rsidP="00A757C6">
      <w:pPr>
        <w:pStyle w:val="References"/>
      </w:pPr>
      <w:r w:rsidRPr="00F105C7">
        <w:t>Martinsen, B</w:t>
      </w:r>
      <w:r w:rsidR="00A96E71">
        <w:t>.</w:t>
      </w:r>
      <w:r w:rsidR="00D42DDB">
        <w:t xml:space="preserve"> </w:t>
      </w:r>
      <w:r>
        <w:t xml:space="preserve">and </w:t>
      </w:r>
      <w:r w:rsidRPr="00F105C7">
        <w:t>T.E</w:t>
      </w:r>
      <w:r w:rsidR="00A96E71">
        <w:t>.</w:t>
      </w:r>
      <w:r w:rsidR="00D42DDB">
        <w:t xml:space="preserve"> </w:t>
      </w:r>
      <w:r w:rsidRPr="00F105C7">
        <w:t>Horsberg</w:t>
      </w:r>
      <w:r w:rsidR="00A96E71">
        <w:t xml:space="preserve">.  </w:t>
      </w:r>
      <w:r w:rsidRPr="00F105C7">
        <w:t>1995</w:t>
      </w:r>
      <w:r w:rsidR="00A96E71">
        <w:t xml:space="preserve">.  </w:t>
      </w:r>
      <w:r w:rsidRPr="00F105C7">
        <w:t>Comparative single-dose pharmacokinetics of four quinolones, oxolinic acid, flumequine, sarafloxacin, and enrofloxacin in Atlantic salmon (</w:t>
      </w:r>
      <w:r w:rsidRPr="00A93B04">
        <w:rPr>
          <w:i/>
        </w:rPr>
        <w:t>Salmo salar</w:t>
      </w:r>
      <w:r w:rsidRPr="00F105C7">
        <w:t>) held in seawater at 10</w:t>
      </w:r>
      <w:r>
        <w:t xml:space="preserve"> </w:t>
      </w:r>
      <w:r>
        <w:sym w:font="Symbol" w:char="F0B0"/>
      </w:r>
      <w:r w:rsidRPr="00F105C7">
        <w:t>C</w:t>
      </w:r>
      <w:r w:rsidR="00A96E71">
        <w:t xml:space="preserve">.  </w:t>
      </w:r>
      <w:r w:rsidRPr="00F105C7">
        <w:t>Antimicrobial</w:t>
      </w:r>
      <w:r>
        <w:t xml:space="preserve"> Agents and Chemotherapy 39(5):</w:t>
      </w:r>
      <w:r w:rsidRPr="00F105C7">
        <w:t>1059</w:t>
      </w:r>
      <w:r>
        <w:t>–</w:t>
      </w:r>
      <w:r w:rsidRPr="00F105C7">
        <w:t>1064.</w:t>
      </w:r>
    </w:p>
    <w:p w14:paraId="670D98DB" w14:textId="77777777" w:rsidR="00A757C6" w:rsidRDefault="00A757C6" w:rsidP="00A757C6">
      <w:pPr>
        <w:pStyle w:val="References"/>
      </w:pPr>
    </w:p>
    <w:p w14:paraId="527E2921" w14:textId="77777777" w:rsidR="002E3FCE" w:rsidRDefault="002E3FCE" w:rsidP="002E3FCE">
      <w:pPr>
        <w:pStyle w:val="References"/>
      </w:pPr>
      <w:r>
        <w:t>Minckley, W.L.  1973.  Fishes of Arizona.  Arizona Game and Fish Department, Phoenix.  293 p.</w:t>
      </w:r>
    </w:p>
    <w:p w14:paraId="4CFCC8BB" w14:textId="77777777" w:rsidR="002E3FCE" w:rsidRDefault="002E3FCE" w:rsidP="002E3FCE">
      <w:pPr>
        <w:pStyle w:val="References"/>
      </w:pPr>
    </w:p>
    <w:p w14:paraId="18AD7D6F" w14:textId="25E67E0A" w:rsidR="002E3FCE" w:rsidRPr="00F105C7" w:rsidRDefault="002E3FCE" w:rsidP="002E3FCE">
      <w:pPr>
        <w:pStyle w:val="References"/>
      </w:pPr>
      <w:r>
        <w:t xml:space="preserve">_____.  </w:t>
      </w:r>
      <w:r w:rsidRPr="00F105C7">
        <w:t>1979</w:t>
      </w:r>
      <w:r>
        <w:t>.  Aquatic H</w:t>
      </w:r>
      <w:r w:rsidRPr="00F105C7">
        <w:t xml:space="preserve">abitats and </w:t>
      </w:r>
      <w:r>
        <w:t>Fishes of the L</w:t>
      </w:r>
      <w:r w:rsidRPr="00F105C7">
        <w:t>ower Colorado River, Southwestern United States</w:t>
      </w:r>
      <w:r>
        <w:t xml:space="preserve">, </w:t>
      </w:r>
      <w:r w:rsidRPr="00F105C7">
        <w:t>Final Report</w:t>
      </w:r>
      <w:commentRangeStart w:id="620"/>
      <w:r>
        <w:t xml:space="preserve">. </w:t>
      </w:r>
      <w:r w:rsidRPr="00F105C7">
        <w:t xml:space="preserve"> </w:t>
      </w:r>
      <w:ins w:id="621" w:author="Lantow, Jeffrey C" w:date="2016-08-15T10:37:00Z">
        <w:r w:rsidR="00430873">
          <w:t xml:space="preserve">Prepared for the </w:t>
        </w:r>
      </w:ins>
      <w:r w:rsidRPr="00F105C7">
        <w:t>Bureau of Reclamation, Boulder City, Nevada</w:t>
      </w:r>
      <w:ins w:id="622" w:author="Lantow, Jeffrey C" w:date="2016-08-15T10:37:00Z">
        <w:r w:rsidR="00430873">
          <w:t xml:space="preserve">, under </w:t>
        </w:r>
      </w:ins>
      <w:del w:id="623" w:author="Lantow, Jeffrey C" w:date="2016-08-15T10:37:00Z">
        <w:r w:rsidDel="00430873">
          <w:delText xml:space="preserve">.  </w:delText>
        </w:r>
      </w:del>
      <w:del w:id="624" w:author="Lantow, Jeffrey C" w:date="2016-08-15T10:38:00Z">
        <w:r w:rsidRPr="00F105C7" w:rsidDel="00375469">
          <w:delText>C</w:delText>
        </w:r>
      </w:del>
      <w:ins w:id="625" w:author="Lantow, Jeffrey C" w:date="2016-08-15T10:38:00Z">
        <w:r w:rsidR="00375469">
          <w:t>c</w:t>
        </w:r>
      </w:ins>
      <w:r w:rsidRPr="00F105C7">
        <w:t>ontract N</w:t>
      </w:r>
      <w:ins w:id="626" w:author="Paul C Marsh" w:date="2016-09-07T12:59:00Z">
        <w:r w:rsidR="00EB108F">
          <w:t>o.</w:t>
        </w:r>
      </w:ins>
      <w:del w:id="627" w:author="Paul C Marsh" w:date="2016-09-07T12:59:00Z">
        <w:r w:rsidRPr="00F105C7" w:rsidDel="00EB108F">
          <w:delText>umber</w:delText>
        </w:r>
      </w:del>
      <w:r w:rsidRPr="00F105C7">
        <w:t xml:space="preserve"> 194-06-300-2529</w:t>
      </w:r>
      <w:ins w:id="628" w:author="Lantow, Jeffrey C" w:date="2016-08-15T10:39:00Z">
        <w:r w:rsidR="00375469">
          <w:t>,</w:t>
        </w:r>
      </w:ins>
      <w:del w:id="629" w:author="Lantow, Jeffrey C" w:date="2016-08-15T10:39:00Z">
        <w:r w:rsidDel="00375469">
          <w:delText>.</w:delText>
        </w:r>
      </w:del>
      <w:r>
        <w:t xml:space="preserve"> </w:t>
      </w:r>
      <w:ins w:id="630" w:author="Lantow, Jeffrey C" w:date="2016-08-15T10:39:00Z">
        <w:r w:rsidR="00375469">
          <w:t>by</w:t>
        </w:r>
      </w:ins>
      <w:r>
        <w:t xml:space="preserve"> </w:t>
      </w:r>
      <w:r w:rsidRPr="00F105C7">
        <w:t>A</w:t>
      </w:r>
      <w:r>
        <w:t>rizona State University, Tempe.</w:t>
      </w:r>
      <w:commentRangeEnd w:id="620"/>
      <w:r>
        <w:rPr>
          <w:rStyle w:val="CommentReference"/>
        </w:rPr>
        <w:commentReference w:id="620"/>
      </w:r>
    </w:p>
    <w:p w14:paraId="590C935C" w14:textId="77777777" w:rsidR="002E3FCE" w:rsidRDefault="002E3FCE" w:rsidP="00A757C6">
      <w:pPr>
        <w:pStyle w:val="References"/>
      </w:pPr>
    </w:p>
    <w:p w14:paraId="0FADF17D" w14:textId="40A12503" w:rsidR="00A757C6" w:rsidRDefault="00A757C6" w:rsidP="00A757C6">
      <w:pPr>
        <w:pStyle w:val="References"/>
      </w:pPr>
      <w:r w:rsidRPr="00F105C7">
        <w:t>Minckley, C.</w:t>
      </w:r>
      <w:r>
        <w:t>O</w:t>
      </w:r>
      <w:r w:rsidR="00A96E71">
        <w:t xml:space="preserve">.  </w:t>
      </w:r>
      <w:r w:rsidRPr="00F105C7">
        <w:t>2006</w:t>
      </w:r>
      <w:r w:rsidR="00A96E71">
        <w:t xml:space="preserve">.  </w:t>
      </w:r>
      <w:r w:rsidRPr="00F105C7">
        <w:t>Sonic telemetry of bonytai</w:t>
      </w:r>
      <w:r>
        <w:t>l in Lake Havasu, AZ-CA</w:t>
      </w:r>
      <w:r w:rsidR="00A96E71">
        <w:t>.</w:t>
      </w:r>
      <w:r w:rsidR="001317B2">
        <w:t xml:space="preserve">  </w:t>
      </w:r>
      <w:r>
        <w:t>USFWS-</w:t>
      </w:r>
      <w:r w:rsidRPr="00F105C7">
        <w:t>AZFROPA-06-011</w:t>
      </w:r>
      <w:r w:rsidR="00A96E71">
        <w:t xml:space="preserve">.  </w:t>
      </w:r>
      <w:r w:rsidRPr="00F105C7">
        <w:t>U.S</w:t>
      </w:r>
      <w:r w:rsidR="00A96E71">
        <w:t>.</w:t>
      </w:r>
      <w:r w:rsidR="003664BE">
        <w:t xml:space="preserve"> </w:t>
      </w:r>
      <w:r w:rsidRPr="00F105C7">
        <w:t>Fish and Wi</w:t>
      </w:r>
      <w:r>
        <w:t>ldlife Service, Parker, Arizona</w:t>
      </w:r>
      <w:r w:rsidR="00A96E71">
        <w:t xml:space="preserve">.  </w:t>
      </w:r>
      <w:r w:rsidRPr="00F105C7">
        <w:t>18 p.</w:t>
      </w:r>
    </w:p>
    <w:p w14:paraId="1F15F96A" w14:textId="77777777" w:rsidR="00A757C6" w:rsidRDefault="00A757C6" w:rsidP="00A757C6">
      <w:pPr>
        <w:pStyle w:val="References"/>
      </w:pPr>
    </w:p>
    <w:p w14:paraId="290E2968" w14:textId="4870BBAB" w:rsidR="00A757C6" w:rsidRDefault="00A757C6" w:rsidP="00A757C6">
      <w:pPr>
        <w:pStyle w:val="References"/>
      </w:pPr>
      <w:r>
        <w:t>Minckley, C.O</w:t>
      </w:r>
      <w:r w:rsidR="00A96E71">
        <w:t>.</w:t>
      </w:r>
      <w:r w:rsidR="002E3FCE">
        <w:t xml:space="preserve"> </w:t>
      </w:r>
      <w:r>
        <w:t>and M.S</w:t>
      </w:r>
      <w:r w:rsidR="00A96E71">
        <w:t>.</w:t>
      </w:r>
      <w:r w:rsidR="00D42DDB">
        <w:t xml:space="preserve"> </w:t>
      </w:r>
      <w:r>
        <w:t>Thorson</w:t>
      </w:r>
      <w:r w:rsidR="00A96E71">
        <w:t xml:space="preserve">.  </w:t>
      </w:r>
      <w:r>
        <w:t>2007</w:t>
      </w:r>
      <w:r w:rsidR="00A96E71">
        <w:t xml:space="preserve">.  </w:t>
      </w:r>
      <w:r>
        <w:t>A review of the distribution and</w:t>
      </w:r>
      <w:r w:rsidR="001317B2">
        <w:t xml:space="preserve"> management of bonytail in the L</w:t>
      </w:r>
      <w:r>
        <w:t>ower Colorado River Basin</w:t>
      </w:r>
      <w:r w:rsidR="00A96E71">
        <w:t xml:space="preserve">.  </w:t>
      </w:r>
      <w:r>
        <w:t>American Fisheries Society Symposium 53:129–134</w:t>
      </w:r>
      <w:r w:rsidR="00A96E71">
        <w:t>.</w:t>
      </w:r>
    </w:p>
    <w:p w14:paraId="74E34C50" w14:textId="77777777" w:rsidR="00A757C6" w:rsidRPr="00F105C7" w:rsidRDefault="00A757C6" w:rsidP="00A757C6">
      <w:pPr>
        <w:pStyle w:val="References"/>
      </w:pPr>
    </w:p>
    <w:p w14:paraId="4EF39990" w14:textId="0607576E" w:rsidR="00A757C6" w:rsidRDefault="00A757C6" w:rsidP="00A757C6">
      <w:pPr>
        <w:pStyle w:val="References"/>
      </w:pPr>
      <w:r w:rsidRPr="00F105C7">
        <w:t>Minckley, W.</w:t>
      </w:r>
      <w:r>
        <w:t>L</w:t>
      </w:r>
      <w:r w:rsidR="00A96E71">
        <w:t>.</w:t>
      </w:r>
      <w:r w:rsidR="0090439B">
        <w:t xml:space="preserve"> </w:t>
      </w:r>
      <w:r>
        <w:t>and J.E</w:t>
      </w:r>
      <w:r w:rsidR="00A96E71">
        <w:t>.</w:t>
      </w:r>
      <w:r w:rsidR="001317B2">
        <w:t xml:space="preserve"> </w:t>
      </w:r>
      <w:r>
        <w:t>Deacon</w:t>
      </w:r>
      <w:r w:rsidR="00A96E71">
        <w:t xml:space="preserve">.  </w:t>
      </w:r>
      <w:r w:rsidRPr="00F105C7">
        <w:t>1991</w:t>
      </w:r>
      <w:r w:rsidR="00A96E71">
        <w:t xml:space="preserve">.  </w:t>
      </w:r>
      <w:r w:rsidRPr="00F105C7">
        <w:t>Battle against extinction:  native fish management in the American West</w:t>
      </w:r>
      <w:r w:rsidR="00A96E71">
        <w:t xml:space="preserve">.  </w:t>
      </w:r>
      <w:r w:rsidRPr="00F105C7">
        <w:t>University of Arizona Press, Tucson.</w:t>
      </w:r>
    </w:p>
    <w:p w14:paraId="725716EE" w14:textId="77777777" w:rsidR="00A757C6" w:rsidRDefault="00A757C6" w:rsidP="00A757C6">
      <w:pPr>
        <w:pStyle w:val="References"/>
      </w:pPr>
    </w:p>
    <w:p w14:paraId="12179EB3" w14:textId="4C442778" w:rsidR="00A757C6" w:rsidRPr="00F105C7" w:rsidRDefault="00A757C6" w:rsidP="00A757C6">
      <w:pPr>
        <w:pStyle w:val="References"/>
      </w:pPr>
      <w:r>
        <w:t>Modde, T., A.F</w:t>
      </w:r>
      <w:r w:rsidR="00A96E71">
        <w:t>.</w:t>
      </w:r>
      <w:r w:rsidR="00D42DDB">
        <w:t xml:space="preserve"> </w:t>
      </w:r>
      <w:r>
        <w:t>Wasowicz, and D.K</w:t>
      </w:r>
      <w:r w:rsidR="00A96E71">
        <w:t>.</w:t>
      </w:r>
      <w:r w:rsidR="00D42DDB">
        <w:t xml:space="preserve"> </w:t>
      </w:r>
      <w:r>
        <w:t>Hepworth</w:t>
      </w:r>
      <w:r w:rsidR="00A96E71">
        <w:t xml:space="preserve">.  </w:t>
      </w:r>
      <w:r>
        <w:t>1996</w:t>
      </w:r>
      <w:r w:rsidR="00A96E71">
        <w:t xml:space="preserve">.  </w:t>
      </w:r>
      <w:r>
        <w:t>Cormorant and grebe predation on rainbow trout stocked in a southern Utah reservoir</w:t>
      </w:r>
      <w:r w:rsidR="00A96E71">
        <w:t xml:space="preserve">.  </w:t>
      </w:r>
      <w:r>
        <w:t>North American Journal of Fisheries Management 16:388–394.</w:t>
      </w:r>
    </w:p>
    <w:p w14:paraId="2F3004A2" w14:textId="77777777" w:rsidR="00A757C6" w:rsidRPr="00F105C7" w:rsidRDefault="00A757C6" w:rsidP="00A757C6">
      <w:pPr>
        <w:pStyle w:val="References"/>
      </w:pPr>
    </w:p>
    <w:p w14:paraId="602E78E4" w14:textId="41FE02CE" w:rsidR="00A757C6" w:rsidRPr="00F105C7" w:rsidRDefault="00A757C6" w:rsidP="00A757C6">
      <w:pPr>
        <w:pStyle w:val="References"/>
      </w:pPr>
      <w:r>
        <w:t>Moffett, J.W</w:t>
      </w:r>
      <w:r w:rsidR="00A96E71">
        <w:t xml:space="preserve">.  </w:t>
      </w:r>
      <w:r w:rsidRPr="00F105C7">
        <w:t>1942</w:t>
      </w:r>
      <w:r w:rsidR="00A96E71">
        <w:t xml:space="preserve">.  </w:t>
      </w:r>
      <w:r w:rsidRPr="00F105C7">
        <w:t>A fishery survey of the Colorado River below Boulder Dam</w:t>
      </w:r>
      <w:r w:rsidR="00A96E71">
        <w:t xml:space="preserve">.  </w:t>
      </w:r>
      <w:r>
        <w:t>California Fish and Game 28:76–</w:t>
      </w:r>
      <w:r w:rsidRPr="00F105C7">
        <w:t>86.</w:t>
      </w:r>
    </w:p>
    <w:p w14:paraId="71E0ABF3" w14:textId="774B7402" w:rsidR="00CD18C6" w:rsidRDefault="00CD18C6">
      <w:r>
        <w:br w:type="page"/>
      </w:r>
    </w:p>
    <w:p w14:paraId="4E5062D8" w14:textId="5AF3E730" w:rsidR="00CD18C6" w:rsidRDefault="00CD18C6" w:rsidP="00CD18C6">
      <w:pPr>
        <w:pStyle w:val="References"/>
      </w:pPr>
      <w:r>
        <w:lastRenderedPageBreak/>
        <w:t xml:space="preserve">Mueller, G.A.  </w:t>
      </w:r>
      <w:r w:rsidRPr="00F105C7">
        <w:t>2003</w:t>
      </w:r>
      <w:r>
        <w:t>.  The Role of Stocking in the Reestablishment and Augmentation of Native Fish in the L</w:t>
      </w:r>
      <w:r w:rsidRPr="00F105C7">
        <w:t>ower Colora</w:t>
      </w:r>
      <w:r>
        <w:t>do River Main Stem (1998–2002).  Open-File Report 03-288.  U.</w:t>
      </w:r>
      <w:r w:rsidRPr="00F105C7">
        <w:t>S</w:t>
      </w:r>
      <w:r>
        <w:t xml:space="preserve">. </w:t>
      </w:r>
      <w:r w:rsidRPr="00F105C7">
        <w:t xml:space="preserve">Geological Survey, Denver, </w:t>
      </w:r>
      <w:r>
        <w:t>Colorado.  43 </w:t>
      </w:r>
      <w:r w:rsidRPr="00F105C7">
        <w:t>p.</w:t>
      </w:r>
    </w:p>
    <w:p w14:paraId="7D5C7878" w14:textId="77777777" w:rsidR="00CD18C6" w:rsidRDefault="00CD18C6" w:rsidP="00CD18C6">
      <w:pPr>
        <w:pStyle w:val="References"/>
      </w:pPr>
    </w:p>
    <w:p w14:paraId="41A1F5B8" w14:textId="46BB313E" w:rsidR="00CD18C6" w:rsidRDefault="00CD18C6" w:rsidP="00CD18C6">
      <w:pPr>
        <w:pStyle w:val="References"/>
      </w:pPr>
      <w:r>
        <w:t>Mueller, G.A.</w:t>
      </w:r>
      <w:r w:rsidR="002E3FCE">
        <w:t xml:space="preserve"> </w:t>
      </w:r>
      <w:r>
        <w:t xml:space="preserve">and P.C. Marsh.  </w:t>
      </w:r>
      <w:r w:rsidRPr="00F105C7">
        <w:t>2002</w:t>
      </w:r>
      <w:r>
        <w:t>.  Lost, a D</w:t>
      </w:r>
      <w:r w:rsidRPr="00F105C7">
        <w:t xml:space="preserve">esert </w:t>
      </w:r>
      <w:r>
        <w:t>River and its N</w:t>
      </w:r>
      <w:r w:rsidRPr="00F105C7">
        <w:t xml:space="preserve">ative </w:t>
      </w:r>
      <w:r>
        <w:t>F</w:t>
      </w:r>
      <w:r w:rsidRPr="00F105C7">
        <w:t xml:space="preserve">ishes: </w:t>
      </w:r>
      <w:r>
        <w:t xml:space="preserve"> A H</w:t>
      </w:r>
      <w:r w:rsidRPr="00F105C7">
        <w:t xml:space="preserve">istorical </w:t>
      </w:r>
      <w:r>
        <w:t>P</w:t>
      </w:r>
      <w:r w:rsidRPr="00F105C7">
        <w:t xml:space="preserve">erspective of the </w:t>
      </w:r>
      <w:r>
        <w:t>L</w:t>
      </w:r>
      <w:r w:rsidRPr="00F105C7">
        <w:t>ower Colorado River</w:t>
      </w:r>
      <w:r>
        <w:t xml:space="preserve">.  </w:t>
      </w:r>
      <w:r w:rsidRPr="00F105C7">
        <w:t>Information and</w:t>
      </w:r>
      <w:r>
        <w:t xml:space="preserve"> Technology Report USGS/BRD/ITR-2002-0010.  </w:t>
      </w:r>
      <w:r w:rsidRPr="00F105C7">
        <w:t>U.S</w:t>
      </w:r>
      <w:r>
        <w:t xml:space="preserve">. </w:t>
      </w:r>
      <w:r w:rsidRPr="00F105C7">
        <w:t xml:space="preserve">Government Printing Office, Denver, </w:t>
      </w:r>
      <w:r>
        <w:t xml:space="preserve">Colorado.  </w:t>
      </w:r>
      <w:r w:rsidRPr="00F105C7">
        <w:t>69 p.</w:t>
      </w:r>
    </w:p>
    <w:p w14:paraId="43CDFE76" w14:textId="77777777" w:rsidR="00CD18C6" w:rsidRDefault="00CD18C6" w:rsidP="00A757C6">
      <w:pPr>
        <w:pStyle w:val="References"/>
        <w:rPr>
          <w:rFonts w:cs="Calibri"/>
        </w:rPr>
      </w:pPr>
    </w:p>
    <w:p w14:paraId="53318369" w14:textId="520B5AA4" w:rsidR="00A757C6" w:rsidRDefault="00A757C6" w:rsidP="00A757C6">
      <w:pPr>
        <w:pStyle w:val="References"/>
        <w:rPr>
          <w:rFonts w:cs="Calibri"/>
        </w:rPr>
      </w:pPr>
      <w:r>
        <w:rPr>
          <w:rFonts w:cs="Calibri"/>
        </w:rPr>
        <w:t>Mueller, G.A., P.</w:t>
      </w:r>
      <w:r w:rsidRPr="00F105C7">
        <w:rPr>
          <w:rFonts w:cs="Calibri"/>
        </w:rPr>
        <w:t>C</w:t>
      </w:r>
      <w:r w:rsidR="00A96E71">
        <w:rPr>
          <w:rFonts w:cs="Calibri"/>
        </w:rPr>
        <w:t>.</w:t>
      </w:r>
      <w:r w:rsidR="00D42DDB">
        <w:rPr>
          <w:rFonts w:cs="Calibri"/>
        </w:rPr>
        <w:t xml:space="preserve"> </w:t>
      </w:r>
      <w:r w:rsidRPr="00F105C7">
        <w:rPr>
          <w:rFonts w:cs="Calibri"/>
        </w:rPr>
        <w:t>Marsh, G</w:t>
      </w:r>
      <w:r w:rsidR="00A96E71">
        <w:rPr>
          <w:rFonts w:cs="Calibri"/>
        </w:rPr>
        <w:t>.</w:t>
      </w:r>
      <w:r w:rsidR="00D42DDB">
        <w:rPr>
          <w:rFonts w:cs="Calibri"/>
        </w:rPr>
        <w:t xml:space="preserve"> </w:t>
      </w:r>
      <w:r w:rsidRPr="00F105C7">
        <w:rPr>
          <w:rFonts w:cs="Calibri"/>
        </w:rPr>
        <w:t xml:space="preserve">Knowles, </w:t>
      </w:r>
      <w:r>
        <w:rPr>
          <w:rFonts w:cs="Calibri"/>
        </w:rPr>
        <w:t>and</w:t>
      </w:r>
      <w:r w:rsidRPr="00F105C7">
        <w:rPr>
          <w:rFonts w:cs="Calibri"/>
        </w:rPr>
        <w:t xml:space="preserve"> T</w:t>
      </w:r>
      <w:r w:rsidR="00A96E71">
        <w:rPr>
          <w:rFonts w:cs="Calibri"/>
        </w:rPr>
        <w:t>.</w:t>
      </w:r>
      <w:r w:rsidR="00D42DDB">
        <w:rPr>
          <w:rFonts w:cs="Calibri"/>
        </w:rPr>
        <w:t xml:space="preserve"> </w:t>
      </w:r>
      <w:r w:rsidRPr="00F105C7">
        <w:rPr>
          <w:rFonts w:cs="Calibri"/>
        </w:rPr>
        <w:t>Wolters</w:t>
      </w:r>
      <w:r w:rsidR="00A96E71">
        <w:rPr>
          <w:rFonts w:cs="Calibri"/>
        </w:rPr>
        <w:t xml:space="preserve">.  </w:t>
      </w:r>
      <w:r w:rsidRPr="00F105C7">
        <w:rPr>
          <w:rFonts w:cs="Calibri"/>
        </w:rPr>
        <w:t>2000</w:t>
      </w:r>
      <w:r w:rsidR="00A96E71">
        <w:rPr>
          <w:rFonts w:cs="Calibri"/>
        </w:rPr>
        <w:t xml:space="preserve">.  </w:t>
      </w:r>
      <w:r w:rsidRPr="00F105C7">
        <w:rPr>
          <w:rFonts w:cs="Calibri"/>
        </w:rPr>
        <w:t>Distribution, movements, and habitat use of razorback sucker (</w:t>
      </w:r>
      <w:r w:rsidRPr="00F105C7">
        <w:rPr>
          <w:rFonts w:cs="Calibri"/>
          <w:i/>
          <w:iCs/>
        </w:rPr>
        <w:t>Xyrauchen texanus</w:t>
      </w:r>
      <w:r w:rsidRPr="00F105C7">
        <w:rPr>
          <w:rFonts w:cs="Calibri"/>
        </w:rPr>
        <w:t>) in a lower Colorado River reservoir, Arizona</w:t>
      </w:r>
      <w:r w:rsidRPr="00F105C7">
        <w:rPr>
          <w:rFonts w:ascii="Cambria Math" w:hAnsi="Cambria Math" w:cs="Cambria Math"/>
        </w:rPr>
        <w:t>‐</w:t>
      </w:r>
      <w:r w:rsidRPr="00F105C7">
        <w:rPr>
          <w:rFonts w:cs="Calibri"/>
        </w:rPr>
        <w:t>Nevada</w:t>
      </w:r>
      <w:r w:rsidR="00A96E71">
        <w:rPr>
          <w:rFonts w:cs="Calibri"/>
        </w:rPr>
        <w:t xml:space="preserve">.  </w:t>
      </w:r>
      <w:r w:rsidRPr="00F105C7">
        <w:rPr>
          <w:rFonts w:cs="Calibri"/>
        </w:rPr>
        <w:t>Western</w:t>
      </w:r>
      <w:r>
        <w:rPr>
          <w:rFonts w:cs="Calibri"/>
        </w:rPr>
        <w:t xml:space="preserve"> North American Naturalist 60:</w:t>
      </w:r>
      <w:r w:rsidRPr="00F105C7">
        <w:rPr>
          <w:rFonts w:cs="Calibri"/>
        </w:rPr>
        <w:t>180</w:t>
      </w:r>
      <w:r>
        <w:rPr>
          <w:rFonts w:ascii="Cambria Math" w:hAnsi="Cambria Math" w:cs="Cambria Math"/>
        </w:rPr>
        <w:t>–</w:t>
      </w:r>
      <w:r w:rsidRPr="00F105C7">
        <w:rPr>
          <w:rFonts w:cs="Calibri"/>
        </w:rPr>
        <w:t>187.</w:t>
      </w:r>
    </w:p>
    <w:p w14:paraId="32C8A294" w14:textId="77777777" w:rsidR="00A757C6" w:rsidRDefault="00A757C6" w:rsidP="00A757C6">
      <w:pPr>
        <w:pStyle w:val="References"/>
      </w:pPr>
    </w:p>
    <w:p w14:paraId="5611E43A" w14:textId="431FCBCB" w:rsidR="00A757C6" w:rsidRDefault="00A757C6" w:rsidP="00A757C6">
      <w:pPr>
        <w:pStyle w:val="References"/>
      </w:pPr>
      <w:r>
        <w:t>Mueller, G.A., J</w:t>
      </w:r>
      <w:r w:rsidR="00A96E71">
        <w:t>.</w:t>
      </w:r>
      <w:r w:rsidR="00D42DDB">
        <w:t xml:space="preserve"> </w:t>
      </w:r>
      <w:r>
        <w:t>Carpenter, R</w:t>
      </w:r>
      <w:r w:rsidR="00A96E71">
        <w:t>.</w:t>
      </w:r>
      <w:r w:rsidR="00D42DDB">
        <w:t xml:space="preserve"> </w:t>
      </w:r>
      <w:r>
        <w:t>Krapfel, and C</w:t>
      </w:r>
      <w:r w:rsidR="00A96E71">
        <w:t>.</w:t>
      </w:r>
      <w:r w:rsidR="00D42DDB">
        <w:t xml:space="preserve"> </w:t>
      </w:r>
      <w:r>
        <w:t>Figel</w:t>
      </w:r>
      <w:r w:rsidR="00A96E71">
        <w:t xml:space="preserve">.  </w:t>
      </w:r>
      <w:r>
        <w:t>2007</w:t>
      </w:r>
      <w:r w:rsidR="00A96E71">
        <w:t xml:space="preserve">.  </w:t>
      </w:r>
      <w:r w:rsidR="00CD18C6">
        <w:t>Preliminary Testing of the Role of Exercise and Predator Recognition for B</w:t>
      </w:r>
      <w:r>
        <w:t xml:space="preserve">onytail and </w:t>
      </w:r>
      <w:r w:rsidR="00CD18C6">
        <w:t>Razorback S</w:t>
      </w:r>
      <w:r>
        <w:t>ucker</w:t>
      </w:r>
      <w:r w:rsidR="00A96E71">
        <w:t xml:space="preserve">.  </w:t>
      </w:r>
      <w:r>
        <w:t>U.S</w:t>
      </w:r>
      <w:r w:rsidR="00A96E71">
        <w:t>.</w:t>
      </w:r>
      <w:r w:rsidR="003664BE">
        <w:t xml:space="preserve"> </w:t>
      </w:r>
      <w:r>
        <w:t>Geological Survey Open File Report 2007-1423</w:t>
      </w:r>
      <w:r w:rsidR="00A96E71">
        <w:t xml:space="preserve">.  </w:t>
      </w:r>
      <w:r>
        <w:t>37 p.</w:t>
      </w:r>
    </w:p>
    <w:p w14:paraId="076D6475" w14:textId="77777777" w:rsidR="00A757C6" w:rsidRDefault="00A757C6" w:rsidP="00A757C6">
      <w:pPr>
        <w:pStyle w:val="References"/>
      </w:pPr>
    </w:p>
    <w:p w14:paraId="07904D29" w14:textId="165CF137" w:rsidR="00A757C6" w:rsidRPr="00F105C7" w:rsidRDefault="00A757C6" w:rsidP="00A757C6">
      <w:pPr>
        <w:pStyle w:val="References"/>
      </w:pPr>
      <w:r>
        <w:t>Mueller, G.A., J</w:t>
      </w:r>
      <w:r w:rsidR="00A96E71">
        <w:t>.</w:t>
      </w:r>
      <w:r w:rsidR="00D42DDB">
        <w:t xml:space="preserve"> </w:t>
      </w:r>
      <w:r>
        <w:t>Carpenter, P.C</w:t>
      </w:r>
      <w:r w:rsidR="00A96E71">
        <w:t>.</w:t>
      </w:r>
      <w:r w:rsidR="00D42DDB">
        <w:t xml:space="preserve"> </w:t>
      </w:r>
      <w:r>
        <w:t>Marsh, and C.O</w:t>
      </w:r>
      <w:r w:rsidR="00A96E71">
        <w:t>.</w:t>
      </w:r>
      <w:r w:rsidR="00D42DDB">
        <w:t xml:space="preserve"> </w:t>
      </w:r>
      <w:r>
        <w:t>Minckley</w:t>
      </w:r>
      <w:r w:rsidR="00A96E71">
        <w:t xml:space="preserve">.  </w:t>
      </w:r>
      <w:r>
        <w:t>2003</w:t>
      </w:r>
      <w:r w:rsidR="00A96E71">
        <w:t xml:space="preserve">.  </w:t>
      </w:r>
      <w:r>
        <w:t>Cibola High Levee Pond Annual Report</w:t>
      </w:r>
      <w:r w:rsidR="002E3FCE">
        <w:t>,</w:t>
      </w:r>
      <w:r>
        <w:t xml:space="preserve"> 2003</w:t>
      </w:r>
      <w:r w:rsidR="00A96E71">
        <w:t xml:space="preserve">.  </w:t>
      </w:r>
      <w:r>
        <w:t>U.S</w:t>
      </w:r>
      <w:r w:rsidR="00A96E71">
        <w:t>.</w:t>
      </w:r>
      <w:r w:rsidR="003664BE">
        <w:t xml:space="preserve"> </w:t>
      </w:r>
      <w:r>
        <w:t>Geological Survey, Denver, Colorado</w:t>
      </w:r>
      <w:r w:rsidR="00A96E71">
        <w:t xml:space="preserve">.  </w:t>
      </w:r>
      <w:r>
        <w:t>26 p.</w:t>
      </w:r>
    </w:p>
    <w:p w14:paraId="45ECCB3A" w14:textId="77777777" w:rsidR="00A757C6" w:rsidRPr="00F105C7" w:rsidRDefault="00A757C6" w:rsidP="00A757C6">
      <w:pPr>
        <w:pStyle w:val="References"/>
      </w:pPr>
    </w:p>
    <w:p w14:paraId="283D45CA" w14:textId="7F4D8186" w:rsidR="00A757C6" w:rsidRPr="00F105C7" w:rsidRDefault="00A757C6" w:rsidP="00A757C6">
      <w:pPr>
        <w:pStyle w:val="References"/>
      </w:pPr>
      <w:r>
        <w:t>Mueller, J.S., B.R</w:t>
      </w:r>
      <w:r w:rsidR="00A96E71">
        <w:t>.</w:t>
      </w:r>
      <w:r w:rsidR="00D42DDB">
        <w:t xml:space="preserve"> </w:t>
      </w:r>
      <w:r>
        <w:t>Kesner, P.C</w:t>
      </w:r>
      <w:r w:rsidR="00A96E71">
        <w:t>.</w:t>
      </w:r>
      <w:r w:rsidR="00D42DDB">
        <w:t xml:space="preserve"> </w:t>
      </w:r>
      <w:r>
        <w:t>Marsh, and S.H</w:t>
      </w:r>
      <w:r w:rsidR="00A96E71">
        <w:t>.</w:t>
      </w:r>
      <w:r w:rsidR="00D42DDB">
        <w:t xml:space="preserve"> </w:t>
      </w:r>
      <w:r>
        <w:t>Gehrke</w:t>
      </w:r>
      <w:r w:rsidR="00A96E71">
        <w:t xml:space="preserve">.  </w:t>
      </w:r>
      <w:r>
        <w:t>2014</w:t>
      </w:r>
      <w:r w:rsidR="00A96E71">
        <w:t xml:space="preserve">.  </w:t>
      </w:r>
      <w:r w:rsidR="002E3FCE">
        <w:t>Distribution and P</w:t>
      </w:r>
      <w:r>
        <w:t>ost-</w:t>
      </w:r>
      <w:r w:rsidR="002E3FCE">
        <w:t>S</w:t>
      </w:r>
      <w:r>
        <w:t xml:space="preserve">tocking </w:t>
      </w:r>
      <w:r w:rsidR="002E3FCE">
        <w:t>Survival of B</w:t>
      </w:r>
      <w:r>
        <w:t>onytail in Lake Havasu</w:t>
      </w:r>
      <w:r w:rsidR="00CD18C6">
        <w:t xml:space="preserve">, </w:t>
      </w:r>
      <w:r>
        <w:t>2013 Annual Report</w:t>
      </w:r>
      <w:r w:rsidR="00A96E71">
        <w:t xml:space="preserve">.  </w:t>
      </w:r>
      <w:r w:rsidRPr="00F105C7">
        <w:t>Marsh &amp; A</w:t>
      </w:r>
      <w:r>
        <w:t>ssociates, LLC</w:t>
      </w:r>
      <w:r w:rsidR="00CD18C6">
        <w:t>,</w:t>
      </w:r>
      <w:r w:rsidR="00A96E71">
        <w:t xml:space="preserve"> </w:t>
      </w:r>
      <w:r>
        <w:t>Tempe, Arizona</w:t>
      </w:r>
      <w:r w:rsidR="00A96E71">
        <w:t xml:space="preserve">.  </w:t>
      </w:r>
      <w:r>
        <w:t>24</w:t>
      </w:r>
      <w:r w:rsidRPr="00F105C7">
        <w:t xml:space="preserve"> p.</w:t>
      </w:r>
    </w:p>
    <w:p w14:paraId="51AB286E" w14:textId="77777777" w:rsidR="00A757C6" w:rsidRPr="00F105C7" w:rsidRDefault="00A757C6" w:rsidP="00A757C6">
      <w:pPr>
        <w:pStyle w:val="References"/>
      </w:pPr>
    </w:p>
    <w:p w14:paraId="2E3AD9D5" w14:textId="0E2E2D67" w:rsidR="00A757C6" w:rsidRPr="00F105C7" w:rsidRDefault="00A757C6" w:rsidP="00A757C6">
      <w:pPr>
        <w:pStyle w:val="References"/>
      </w:pPr>
      <w:r w:rsidRPr="00F105C7">
        <w:t>Ng</w:t>
      </w:r>
      <w:r>
        <w:t>,</w:t>
      </w:r>
      <w:r w:rsidRPr="00F105C7">
        <w:t xml:space="preserve"> C.L</w:t>
      </w:r>
      <w:r>
        <w:t>.</w:t>
      </w:r>
      <w:r w:rsidRPr="00F105C7">
        <w:t>, K.W</w:t>
      </w:r>
      <w:r w:rsidR="00A96E71">
        <w:t>.</w:t>
      </w:r>
      <w:r w:rsidR="00D42DDB">
        <w:t xml:space="preserve"> </w:t>
      </w:r>
      <w:r w:rsidRPr="00F105C7">
        <w:t xml:space="preserve">Able, </w:t>
      </w:r>
      <w:r>
        <w:t>and</w:t>
      </w:r>
      <w:r w:rsidRPr="00F105C7">
        <w:t xml:space="preserve"> T.</w:t>
      </w:r>
      <w:r>
        <w:t>M</w:t>
      </w:r>
      <w:r w:rsidR="00A96E71">
        <w:t>.</w:t>
      </w:r>
      <w:r w:rsidR="00D42DDB">
        <w:t xml:space="preserve"> </w:t>
      </w:r>
      <w:r>
        <w:t>Grothues</w:t>
      </w:r>
      <w:r w:rsidR="00A96E71">
        <w:t xml:space="preserve">.  </w:t>
      </w:r>
      <w:r w:rsidRPr="00F105C7">
        <w:t>20</w:t>
      </w:r>
      <w:r>
        <w:t>07</w:t>
      </w:r>
      <w:r w:rsidR="00A96E71">
        <w:t xml:space="preserve">.  </w:t>
      </w:r>
      <w:r w:rsidRPr="00F105C7">
        <w:t>Habitat use, site fidelity, and movement of adult striped bass in a south</w:t>
      </w:r>
      <w:r>
        <w:t>ern New Jersey estuary based on </w:t>
      </w:r>
      <w:r w:rsidRPr="00F105C7">
        <w:t>mobile acoustic telemetry</w:t>
      </w:r>
      <w:r w:rsidR="00A96E71">
        <w:t xml:space="preserve">.  </w:t>
      </w:r>
      <w:r w:rsidRPr="00F105C7">
        <w:t>Transactions of the American Fisheries</w:t>
      </w:r>
      <w:r>
        <w:t xml:space="preserve"> Society 136:1344–</w:t>
      </w:r>
      <w:r w:rsidRPr="00F105C7">
        <w:t>1355</w:t>
      </w:r>
      <w:r>
        <w:t>.</w:t>
      </w:r>
    </w:p>
    <w:p w14:paraId="22C37A00" w14:textId="77777777" w:rsidR="00A757C6" w:rsidRDefault="00A757C6" w:rsidP="00A757C6">
      <w:pPr>
        <w:pStyle w:val="References"/>
      </w:pPr>
    </w:p>
    <w:p w14:paraId="402C1FA0" w14:textId="017BF056" w:rsidR="00A757C6" w:rsidRDefault="00A757C6" w:rsidP="00A757C6">
      <w:pPr>
        <w:pStyle w:val="References"/>
      </w:pPr>
      <w:r>
        <w:t>O’Neill M</w:t>
      </w:r>
      <w:r w:rsidR="00A96E71">
        <w:t>.</w:t>
      </w:r>
      <w:r w:rsidR="00CD18C6">
        <w:t xml:space="preserve"> </w:t>
      </w:r>
      <w:r>
        <w:t>and B</w:t>
      </w:r>
      <w:r w:rsidR="00A96E71">
        <w:t>.</w:t>
      </w:r>
      <w:r w:rsidR="00D42DDB">
        <w:t xml:space="preserve"> </w:t>
      </w:r>
      <w:r>
        <w:t>Stewart</w:t>
      </w:r>
      <w:r w:rsidR="00A96E71">
        <w:t xml:space="preserve">.  </w:t>
      </w:r>
      <w:r>
        <w:t>2015</w:t>
      </w:r>
      <w:r w:rsidR="00A96E71">
        <w:t xml:space="preserve">.  </w:t>
      </w:r>
      <w:r>
        <w:t>Conditioning hatchery-raised bonytail and razorbacks to avoid predators</w:t>
      </w:r>
      <w:r w:rsidR="00A96E71">
        <w:t xml:space="preserve">.  </w:t>
      </w:r>
      <w:r>
        <w:t>Presented Paper, Colorado River Aquatic Biologists Meeting, January 2015, Laughlin, Nevada</w:t>
      </w:r>
      <w:r w:rsidR="00A96E71">
        <w:t xml:space="preserve">.  </w:t>
      </w:r>
      <w:r>
        <w:t>Arizona Game and Fish Department</w:t>
      </w:r>
      <w:r w:rsidR="00922D0E">
        <w:t>.</w:t>
      </w:r>
    </w:p>
    <w:p w14:paraId="77C61DDB" w14:textId="77777777" w:rsidR="00A757C6" w:rsidRDefault="00A757C6" w:rsidP="00A757C6">
      <w:pPr>
        <w:pStyle w:val="References"/>
      </w:pPr>
    </w:p>
    <w:p w14:paraId="06744782" w14:textId="5C8B2B36" w:rsidR="00A757C6" w:rsidRDefault="00A757C6" w:rsidP="00A757C6">
      <w:pPr>
        <w:pStyle w:val="References"/>
      </w:pPr>
      <w:r>
        <w:t>Pacey, C</w:t>
      </w:r>
      <w:r w:rsidR="00A96E71">
        <w:t xml:space="preserve">.  </w:t>
      </w:r>
      <w:r>
        <w:t>2015</w:t>
      </w:r>
      <w:r w:rsidR="00A96E71">
        <w:t xml:space="preserve">.  </w:t>
      </w:r>
      <w:r>
        <w:t>Marsh &amp; Associates, LLC., Tempe, Arizona, personal communication.</w:t>
      </w:r>
    </w:p>
    <w:p w14:paraId="35E7FDC0" w14:textId="77777777" w:rsidR="00A757C6" w:rsidRDefault="00A757C6" w:rsidP="00A757C6">
      <w:pPr>
        <w:pStyle w:val="References"/>
      </w:pPr>
    </w:p>
    <w:p w14:paraId="1FFE7915" w14:textId="5B6EEA03" w:rsidR="00A757C6" w:rsidRDefault="00A757C6" w:rsidP="00A757C6">
      <w:pPr>
        <w:pStyle w:val="References"/>
      </w:pPr>
      <w:r>
        <w:t>Portz, D</w:t>
      </w:r>
      <w:r w:rsidR="00A96E71">
        <w:t>.</w:t>
      </w:r>
      <w:r>
        <w:t>E</w:t>
      </w:r>
      <w:r w:rsidR="00A96E71">
        <w:t>.</w:t>
      </w:r>
      <w:r w:rsidR="00CD18C6">
        <w:t xml:space="preserve">  </w:t>
      </w:r>
      <w:r>
        <w:t>2009</w:t>
      </w:r>
      <w:r w:rsidR="00A96E71">
        <w:t xml:space="preserve">.  </w:t>
      </w:r>
      <w:r>
        <w:t>Stress inducing factors of bonytail hatchery and stocking practices</w:t>
      </w:r>
      <w:r w:rsidR="00A96E71">
        <w:t xml:space="preserve">.  </w:t>
      </w:r>
      <w:r>
        <w:t xml:space="preserve">Bureau of Reclamation, </w:t>
      </w:r>
      <w:r w:rsidR="00CD18C6">
        <w:t>Technical Service Center</w:t>
      </w:r>
      <w:r w:rsidR="002E3FCE">
        <w:t>,</w:t>
      </w:r>
      <w:r w:rsidR="00CD18C6" w:rsidRPr="00F105C7">
        <w:t xml:space="preserve"> </w:t>
      </w:r>
      <w:r w:rsidRPr="00F105C7">
        <w:t xml:space="preserve">Denver, </w:t>
      </w:r>
      <w:r>
        <w:t>Colorado</w:t>
      </w:r>
      <w:r w:rsidR="00A96E71">
        <w:t xml:space="preserve">.  </w:t>
      </w:r>
      <w:r>
        <w:t>50</w:t>
      </w:r>
      <w:r w:rsidRPr="00F105C7">
        <w:t xml:space="preserve"> p.</w:t>
      </w:r>
    </w:p>
    <w:p w14:paraId="0077D54D" w14:textId="7BC6DFCF" w:rsidR="00CD18C6" w:rsidRDefault="00CD18C6">
      <w:r>
        <w:br w:type="page"/>
      </w:r>
    </w:p>
    <w:p w14:paraId="1AC6A0CF" w14:textId="77777777" w:rsidR="00CD18C6" w:rsidRDefault="00CD18C6" w:rsidP="00CD18C6">
      <w:pPr>
        <w:pStyle w:val="References"/>
      </w:pPr>
      <w:r w:rsidRPr="00F105C7">
        <w:lastRenderedPageBreak/>
        <w:t>Reisner, M</w:t>
      </w:r>
      <w:r>
        <w:t xml:space="preserve">.  </w:t>
      </w:r>
      <w:r w:rsidRPr="00F105C7">
        <w:t>1986</w:t>
      </w:r>
      <w:r>
        <w:t xml:space="preserve">.  </w:t>
      </w:r>
      <w:r w:rsidRPr="00F105C7">
        <w:t>Cadillac desert:  The American West and its disappearing water</w:t>
      </w:r>
      <w:r>
        <w:t xml:space="preserve">.  </w:t>
      </w:r>
      <w:r w:rsidRPr="00F105C7">
        <w:t>Penguin Books, Ne</w:t>
      </w:r>
      <w:r>
        <w:t xml:space="preserve">w York.  </w:t>
      </w:r>
      <w:r w:rsidRPr="00F105C7">
        <w:t>582 p.</w:t>
      </w:r>
    </w:p>
    <w:p w14:paraId="5113DEBE" w14:textId="77777777" w:rsidR="00CD18C6" w:rsidRDefault="00CD18C6" w:rsidP="00CD18C6">
      <w:pPr>
        <w:pStyle w:val="References"/>
      </w:pPr>
    </w:p>
    <w:p w14:paraId="103EA712" w14:textId="12BFB240" w:rsidR="00A757C6" w:rsidRDefault="00A757C6" w:rsidP="00A757C6">
      <w:pPr>
        <w:pStyle w:val="References"/>
      </w:pPr>
      <w:r>
        <w:t>Rinne, J</w:t>
      </w:r>
      <w:r w:rsidR="00A96E71">
        <w:t>.</w:t>
      </w:r>
      <w:r>
        <w:t>N. and W</w:t>
      </w:r>
      <w:r w:rsidR="00A96E71">
        <w:t>.</w:t>
      </w:r>
      <w:r>
        <w:t>L</w:t>
      </w:r>
      <w:r w:rsidR="00A96E71">
        <w:t>.</w:t>
      </w:r>
      <w:r w:rsidR="00D42DDB">
        <w:t xml:space="preserve"> </w:t>
      </w:r>
      <w:r>
        <w:t>Minckley</w:t>
      </w:r>
      <w:r w:rsidR="00A96E71">
        <w:t xml:space="preserve">.  </w:t>
      </w:r>
      <w:r>
        <w:t>1991</w:t>
      </w:r>
      <w:r w:rsidR="00A96E71">
        <w:t xml:space="preserve">.  </w:t>
      </w:r>
      <w:r w:rsidR="00CD18C6">
        <w:t xml:space="preserve">Native </w:t>
      </w:r>
      <w:ins w:id="631" w:author="Brian Kesner" w:date="2016-08-31T15:52:00Z">
        <w:r w:rsidR="000B11C7">
          <w:t>f</w:t>
        </w:r>
      </w:ins>
      <w:del w:id="632" w:author="Brian Kesner" w:date="2016-08-31T15:52:00Z">
        <w:r w:rsidR="00CD18C6" w:rsidDel="000B11C7">
          <w:delText>F</w:delText>
        </w:r>
      </w:del>
      <w:r w:rsidR="00CD18C6">
        <w:t xml:space="preserve">ishes of </w:t>
      </w:r>
      <w:ins w:id="633" w:author="Brian Kesner" w:date="2016-08-31T15:52:00Z">
        <w:r w:rsidR="000B11C7">
          <w:t>a</w:t>
        </w:r>
      </w:ins>
      <w:del w:id="634" w:author="Brian Kesner" w:date="2016-08-31T15:52:00Z">
        <w:r w:rsidR="00CD18C6" w:rsidDel="000B11C7">
          <w:delText>A</w:delText>
        </w:r>
      </w:del>
      <w:r w:rsidR="00CD18C6">
        <w:t xml:space="preserve">rid </w:t>
      </w:r>
      <w:ins w:id="635" w:author="Brian Kesner" w:date="2016-08-31T15:52:00Z">
        <w:r w:rsidR="000B11C7">
          <w:t>l</w:t>
        </w:r>
      </w:ins>
      <w:del w:id="636" w:author="Brian Kesner" w:date="2016-08-31T15:52:00Z">
        <w:r w:rsidR="00CD18C6" w:rsidDel="000B11C7">
          <w:delText>L</w:delText>
        </w:r>
      </w:del>
      <w:r>
        <w:t xml:space="preserve">ands: </w:t>
      </w:r>
      <w:r w:rsidR="00CD18C6">
        <w:t xml:space="preserve"> </w:t>
      </w:r>
      <w:ins w:id="637" w:author="Brian Kesner" w:date="2016-08-31T15:51:00Z">
        <w:r w:rsidR="000B11C7">
          <w:t>a</w:t>
        </w:r>
      </w:ins>
      <w:del w:id="638" w:author="Brian Kesner" w:date="2016-08-31T15:51:00Z">
        <w:r w:rsidR="00CD18C6" w:rsidDel="000B11C7">
          <w:delText>A</w:delText>
        </w:r>
      </w:del>
      <w:r w:rsidR="00CD18C6">
        <w:t xml:space="preserve"> </w:t>
      </w:r>
      <w:ins w:id="639" w:author="Brian Kesner" w:date="2016-08-31T15:52:00Z">
        <w:r w:rsidR="000B11C7">
          <w:t>d</w:t>
        </w:r>
      </w:ins>
      <w:del w:id="640" w:author="Brian Kesner" w:date="2016-08-31T15:52:00Z">
        <w:r w:rsidR="00CD18C6" w:rsidDel="000B11C7">
          <w:delText>D</w:delText>
        </w:r>
      </w:del>
      <w:r w:rsidR="00CD18C6">
        <w:t xml:space="preserve">windling Resource of the </w:t>
      </w:r>
      <w:ins w:id="641" w:author="Brian Kesner" w:date="2016-08-31T15:52:00Z">
        <w:r w:rsidR="000B11C7">
          <w:t>d</w:t>
        </w:r>
      </w:ins>
      <w:del w:id="642" w:author="Brian Kesner" w:date="2016-08-31T15:52:00Z">
        <w:r w:rsidR="00CD18C6" w:rsidDel="000B11C7">
          <w:delText>D</w:delText>
        </w:r>
      </w:del>
      <w:r w:rsidR="00CD18C6">
        <w:t>esert S</w:t>
      </w:r>
      <w:r>
        <w:t>outhwest</w:t>
      </w:r>
      <w:r w:rsidR="00A96E71">
        <w:t xml:space="preserve">.  </w:t>
      </w:r>
      <w:r w:rsidR="00CD18C6">
        <w:t>General Technical Report </w:t>
      </w:r>
      <w:r>
        <w:t>RM-206</w:t>
      </w:r>
      <w:r w:rsidR="00CD18C6">
        <w:t xml:space="preserve">. </w:t>
      </w:r>
      <w:r>
        <w:t xml:space="preserve"> </w:t>
      </w:r>
      <w:commentRangeStart w:id="643"/>
      <w:commentRangeStart w:id="644"/>
      <w:r>
        <w:t>Fort Collins, Colorado</w:t>
      </w:r>
      <w:commentRangeEnd w:id="643"/>
      <w:r w:rsidR="00CD18C6">
        <w:rPr>
          <w:rStyle w:val="CommentReference"/>
        </w:rPr>
        <w:commentReference w:id="643"/>
      </w:r>
      <w:commentRangeEnd w:id="644"/>
      <w:r w:rsidR="000B11C7">
        <w:rPr>
          <w:rStyle w:val="CommentReference"/>
        </w:rPr>
        <w:commentReference w:id="644"/>
      </w:r>
      <w:r w:rsidR="00A96E71">
        <w:t xml:space="preserve">.  </w:t>
      </w:r>
      <w:r>
        <w:t>U.S</w:t>
      </w:r>
      <w:r w:rsidR="00A96E71">
        <w:t>.</w:t>
      </w:r>
      <w:r w:rsidR="003664BE">
        <w:t xml:space="preserve"> </w:t>
      </w:r>
      <w:r>
        <w:t>Department of Agriculture, Forest Service, Rocky Mountain Forest and Range Experiment Station, Tempe, Arizona</w:t>
      </w:r>
      <w:r w:rsidR="00A96E71">
        <w:t xml:space="preserve">.  </w:t>
      </w:r>
      <w:r>
        <w:t>45 p.</w:t>
      </w:r>
    </w:p>
    <w:p w14:paraId="4E9C0494" w14:textId="77777777" w:rsidR="00A757C6" w:rsidRDefault="00A757C6" w:rsidP="00A757C6">
      <w:pPr>
        <w:pStyle w:val="References"/>
      </w:pPr>
    </w:p>
    <w:p w14:paraId="7E8E9D2B" w14:textId="67499FB9" w:rsidR="00A757C6" w:rsidRDefault="00A757C6" w:rsidP="00A757C6">
      <w:pPr>
        <w:pStyle w:val="References"/>
      </w:pPr>
      <w:r>
        <w:t>Rosenberg, K.V., R.D</w:t>
      </w:r>
      <w:r w:rsidR="00A96E71">
        <w:t>.</w:t>
      </w:r>
      <w:r w:rsidR="00D42DDB">
        <w:t xml:space="preserve"> </w:t>
      </w:r>
      <w:r>
        <w:t>Ohmart, W.C</w:t>
      </w:r>
      <w:r w:rsidR="00A96E71">
        <w:t>.</w:t>
      </w:r>
      <w:r w:rsidR="00D42DDB">
        <w:t xml:space="preserve"> </w:t>
      </w:r>
      <w:r>
        <w:t>Hunter, and B.W</w:t>
      </w:r>
      <w:r w:rsidR="00A96E71">
        <w:t>.</w:t>
      </w:r>
      <w:r w:rsidR="00D42DDB">
        <w:t xml:space="preserve"> </w:t>
      </w:r>
      <w:r>
        <w:t>Anderson</w:t>
      </w:r>
      <w:r w:rsidR="00A96E71">
        <w:t xml:space="preserve">.  </w:t>
      </w:r>
      <w:r>
        <w:t>1991</w:t>
      </w:r>
      <w:r w:rsidR="00A96E71">
        <w:t xml:space="preserve">.  </w:t>
      </w:r>
      <w:r>
        <w:t>Bir</w:t>
      </w:r>
      <w:r w:rsidR="002E3FCE">
        <w:t>ds of the L</w:t>
      </w:r>
      <w:r w:rsidR="00CD18C6">
        <w:t>ower Colorado River V</w:t>
      </w:r>
      <w:r>
        <w:t>alley</w:t>
      </w:r>
      <w:r w:rsidR="00A96E71">
        <w:t xml:space="preserve">.  </w:t>
      </w:r>
      <w:r>
        <w:t>University of Arizona Press, Tucson</w:t>
      </w:r>
      <w:r w:rsidR="00A96E71">
        <w:t xml:space="preserve">.  </w:t>
      </w:r>
      <w:r>
        <w:t>416 p.</w:t>
      </w:r>
    </w:p>
    <w:p w14:paraId="403073C8" w14:textId="77777777" w:rsidR="00A757C6" w:rsidRDefault="00A757C6" w:rsidP="00A757C6">
      <w:pPr>
        <w:pStyle w:val="References"/>
      </w:pPr>
    </w:p>
    <w:p w14:paraId="1DD68E8F" w14:textId="62B1BDB2" w:rsidR="00A757C6" w:rsidRDefault="00A757C6" w:rsidP="00A757C6">
      <w:pPr>
        <w:pStyle w:val="References"/>
      </w:pPr>
      <w:r>
        <w:t>Russell I., D</w:t>
      </w:r>
      <w:r w:rsidR="00A96E71">
        <w:t>.</w:t>
      </w:r>
      <w:r w:rsidR="0090439B">
        <w:t xml:space="preserve"> </w:t>
      </w:r>
      <w:r>
        <w:t>Parrott, M</w:t>
      </w:r>
      <w:r w:rsidR="00A96E71">
        <w:t>.</w:t>
      </w:r>
      <w:r w:rsidR="00D42DDB">
        <w:t xml:space="preserve"> </w:t>
      </w:r>
      <w:r>
        <w:t>Ives, D</w:t>
      </w:r>
      <w:r w:rsidR="00A96E71">
        <w:t>.</w:t>
      </w:r>
      <w:r w:rsidR="00D42DDB">
        <w:t xml:space="preserve"> </w:t>
      </w:r>
      <w:r>
        <w:t>Goldsmith, S</w:t>
      </w:r>
      <w:r w:rsidR="00A96E71">
        <w:t>.</w:t>
      </w:r>
      <w:r w:rsidR="00D42DDB">
        <w:t xml:space="preserve"> </w:t>
      </w:r>
      <w:r>
        <w:t>Fox, D</w:t>
      </w:r>
      <w:r w:rsidR="00A96E71">
        <w:t>.</w:t>
      </w:r>
      <w:r w:rsidR="00D42DDB">
        <w:t xml:space="preserve"> </w:t>
      </w:r>
      <w:r>
        <w:t>Clifton-Dey, A</w:t>
      </w:r>
      <w:r w:rsidR="00A96E71">
        <w:t>.</w:t>
      </w:r>
      <w:r w:rsidR="00D42DDB">
        <w:t xml:space="preserve"> </w:t>
      </w:r>
      <w:r>
        <w:t>Prickett, and T</w:t>
      </w:r>
      <w:r w:rsidR="00A96E71">
        <w:t>.</w:t>
      </w:r>
      <w:r w:rsidR="00D42DDB">
        <w:t xml:space="preserve"> </w:t>
      </w:r>
      <w:r>
        <w:t>Drew</w:t>
      </w:r>
      <w:r w:rsidR="00A96E71">
        <w:t xml:space="preserve">.  </w:t>
      </w:r>
      <w:r>
        <w:t>2008</w:t>
      </w:r>
      <w:r w:rsidR="00A96E71">
        <w:t xml:space="preserve">.  </w:t>
      </w:r>
      <w:r>
        <w:t xml:space="preserve">Reducing fish losses to cormorants using artificial fish refuges: </w:t>
      </w:r>
      <w:r w:rsidR="00CD18C6">
        <w:t xml:space="preserve"> </w:t>
      </w:r>
      <w:r>
        <w:t>an experimental study</w:t>
      </w:r>
      <w:r w:rsidR="00A96E71">
        <w:t xml:space="preserve">.  </w:t>
      </w:r>
      <w:r>
        <w:t>Fisheries Management and</w:t>
      </w:r>
      <w:r w:rsidR="00922D0E">
        <w:t xml:space="preserve"> Ecology 15:189–</w:t>
      </w:r>
      <w:r>
        <w:t>198.</w:t>
      </w:r>
    </w:p>
    <w:p w14:paraId="4B27C1B1" w14:textId="77777777" w:rsidR="00A757C6" w:rsidRDefault="00A757C6" w:rsidP="00A757C6">
      <w:pPr>
        <w:pStyle w:val="References"/>
      </w:pPr>
    </w:p>
    <w:p w14:paraId="4F3E708D" w14:textId="2D309249" w:rsidR="00A757C6" w:rsidRPr="00F105C7" w:rsidRDefault="00A757C6" w:rsidP="00A757C6">
      <w:pPr>
        <w:pStyle w:val="References"/>
      </w:pPr>
      <w:r>
        <w:t>Schooley, J</w:t>
      </w:r>
      <w:r w:rsidR="00A96E71">
        <w:t>.</w:t>
      </w:r>
      <w:r>
        <w:t>D</w:t>
      </w:r>
      <w:r w:rsidR="00A96E71">
        <w:t xml:space="preserve">.  </w:t>
      </w:r>
      <w:r>
        <w:t>2010</w:t>
      </w:r>
      <w:r w:rsidR="00A96E71">
        <w:t xml:space="preserve">.  </w:t>
      </w:r>
      <w:r>
        <w:t xml:space="preserve">Avian predation on </w:t>
      </w:r>
      <w:r w:rsidR="00CD18C6">
        <w:t>Razorback S</w:t>
      </w:r>
      <w:r>
        <w:t xml:space="preserve">ucker </w:t>
      </w:r>
      <w:r w:rsidRPr="002A14CB">
        <w:rPr>
          <w:i/>
        </w:rPr>
        <w:t>Xyrauchen texanus</w:t>
      </w:r>
      <w:r w:rsidR="00CD18C6">
        <w:t xml:space="preserve"> in the L</w:t>
      </w:r>
      <w:r>
        <w:t>ower Colorado River</w:t>
      </w:r>
      <w:r w:rsidR="00A96E71">
        <w:t xml:space="preserve">.  </w:t>
      </w:r>
      <w:r>
        <w:t>Master of Science Thesis</w:t>
      </w:r>
      <w:r w:rsidR="00CD18C6">
        <w:t xml:space="preserve">. </w:t>
      </w:r>
      <w:r>
        <w:t xml:space="preserve"> Arizona State University, Tempe</w:t>
      </w:r>
      <w:r w:rsidR="00A96E71">
        <w:t xml:space="preserve">.  </w:t>
      </w:r>
      <w:r>
        <w:t>153 p.</w:t>
      </w:r>
    </w:p>
    <w:p w14:paraId="2970B57A" w14:textId="77777777" w:rsidR="00A757C6" w:rsidRDefault="00A757C6" w:rsidP="00A757C6"/>
    <w:p w14:paraId="63EEE482" w14:textId="1DDEEAFA" w:rsidR="00A757C6" w:rsidRDefault="00A757C6" w:rsidP="00A757C6">
      <w:pPr>
        <w:pStyle w:val="References"/>
      </w:pPr>
      <w:r>
        <w:t>Schooley, J</w:t>
      </w:r>
      <w:r w:rsidR="00A96E71">
        <w:t>.</w:t>
      </w:r>
      <w:r w:rsidRPr="00F105C7">
        <w:t xml:space="preserve">D., </w:t>
      </w:r>
      <w:r>
        <w:t>B.R</w:t>
      </w:r>
      <w:r w:rsidR="00A96E71">
        <w:t>.</w:t>
      </w:r>
      <w:r w:rsidR="00D42DDB">
        <w:t xml:space="preserve"> </w:t>
      </w:r>
      <w:r w:rsidRPr="00F105C7">
        <w:t xml:space="preserve">Kesner, </w:t>
      </w:r>
      <w:r>
        <w:t>J.R</w:t>
      </w:r>
      <w:r w:rsidR="00A96E71">
        <w:t>.</w:t>
      </w:r>
      <w:r w:rsidR="00D42DDB">
        <w:t xml:space="preserve"> </w:t>
      </w:r>
      <w:r w:rsidRPr="00F105C7">
        <w:t xml:space="preserve">Campbell, </w:t>
      </w:r>
      <w:r>
        <w:t>J.M</w:t>
      </w:r>
      <w:r w:rsidR="00A96E71">
        <w:t>.</w:t>
      </w:r>
      <w:r w:rsidR="00D42DDB">
        <w:t xml:space="preserve"> </w:t>
      </w:r>
      <w:r w:rsidRPr="00F105C7">
        <w:t>Barkstedt</w:t>
      </w:r>
      <w:r>
        <w:t>, and P.</w:t>
      </w:r>
      <w:r w:rsidRPr="00F105C7">
        <w:t>C</w:t>
      </w:r>
      <w:r w:rsidR="00A96E71">
        <w:t>.</w:t>
      </w:r>
      <w:r w:rsidR="00D42DDB">
        <w:t xml:space="preserve"> </w:t>
      </w:r>
      <w:r w:rsidRPr="00F105C7">
        <w:t>Marsh</w:t>
      </w:r>
      <w:r w:rsidR="00A96E71">
        <w:t xml:space="preserve">.  </w:t>
      </w:r>
      <w:r w:rsidRPr="00F105C7">
        <w:t>2008</w:t>
      </w:r>
      <w:r w:rsidR="00A96E71">
        <w:t xml:space="preserve">.  </w:t>
      </w:r>
      <w:r w:rsidR="00CD18C6">
        <w:t>Survival of Razorback Sucker in the L</w:t>
      </w:r>
      <w:r w:rsidRPr="00F105C7">
        <w:t>ower Colorado River</w:t>
      </w:r>
      <w:r w:rsidR="00CD18C6">
        <w:t>,</w:t>
      </w:r>
      <w:r w:rsidR="00A96E71">
        <w:t xml:space="preserve"> </w:t>
      </w:r>
      <w:r w:rsidRPr="00F105C7">
        <w:t>Final Report</w:t>
      </w:r>
      <w:r w:rsidR="00CD18C6">
        <w:t xml:space="preserve">. </w:t>
      </w:r>
      <w:r w:rsidRPr="00F105C7">
        <w:t xml:space="preserve"> </w:t>
      </w:r>
      <w:ins w:id="645" w:author="Lantow, Jeffrey C" w:date="2016-08-15T10:39:00Z">
        <w:r w:rsidR="00375469">
          <w:t xml:space="preserve">Prepared for the Bureau of </w:t>
        </w:r>
      </w:ins>
      <w:commentRangeStart w:id="646"/>
      <w:r w:rsidRPr="00F105C7">
        <w:t>Reclamation</w:t>
      </w:r>
      <w:ins w:id="647" w:author="Lantow, Jeffrey C" w:date="2016-08-15T10:40:00Z">
        <w:r w:rsidR="00375469">
          <w:t xml:space="preserve">, Boulder City, NV, under </w:t>
        </w:r>
      </w:ins>
      <w:r w:rsidRPr="00F105C7">
        <w:t xml:space="preserve"> Agreement No</w:t>
      </w:r>
      <w:r w:rsidR="00A96E71">
        <w:t>.</w:t>
      </w:r>
      <w:r w:rsidR="0005182D">
        <w:t xml:space="preserve"> </w:t>
      </w:r>
      <w:r w:rsidRPr="00F105C7">
        <w:t>06-FC-30-0002</w:t>
      </w:r>
      <w:ins w:id="648" w:author="Lantow, Jeffrey C" w:date="2016-08-15T10:40:00Z">
        <w:r w:rsidR="00375469">
          <w:t>, by</w:t>
        </w:r>
      </w:ins>
      <w:del w:id="649" w:author="Lantow, Jeffrey C" w:date="2016-08-15T10:40:00Z">
        <w:r w:rsidR="00A96E71" w:rsidDel="00375469">
          <w:delText>.</w:delText>
        </w:r>
      </w:del>
      <w:r w:rsidR="00A96E71">
        <w:t xml:space="preserve"> </w:t>
      </w:r>
      <w:del w:id="650" w:author="Lantow, Jeffrey C" w:date="2016-08-15T10:40:00Z">
        <w:r w:rsidR="00A96E71" w:rsidDel="00375469">
          <w:delText xml:space="preserve"> </w:delText>
        </w:r>
      </w:del>
      <w:r w:rsidRPr="00F105C7">
        <w:t>Arizona State University, Tempe</w:t>
      </w:r>
      <w:r w:rsidR="00A96E71">
        <w:t xml:space="preserve">.  </w:t>
      </w:r>
      <w:r w:rsidRPr="00F105C7">
        <w:t xml:space="preserve">30 </w:t>
      </w:r>
      <w:r w:rsidRPr="00EA1772">
        <w:t>p</w:t>
      </w:r>
      <w:r w:rsidR="00A96E71">
        <w:t>.</w:t>
      </w:r>
      <w:r w:rsidRPr="00EA1772">
        <w:t xml:space="preserve">+ </w:t>
      </w:r>
      <w:r w:rsidR="00AD275C" w:rsidRPr="00AD275C">
        <w:t>figure</w:t>
      </w:r>
      <w:r w:rsidRPr="00EA1772">
        <w:t xml:space="preserve">s, </w:t>
      </w:r>
      <w:r w:rsidR="00AD275C" w:rsidRPr="00AD275C">
        <w:t>table</w:t>
      </w:r>
      <w:r w:rsidRPr="00EA1772">
        <w:t>s</w:t>
      </w:r>
      <w:r w:rsidRPr="00F105C7">
        <w:t>.</w:t>
      </w:r>
      <w:commentRangeEnd w:id="646"/>
      <w:r w:rsidR="00CD18C6">
        <w:rPr>
          <w:rStyle w:val="CommentReference"/>
        </w:rPr>
        <w:commentReference w:id="646"/>
      </w:r>
    </w:p>
    <w:p w14:paraId="5EC12B3D" w14:textId="77777777" w:rsidR="00A757C6" w:rsidRDefault="00A757C6" w:rsidP="00A757C6">
      <w:pPr>
        <w:pStyle w:val="References"/>
      </w:pPr>
    </w:p>
    <w:p w14:paraId="33A49F19" w14:textId="79842E55" w:rsidR="00A757C6" w:rsidRDefault="00A757C6" w:rsidP="00A757C6">
      <w:pPr>
        <w:spacing w:line="270" w:lineRule="exact"/>
        <w:ind w:left="450" w:hanging="450"/>
        <w:rPr>
          <w:color w:val="000000"/>
        </w:rPr>
      </w:pPr>
      <w:r>
        <w:rPr>
          <w:color w:val="000000"/>
        </w:rPr>
        <w:t>Schramm, H.L., M.W</w:t>
      </w:r>
      <w:r w:rsidR="00A96E71">
        <w:rPr>
          <w:color w:val="000000"/>
        </w:rPr>
        <w:t>.</w:t>
      </w:r>
      <w:r w:rsidR="00D42DDB">
        <w:rPr>
          <w:color w:val="000000"/>
        </w:rPr>
        <w:t xml:space="preserve"> </w:t>
      </w:r>
      <w:r>
        <w:rPr>
          <w:color w:val="000000"/>
        </w:rPr>
        <w:t>Collopy, and E.A</w:t>
      </w:r>
      <w:r w:rsidR="00A96E71">
        <w:rPr>
          <w:color w:val="000000"/>
        </w:rPr>
        <w:t>.</w:t>
      </w:r>
      <w:r w:rsidR="00D42DDB">
        <w:rPr>
          <w:color w:val="000000"/>
        </w:rPr>
        <w:t xml:space="preserve"> </w:t>
      </w:r>
      <w:r>
        <w:rPr>
          <w:color w:val="000000"/>
        </w:rPr>
        <w:t>Okrah</w:t>
      </w:r>
      <w:r w:rsidR="00A96E71">
        <w:rPr>
          <w:color w:val="000000"/>
        </w:rPr>
        <w:t xml:space="preserve">.  </w:t>
      </w:r>
      <w:r>
        <w:rPr>
          <w:color w:val="000000"/>
        </w:rPr>
        <w:t>1987</w:t>
      </w:r>
      <w:r w:rsidR="00A96E71">
        <w:rPr>
          <w:color w:val="000000"/>
        </w:rPr>
        <w:t xml:space="preserve">.  </w:t>
      </w:r>
      <w:r>
        <w:rPr>
          <w:color w:val="000000"/>
        </w:rPr>
        <w:t>Potential problems of bird predation for fish culture in Florida</w:t>
      </w:r>
      <w:r w:rsidR="00A96E71">
        <w:rPr>
          <w:color w:val="000000"/>
        </w:rPr>
        <w:t xml:space="preserve">.  </w:t>
      </w:r>
      <w:r>
        <w:rPr>
          <w:color w:val="000000"/>
        </w:rPr>
        <w:t>P</w:t>
      </w:r>
      <w:r w:rsidR="00922D0E">
        <w:rPr>
          <w:color w:val="000000"/>
        </w:rPr>
        <w:t>rogressive Fish Culturist 49:44–</w:t>
      </w:r>
      <w:r>
        <w:rPr>
          <w:color w:val="000000"/>
        </w:rPr>
        <w:t>49.</w:t>
      </w:r>
    </w:p>
    <w:p w14:paraId="4D78570D" w14:textId="77777777" w:rsidR="00A757C6" w:rsidRPr="003B79E1" w:rsidRDefault="00A757C6" w:rsidP="00A757C6">
      <w:pPr>
        <w:spacing w:line="270" w:lineRule="exact"/>
        <w:ind w:left="450" w:hanging="450"/>
        <w:rPr>
          <w:color w:val="000000"/>
        </w:rPr>
      </w:pPr>
    </w:p>
    <w:p w14:paraId="1CB066D1" w14:textId="583A92A8" w:rsidR="00A757C6" w:rsidRDefault="00A757C6" w:rsidP="00A757C6">
      <w:pPr>
        <w:pStyle w:val="References"/>
      </w:pPr>
      <w:r>
        <w:t>Scoppettone G.G., P.H</w:t>
      </w:r>
      <w:r w:rsidR="00A96E71">
        <w:t>.</w:t>
      </w:r>
      <w:r w:rsidR="00D42DDB">
        <w:t xml:space="preserve"> </w:t>
      </w:r>
      <w:r>
        <w:t>Rissler, M.C</w:t>
      </w:r>
      <w:r w:rsidR="00A96E71">
        <w:t>.</w:t>
      </w:r>
      <w:r w:rsidR="00D42DDB">
        <w:t xml:space="preserve"> </w:t>
      </w:r>
      <w:r>
        <w:t>Fabes, and D</w:t>
      </w:r>
      <w:r w:rsidR="00A96E71">
        <w:t>.</w:t>
      </w:r>
      <w:r w:rsidR="00D42DDB">
        <w:t xml:space="preserve"> </w:t>
      </w:r>
      <w:r>
        <w:t>Withers</w:t>
      </w:r>
      <w:r w:rsidR="00A96E71">
        <w:t xml:space="preserve">.  </w:t>
      </w:r>
      <w:r>
        <w:t>2014</w:t>
      </w:r>
      <w:r w:rsidR="00A96E71">
        <w:t xml:space="preserve">.  </w:t>
      </w:r>
      <w:r>
        <w:t>Ameri</w:t>
      </w:r>
      <w:r w:rsidR="00810BB8">
        <w:t>can white pelican predation on c</w:t>
      </w:r>
      <w:r>
        <w:t>ui-ui in Pyramid Lake, Nevada</w:t>
      </w:r>
      <w:r w:rsidR="00A96E71">
        <w:t xml:space="preserve">.  </w:t>
      </w:r>
      <w:r>
        <w:t>North American Journal of Fisheries Management 34:57–67.</w:t>
      </w:r>
    </w:p>
    <w:p w14:paraId="36651247" w14:textId="77777777" w:rsidR="00A757C6" w:rsidRDefault="00A757C6" w:rsidP="00A757C6">
      <w:pPr>
        <w:pStyle w:val="References"/>
      </w:pPr>
    </w:p>
    <w:p w14:paraId="5E7B0A07" w14:textId="0157DDF2" w:rsidR="00A757C6" w:rsidRDefault="00A757C6" w:rsidP="00A757C6">
      <w:pPr>
        <w:spacing w:line="270" w:lineRule="exact"/>
        <w:ind w:left="450" w:hanging="450"/>
        <w:rPr>
          <w:color w:val="000000"/>
        </w:rPr>
      </w:pPr>
      <w:r>
        <w:rPr>
          <w:color w:val="000000"/>
        </w:rPr>
        <w:t>Sebring S</w:t>
      </w:r>
      <w:r w:rsidR="00A96E71">
        <w:rPr>
          <w:color w:val="000000"/>
        </w:rPr>
        <w:t>.</w:t>
      </w:r>
      <w:r>
        <w:rPr>
          <w:color w:val="000000"/>
        </w:rPr>
        <w:t>H., M</w:t>
      </w:r>
      <w:r w:rsidR="00A96E71">
        <w:rPr>
          <w:color w:val="000000"/>
        </w:rPr>
        <w:t>.</w:t>
      </w:r>
      <w:r>
        <w:rPr>
          <w:color w:val="000000"/>
        </w:rPr>
        <w:t>C</w:t>
      </w:r>
      <w:r w:rsidR="00A96E71">
        <w:rPr>
          <w:color w:val="000000"/>
        </w:rPr>
        <w:t>.</w:t>
      </w:r>
      <w:r w:rsidR="00D42DDB">
        <w:rPr>
          <w:color w:val="000000"/>
        </w:rPr>
        <w:t xml:space="preserve"> </w:t>
      </w:r>
      <w:r>
        <w:rPr>
          <w:color w:val="000000"/>
        </w:rPr>
        <w:t>Carper, R</w:t>
      </w:r>
      <w:r w:rsidR="00A96E71">
        <w:rPr>
          <w:color w:val="000000"/>
        </w:rPr>
        <w:t>.</w:t>
      </w:r>
      <w:r>
        <w:rPr>
          <w:color w:val="000000"/>
        </w:rPr>
        <w:t>D</w:t>
      </w:r>
      <w:r w:rsidR="00A96E71">
        <w:rPr>
          <w:color w:val="000000"/>
        </w:rPr>
        <w:t>.</w:t>
      </w:r>
      <w:r w:rsidR="00D42DDB">
        <w:rPr>
          <w:color w:val="000000"/>
        </w:rPr>
        <w:t xml:space="preserve"> </w:t>
      </w:r>
      <w:r>
        <w:rPr>
          <w:color w:val="000000"/>
        </w:rPr>
        <w:t>Ledgerwood, B</w:t>
      </w:r>
      <w:r w:rsidR="00A96E71">
        <w:rPr>
          <w:color w:val="000000"/>
        </w:rPr>
        <w:t>.</w:t>
      </w:r>
      <w:r>
        <w:rPr>
          <w:color w:val="000000"/>
        </w:rPr>
        <w:t>P</w:t>
      </w:r>
      <w:r w:rsidR="00A96E71">
        <w:rPr>
          <w:color w:val="000000"/>
        </w:rPr>
        <w:t>.</w:t>
      </w:r>
      <w:r w:rsidR="00D42DDB">
        <w:rPr>
          <w:color w:val="000000"/>
        </w:rPr>
        <w:t xml:space="preserve"> </w:t>
      </w:r>
      <w:r>
        <w:rPr>
          <w:color w:val="000000"/>
        </w:rPr>
        <w:t>Sanford, G</w:t>
      </w:r>
      <w:r w:rsidR="00A96E71">
        <w:rPr>
          <w:color w:val="000000"/>
        </w:rPr>
        <w:t>.</w:t>
      </w:r>
      <w:r>
        <w:rPr>
          <w:color w:val="000000"/>
        </w:rPr>
        <w:t>M</w:t>
      </w:r>
      <w:r w:rsidR="00A96E71">
        <w:rPr>
          <w:color w:val="000000"/>
        </w:rPr>
        <w:t>.</w:t>
      </w:r>
      <w:r w:rsidR="00D42DDB">
        <w:rPr>
          <w:color w:val="000000"/>
        </w:rPr>
        <w:t xml:space="preserve"> </w:t>
      </w:r>
      <w:r>
        <w:rPr>
          <w:color w:val="000000"/>
        </w:rPr>
        <w:t>Matthews, and A</w:t>
      </w:r>
      <w:r w:rsidR="00A96E71">
        <w:rPr>
          <w:color w:val="000000"/>
        </w:rPr>
        <w:t>.</w:t>
      </w:r>
      <w:r>
        <w:rPr>
          <w:color w:val="000000"/>
        </w:rPr>
        <w:t>F</w:t>
      </w:r>
      <w:r w:rsidR="00A96E71">
        <w:rPr>
          <w:color w:val="000000"/>
        </w:rPr>
        <w:t>.</w:t>
      </w:r>
      <w:r w:rsidR="00D42DDB">
        <w:rPr>
          <w:color w:val="000000"/>
        </w:rPr>
        <w:t xml:space="preserve"> </w:t>
      </w:r>
      <w:r>
        <w:rPr>
          <w:color w:val="000000"/>
        </w:rPr>
        <w:t>Evans</w:t>
      </w:r>
      <w:r w:rsidR="00A96E71">
        <w:rPr>
          <w:color w:val="000000"/>
        </w:rPr>
        <w:t xml:space="preserve">.  </w:t>
      </w:r>
      <w:r>
        <w:rPr>
          <w:color w:val="000000"/>
        </w:rPr>
        <w:t>2013</w:t>
      </w:r>
      <w:r w:rsidR="00A96E71">
        <w:rPr>
          <w:color w:val="000000"/>
        </w:rPr>
        <w:t xml:space="preserve">.  </w:t>
      </w:r>
      <w:r>
        <w:rPr>
          <w:color w:val="000000"/>
        </w:rPr>
        <w:t xml:space="preserve">Relative vulnerability of PIT-tagged subyearling fall </w:t>
      </w:r>
      <w:r w:rsidR="00810BB8">
        <w:rPr>
          <w:color w:val="000000"/>
        </w:rPr>
        <w:t xml:space="preserve">Chinook salmon to predation by </w:t>
      </w:r>
      <w:del w:id="651" w:author="Paul C Marsh" w:date="2016-09-07T13:24:00Z">
        <w:r w:rsidR="00810BB8" w:rsidDel="003F2CE4">
          <w:rPr>
            <w:color w:val="000000"/>
          </w:rPr>
          <w:delText>caspian</w:delText>
        </w:r>
      </w:del>
      <w:ins w:id="652" w:author="Paul C Marsh" w:date="2016-09-07T13:24:00Z">
        <w:r w:rsidR="003F2CE4">
          <w:rPr>
            <w:color w:val="000000"/>
          </w:rPr>
          <w:t>Caspian</w:t>
        </w:r>
      </w:ins>
      <w:r w:rsidR="00810BB8">
        <w:rPr>
          <w:color w:val="000000"/>
        </w:rPr>
        <w:t xml:space="preserve"> terns and double-crested c</w:t>
      </w:r>
      <w:r>
        <w:rPr>
          <w:color w:val="000000"/>
        </w:rPr>
        <w:t>o</w:t>
      </w:r>
      <w:r w:rsidR="00810BB8">
        <w:rPr>
          <w:color w:val="000000"/>
        </w:rPr>
        <w:t>rmorants in the Columbia River e</w:t>
      </w:r>
      <w:r>
        <w:rPr>
          <w:color w:val="000000"/>
        </w:rPr>
        <w:t>stuary</w:t>
      </w:r>
      <w:r w:rsidR="00810BB8">
        <w:rPr>
          <w:color w:val="000000"/>
        </w:rPr>
        <w:t xml:space="preserve">. </w:t>
      </w:r>
      <w:r>
        <w:rPr>
          <w:color w:val="000000"/>
        </w:rPr>
        <w:t xml:space="preserve"> Transactions of the Ameri</w:t>
      </w:r>
      <w:r w:rsidR="00922D0E">
        <w:rPr>
          <w:color w:val="000000"/>
        </w:rPr>
        <w:t>can Fisheries Society 142:1321–</w:t>
      </w:r>
      <w:r>
        <w:rPr>
          <w:color w:val="000000"/>
        </w:rPr>
        <w:t>1334.</w:t>
      </w:r>
    </w:p>
    <w:p w14:paraId="313C9F63" w14:textId="77777777" w:rsidR="00A757C6" w:rsidRDefault="00A757C6" w:rsidP="00A757C6">
      <w:pPr>
        <w:spacing w:line="270" w:lineRule="exact"/>
        <w:ind w:left="450" w:hanging="450"/>
        <w:rPr>
          <w:color w:val="000000"/>
        </w:rPr>
      </w:pPr>
    </w:p>
    <w:p w14:paraId="7DBB6191" w14:textId="0E1CFAB8" w:rsidR="00A757C6" w:rsidRDefault="00A757C6" w:rsidP="00A757C6">
      <w:pPr>
        <w:spacing w:line="270" w:lineRule="exact"/>
        <w:ind w:left="450" w:hanging="450"/>
        <w:rPr>
          <w:color w:val="000000"/>
        </w:rPr>
      </w:pPr>
      <w:r>
        <w:rPr>
          <w:color w:val="000000"/>
        </w:rPr>
        <w:t>Stone, D.M</w:t>
      </w:r>
      <w:r w:rsidR="00A96E71">
        <w:rPr>
          <w:color w:val="000000"/>
        </w:rPr>
        <w:t xml:space="preserve">.  </w:t>
      </w:r>
      <w:r>
        <w:rPr>
          <w:color w:val="000000"/>
        </w:rPr>
        <w:t>2005</w:t>
      </w:r>
      <w:r w:rsidR="00A96E71">
        <w:rPr>
          <w:color w:val="000000"/>
        </w:rPr>
        <w:t xml:space="preserve">.  </w:t>
      </w:r>
      <w:r>
        <w:rPr>
          <w:color w:val="000000"/>
        </w:rPr>
        <w:t>Effect of bating on hoop net catch rates of endangered humpback chub</w:t>
      </w:r>
      <w:r w:rsidR="00A96E71">
        <w:rPr>
          <w:color w:val="000000"/>
        </w:rPr>
        <w:t xml:space="preserve">.  </w:t>
      </w:r>
      <w:r>
        <w:rPr>
          <w:color w:val="000000"/>
        </w:rPr>
        <w:t>American Journal of Fisheries Management 25:</w:t>
      </w:r>
      <w:r w:rsidR="00922D0E">
        <w:rPr>
          <w:color w:val="000000"/>
        </w:rPr>
        <w:t>640–</w:t>
      </w:r>
      <w:r>
        <w:rPr>
          <w:color w:val="000000"/>
        </w:rPr>
        <w:t>645.</w:t>
      </w:r>
    </w:p>
    <w:p w14:paraId="189AF841" w14:textId="2C5F149E" w:rsidR="00810BB8" w:rsidRDefault="00810BB8">
      <w:pPr>
        <w:rPr>
          <w:color w:val="000000"/>
        </w:rPr>
      </w:pPr>
      <w:r>
        <w:rPr>
          <w:color w:val="000000"/>
        </w:rPr>
        <w:br w:type="page"/>
      </w:r>
    </w:p>
    <w:p w14:paraId="0C32A3C4" w14:textId="7CE27BDC" w:rsidR="00A757C6" w:rsidRDefault="002E3FCE" w:rsidP="00A757C6">
      <w:pPr>
        <w:spacing w:line="270" w:lineRule="exact"/>
        <w:ind w:left="450" w:hanging="450"/>
        <w:rPr>
          <w:color w:val="000000"/>
        </w:rPr>
      </w:pPr>
      <w:r>
        <w:rPr>
          <w:color w:val="000000"/>
        </w:rPr>
        <w:lastRenderedPageBreak/>
        <w:t>_____</w:t>
      </w:r>
      <w:r w:rsidR="00A96E71">
        <w:rPr>
          <w:color w:val="000000"/>
        </w:rPr>
        <w:t>.</w:t>
      </w:r>
      <w:r w:rsidR="00D42DDB">
        <w:rPr>
          <w:color w:val="000000"/>
        </w:rPr>
        <w:t xml:space="preserve">  </w:t>
      </w:r>
      <w:r w:rsidR="00A757C6" w:rsidRPr="003B79E1">
        <w:rPr>
          <w:color w:val="000000"/>
        </w:rPr>
        <w:t>2010</w:t>
      </w:r>
      <w:r w:rsidR="00A96E71">
        <w:rPr>
          <w:color w:val="000000"/>
        </w:rPr>
        <w:t>.</w:t>
      </w:r>
      <w:r w:rsidR="00D42DDB">
        <w:rPr>
          <w:color w:val="000000"/>
        </w:rPr>
        <w:t xml:space="preserve">  </w:t>
      </w:r>
      <w:r w:rsidR="00A757C6" w:rsidRPr="003B79E1">
        <w:rPr>
          <w:color w:val="000000"/>
        </w:rPr>
        <w:t>Overriding effects of species</w:t>
      </w:r>
      <w:r w:rsidR="00A757C6" w:rsidRPr="003B79E1">
        <w:rPr>
          <w:rFonts w:ascii="Cambria Math" w:hAnsi="Cambria Math" w:cs="Cambria Math"/>
          <w:color w:val="000000"/>
        </w:rPr>
        <w:t>‐</w:t>
      </w:r>
      <w:r w:rsidR="00A757C6" w:rsidRPr="003B79E1">
        <w:rPr>
          <w:color w:val="000000"/>
        </w:rPr>
        <w:t>s</w:t>
      </w:r>
      <w:r w:rsidR="00D42DDB">
        <w:rPr>
          <w:color w:val="000000"/>
        </w:rPr>
        <w:t>pecific turbidity thresholds on </w:t>
      </w:r>
      <w:r w:rsidR="00A757C6" w:rsidRPr="003B79E1">
        <w:rPr>
          <w:color w:val="000000"/>
        </w:rPr>
        <w:t>hoopnet catch rates of native fishes in the Little Colorado River, Arizona</w:t>
      </w:r>
      <w:r w:rsidR="00A96E71">
        <w:rPr>
          <w:color w:val="000000"/>
        </w:rPr>
        <w:t>.</w:t>
      </w:r>
      <w:r w:rsidR="00810BB8">
        <w:rPr>
          <w:color w:val="000000"/>
        </w:rPr>
        <w:t xml:space="preserve">  </w:t>
      </w:r>
      <w:r w:rsidR="00A757C6" w:rsidRPr="003B79E1">
        <w:rPr>
          <w:color w:val="000000"/>
        </w:rPr>
        <w:t xml:space="preserve">Transactions of the </w:t>
      </w:r>
      <w:r w:rsidR="00922D0E">
        <w:rPr>
          <w:color w:val="000000"/>
        </w:rPr>
        <w:t>American Fisheries Society 139:</w:t>
      </w:r>
      <w:r w:rsidR="00A757C6" w:rsidRPr="003B79E1">
        <w:rPr>
          <w:color w:val="000000"/>
        </w:rPr>
        <w:t>1150</w:t>
      </w:r>
      <w:r w:rsidR="00922D0E">
        <w:rPr>
          <w:rFonts w:ascii="Cambria Math" w:hAnsi="Cambria Math" w:cs="Cambria Math"/>
          <w:color w:val="000000"/>
        </w:rPr>
        <w:t>–</w:t>
      </w:r>
      <w:r w:rsidR="00A757C6" w:rsidRPr="003B79E1">
        <w:rPr>
          <w:color w:val="000000"/>
        </w:rPr>
        <w:t>117.</w:t>
      </w:r>
    </w:p>
    <w:p w14:paraId="0DC15AFE" w14:textId="77777777" w:rsidR="00A757C6" w:rsidRDefault="00A757C6" w:rsidP="00A757C6">
      <w:pPr>
        <w:spacing w:line="270" w:lineRule="exact"/>
        <w:ind w:left="450" w:hanging="450"/>
        <w:rPr>
          <w:color w:val="000000"/>
        </w:rPr>
      </w:pPr>
    </w:p>
    <w:p w14:paraId="4DCC6C02" w14:textId="5C036639" w:rsidR="00A757C6" w:rsidRDefault="00A757C6" w:rsidP="00A757C6">
      <w:pPr>
        <w:pStyle w:val="References"/>
      </w:pPr>
      <w:r>
        <w:t>Thompson, B.C., D.C</w:t>
      </w:r>
      <w:r w:rsidR="00A96E71">
        <w:t>.</w:t>
      </w:r>
      <w:r w:rsidR="00D42DDB">
        <w:t xml:space="preserve"> </w:t>
      </w:r>
      <w:r>
        <w:t>Gwinn, M.S</w:t>
      </w:r>
      <w:r w:rsidR="00A96E71">
        <w:t>.</w:t>
      </w:r>
      <w:r w:rsidR="00D42DDB">
        <w:t xml:space="preserve"> </w:t>
      </w:r>
      <w:r>
        <w:t>Allen</w:t>
      </w:r>
      <w:r w:rsidR="00A96E71">
        <w:t xml:space="preserve">.  </w:t>
      </w:r>
      <w:r>
        <w:t>2015</w:t>
      </w:r>
      <w:r w:rsidR="00A96E71">
        <w:t xml:space="preserve">.  </w:t>
      </w:r>
      <w:r>
        <w:t xml:space="preserve">Evacuation times of </w:t>
      </w:r>
      <w:r w:rsidR="00810BB8">
        <w:t>radio transmitters consumed by l</w:t>
      </w:r>
      <w:r>
        <w:t xml:space="preserve">argemouth </w:t>
      </w:r>
      <w:r w:rsidR="00810BB8">
        <w:t>b</w:t>
      </w:r>
      <w:r>
        <w:t>ass</w:t>
      </w:r>
      <w:r w:rsidR="00810BB8">
        <w:t>.</w:t>
      </w:r>
      <w:r w:rsidR="002E3FCE">
        <w:t xml:space="preserve">  </w:t>
      </w:r>
      <w:r>
        <w:t>North American Journal o</w:t>
      </w:r>
      <w:r w:rsidR="00922D0E">
        <w:t>f Fisheries Management</w:t>
      </w:r>
      <w:r w:rsidR="00A96E71">
        <w:t xml:space="preserve"> </w:t>
      </w:r>
      <w:r w:rsidR="00922D0E">
        <w:t>35:621–</w:t>
      </w:r>
      <w:r>
        <w:t>625.</w:t>
      </w:r>
    </w:p>
    <w:p w14:paraId="3658693C" w14:textId="77777777" w:rsidR="00A757C6" w:rsidRDefault="00A757C6" w:rsidP="00A757C6">
      <w:pPr>
        <w:pStyle w:val="References"/>
      </w:pPr>
    </w:p>
    <w:p w14:paraId="65A3B149" w14:textId="77777777" w:rsidR="00810BB8" w:rsidRDefault="00A757C6" w:rsidP="00D42DDB">
      <w:pPr>
        <w:pStyle w:val="References"/>
      </w:pPr>
      <w:r>
        <w:t>Udall, S.L</w:t>
      </w:r>
      <w:r w:rsidR="00A96E71">
        <w:t xml:space="preserve">.  </w:t>
      </w:r>
      <w:r>
        <w:t>1964</w:t>
      </w:r>
      <w:r w:rsidR="00A96E71">
        <w:t xml:space="preserve">.  </w:t>
      </w:r>
      <w:r>
        <w:t xml:space="preserve">The Lower Colorado River Land Use Plan: </w:t>
      </w:r>
      <w:r w:rsidR="00810BB8">
        <w:t xml:space="preserve"> </w:t>
      </w:r>
      <w:r>
        <w:t>A Report of the Lower Colorado River Land Use Advisory Committee</w:t>
      </w:r>
      <w:r w:rsidR="00A96E71">
        <w:t xml:space="preserve">.  </w:t>
      </w:r>
      <w:r>
        <w:t>U.S</w:t>
      </w:r>
      <w:r w:rsidR="00A96E71">
        <w:t>.</w:t>
      </w:r>
      <w:r w:rsidR="003664BE">
        <w:t xml:space="preserve"> </w:t>
      </w:r>
      <w:r>
        <w:t>Department of the Interior, Washington, D.C.</w:t>
      </w:r>
    </w:p>
    <w:p w14:paraId="44936D55" w14:textId="3132F2FE" w:rsidR="00D42DDB" w:rsidRDefault="00D42DDB" w:rsidP="00D42DDB">
      <w:pPr>
        <w:pStyle w:val="References"/>
      </w:pPr>
    </w:p>
    <w:p w14:paraId="21F3527B" w14:textId="25D8B973" w:rsidR="00A757C6" w:rsidRPr="00F105C7" w:rsidRDefault="00A757C6" w:rsidP="00922D0E">
      <w:pPr>
        <w:pStyle w:val="References"/>
        <w:spacing w:line="270" w:lineRule="exact"/>
      </w:pPr>
      <w:r w:rsidRPr="00F105C7">
        <w:t>U</w:t>
      </w:r>
      <w:r>
        <w:t>.S</w:t>
      </w:r>
      <w:r w:rsidR="00A96E71">
        <w:t>.</w:t>
      </w:r>
      <w:r w:rsidR="003664BE">
        <w:t xml:space="preserve"> </w:t>
      </w:r>
      <w:r>
        <w:t>Fish and Wildlife Service</w:t>
      </w:r>
      <w:r w:rsidR="00AA5978">
        <w:t xml:space="preserve"> (USFWS)</w:t>
      </w:r>
      <w:r w:rsidR="00A96E71">
        <w:t xml:space="preserve">.  </w:t>
      </w:r>
      <w:r w:rsidRPr="00F105C7">
        <w:t>1980</w:t>
      </w:r>
      <w:r w:rsidR="00A96E71">
        <w:t xml:space="preserve">.  </w:t>
      </w:r>
      <w:r w:rsidRPr="00F105C7">
        <w:t>Bonytail chub; determination as an endangered</w:t>
      </w:r>
      <w:r>
        <w:t xml:space="preserve"> species</w:t>
      </w:r>
      <w:r w:rsidR="00A96E71">
        <w:t xml:space="preserve">.  </w:t>
      </w:r>
      <w:r>
        <w:t>Federal Register 44:27710–</w:t>
      </w:r>
      <w:r w:rsidRPr="00F105C7">
        <w:t>27713.</w:t>
      </w:r>
    </w:p>
    <w:p w14:paraId="0EAFFDFF" w14:textId="77777777" w:rsidR="00A757C6" w:rsidRPr="00F105C7" w:rsidRDefault="00A757C6" w:rsidP="00922D0E">
      <w:pPr>
        <w:pStyle w:val="References"/>
        <w:spacing w:line="270" w:lineRule="exact"/>
      </w:pPr>
    </w:p>
    <w:p w14:paraId="10AFD3CA" w14:textId="7BBA202C" w:rsidR="00A757C6" w:rsidRDefault="00A757C6" w:rsidP="00922D0E">
      <w:pPr>
        <w:pStyle w:val="References"/>
        <w:spacing w:line="270" w:lineRule="exact"/>
      </w:pPr>
      <w:r>
        <w:t>_____</w:t>
      </w:r>
      <w:r w:rsidR="00A96E71">
        <w:t xml:space="preserve">.  </w:t>
      </w:r>
      <w:r w:rsidRPr="00F105C7">
        <w:t>1991</w:t>
      </w:r>
      <w:r w:rsidR="00A96E71">
        <w:t xml:space="preserve">.  </w:t>
      </w:r>
      <w:r w:rsidRPr="00F105C7">
        <w:t>Endangered and threatened wildlife and plants; the razorback sucker (</w:t>
      </w:r>
      <w:r w:rsidRPr="00F105C7">
        <w:rPr>
          <w:i/>
        </w:rPr>
        <w:t>Xyrauchen texanus</w:t>
      </w:r>
      <w:r w:rsidRPr="00F105C7">
        <w:t>) determined to be an endangered species; fi</w:t>
      </w:r>
      <w:r>
        <w:t>nal rule</w:t>
      </w:r>
      <w:r w:rsidR="00A96E71">
        <w:t xml:space="preserve">.  </w:t>
      </w:r>
      <w:r>
        <w:t>Federal Register 56:54957–</w:t>
      </w:r>
      <w:r w:rsidRPr="00F105C7">
        <w:t>54967.</w:t>
      </w:r>
    </w:p>
    <w:p w14:paraId="445CB00B" w14:textId="77777777" w:rsidR="00A757C6" w:rsidRDefault="00A757C6" w:rsidP="00922D0E">
      <w:pPr>
        <w:pStyle w:val="References"/>
        <w:spacing w:line="270" w:lineRule="exact"/>
      </w:pPr>
    </w:p>
    <w:p w14:paraId="32DA70A9" w14:textId="1FCDA21D" w:rsidR="00A757C6" w:rsidRPr="00F105C7" w:rsidRDefault="00A757C6" w:rsidP="00922D0E">
      <w:pPr>
        <w:pStyle w:val="References"/>
        <w:spacing w:line="270" w:lineRule="exact"/>
      </w:pPr>
      <w:r w:rsidRPr="003B79E1">
        <w:rPr>
          <w:color w:val="000000"/>
        </w:rPr>
        <w:t>Valdez, R</w:t>
      </w:r>
      <w:r w:rsidR="00A96E71">
        <w:rPr>
          <w:color w:val="000000"/>
        </w:rPr>
        <w:t>.</w:t>
      </w:r>
      <w:r w:rsidRPr="003B79E1">
        <w:rPr>
          <w:color w:val="000000"/>
        </w:rPr>
        <w:t xml:space="preserve">A., </w:t>
      </w:r>
      <w:r>
        <w:rPr>
          <w:color w:val="000000"/>
        </w:rPr>
        <w:t>W</w:t>
      </w:r>
      <w:r w:rsidR="00A96E71">
        <w:rPr>
          <w:color w:val="000000"/>
        </w:rPr>
        <w:t>.</w:t>
      </w:r>
      <w:r>
        <w:rPr>
          <w:color w:val="000000"/>
        </w:rPr>
        <w:t>J</w:t>
      </w:r>
      <w:r w:rsidR="00A96E71">
        <w:rPr>
          <w:color w:val="000000"/>
        </w:rPr>
        <w:t>.</w:t>
      </w:r>
      <w:r w:rsidR="00D42DDB">
        <w:rPr>
          <w:color w:val="000000"/>
        </w:rPr>
        <w:t xml:space="preserve"> </w:t>
      </w:r>
      <w:r w:rsidRPr="003B79E1">
        <w:rPr>
          <w:color w:val="000000"/>
        </w:rPr>
        <w:t>Masslich, and W.C</w:t>
      </w:r>
      <w:r w:rsidR="00A96E71">
        <w:rPr>
          <w:color w:val="000000"/>
        </w:rPr>
        <w:t>.</w:t>
      </w:r>
      <w:r w:rsidR="00D42DDB">
        <w:rPr>
          <w:color w:val="000000"/>
        </w:rPr>
        <w:t xml:space="preserve"> </w:t>
      </w:r>
      <w:r w:rsidRPr="003B79E1">
        <w:rPr>
          <w:color w:val="000000"/>
        </w:rPr>
        <w:t>Leibfried</w:t>
      </w:r>
      <w:r w:rsidR="00A96E71">
        <w:rPr>
          <w:color w:val="000000"/>
        </w:rPr>
        <w:t>.</w:t>
      </w:r>
      <w:r w:rsidR="00810BB8">
        <w:rPr>
          <w:color w:val="000000"/>
        </w:rPr>
        <w:t xml:space="preserve">  </w:t>
      </w:r>
      <w:r w:rsidRPr="003B79E1">
        <w:rPr>
          <w:color w:val="000000"/>
        </w:rPr>
        <w:t>1992</w:t>
      </w:r>
      <w:r w:rsidR="00A96E71">
        <w:rPr>
          <w:color w:val="000000"/>
        </w:rPr>
        <w:t>.</w:t>
      </w:r>
      <w:r w:rsidR="00810BB8">
        <w:rPr>
          <w:color w:val="000000"/>
        </w:rPr>
        <w:t xml:space="preserve">  Characterization of the L</w:t>
      </w:r>
      <w:r w:rsidRPr="003B79E1">
        <w:rPr>
          <w:color w:val="000000"/>
        </w:rPr>
        <w:t xml:space="preserve">ife </w:t>
      </w:r>
      <w:r w:rsidR="00810BB8">
        <w:rPr>
          <w:color w:val="000000"/>
        </w:rPr>
        <w:t>History and E</w:t>
      </w:r>
      <w:r w:rsidRPr="003B79E1">
        <w:rPr>
          <w:color w:val="000000"/>
        </w:rPr>
        <w:t xml:space="preserve">cology of the </w:t>
      </w:r>
      <w:r w:rsidR="00810BB8">
        <w:rPr>
          <w:color w:val="000000"/>
        </w:rPr>
        <w:t>H</w:t>
      </w:r>
      <w:r w:rsidRPr="003B79E1">
        <w:rPr>
          <w:color w:val="000000"/>
        </w:rPr>
        <w:t xml:space="preserve">umpback </w:t>
      </w:r>
      <w:r w:rsidR="00810BB8">
        <w:rPr>
          <w:color w:val="000000"/>
        </w:rPr>
        <w:t>C</w:t>
      </w:r>
      <w:r w:rsidRPr="003B79E1">
        <w:rPr>
          <w:color w:val="000000"/>
        </w:rPr>
        <w:t>hub (</w:t>
      </w:r>
      <w:r w:rsidRPr="003B79E1">
        <w:rPr>
          <w:i/>
          <w:iCs/>
          <w:color w:val="000000"/>
        </w:rPr>
        <w:t>Gila cypha</w:t>
      </w:r>
      <w:r w:rsidRPr="003B79E1">
        <w:rPr>
          <w:color w:val="000000"/>
        </w:rPr>
        <w:t>) in the Grand Canyon</w:t>
      </w:r>
      <w:r w:rsidR="00810BB8">
        <w:rPr>
          <w:color w:val="000000"/>
        </w:rPr>
        <w:t xml:space="preserve">.  </w:t>
      </w:r>
      <w:r w:rsidRPr="003B79E1">
        <w:rPr>
          <w:color w:val="000000"/>
        </w:rPr>
        <w:t xml:space="preserve">Annual </w:t>
      </w:r>
      <w:r w:rsidR="00810BB8">
        <w:rPr>
          <w:color w:val="000000"/>
        </w:rPr>
        <w:t>r</w:t>
      </w:r>
      <w:r w:rsidRPr="003B79E1">
        <w:rPr>
          <w:color w:val="000000"/>
        </w:rPr>
        <w:t>eport</w:t>
      </w:r>
      <w:r w:rsidR="00810BB8">
        <w:rPr>
          <w:color w:val="000000"/>
        </w:rPr>
        <w:t xml:space="preserve"> </w:t>
      </w:r>
      <w:ins w:id="653" w:author="Paul C Marsh" w:date="2016-09-07T13:24:00Z">
        <w:r w:rsidR="003F2CE4">
          <w:rPr>
            <w:color w:val="000000"/>
          </w:rPr>
          <w:t>prepared</w:t>
        </w:r>
      </w:ins>
      <w:ins w:id="654" w:author="Paul C Marsh" w:date="2016-09-07T13:01:00Z">
        <w:r w:rsidR="00EB108F">
          <w:rPr>
            <w:color w:val="000000"/>
          </w:rPr>
          <w:t xml:space="preserve"> for</w:t>
        </w:r>
      </w:ins>
      <w:del w:id="655" w:author="Paul C Marsh" w:date="2016-09-07T13:01:00Z">
        <w:r w:rsidR="00810BB8" w:rsidDel="00EB108F">
          <w:rPr>
            <w:color w:val="000000"/>
          </w:rPr>
          <w:delText>to</w:delText>
        </w:r>
      </w:del>
      <w:r w:rsidR="00810BB8">
        <w:rPr>
          <w:color w:val="000000"/>
        </w:rPr>
        <w:t xml:space="preserve"> </w:t>
      </w:r>
      <w:del w:id="656" w:author="Brian Kesner" w:date="2016-08-31T15:49:00Z">
        <w:r w:rsidR="00810BB8" w:rsidDel="000B11C7">
          <w:rPr>
            <w:color w:val="000000"/>
          </w:rPr>
          <w:delText xml:space="preserve">the </w:delText>
        </w:r>
      </w:del>
      <w:r w:rsidR="00810BB8">
        <w:rPr>
          <w:color w:val="000000"/>
        </w:rPr>
        <w:t xml:space="preserve">Bureau of </w:t>
      </w:r>
      <w:commentRangeStart w:id="657"/>
      <w:r w:rsidR="00810BB8">
        <w:rPr>
          <w:color w:val="000000"/>
        </w:rPr>
        <w:t>Reclamation</w:t>
      </w:r>
      <w:commentRangeEnd w:id="657"/>
      <w:r w:rsidR="00810BB8">
        <w:rPr>
          <w:rStyle w:val="CommentReference"/>
        </w:rPr>
        <w:commentReference w:id="657"/>
      </w:r>
      <w:del w:id="658" w:author="Brian Kesner" w:date="2016-08-31T15:49:00Z">
        <w:r w:rsidR="00810BB8" w:rsidDel="000B11C7">
          <w:rPr>
            <w:color w:val="000000"/>
          </w:rPr>
          <w:delText xml:space="preserve">. </w:delText>
        </w:r>
      </w:del>
      <w:ins w:id="659" w:author="Brian Kesner" w:date="2016-08-31T15:49:00Z">
        <w:del w:id="660" w:author="Paul C Marsh" w:date="2016-09-07T13:01:00Z">
          <w:r w:rsidR="000B11C7" w:rsidDel="00EB108F">
            <w:rPr>
              <w:color w:val="000000"/>
            </w:rPr>
            <w:delText>,</w:delText>
          </w:r>
        </w:del>
      </w:ins>
      <w:r w:rsidRPr="003B79E1">
        <w:rPr>
          <w:color w:val="000000"/>
        </w:rPr>
        <w:t xml:space="preserve"> </w:t>
      </w:r>
      <w:ins w:id="661" w:author="Paul C Marsh" w:date="2016-09-07T13:01:00Z">
        <w:r w:rsidR="00EB108F">
          <w:rPr>
            <w:color w:val="000000"/>
          </w:rPr>
          <w:t xml:space="preserve">under </w:t>
        </w:r>
      </w:ins>
      <w:commentRangeStart w:id="662"/>
      <w:commentRangeStart w:id="663"/>
      <w:r w:rsidRPr="003B79E1">
        <w:rPr>
          <w:color w:val="000000"/>
        </w:rPr>
        <w:t>Contract No</w:t>
      </w:r>
      <w:r w:rsidR="00A96E71">
        <w:rPr>
          <w:color w:val="000000"/>
        </w:rPr>
        <w:t>.</w:t>
      </w:r>
      <w:r w:rsidR="0005182D">
        <w:rPr>
          <w:color w:val="000000"/>
        </w:rPr>
        <w:t xml:space="preserve"> </w:t>
      </w:r>
      <w:r w:rsidRPr="003B79E1">
        <w:rPr>
          <w:color w:val="000000"/>
        </w:rPr>
        <w:t>0</w:t>
      </w:r>
      <w:r w:rsidRPr="003B79E1">
        <w:rPr>
          <w:rFonts w:ascii="Cambria Math" w:hAnsi="Cambria Math" w:cs="Cambria Math"/>
          <w:color w:val="000000"/>
        </w:rPr>
        <w:t>‐</w:t>
      </w:r>
      <w:r w:rsidRPr="003B79E1">
        <w:rPr>
          <w:color w:val="000000"/>
        </w:rPr>
        <w:t>CS</w:t>
      </w:r>
      <w:r w:rsidRPr="003B79E1">
        <w:rPr>
          <w:rFonts w:ascii="Cambria Math" w:hAnsi="Cambria Math" w:cs="Cambria Math"/>
          <w:color w:val="000000"/>
        </w:rPr>
        <w:t>‐</w:t>
      </w:r>
      <w:r w:rsidRPr="003B79E1">
        <w:rPr>
          <w:color w:val="000000"/>
        </w:rPr>
        <w:t>40</w:t>
      </w:r>
      <w:r w:rsidRPr="003B79E1">
        <w:rPr>
          <w:rFonts w:ascii="Cambria Math" w:hAnsi="Cambria Math" w:cs="Cambria Math"/>
          <w:color w:val="000000"/>
        </w:rPr>
        <w:t>‐</w:t>
      </w:r>
      <w:r w:rsidRPr="003B79E1">
        <w:rPr>
          <w:color w:val="000000"/>
        </w:rPr>
        <w:t>09110</w:t>
      </w:r>
      <w:ins w:id="664" w:author="Paul C Marsh" w:date="2016-09-07T13:01:00Z">
        <w:r w:rsidR="00EB108F">
          <w:rPr>
            <w:color w:val="000000"/>
          </w:rPr>
          <w:t xml:space="preserve"> by</w:t>
        </w:r>
      </w:ins>
      <w:del w:id="665" w:author="Paul C Marsh" w:date="2016-09-07T13:01:00Z">
        <w:r w:rsidR="00A96E71" w:rsidDel="00EB108F">
          <w:rPr>
            <w:color w:val="000000"/>
          </w:rPr>
          <w:delText>.</w:delText>
        </w:r>
        <w:r w:rsidR="00810BB8" w:rsidDel="00EB108F">
          <w:rPr>
            <w:color w:val="000000"/>
          </w:rPr>
          <w:delText xml:space="preserve"> </w:delText>
        </w:r>
      </w:del>
      <w:r w:rsidR="00810BB8">
        <w:rPr>
          <w:color w:val="000000"/>
        </w:rPr>
        <w:t xml:space="preserve"> </w:t>
      </w:r>
      <w:r w:rsidRPr="003B79E1">
        <w:rPr>
          <w:color w:val="000000"/>
        </w:rPr>
        <w:t>BIO/WEST</w:t>
      </w:r>
      <w:ins w:id="666" w:author="Paul C Marsh" w:date="2016-09-07T13:01:00Z">
        <w:r w:rsidR="00EB108F">
          <w:rPr>
            <w:color w:val="000000"/>
          </w:rPr>
          <w:t xml:space="preserve">, Logan Utah.  </w:t>
        </w:r>
      </w:ins>
      <w:del w:id="667" w:author="Paul C Marsh" w:date="2016-09-07T13:01:00Z">
        <w:r w:rsidRPr="003B79E1" w:rsidDel="00EB108F">
          <w:rPr>
            <w:color w:val="000000"/>
          </w:rPr>
          <w:delText xml:space="preserve"> Report No</w:delText>
        </w:r>
        <w:r w:rsidR="00A96E71" w:rsidDel="00EB108F">
          <w:rPr>
            <w:color w:val="000000"/>
          </w:rPr>
          <w:delText>.</w:delText>
        </w:r>
        <w:r w:rsidR="0005182D" w:rsidDel="00EB108F">
          <w:rPr>
            <w:color w:val="000000"/>
          </w:rPr>
          <w:delText xml:space="preserve"> </w:delText>
        </w:r>
        <w:r w:rsidRPr="003B79E1" w:rsidDel="00EB108F">
          <w:rPr>
            <w:color w:val="000000"/>
          </w:rPr>
          <w:delText>TR</w:delText>
        </w:r>
        <w:r w:rsidRPr="003B79E1" w:rsidDel="00EB108F">
          <w:rPr>
            <w:rFonts w:ascii="Cambria Math" w:hAnsi="Cambria Math" w:cs="Cambria Math"/>
            <w:color w:val="000000"/>
          </w:rPr>
          <w:delText>‐</w:delText>
        </w:r>
        <w:r w:rsidRPr="003B79E1" w:rsidDel="00EB108F">
          <w:rPr>
            <w:color w:val="000000"/>
          </w:rPr>
          <w:delText>250</w:delText>
        </w:r>
        <w:r w:rsidRPr="003B79E1" w:rsidDel="00EB108F">
          <w:rPr>
            <w:rFonts w:ascii="Cambria Math" w:hAnsi="Cambria Math" w:cs="Cambria Math"/>
            <w:color w:val="000000"/>
          </w:rPr>
          <w:delText>‐</w:delText>
        </w:r>
        <w:r w:rsidRPr="003B79E1" w:rsidDel="00EB108F">
          <w:rPr>
            <w:color w:val="000000"/>
          </w:rPr>
          <w:delText>04</w:delText>
        </w:r>
        <w:r w:rsidR="00A96E71" w:rsidDel="00EB108F">
          <w:rPr>
            <w:color w:val="000000"/>
          </w:rPr>
          <w:delText>.</w:delText>
        </w:r>
      </w:del>
      <w:r w:rsidR="00A96E71">
        <w:rPr>
          <w:color w:val="000000"/>
        </w:rPr>
        <w:t xml:space="preserve">  </w:t>
      </w:r>
      <w:commentRangeEnd w:id="662"/>
      <w:r w:rsidR="00810BB8">
        <w:rPr>
          <w:rStyle w:val="CommentReference"/>
        </w:rPr>
        <w:commentReference w:id="662"/>
      </w:r>
      <w:commentRangeEnd w:id="663"/>
      <w:r w:rsidR="000B11C7">
        <w:rPr>
          <w:rStyle w:val="CommentReference"/>
        </w:rPr>
        <w:commentReference w:id="663"/>
      </w:r>
      <w:r w:rsidRPr="003B79E1">
        <w:rPr>
          <w:color w:val="000000"/>
        </w:rPr>
        <w:t>222 p.</w:t>
      </w:r>
    </w:p>
    <w:p w14:paraId="0120D4FF" w14:textId="77777777" w:rsidR="00A757C6" w:rsidRPr="00F105C7" w:rsidRDefault="00A757C6" w:rsidP="00922D0E">
      <w:pPr>
        <w:pStyle w:val="References"/>
        <w:spacing w:line="270" w:lineRule="exact"/>
      </w:pPr>
    </w:p>
    <w:p w14:paraId="6397E6B1" w14:textId="79984803" w:rsidR="00A757C6" w:rsidRDefault="00A757C6" w:rsidP="00922D0E">
      <w:pPr>
        <w:pStyle w:val="References"/>
        <w:spacing w:line="270" w:lineRule="exact"/>
      </w:pPr>
      <w:r>
        <w:t>Wagner, R.A</w:t>
      </w:r>
      <w:r w:rsidR="00A96E71">
        <w:t xml:space="preserve">.  </w:t>
      </w:r>
      <w:r>
        <w:t>1955</w:t>
      </w:r>
      <w:r w:rsidR="00A96E71">
        <w:t xml:space="preserve">.  </w:t>
      </w:r>
      <w:r w:rsidR="002E3FCE">
        <w:t>Basic S</w:t>
      </w:r>
      <w:r>
        <w:t>urvey of Lake Mohave</w:t>
      </w:r>
      <w:r w:rsidR="002E3FCE">
        <w:t>,</w:t>
      </w:r>
      <w:r w:rsidR="00A96E71">
        <w:t xml:space="preserve"> </w:t>
      </w:r>
      <w:r>
        <w:t>Completion Report</w:t>
      </w:r>
      <w:r w:rsidR="002E3FCE">
        <w:t>.</w:t>
      </w:r>
      <w:r>
        <w:t xml:space="preserve"> </w:t>
      </w:r>
      <w:r>
        <w:br/>
        <w:t>Project F-2-R-1</w:t>
      </w:r>
      <w:r w:rsidR="00810BB8">
        <w:t>.</w:t>
      </w:r>
      <w:r>
        <w:t xml:space="preserve">  Arizona Game and Fish Department, Phoenix</w:t>
      </w:r>
      <w:r w:rsidR="00810BB8" w:rsidRPr="00810BB8">
        <w:t xml:space="preserve"> </w:t>
      </w:r>
      <w:r w:rsidR="00810BB8">
        <w:t>Wildlife Restoration Division</w:t>
      </w:r>
      <w:r>
        <w:t>.</w:t>
      </w:r>
    </w:p>
    <w:p w14:paraId="557A0D03" w14:textId="77777777" w:rsidR="00A757C6" w:rsidRDefault="00A757C6" w:rsidP="00922D0E">
      <w:pPr>
        <w:pStyle w:val="References"/>
        <w:spacing w:line="270" w:lineRule="exact"/>
      </w:pPr>
    </w:p>
    <w:p w14:paraId="465202EF" w14:textId="39C0F293" w:rsidR="00A757C6" w:rsidRDefault="00A757C6" w:rsidP="00922D0E">
      <w:pPr>
        <w:pStyle w:val="References"/>
        <w:spacing w:line="270" w:lineRule="exact"/>
      </w:pPr>
      <w:r>
        <w:t>Wiele, S.M., R.J</w:t>
      </w:r>
      <w:r w:rsidR="00A96E71">
        <w:t>.</w:t>
      </w:r>
      <w:r w:rsidR="00D42DDB">
        <w:t xml:space="preserve"> </w:t>
      </w:r>
      <w:r>
        <w:t>Hart, H.L</w:t>
      </w:r>
      <w:r w:rsidR="00A96E71">
        <w:t>.</w:t>
      </w:r>
      <w:r w:rsidR="00D42DDB">
        <w:t xml:space="preserve"> </w:t>
      </w:r>
      <w:r>
        <w:t>Darling, and A.B</w:t>
      </w:r>
      <w:r w:rsidR="00A96E71">
        <w:t>.</w:t>
      </w:r>
      <w:r w:rsidR="00D42DDB">
        <w:t xml:space="preserve"> </w:t>
      </w:r>
      <w:r>
        <w:t>Hautzinger</w:t>
      </w:r>
      <w:r w:rsidR="00A96E71">
        <w:t xml:space="preserve">.  </w:t>
      </w:r>
      <w:r>
        <w:t>2009</w:t>
      </w:r>
      <w:r w:rsidR="00A96E71">
        <w:t xml:space="preserve">.  </w:t>
      </w:r>
      <w:r>
        <w:t xml:space="preserve">Sediment </w:t>
      </w:r>
      <w:r w:rsidR="00081C3E">
        <w:t>T</w:t>
      </w:r>
      <w:r>
        <w:t xml:space="preserve">ransport in the Bill Williams River and </w:t>
      </w:r>
      <w:r w:rsidR="00081C3E">
        <w:t>Turbidity in Lake Havasu D</w:t>
      </w:r>
      <w:r>
        <w:t xml:space="preserve">uring and </w:t>
      </w:r>
      <w:r w:rsidR="00081C3E">
        <w:t>F</w:t>
      </w:r>
      <w:r>
        <w:t xml:space="preserve">ollowing </w:t>
      </w:r>
      <w:r w:rsidR="00081C3E">
        <w:t>T</w:t>
      </w:r>
      <w:r>
        <w:t xml:space="preserve">wo </w:t>
      </w:r>
      <w:r w:rsidR="00081C3E">
        <w:t>H</w:t>
      </w:r>
      <w:r>
        <w:t xml:space="preserve">igh </w:t>
      </w:r>
      <w:r w:rsidR="00081C3E">
        <w:t>R</w:t>
      </w:r>
      <w:r>
        <w:t>eleases from Alamo Dam, Arizona, in 2005 and 2006</w:t>
      </w:r>
      <w:r w:rsidR="00A96E71">
        <w:t xml:space="preserve">.  </w:t>
      </w:r>
      <w:r>
        <w:t>U.S</w:t>
      </w:r>
      <w:r w:rsidR="00A96E71">
        <w:t>.</w:t>
      </w:r>
      <w:r w:rsidR="003664BE">
        <w:t xml:space="preserve"> </w:t>
      </w:r>
      <w:r>
        <w:t>Geological Survey Scientific Investigations Report 2009-5195</w:t>
      </w:r>
      <w:r w:rsidR="00A96E71">
        <w:t xml:space="preserve">.  </w:t>
      </w:r>
      <w:r>
        <w:t>22 p.</w:t>
      </w:r>
      <w:r w:rsidR="00922D0E">
        <w:br/>
      </w:r>
      <w:hyperlink r:id="rId104" w:history="1">
        <w:r w:rsidR="00922D0E" w:rsidRPr="00562E4D">
          <w:rPr>
            <w:rStyle w:val="Hyperlink"/>
          </w:rPr>
          <w:t>http://pubs.usgs.gov/sir/2009/5195/</w:t>
        </w:r>
      </w:hyperlink>
    </w:p>
    <w:p w14:paraId="5347524E" w14:textId="77777777" w:rsidR="00A757C6" w:rsidRDefault="00A757C6" w:rsidP="00922D0E">
      <w:pPr>
        <w:pStyle w:val="References"/>
        <w:spacing w:line="270" w:lineRule="exact"/>
      </w:pPr>
    </w:p>
    <w:p w14:paraId="722D5F1D" w14:textId="620F8F27" w:rsidR="00A757C6" w:rsidRDefault="00A757C6" w:rsidP="00922D0E">
      <w:pPr>
        <w:pStyle w:val="References"/>
        <w:spacing w:line="270" w:lineRule="exact"/>
      </w:pPr>
      <w:r>
        <w:t>Wiele, S.M., J.P</w:t>
      </w:r>
      <w:r w:rsidR="00A96E71">
        <w:t>.</w:t>
      </w:r>
      <w:r w:rsidR="00D42DDB">
        <w:t xml:space="preserve"> </w:t>
      </w:r>
      <w:r>
        <w:t>Macy, H.L</w:t>
      </w:r>
      <w:r w:rsidR="00A96E71">
        <w:t>.</w:t>
      </w:r>
      <w:r w:rsidR="00D42DDB">
        <w:t xml:space="preserve"> </w:t>
      </w:r>
      <w:r>
        <w:t>Darling, R.J</w:t>
      </w:r>
      <w:r w:rsidR="00A96E71">
        <w:t>.</w:t>
      </w:r>
      <w:r w:rsidR="00D42DDB">
        <w:t xml:space="preserve"> </w:t>
      </w:r>
      <w:r>
        <w:t>Hart, and A.B</w:t>
      </w:r>
      <w:r w:rsidR="00A96E71">
        <w:t>.</w:t>
      </w:r>
      <w:r w:rsidR="00D42DDB">
        <w:t xml:space="preserve"> </w:t>
      </w:r>
      <w:r>
        <w:t>Hautzinger</w:t>
      </w:r>
      <w:r w:rsidR="00A96E71">
        <w:t xml:space="preserve">.  </w:t>
      </w:r>
      <w:r>
        <w:t>2011</w:t>
      </w:r>
      <w:r w:rsidR="00A96E71">
        <w:t xml:space="preserve">.  </w:t>
      </w:r>
      <w:r w:rsidR="00081C3E">
        <w:t>Discharge and Sediment C</w:t>
      </w:r>
      <w:r>
        <w:t xml:space="preserve">oncentration </w:t>
      </w:r>
      <w:r w:rsidR="00081C3E">
        <w:t>in the Bill Williams River and T</w:t>
      </w:r>
      <w:r>
        <w:t>urbidity in Lake</w:t>
      </w:r>
      <w:r w:rsidR="00081C3E">
        <w:t xml:space="preserve"> Havasu During and Following High R</w:t>
      </w:r>
      <w:r>
        <w:t>eleases from Alamo Dam, Arizona</w:t>
      </w:r>
      <w:r w:rsidR="002E3FCE">
        <w:t>,</w:t>
      </w:r>
      <w:r>
        <w:t xml:space="preserve"> in March and April 2010</w:t>
      </w:r>
      <w:r w:rsidR="00081C3E">
        <w:t>.</w:t>
      </w:r>
      <w:r>
        <w:t xml:space="preserve"> </w:t>
      </w:r>
      <w:r w:rsidR="00922D0E">
        <w:t xml:space="preserve"> </w:t>
      </w:r>
      <w:r>
        <w:t>U.S</w:t>
      </w:r>
      <w:r w:rsidR="00A96E71">
        <w:t>.</w:t>
      </w:r>
      <w:r w:rsidR="003664BE">
        <w:t xml:space="preserve"> </w:t>
      </w:r>
      <w:r>
        <w:t>Geological Survey Open-File Report 2011-1129</w:t>
      </w:r>
      <w:r w:rsidR="00A96E71">
        <w:t xml:space="preserve">.  </w:t>
      </w:r>
      <w:r>
        <w:t>10 p.</w:t>
      </w:r>
      <w:r w:rsidR="00922D0E">
        <w:br/>
      </w:r>
      <w:hyperlink r:id="rId105" w:history="1">
        <w:r w:rsidR="00922D0E" w:rsidRPr="00562E4D">
          <w:rPr>
            <w:rStyle w:val="Hyperlink"/>
          </w:rPr>
          <w:t>http://pubs.usgs.gov/of/2011/1129/</w:t>
        </w:r>
      </w:hyperlink>
    </w:p>
    <w:p w14:paraId="51A6C123" w14:textId="77777777" w:rsidR="00A757C6" w:rsidRDefault="00A757C6" w:rsidP="00922D0E">
      <w:pPr>
        <w:pStyle w:val="References"/>
        <w:spacing w:line="270" w:lineRule="exact"/>
      </w:pPr>
    </w:p>
    <w:p w14:paraId="054C413F" w14:textId="09F3B2F3" w:rsidR="00A757C6" w:rsidRDefault="00A757C6" w:rsidP="00922D0E">
      <w:pPr>
        <w:pStyle w:val="References"/>
        <w:spacing w:line="270" w:lineRule="exact"/>
      </w:pPr>
      <w:r>
        <w:t>Wilkerson M.L</w:t>
      </w:r>
      <w:r w:rsidR="00A96E71">
        <w:t>.</w:t>
      </w:r>
      <w:r w:rsidR="002E3FCE">
        <w:t xml:space="preserve"> </w:t>
      </w:r>
      <w:r>
        <w:t>and</w:t>
      </w:r>
      <w:r w:rsidRPr="00F105C7">
        <w:t xml:space="preserve"> W.</w:t>
      </w:r>
      <w:r>
        <w:t>L</w:t>
      </w:r>
      <w:r w:rsidR="00A96E71">
        <w:t>.</w:t>
      </w:r>
      <w:r w:rsidR="00D42DDB">
        <w:t xml:space="preserve"> </w:t>
      </w:r>
      <w:r>
        <w:t>Fisher</w:t>
      </w:r>
      <w:r w:rsidR="00A96E71">
        <w:t xml:space="preserve">.  </w:t>
      </w:r>
      <w:r w:rsidRPr="00F105C7">
        <w:t>1997</w:t>
      </w:r>
      <w:r w:rsidR="00A96E71">
        <w:t xml:space="preserve">.  </w:t>
      </w:r>
      <w:r w:rsidRPr="00F105C7">
        <w:t>Striped bass distribution, movements, and site fidelity in Robert S</w:t>
      </w:r>
      <w:r w:rsidR="00A96E71">
        <w:t>.</w:t>
      </w:r>
      <w:r w:rsidR="00081C3E">
        <w:t xml:space="preserve"> </w:t>
      </w:r>
      <w:r w:rsidRPr="00F105C7">
        <w:t>Kerr Reservoir, Oklahoma</w:t>
      </w:r>
      <w:r w:rsidR="00A96E71">
        <w:t xml:space="preserve">.  </w:t>
      </w:r>
      <w:r w:rsidRPr="00F105C7">
        <w:t xml:space="preserve">North American </w:t>
      </w:r>
      <w:r>
        <w:t>Journal of Fisheries Management 17:677–</w:t>
      </w:r>
      <w:r w:rsidRPr="00F105C7">
        <w:t>686.</w:t>
      </w:r>
    </w:p>
    <w:p w14:paraId="596FC615" w14:textId="2C4FA44F" w:rsidR="00081C3E" w:rsidRDefault="00081C3E">
      <w:r>
        <w:br w:type="page"/>
      </w:r>
    </w:p>
    <w:p w14:paraId="300EF650" w14:textId="27EC327E" w:rsidR="00A757C6" w:rsidRDefault="00A757C6" w:rsidP="00922D0E">
      <w:pPr>
        <w:pStyle w:val="References"/>
        <w:spacing w:line="270" w:lineRule="exact"/>
      </w:pPr>
      <w:r>
        <w:lastRenderedPageBreak/>
        <w:t>Winter, J.D</w:t>
      </w:r>
      <w:r w:rsidR="00A96E71">
        <w:t xml:space="preserve">.  </w:t>
      </w:r>
      <w:r>
        <w:t>1996</w:t>
      </w:r>
      <w:r w:rsidR="00A96E71">
        <w:t xml:space="preserve">.  </w:t>
      </w:r>
      <w:r>
        <w:t>Advances in underwater biotelemetry</w:t>
      </w:r>
      <w:r w:rsidR="00A96E71">
        <w:t xml:space="preserve">.  </w:t>
      </w:r>
      <w:r w:rsidR="00081C3E">
        <w:t>Pages 555–</w:t>
      </w:r>
      <w:r>
        <w:t xml:space="preserve">590 </w:t>
      </w:r>
      <w:r w:rsidRPr="009A3AEB">
        <w:rPr>
          <w:i/>
        </w:rPr>
        <w:t>in</w:t>
      </w:r>
      <w:r w:rsidR="00922D0E">
        <w:t xml:space="preserve"> B.R</w:t>
      </w:r>
      <w:r w:rsidR="00A96E71">
        <w:t>.</w:t>
      </w:r>
      <w:r w:rsidR="00081C3E">
        <w:t xml:space="preserve"> </w:t>
      </w:r>
      <w:r>
        <w:t>Murphy and D.W</w:t>
      </w:r>
      <w:r w:rsidR="00A96E71">
        <w:t>.</w:t>
      </w:r>
      <w:r w:rsidR="00081C3E">
        <w:t xml:space="preserve"> </w:t>
      </w:r>
      <w:r>
        <w:t>Willis</w:t>
      </w:r>
      <w:r w:rsidR="00922D0E">
        <w:t xml:space="preserve"> (e</w:t>
      </w:r>
      <w:r>
        <w:t>ditors</w:t>
      </w:r>
      <w:r w:rsidR="00922D0E">
        <w:t>)</w:t>
      </w:r>
      <w:r w:rsidR="00A96E71">
        <w:t xml:space="preserve">.  </w:t>
      </w:r>
      <w:r>
        <w:t>Fisheries Techniques, 2</w:t>
      </w:r>
      <w:r w:rsidR="00081C3E" w:rsidRPr="00081C3E">
        <w:rPr>
          <w:vertAlign w:val="superscript"/>
        </w:rPr>
        <w:t>nd</w:t>
      </w:r>
      <w:r>
        <w:t xml:space="preserve"> edition</w:t>
      </w:r>
      <w:r w:rsidR="00A96E71">
        <w:t xml:space="preserve">.  </w:t>
      </w:r>
      <w:r>
        <w:t>American Fisheries Society, Bethesda, Maryland.</w:t>
      </w:r>
    </w:p>
    <w:p w14:paraId="490C1701" w14:textId="77777777" w:rsidR="00A757C6" w:rsidRDefault="00A757C6" w:rsidP="00922D0E">
      <w:pPr>
        <w:pStyle w:val="References"/>
        <w:spacing w:line="270" w:lineRule="exact"/>
      </w:pPr>
    </w:p>
    <w:p w14:paraId="6FDB6730" w14:textId="50DBFFF0" w:rsidR="00A757C6" w:rsidRPr="00A92737" w:rsidRDefault="00922D0E" w:rsidP="00922D0E">
      <w:pPr>
        <w:pStyle w:val="References"/>
        <w:spacing w:line="270" w:lineRule="exact"/>
      </w:pPr>
      <w:r>
        <w:t>Wires, L.R., F.</w:t>
      </w:r>
      <w:r w:rsidR="00A757C6">
        <w:t>J</w:t>
      </w:r>
      <w:r w:rsidR="00A96E71">
        <w:t>.</w:t>
      </w:r>
      <w:r w:rsidR="00D42DDB">
        <w:t xml:space="preserve"> </w:t>
      </w:r>
      <w:r>
        <w:t>Cuthbert, D.R</w:t>
      </w:r>
      <w:r w:rsidR="00A96E71">
        <w:t>.</w:t>
      </w:r>
      <w:r w:rsidR="00D42DDB">
        <w:t xml:space="preserve"> </w:t>
      </w:r>
      <w:r>
        <w:t>Trexel, and A.</w:t>
      </w:r>
      <w:r w:rsidR="00A757C6">
        <w:t>R</w:t>
      </w:r>
      <w:r w:rsidR="00A96E71">
        <w:t>.</w:t>
      </w:r>
      <w:r w:rsidR="00D42DDB">
        <w:t xml:space="preserve"> </w:t>
      </w:r>
      <w:r w:rsidR="00A757C6">
        <w:t>Joshi</w:t>
      </w:r>
      <w:r w:rsidR="00A96E71">
        <w:t xml:space="preserve">.  </w:t>
      </w:r>
      <w:r w:rsidR="00A757C6">
        <w:t>2001</w:t>
      </w:r>
      <w:r w:rsidR="00A96E71">
        <w:t xml:space="preserve">.  </w:t>
      </w:r>
      <w:r w:rsidR="00A757C6">
        <w:t>Status of the Double-Crested Cormorant (</w:t>
      </w:r>
      <w:r w:rsidR="00A757C6">
        <w:rPr>
          <w:i/>
        </w:rPr>
        <w:t>Phalacrocorax auritus</w:t>
      </w:r>
      <w:r w:rsidR="00A757C6">
        <w:t>) in North America</w:t>
      </w:r>
      <w:r w:rsidR="00081C3E">
        <w:t>,</w:t>
      </w:r>
      <w:r w:rsidR="00A96E71">
        <w:t xml:space="preserve"> </w:t>
      </w:r>
      <w:r w:rsidR="00A757C6">
        <w:t>Final Report</w:t>
      </w:r>
      <w:ins w:id="668" w:author="Brian Kesner" w:date="2016-08-31T15:43:00Z">
        <w:r w:rsidR="004D696B">
          <w:t xml:space="preserve"> to </w:t>
        </w:r>
      </w:ins>
      <w:del w:id="669" w:author="Brian Kesner" w:date="2016-08-31T15:43:00Z">
        <w:r w:rsidR="00081C3E" w:rsidDel="004D696B">
          <w:delText xml:space="preserve">. </w:delText>
        </w:r>
        <w:r w:rsidR="00A757C6" w:rsidDel="004D696B">
          <w:delText xml:space="preserve"> </w:delText>
        </w:r>
      </w:del>
      <w:r w:rsidR="00A757C6">
        <w:t>U.S</w:t>
      </w:r>
      <w:r w:rsidR="00A96E71">
        <w:t>.</w:t>
      </w:r>
      <w:r w:rsidR="003664BE">
        <w:t xml:space="preserve"> </w:t>
      </w:r>
      <w:r w:rsidR="00A757C6">
        <w:t>Fish and Wildlife Service</w:t>
      </w:r>
      <w:ins w:id="670" w:author="Paul C Marsh" w:date="2016-09-07T13:02:00Z">
        <w:r w:rsidR="00EB108F">
          <w:t xml:space="preserve"> by the Department of Fisheries and Wildlife, University of Minnesota, St. </w:t>
        </w:r>
      </w:ins>
      <w:ins w:id="671" w:author="Brian Kesner" w:date="2016-08-31T15:43:00Z">
        <w:del w:id="672" w:author="Paul C Marsh" w:date="2016-09-07T13:24:00Z">
          <w:r w:rsidR="004D696B" w:rsidDel="003F2CE4">
            <w:delText>.</w:delText>
          </w:r>
        </w:del>
      </w:ins>
      <w:ins w:id="673" w:author="Paul C Marsh" w:date="2016-09-07T13:24:00Z">
        <w:r w:rsidR="003F2CE4">
          <w:t>Paul.</w:t>
        </w:r>
      </w:ins>
      <w:ins w:id="674" w:author="Brian Kesner" w:date="2016-08-31T15:43:00Z">
        <w:r w:rsidR="004D696B">
          <w:t xml:space="preserve">  </w:t>
        </w:r>
      </w:ins>
      <w:del w:id="675" w:author="Brian Kesner" w:date="2016-08-31T15:43:00Z">
        <w:r w:rsidR="00081C3E" w:rsidDel="004D696B">
          <w:delText xml:space="preserve">, </w:delText>
        </w:r>
        <w:r w:rsidR="00A757C6" w:rsidDel="004D696B">
          <w:delText xml:space="preserve">Department of Fisheries and Wildlife, </w:delText>
        </w:r>
        <w:commentRangeStart w:id="676"/>
        <w:commentRangeStart w:id="677"/>
        <w:r w:rsidR="00A757C6" w:rsidDel="004D696B">
          <w:delText>University of Minnesota, St</w:delText>
        </w:r>
        <w:r w:rsidR="00A96E71" w:rsidDel="004D696B">
          <w:delText>.</w:delText>
        </w:r>
        <w:r w:rsidR="00081C3E" w:rsidDel="004D696B">
          <w:delText xml:space="preserve"> </w:delText>
        </w:r>
        <w:r w:rsidR="00A757C6" w:rsidDel="004D696B">
          <w:delText>Paul</w:delText>
        </w:r>
        <w:commentRangeEnd w:id="676"/>
        <w:r w:rsidR="00081C3E" w:rsidDel="004D696B">
          <w:rPr>
            <w:rStyle w:val="CommentReference"/>
          </w:rPr>
          <w:commentReference w:id="676"/>
        </w:r>
        <w:commentRangeEnd w:id="677"/>
        <w:r w:rsidR="004D696B" w:rsidDel="004D696B">
          <w:rPr>
            <w:rStyle w:val="CommentReference"/>
          </w:rPr>
          <w:commentReference w:id="677"/>
        </w:r>
        <w:r w:rsidR="00A96E71" w:rsidDel="004D696B">
          <w:delText xml:space="preserve">.  </w:delText>
        </w:r>
      </w:del>
      <w:r w:rsidR="00A757C6">
        <w:t>358 p.</w:t>
      </w:r>
    </w:p>
    <w:p w14:paraId="4F1296DF" w14:textId="77777777" w:rsidR="00A757C6" w:rsidRDefault="00A757C6" w:rsidP="00922D0E">
      <w:pPr>
        <w:pStyle w:val="References"/>
        <w:spacing w:line="270" w:lineRule="exact"/>
      </w:pPr>
    </w:p>
    <w:p w14:paraId="1732BB36" w14:textId="2E5DF2A3" w:rsidR="00A757C6" w:rsidRDefault="00A757C6" w:rsidP="00922D0E">
      <w:pPr>
        <w:pStyle w:val="References"/>
        <w:spacing w:line="270" w:lineRule="exact"/>
      </w:pPr>
      <w:r>
        <w:t>Wydoski, R</w:t>
      </w:r>
      <w:r w:rsidR="00A96E71">
        <w:t xml:space="preserve">.  </w:t>
      </w:r>
      <w:r>
        <w:t>2014</w:t>
      </w:r>
      <w:r w:rsidR="00A96E71">
        <w:t xml:space="preserve">.  </w:t>
      </w:r>
      <w:r>
        <w:t>Bureau of Reclamation, Denver, Colorado, personal communication</w:t>
      </w:r>
      <w:r w:rsidR="00A96E71">
        <w:t>.</w:t>
      </w:r>
    </w:p>
    <w:p w14:paraId="60B2B7DD" w14:textId="77777777" w:rsidR="00922D0E" w:rsidRDefault="00922D0E" w:rsidP="00922D0E">
      <w:pPr>
        <w:pStyle w:val="References"/>
        <w:spacing w:line="270" w:lineRule="exact"/>
      </w:pPr>
    </w:p>
    <w:p w14:paraId="3FE35DAF" w14:textId="562506D8" w:rsidR="00922D0E" w:rsidRDefault="00A757C6" w:rsidP="00922D0E">
      <w:pPr>
        <w:pStyle w:val="References"/>
        <w:spacing w:line="270" w:lineRule="exact"/>
      </w:pPr>
      <w:r>
        <w:t>Zabel, R.W</w:t>
      </w:r>
      <w:r w:rsidR="00A96E71">
        <w:t>.</w:t>
      </w:r>
      <w:r w:rsidR="00081C3E">
        <w:t xml:space="preserve"> </w:t>
      </w:r>
      <w:r>
        <w:t>and S</w:t>
      </w:r>
      <w:r w:rsidR="00A96E71">
        <w:t>.</w:t>
      </w:r>
      <w:r w:rsidR="00D42DDB">
        <w:t xml:space="preserve"> </w:t>
      </w:r>
      <w:r>
        <w:t>Achord</w:t>
      </w:r>
      <w:r w:rsidR="00A96E71">
        <w:t xml:space="preserve">.  </w:t>
      </w:r>
      <w:r>
        <w:t>2004</w:t>
      </w:r>
      <w:r w:rsidR="00A96E71">
        <w:t xml:space="preserve">.  </w:t>
      </w:r>
      <w:r>
        <w:t>Relating size of juveniles to survival within and among populations of Ch</w:t>
      </w:r>
      <w:r w:rsidR="00922D0E">
        <w:t>inook salmon</w:t>
      </w:r>
      <w:r w:rsidR="00A96E71">
        <w:t>.  Ecology 85:</w:t>
      </w:r>
      <w:r w:rsidR="00922D0E">
        <w:t>795–</w:t>
      </w:r>
      <w:r>
        <w:t>806.</w:t>
      </w:r>
    </w:p>
    <w:p w14:paraId="2B83AD9A" w14:textId="77777777" w:rsidR="00081C3E" w:rsidRDefault="00081C3E" w:rsidP="00922D0E">
      <w:pPr>
        <w:pStyle w:val="References"/>
        <w:spacing w:line="270" w:lineRule="exact"/>
      </w:pPr>
    </w:p>
    <w:p w14:paraId="5D8BEEF2" w14:textId="77777777" w:rsidR="00A757C6" w:rsidRDefault="00A757C6" w:rsidP="00D83324">
      <w:pPr>
        <w:sectPr w:rsidR="00A757C6" w:rsidSect="00504F47">
          <w:footerReference w:type="even" r:id="rId106"/>
          <w:footerReference w:type="default" r:id="rId107"/>
          <w:headerReference w:type="first" r:id="rId108"/>
          <w:footerReference w:type="first" r:id="rId109"/>
          <w:type w:val="oddPage"/>
          <w:pgSz w:w="12240" w:h="15840" w:code="1"/>
          <w:pgMar w:top="1440" w:right="2160" w:bottom="1440" w:left="2160" w:header="720" w:footer="720" w:gutter="0"/>
          <w:cols w:space="720"/>
          <w:titlePg/>
          <w:docGrid w:linePitch="360"/>
        </w:sectPr>
      </w:pPr>
    </w:p>
    <w:p w14:paraId="5C5AB35F" w14:textId="77777777" w:rsidR="00A757C6" w:rsidRPr="00617B2A" w:rsidRDefault="00A757C6" w:rsidP="00A757C6">
      <w:pPr>
        <w:pStyle w:val="Heading1"/>
      </w:pPr>
      <w:bookmarkStart w:id="678" w:name="_Toc429644793"/>
      <w:bookmarkStart w:id="679" w:name="_Toc456938213"/>
      <w:r w:rsidRPr="00617B2A">
        <w:lastRenderedPageBreak/>
        <w:t>Acknowledgments</w:t>
      </w:r>
      <w:bookmarkEnd w:id="678"/>
      <w:bookmarkEnd w:id="679"/>
    </w:p>
    <w:p w14:paraId="1EA02E36" w14:textId="77777777" w:rsidR="00A757C6" w:rsidRPr="00617B2A" w:rsidRDefault="00A757C6" w:rsidP="00A757C6"/>
    <w:p w14:paraId="02199A46" w14:textId="6524B758" w:rsidR="00A757C6" w:rsidRDefault="00A757C6" w:rsidP="00A757C6">
      <w:pPr>
        <w:spacing w:line="270" w:lineRule="exact"/>
        <w:rPr>
          <w:bCs/>
        </w:rPr>
      </w:pPr>
      <w:r w:rsidRPr="00EC4220">
        <w:t xml:space="preserve">Collections were permitted under the authorization of </w:t>
      </w:r>
      <w:r w:rsidR="00081C3E">
        <w:t xml:space="preserve">the </w:t>
      </w:r>
      <w:r w:rsidRPr="00EC4220">
        <w:t xml:space="preserve">USFWS and the </w:t>
      </w:r>
      <w:r>
        <w:t>S</w:t>
      </w:r>
      <w:r w:rsidRPr="00EC4220">
        <w:t>tates of Arizona and California</w:t>
      </w:r>
      <w:r w:rsidR="00A96E71">
        <w:t xml:space="preserve">.  </w:t>
      </w:r>
      <w:r>
        <w:t>T</w:t>
      </w:r>
      <w:r w:rsidRPr="00EC4220">
        <w:t xml:space="preserve">he care and use of fish used in this study </w:t>
      </w:r>
      <w:r>
        <w:t xml:space="preserve">were approved </w:t>
      </w:r>
      <w:r w:rsidR="00081C3E">
        <w:t>under</w:t>
      </w:r>
      <w:r>
        <w:t xml:space="preserve"> </w:t>
      </w:r>
      <w:r w:rsidRPr="00EC4220">
        <w:t xml:space="preserve">Arizona State University Institutional Animal Care and Use Committee </w:t>
      </w:r>
      <w:r>
        <w:t>P</w:t>
      </w:r>
      <w:r w:rsidRPr="00EC4220">
        <w:t xml:space="preserve">rotocol </w:t>
      </w:r>
      <w:r>
        <w:t>N</w:t>
      </w:r>
      <w:r w:rsidRPr="00EC4220">
        <w:t>umbers 05</w:t>
      </w:r>
      <w:r w:rsidRPr="00EC4220">
        <w:rPr>
          <w:rFonts w:ascii="Cambria Math" w:hAnsi="Cambria Math" w:cs="Cambria Math"/>
        </w:rPr>
        <w:t>‐</w:t>
      </w:r>
      <w:r w:rsidRPr="00EC4220">
        <w:t>767R and 08</w:t>
      </w:r>
      <w:r w:rsidRPr="00EC4220">
        <w:rPr>
          <w:rFonts w:ascii="Cambria Math" w:hAnsi="Cambria Math" w:cs="Cambria Math"/>
        </w:rPr>
        <w:t>‐</w:t>
      </w:r>
      <w:r w:rsidRPr="00EC4220">
        <w:t>959R</w:t>
      </w:r>
      <w:r w:rsidR="00A96E71">
        <w:t xml:space="preserve">.  </w:t>
      </w:r>
      <w:r>
        <w:t>Work on the Bill Williams NWR was fac</w:t>
      </w:r>
      <w:r w:rsidR="0005182D">
        <w:t>ilitated by Special Use Permit N</w:t>
      </w:r>
      <w:r>
        <w:t>o</w:t>
      </w:r>
      <w:r w:rsidR="00A96E71">
        <w:t>.</w:t>
      </w:r>
      <w:r w:rsidR="0005182D">
        <w:t xml:space="preserve"> </w:t>
      </w:r>
      <w:r>
        <w:t>15-005</w:t>
      </w:r>
      <w:r w:rsidR="00A96E71">
        <w:t xml:space="preserve">.  </w:t>
      </w:r>
      <w:r w:rsidR="00081C3E">
        <w:t>This project was made </w:t>
      </w:r>
      <w:r w:rsidRPr="00EC4220">
        <w:t>possible with cooperation from M</w:t>
      </w:r>
      <w:r w:rsidR="00A96E71">
        <w:t>.</w:t>
      </w:r>
      <w:r w:rsidR="00081C3E">
        <w:t xml:space="preserve"> </w:t>
      </w:r>
      <w:r w:rsidRPr="00EC4220">
        <w:t>Ulibarri, W</w:t>
      </w:r>
      <w:r w:rsidR="00A96E71">
        <w:t>.</w:t>
      </w:r>
      <w:r w:rsidR="00081C3E">
        <w:t xml:space="preserve"> </w:t>
      </w:r>
      <w:r w:rsidRPr="00EC4220">
        <w:t>Knight</w:t>
      </w:r>
      <w:r>
        <w:t>,</w:t>
      </w:r>
      <w:r w:rsidRPr="00EC4220">
        <w:t xml:space="preserve"> and other staff (S</w:t>
      </w:r>
      <w:r>
        <w:t>NARRC); M</w:t>
      </w:r>
      <w:r w:rsidR="00A96E71">
        <w:t>.</w:t>
      </w:r>
      <w:r w:rsidR="00081C3E">
        <w:t xml:space="preserve"> </w:t>
      </w:r>
      <w:r w:rsidRPr="00EC4220">
        <w:t>Thorson</w:t>
      </w:r>
      <w:r>
        <w:t xml:space="preserve"> and</w:t>
      </w:r>
      <w:r w:rsidRPr="00EC4220">
        <w:t xml:space="preserve"> T</w:t>
      </w:r>
      <w:r w:rsidR="00A96E71">
        <w:t>.</w:t>
      </w:r>
      <w:r w:rsidR="00081C3E">
        <w:t xml:space="preserve"> </w:t>
      </w:r>
      <w:r w:rsidRPr="00EC4220">
        <w:t>Knecht (</w:t>
      </w:r>
      <w:r>
        <w:t xml:space="preserve">USFWS </w:t>
      </w:r>
      <w:r w:rsidRPr="00EC4220">
        <w:t>Conservati</w:t>
      </w:r>
      <w:r>
        <w:t>on Office,</w:t>
      </w:r>
      <w:r w:rsidR="006C67C1">
        <w:t xml:space="preserve"> Parker, Arizona); L</w:t>
      </w:r>
      <w:r w:rsidR="00A96E71">
        <w:t>.</w:t>
      </w:r>
      <w:r w:rsidR="00081C3E">
        <w:t xml:space="preserve"> </w:t>
      </w:r>
      <w:r>
        <w:t>Miller, C</w:t>
      </w:r>
      <w:r w:rsidR="00A96E71">
        <w:t>.</w:t>
      </w:r>
      <w:r w:rsidR="00081C3E">
        <w:t xml:space="preserve"> </w:t>
      </w:r>
      <w:r>
        <w:t>Bell</w:t>
      </w:r>
      <w:r w:rsidR="002E3FCE">
        <w:t>,</w:t>
      </w:r>
      <w:r w:rsidRPr="00090277">
        <w:t xml:space="preserve"> </w:t>
      </w:r>
      <w:r w:rsidRPr="00EC4220">
        <w:t>and staff (</w:t>
      </w:r>
      <w:r>
        <w:t>Bill Williams River NWR</w:t>
      </w:r>
      <w:r w:rsidRPr="00EC4220">
        <w:t xml:space="preserve">, </w:t>
      </w:r>
      <w:r>
        <w:t>Parker, Arizona); J</w:t>
      </w:r>
      <w:r w:rsidR="00A96E71">
        <w:t>.</w:t>
      </w:r>
      <w:r w:rsidR="00081C3E">
        <w:t xml:space="preserve"> </w:t>
      </w:r>
      <w:r>
        <w:t>Lantow, J</w:t>
      </w:r>
      <w:r w:rsidR="00A96E71">
        <w:t>.</w:t>
      </w:r>
      <w:r w:rsidR="00081C3E">
        <w:t xml:space="preserve"> </w:t>
      </w:r>
      <w:r w:rsidRPr="00EC4220">
        <w:t>Anderson, and A</w:t>
      </w:r>
      <w:r w:rsidR="00A96E71">
        <w:t>.</w:t>
      </w:r>
      <w:r w:rsidR="00081C3E">
        <w:t xml:space="preserve"> </w:t>
      </w:r>
      <w:r>
        <w:t>Finnegan</w:t>
      </w:r>
      <w:r w:rsidRPr="00EC4220">
        <w:t xml:space="preserve"> (</w:t>
      </w:r>
      <w:r>
        <w:t>LCR</w:t>
      </w:r>
      <w:r w:rsidRPr="00EC4220">
        <w:t xml:space="preserve"> MSCP </w:t>
      </w:r>
      <w:r>
        <w:t>O</w:t>
      </w:r>
      <w:r w:rsidRPr="00EC4220">
        <w:t>f</w:t>
      </w:r>
      <w:r>
        <w:t>fice – Boulder City, Nevada); D</w:t>
      </w:r>
      <w:r w:rsidR="00A96E71">
        <w:t>.</w:t>
      </w:r>
      <w:r w:rsidR="00081C3E">
        <w:t xml:space="preserve"> </w:t>
      </w:r>
      <w:r w:rsidRPr="00EC4220">
        <w:t>Gray (</w:t>
      </w:r>
      <w:r>
        <w:t>CAP</w:t>
      </w:r>
      <w:r w:rsidRPr="00EC4220">
        <w:t>, Phoeni</w:t>
      </w:r>
      <w:r>
        <w:t>x, Arizona); K</w:t>
      </w:r>
      <w:r w:rsidR="00A96E71">
        <w:t>.</w:t>
      </w:r>
      <w:r w:rsidR="00081C3E">
        <w:t xml:space="preserve"> </w:t>
      </w:r>
      <w:r>
        <w:t>Koch (B</w:t>
      </w:r>
      <w:r w:rsidR="00585DFB">
        <w:t>ureau of Land Management</w:t>
      </w:r>
      <w:r>
        <w:t>, Lake </w:t>
      </w:r>
      <w:r w:rsidRPr="00EC4220">
        <w:t>Havasu, Arizona)</w:t>
      </w:r>
      <w:r>
        <w:t>;</w:t>
      </w:r>
      <w:r w:rsidRPr="00EC4220">
        <w:t xml:space="preserve"> J</w:t>
      </w:r>
      <w:r w:rsidR="00A96E71">
        <w:t>.</w:t>
      </w:r>
      <w:r w:rsidR="00081C3E">
        <w:t xml:space="preserve"> </w:t>
      </w:r>
      <w:r w:rsidRPr="00EC4220">
        <w:t>Guthrie (Arizona State P</w:t>
      </w:r>
      <w:r w:rsidR="008F30A4">
        <w:t>arks, Lake </w:t>
      </w:r>
      <w:r>
        <w:t>Havasu, Arizona); A</w:t>
      </w:r>
      <w:r w:rsidR="00A96E71">
        <w:t>.</w:t>
      </w:r>
      <w:r w:rsidR="00081C3E">
        <w:t xml:space="preserve"> </w:t>
      </w:r>
      <w:r>
        <w:t>Burgad, C</w:t>
      </w:r>
      <w:r w:rsidR="00A96E71">
        <w:t>.</w:t>
      </w:r>
      <w:r w:rsidR="00081C3E">
        <w:t xml:space="preserve"> </w:t>
      </w:r>
      <w:r w:rsidRPr="00EC4220">
        <w:t>Ehlo</w:t>
      </w:r>
      <w:r>
        <w:t>, S</w:t>
      </w:r>
      <w:r w:rsidR="00A96E71">
        <w:t>.</w:t>
      </w:r>
      <w:r w:rsidR="00081C3E">
        <w:t xml:space="preserve"> </w:t>
      </w:r>
      <w:r>
        <w:t>Gehrke, W</w:t>
      </w:r>
      <w:r w:rsidR="00A96E71">
        <w:t>.</w:t>
      </w:r>
      <w:r w:rsidR="00081C3E">
        <w:t xml:space="preserve"> </w:t>
      </w:r>
      <w:r>
        <w:t>Massure, J</w:t>
      </w:r>
      <w:r w:rsidR="00A96E71">
        <w:t>.</w:t>
      </w:r>
      <w:r w:rsidR="00081C3E">
        <w:t xml:space="preserve"> </w:t>
      </w:r>
      <w:r>
        <w:t>Mueller, J</w:t>
      </w:r>
      <w:r w:rsidR="00A96E71">
        <w:t>.</w:t>
      </w:r>
      <w:r w:rsidR="00081C3E">
        <w:t> </w:t>
      </w:r>
      <w:r>
        <w:t>Wisenall, and B</w:t>
      </w:r>
      <w:r w:rsidR="00A96E71">
        <w:t>.</w:t>
      </w:r>
      <w:r w:rsidR="00081C3E">
        <w:t xml:space="preserve"> </w:t>
      </w:r>
      <w:r>
        <w:t>Woodward</w:t>
      </w:r>
      <w:r w:rsidRPr="00EC4220">
        <w:t xml:space="preserve"> (M&amp;A)</w:t>
      </w:r>
      <w:r>
        <w:t>; and T</w:t>
      </w:r>
      <w:r w:rsidR="00A96E71">
        <w:t>.</w:t>
      </w:r>
      <w:r w:rsidR="00081C3E">
        <w:t xml:space="preserve"> </w:t>
      </w:r>
      <w:r w:rsidRPr="00EC4220">
        <w:t>Dowling and M</w:t>
      </w:r>
      <w:r w:rsidR="00A96E71">
        <w:t>.</w:t>
      </w:r>
      <w:r w:rsidR="00081C3E">
        <w:t xml:space="preserve"> </w:t>
      </w:r>
      <w:r w:rsidRPr="00EC4220">
        <w:t>Saltzgiver (W</w:t>
      </w:r>
      <w:r w:rsidR="006C67C1">
        <w:t>ayne State University, Detroit, </w:t>
      </w:r>
      <w:r w:rsidRPr="00EC4220">
        <w:t>Michigan)</w:t>
      </w:r>
      <w:r w:rsidR="00A96E71">
        <w:t xml:space="preserve">.  </w:t>
      </w:r>
      <w:r w:rsidRPr="00EC4220">
        <w:t xml:space="preserve">This work was supported </w:t>
      </w:r>
      <w:r>
        <w:t>under</w:t>
      </w:r>
      <w:r w:rsidRPr="00EC4220">
        <w:t xml:space="preserve"> Reclamation Agreement Number R13PD30019</w:t>
      </w:r>
      <w:r w:rsidRPr="00EC4220">
        <w:rPr>
          <w:bCs/>
        </w:rPr>
        <w:t>.</w:t>
      </w:r>
    </w:p>
    <w:p w14:paraId="004EC760" w14:textId="77777777" w:rsidR="00A757C6" w:rsidRDefault="00A757C6" w:rsidP="00A757C6">
      <w:pPr>
        <w:spacing w:line="270" w:lineRule="exact"/>
        <w:rPr>
          <w:bCs/>
        </w:rPr>
      </w:pPr>
    </w:p>
    <w:p w14:paraId="69435489" w14:textId="77777777" w:rsidR="00A757C6" w:rsidRDefault="00A757C6" w:rsidP="00A757C6">
      <w:pPr>
        <w:spacing w:line="270" w:lineRule="exact"/>
        <w:rPr>
          <w:bCs/>
        </w:rPr>
      </w:pPr>
    </w:p>
    <w:p w14:paraId="557C9BFB" w14:textId="77777777" w:rsidR="00A757C6" w:rsidRDefault="00A757C6" w:rsidP="00D83324">
      <w:pPr>
        <w:sectPr w:rsidR="00A757C6" w:rsidSect="00504F47">
          <w:type w:val="oddPage"/>
          <w:pgSz w:w="12240" w:h="15840" w:code="1"/>
          <w:pgMar w:top="1440" w:right="2160" w:bottom="1440" w:left="2160" w:header="720" w:footer="720" w:gutter="0"/>
          <w:cols w:space="720"/>
          <w:titlePg/>
          <w:docGrid w:linePitch="360"/>
        </w:sectPr>
      </w:pPr>
    </w:p>
    <w:p w14:paraId="3C908DAD" w14:textId="77777777" w:rsidR="00A757C6" w:rsidRDefault="00A757C6" w:rsidP="00A757C6"/>
    <w:p w14:paraId="1097F14E" w14:textId="77777777" w:rsidR="00A757C6" w:rsidRDefault="00A757C6" w:rsidP="00A757C6"/>
    <w:p w14:paraId="3010ED71" w14:textId="77777777" w:rsidR="00A757C6" w:rsidRDefault="00A757C6" w:rsidP="00A757C6"/>
    <w:p w14:paraId="1471D30F" w14:textId="77777777" w:rsidR="00A757C6" w:rsidRDefault="00A757C6" w:rsidP="00A757C6"/>
    <w:p w14:paraId="6DBA931B" w14:textId="77777777" w:rsidR="00A757C6" w:rsidRDefault="00A757C6" w:rsidP="00A757C6"/>
    <w:p w14:paraId="29AA568A" w14:textId="77777777" w:rsidR="00A757C6" w:rsidRDefault="00A757C6" w:rsidP="00A757C6"/>
    <w:p w14:paraId="06C6BCFC" w14:textId="77777777" w:rsidR="00A757C6" w:rsidRDefault="00A757C6" w:rsidP="00A757C6"/>
    <w:p w14:paraId="114CC2A7" w14:textId="77777777" w:rsidR="00A757C6" w:rsidRDefault="00A757C6" w:rsidP="00A757C6"/>
    <w:p w14:paraId="48D42F7F" w14:textId="77777777" w:rsidR="00A757C6" w:rsidRDefault="00A757C6" w:rsidP="00A757C6"/>
    <w:p w14:paraId="0F2F0922" w14:textId="77777777" w:rsidR="00A757C6" w:rsidRDefault="00A757C6" w:rsidP="00A757C6"/>
    <w:p w14:paraId="1A7E29B5" w14:textId="77777777" w:rsidR="00A757C6" w:rsidRPr="00956DCA" w:rsidRDefault="00A757C6" w:rsidP="00A757C6">
      <w:pPr>
        <w:rPr>
          <w:rFonts w:ascii="Arial" w:hAnsi="Arial" w:cs="Arial"/>
          <w:b/>
          <w:smallCaps/>
          <w:sz w:val="40"/>
          <w:szCs w:val="40"/>
        </w:rPr>
      </w:pPr>
      <w:r w:rsidRPr="00956DCA">
        <w:rPr>
          <w:rFonts w:ascii="Arial" w:hAnsi="Arial" w:cs="Arial"/>
          <w:b/>
          <w:smallCaps/>
          <w:sz w:val="40"/>
          <w:szCs w:val="40"/>
        </w:rPr>
        <w:t>A</w:t>
      </w:r>
      <w:r>
        <w:rPr>
          <w:rFonts w:ascii="Arial" w:hAnsi="Arial" w:cs="Arial"/>
          <w:b/>
          <w:smallCaps/>
          <w:sz w:val="40"/>
          <w:szCs w:val="40"/>
        </w:rPr>
        <w:t>ttachment</w:t>
      </w:r>
      <w:r w:rsidRPr="00956DCA">
        <w:rPr>
          <w:rFonts w:ascii="Arial" w:hAnsi="Arial" w:cs="Arial"/>
          <w:b/>
          <w:smallCaps/>
          <w:sz w:val="40"/>
          <w:szCs w:val="40"/>
        </w:rPr>
        <w:t xml:space="preserve"> </w:t>
      </w:r>
      <w:r>
        <w:rPr>
          <w:rFonts w:ascii="Arial" w:hAnsi="Arial" w:cs="Arial"/>
          <w:b/>
          <w:smallCaps/>
          <w:sz w:val="40"/>
          <w:szCs w:val="40"/>
        </w:rPr>
        <w:t>1</w:t>
      </w:r>
    </w:p>
    <w:p w14:paraId="7512BBC0" w14:textId="77777777" w:rsidR="00A757C6" w:rsidRPr="00DA397E" w:rsidRDefault="00A757C6" w:rsidP="00A757C6"/>
    <w:p w14:paraId="6AB99B06" w14:textId="1707F5CA" w:rsidR="00A757C6" w:rsidRDefault="00A757C6" w:rsidP="00A757C6">
      <w:pPr>
        <w:pStyle w:val="Attachment-title"/>
      </w:pPr>
      <w:bookmarkStart w:id="680" w:name="_Toc456271822"/>
      <w:r w:rsidRPr="00B31DCE">
        <w:t xml:space="preserve">Individual </w:t>
      </w:r>
      <w:r>
        <w:t>F</w:t>
      </w:r>
      <w:r w:rsidRPr="00B31DCE">
        <w:t xml:space="preserve">ish </w:t>
      </w:r>
      <w:r>
        <w:t>N</w:t>
      </w:r>
      <w:r w:rsidRPr="00B31DCE">
        <w:t>arratives f</w:t>
      </w:r>
      <w:r>
        <w:t xml:space="preserve">or </w:t>
      </w:r>
      <w:r w:rsidR="00B00C57">
        <w:t>the September – November </w:t>
      </w:r>
      <w:r>
        <w:t>2014 B</w:t>
      </w:r>
      <w:r w:rsidRPr="00B31DCE">
        <w:t xml:space="preserve">onytail </w:t>
      </w:r>
      <w:r>
        <w:t>T</w:t>
      </w:r>
      <w:r w:rsidRPr="00B31DCE">
        <w:t>elemetry</w:t>
      </w:r>
      <w:bookmarkEnd w:id="680"/>
      <w:r w:rsidR="00B00C57">
        <w:t xml:space="preserve"> Study</w:t>
      </w:r>
    </w:p>
    <w:p w14:paraId="19AF586E" w14:textId="77777777" w:rsidR="00A757C6" w:rsidRDefault="00A757C6" w:rsidP="00A757C6">
      <w:pPr>
        <w:pStyle w:val="Attachment-title"/>
      </w:pPr>
    </w:p>
    <w:p w14:paraId="6F624FEB" w14:textId="77777777" w:rsidR="00A757C6" w:rsidRDefault="00A757C6" w:rsidP="00A757C6">
      <w:pPr>
        <w:pStyle w:val="Attachment-title"/>
        <w:sectPr w:rsidR="00A757C6" w:rsidSect="00504F47">
          <w:headerReference w:type="first" r:id="rId110"/>
          <w:footerReference w:type="first" r:id="rId111"/>
          <w:type w:val="oddPage"/>
          <w:pgSz w:w="12240" w:h="15840" w:code="1"/>
          <w:pgMar w:top="1440" w:right="2160" w:bottom="1440" w:left="2160" w:header="720" w:footer="720" w:gutter="0"/>
          <w:cols w:space="720"/>
          <w:titlePg/>
          <w:docGrid w:linePitch="360"/>
        </w:sectPr>
      </w:pPr>
    </w:p>
    <w:p w14:paraId="25603231" w14:textId="5C7D2052" w:rsidR="00A757C6" w:rsidRDefault="00A757C6" w:rsidP="00A757C6">
      <w:r>
        <w:lastRenderedPageBreak/>
        <w:t>The following provides a detailed narrative of post-stocking tracking efforts for all telemetered fish during the September – November 2014 bonytail study.</w:t>
      </w:r>
    </w:p>
    <w:p w14:paraId="5D0D4789" w14:textId="77777777" w:rsidR="006C67C1" w:rsidRDefault="006C67C1" w:rsidP="00A757C6"/>
    <w:p w14:paraId="76724ED3" w14:textId="77777777" w:rsidR="00A757C6" w:rsidRDefault="00A757C6" w:rsidP="00A757C6"/>
    <w:p w14:paraId="1A46EA5E" w14:textId="2CADAE53" w:rsidR="00A757C6" w:rsidRPr="00C43606" w:rsidRDefault="00A96E71" w:rsidP="000A096F">
      <w:pPr>
        <w:pStyle w:val="Attachment-heading1"/>
      </w:pPr>
      <w:r>
        <w:t>1</w:t>
      </w:r>
      <w:r w:rsidR="00A757C6" w:rsidRPr="00C43606">
        <w:t xml:space="preserve"> Release Group</w:t>
      </w:r>
    </w:p>
    <w:p w14:paraId="02367301" w14:textId="77777777" w:rsidR="00A757C6" w:rsidRPr="000A096F" w:rsidRDefault="00A757C6" w:rsidP="000A096F">
      <w:pPr>
        <w:pStyle w:val="StyleAttachment-heading2-space"/>
      </w:pPr>
      <w:r w:rsidRPr="000A096F">
        <w:t>Fish 2-1</w:t>
      </w:r>
    </w:p>
    <w:p w14:paraId="7DE6A961" w14:textId="77777777" w:rsidR="00A757C6" w:rsidRDefault="00A757C6" w:rsidP="00A757C6"/>
    <w:p w14:paraId="14FCDB0A" w14:textId="0133D875" w:rsidR="00A757C6" w:rsidRDefault="00A757C6" w:rsidP="00A757C6">
      <w:r>
        <w:t>Fish 2 (total length [TL]</w:t>
      </w:r>
      <w:r w:rsidR="009B3567">
        <w:t xml:space="preserve"> = </w:t>
      </w:r>
      <w:r>
        <w:t>305 millimeters [mm] and mass [M]</w:t>
      </w:r>
      <w:r w:rsidR="009B3567">
        <w:t xml:space="preserve"> = </w:t>
      </w:r>
      <w:r>
        <w:t xml:space="preserve">232 grams [g]) was released into </w:t>
      </w:r>
      <w:r w:rsidR="00176AA0">
        <w:t xml:space="preserve">the </w:t>
      </w:r>
      <w:r>
        <w:t>Bill Williams River National Wildlife Refuge (</w:t>
      </w:r>
      <w:r w:rsidR="00417112">
        <w:t xml:space="preserve">Bill Williams River </w:t>
      </w:r>
      <w:r>
        <w:t>NWR) near the U.S</w:t>
      </w:r>
      <w:r w:rsidR="00A96E71">
        <w:t>.</w:t>
      </w:r>
      <w:r w:rsidR="003664BE">
        <w:t xml:space="preserve"> </w:t>
      </w:r>
      <w:r>
        <w:t>Fish and Wildlife Service (USFWS) boat launch on September 30, 2014</w:t>
      </w:r>
      <w:r w:rsidR="00A96E71">
        <w:t xml:space="preserve">.  </w:t>
      </w:r>
      <w:r>
        <w:t>This fish was continuously contacted passively by submersible ultrasonic receivers (SUR</w:t>
      </w:r>
      <w:r w:rsidR="00C401EB">
        <w:t>s</w:t>
      </w:r>
      <w:r>
        <w:t xml:space="preserve">) stationed across from Bird Island and along the refuge’s boundary buoy line through the evening of September </w:t>
      </w:r>
      <w:commentRangeStart w:id="681"/>
      <w:r>
        <w:t>3</w:t>
      </w:r>
      <w:r w:rsidR="00A96E71">
        <w:t>0</w:t>
      </w:r>
      <w:commentRangeEnd w:id="681"/>
      <w:r w:rsidR="00C401EB">
        <w:rPr>
          <w:rStyle w:val="CommentReference"/>
        </w:rPr>
        <w:commentReference w:id="681"/>
      </w:r>
      <w:r>
        <w:t xml:space="preserve">, through October </w:t>
      </w:r>
      <w:r w:rsidR="00A96E71">
        <w:t>1</w:t>
      </w:r>
      <w:r>
        <w:t xml:space="preserve">, and into the morning of October </w:t>
      </w:r>
      <w:r w:rsidR="00A96E71">
        <w:t xml:space="preserve">3.  </w:t>
      </w:r>
      <w:r>
        <w:t>During this time period, active efforts confirmed the fish’s location in this area</w:t>
      </w:r>
      <w:r w:rsidR="00A96E71">
        <w:t xml:space="preserve">.  </w:t>
      </w:r>
      <w:r>
        <w:t xml:space="preserve">Fish 2 was actively contacted in lacustrine open water and near the entrance to the cove formed by the Central Arizona Project (CAP) water intake in the evening of September </w:t>
      </w:r>
      <w:r w:rsidRPr="00116695">
        <w:t>3</w:t>
      </w:r>
      <w:r w:rsidR="00A96E71">
        <w:t xml:space="preserve">0.  </w:t>
      </w:r>
      <w:r>
        <w:t xml:space="preserve">Fish 2 was not contacted for several hours mid-day on both October </w:t>
      </w:r>
      <w:r w:rsidR="00A96E71">
        <w:t>1</w:t>
      </w:r>
      <w:r>
        <w:t xml:space="preserve"> and </w:t>
      </w:r>
      <w:r w:rsidR="00A96E71">
        <w:t>2</w:t>
      </w:r>
      <w:r>
        <w:t xml:space="preserve"> as well as through the very early morning of October 2 before it was actively contacted in the northern portion of the lake west of the Bill Williams River mouth</w:t>
      </w:r>
      <w:r w:rsidR="00A96E71">
        <w:t xml:space="preserve">.  </w:t>
      </w:r>
      <w:r>
        <w:t xml:space="preserve">The fish was also out of SUR detection range for a couple of hours in the afternoon of October </w:t>
      </w:r>
      <w:r w:rsidR="00A96E71">
        <w:t>2</w:t>
      </w:r>
      <w:r>
        <w:t xml:space="preserve"> and several hours in the late evening of October </w:t>
      </w:r>
      <w:r w:rsidR="00A96E71">
        <w:t xml:space="preserve">2.  </w:t>
      </w:r>
      <w:r>
        <w:t xml:space="preserve">After the morning of October </w:t>
      </w:r>
      <w:r w:rsidR="00A96E71">
        <w:t>3</w:t>
      </w:r>
      <w:r>
        <w:t xml:space="preserve">, fish 2 was not contacted again until October </w:t>
      </w:r>
      <w:r w:rsidR="00A96E71">
        <w:t>7</w:t>
      </w:r>
      <w:r w:rsidR="00417112">
        <w:t xml:space="preserve"> by active efforts 300 </w:t>
      </w:r>
      <w:r>
        <w:t>meters north of the fishing pier on the CAP intake peninsula</w:t>
      </w:r>
      <w:r w:rsidR="00A96E71">
        <w:t xml:space="preserve">.  </w:t>
      </w:r>
      <w:r>
        <w:t xml:space="preserve">Initially, the fish appeared to be active but was determined stationary and recorded as a mortality on October </w:t>
      </w:r>
      <w:r w:rsidR="00A96E71">
        <w:t xml:space="preserve">9.  </w:t>
      </w:r>
      <w:r>
        <w:t xml:space="preserve">This tag was recovered by </w:t>
      </w:r>
      <w:r w:rsidR="002124DB">
        <w:t>scuba divers</w:t>
      </w:r>
      <w:r>
        <w:t xml:space="preserve"> on October 1</w:t>
      </w:r>
      <w:r w:rsidR="00A96E71">
        <w:t>5</w:t>
      </w:r>
      <w:r>
        <w:t>, 2014.</w:t>
      </w:r>
    </w:p>
    <w:p w14:paraId="470636C8" w14:textId="77777777" w:rsidR="000A096F" w:rsidRDefault="000A096F" w:rsidP="00A757C6"/>
    <w:p w14:paraId="436BCF25" w14:textId="77777777" w:rsidR="00A757C6" w:rsidRDefault="00A757C6" w:rsidP="00A757C6"/>
    <w:p w14:paraId="19F6A758" w14:textId="77777777" w:rsidR="00A757C6" w:rsidRPr="00CD178B" w:rsidRDefault="00A757C6" w:rsidP="000A096F">
      <w:pPr>
        <w:pStyle w:val="Attachment-heading2"/>
      </w:pPr>
      <w:r>
        <w:t>Fish 4-1</w:t>
      </w:r>
    </w:p>
    <w:p w14:paraId="267E99D6" w14:textId="77777777" w:rsidR="00A757C6" w:rsidRDefault="00A757C6" w:rsidP="00A757C6"/>
    <w:p w14:paraId="5A6A7231" w14:textId="77777777" w:rsidR="00AE1C2A" w:rsidRDefault="00A757C6" w:rsidP="00A757C6">
      <w:r w:rsidRPr="00FE56E9">
        <w:t>Fish 4 (TL</w:t>
      </w:r>
      <w:r w:rsidR="009B3567">
        <w:t xml:space="preserve"> = </w:t>
      </w:r>
      <w:r w:rsidRPr="00FE56E9">
        <w:t>320 mm and M</w:t>
      </w:r>
      <w:r w:rsidR="009B3567">
        <w:t xml:space="preserve"> = </w:t>
      </w:r>
      <w:r w:rsidRPr="00FE56E9">
        <w:t xml:space="preserve">290 g) was released into </w:t>
      </w:r>
      <w:r w:rsidR="00176AA0">
        <w:t xml:space="preserve">the </w:t>
      </w:r>
      <w:r w:rsidRPr="00FE56E9">
        <w:t>Bill Williams River NWR near the USFWS boat launch on September 30, 2014</w:t>
      </w:r>
      <w:r w:rsidR="00A96E71">
        <w:t xml:space="preserve">.  </w:t>
      </w:r>
      <w:r w:rsidRPr="00FE56E9">
        <w:t>In the evening of September 3</w:t>
      </w:r>
      <w:r w:rsidR="00A96E71">
        <w:t>0</w:t>
      </w:r>
      <w:r w:rsidRPr="00FE56E9">
        <w:t>, this fish was actively contacted several times near the boat launch and visually observed swimming in poor condition near the water’s surface through submerged vegetation</w:t>
      </w:r>
      <w:r w:rsidR="00A96E71">
        <w:t xml:space="preserve">.  </w:t>
      </w:r>
      <w:r w:rsidRPr="00FE56E9">
        <w:t xml:space="preserve">Through the late morning of October </w:t>
      </w:r>
      <w:r w:rsidR="00A96E71">
        <w:t>1</w:t>
      </w:r>
      <w:r w:rsidRPr="00FE56E9">
        <w:t xml:space="preserve">, fish 4 was passively contacted by SURs both across from </w:t>
      </w:r>
      <w:r>
        <w:t>Bird Island</w:t>
      </w:r>
      <w:r w:rsidRPr="00FE56E9">
        <w:t xml:space="preserve"> a</w:t>
      </w:r>
      <w:r w:rsidR="00AE1C2A">
        <w:t>nd at the</w:t>
      </w:r>
      <w:r w:rsidR="00AE1C2A">
        <w:br/>
      </w:r>
      <w:r w:rsidR="00C401EB">
        <w:t>8</w:t>
      </w:r>
      <w:r w:rsidR="00C401EB" w:rsidRPr="00C401EB">
        <w:rPr>
          <w:vertAlign w:val="superscript"/>
        </w:rPr>
        <w:t>th</w:t>
      </w:r>
      <w:r w:rsidR="00AE1C2A">
        <w:t> </w:t>
      </w:r>
      <w:r w:rsidRPr="00FE56E9">
        <w:t>buoy along the refuge’s boundary buoy line</w:t>
      </w:r>
      <w:r w:rsidR="00A96E71">
        <w:t xml:space="preserve">.  </w:t>
      </w:r>
      <w:r w:rsidRPr="00FE56E9">
        <w:t>This fish was not contacted again until October 2</w:t>
      </w:r>
      <w:r w:rsidR="00A96E71">
        <w:t>0</w:t>
      </w:r>
      <w:r w:rsidRPr="00FE56E9">
        <w:t xml:space="preserve"> whe</w:t>
      </w:r>
      <w:r w:rsidR="00C401EB">
        <w:t>n</w:t>
      </w:r>
      <w:r w:rsidRPr="00FE56E9">
        <w:t xml:space="preserve"> it was briefly recorded by SUR in the peripheral channel of the Bill Williams River</w:t>
      </w:r>
      <w:r w:rsidR="00A96E71">
        <w:t xml:space="preserve">.  </w:t>
      </w:r>
      <w:r w:rsidRPr="00FE56E9">
        <w:t>Contacts here also occurred</w:t>
      </w:r>
      <w:r w:rsidR="00C401EB">
        <w:t xml:space="preserve"> in the late evening of October </w:t>
      </w:r>
      <w:r w:rsidRPr="00FE56E9">
        <w:t>3</w:t>
      </w:r>
      <w:r w:rsidR="00A96E71">
        <w:t>1</w:t>
      </w:r>
      <w:r w:rsidRPr="00FE56E9">
        <w:t xml:space="preserve"> and early morning of November </w:t>
      </w:r>
      <w:r w:rsidR="00A96E71">
        <w:t xml:space="preserve">1.  </w:t>
      </w:r>
      <w:r w:rsidRPr="00FE56E9">
        <w:t>L</w:t>
      </w:r>
      <w:r w:rsidR="00AE1C2A">
        <w:t>ater in the morning of November </w:t>
      </w:r>
      <w:r w:rsidR="00A96E71">
        <w:t>1</w:t>
      </w:r>
      <w:r w:rsidRPr="00FE56E9">
        <w:t xml:space="preserve">, this fish was passively contacted by SURs stationed across from </w:t>
      </w:r>
      <w:r>
        <w:t>Bird Island</w:t>
      </w:r>
      <w:r w:rsidRPr="00FE56E9">
        <w:t xml:space="preserve"> and near the fishing pier where it was continuously contacted into the evening of November </w:t>
      </w:r>
      <w:r w:rsidR="00A96E71">
        <w:t>1</w:t>
      </w:r>
      <w:r w:rsidRPr="00FE56E9">
        <w:t xml:space="preserve"> and </w:t>
      </w:r>
      <w:r w:rsidR="00C401EB">
        <w:t xml:space="preserve">the </w:t>
      </w:r>
      <w:r w:rsidRPr="00FE56E9">
        <w:t xml:space="preserve">morning of November </w:t>
      </w:r>
      <w:r w:rsidR="00A96E71">
        <w:t>2</w:t>
      </w:r>
      <w:r w:rsidRPr="00FE56E9">
        <w:t xml:space="preserve">, though it was not </w:t>
      </w:r>
    </w:p>
    <w:p w14:paraId="12A9D250" w14:textId="77777777" w:rsidR="00AE1C2A" w:rsidRDefault="00AE1C2A">
      <w:r>
        <w:br w:type="page"/>
      </w:r>
    </w:p>
    <w:p w14:paraId="61E0696D" w14:textId="7DC97E92" w:rsidR="00A757C6" w:rsidRDefault="00A757C6" w:rsidP="00A757C6">
      <w:r w:rsidRPr="00FE56E9">
        <w:lastRenderedPageBreak/>
        <w:t xml:space="preserve">detected for </w:t>
      </w:r>
      <w:r w:rsidR="00AE1C2A">
        <w:t>s</w:t>
      </w:r>
      <w:r w:rsidRPr="00FE56E9">
        <w:t xml:space="preserve">everal hours in the late evening of November </w:t>
      </w:r>
      <w:r w:rsidR="00A96E71">
        <w:t>1</w:t>
      </w:r>
      <w:r w:rsidRPr="00FE56E9">
        <w:t xml:space="preserve"> and early morning of November</w:t>
      </w:r>
      <w:r w:rsidR="00C401EB">
        <w:t> </w:t>
      </w:r>
      <w:r w:rsidR="00A96E71">
        <w:t>2</w:t>
      </w:r>
      <w:r w:rsidRPr="00FE56E9">
        <w:t xml:space="preserve"> as well as for a couple of hours in the later morning of November </w:t>
      </w:r>
      <w:r w:rsidR="00A96E71">
        <w:t xml:space="preserve">2.  </w:t>
      </w:r>
      <w:r w:rsidRPr="00FE56E9">
        <w:t xml:space="preserve">By the afternoon of November </w:t>
      </w:r>
      <w:r w:rsidR="00A96E71">
        <w:t>2</w:t>
      </w:r>
      <w:r w:rsidRPr="00FE56E9">
        <w:t xml:space="preserve">, in addition to continuously being contacted by SURs across from </w:t>
      </w:r>
      <w:r>
        <w:t>Bird Island</w:t>
      </w:r>
      <w:r w:rsidRPr="00FE56E9">
        <w:t xml:space="preserve"> and the fishing pier, fish 4 </w:t>
      </w:r>
      <w:r>
        <w:t xml:space="preserve">was </w:t>
      </w:r>
      <w:r w:rsidRPr="00FE56E9">
        <w:t xml:space="preserve">also contacted by a SUR at the </w:t>
      </w:r>
      <w:r w:rsidR="00C401EB">
        <w:t>8</w:t>
      </w:r>
      <w:r w:rsidR="00C401EB" w:rsidRPr="00C401EB">
        <w:rPr>
          <w:vertAlign w:val="superscript"/>
        </w:rPr>
        <w:t>th</w:t>
      </w:r>
      <w:r w:rsidR="00C401EB">
        <w:t xml:space="preserve"> </w:t>
      </w:r>
      <w:r w:rsidRPr="00FE56E9">
        <w:t>buoy along the refuge</w:t>
      </w:r>
      <w:r>
        <w:t>’s</w:t>
      </w:r>
      <w:r w:rsidRPr="00FE56E9">
        <w:t xml:space="preserve"> boundary</w:t>
      </w:r>
      <w:r w:rsidR="00A96E71">
        <w:t xml:space="preserve">.  </w:t>
      </w:r>
      <w:r w:rsidRPr="00FE56E9">
        <w:t xml:space="preserve">This pattern continued into the evening of November </w:t>
      </w:r>
      <w:r w:rsidR="00A96E71">
        <w:t>2</w:t>
      </w:r>
      <w:r w:rsidRPr="00FE56E9">
        <w:t xml:space="preserve">, though the fish was also briefly contacted by a SUR stationed at the </w:t>
      </w:r>
      <w:r w:rsidR="00C401EB">
        <w:t>4</w:t>
      </w:r>
      <w:r w:rsidR="00C401EB" w:rsidRPr="00C401EB">
        <w:rPr>
          <w:vertAlign w:val="superscript"/>
        </w:rPr>
        <w:t>th</w:t>
      </w:r>
      <w:r w:rsidR="00C401EB">
        <w:t xml:space="preserve"> </w:t>
      </w:r>
      <w:r w:rsidRPr="00FE56E9">
        <w:t xml:space="preserve">buoy, and through the entirety of November </w:t>
      </w:r>
      <w:r w:rsidR="00A96E71">
        <w:t>3</w:t>
      </w:r>
      <w:r w:rsidRPr="00FE56E9">
        <w:t xml:space="preserve"> with a couple hours of non-detection in the afternoon of November </w:t>
      </w:r>
      <w:r w:rsidR="00A96E71">
        <w:t xml:space="preserve">3.  </w:t>
      </w:r>
      <w:r w:rsidRPr="00FE56E9">
        <w:t xml:space="preserve">Through most of the mid-day and afternoon of November </w:t>
      </w:r>
      <w:r w:rsidR="00A96E71">
        <w:t>3</w:t>
      </w:r>
      <w:r w:rsidRPr="00FE56E9">
        <w:t xml:space="preserve">, fish 4 remained solely near the SUR across from </w:t>
      </w:r>
      <w:r>
        <w:t>Bird Island</w:t>
      </w:r>
      <w:r w:rsidR="00A96E71">
        <w:t xml:space="preserve">.  </w:t>
      </w:r>
      <w:r w:rsidRPr="00FE56E9">
        <w:t>That evening, the fish was most consistently near the fishing pier</w:t>
      </w:r>
      <w:r w:rsidR="00A96E71">
        <w:t xml:space="preserve">.  </w:t>
      </w:r>
      <w:r w:rsidRPr="00FE56E9">
        <w:t xml:space="preserve">Fish 4 was not contacted for several hours in the early morning of November </w:t>
      </w:r>
      <w:r w:rsidR="00A96E71">
        <w:t>4</w:t>
      </w:r>
      <w:r w:rsidRPr="00FE56E9">
        <w:t xml:space="preserve"> before active tracking triangulated the fish near the Bill Williams River mouth</w:t>
      </w:r>
      <w:r w:rsidR="00A96E71">
        <w:t xml:space="preserve">.  </w:t>
      </w:r>
      <w:r w:rsidRPr="00FE56E9">
        <w:t xml:space="preserve">Within </w:t>
      </w:r>
      <w:r w:rsidR="00C401EB">
        <w:t>2</w:t>
      </w:r>
      <w:r w:rsidRPr="00FE56E9">
        <w:t xml:space="preserve"> hours, fish 4 was contacted multiple times by SURs across from </w:t>
      </w:r>
      <w:r>
        <w:t>Bird Island</w:t>
      </w:r>
      <w:r w:rsidRPr="00FE56E9">
        <w:t xml:space="preserve">, the fishing pier, and the </w:t>
      </w:r>
      <w:r w:rsidR="00C401EB">
        <w:t>8</w:t>
      </w:r>
      <w:r w:rsidR="00C401EB" w:rsidRPr="00C401EB">
        <w:rPr>
          <w:vertAlign w:val="superscript"/>
        </w:rPr>
        <w:t>th</w:t>
      </w:r>
      <w:r w:rsidR="00C401EB">
        <w:t xml:space="preserve"> </w:t>
      </w:r>
      <w:r w:rsidRPr="00FE56E9">
        <w:t>buoy</w:t>
      </w:r>
      <w:r w:rsidR="00A96E71">
        <w:t xml:space="preserve">.  </w:t>
      </w:r>
      <w:r w:rsidRPr="00FE56E9">
        <w:t>Active tracking contacted the fish near the tip of the CAP intake peninsula and recorded the fish as actively moving</w:t>
      </w:r>
      <w:r w:rsidR="00A96E71">
        <w:t xml:space="preserve">.  </w:t>
      </w:r>
      <w:r w:rsidRPr="00FE56E9">
        <w:t xml:space="preserve">Fish 4 was not contacted through the morning of November </w:t>
      </w:r>
      <w:r w:rsidR="00A96E71">
        <w:t>4</w:t>
      </w:r>
      <w:r w:rsidRPr="00FE56E9">
        <w:t xml:space="preserve"> but was recorded near the fishing pier into the late evening of November </w:t>
      </w:r>
      <w:r w:rsidR="00A96E71">
        <w:t>4</w:t>
      </w:r>
      <w:r w:rsidRPr="00FE56E9">
        <w:t xml:space="preserve"> to the evening of November </w:t>
      </w:r>
      <w:r w:rsidR="00A96E71">
        <w:t>5</w:t>
      </w:r>
      <w:r w:rsidRPr="00FE56E9">
        <w:t xml:space="preserve"> after several hours of non-detection during the late afternoon of November </w:t>
      </w:r>
      <w:r w:rsidR="00A96E71">
        <w:t>4</w:t>
      </w:r>
      <w:r w:rsidRPr="00FE56E9">
        <w:t xml:space="preserve"> and </w:t>
      </w:r>
      <w:r w:rsidR="00A96E71">
        <w:t xml:space="preserve">5.  </w:t>
      </w:r>
      <w:r w:rsidRPr="00FE56E9">
        <w:t>Active tracking confirmed the f</w:t>
      </w:r>
      <w:r w:rsidR="00C401EB">
        <w:t>ish’s location northwest of the </w:t>
      </w:r>
      <w:r w:rsidRPr="00FE56E9">
        <w:t xml:space="preserve">fishing pier in the early morning and evening of November </w:t>
      </w:r>
      <w:r w:rsidR="00A96E71">
        <w:t xml:space="preserve">5.  </w:t>
      </w:r>
      <w:r w:rsidRPr="00FE56E9">
        <w:t xml:space="preserve">Later in the evening of November </w:t>
      </w:r>
      <w:r w:rsidR="00A96E71">
        <w:t>5</w:t>
      </w:r>
      <w:r w:rsidRPr="00FE56E9">
        <w:t>, fish 4 became more active</w:t>
      </w:r>
      <w:r w:rsidR="00574C8B">
        <w:t>,</w:t>
      </w:r>
      <w:r w:rsidRPr="00FE56E9">
        <w:t xml:space="preserve"> as evidenced by contacts on SURs across from </w:t>
      </w:r>
      <w:r>
        <w:t>Bird Island</w:t>
      </w:r>
      <w:r w:rsidRPr="00FE56E9">
        <w:t xml:space="preserve">, the fishing pier, and the </w:t>
      </w:r>
      <w:r w:rsidR="00A96E71">
        <w:t>8</w:t>
      </w:r>
      <w:r w:rsidR="00C401EB" w:rsidRPr="00C401EB">
        <w:rPr>
          <w:vertAlign w:val="superscript"/>
        </w:rPr>
        <w:t>th</w:t>
      </w:r>
      <w:r w:rsidR="00C401EB">
        <w:t xml:space="preserve"> </w:t>
      </w:r>
      <w:r w:rsidRPr="00FE56E9">
        <w:t>and 12</w:t>
      </w:r>
      <w:r w:rsidR="00C401EB" w:rsidRPr="00C401EB">
        <w:rPr>
          <w:vertAlign w:val="superscript"/>
        </w:rPr>
        <w:t>th</w:t>
      </w:r>
      <w:r w:rsidR="00C401EB">
        <w:t xml:space="preserve"> </w:t>
      </w:r>
      <w:r w:rsidRPr="00FE56E9">
        <w:t>buoys within the range of a couple hours</w:t>
      </w:r>
      <w:r w:rsidR="00A96E71">
        <w:t xml:space="preserve">.  </w:t>
      </w:r>
      <w:r>
        <w:t>O</w:t>
      </w:r>
      <w:r w:rsidRPr="00FE56E9">
        <w:t>n the 22:00 hour o</w:t>
      </w:r>
      <w:r>
        <w:t>f</w:t>
      </w:r>
      <w:r w:rsidRPr="00FE56E9">
        <w:t xml:space="preserve"> November </w:t>
      </w:r>
      <w:r w:rsidR="00A96E71">
        <w:t>5</w:t>
      </w:r>
      <w:r>
        <w:t>,</w:t>
      </w:r>
      <w:r w:rsidRPr="00FE56E9">
        <w:t xml:space="preserve"> fish 4 was passively contacted downstream near the </w:t>
      </w:r>
      <w:commentRangeStart w:id="682"/>
      <w:r w:rsidRPr="00FE56E9">
        <w:t>Take</w:t>
      </w:r>
      <w:ins w:id="683" w:author="Kristen Humphrey" w:date="2016-08-22T19:36:00Z">
        <w:r w:rsidR="00274E66">
          <w:t>off</w:t>
        </w:r>
      </w:ins>
      <w:del w:id="684" w:author="Kristen Humphrey" w:date="2016-08-22T19:36:00Z">
        <w:r w:rsidRPr="00FE56E9" w:rsidDel="00274E66">
          <w:delText xml:space="preserve"> Out</w:delText>
        </w:r>
      </w:del>
      <w:r w:rsidRPr="00FE56E9">
        <w:t xml:space="preserve"> Point </w:t>
      </w:r>
      <w:commentRangeEnd w:id="682"/>
      <w:r w:rsidR="00333666">
        <w:rPr>
          <w:rStyle w:val="CommentReference"/>
        </w:rPr>
        <w:commentReference w:id="682"/>
      </w:r>
      <w:r w:rsidRPr="00FE56E9">
        <w:t xml:space="preserve">boat launch but appeared to have returned to its usual area near the </w:t>
      </w:r>
      <w:r w:rsidR="00A96E71">
        <w:t>8</w:t>
      </w:r>
      <w:r w:rsidR="00C401EB" w:rsidRPr="00C401EB">
        <w:rPr>
          <w:vertAlign w:val="superscript"/>
        </w:rPr>
        <w:t>th</w:t>
      </w:r>
      <w:r w:rsidR="00C401EB">
        <w:t xml:space="preserve"> </w:t>
      </w:r>
      <w:r w:rsidRPr="00FE56E9">
        <w:t>and 12</w:t>
      </w:r>
      <w:r w:rsidR="00C401EB" w:rsidRPr="00C401EB">
        <w:rPr>
          <w:vertAlign w:val="superscript"/>
        </w:rPr>
        <w:t>th</w:t>
      </w:r>
      <w:r w:rsidR="00C401EB">
        <w:t xml:space="preserve"> </w:t>
      </w:r>
      <w:r w:rsidRPr="00FE56E9">
        <w:t>buoy</w:t>
      </w:r>
      <w:r w:rsidR="00C401EB">
        <w:t>s</w:t>
      </w:r>
      <w:r w:rsidRPr="00FE56E9">
        <w:t xml:space="preserve"> and across from </w:t>
      </w:r>
      <w:r>
        <w:t>Bird Island</w:t>
      </w:r>
      <w:r w:rsidRPr="00FE56E9">
        <w:t xml:space="preserve"> in the morning of November </w:t>
      </w:r>
      <w:r w:rsidR="00A96E71">
        <w:t xml:space="preserve">6.  </w:t>
      </w:r>
      <w:r w:rsidRPr="00FE56E9">
        <w:t xml:space="preserve">In the later morning and through the afternoon, fish 4 remained solely within detection range of the SUR across from </w:t>
      </w:r>
      <w:r>
        <w:t>Bird Island</w:t>
      </w:r>
      <w:r w:rsidR="00A96E71">
        <w:t xml:space="preserve">.  </w:t>
      </w:r>
      <w:r w:rsidRPr="00FE56E9">
        <w:t xml:space="preserve">Through the late evening of November </w:t>
      </w:r>
      <w:r w:rsidR="00A96E71">
        <w:t>6</w:t>
      </w:r>
      <w:r w:rsidRPr="00FE56E9">
        <w:t xml:space="preserve"> and early morning of November </w:t>
      </w:r>
      <w:r w:rsidR="00A96E71">
        <w:t>7</w:t>
      </w:r>
      <w:r w:rsidRPr="00FE56E9">
        <w:t xml:space="preserve">, this fish appeared active, being contacted by SURs across from </w:t>
      </w:r>
      <w:r>
        <w:t>Bird Island</w:t>
      </w:r>
      <w:r w:rsidRPr="00FE56E9">
        <w:t>, the fishing pier</w:t>
      </w:r>
      <w:r w:rsidR="00C401EB">
        <w:t>,</w:t>
      </w:r>
      <w:r w:rsidRPr="00FE56E9">
        <w:t xml:space="preserve"> and the </w:t>
      </w:r>
      <w:r w:rsidR="00A96E71">
        <w:t>8</w:t>
      </w:r>
      <w:r w:rsidR="00C401EB" w:rsidRPr="00C401EB">
        <w:rPr>
          <w:vertAlign w:val="superscript"/>
        </w:rPr>
        <w:t>th</w:t>
      </w:r>
      <w:r w:rsidR="00C401EB">
        <w:t xml:space="preserve"> </w:t>
      </w:r>
      <w:r w:rsidRPr="00FE56E9">
        <w:t>buoy</w:t>
      </w:r>
      <w:r w:rsidR="00A96E71">
        <w:t xml:space="preserve">.  </w:t>
      </w:r>
      <w:r w:rsidRPr="00FE56E9">
        <w:t xml:space="preserve">Through the remainder of the morning and into the afternoon of November </w:t>
      </w:r>
      <w:r w:rsidR="00A96E71">
        <w:t>7</w:t>
      </w:r>
      <w:r w:rsidRPr="00FE56E9">
        <w:t xml:space="preserve">, fish 4 remained most consistently near the SUR across from </w:t>
      </w:r>
      <w:r>
        <w:t>Bird Island</w:t>
      </w:r>
      <w:r w:rsidRPr="00FE56E9">
        <w:t xml:space="preserve">, only being contact briefly at the </w:t>
      </w:r>
      <w:r w:rsidR="00A96E71">
        <w:t>8</w:t>
      </w:r>
      <w:r w:rsidR="00C401EB" w:rsidRPr="00C401EB">
        <w:rPr>
          <w:vertAlign w:val="superscript"/>
        </w:rPr>
        <w:t>th</w:t>
      </w:r>
      <w:r w:rsidR="00C401EB">
        <w:t xml:space="preserve"> </w:t>
      </w:r>
      <w:r w:rsidRPr="00FE56E9">
        <w:t>buoy in the afternoon</w:t>
      </w:r>
      <w:r w:rsidR="00A96E71">
        <w:t xml:space="preserve">.  </w:t>
      </w:r>
      <w:r w:rsidRPr="00FE56E9">
        <w:t>Fish 4</w:t>
      </w:r>
      <w:r>
        <w:t xml:space="preserve"> </w:t>
      </w:r>
      <w:r w:rsidRPr="00FE56E9">
        <w:t xml:space="preserve">was then passively tracked across from </w:t>
      </w:r>
      <w:r>
        <w:t>Bird Island</w:t>
      </w:r>
      <w:r w:rsidRPr="00FE56E9">
        <w:t xml:space="preserve">, near the fishing pier, near the </w:t>
      </w:r>
      <w:r w:rsidR="00A96E71">
        <w:t>8</w:t>
      </w:r>
      <w:r w:rsidR="00C401EB" w:rsidRPr="00C401EB">
        <w:rPr>
          <w:vertAlign w:val="superscript"/>
        </w:rPr>
        <w:t>th</w:t>
      </w:r>
      <w:r w:rsidR="00C401EB">
        <w:t xml:space="preserve"> </w:t>
      </w:r>
      <w:r w:rsidRPr="00FE56E9">
        <w:t>buoy, near the 12</w:t>
      </w:r>
      <w:r w:rsidR="00C401EB" w:rsidRPr="00C401EB">
        <w:rPr>
          <w:vertAlign w:val="superscript"/>
        </w:rPr>
        <w:t>th</w:t>
      </w:r>
      <w:r w:rsidR="00C401EB">
        <w:t xml:space="preserve"> </w:t>
      </w:r>
      <w:r w:rsidRPr="00FE56E9">
        <w:t>buoy, and even near the 1</w:t>
      </w:r>
      <w:r w:rsidR="00A96E71">
        <w:t>6</w:t>
      </w:r>
      <w:r w:rsidR="00C401EB" w:rsidRPr="00C401EB">
        <w:rPr>
          <w:vertAlign w:val="superscript"/>
        </w:rPr>
        <w:t>th</w:t>
      </w:r>
      <w:r w:rsidR="00C401EB">
        <w:t xml:space="preserve"> </w:t>
      </w:r>
      <w:r w:rsidRPr="00FE56E9">
        <w:t xml:space="preserve">buoy into the evening of November </w:t>
      </w:r>
      <w:r w:rsidR="00A96E71">
        <w:t xml:space="preserve">7.  </w:t>
      </w:r>
      <w:r w:rsidRPr="00FE56E9">
        <w:t xml:space="preserve">During the 23:00 hour of November </w:t>
      </w:r>
      <w:r w:rsidR="00A96E71">
        <w:t>7</w:t>
      </w:r>
      <w:r w:rsidRPr="00FE56E9">
        <w:t xml:space="preserve">, this fish again </w:t>
      </w:r>
      <w:r w:rsidR="00C401EB">
        <w:t xml:space="preserve">was passively tracked near the </w:t>
      </w:r>
      <w:commentRangeStart w:id="685"/>
      <w:r w:rsidR="00C401EB">
        <w:t>T</w:t>
      </w:r>
      <w:r w:rsidRPr="00FE56E9">
        <w:t>ake</w:t>
      </w:r>
      <w:ins w:id="686" w:author="Kristen Humphrey" w:date="2016-08-22T19:36:00Z">
        <w:r w:rsidR="00274E66">
          <w:t>off</w:t>
        </w:r>
      </w:ins>
      <w:del w:id="687" w:author="Kristen Humphrey" w:date="2016-08-22T19:36:00Z">
        <w:r w:rsidRPr="00FE56E9" w:rsidDel="00274E66">
          <w:delText xml:space="preserve"> Out</w:delText>
        </w:r>
      </w:del>
      <w:r w:rsidRPr="00FE56E9">
        <w:t xml:space="preserve"> Point </w:t>
      </w:r>
      <w:commentRangeEnd w:id="685"/>
      <w:r w:rsidR="00333666">
        <w:rPr>
          <w:rStyle w:val="CommentReference"/>
        </w:rPr>
        <w:commentReference w:id="685"/>
      </w:r>
      <w:r w:rsidRPr="00FE56E9">
        <w:t xml:space="preserve">boat launch but returned to SURs across from </w:t>
      </w:r>
      <w:r>
        <w:t>Bird Island</w:t>
      </w:r>
      <w:r w:rsidRPr="00FE56E9">
        <w:t xml:space="preserve">, the fishing pier, and the </w:t>
      </w:r>
      <w:r w:rsidR="00A96E71">
        <w:t>8</w:t>
      </w:r>
      <w:r w:rsidR="00C401EB" w:rsidRPr="00C401EB">
        <w:rPr>
          <w:vertAlign w:val="superscript"/>
        </w:rPr>
        <w:t>th</w:t>
      </w:r>
      <w:r w:rsidR="00C401EB">
        <w:t xml:space="preserve"> </w:t>
      </w:r>
      <w:r w:rsidRPr="00FE56E9">
        <w:t xml:space="preserve">buoy in the early morning of November </w:t>
      </w:r>
      <w:r w:rsidR="00A96E71">
        <w:t xml:space="preserve">8.  </w:t>
      </w:r>
      <w:r w:rsidRPr="00FE56E9">
        <w:t>Contact was lost with fish 4 until the evening of November 1</w:t>
      </w:r>
      <w:r w:rsidR="00A96E71">
        <w:t>0</w:t>
      </w:r>
      <w:r w:rsidRPr="00FE56E9">
        <w:t xml:space="preserve"> when it was actively triangulated east of the </w:t>
      </w:r>
      <w:r w:rsidR="00A96E71">
        <w:t>4</w:t>
      </w:r>
      <w:r w:rsidR="00C401EB" w:rsidRPr="00C401EB">
        <w:rPr>
          <w:vertAlign w:val="superscript"/>
        </w:rPr>
        <w:t>th</w:t>
      </w:r>
      <w:r w:rsidR="00C401EB">
        <w:t xml:space="preserve"> </w:t>
      </w:r>
      <w:r w:rsidRPr="00FE56E9">
        <w:t>buoy and appeared active</w:t>
      </w:r>
      <w:r w:rsidR="00A96E71">
        <w:t xml:space="preserve">.  </w:t>
      </w:r>
      <w:r w:rsidRPr="00FE56E9">
        <w:t>Fish 4 was determined a mortality in this area on November 11</w:t>
      </w:r>
      <w:r w:rsidR="00C401EB">
        <w:t>, 2014</w:t>
      </w:r>
      <w:r w:rsidR="00A96E71">
        <w:t xml:space="preserve">.  </w:t>
      </w:r>
      <w:r w:rsidRPr="00FE56E9">
        <w:t xml:space="preserve">This tag was retrieved by </w:t>
      </w:r>
      <w:r w:rsidR="002124DB">
        <w:t>scuba divers</w:t>
      </w:r>
      <w:r w:rsidRPr="00FE56E9">
        <w:t xml:space="preserve"> on November 13</w:t>
      </w:r>
      <w:r w:rsidR="002124DB">
        <w:t>.</w:t>
      </w:r>
    </w:p>
    <w:p w14:paraId="79396DC2" w14:textId="54707FB4" w:rsidR="000A096F" w:rsidRDefault="000A096F">
      <w:r>
        <w:br w:type="page"/>
      </w:r>
    </w:p>
    <w:p w14:paraId="2B34B2A6" w14:textId="77777777" w:rsidR="00A757C6" w:rsidRPr="00CD178B" w:rsidRDefault="00A757C6" w:rsidP="000A096F">
      <w:pPr>
        <w:pStyle w:val="Attachment-heading2"/>
      </w:pPr>
      <w:r>
        <w:lastRenderedPageBreak/>
        <w:t>Fish 32-1</w:t>
      </w:r>
    </w:p>
    <w:p w14:paraId="1FB657DC" w14:textId="77777777" w:rsidR="00A757C6" w:rsidRDefault="00A757C6" w:rsidP="00A757C6"/>
    <w:p w14:paraId="31554653" w14:textId="6FFE4530" w:rsidR="00A757C6" w:rsidRDefault="00A757C6" w:rsidP="00A757C6">
      <w:r w:rsidRPr="000F444A">
        <w:t>Fish 32 (TL</w:t>
      </w:r>
      <w:r w:rsidR="009B3567">
        <w:t xml:space="preserve"> = </w:t>
      </w:r>
      <w:r w:rsidRPr="000F444A">
        <w:t>310 mm and M</w:t>
      </w:r>
      <w:r w:rsidR="009B3567">
        <w:t xml:space="preserve"> = </w:t>
      </w:r>
      <w:r w:rsidRPr="000F444A">
        <w:t xml:space="preserve">206 g) was released into </w:t>
      </w:r>
      <w:r w:rsidR="004923B6">
        <w:t>the Bill Williams River i</w:t>
      </w:r>
      <w:r>
        <w:t xml:space="preserve">nlet </w:t>
      </w:r>
      <w:r w:rsidRPr="000F444A">
        <w:t>on September 30, 2014</w:t>
      </w:r>
      <w:r w:rsidR="00A96E71">
        <w:t xml:space="preserve">.  </w:t>
      </w:r>
      <w:r w:rsidRPr="000F444A">
        <w:t>A SUR stationed upstream of the release site contacted fish 32 periodically in the evening of September 3</w:t>
      </w:r>
      <w:r w:rsidR="00A96E71">
        <w:t xml:space="preserve">0.  </w:t>
      </w:r>
      <w:r w:rsidRPr="000F444A">
        <w:t xml:space="preserve">Fish 32 was briefly contacted by the SUR downstream from the release site in the morning of October </w:t>
      </w:r>
      <w:r w:rsidR="00A96E71">
        <w:t>1</w:t>
      </w:r>
      <w:r w:rsidRPr="000F444A">
        <w:t xml:space="preserve"> before the fish traveled upstream to the SUR upstream of the release site</w:t>
      </w:r>
      <w:r w:rsidR="00A96E71">
        <w:t xml:space="preserve">.  </w:t>
      </w:r>
      <w:r w:rsidRPr="000F444A">
        <w:t xml:space="preserve">This fish was only contacted actively during most of the day of October </w:t>
      </w:r>
      <w:r w:rsidR="00A96E71">
        <w:t>1</w:t>
      </w:r>
      <w:r w:rsidRPr="000F444A">
        <w:t xml:space="preserve"> in the middle of the river channel but was passively tracked near the SUR upstream of the release site in the late evening of October </w:t>
      </w:r>
      <w:r w:rsidR="00A96E71">
        <w:t>1</w:t>
      </w:r>
      <w:r w:rsidRPr="000F444A">
        <w:t xml:space="preserve"> and into the morning of October </w:t>
      </w:r>
      <w:r w:rsidR="00A96E71">
        <w:t xml:space="preserve">2.  </w:t>
      </w:r>
      <w:r w:rsidRPr="000F444A">
        <w:t xml:space="preserve">Fish 32 was not contacted on October </w:t>
      </w:r>
      <w:r w:rsidR="00A96E71">
        <w:t xml:space="preserve">3.  </w:t>
      </w:r>
      <w:r w:rsidRPr="000F444A">
        <w:t xml:space="preserve">In the evening of October </w:t>
      </w:r>
      <w:r w:rsidR="00A96E71">
        <w:t>4</w:t>
      </w:r>
      <w:r w:rsidRPr="000F444A">
        <w:t>, the fish was passively tracked near the most upstream SUR</w:t>
      </w:r>
      <w:r w:rsidR="00A96E71">
        <w:t xml:space="preserve">.  </w:t>
      </w:r>
      <w:r w:rsidRPr="000F444A">
        <w:t xml:space="preserve">Active tracking recorded fish 32 inactive and upstream in </w:t>
      </w:r>
      <w:r w:rsidR="00176AA0">
        <w:t xml:space="preserve">the </w:t>
      </w:r>
      <w:r w:rsidRPr="000F444A">
        <w:t xml:space="preserve">Bill Williams River on October </w:t>
      </w:r>
      <w:r w:rsidR="00A96E71">
        <w:t>9</w:t>
      </w:r>
      <w:r w:rsidRPr="000F444A">
        <w:t xml:space="preserve"> when it was also determined a mortality</w:t>
      </w:r>
      <w:r w:rsidR="00A96E71">
        <w:t xml:space="preserve">.  </w:t>
      </w:r>
      <w:r w:rsidRPr="000F444A">
        <w:t xml:space="preserve">This tag was recovered by </w:t>
      </w:r>
      <w:r w:rsidR="002124DB">
        <w:t>scuba divers</w:t>
      </w:r>
      <w:r w:rsidRPr="000F444A">
        <w:t xml:space="preserve"> on October 1</w:t>
      </w:r>
      <w:r w:rsidR="00A96E71">
        <w:t>5</w:t>
      </w:r>
      <w:r w:rsidRPr="000F444A">
        <w:t>, 2014.</w:t>
      </w:r>
    </w:p>
    <w:p w14:paraId="3A7A7817" w14:textId="77777777" w:rsidR="000A096F" w:rsidRDefault="000A096F" w:rsidP="00A757C6"/>
    <w:p w14:paraId="2F77A8DB" w14:textId="77777777" w:rsidR="00A757C6" w:rsidRDefault="00A757C6" w:rsidP="00A757C6"/>
    <w:p w14:paraId="1C95B712" w14:textId="77777777" w:rsidR="00A757C6" w:rsidRPr="00CD178B" w:rsidRDefault="00A757C6" w:rsidP="000A096F">
      <w:pPr>
        <w:pStyle w:val="Attachment-heading2"/>
      </w:pPr>
      <w:r>
        <w:t>Fish 34-1</w:t>
      </w:r>
    </w:p>
    <w:p w14:paraId="369CFB64" w14:textId="77777777" w:rsidR="00A757C6" w:rsidRDefault="00A757C6" w:rsidP="00A757C6"/>
    <w:p w14:paraId="3F64FA9A" w14:textId="3786E2E6" w:rsidR="000A096F" w:rsidRDefault="00A757C6" w:rsidP="00A757C6">
      <w:r w:rsidRPr="00C02F05">
        <w:t>Fish 34 (TL</w:t>
      </w:r>
      <w:r w:rsidR="009B3567">
        <w:t xml:space="preserve"> = </w:t>
      </w:r>
      <w:r w:rsidRPr="00C02F05">
        <w:t>335 mm and M</w:t>
      </w:r>
      <w:r w:rsidR="009B3567">
        <w:t xml:space="preserve"> = </w:t>
      </w:r>
      <w:r w:rsidRPr="00C02F05">
        <w:t xml:space="preserve">277 g) was released into </w:t>
      </w:r>
      <w:r w:rsidR="004923B6">
        <w:t>the Bill Williams River i</w:t>
      </w:r>
      <w:r>
        <w:t>nlet</w:t>
      </w:r>
      <w:r w:rsidRPr="00C02F05">
        <w:t xml:space="preserve"> on September 30, 2014</w:t>
      </w:r>
      <w:r w:rsidR="00A96E71">
        <w:t xml:space="preserve">.  </w:t>
      </w:r>
      <w:r w:rsidRPr="00C02F05">
        <w:t>The afternoon of September 3</w:t>
      </w:r>
      <w:r w:rsidR="00A96E71">
        <w:t>0</w:t>
      </w:r>
      <w:r w:rsidRPr="00C02F05">
        <w:t>, fish 34 was contacted actively near the release site and passively through the evening by a SUR placed downstream from the release site</w:t>
      </w:r>
      <w:r w:rsidR="00A96E71">
        <w:t xml:space="preserve">.  </w:t>
      </w:r>
      <w:r w:rsidRPr="00C02F05">
        <w:t>In the late evening of September 3</w:t>
      </w:r>
      <w:r w:rsidR="00A96E71">
        <w:t>0</w:t>
      </w:r>
      <w:r w:rsidRPr="00C02F05">
        <w:t xml:space="preserve"> and very early morning of October </w:t>
      </w:r>
      <w:r w:rsidR="00A96E71">
        <w:t>1</w:t>
      </w:r>
      <w:r w:rsidRPr="00C02F05">
        <w:t xml:space="preserve">, this fish moved within detection range of the SUR placed at the </w:t>
      </w:r>
      <w:r w:rsidR="00A20186">
        <w:t>U.S. 95</w:t>
      </w:r>
      <w:r w:rsidRPr="00C02F05">
        <w:t xml:space="preserve"> bridge in the right channel</w:t>
      </w:r>
      <w:r w:rsidR="00A96E71">
        <w:t xml:space="preserve">.  </w:t>
      </w:r>
      <w:r w:rsidRPr="00C02F05">
        <w:t xml:space="preserve">In the late afternoon, fish 34 had traveled out of the river inlet to near the SUR deployed at the </w:t>
      </w:r>
      <w:r w:rsidR="00A96E71">
        <w:t>8</w:t>
      </w:r>
      <w:r w:rsidR="00C401EB" w:rsidRPr="00C401EB">
        <w:rPr>
          <w:vertAlign w:val="superscript"/>
        </w:rPr>
        <w:t>th</w:t>
      </w:r>
      <w:r w:rsidR="00C401EB">
        <w:t xml:space="preserve"> </w:t>
      </w:r>
      <w:r w:rsidRPr="00C02F05">
        <w:t xml:space="preserve">buoy at the refuge’s boundary and the SUR deployed across from </w:t>
      </w:r>
      <w:r>
        <w:t>Bird Island</w:t>
      </w:r>
      <w:r w:rsidR="00A96E71">
        <w:t xml:space="preserve">.  </w:t>
      </w:r>
      <w:r w:rsidR="00AE1C2A">
        <w:t>This fish </w:t>
      </w:r>
      <w:r w:rsidR="00C401EB">
        <w:t xml:space="preserve">was </w:t>
      </w:r>
      <w:r w:rsidRPr="00C02F05">
        <w:t xml:space="preserve">mostly tracked at the </w:t>
      </w:r>
      <w:r w:rsidR="00A96E71">
        <w:t>8</w:t>
      </w:r>
      <w:r w:rsidR="00C401EB" w:rsidRPr="00C401EB">
        <w:rPr>
          <w:vertAlign w:val="superscript"/>
        </w:rPr>
        <w:t>th</w:t>
      </w:r>
      <w:r w:rsidR="00C401EB">
        <w:t xml:space="preserve"> </w:t>
      </w:r>
      <w:r w:rsidRPr="00C02F05">
        <w:t>buoy into the a</w:t>
      </w:r>
      <w:r w:rsidR="00AE1C2A">
        <w:t>fternoon before it moved out of </w:t>
      </w:r>
      <w:r w:rsidRPr="00C02F05">
        <w:t>detection range through most of the remaining daylight hours</w:t>
      </w:r>
      <w:r w:rsidR="00A96E71">
        <w:t xml:space="preserve">.  </w:t>
      </w:r>
      <w:r w:rsidR="00AE1C2A">
        <w:t>Fish 34</w:t>
      </w:r>
      <w:r w:rsidR="00AE1C2A">
        <w:br/>
      </w:r>
      <w:r w:rsidRPr="00C02F05">
        <w:t xml:space="preserve">re-emerged between the same SURs in the evening of October </w:t>
      </w:r>
      <w:r w:rsidR="00A96E71">
        <w:t xml:space="preserve">1.  </w:t>
      </w:r>
      <w:r w:rsidRPr="00C02F05">
        <w:t xml:space="preserve">Active tracking efforts next triangulated fish 34 west of the boat launch and north of the fishing pier in the morning of October </w:t>
      </w:r>
      <w:r w:rsidR="00A96E71">
        <w:t xml:space="preserve">2.  </w:t>
      </w:r>
      <w:r w:rsidRPr="00C02F05">
        <w:t xml:space="preserve">The fish </w:t>
      </w:r>
      <w:r>
        <w:t>was next</w:t>
      </w:r>
      <w:r w:rsidRPr="00C02F05">
        <w:t xml:space="preserve"> contacted actively in the morning of October </w:t>
      </w:r>
      <w:r w:rsidR="00A96E71">
        <w:t>7</w:t>
      </w:r>
      <w:r w:rsidRPr="00C02F05">
        <w:t xml:space="preserve"> west of the inlet’s mouth and then again in the early morning of October </w:t>
      </w:r>
      <w:r w:rsidR="00A96E71">
        <w:t>8</w:t>
      </w:r>
      <w:r w:rsidRPr="00C02F05">
        <w:t xml:space="preserve"> southwest of the inlet’s mouth near </w:t>
      </w:r>
      <w:r>
        <w:t xml:space="preserve">disconnected </w:t>
      </w:r>
      <w:commentRangeStart w:id="688"/>
      <w:r>
        <w:t>cattail</w:t>
      </w:r>
      <w:del w:id="689" w:author="Paul C Marsh" w:date="2016-09-07T13:03:00Z">
        <w:r w:rsidDel="00EB108F">
          <w:delText>s</w:delText>
        </w:r>
      </w:del>
      <w:commentRangeEnd w:id="688"/>
      <w:r w:rsidR="00AE1C2A">
        <w:rPr>
          <w:rStyle w:val="CommentReference"/>
        </w:rPr>
        <w:commentReference w:id="688"/>
      </w:r>
      <w:ins w:id="690" w:author="Lantow, Jeffrey C" w:date="2016-08-15T10:41:00Z">
        <w:r w:rsidR="00375469">
          <w:t xml:space="preserve"> (</w:t>
        </w:r>
      </w:ins>
      <w:ins w:id="691" w:author="Lantow, Jeffrey C" w:date="2016-08-15T10:42:00Z">
        <w:r w:rsidR="00375469">
          <w:rPr>
            <w:i/>
          </w:rPr>
          <w:t xml:space="preserve">Typha </w:t>
        </w:r>
        <w:r w:rsidR="00375469" w:rsidRPr="00EB108F">
          <w:rPr>
            <w:rPrChange w:id="692" w:author="Paul C Marsh" w:date="2016-09-07T13:03:00Z">
              <w:rPr>
                <w:i/>
              </w:rPr>
            </w:rPrChange>
          </w:rPr>
          <w:t>sp</w:t>
        </w:r>
      </w:ins>
      <w:ins w:id="693" w:author="Paul C Marsh" w:date="2016-09-07T13:22:00Z">
        <w:r w:rsidR="003F2CE4">
          <w:t>.</w:t>
        </w:r>
      </w:ins>
      <w:ins w:id="694" w:author="Lantow, Jeffrey C" w:date="2016-08-15T10:42:00Z">
        <w:r w:rsidR="00375469">
          <w:t>)</w:t>
        </w:r>
      </w:ins>
      <w:r w:rsidR="00A96E71">
        <w:t xml:space="preserve">.  </w:t>
      </w:r>
      <w:r w:rsidRPr="00C02F05">
        <w:t xml:space="preserve">Fish 34 continued to be actively contacted in this area, south of the inlet’s mouth, in the morning and late evening of October </w:t>
      </w:r>
      <w:r w:rsidR="00A96E71">
        <w:t>9</w:t>
      </w:r>
      <w:r w:rsidRPr="00C02F05">
        <w:t>, the evening of October 1</w:t>
      </w:r>
      <w:r w:rsidR="00A96E71">
        <w:t>4</w:t>
      </w:r>
      <w:r w:rsidRPr="00C02F05">
        <w:t>, the afternoon of October 2</w:t>
      </w:r>
      <w:r w:rsidR="00A96E71">
        <w:t>8</w:t>
      </w:r>
      <w:r w:rsidRPr="00C02F05">
        <w:t xml:space="preserve">, </w:t>
      </w:r>
      <w:r w:rsidR="00C401EB">
        <w:t xml:space="preserve">and </w:t>
      </w:r>
      <w:r w:rsidRPr="00C02F05">
        <w:t xml:space="preserve">the morning and evening of November </w:t>
      </w:r>
      <w:r w:rsidR="00A96E71">
        <w:t xml:space="preserve">4.  </w:t>
      </w:r>
      <w:r w:rsidRPr="00C02F05">
        <w:t>Fish 34 was determined a mortality on November 4, 2014</w:t>
      </w:r>
      <w:r w:rsidR="00C401EB">
        <w:t>,</w:t>
      </w:r>
      <w:r w:rsidRPr="00C02F05">
        <w:t xml:space="preserve"> and tag 34 was retrieved by </w:t>
      </w:r>
      <w:r w:rsidR="002124DB">
        <w:t>scuba divers</w:t>
      </w:r>
      <w:r w:rsidRPr="00C02F05">
        <w:t xml:space="preserve"> on November 13.</w:t>
      </w:r>
    </w:p>
    <w:p w14:paraId="431FCBD9" w14:textId="77777777" w:rsidR="000A096F" w:rsidRDefault="000A096F">
      <w:r>
        <w:br w:type="page"/>
      </w:r>
    </w:p>
    <w:p w14:paraId="2643080E" w14:textId="77777777" w:rsidR="00A757C6" w:rsidRPr="00CD178B" w:rsidRDefault="00A757C6" w:rsidP="000A096F">
      <w:pPr>
        <w:pStyle w:val="Attachment-heading2"/>
      </w:pPr>
      <w:r>
        <w:lastRenderedPageBreak/>
        <w:t>Fish 36-1</w:t>
      </w:r>
    </w:p>
    <w:p w14:paraId="7498C0D9" w14:textId="77777777" w:rsidR="00A757C6" w:rsidRDefault="00A757C6" w:rsidP="00A757C6"/>
    <w:p w14:paraId="232B34C7" w14:textId="57C75258" w:rsidR="00A757C6" w:rsidRDefault="00A757C6" w:rsidP="00A757C6">
      <w:r w:rsidRPr="007368DA">
        <w:t>Fish 36 (TL</w:t>
      </w:r>
      <w:r w:rsidR="009B3567">
        <w:t xml:space="preserve"> = </w:t>
      </w:r>
      <w:r w:rsidRPr="007368DA">
        <w:t>335 mm and M</w:t>
      </w:r>
      <w:r w:rsidR="009B3567">
        <w:t xml:space="preserve"> = </w:t>
      </w:r>
      <w:r w:rsidRPr="007368DA">
        <w:t xml:space="preserve">250 g) was released into </w:t>
      </w:r>
      <w:r w:rsidR="004923B6">
        <w:t>the Bill Williams River i</w:t>
      </w:r>
      <w:r>
        <w:t>nlet</w:t>
      </w:r>
      <w:r w:rsidRPr="007368DA">
        <w:t xml:space="preserve"> on September 30, 2014</w:t>
      </w:r>
      <w:r w:rsidR="00C401EB">
        <w:t>,</w:t>
      </w:r>
      <w:r w:rsidRPr="007368DA">
        <w:t xml:space="preserve"> and was actively contacted that afternoon near the release site</w:t>
      </w:r>
      <w:r w:rsidR="00A96E71">
        <w:t xml:space="preserve">.  </w:t>
      </w:r>
      <w:r w:rsidRPr="007368DA">
        <w:t>A SUR downstream from the release site recorded this fish into the evening of September 3</w:t>
      </w:r>
      <w:r w:rsidR="00A96E71">
        <w:t>0</w:t>
      </w:r>
      <w:r w:rsidRPr="007368DA">
        <w:t xml:space="preserve"> and into the morning of October </w:t>
      </w:r>
      <w:r w:rsidR="00A96E71">
        <w:t xml:space="preserve">1.  </w:t>
      </w:r>
      <w:r w:rsidRPr="007368DA">
        <w:t>Active efforts confirmed the fish’s location in the area, near submerged vegetation</w:t>
      </w:r>
      <w:r w:rsidR="00A96E71">
        <w:t xml:space="preserve">.  </w:t>
      </w:r>
      <w:r w:rsidRPr="007368DA">
        <w:t xml:space="preserve">Later in the morning of October </w:t>
      </w:r>
      <w:r w:rsidR="00A96E71">
        <w:t>1</w:t>
      </w:r>
      <w:r w:rsidRPr="007368DA">
        <w:t>, fish 36 was passively contacted near the U.S</w:t>
      </w:r>
      <w:r w:rsidR="0090439B">
        <w:t>.</w:t>
      </w:r>
      <w:r w:rsidRPr="007368DA">
        <w:t xml:space="preserve"> 95 bridge, in both the right and left channel</w:t>
      </w:r>
      <w:r w:rsidR="00C401EB">
        <w:t>,</w:t>
      </w:r>
      <w:r w:rsidRPr="007368DA">
        <w:t xml:space="preserve"> by SURs</w:t>
      </w:r>
      <w:r w:rsidR="00A96E71">
        <w:t xml:space="preserve">.  </w:t>
      </w:r>
      <w:r w:rsidRPr="007368DA">
        <w:t>Fish 36 then turned upstream, passing the SUR downstream from the release site</w:t>
      </w:r>
      <w:r w:rsidR="00C401EB">
        <w:t>,</w:t>
      </w:r>
      <w:r w:rsidRPr="007368DA">
        <w:t xml:space="preserve"> and moving to the SUR upstream of the release site in the late morning and early afternoon of October </w:t>
      </w:r>
      <w:r w:rsidR="00A96E71">
        <w:t xml:space="preserve">1.  </w:t>
      </w:r>
      <w:r w:rsidRPr="007368DA">
        <w:t>Active tracking that afternoon also recorded fish 36</w:t>
      </w:r>
      <w:r w:rsidR="00A96E71">
        <w:t xml:space="preserve">.  </w:t>
      </w:r>
      <w:r w:rsidRPr="007368DA">
        <w:t xml:space="preserve">Through the afternoon, this fish was again passively contacted at the </w:t>
      </w:r>
      <w:r w:rsidR="00A20186">
        <w:t>U.S. 95</w:t>
      </w:r>
      <w:r w:rsidRPr="007368DA">
        <w:t xml:space="preserve"> bridge in the right channel and at the SUR downstream from the release site</w:t>
      </w:r>
      <w:r w:rsidR="00A96E71">
        <w:t xml:space="preserve">.  </w:t>
      </w:r>
      <w:r w:rsidRPr="007368DA">
        <w:t xml:space="preserve">In the evening of October </w:t>
      </w:r>
      <w:r w:rsidR="00A96E71">
        <w:t>1</w:t>
      </w:r>
      <w:r w:rsidRPr="007368DA">
        <w:t>, fish 36 moved within de</w:t>
      </w:r>
      <w:r>
        <w:t>tection range of a SUR deployed</w:t>
      </w:r>
      <w:r w:rsidRPr="007368DA">
        <w:t xml:space="preserve"> in the peripheral channel of the river’s inlet, as well as at both channels under the </w:t>
      </w:r>
      <w:r w:rsidR="00A20186">
        <w:t>U.S. 95</w:t>
      </w:r>
      <w:r w:rsidRPr="007368DA">
        <w:t xml:space="preserve"> bridge where the fish appeared to be active</w:t>
      </w:r>
      <w:r w:rsidR="00A96E71">
        <w:t xml:space="preserve">.  </w:t>
      </w:r>
      <w:r w:rsidRPr="007368DA">
        <w:t xml:space="preserve">In the morning of October </w:t>
      </w:r>
      <w:r w:rsidR="00A96E71">
        <w:t>2</w:t>
      </w:r>
      <w:r w:rsidRPr="007368DA">
        <w:t xml:space="preserve">, the fish was mostly tracked passively in the right channel under the </w:t>
      </w:r>
      <w:r w:rsidR="00A20186">
        <w:t>U.S. 95</w:t>
      </w:r>
      <w:r w:rsidRPr="007368DA">
        <w:t xml:space="preserve"> bridge</w:t>
      </w:r>
      <w:r w:rsidR="00A96E71">
        <w:t xml:space="preserve">.  </w:t>
      </w:r>
      <w:r w:rsidRPr="007368DA">
        <w:t>Active efforts that morning contacted the fish downstream from the bridge in the inlet’s main channel and noted</w:t>
      </w:r>
      <w:r w:rsidR="00A3520A">
        <w:t xml:space="preserve"> the fish as moving downstream </w:t>
      </w:r>
      <w:r w:rsidRPr="007368DA">
        <w:t>and mid-channel</w:t>
      </w:r>
      <w:r w:rsidR="00A96E71">
        <w:t xml:space="preserve">.  </w:t>
      </w:r>
      <w:r w:rsidRPr="007368DA">
        <w:t>Later active efforts that morning triangulated the fish tucked back into cattails where it was not</w:t>
      </w:r>
      <w:r>
        <w:t xml:space="preserve"> </w:t>
      </w:r>
      <w:r w:rsidRPr="007368DA">
        <w:t>disturbed</w:t>
      </w:r>
      <w:r w:rsidR="00A96E71">
        <w:t xml:space="preserve">.  </w:t>
      </w:r>
      <w:r w:rsidRPr="007368DA">
        <w:t xml:space="preserve">Through the later morning of October </w:t>
      </w:r>
      <w:r w:rsidR="00A96E71">
        <w:t>2</w:t>
      </w:r>
      <w:r w:rsidRPr="007368DA">
        <w:t>, fish 36 was contacted near a SUR placed at a roost site at the mouth of the inlet</w:t>
      </w:r>
      <w:r w:rsidR="00A96E71">
        <w:t xml:space="preserve">.  </w:t>
      </w:r>
      <w:r w:rsidRPr="007368DA">
        <w:t>The fish was out of detection range through most of the mi</w:t>
      </w:r>
      <w:r w:rsidR="00A3520A">
        <w:t>d</w:t>
      </w:r>
      <w:r w:rsidRPr="007368DA">
        <w:t xml:space="preserve">-day until it was contacted passively in the right channel at the </w:t>
      </w:r>
      <w:r w:rsidR="00A20186">
        <w:t>U.S. 95</w:t>
      </w:r>
      <w:r w:rsidRPr="007368DA">
        <w:t xml:space="preserve"> bridge and by the SUR downstream from the release site</w:t>
      </w:r>
      <w:r w:rsidR="00A96E71">
        <w:t xml:space="preserve">.  </w:t>
      </w:r>
      <w:r w:rsidRPr="007368DA">
        <w:t>That evening, the fish moved back downstream to the SUR at the inlet’s mouth</w:t>
      </w:r>
      <w:r w:rsidR="00AE1C2A">
        <w:t>,</w:t>
      </w:r>
      <w:r w:rsidRPr="007368DA">
        <w:t xml:space="preserve"> where active tracking also triangulated the fish</w:t>
      </w:r>
      <w:r w:rsidR="00A3520A">
        <w:t>,</w:t>
      </w:r>
      <w:r w:rsidRPr="007368DA">
        <w:t xml:space="preserve"> and it remained until the morning of October </w:t>
      </w:r>
      <w:r w:rsidR="00A96E71">
        <w:t>3</w:t>
      </w:r>
      <w:r w:rsidRPr="007368DA">
        <w:t xml:space="preserve"> when it traveled back to the </w:t>
      </w:r>
      <w:r w:rsidR="00A20186">
        <w:t>U.S. 95</w:t>
      </w:r>
      <w:r w:rsidRPr="007368DA">
        <w:t xml:space="preserve"> bridge where it was contacted in both the left and right channel and at the SUR downstream from the release site</w:t>
      </w:r>
      <w:r w:rsidR="00A96E71">
        <w:t xml:space="preserve">.  </w:t>
      </w:r>
      <w:r w:rsidRPr="007368DA">
        <w:t>Fish 36 remained near the SUR placed at the inlet’s mouth</w:t>
      </w:r>
      <w:r w:rsidR="00574C8B">
        <w:t>,</w:t>
      </w:r>
      <w:r w:rsidRPr="007368DA">
        <w:t xml:space="preserve"> as evidenced by contacts occurring in the morning and evening of October </w:t>
      </w:r>
      <w:r w:rsidR="00A96E71">
        <w:t>3</w:t>
      </w:r>
      <w:r w:rsidRPr="007368DA">
        <w:t xml:space="preserve">, briefly for a couple of hours in the morning of October </w:t>
      </w:r>
      <w:r w:rsidR="00A96E71">
        <w:t>4</w:t>
      </w:r>
      <w:r w:rsidRPr="007368DA">
        <w:t xml:space="preserve">, through the morning and then only a few hours in the evening of October </w:t>
      </w:r>
      <w:r w:rsidR="00A96E71">
        <w:t>5</w:t>
      </w:r>
      <w:r w:rsidRPr="007368DA">
        <w:t xml:space="preserve">, for a brief period of time in the morning and evening of October </w:t>
      </w:r>
      <w:r w:rsidR="00A96E71">
        <w:t>6</w:t>
      </w:r>
      <w:r w:rsidRPr="007368DA">
        <w:t xml:space="preserve">, through the morning and into the evening of October </w:t>
      </w:r>
      <w:r w:rsidR="00A96E71">
        <w:t>7</w:t>
      </w:r>
      <w:r w:rsidRPr="007368DA">
        <w:t xml:space="preserve">, and through most of October </w:t>
      </w:r>
      <w:r w:rsidR="00A96E71">
        <w:t xml:space="preserve">8.  </w:t>
      </w:r>
      <w:r w:rsidRPr="007368DA">
        <w:t xml:space="preserve">Passive and active contacts in the evening of October </w:t>
      </w:r>
      <w:r w:rsidR="00A96E71">
        <w:t>7</w:t>
      </w:r>
      <w:r w:rsidRPr="007368DA">
        <w:t xml:space="preserve"> and active contacts in the early morning of October </w:t>
      </w:r>
      <w:r w:rsidR="00A96E71">
        <w:t>8</w:t>
      </w:r>
      <w:r w:rsidRPr="007368DA">
        <w:t xml:space="preserve"> recorded the fish downstream from the </w:t>
      </w:r>
      <w:r w:rsidR="00A20186">
        <w:t>U.S. 95</w:t>
      </w:r>
      <w:r w:rsidRPr="007368DA">
        <w:t xml:space="preserve"> bridge in the main channel upstream of cattails, river left</w:t>
      </w:r>
      <w:r w:rsidR="00A3520A">
        <w:t>,</w:t>
      </w:r>
      <w:r w:rsidRPr="007368DA">
        <w:t xml:space="preserve"> and mi</w:t>
      </w:r>
      <w:r w:rsidR="00A3520A">
        <w:t>d</w:t>
      </w:r>
      <w:r w:rsidRPr="007368DA">
        <w:t>-channel</w:t>
      </w:r>
      <w:r w:rsidR="00A96E71">
        <w:t xml:space="preserve">.  </w:t>
      </w:r>
      <w:r w:rsidRPr="007368DA">
        <w:t xml:space="preserve">Through the morning of October </w:t>
      </w:r>
      <w:r w:rsidR="00A96E71">
        <w:t>9</w:t>
      </w:r>
      <w:r w:rsidRPr="007368DA">
        <w:t xml:space="preserve">, fish 36 was contacted passively in the left and right channel near the </w:t>
      </w:r>
      <w:r w:rsidR="00A20186">
        <w:t>U.S. 95</w:t>
      </w:r>
      <w:r w:rsidRPr="007368DA">
        <w:t xml:space="preserve"> bridge, downstream from the release site, and in the peripheral channel</w:t>
      </w:r>
      <w:r w:rsidR="00A96E71">
        <w:t xml:space="preserve">.  </w:t>
      </w:r>
      <w:r w:rsidRPr="007368DA">
        <w:t>Active efforts triangulated the fish mid-channel in the left channel</w:t>
      </w:r>
      <w:r w:rsidR="00A96E71">
        <w:t xml:space="preserve">.  </w:t>
      </w:r>
      <w:r w:rsidRPr="007368DA">
        <w:t xml:space="preserve">In the later morning and afternoon of October </w:t>
      </w:r>
      <w:r w:rsidR="00A96E71">
        <w:t>9</w:t>
      </w:r>
      <w:r w:rsidRPr="007368DA">
        <w:t>, fish 36 was passively tracked in the peripheral channel</w:t>
      </w:r>
      <w:r w:rsidR="00A3520A">
        <w:t>,</w:t>
      </w:r>
      <w:r w:rsidRPr="007368DA">
        <w:t xml:space="preserve"> and in th</w:t>
      </w:r>
      <w:r>
        <w:t xml:space="preserve">e evening of October </w:t>
      </w:r>
      <w:r w:rsidR="00A96E71">
        <w:t>9</w:t>
      </w:r>
      <w:r>
        <w:t xml:space="preserve">, fish </w:t>
      </w:r>
      <w:r w:rsidRPr="007368DA">
        <w:t>36 was actively tracked near the mouth of the peripheral channel</w:t>
      </w:r>
      <w:r w:rsidR="00A96E71">
        <w:t xml:space="preserve">.  </w:t>
      </w:r>
      <w:r w:rsidRPr="007368DA">
        <w:t>Beginning in the morning and through most of the day of both October 1</w:t>
      </w:r>
      <w:r w:rsidR="00A96E71">
        <w:t>0</w:t>
      </w:r>
      <w:r w:rsidRPr="007368DA">
        <w:t xml:space="preserve"> and 11, this fish remained in the peripheral channel</w:t>
      </w:r>
      <w:r w:rsidR="00574C8B">
        <w:t>,</w:t>
      </w:r>
      <w:r w:rsidRPr="007368DA">
        <w:t xml:space="preserve"> as evidenced by passive contacts, occasionally being contacted at the bridge</w:t>
      </w:r>
      <w:r w:rsidR="00A96E71">
        <w:t xml:space="preserve">.  </w:t>
      </w:r>
      <w:r w:rsidRPr="007368DA">
        <w:t xml:space="preserve">Fish </w:t>
      </w:r>
      <w:r w:rsidRPr="007368DA">
        <w:lastRenderedPageBreak/>
        <w:t>36 was not contacted through the evening of October 11 but did re-emerge briefly in the morning of October 12 at the same location</w:t>
      </w:r>
      <w:r w:rsidR="00A96E71">
        <w:t xml:space="preserve">.  </w:t>
      </w:r>
      <w:r w:rsidRPr="007368DA">
        <w:t xml:space="preserve">Fish 36 was not contacted again until October </w:t>
      </w:r>
      <w:r>
        <w:t>2</w:t>
      </w:r>
      <w:r w:rsidR="00A96E71">
        <w:t>9</w:t>
      </w:r>
      <w:r w:rsidR="00A3520A">
        <w:t>,</w:t>
      </w:r>
      <w:r>
        <w:t xml:space="preserve"> passively</w:t>
      </w:r>
      <w:r w:rsidR="00AE1C2A">
        <w:t>,</w:t>
      </w:r>
      <w:r>
        <w:t xml:space="preserve"> at the cove near </w:t>
      </w:r>
      <w:r w:rsidRPr="007368DA">
        <w:t>the north shore near the refuge’s boundary</w:t>
      </w:r>
      <w:r w:rsidR="00A96E71">
        <w:t xml:space="preserve">.  </w:t>
      </w:r>
      <w:r w:rsidRPr="007368DA">
        <w:t>Fish 36 was determined a mortality on October 3</w:t>
      </w:r>
      <w:r w:rsidR="00A96E71">
        <w:t>0</w:t>
      </w:r>
      <w:r w:rsidRPr="007368DA">
        <w:t xml:space="preserve"> when tag 36 was discovered actively downstream from Parker Dam below power lines known to be </w:t>
      </w:r>
      <w:r w:rsidR="00A3520A">
        <w:t>double-crested c</w:t>
      </w:r>
      <w:r w:rsidRPr="007368DA">
        <w:t>orm</w:t>
      </w:r>
      <w:r>
        <w:t xml:space="preserve">orant roosting sites (see </w:t>
      </w:r>
      <w:r w:rsidR="00AD275C" w:rsidRPr="00AD275C">
        <w:t>figure</w:t>
      </w:r>
      <w:r>
        <w:t xml:space="preserve"> </w:t>
      </w:r>
      <w:r>
        <w:rPr>
          <w:noProof/>
        </w:rPr>
        <w:t>18</w:t>
      </w:r>
      <w:r w:rsidRPr="007368DA">
        <w:t>).</w:t>
      </w:r>
    </w:p>
    <w:p w14:paraId="159F4BAD" w14:textId="77777777" w:rsidR="000A096F" w:rsidRDefault="000A096F" w:rsidP="00A757C6"/>
    <w:p w14:paraId="4B947801" w14:textId="77777777" w:rsidR="00A757C6" w:rsidRPr="007368DA" w:rsidRDefault="00A757C6" w:rsidP="00A757C6"/>
    <w:p w14:paraId="19CCA3AB" w14:textId="77777777" w:rsidR="00A757C6" w:rsidRPr="00CD178B" w:rsidRDefault="00A757C6" w:rsidP="000A096F">
      <w:pPr>
        <w:pStyle w:val="Attachment-heading2"/>
      </w:pPr>
      <w:r>
        <w:t>Fish 38-1</w:t>
      </w:r>
    </w:p>
    <w:p w14:paraId="5AAFA0C6" w14:textId="77777777" w:rsidR="00A757C6" w:rsidRPr="002908C7" w:rsidRDefault="00A757C6" w:rsidP="00A757C6"/>
    <w:p w14:paraId="1EB7BAFA" w14:textId="6389B5E3" w:rsidR="00A757C6" w:rsidRDefault="00A757C6" w:rsidP="00A757C6">
      <w:r w:rsidRPr="002908C7">
        <w:t>Fish 38 (TL</w:t>
      </w:r>
      <w:r w:rsidR="009B3567">
        <w:t xml:space="preserve"> = </w:t>
      </w:r>
      <w:r w:rsidRPr="002908C7">
        <w:t>335 mm and M</w:t>
      </w:r>
      <w:r w:rsidR="009B3567">
        <w:t xml:space="preserve"> = </w:t>
      </w:r>
      <w:r w:rsidRPr="002908C7">
        <w:t xml:space="preserve">254 g) was released into </w:t>
      </w:r>
      <w:r w:rsidR="004923B6">
        <w:t>the Bill Williams River i</w:t>
      </w:r>
      <w:r>
        <w:t>nlet</w:t>
      </w:r>
      <w:r w:rsidRPr="002908C7">
        <w:t xml:space="preserve"> on September 30, 2014</w:t>
      </w:r>
      <w:r w:rsidR="00A96E71">
        <w:t xml:space="preserve">.  </w:t>
      </w:r>
      <w:r w:rsidRPr="002908C7">
        <w:t>Fish 38 was immediately contacted actively near the release site</w:t>
      </w:r>
      <w:r w:rsidR="00A96E71">
        <w:t xml:space="preserve">.  </w:t>
      </w:r>
      <w:r w:rsidRPr="002908C7">
        <w:t>The SUR downstream</w:t>
      </w:r>
      <w:r>
        <w:t xml:space="preserve"> </w:t>
      </w:r>
      <w:r w:rsidRPr="002908C7">
        <w:t xml:space="preserve">from the release site tracked the fish through the late afternoon before the fish traveled downstream to the </w:t>
      </w:r>
      <w:r w:rsidR="00A20186">
        <w:t>U.S. 95</w:t>
      </w:r>
      <w:r w:rsidRPr="002908C7">
        <w:t xml:space="preserve"> bridge where it was contacted by SURs on both the right and left channel</w:t>
      </w:r>
      <w:r w:rsidR="00A96E71">
        <w:t xml:space="preserve">.  </w:t>
      </w:r>
      <w:r w:rsidRPr="002908C7">
        <w:t>Active tracking in the late evening of September 3</w:t>
      </w:r>
      <w:r w:rsidR="00A96E71">
        <w:t>0</w:t>
      </w:r>
      <w:r w:rsidRPr="002908C7">
        <w:t xml:space="preserve"> triangulated the fish </w:t>
      </w:r>
      <w:r>
        <w:t>0.8 k</w:t>
      </w:r>
      <w:r w:rsidR="00A3520A">
        <w:t>ilo</w:t>
      </w:r>
      <w:r>
        <w:t>m</w:t>
      </w:r>
      <w:r w:rsidR="00A3520A">
        <w:t>eter</w:t>
      </w:r>
      <w:r>
        <w:t xml:space="preserve"> </w:t>
      </w:r>
      <w:r w:rsidRPr="002908C7">
        <w:t xml:space="preserve">upstream of the </w:t>
      </w:r>
      <w:r w:rsidR="003664BE">
        <w:t>U.S. </w:t>
      </w:r>
      <w:r w:rsidR="00A20186">
        <w:t>95</w:t>
      </w:r>
      <w:r w:rsidRPr="002908C7">
        <w:t xml:space="preserve"> bridge</w:t>
      </w:r>
      <w:r w:rsidR="00A96E71">
        <w:t xml:space="preserve">.  </w:t>
      </w:r>
      <w:r w:rsidRPr="002908C7">
        <w:t xml:space="preserve">Fish 38 appeared to remain in this area through the evening and into the morning of October </w:t>
      </w:r>
      <w:r w:rsidR="00A96E71">
        <w:t xml:space="preserve">1.  </w:t>
      </w:r>
      <w:r w:rsidRPr="002908C7">
        <w:t xml:space="preserve">In the later morning, the fish moved within detection range of the SUR placed at the roost site in the inlet’s mouth but then moved back upstream </w:t>
      </w:r>
      <w:r w:rsidR="00363DA5">
        <w:t>toward</w:t>
      </w:r>
      <w:r w:rsidRPr="002908C7">
        <w:t xml:space="preserve"> the bridge and remained in range of the SUR deployed downstream from the release site through the afternoon</w:t>
      </w:r>
      <w:r w:rsidR="00A96E71">
        <w:t xml:space="preserve">.  </w:t>
      </w:r>
      <w:r w:rsidRPr="002908C7">
        <w:t xml:space="preserve">Fish 38 was also contacted here in the morning of October </w:t>
      </w:r>
      <w:r w:rsidR="00A96E71">
        <w:t>2</w:t>
      </w:r>
      <w:r w:rsidR="003664BE">
        <w:t>, was not contacted during much </w:t>
      </w:r>
      <w:r w:rsidRPr="002908C7">
        <w:t>of the day, but did re-emerge here in the evening</w:t>
      </w:r>
      <w:r w:rsidR="00B93BC1">
        <w:t xml:space="preserve">, </w:t>
      </w:r>
      <w:r w:rsidRPr="002908C7">
        <w:t xml:space="preserve">where it was actively triangulated moving near the shore, and into the early morning of October </w:t>
      </w:r>
      <w:r w:rsidR="00A96E71">
        <w:t xml:space="preserve">3.  </w:t>
      </w:r>
      <w:r w:rsidR="00A3520A">
        <w:t>Fish </w:t>
      </w:r>
      <w:r w:rsidRPr="002908C7">
        <w:t>38 then swam upstream past the SUR deployed upstream of the release site</w:t>
      </w:r>
      <w:r w:rsidR="00A3520A">
        <w:t xml:space="preserve"> and</w:t>
      </w:r>
      <w:r w:rsidRPr="002908C7">
        <w:t xml:space="preserve"> to the most upstream SUR before quickly returning downstream</w:t>
      </w:r>
      <w:r w:rsidR="00A96E71">
        <w:t xml:space="preserve">.  </w:t>
      </w:r>
      <w:r w:rsidRPr="002908C7">
        <w:t xml:space="preserve">In the evening of October </w:t>
      </w:r>
      <w:r w:rsidR="00A96E71">
        <w:t>3</w:t>
      </w:r>
      <w:r w:rsidRPr="002908C7">
        <w:t xml:space="preserve"> and into the morning of October </w:t>
      </w:r>
      <w:r w:rsidR="00A96E71">
        <w:t>4</w:t>
      </w:r>
      <w:r w:rsidRPr="002908C7">
        <w:t xml:space="preserve">, the fish was back within range of the SUR downstream </w:t>
      </w:r>
      <w:r w:rsidR="00B65B65">
        <w:t>from</w:t>
      </w:r>
      <w:r w:rsidRPr="002908C7">
        <w:t xml:space="preserve"> the release site</w:t>
      </w:r>
      <w:r w:rsidR="00A96E71">
        <w:t xml:space="preserve">.  </w:t>
      </w:r>
      <w:r w:rsidRPr="002908C7">
        <w:t xml:space="preserve">In the evening of October </w:t>
      </w:r>
      <w:r w:rsidR="00A96E71">
        <w:t>4</w:t>
      </w:r>
      <w:r w:rsidRPr="002908C7">
        <w:t>, fish 38 was contacted both at the SUR downstream from and upstream of the release site</w:t>
      </w:r>
      <w:r w:rsidR="00A96E71">
        <w:t xml:space="preserve">.  </w:t>
      </w:r>
      <w:r w:rsidRPr="002908C7">
        <w:t xml:space="preserve">The fish was out of detection </w:t>
      </w:r>
      <w:r w:rsidR="00A3520A">
        <w:t xml:space="preserve">range </w:t>
      </w:r>
      <w:r w:rsidRPr="002908C7">
        <w:t xml:space="preserve">for several hours but was passively contacted throughout the morning and then again briefly in the evening of October </w:t>
      </w:r>
      <w:r w:rsidR="00A96E71">
        <w:t>6</w:t>
      </w:r>
      <w:r w:rsidRPr="002908C7">
        <w:t xml:space="preserve"> downstream from the release site</w:t>
      </w:r>
      <w:r w:rsidR="00A96E71">
        <w:t xml:space="preserve">.  </w:t>
      </w:r>
      <w:r w:rsidRPr="002908C7">
        <w:t xml:space="preserve">The fish also remained at this location through October </w:t>
      </w:r>
      <w:r w:rsidR="00A96E71">
        <w:t xml:space="preserve">7.  </w:t>
      </w:r>
      <w:r w:rsidRPr="002908C7">
        <w:t>Fish 38 was determined a mortality on October 7, 2014</w:t>
      </w:r>
      <w:r w:rsidR="00A3520A">
        <w:t>,</w:t>
      </w:r>
      <w:r w:rsidRPr="002908C7">
        <w:t xml:space="preserve"> but tag 38 was not successfully recovered by </w:t>
      </w:r>
      <w:r w:rsidR="002124DB">
        <w:t>scuba divers</w:t>
      </w:r>
      <w:r w:rsidRPr="002908C7">
        <w:t xml:space="preserve"> due to difficult diving conditions.</w:t>
      </w:r>
    </w:p>
    <w:p w14:paraId="17A61B47" w14:textId="77777777" w:rsidR="000A096F" w:rsidRDefault="000A096F" w:rsidP="00A757C6"/>
    <w:p w14:paraId="098CC3A5" w14:textId="77777777" w:rsidR="00A757C6" w:rsidRDefault="00A757C6" w:rsidP="00A757C6"/>
    <w:p w14:paraId="783A349B" w14:textId="77777777" w:rsidR="00A757C6" w:rsidRPr="00CD178B" w:rsidRDefault="00A757C6" w:rsidP="000A096F">
      <w:pPr>
        <w:pStyle w:val="Attachment-heading2"/>
      </w:pPr>
      <w:r>
        <w:t>Fish 40-1</w:t>
      </w:r>
    </w:p>
    <w:p w14:paraId="6C0109D4" w14:textId="77777777" w:rsidR="00A757C6" w:rsidRDefault="00A757C6" w:rsidP="00A757C6"/>
    <w:p w14:paraId="7EE2FD07" w14:textId="4800DB86" w:rsidR="00A757C6" w:rsidRDefault="00A757C6" w:rsidP="00A757C6">
      <w:r w:rsidRPr="00137D21">
        <w:t>Fish 40 (TL</w:t>
      </w:r>
      <w:r w:rsidR="009B3567">
        <w:t xml:space="preserve"> = </w:t>
      </w:r>
      <w:r w:rsidRPr="00137D21">
        <w:t>305 mm and M</w:t>
      </w:r>
      <w:r w:rsidR="009B3567">
        <w:t xml:space="preserve"> = </w:t>
      </w:r>
      <w:r w:rsidRPr="00137D21">
        <w:t xml:space="preserve">262 g) was released into </w:t>
      </w:r>
      <w:r w:rsidR="004923B6">
        <w:t>the Bill Williams River i</w:t>
      </w:r>
      <w:r>
        <w:t>nlet</w:t>
      </w:r>
      <w:r w:rsidRPr="00137D21">
        <w:t xml:space="preserve"> on September 30, 2014</w:t>
      </w:r>
      <w:r w:rsidR="00A3520A">
        <w:t>,</w:t>
      </w:r>
      <w:r w:rsidRPr="00137D21">
        <w:t xml:space="preserve"> and immediately contacted actively near the release site</w:t>
      </w:r>
      <w:r w:rsidR="00A96E71">
        <w:t xml:space="preserve">.  </w:t>
      </w:r>
      <w:r w:rsidRPr="00137D21">
        <w:t>The SUR deployed downstream from the release site recorded fish 40 through the afternoon of September 3</w:t>
      </w:r>
      <w:r w:rsidR="00A96E71">
        <w:t>0</w:t>
      </w:r>
      <w:r w:rsidRPr="00137D21">
        <w:t xml:space="preserve">, through all of October </w:t>
      </w:r>
      <w:r w:rsidR="00A96E71">
        <w:t>1</w:t>
      </w:r>
      <w:r w:rsidRPr="00137D21">
        <w:t xml:space="preserve">, through the morning of October </w:t>
      </w:r>
      <w:r w:rsidR="00A96E71">
        <w:t>2</w:t>
      </w:r>
      <w:r w:rsidRPr="00137D21">
        <w:t xml:space="preserve">, and for a couple of hours in the evening of October </w:t>
      </w:r>
      <w:r w:rsidR="00A96E71">
        <w:t>2</w:t>
      </w:r>
      <w:r w:rsidRPr="00137D21">
        <w:t xml:space="preserve"> whe</w:t>
      </w:r>
      <w:r w:rsidR="00A3520A">
        <w:t>n</w:t>
      </w:r>
      <w:r w:rsidRPr="00137D21">
        <w:t xml:space="preserve"> it was also actively triangulated near the release site</w:t>
      </w:r>
      <w:r w:rsidR="00A96E71">
        <w:t xml:space="preserve">.  </w:t>
      </w:r>
      <w:r w:rsidRPr="00137D21">
        <w:t>Fish 40 was also detected here passively</w:t>
      </w:r>
      <w:r w:rsidR="00A3520A">
        <w:t>,</w:t>
      </w:r>
      <w:r w:rsidRPr="00137D21">
        <w:t xml:space="preserve"> sporadically through the morning of October </w:t>
      </w:r>
      <w:r w:rsidR="00A96E71">
        <w:t xml:space="preserve">3.  </w:t>
      </w:r>
      <w:r w:rsidRPr="00137D21">
        <w:t xml:space="preserve">This fish was not </w:t>
      </w:r>
      <w:r w:rsidRPr="00137D21">
        <w:lastRenderedPageBreak/>
        <w:t xml:space="preserve">contacted again until October </w:t>
      </w:r>
      <w:r w:rsidR="00A96E71">
        <w:t>7</w:t>
      </w:r>
      <w:r w:rsidRPr="00137D21">
        <w:t xml:space="preserve"> by active efforts downstream </w:t>
      </w:r>
      <w:r w:rsidR="00B65B65">
        <w:t>from</w:t>
      </w:r>
      <w:r w:rsidRPr="00137D21">
        <w:t xml:space="preserve"> the release site in cattails on river left</w:t>
      </w:r>
      <w:r w:rsidR="00A96E71">
        <w:t xml:space="preserve">.  </w:t>
      </w:r>
      <w:r w:rsidRPr="00137D21">
        <w:t>Fish 40 was determined a mortality on October 7, 2014</w:t>
      </w:r>
      <w:r w:rsidR="00A3520A">
        <w:t>,</w:t>
      </w:r>
      <w:r w:rsidRPr="00137D21">
        <w:t xml:space="preserve"> and tag 40 was retrieved by </w:t>
      </w:r>
      <w:r w:rsidR="002124DB">
        <w:t>scuba divers</w:t>
      </w:r>
      <w:r w:rsidRPr="00137D21">
        <w:t xml:space="preserve"> on October 15.</w:t>
      </w:r>
    </w:p>
    <w:p w14:paraId="14B886AD" w14:textId="77777777" w:rsidR="000A096F" w:rsidRDefault="000A096F" w:rsidP="00A757C6"/>
    <w:p w14:paraId="6511EEDA" w14:textId="77777777" w:rsidR="00A757C6" w:rsidRDefault="00A757C6" w:rsidP="00A757C6"/>
    <w:p w14:paraId="7C04FE07" w14:textId="77777777" w:rsidR="00A757C6" w:rsidRPr="00CD178B" w:rsidRDefault="00A757C6" w:rsidP="000A096F">
      <w:pPr>
        <w:pStyle w:val="Attachment-heading2"/>
      </w:pPr>
      <w:r>
        <w:t>Fish 68-1</w:t>
      </w:r>
    </w:p>
    <w:p w14:paraId="669254C4" w14:textId="77777777" w:rsidR="00A757C6" w:rsidRDefault="00A757C6" w:rsidP="00A757C6"/>
    <w:p w14:paraId="16CAD792" w14:textId="3EF1E751" w:rsidR="00A757C6" w:rsidRDefault="00A757C6" w:rsidP="00A757C6">
      <w:r>
        <w:t>Fish 68 (TL</w:t>
      </w:r>
      <w:r w:rsidR="009B3567">
        <w:t xml:space="preserve"> = </w:t>
      </w:r>
      <w:r>
        <w:t>340 mm and M</w:t>
      </w:r>
      <w:r w:rsidR="009B3567">
        <w:t xml:space="preserve"> = </w:t>
      </w:r>
      <w:r>
        <w:t>306</w:t>
      </w:r>
      <w:r w:rsidRPr="00137D21">
        <w:t xml:space="preserve"> g) was released </w:t>
      </w:r>
      <w:r w:rsidRPr="00FE56E9">
        <w:t xml:space="preserve">into </w:t>
      </w:r>
      <w:r w:rsidR="00176AA0">
        <w:t xml:space="preserve">the </w:t>
      </w:r>
      <w:r w:rsidRPr="00FE56E9">
        <w:t>Bill Williams River NWR near the USFWS boat launch on September 30, 2014</w:t>
      </w:r>
      <w:r w:rsidR="00A96E71">
        <w:t xml:space="preserve">.  </w:t>
      </w:r>
      <w:r>
        <w:t>After release, fish 68 was recorded by a SUR deployed across from Bird Island</w:t>
      </w:r>
      <w:r w:rsidR="00A3520A">
        <w:t xml:space="preserve"> and by a SUR deployed at the 8</w:t>
      </w:r>
      <w:r w:rsidR="00A3520A" w:rsidRPr="00A3520A">
        <w:rPr>
          <w:vertAlign w:val="superscript"/>
        </w:rPr>
        <w:t>th</w:t>
      </w:r>
      <w:r w:rsidR="00A3520A">
        <w:t xml:space="preserve"> and 12</w:t>
      </w:r>
      <w:r w:rsidR="00A3520A" w:rsidRPr="00A3520A">
        <w:rPr>
          <w:vertAlign w:val="superscript"/>
        </w:rPr>
        <w:t>th</w:t>
      </w:r>
      <w:r w:rsidR="00A3520A">
        <w:t xml:space="preserve"> </w:t>
      </w:r>
      <w:r>
        <w:t>buoys along the refuge’s boundary</w:t>
      </w:r>
      <w:r w:rsidR="00A96E71">
        <w:t xml:space="preserve">.  </w:t>
      </w:r>
      <w:r>
        <w:t xml:space="preserve">Active efforts that evening triangulated the fish between the fishing pier and boat launch and later in the evening near Havasu Springs at </w:t>
      </w:r>
      <w:commentRangeStart w:id="695"/>
      <w:r>
        <w:t>a rock</w:t>
      </w:r>
      <w:del w:id="696" w:author="Lantow, Jeffrey C" w:date="2016-08-15T10:42:00Z">
        <w:r w:rsidDel="00375469">
          <w:delText>ing</w:delText>
        </w:r>
      </w:del>
      <w:r>
        <w:t xml:space="preserve"> </w:t>
      </w:r>
      <w:commentRangeEnd w:id="695"/>
      <w:r w:rsidR="00A3520A">
        <w:rPr>
          <w:rStyle w:val="CommentReference"/>
        </w:rPr>
        <w:commentReference w:id="695"/>
      </w:r>
      <w:r>
        <w:t>outcropping</w:t>
      </w:r>
      <w:r w:rsidR="00A96E71">
        <w:t xml:space="preserve">.  </w:t>
      </w:r>
      <w:r>
        <w:t>Fish 68 remained wi</w:t>
      </w:r>
      <w:r w:rsidR="00A3520A">
        <w:t>thin detection of SURs at the 8</w:t>
      </w:r>
      <w:r w:rsidR="00A3520A" w:rsidRPr="00A3520A">
        <w:rPr>
          <w:vertAlign w:val="superscript"/>
        </w:rPr>
        <w:t>th</w:t>
      </w:r>
      <w:r w:rsidR="00A3520A">
        <w:t xml:space="preserve"> and 12</w:t>
      </w:r>
      <w:r w:rsidR="00A3520A" w:rsidRPr="00A3520A">
        <w:rPr>
          <w:vertAlign w:val="superscript"/>
        </w:rPr>
        <w:t>th</w:t>
      </w:r>
      <w:r w:rsidR="00A3520A">
        <w:t xml:space="preserve"> </w:t>
      </w:r>
      <w:r>
        <w:t>buoy</w:t>
      </w:r>
      <w:r w:rsidR="00A3520A">
        <w:t>s</w:t>
      </w:r>
      <w:r>
        <w:t xml:space="preserve"> along the refuge’s boundary and occasionally across from Bird Island through the evening of September 30 throughout the morning, afternoon, and early evening of October 1</w:t>
      </w:r>
      <w:r w:rsidR="00AE1C2A">
        <w:t>,</w:t>
      </w:r>
      <w:r>
        <w:t xml:space="preserve"> throughout October 2</w:t>
      </w:r>
      <w:r w:rsidR="00A3520A">
        <w:t>,</w:t>
      </w:r>
      <w:r>
        <w:t xml:space="preserve"> and the early morning of October 3</w:t>
      </w:r>
      <w:r w:rsidR="00A96E71">
        <w:t xml:space="preserve">.  </w:t>
      </w:r>
      <w:r>
        <w:t>Active tracking on October 1 triangulated this fish moving downstream from a cattail clump through bushy pondweed where the fish was also visually observed swimming</w:t>
      </w:r>
      <w:r w:rsidR="00A96E71">
        <w:t xml:space="preserve">.  </w:t>
      </w:r>
      <w:r>
        <w:t>In the afternoon of October 3</w:t>
      </w:r>
      <w:r w:rsidR="00A3520A">
        <w:t>, SURs at the 16</w:t>
      </w:r>
      <w:r w:rsidR="00A3520A" w:rsidRPr="00A3520A">
        <w:rPr>
          <w:vertAlign w:val="superscript"/>
        </w:rPr>
        <w:t>th</w:t>
      </w:r>
      <w:r w:rsidR="00A3520A">
        <w:t xml:space="preserve"> buoy</w:t>
      </w:r>
      <w:r w:rsidR="00AE1C2A">
        <w:t>,</w:t>
      </w:r>
      <w:r w:rsidR="00A3520A">
        <w:t xml:space="preserve"> as well as the 8</w:t>
      </w:r>
      <w:r w:rsidR="00A3520A" w:rsidRPr="00A3520A">
        <w:rPr>
          <w:vertAlign w:val="superscript"/>
        </w:rPr>
        <w:t>th</w:t>
      </w:r>
      <w:r w:rsidR="00A3520A">
        <w:t xml:space="preserve"> and 12</w:t>
      </w:r>
      <w:r w:rsidR="00A3520A" w:rsidRPr="00A3520A">
        <w:rPr>
          <w:vertAlign w:val="superscript"/>
        </w:rPr>
        <w:t>th</w:t>
      </w:r>
      <w:r w:rsidR="00A3520A">
        <w:t xml:space="preserve"> buoys </w:t>
      </w:r>
      <w:r>
        <w:t>along the refuge’s boundary</w:t>
      </w:r>
      <w:r w:rsidR="00A3520A">
        <w:t>,</w:t>
      </w:r>
      <w:r>
        <w:t xml:space="preserve"> recorded fish 68</w:t>
      </w:r>
      <w:r w:rsidR="00A96E71">
        <w:t xml:space="preserve">.  </w:t>
      </w:r>
      <w:r>
        <w:t>Briefly in the early evening, fish 68 was recorded by a SUR at the cove on the north shore near the refuge’s boundary</w:t>
      </w:r>
      <w:r w:rsidR="00A96E71">
        <w:t xml:space="preserve">.  </w:t>
      </w:r>
      <w:r>
        <w:t>Into the late evening of October 3 and into the morning of October 4</w:t>
      </w:r>
      <w:r w:rsidR="00A3520A">
        <w:t>,</w:t>
      </w:r>
      <w:r>
        <w:t xml:space="preserve"> passive contacts continued to record this fish in this area</w:t>
      </w:r>
      <w:r w:rsidR="00A96E71">
        <w:t xml:space="preserve">.  </w:t>
      </w:r>
      <w:r>
        <w:t>Fish 68 was not detected for several hours in the morning of October 4 but was passively tracked acros</w:t>
      </w:r>
      <w:r w:rsidR="00A3520A">
        <w:t>s from Bird Island and at the 8</w:t>
      </w:r>
      <w:r w:rsidR="00A3520A" w:rsidRPr="00A3520A">
        <w:rPr>
          <w:vertAlign w:val="superscript"/>
        </w:rPr>
        <w:t>th</w:t>
      </w:r>
      <w:r w:rsidR="00A3520A">
        <w:t xml:space="preserve"> </w:t>
      </w:r>
      <w:r>
        <w:t>buoy of the refuge’s boundary in the later morning</w:t>
      </w:r>
      <w:r w:rsidR="00A96E71">
        <w:t xml:space="preserve">.  </w:t>
      </w:r>
      <w:r>
        <w:t>Again, the fish was not detected through mid-day of October 4</w:t>
      </w:r>
      <w:r w:rsidR="00A96E71">
        <w:t xml:space="preserve">.  </w:t>
      </w:r>
      <w:r>
        <w:t>In the early evening of October 4</w:t>
      </w:r>
      <w:r w:rsidR="00A3520A">
        <w:t>,</w:t>
      </w:r>
      <w:r>
        <w:t xml:space="preserve"> fish 68 was contacted </w:t>
      </w:r>
      <w:r w:rsidR="00A3520A">
        <w:t>at the 8</w:t>
      </w:r>
      <w:r w:rsidR="00A3520A" w:rsidRPr="00A3520A">
        <w:rPr>
          <w:vertAlign w:val="superscript"/>
        </w:rPr>
        <w:t>th</w:t>
      </w:r>
      <w:r w:rsidR="00A3520A">
        <w:t xml:space="preserve"> and 12</w:t>
      </w:r>
      <w:r w:rsidR="00A3520A" w:rsidRPr="00A3520A">
        <w:rPr>
          <w:vertAlign w:val="superscript"/>
        </w:rPr>
        <w:t>th</w:t>
      </w:r>
      <w:r w:rsidR="00A3520A">
        <w:t xml:space="preserve"> </w:t>
      </w:r>
      <w:r>
        <w:t>buoy</w:t>
      </w:r>
      <w:r w:rsidR="00A3520A">
        <w:t>s</w:t>
      </w:r>
      <w:r>
        <w:t xml:space="preserve"> along the refuge’s boundary</w:t>
      </w:r>
      <w:r w:rsidR="00A96E71">
        <w:t xml:space="preserve">.  </w:t>
      </w:r>
      <w:r>
        <w:t xml:space="preserve">Though not completely continuous, most passive </w:t>
      </w:r>
      <w:r w:rsidR="00A3520A">
        <w:t>contacts then occurred at the 8</w:t>
      </w:r>
      <w:r w:rsidR="00A3520A" w:rsidRPr="00A3520A">
        <w:rPr>
          <w:vertAlign w:val="superscript"/>
        </w:rPr>
        <w:t>th</w:t>
      </w:r>
      <w:r w:rsidR="00A3520A">
        <w:t xml:space="preserve"> </w:t>
      </w:r>
      <w:r>
        <w:t>buoy along the refuge’s boundary through the evening of October 4</w:t>
      </w:r>
      <w:r w:rsidR="00A3520A">
        <w:t>, the</w:t>
      </w:r>
      <w:r>
        <w:t xml:space="preserve"> morning of October 5</w:t>
      </w:r>
      <w:r w:rsidR="00A3520A">
        <w:t>, the</w:t>
      </w:r>
      <w:r>
        <w:t xml:space="preserve"> evening of October 5</w:t>
      </w:r>
      <w:r w:rsidR="00A3520A">
        <w:t>, the</w:t>
      </w:r>
      <w:r>
        <w:t xml:space="preserve"> morning of October 6</w:t>
      </w:r>
      <w:r w:rsidR="00A3520A">
        <w:t>,</w:t>
      </w:r>
      <w:r>
        <w:t xml:space="preserve"> and </w:t>
      </w:r>
      <w:r w:rsidR="00A3520A">
        <w:t xml:space="preserve">the </w:t>
      </w:r>
      <w:r>
        <w:t>afternoon of October 6</w:t>
      </w:r>
      <w:r w:rsidR="00A96E71">
        <w:t xml:space="preserve">.  </w:t>
      </w:r>
      <w:r>
        <w:t>Brief passive contacts occurred in the afternoon of October 5 across from Bird Island</w:t>
      </w:r>
      <w:r w:rsidR="00A96E71">
        <w:t xml:space="preserve">.  </w:t>
      </w:r>
      <w:r w:rsidR="00A3520A">
        <w:t>Contacts then shifted to the 12</w:t>
      </w:r>
      <w:r w:rsidR="00A3520A" w:rsidRPr="00A3520A">
        <w:rPr>
          <w:vertAlign w:val="superscript"/>
        </w:rPr>
        <w:t>th</w:t>
      </w:r>
      <w:r w:rsidR="00A3520A">
        <w:t> </w:t>
      </w:r>
      <w:r>
        <w:t>buoy along the refuge’s boundary through the evening of October 6</w:t>
      </w:r>
      <w:r w:rsidR="00A96E71">
        <w:t xml:space="preserve">.  </w:t>
      </w:r>
      <w:r>
        <w:t>Active tracking on October 6 triangulated fish 68 on the north side of the basin and recorded the fish as active</w:t>
      </w:r>
      <w:r w:rsidR="00A96E71">
        <w:t xml:space="preserve">.  </w:t>
      </w:r>
      <w:r>
        <w:t>Passive conta</w:t>
      </w:r>
      <w:r w:rsidR="00A3520A">
        <w:t>cts then returned back to the 8</w:t>
      </w:r>
      <w:r w:rsidR="00A3520A" w:rsidRPr="00A3520A">
        <w:rPr>
          <w:vertAlign w:val="superscript"/>
        </w:rPr>
        <w:t>th</w:t>
      </w:r>
      <w:r w:rsidR="00A3520A">
        <w:t xml:space="preserve"> </w:t>
      </w:r>
      <w:r>
        <w:t>buoy through the morning of October 7</w:t>
      </w:r>
      <w:r w:rsidR="00A96E71">
        <w:t xml:space="preserve">.  </w:t>
      </w:r>
      <w:r>
        <w:t>Active tracking in the morning o</w:t>
      </w:r>
      <w:r w:rsidR="00A3520A">
        <w:t>f</w:t>
      </w:r>
      <w:r>
        <w:t xml:space="preserve"> October 7 recorded the fish to be actively moving east </w:t>
      </w:r>
      <w:r w:rsidR="00A3520A">
        <w:t>of the 8</w:t>
      </w:r>
      <w:r w:rsidR="00A3520A" w:rsidRPr="00A3520A">
        <w:rPr>
          <w:vertAlign w:val="superscript"/>
        </w:rPr>
        <w:t>th</w:t>
      </w:r>
      <w:r w:rsidR="00A3520A">
        <w:t xml:space="preserve"> </w:t>
      </w:r>
      <w:r>
        <w:t>buoy</w:t>
      </w:r>
      <w:r w:rsidR="00A3520A">
        <w:t>,</w:t>
      </w:r>
      <w:r>
        <w:t xml:space="preserve"> but evening active efforts triangulated the fish in </w:t>
      </w:r>
      <w:r w:rsidR="00A3520A">
        <w:t>the same location east of the 8</w:t>
      </w:r>
      <w:r w:rsidR="00A3520A" w:rsidRPr="00A3520A">
        <w:rPr>
          <w:vertAlign w:val="superscript"/>
        </w:rPr>
        <w:t>th</w:t>
      </w:r>
      <w:r w:rsidR="00A3520A">
        <w:t xml:space="preserve"> </w:t>
      </w:r>
      <w:r>
        <w:t>buoy</w:t>
      </w:r>
      <w:r w:rsidR="00A96E71">
        <w:t xml:space="preserve">.  </w:t>
      </w:r>
      <w:r>
        <w:t>Fish 68 was determined a mortality on October 7, 2014</w:t>
      </w:r>
      <w:r w:rsidR="00A3520A">
        <w:t>,</w:t>
      </w:r>
      <w:r>
        <w:t xml:space="preserve"> and tag 68 was retrieved by </w:t>
      </w:r>
      <w:r w:rsidR="002124DB">
        <w:t>scuba divers</w:t>
      </w:r>
      <w:r>
        <w:t xml:space="preserve"> on October 15, 2015</w:t>
      </w:r>
      <w:r w:rsidR="00417112">
        <w:t>.</w:t>
      </w:r>
    </w:p>
    <w:p w14:paraId="7EBCB2E2" w14:textId="77777777" w:rsidR="00A757C6" w:rsidRDefault="00A757C6" w:rsidP="00A757C6"/>
    <w:p w14:paraId="2D8859A3" w14:textId="77777777" w:rsidR="000A096F" w:rsidRDefault="000A096F">
      <w:pPr>
        <w:rPr>
          <w:rFonts w:ascii="Arial" w:eastAsia="Calibri" w:hAnsi="Arial" w:cs="Arial"/>
          <w:b/>
          <w:bCs/>
          <w:i/>
          <w:szCs w:val="22"/>
        </w:rPr>
      </w:pPr>
      <w:r>
        <w:br w:type="page"/>
      </w:r>
    </w:p>
    <w:p w14:paraId="282786CF" w14:textId="06134D47" w:rsidR="00A757C6" w:rsidRPr="00CD178B" w:rsidRDefault="00A757C6" w:rsidP="000A096F">
      <w:pPr>
        <w:pStyle w:val="Attachment-heading2"/>
      </w:pPr>
      <w:r>
        <w:lastRenderedPageBreak/>
        <w:t>Fish 70-1</w:t>
      </w:r>
    </w:p>
    <w:p w14:paraId="0F6B6CAC" w14:textId="77777777" w:rsidR="00A757C6" w:rsidRDefault="00A757C6" w:rsidP="00A757C6"/>
    <w:p w14:paraId="2E09FAF6" w14:textId="32CFB937" w:rsidR="00A757C6" w:rsidRDefault="00A757C6" w:rsidP="00A757C6">
      <w:r w:rsidRPr="006C7D89">
        <w:t>Fish 70 (TL</w:t>
      </w:r>
      <w:r w:rsidR="009B3567">
        <w:t xml:space="preserve"> = </w:t>
      </w:r>
      <w:r w:rsidRPr="006C7D89">
        <w:t>320 mm and M</w:t>
      </w:r>
      <w:r w:rsidR="009B3567">
        <w:t xml:space="preserve"> = </w:t>
      </w:r>
      <w:r w:rsidRPr="006C7D89">
        <w:t xml:space="preserve">231 g) was released into </w:t>
      </w:r>
      <w:r w:rsidR="00176AA0">
        <w:t xml:space="preserve">the </w:t>
      </w:r>
      <w:r w:rsidRPr="006C7D89">
        <w:t>Bill Williams River NWR near the USFWS boat launch on September 30, 2014</w:t>
      </w:r>
      <w:r w:rsidR="00A96E71">
        <w:t xml:space="preserve">.  </w:t>
      </w:r>
      <w:r w:rsidRPr="006C7D89">
        <w:t>This fish was first contacted actively near the release location in the afternoon of September 3</w:t>
      </w:r>
      <w:r w:rsidR="00A96E71">
        <w:t>0</w:t>
      </w:r>
      <w:r w:rsidRPr="006C7D89">
        <w:t xml:space="preserve"> and then near the fishing pier in the evening of September 3</w:t>
      </w:r>
      <w:r w:rsidR="00A96E71">
        <w:t xml:space="preserve">0.  </w:t>
      </w:r>
      <w:r w:rsidRPr="006C7D89">
        <w:t xml:space="preserve">Beginning in the early morning of October </w:t>
      </w:r>
      <w:r w:rsidR="00A96E71">
        <w:t>1</w:t>
      </w:r>
      <w:r w:rsidRPr="006C7D89">
        <w:t xml:space="preserve">, fish 70 was contacted passively at the </w:t>
      </w:r>
      <w:r w:rsidR="00A96E71">
        <w:t>8</w:t>
      </w:r>
      <w:r w:rsidR="00A3520A" w:rsidRPr="00A3520A">
        <w:rPr>
          <w:vertAlign w:val="superscript"/>
        </w:rPr>
        <w:t>th</w:t>
      </w:r>
      <w:r w:rsidR="00A3520A">
        <w:t xml:space="preserve"> </w:t>
      </w:r>
      <w:r w:rsidRPr="006C7D89">
        <w:t>buoy along the refuge’s boundary</w:t>
      </w:r>
      <w:r w:rsidR="00A96E71">
        <w:t xml:space="preserve">.  </w:t>
      </w:r>
      <w:r w:rsidRPr="006C7D89">
        <w:t xml:space="preserve">Fish 70 was out of detection range in the later morning of October </w:t>
      </w:r>
      <w:r w:rsidR="00A96E71">
        <w:t>1</w:t>
      </w:r>
      <w:r w:rsidRPr="006C7D89">
        <w:t xml:space="preserve"> and most of the evening of October </w:t>
      </w:r>
      <w:r w:rsidR="00A96E71">
        <w:t xml:space="preserve">1.  </w:t>
      </w:r>
      <w:r w:rsidR="00AE1C2A">
        <w:t>In the early morning of October </w:t>
      </w:r>
      <w:r w:rsidR="00A96E71">
        <w:t>2</w:t>
      </w:r>
      <w:r w:rsidRPr="006C7D89">
        <w:t>, active tracking triangulated fish 70 near the refuge’s boundary line</w:t>
      </w:r>
      <w:r w:rsidR="00A96E71">
        <w:t xml:space="preserve">.  </w:t>
      </w:r>
      <w:r w:rsidRPr="006C7D89">
        <w:t xml:space="preserve">The SUR at the </w:t>
      </w:r>
      <w:r w:rsidR="00A96E71">
        <w:t>8</w:t>
      </w:r>
      <w:r w:rsidR="00A3520A" w:rsidRPr="00A3520A">
        <w:rPr>
          <w:vertAlign w:val="superscript"/>
        </w:rPr>
        <w:t>th</w:t>
      </w:r>
      <w:r w:rsidR="00A3520A">
        <w:t xml:space="preserve"> </w:t>
      </w:r>
      <w:r w:rsidRPr="006C7D89">
        <w:t xml:space="preserve">buoy along the refuge’s boundary continued to contact fish 70 briefly in the morning and through the evening of October </w:t>
      </w:r>
      <w:r w:rsidR="00A96E71">
        <w:t>2</w:t>
      </w:r>
      <w:r w:rsidRPr="006C7D89">
        <w:t xml:space="preserve"> as well as briefly in the morning of October </w:t>
      </w:r>
      <w:r w:rsidR="00A96E71">
        <w:t xml:space="preserve">3.  </w:t>
      </w:r>
      <w:r w:rsidRPr="006C7D89">
        <w:t xml:space="preserve">Fish 68 was next contacted actively on October </w:t>
      </w:r>
      <w:r w:rsidR="00A96E71">
        <w:t>7</w:t>
      </w:r>
      <w:r w:rsidRPr="006C7D89">
        <w:t xml:space="preserve"> near the cattail islands at the mouth of </w:t>
      </w:r>
      <w:r w:rsidR="004923B6">
        <w:t>the Bill Williams River i</w:t>
      </w:r>
      <w:r>
        <w:t>nlet</w:t>
      </w:r>
      <w:r w:rsidRPr="006C7D89">
        <w:t xml:space="preserve"> and in the evening of October 1</w:t>
      </w:r>
      <w:r w:rsidR="00A96E71">
        <w:t>0</w:t>
      </w:r>
      <w:r w:rsidRPr="006C7D89">
        <w:t xml:space="preserve"> west of the inlet’s mouth</w:t>
      </w:r>
      <w:r w:rsidR="00A96E71">
        <w:t xml:space="preserve">.  </w:t>
      </w:r>
      <w:r w:rsidRPr="006C7D89">
        <w:t>Fish 70 was determined a mortality on October 1</w:t>
      </w:r>
      <w:r w:rsidR="00A96E71">
        <w:t>0</w:t>
      </w:r>
      <w:r w:rsidR="00333666">
        <w:t>, 2014,</w:t>
      </w:r>
      <w:r w:rsidRPr="006C7D89">
        <w:t xml:space="preserve"> and tag 70 was retrieved </w:t>
      </w:r>
      <w:r w:rsidR="00333666" w:rsidRPr="006C7D89">
        <w:t xml:space="preserve">by </w:t>
      </w:r>
      <w:r w:rsidR="00333666">
        <w:t>scuba divers</w:t>
      </w:r>
      <w:r w:rsidR="00333666" w:rsidRPr="006C7D89">
        <w:t xml:space="preserve"> </w:t>
      </w:r>
      <w:r w:rsidRPr="006C7D89">
        <w:t>on October 1</w:t>
      </w:r>
      <w:r w:rsidR="00A96E71">
        <w:t>5</w:t>
      </w:r>
      <w:r w:rsidRPr="006C7D89">
        <w:t>.</w:t>
      </w:r>
    </w:p>
    <w:p w14:paraId="4FED7533" w14:textId="77777777" w:rsidR="00A757C6" w:rsidRDefault="00A757C6" w:rsidP="00A757C6"/>
    <w:p w14:paraId="63B60A74" w14:textId="77777777" w:rsidR="00A757C6" w:rsidRDefault="00A757C6" w:rsidP="00A757C6"/>
    <w:p w14:paraId="59BBF7AE" w14:textId="77777777" w:rsidR="00A757C6" w:rsidRPr="00CD178B" w:rsidRDefault="00A757C6" w:rsidP="000A096F">
      <w:pPr>
        <w:pStyle w:val="Attachment-heading2"/>
      </w:pPr>
      <w:r>
        <w:t>Fish 72-1</w:t>
      </w:r>
    </w:p>
    <w:p w14:paraId="1B19AB80" w14:textId="77777777" w:rsidR="00A757C6" w:rsidRDefault="00A757C6" w:rsidP="00A757C6"/>
    <w:p w14:paraId="42D50672" w14:textId="5B5FE0C9" w:rsidR="00A757C6" w:rsidRDefault="00A757C6" w:rsidP="00A757C6">
      <w:r>
        <w:t>Fish 72 (TL</w:t>
      </w:r>
      <w:r w:rsidR="009B3567">
        <w:t xml:space="preserve"> = </w:t>
      </w:r>
      <w:r>
        <w:t>355 mm and M</w:t>
      </w:r>
      <w:r w:rsidR="009B3567">
        <w:t xml:space="preserve"> = </w:t>
      </w:r>
      <w:r>
        <w:t>338</w:t>
      </w:r>
      <w:r w:rsidRPr="00137D21">
        <w:t xml:space="preserve"> g) was released into </w:t>
      </w:r>
      <w:r w:rsidR="00176AA0">
        <w:t xml:space="preserve">the </w:t>
      </w:r>
      <w:r w:rsidRPr="006C7D89">
        <w:t>Bill Williams River NWR near the USFWS boat launch on September 30, 2014</w:t>
      </w:r>
      <w:r w:rsidR="00A96E71">
        <w:t xml:space="preserve">.  </w:t>
      </w:r>
      <w:r>
        <w:t>Active tracking contacted the fish on September</w:t>
      </w:r>
      <w:r w:rsidR="00333666">
        <w:t xml:space="preserve"> </w:t>
      </w:r>
      <w:r>
        <w:t>3</w:t>
      </w:r>
      <w:r w:rsidR="00A96E71">
        <w:t>0</w:t>
      </w:r>
      <w:r>
        <w:t xml:space="preserve"> in the mid-evening between the launch site and fishing pier and in the late evening between the launch site and north shore</w:t>
      </w:r>
      <w:r w:rsidR="00A96E71">
        <w:t xml:space="preserve">.  </w:t>
      </w:r>
      <w:r>
        <w:t>Passive efforts detected fish 72 near the roost site in the cattail islands in the late evening of October 1</w:t>
      </w:r>
      <w:r w:rsidR="00A96E71">
        <w:t xml:space="preserve">.  </w:t>
      </w:r>
      <w:r>
        <w:t>Through the morning of October 2</w:t>
      </w:r>
      <w:r w:rsidR="00AE1C2A">
        <w:t>,</w:t>
      </w:r>
      <w:r>
        <w:t xml:space="preserve"> fish 72 was contacted by SURs at the right and left channel under the </w:t>
      </w:r>
      <w:r w:rsidR="00A20186">
        <w:t>U.S. 95</w:t>
      </w:r>
      <w:r>
        <w:t xml:space="preserve"> bridge and downstream from the release site</w:t>
      </w:r>
      <w:r w:rsidR="00A96E71">
        <w:t xml:space="preserve">.  </w:t>
      </w:r>
      <w:r>
        <w:t xml:space="preserve">This fish was not detected through much of the daylight hours of October 2 but was contacted by active efforts in the evening of October 2 upstream of the </w:t>
      </w:r>
      <w:r w:rsidR="00A20186">
        <w:t>U.S. 95</w:t>
      </w:r>
      <w:r>
        <w:t xml:space="preserve"> bridge near cattails and was observed to move mid-channel</w:t>
      </w:r>
      <w:r w:rsidR="00A96E71">
        <w:t xml:space="preserve">.  </w:t>
      </w:r>
      <w:r>
        <w:t>For most of the remainder of the evening of October 2</w:t>
      </w:r>
      <w:r w:rsidR="00AE1C2A">
        <w:t>,</w:t>
      </w:r>
      <w:r>
        <w:t xml:space="preserve"> fish 70 was passively contacted in the left channel under the </w:t>
      </w:r>
      <w:r w:rsidR="00A20186">
        <w:t>U.S. 95</w:t>
      </w:r>
      <w:r>
        <w:t xml:space="preserve"> bridge and was actively triangulated during this time at the bridge in the left channel possibly behind cattails</w:t>
      </w:r>
      <w:r w:rsidR="00A96E71">
        <w:t xml:space="preserve">.  </w:t>
      </w:r>
      <w:r>
        <w:t>Fish 70 remained in this area into the morning of October 3</w:t>
      </w:r>
      <w:r w:rsidR="00574C8B">
        <w:t>,</w:t>
      </w:r>
      <w:r>
        <w:t xml:space="preserve"> as evidenced by SUR data</w:t>
      </w:r>
      <w:r w:rsidR="00A96E71">
        <w:t xml:space="preserve">.  </w:t>
      </w:r>
      <w:r>
        <w:t>Later in the morning of October 3</w:t>
      </w:r>
      <w:r w:rsidR="00333666">
        <w:t>,</w:t>
      </w:r>
      <w:r>
        <w:t xml:space="preserve"> fish 70 moved downstream to be contacted by the SUR in the peripheral channel of </w:t>
      </w:r>
      <w:r w:rsidR="004923B6">
        <w:t>the Bill Williams River i</w:t>
      </w:r>
      <w:r>
        <w:t>nlet for a couple of hours in the mid-morning, periodically in the late morning and afternoon, and into the early evening</w:t>
      </w:r>
      <w:r w:rsidR="00A96E71">
        <w:t xml:space="preserve">.  </w:t>
      </w:r>
      <w:r>
        <w:t>After several hours of non-detection in the late evening of October 3</w:t>
      </w:r>
      <w:r w:rsidR="00333666">
        <w:t>,</w:t>
      </w:r>
      <w:r>
        <w:t xml:space="preserve"> fish 70 re-emerged at the same SUR in the early morning of October 4</w:t>
      </w:r>
      <w:r w:rsidR="00A96E71">
        <w:t xml:space="preserve">.  </w:t>
      </w:r>
      <w:r>
        <w:t>Fish 70 was not detected through most of the daylight hours of October 4 but was passively contacted through the evening of October 4 and periodically in the morning of October 5 at SURs across fro</w:t>
      </w:r>
      <w:r w:rsidR="00A3520A">
        <w:t>m Bird Island and then at the 8</w:t>
      </w:r>
      <w:r w:rsidR="00A3520A" w:rsidRPr="00A3520A">
        <w:rPr>
          <w:vertAlign w:val="superscript"/>
        </w:rPr>
        <w:t>th</w:t>
      </w:r>
      <w:r w:rsidR="00A3520A">
        <w:t xml:space="preserve"> and 12</w:t>
      </w:r>
      <w:r w:rsidR="00A3520A" w:rsidRPr="00A3520A">
        <w:rPr>
          <w:vertAlign w:val="superscript"/>
        </w:rPr>
        <w:t>th</w:t>
      </w:r>
      <w:r w:rsidR="00A3520A">
        <w:t xml:space="preserve"> </w:t>
      </w:r>
      <w:r>
        <w:t>buoy</w:t>
      </w:r>
      <w:r w:rsidR="00A3520A">
        <w:t>s</w:t>
      </w:r>
      <w:r>
        <w:t xml:space="preserve"> along the refuge’s boundary</w:t>
      </w:r>
      <w:r w:rsidR="00A96E71">
        <w:t xml:space="preserve">.  </w:t>
      </w:r>
      <w:r>
        <w:t>In the early morning of October 6</w:t>
      </w:r>
      <w:r w:rsidR="00333666">
        <w:t>,</w:t>
      </w:r>
      <w:r>
        <w:t xml:space="preserve"> fish 70 was contacted by SUR at the roost site at the cattail islands and then by the SUR in the peripheral channel of </w:t>
      </w:r>
      <w:r w:rsidR="004923B6">
        <w:t>the Bill Williams River i</w:t>
      </w:r>
      <w:r>
        <w:t>nlet where it was continuously contacted through the morning</w:t>
      </w:r>
      <w:r w:rsidR="00A96E71">
        <w:t xml:space="preserve">.  </w:t>
      </w:r>
      <w:r>
        <w:t xml:space="preserve">Fish 70 </w:t>
      </w:r>
      <w:r>
        <w:lastRenderedPageBreak/>
        <w:t>was not contacted for a couple of hours during the mid-day of October 6 but did re-emerge at the same SUR in the afternoon</w:t>
      </w:r>
      <w:r w:rsidR="00333666">
        <w:t>,</w:t>
      </w:r>
      <w:r>
        <w:t xml:space="preserve"> where it remained through the evening</w:t>
      </w:r>
      <w:r w:rsidR="00A96E71">
        <w:t xml:space="preserve">.  </w:t>
      </w:r>
      <w:r>
        <w:t>Fish 70 was not detected for several hours</w:t>
      </w:r>
      <w:r w:rsidR="004923B6">
        <w:t xml:space="preserve"> in the late evening of October </w:t>
      </w:r>
      <w:r>
        <w:t>6 but again re-emerged at the same SUR in the morning of October 7</w:t>
      </w:r>
      <w:r w:rsidR="00333666">
        <w:t>,</w:t>
      </w:r>
      <w:r>
        <w:t xml:space="preserve"> where it remained through the morning</w:t>
      </w:r>
      <w:r w:rsidR="00A96E71">
        <w:t xml:space="preserve">.  </w:t>
      </w:r>
      <w:r>
        <w:t xml:space="preserve">Later that morning, fish 70 was contacted by the SUR in the right channel under the </w:t>
      </w:r>
      <w:r w:rsidR="00A20186">
        <w:t>U.S. 95</w:t>
      </w:r>
      <w:r>
        <w:t xml:space="preserve"> bridge but was again contacted in the peripheral channel in the afternoon of October 7</w:t>
      </w:r>
      <w:r w:rsidR="00A96E71">
        <w:t xml:space="preserve">.  </w:t>
      </w:r>
      <w:r>
        <w:t>In the evening of October 7</w:t>
      </w:r>
      <w:r w:rsidR="00333666">
        <w:t>,</w:t>
      </w:r>
      <w:r>
        <w:t xml:space="preserve"> fish 70 was actively triangulated downstream from the bridge in the left channel in cattails</w:t>
      </w:r>
      <w:r w:rsidR="00A96E71">
        <w:t xml:space="preserve">.  </w:t>
      </w:r>
      <w:r>
        <w:t>Fish 70 was determined a mortality on October 7</w:t>
      </w:r>
      <w:r w:rsidR="00333666">
        <w:t>, 2014,</w:t>
      </w:r>
      <w:r>
        <w:t xml:space="preserve"> and tag 70 was retrieved by </w:t>
      </w:r>
      <w:r w:rsidR="002124DB">
        <w:t>scuba divers</w:t>
      </w:r>
      <w:r>
        <w:t xml:space="preserve"> on October 15.</w:t>
      </w:r>
    </w:p>
    <w:p w14:paraId="39E8F4E3" w14:textId="77777777" w:rsidR="000A096F" w:rsidRDefault="000A096F" w:rsidP="00A757C6"/>
    <w:p w14:paraId="01651F0E" w14:textId="77777777" w:rsidR="00A757C6" w:rsidRDefault="00A757C6" w:rsidP="00A757C6"/>
    <w:p w14:paraId="1F65152F" w14:textId="77777777" w:rsidR="00A757C6" w:rsidRPr="00CD178B" w:rsidRDefault="00A757C6" w:rsidP="000A096F">
      <w:pPr>
        <w:pStyle w:val="Attachment-heading2"/>
      </w:pPr>
      <w:r>
        <w:t>Fish 141-1</w:t>
      </w:r>
    </w:p>
    <w:p w14:paraId="03EA6F4A" w14:textId="77777777" w:rsidR="00A757C6" w:rsidRDefault="00A757C6" w:rsidP="00A757C6"/>
    <w:p w14:paraId="53BC263D" w14:textId="29AE2AE8" w:rsidR="00A757C6" w:rsidRDefault="00A757C6" w:rsidP="00A757C6">
      <w:r w:rsidRPr="00E54141">
        <w:t>Fish 141 (TL</w:t>
      </w:r>
      <w:r w:rsidR="009B3567">
        <w:t xml:space="preserve"> = </w:t>
      </w:r>
      <w:r w:rsidRPr="00E54141">
        <w:t>315 mm and M</w:t>
      </w:r>
      <w:r w:rsidR="009B3567">
        <w:t xml:space="preserve"> = </w:t>
      </w:r>
      <w:r w:rsidRPr="00E54141">
        <w:t xml:space="preserve">244 g) was released into </w:t>
      </w:r>
      <w:r w:rsidR="00176AA0">
        <w:t xml:space="preserve">the </w:t>
      </w:r>
      <w:r w:rsidRPr="00E54141">
        <w:t>Bill Williams River NWR near the USFWS boat launch on September 30, 2014</w:t>
      </w:r>
      <w:r w:rsidR="00A96E71">
        <w:t xml:space="preserve">.  </w:t>
      </w:r>
      <w:r w:rsidRPr="00E54141">
        <w:t>Active tracking in the evening of September 3</w:t>
      </w:r>
      <w:r w:rsidR="00A96E71">
        <w:t>0</w:t>
      </w:r>
      <w:r w:rsidRPr="00E54141">
        <w:t xml:space="preserve"> contacted fish 141 near the boat launch and later north of the fishing pier</w:t>
      </w:r>
      <w:r w:rsidR="00A96E71">
        <w:t xml:space="preserve">.  </w:t>
      </w:r>
      <w:r w:rsidRPr="00E54141">
        <w:t xml:space="preserve">Passive tracking that evening contacted fish 141 at SURs placed across from Bird Island and at the </w:t>
      </w:r>
      <w:r w:rsidR="00A96E71">
        <w:t>8</w:t>
      </w:r>
      <w:r w:rsidR="00A3520A" w:rsidRPr="00A3520A">
        <w:rPr>
          <w:vertAlign w:val="superscript"/>
        </w:rPr>
        <w:t>th</w:t>
      </w:r>
      <w:r w:rsidRPr="00E54141">
        <w:t>, 12</w:t>
      </w:r>
      <w:r w:rsidR="00A3520A" w:rsidRPr="00A3520A">
        <w:rPr>
          <w:vertAlign w:val="superscript"/>
        </w:rPr>
        <w:t>th</w:t>
      </w:r>
      <w:r w:rsidR="00A3520A">
        <w:t xml:space="preserve">, </w:t>
      </w:r>
      <w:r w:rsidRPr="00E54141">
        <w:t>and 1</w:t>
      </w:r>
      <w:r w:rsidR="00A96E71">
        <w:t>6</w:t>
      </w:r>
      <w:r w:rsidR="00A3520A" w:rsidRPr="00A3520A">
        <w:rPr>
          <w:vertAlign w:val="superscript"/>
        </w:rPr>
        <w:t>th</w:t>
      </w:r>
      <w:r w:rsidR="00A3520A">
        <w:t xml:space="preserve"> </w:t>
      </w:r>
      <w:r w:rsidRPr="00E54141">
        <w:t>buoys along the refuge’s boundary</w:t>
      </w:r>
      <w:r w:rsidR="00A96E71">
        <w:t xml:space="preserve">.  </w:t>
      </w:r>
      <w:r w:rsidRPr="00E54141">
        <w:t xml:space="preserve">On both October </w:t>
      </w:r>
      <w:r w:rsidR="00A96E71">
        <w:t>1</w:t>
      </w:r>
      <w:r w:rsidRPr="00E54141">
        <w:t xml:space="preserve"> and October </w:t>
      </w:r>
      <w:r w:rsidR="00A96E71">
        <w:t>2</w:t>
      </w:r>
      <w:r w:rsidRPr="00E54141">
        <w:t>, fish 141 was continuously contacted at these locations through the morning, was not detected through the afternoon, re-emerged within the same area, and was continuously contacted through the evening</w:t>
      </w:r>
      <w:r w:rsidR="00A96E71">
        <w:t xml:space="preserve">.  </w:t>
      </w:r>
      <w:r w:rsidRPr="00E54141">
        <w:t xml:space="preserve">Fish 141 was also continuously contacted through the morning of October </w:t>
      </w:r>
      <w:r w:rsidR="00A96E71">
        <w:t>3</w:t>
      </w:r>
      <w:r w:rsidRPr="00E54141">
        <w:t xml:space="preserve"> at these same SURs in addition to the SUR at the cove on the north shore near the refuge’s boundary</w:t>
      </w:r>
      <w:r w:rsidR="00A96E71">
        <w:t xml:space="preserve">.  </w:t>
      </w:r>
      <w:r w:rsidRPr="00E54141">
        <w:t xml:space="preserve">This fish was not detected through the late morning of October </w:t>
      </w:r>
      <w:r w:rsidR="00A96E71">
        <w:t>3</w:t>
      </w:r>
      <w:r w:rsidRPr="00E54141">
        <w:t xml:space="preserve"> and only periodically in the afternoon by the SUR deployed across from Bird Island</w:t>
      </w:r>
      <w:r w:rsidR="00A96E71">
        <w:t xml:space="preserve">.  </w:t>
      </w:r>
      <w:r w:rsidRPr="00E54141">
        <w:t xml:space="preserve">Fish 141 was not contacted again until active efforts on the morning of October </w:t>
      </w:r>
      <w:r w:rsidR="00A96E71">
        <w:t>7</w:t>
      </w:r>
      <w:r w:rsidR="00333666">
        <w:t>,</w:t>
      </w:r>
      <w:r w:rsidRPr="00E54141">
        <w:t xml:space="preserve"> north of the fishing pier</w:t>
      </w:r>
      <w:r w:rsidR="00A96E71">
        <w:t xml:space="preserve">.  </w:t>
      </w:r>
      <w:r w:rsidRPr="00E54141">
        <w:t xml:space="preserve">In the late morning of October </w:t>
      </w:r>
      <w:r w:rsidR="00A96E71">
        <w:t>9</w:t>
      </w:r>
      <w:r w:rsidRPr="00E54141">
        <w:t xml:space="preserve">, fish 141 was actively triangulated south of </w:t>
      </w:r>
      <w:r w:rsidR="004923B6">
        <w:t>the Bill Williams River i</w:t>
      </w:r>
      <w:r>
        <w:t>nlet</w:t>
      </w:r>
      <w:r w:rsidRPr="00E54141">
        <w:t>’s mouth near the cattail islands</w:t>
      </w:r>
      <w:r w:rsidR="00A96E71">
        <w:t xml:space="preserve">.  </w:t>
      </w:r>
      <w:r w:rsidRPr="00E54141">
        <w:t>Active efforts also detected the fish in the evening of October 13 north of the fishing pier and west of the boat launch</w:t>
      </w:r>
      <w:r w:rsidR="00A96E71">
        <w:t xml:space="preserve">.  </w:t>
      </w:r>
      <w:r w:rsidR="00AE1C2A">
        <w:t>Fish </w:t>
      </w:r>
      <w:r w:rsidRPr="00E54141">
        <w:t>141 was determined a mortality on October 13</w:t>
      </w:r>
      <w:r w:rsidR="00333666">
        <w:t>, 2014,</w:t>
      </w:r>
      <w:r w:rsidRPr="00E54141">
        <w:t xml:space="preserve"> and tag 141 was retrieved by </w:t>
      </w:r>
      <w:r w:rsidR="002124DB">
        <w:t>scuba divers</w:t>
      </w:r>
      <w:r w:rsidRPr="00E54141">
        <w:t xml:space="preserve"> on October 15.</w:t>
      </w:r>
    </w:p>
    <w:p w14:paraId="3DA9CCAF" w14:textId="77777777" w:rsidR="000A096F" w:rsidRPr="00E54141" w:rsidRDefault="000A096F" w:rsidP="00A757C6"/>
    <w:p w14:paraId="7413C4C4" w14:textId="77777777" w:rsidR="00A757C6" w:rsidRDefault="00A757C6" w:rsidP="00A757C6"/>
    <w:p w14:paraId="35708A31" w14:textId="77777777" w:rsidR="00A757C6" w:rsidRPr="00CD178B" w:rsidRDefault="00A757C6" w:rsidP="000A096F">
      <w:pPr>
        <w:pStyle w:val="Attachment-heading2"/>
      </w:pPr>
      <w:r>
        <w:t>Fish 177-1</w:t>
      </w:r>
    </w:p>
    <w:p w14:paraId="39723E5C" w14:textId="77777777" w:rsidR="00A757C6" w:rsidRDefault="00A757C6" w:rsidP="00A757C6"/>
    <w:p w14:paraId="6ECF30FA" w14:textId="3C13552D" w:rsidR="00A757C6" w:rsidRDefault="00A757C6" w:rsidP="00A757C6">
      <w:r w:rsidRPr="00C47A1C">
        <w:t>Fish 177 (TL</w:t>
      </w:r>
      <w:r w:rsidR="009B3567">
        <w:t xml:space="preserve"> = </w:t>
      </w:r>
      <w:r w:rsidRPr="00C47A1C">
        <w:t>320 mm and M</w:t>
      </w:r>
      <w:r w:rsidR="009B3567">
        <w:t xml:space="preserve"> = </w:t>
      </w:r>
      <w:r w:rsidRPr="00C47A1C">
        <w:t xml:space="preserve">225 g) was released into </w:t>
      </w:r>
      <w:r w:rsidR="004923B6">
        <w:t>the Bill Williams River i</w:t>
      </w:r>
      <w:r>
        <w:t>nlet</w:t>
      </w:r>
      <w:r w:rsidRPr="00C47A1C">
        <w:t xml:space="preserve"> on September 30, 2014</w:t>
      </w:r>
      <w:r w:rsidR="00A96E71">
        <w:t xml:space="preserve">.  </w:t>
      </w:r>
      <w:r w:rsidRPr="00C47A1C">
        <w:t>This fish was first passively contacted downstream from the release site and then upstream of the release site into the evening of September 3</w:t>
      </w:r>
      <w:r w:rsidR="00A96E71">
        <w:t xml:space="preserve">0.  </w:t>
      </w:r>
      <w:r w:rsidRPr="00C47A1C">
        <w:t>Active tracking contacted the fish in vegetation upstream of the release site and in the same area a couple of hours later that evening</w:t>
      </w:r>
      <w:r w:rsidR="00A96E71">
        <w:t xml:space="preserve">.  </w:t>
      </w:r>
      <w:r w:rsidR="00333666">
        <w:t>On October </w:t>
      </w:r>
      <w:r w:rsidR="00A96E71">
        <w:t>1</w:t>
      </w:r>
      <w:r w:rsidRPr="00C47A1C">
        <w:t>, fish 177 was only contacted passively at the SUR upstream of the release site but only in the early morning and then periodically in the evening</w:t>
      </w:r>
      <w:r w:rsidR="00A96E71">
        <w:t xml:space="preserve">.  </w:t>
      </w:r>
      <w:r w:rsidRPr="00C47A1C">
        <w:t xml:space="preserve">However, fish 177 remained within detection radius of this SUR through the morning of October </w:t>
      </w:r>
      <w:r w:rsidR="00A96E71">
        <w:t>2</w:t>
      </w:r>
      <w:r w:rsidRPr="00C47A1C">
        <w:t xml:space="preserve"> before moving downstream to be contacted by the SUR </w:t>
      </w:r>
      <w:r w:rsidRPr="00C47A1C">
        <w:lastRenderedPageBreak/>
        <w:t>downstream from the release site</w:t>
      </w:r>
      <w:r w:rsidR="00A96E71">
        <w:t xml:space="preserve">.  </w:t>
      </w:r>
      <w:r w:rsidRPr="00C47A1C">
        <w:t xml:space="preserve">Fish 177 was not contacted through much of the day of October </w:t>
      </w:r>
      <w:r w:rsidR="00A96E71">
        <w:t>2</w:t>
      </w:r>
      <w:r w:rsidRPr="00C47A1C">
        <w:t xml:space="preserve"> but did re-emerge at the same SUR in the evening</w:t>
      </w:r>
      <w:r w:rsidR="00A96E71">
        <w:t xml:space="preserve">.  </w:t>
      </w:r>
      <w:r w:rsidRPr="00C47A1C">
        <w:t xml:space="preserve">Through much of the remainder of the evening of October </w:t>
      </w:r>
      <w:r w:rsidR="00A96E71">
        <w:t>2</w:t>
      </w:r>
      <w:r w:rsidRPr="00C47A1C">
        <w:t xml:space="preserve">, this fish was contacted by SURs in the right channel under the </w:t>
      </w:r>
      <w:r w:rsidR="00A20186">
        <w:t>U.S. 95</w:t>
      </w:r>
      <w:r w:rsidRPr="00C47A1C">
        <w:t xml:space="preserve"> bridge and in the peripheral channel of </w:t>
      </w:r>
      <w:r w:rsidR="004923B6">
        <w:t>the Bill Williams River i</w:t>
      </w:r>
      <w:r>
        <w:t>nlet</w:t>
      </w:r>
      <w:r w:rsidR="00A96E71">
        <w:t xml:space="preserve">.  </w:t>
      </w:r>
      <w:r w:rsidRPr="00C47A1C">
        <w:t xml:space="preserve">Fish 177 was only contacted briefly by passive efforts in the peripheral channel of the inlet in the evening of October </w:t>
      </w:r>
      <w:r w:rsidR="00A96E71">
        <w:t>6</w:t>
      </w:r>
      <w:r w:rsidRPr="00C47A1C">
        <w:t xml:space="preserve"> and the morning of October 12</w:t>
      </w:r>
      <w:r w:rsidR="00A96E71">
        <w:t xml:space="preserve">.  </w:t>
      </w:r>
      <w:r w:rsidRPr="00C47A1C">
        <w:t>In the morning of October 1</w:t>
      </w:r>
      <w:r w:rsidR="00A96E71">
        <w:t>4</w:t>
      </w:r>
      <w:r w:rsidRPr="00C47A1C">
        <w:t xml:space="preserve">, fish 177 was first contacted by the SUR across from Bird Island and then at the </w:t>
      </w:r>
      <w:r w:rsidR="00A96E71">
        <w:t>8</w:t>
      </w:r>
      <w:r w:rsidR="00A3520A" w:rsidRPr="00A3520A">
        <w:rPr>
          <w:vertAlign w:val="superscript"/>
        </w:rPr>
        <w:t>th</w:t>
      </w:r>
      <w:r w:rsidR="00A3520A">
        <w:t xml:space="preserve"> </w:t>
      </w:r>
      <w:r w:rsidRPr="00C47A1C">
        <w:t>buoy along the refuge’s boundary</w:t>
      </w:r>
      <w:r w:rsidR="00A96E71">
        <w:t xml:space="preserve">.  </w:t>
      </w:r>
      <w:r w:rsidRPr="00C47A1C">
        <w:t>In the late morning of October 2</w:t>
      </w:r>
      <w:r w:rsidR="00A96E71">
        <w:t>8</w:t>
      </w:r>
      <w:r w:rsidRPr="00C47A1C">
        <w:t>, fish 177 was passively tracked at the 1</w:t>
      </w:r>
      <w:r w:rsidR="00A96E71">
        <w:t>6</w:t>
      </w:r>
      <w:r w:rsidR="00A3520A" w:rsidRPr="00A3520A">
        <w:rPr>
          <w:vertAlign w:val="superscript"/>
        </w:rPr>
        <w:t>th</w:t>
      </w:r>
      <w:r w:rsidR="00A3520A">
        <w:t xml:space="preserve"> </w:t>
      </w:r>
      <w:r w:rsidRPr="00C47A1C">
        <w:t>buoy along the refuge’s boundary</w:t>
      </w:r>
      <w:r w:rsidR="00A96E71">
        <w:t xml:space="preserve">.  </w:t>
      </w:r>
      <w:r w:rsidR="00333666">
        <w:t>Fish 177 was determined a </w:t>
      </w:r>
      <w:r w:rsidRPr="00C47A1C">
        <w:t xml:space="preserve">mortality when it was actively triangulated below power lines, known to be </w:t>
      </w:r>
      <w:r w:rsidR="00333666">
        <w:t>double-crested c</w:t>
      </w:r>
      <w:r w:rsidRPr="00C47A1C">
        <w:t>ormorant roosting sites, downstream from Parker Dam on October 30, 2014</w:t>
      </w:r>
      <w:r w:rsidR="00A96E71">
        <w:t xml:space="preserve">.  </w:t>
      </w:r>
      <w:r w:rsidRPr="00C47A1C">
        <w:t>This tag was not recovered.</w:t>
      </w:r>
    </w:p>
    <w:p w14:paraId="6DD6576F" w14:textId="77777777" w:rsidR="000A096F" w:rsidRPr="00C47A1C" w:rsidRDefault="000A096F" w:rsidP="00A757C6"/>
    <w:p w14:paraId="1D96D3B2" w14:textId="77777777" w:rsidR="00A757C6" w:rsidRDefault="00A757C6" w:rsidP="00A757C6"/>
    <w:p w14:paraId="3E44044B" w14:textId="09BCBCB6" w:rsidR="00A757C6" w:rsidRPr="00C43606" w:rsidRDefault="00A96E71" w:rsidP="000A096F">
      <w:pPr>
        <w:pStyle w:val="Attachment-heading1"/>
      </w:pPr>
      <w:r>
        <w:t>2</w:t>
      </w:r>
      <w:r w:rsidR="00A757C6" w:rsidRPr="00C43606">
        <w:t xml:space="preserve"> Release Group</w:t>
      </w:r>
    </w:p>
    <w:p w14:paraId="1BEC044C" w14:textId="77777777" w:rsidR="00A757C6" w:rsidRPr="00CD178B" w:rsidRDefault="00A757C6" w:rsidP="000A096F">
      <w:pPr>
        <w:pStyle w:val="StyleAttachment-heading2-space"/>
      </w:pPr>
      <w:r>
        <w:t>Fish 2-2</w:t>
      </w:r>
    </w:p>
    <w:p w14:paraId="486D9799" w14:textId="77777777" w:rsidR="00A757C6" w:rsidRDefault="00A757C6" w:rsidP="00A757C6"/>
    <w:p w14:paraId="2F5DA711" w14:textId="4BB082FE" w:rsidR="00A757C6" w:rsidRDefault="00A757C6" w:rsidP="00A757C6">
      <w:r>
        <w:t>Fish 2 (TL</w:t>
      </w:r>
      <w:r w:rsidR="009B3567">
        <w:t xml:space="preserve"> = </w:t>
      </w:r>
      <w:r>
        <w:t>330 mm and M</w:t>
      </w:r>
      <w:r w:rsidR="009B3567">
        <w:t xml:space="preserve"> = </w:t>
      </w:r>
      <w:r>
        <w:t xml:space="preserve">310 g) was released into </w:t>
      </w:r>
      <w:r w:rsidR="004923B6">
        <w:t>the Bill Williams River i</w:t>
      </w:r>
      <w:r>
        <w:t>nlet on October 21, 2014</w:t>
      </w:r>
      <w:r w:rsidR="00333666">
        <w:t>,</w:t>
      </w:r>
      <w:r>
        <w:t xml:space="preserve"> and immediately contacted by a SUR stationed downstream from the release site</w:t>
      </w:r>
      <w:r w:rsidR="00A96E71">
        <w:t xml:space="preserve">.  </w:t>
      </w:r>
      <w:r>
        <w:t>SURs indicate that several hours after release, this fish moved upstream</w:t>
      </w:r>
      <w:r w:rsidR="00333666">
        <w:t>,</w:t>
      </w:r>
      <w:r>
        <w:t xml:space="preserve"> passing a SUR placed upstream of the release site, to the most upstream SUR</w:t>
      </w:r>
      <w:r w:rsidR="00A96E71">
        <w:t xml:space="preserve">.  </w:t>
      </w:r>
      <w:r>
        <w:t xml:space="preserve">The few contacts made with fish 2 on October </w:t>
      </w:r>
      <w:r w:rsidRPr="00C92784">
        <w:t>2</w:t>
      </w:r>
      <w:r w:rsidR="00A96E71">
        <w:t>2</w:t>
      </w:r>
      <w:r w:rsidRPr="00C92784">
        <w:t xml:space="preserve"> and 2</w:t>
      </w:r>
      <w:r w:rsidR="00A96E71">
        <w:t>3</w:t>
      </w:r>
      <w:r>
        <w:t xml:space="preserve"> were </w:t>
      </w:r>
      <w:r w:rsidRPr="00C92784">
        <w:t>all at the most upstream SUR</w:t>
      </w:r>
      <w:r w:rsidR="00A96E71">
        <w:t xml:space="preserve">.  </w:t>
      </w:r>
      <w:r>
        <w:t xml:space="preserve">The few contacts on </w:t>
      </w:r>
      <w:r w:rsidRPr="002D28A8">
        <w:t>October 2</w:t>
      </w:r>
      <w:r w:rsidR="00A96E71">
        <w:t>4</w:t>
      </w:r>
      <w:r w:rsidRPr="002D28A8">
        <w:t xml:space="preserve"> and 2</w:t>
      </w:r>
      <w:r w:rsidR="00A96E71">
        <w:t>5</w:t>
      </w:r>
      <w:r>
        <w:t xml:space="preserve"> were at the SUR upstream of the release site</w:t>
      </w:r>
      <w:r w:rsidR="00A96E71">
        <w:t xml:space="preserve">.  </w:t>
      </w:r>
      <w:r>
        <w:t xml:space="preserve">By the early morning of October </w:t>
      </w:r>
      <w:r w:rsidRPr="00915030">
        <w:t>2</w:t>
      </w:r>
      <w:r w:rsidR="00A96E71">
        <w:t>7</w:t>
      </w:r>
      <w:r>
        <w:t>, fish 2 was consistently and only contacted at the most upstream SUR</w:t>
      </w:r>
      <w:r w:rsidR="00A96E71">
        <w:t xml:space="preserve">.  </w:t>
      </w:r>
      <w:r>
        <w:t>Active efforts confirmed the fish’s location near this SUR several meters from the shore under overhanging vegetation and a large amount of woody debris</w:t>
      </w:r>
      <w:r w:rsidR="00A96E71">
        <w:t xml:space="preserve">.  </w:t>
      </w:r>
      <w:r>
        <w:t xml:space="preserve">Fish 2 was determined a mortality on October </w:t>
      </w:r>
      <w:r w:rsidRPr="00915030">
        <w:t>2</w:t>
      </w:r>
      <w:r w:rsidR="00A96E71">
        <w:t>8</w:t>
      </w:r>
      <w:r w:rsidR="00333666">
        <w:t>, 2014</w:t>
      </w:r>
      <w:r w:rsidR="00A96E71">
        <w:t xml:space="preserve">.  </w:t>
      </w:r>
      <w:r>
        <w:t>This tag was not retrieved due to unsafe diving conditions</w:t>
      </w:r>
      <w:r w:rsidR="00333666">
        <w:t>,</w:t>
      </w:r>
      <w:r>
        <w:t xml:space="preserve"> but </w:t>
      </w:r>
      <w:r w:rsidR="00333666">
        <w:t xml:space="preserve">it </w:t>
      </w:r>
      <w:r>
        <w:t>did remain at this location throughout the study period.</w:t>
      </w:r>
    </w:p>
    <w:p w14:paraId="6A232A7E" w14:textId="77777777" w:rsidR="000A096F" w:rsidRDefault="000A096F" w:rsidP="00A757C6"/>
    <w:p w14:paraId="36DF12E4" w14:textId="77777777" w:rsidR="00A757C6" w:rsidRDefault="00A757C6" w:rsidP="00A757C6"/>
    <w:p w14:paraId="26E474E5" w14:textId="77777777" w:rsidR="00A757C6" w:rsidRPr="00CD178B" w:rsidRDefault="00A757C6" w:rsidP="000A096F">
      <w:pPr>
        <w:pStyle w:val="Attachment-heading2"/>
      </w:pPr>
      <w:r>
        <w:t>Fish 32-2</w:t>
      </w:r>
    </w:p>
    <w:p w14:paraId="25653448" w14:textId="77777777" w:rsidR="00A757C6" w:rsidRPr="000A096F" w:rsidRDefault="00A757C6" w:rsidP="000A096F"/>
    <w:p w14:paraId="369385C0" w14:textId="49CD0B37" w:rsidR="00A757C6" w:rsidRDefault="00A757C6" w:rsidP="00A757C6">
      <w:r w:rsidRPr="007D3CFB">
        <w:t>Fish 32 (TL</w:t>
      </w:r>
      <w:r w:rsidR="009B3567">
        <w:t xml:space="preserve"> = </w:t>
      </w:r>
      <w:r w:rsidRPr="007D3CFB">
        <w:t>325 mm and M</w:t>
      </w:r>
      <w:r w:rsidR="009B3567">
        <w:t xml:space="preserve"> = </w:t>
      </w:r>
      <w:r w:rsidRPr="007D3CFB">
        <w:t xml:space="preserve">313 g) was released into </w:t>
      </w:r>
      <w:r w:rsidR="00AE1C2A">
        <w:t>the Bill Williams River </w:t>
      </w:r>
      <w:r w:rsidR="004923B6">
        <w:t>i</w:t>
      </w:r>
      <w:r>
        <w:t xml:space="preserve">nlet </w:t>
      </w:r>
      <w:r w:rsidRPr="007D3CFB">
        <w:t>on October 21, 2014</w:t>
      </w:r>
      <w:r w:rsidR="00A96E71">
        <w:t xml:space="preserve">.  </w:t>
      </w:r>
      <w:r w:rsidRPr="007D3CFB">
        <w:t>The fish was initially contacted at the SUR downstream from the release site</w:t>
      </w:r>
      <w:r w:rsidR="00333666">
        <w:t>,</w:t>
      </w:r>
      <w:r w:rsidRPr="007D3CFB">
        <w:t xml:space="preserve"> but moved upstream </w:t>
      </w:r>
      <w:r w:rsidR="00363DA5">
        <w:t>toward</w:t>
      </w:r>
      <w:r w:rsidRPr="007D3CFB">
        <w:t xml:space="preserve"> the SUR upstream of the release site in the evening of October 2</w:t>
      </w:r>
      <w:r w:rsidR="00A96E71">
        <w:t>1</w:t>
      </w:r>
      <w:r w:rsidRPr="007D3CFB">
        <w:t xml:space="preserve"> and arrived at the most upstream SUR in the early morning of October 2</w:t>
      </w:r>
      <w:r w:rsidR="00A96E71">
        <w:t>2</w:t>
      </w:r>
      <w:r w:rsidR="00333666">
        <w:t>,</w:t>
      </w:r>
      <w:r w:rsidRPr="007D3CFB">
        <w:t xml:space="preserve"> though it returned downstream to the SUR upstream of the release site in the evening of October 2</w:t>
      </w:r>
      <w:r w:rsidR="00A96E71">
        <w:t xml:space="preserve">2.  </w:t>
      </w:r>
      <w:r w:rsidRPr="007D3CFB">
        <w:t>In the late evening of October 2</w:t>
      </w:r>
      <w:r w:rsidR="00A96E71">
        <w:t>2</w:t>
      </w:r>
      <w:r w:rsidRPr="007D3CFB">
        <w:t xml:space="preserve"> and early morning of October 2</w:t>
      </w:r>
      <w:r w:rsidR="00A96E71">
        <w:t>3</w:t>
      </w:r>
      <w:r w:rsidRPr="007D3CFB">
        <w:t>, fish 32 traveled back within range of the most upstream SUR</w:t>
      </w:r>
      <w:r w:rsidR="00A96E71">
        <w:t xml:space="preserve">.  </w:t>
      </w:r>
      <w:r w:rsidRPr="007D3CFB">
        <w:t>Fish 32 was next passively contacted in the evening of October 2</w:t>
      </w:r>
      <w:r w:rsidR="00A96E71">
        <w:t>3</w:t>
      </w:r>
      <w:r w:rsidRPr="007D3CFB">
        <w:t xml:space="preserve"> upstream of the release site</w:t>
      </w:r>
      <w:r w:rsidR="00A96E71">
        <w:t xml:space="preserve">.  </w:t>
      </w:r>
      <w:r w:rsidR="00AE1C2A">
        <w:t>Active triangulation later that </w:t>
      </w:r>
      <w:r w:rsidRPr="007D3CFB">
        <w:t>evening found the fish to appear inactive in this area</w:t>
      </w:r>
      <w:r w:rsidR="00A96E71">
        <w:t xml:space="preserve">.  </w:t>
      </w:r>
      <w:r w:rsidRPr="007D3CFB">
        <w:t xml:space="preserve">In the morning of </w:t>
      </w:r>
      <w:r w:rsidRPr="007D3CFB">
        <w:lastRenderedPageBreak/>
        <w:t>October 2</w:t>
      </w:r>
      <w:r w:rsidR="00A96E71">
        <w:t>4</w:t>
      </w:r>
      <w:r w:rsidRPr="007D3CFB">
        <w:t>, fish 32 was initially passively contacted downstream from the release site but then moved closer to the SUR upstream of the release site</w:t>
      </w:r>
      <w:r w:rsidR="00A96E71">
        <w:t xml:space="preserve">.  </w:t>
      </w:r>
      <w:r w:rsidRPr="007D3CFB">
        <w:t>Fish 32 was out of detection range through most of the day of October 24 but did re</w:t>
      </w:r>
      <w:r w:rsidR="00333666">
        <w:t>-</w:t>
      </w:r>
      <w:r w:rsidRPr="007D3CFB">
        <w:t>emerge near the SUR upstream of the release site where it was passively contacted periodically through the evening</w:t>
      </w:r>
      <w:r w:rsidR="00A96E71">
        <w:t xml:space="preserve">.  </w:t>
      </w:r>
      <w:r w:rsidRPr="007D3CFB">
        <w:t xml:space="preserve">This fish was contacted passively </w:t>
      </w:r>
      <w:r>
        <w:t>o</w:t>
      </w:r>
      <w:r w:rsidRPr="007D3CFB">
        <w:t>n the 6:00 hour o</w:t>
      </w:r>
      <w:r>
        <w:t>f</w:t>
      </w:r>
      <w:r w:rsidRPr="007D3CFB">
        <w:t xml:space="preserve"> October 2</w:t>
      </w:r>
      <w:r w:rsidR="00A96E71">
        <w:t>5</w:t>
      </w:r>
      <w:r w:rsidRPr="007D3CFB">
        <w:t xml:space="preserve"> upstream of the release site and then at the same SUR through the later morning, afternoon, and early evening of October 25</w:t>
      </w:r>
      <w:r w:rsidR="00A96E71">
        <w:t xml:space="preserve">.  </w:t>
      </w:r>
      <w:r w:rsidRPr="007D3CFB">
        <w:t>Later in the evening of October 26, fish 32 was passively contacted downstream from the release site</w:t>
      </w:r>
      <w:r w:rsidR="00A96E71">
        <w:t xml:space="preserve">.  </w:t>
      </w:r>
      <w:r w:rsidRPr="007D3CFB">
        <w:t>While it was not detected for several hours in the late evening, it did re</w:t>
      </w:r>
      <w:r w:rsidR="00333666">
        <w:t>-</w:t>
      </w:r>
      <w:r w:rsidRPr="007D3CFB">
        <w:t>emerge near the same SUR in the early morning of October 26</w:t>
      </w:r>
      <w:r w:rsidR="00333666">
        <w:t>,</w:t>
      </w:r>
      <w:r w:rsidRPr="007D3CFB">
        <w:t xml:space="preserve"> where it remained through the morning</w:t>
      </w:r>
      <w:r w:rsidR="00A96E71">
        <w:t xml:space="preserve">.  </w:t>
      </w:r>
      <w:r w:rsidRPr="007D3CFB">
        <w:t>Fish 32 was recorded by the SUR upstream of the release site through the later morning and into the afternoon of October 2</w:t>
      </w:r>
      <w:r w:rsidR="00A96E71">
        <w:t xml:space="preserve">6.  </w:t>
      </w:r>
      <w:r w:rsidRPr="007D3CFB">
        <w:t>Fish 32 was next within range of the SUR downstream from the release site through most of the late evening of October 26 and morning of October 2</w:t>
      </w:r>
      <w:r w:rsidR="00A96E71">
        <w:t>7</w:t>
      </w:r>
      <w:r w:rsidRPr="007D3CFB">
        <w:t xml:space="preserve"> and then several times briefly upstream of the release site in the evening of October 2</w:t>
      </w:r>
      <w:r w:rsidR="00A96E71">
        <w:t xml:space="preserve">7.  </w:t>
      </w:r>
      <w:r w:rsidRPr="007D3CFB">
        <w:t>Beginning downstream from the release site and moving upstream, fish 32 was passively tracked through the morning of October 2</w:t>
      </w:r>
      <w:r w:rsidR="00A96E71">
        <w:t>8</w:t>
      </w:r>
      <w:r w:rsidRPr="007D3CFB">
        <w:t>, with a gap in detection of a few hours</w:t>
      </w:r>
      <w:r w:rsidR="00A96E71">
        <w:t xml:space="preserve">.  </w:t>
      </w:r>
      <w:r w:rsidRPr="007D3CFB">
        <w:t>Active tracking in the later morning of October 2</w:t>
      </w:r>
      <w:r w:rsidR="00A96E71">
        <w:t>8</w:t>
      </w:r>
      <w:r w:rsidRPr="007D3CFB">
        <w:t xml:space="preserve"> also contacted the fish upstream of the release site</w:t>
      </w:r>
      <w:r w:rsidR="00A96E71">
        <w:t xml:space="preserve">.  </w:t>
      </w:r>
      <w:r>
        <w:t>H</w:t>
      </w:r>
      <w:r w:rsidRPr="007D3CFB">
        <w:t>owever</w:t>
      </w:r>
      <w:r>
        <w:t>,</w:t>
      </w:r>
      <w:r w:rsidRPr="007D3CFB">
        <w:t xml:space="preserve"> the fish was not contacted again until later that evening in the same area</w:t>
      </w:r>
      <w:r w:rsidR="00A96E71">
        <w:t xml:space="preserve">.  </w:t>
      </w:r>
      <w:r w:rsidRPr="007D3CFB">
        <w:t>Fish 32 moved back downstream early in the morning of October 2</w:t>
      </w:r>
      <w:r w:rsidR="00A96E71">
        <w:t>9</w:t>
      </w:r>
      <w:r w:rsidR="00333666">
        <w:t>,</w:t>
      </w:r>
      <w:r w:rsidRPr="007D3CFB">
        <w:t xml:space="preserve"> and then back upstream where it was detected through the morning</w:t>
      </w:r>
      <w:r w:rsidR="00A96E71">
        <w:t xml:space="preserve">.  </w:t>
      </w:r>
      <w:r w:rsidRPr="007D3CFB">
        <w:t>During this time, active efforts triangulated the fish upstream of the bridge, downstream from the mentioned SURs</w:t>
      </w:r>
      <w:r w:rsidR="00A96E71">
        <w:t xml:space="preserve">.  </w:t>
      </w:r>
      <w:r w:rsidRPr="007D3CFB">
        <w:t>Fish 32 was not tracked during most of the day but was again contacted passively upstream of the release site through much of the evening of October 2</w:t>
      </w:r>
      <w:r w:rsidR="00A96E71">
        <w:t xml:space="preserve">9.  </w:t>
      </w:r>
      <w:r w:rsidRPr="007D3CFB">
        <w:t>Through the morning of October 3</w:t>
      </w:r>
      <w:r w:rsidR="00A96E71">
        <w:t>0</w:t>
      </w:r>
      <w:r w:rsidRPr="007D3CFB">
        <w:t>, fish 32 was contacted both at SURs upstream of and downstream from the release site before moving out of detection range</w:t>
      </w:r>
      <w:r w:rsidR="00A96E71">
        <w:t xml:space="preserve">.  </w:t>
      </w:r>
      <w:r w:rsidRPr="007D3CFB">
        <w:t>Active tracking in the evening of October 3</w:t>
      </w:r>
      <w:r w:rsidR="00A96E71">
        <w:t>0</w:t>
      </w:r>
      <w:r w:rsidRPr="007D3CFB">
        <w:t xml:space="preserve"> detected the fish in the river between the bridge and release site</w:t>
      </w:r>
      <w:r w:rsidR="00A96E71">
        <w:t xml:space="preserve">.  </w:t>
      </w:r>
      <w:r w:rsidRPr="007D3CFB">
        <w:t>Later passive tracking recorded the fish upstream of the release site through the late evening of October 3</w:t>
      </w:r>
      <w:r w:rsidR="00A96E71">
        <w:t>0</w:t>
      </w:r>
      <w:r w:rsidRPr="007D3CFB">
        <w:t xml:space="preserve"> and into the morning and early afternoon of October 31</w:t>
      </w:r>
      <w:r w:rsidR="00A96E71">
        <w:t xml:space="preserve">.  </w:t>
      </w:r>
      <w:r w:rsidRPr="007D3CFB">
        <w:t>With the exception of periods of non-detection lasting s</w:t>
      </w:r>
      <w:r w:rsidR="00F95509">
        <w:t>everal hours mid-day on October </w:t>
      </w:r>
      <w:r w:rsidRPr="007D3CFB">
        <w:t>31</w:t>
      </w:r>
      <w:r w:rsidR="000A096F">
        <w:t>, November </w:t>
      </w:r>
      <w:r w:rsidRPr="007D3CFB">
        <w:t>1, and November 5, and most of the day on November 2</w:t>
      </w:r>
      <w:r w:rsidR="00333666">
        <w:t xml:space="preserve"> and</w:t>
      </w:r>
      <w:r w:rsidRPr="007D3CFB">
        <w:t xml:space="preserve"> November 6, fish 32 remained within detection of the SUR stationed upstream of the release site from October 31 to November 5 and through the morning of November 6</w:t>
      </w:r>
      <w:r w:rsidR="00A96E71">
        <w:t xml:space="preserve">.  </w:t>
      </w:r>
      <w:r w:rsidRPr="007D3CFB">
        <w:t>Active tracking on November 4 triangulated the fish upstream of the release site near cattails and was not disturbed by the boat</w:t>
      </w:r>
      <w:r w:rsidR="00A96E71">
        <w:t xml:space="preserve">.  </w:t>
      </w:r>
      <w:r w:rsidRPr="007D3CFB">
        <w:t>Fish 32 was determined a mortality on November 4, 2014</w:t>
      </w:r>
      <w:r w:rsidR="000A096F">
        <w:t>,</w:t>
      </w:r>
      <w:r w:rsidRPr="007D3CFB">
        <w:t xml:space="preserve"> and the tag was recovered by </w:t>
      </w:r>
      <w:r w:rsidR="002124DB">
        <w:t>scuba divers</w:t>
      </w:r>
      <w:r w:rsidRPr="007D3CFB">
        <w:t xml:space="preserve"> on November 13.</w:t>
      </w:r>
    </w:p>
    <w:p w14:paraId="547ED730" w14:textId="77777777" w:rsidR="00A757C6" w:rsidRDefault="00A757C6" w:rsidP="00A757C6"/>
    <w:p w14:paraId="69881916" w14:textId="77777777" w:rsidR="000A096F" w:rsidRPr="00333666" w:rsidRDefault="000A096F" w:rsidP="00333666">
      <w:pPr>
        <w:rPr>
          <w:rFonts w:eastAsia="Calibri"/>
        </w:rPr>
      </w:pPr>
      <w:r>
        <w:br w:type="page"/>
      </w:r>
    </w:p>
    <w:p w14:paraId="21122E5F" w14:textId="482C60BD" w:rsidR="00A757C6" w:rsidRPr="00CD178B" w:rsidRDefault="00A757C6" w:rsidP="000A096F">
      <w:pPr>
        <w:pStyle w:val="Attachment-heading2"/>
      </w:pPr>
      <w:r>
        <w:lastRenderedPageBreak/>
        <w:t>Fish 40-2</w:t>
      </w:r>
    </w:p>
    <w:p w14:paraId="5189B57F" w14:textId="77777777" w:rsidR="00A757C6" w:rsidRDefault="00A757C6" w:rsidP="00A757C6"/>
    <w:p w14:paraId="2B04B1D0" w14:textId="62399559" w:rsidR="00A757C6" w:rsidRDefault="00A757C6" w:rsidP="00A757C6">
      <w:r w:rsidRPr="00650266">
        <w:t>Fish 40 (TL</w:t>
      </w:r>
      <w:r w:rsidR="009B3567">
        <w:t xml:space="preserve"> = </w:t>
      </w:r>
      <w:r w:rsidRPr="00650266">
        <w:t>315 mm and M</w:t>
      </w:r>
      <w:r w:rsidR="009B3567">
        <w:t xml:space="preserve"> = </w:t>
      </w:r>
      <w:r w:rsidRPr="00650266">
        <w:t xml:space="preserve">312 g) was released into </w:t>
      </w:r>
      <w:r w:rsidR="004923B6">
        <w:t>the Bill Williams River i</w:t>
      </w:r>
      <w:r>
        <w:t>nlet</w:t>
      </w:r>
      <w:r w:rsidRPr="00650266">
        <w:t xml:space="preserve"> on October 21, 2014</w:t>
      </w:r>
      <w:r w:rsidR="00A96E71">
        <w:t xml:space="preserve">.  </w:t>
      </w:r>
      <w:r w:rsidRPr="00650266">
        <w:t>Passive and active tracking recorded this fish upstream of the release site through the evening of October 2</w:t>
      </w:r>
      <w:r w:rsidR="00A96E71">
        <w:t xml:space="preserve">1.  </w:t>
      </w:r>
      <w:r w:rsidRPr="00650266">
        <w:t>Later that evening, passive tracking recorded the fish downstream from the release site where it remained into the morning of October 2</w:t>
      </w:r>
      <w:r w:rsidR="00A96E71">
        <w:t xml:space="preserve">2.  </w:t>
      </w:r>
      <w:r w:rsidRPr="00650266">
        <w:t xml:space="preserve">Later that morning, fish 40 moved downstream </w:t>
      </w:r>
      <w:r w:rsidR="00333666">
        <w:t xml:space="preserve">to </w:t>
      </w:r>
      <w:r w:rsidRPr="00650266">
        <w:t>where it was contacted passively in both the left and right channel near th</w:t>
      </w:r>
      <w:r w:rsidR="000A096F">
        <w:t xml:space="preserve">e </w:t>
      </w:r>
      <w:r w:rsidR="00E64FC1">
        <w:t>U.S. </w:t>
      </w:r>
      <w:r w:rsidR="00A20186">
        <w:t>95</w:t>
      </w:r>
      <w:r w:rsidRPr="00650266">
        <w:t xml:space="preserve"> bridge and at the SUR deployed </w:t>
      </w:r>
      <w:r w:rsidR="00333666">
        <w:t xml:space="preserve">at </w:t>
      </w:r>
      <w:r w:rsidRPr="00650266">
        <w:t>a roost site in the inlet’s mouth</w:t>
      </w:r>
      <w:r w:rsidR="00A96E71">
        <w:t xml:space="preserve">.  </w:t>
      </w:r>
      <w:r w:rsidR="00E64FC1">
        <w:t>In the </w:t>
      </w:r>
      <w:r w:rsidRPr="00650266">
        <w:t>afternoon of October 2</w:t>
      </w:r>
      <w:r w:rsidR="00A96E71">
        <w:t>2</w:t>
      </w:r>
      <w:r w:rsidRPr="00650266">
        <w:t>, fish 40 was near the bridge according to passive tracking, and into the evening, the fish moved downstream within range of the SUR at the inlet’s mouth where it remained into the morning of October 23</w:t>
      </w:r>
      <w:r w:rsidR="00A96E71">
        <w:t xml:space="preserve">.  </w:t>
      </w:r>
      <w:r w:rsidRPr="00650266">
        <w:t xml:space="preserve">Later that morning, fish 40 was contacted passively by SURs placed south of </w:t>
      </w:r>
      <w:r w:rsidR="00333666">
        <w:t xml:space="preserve">the </w:t>
      </w:r>
      <w:r w:rsidRPr="00650266">
        <w:t xml:space="preserve">inlet’s mouth and at the fishing pier before moving closer to the SUR deployed across from </w:t>
      </w:r>
      <w:r>
        <w:t>Bird Island</w:t>
      </w:r>
      <w:r w:rsidR="00A96E71">
        <w:t xml:space="preserve">.  </w:t>
      </w:r>
      <w:r w:rsidRPr="00650266">
        <w:t>In the evening of October 23, active tracking triangulated the fish near the inlet’s mouth</w:t>
      </w:r>
      <w:r w:rsidR="00333666">
        <w:t>,</w:t>
      </w:r>
      <w:r w:rsidRPr="00650266">
        <w:t xml:space="preserve"> but fish 40 did not remain at this location when revisited 30 minutes later</w:t>
      </w:r>
      <w:r w:rsidR="00A96E71">
        <w:t xml:space="preserve">.  </w:t>
      </w:r>
      <w:r w:rsidRPr="00650266">
        <w:t xml:space="preserve">Through the morning and into the afternoon of October 25, fish 40 was contacted passively in </w:t>
      </w:r>
      <w:r>
        <w:t>Boot Cove</w:t>
      </w:r>
      <w:r w:rsidR="00A96E71">
        <w:t xml:space="preserve">.  </w:t>
      </w:r>
      <w:r w:rsidRPr="00650266">
        <w:t xml:space="preserve">Later in the afternoon, fish 40 was passively tracked near the SUR placed across from </w:t>
      </w:r>
      <w:r>
        <w:t>Bird Island</w:t>
      </w:r>
      <w:r w:rsidRPr="00650266">
        <w:t xml:space="preserve">, the </w:t>
      </w:r>
      <w:r w:rsidR="00A96E71">
        <w:t>8</w:t>
      </w:r>
      <w:r w:rsidR="00A3520A" w:rsidRPr="00A3520A">
        <w:rPr>
          <w:vertAlign w:val="superscript"/>
        </w:rPr>
        <w:t>th</w:t>
      </w:r>
      <w:r w:rsidR="00333666">
        <w:t> </w:t>
      </w:r>
      <w:r w:rsidRPr="00650266">
        <w:t>buoy at the refuge’s boundary, and the fishing pier</w:t>
      </w:r>
      <w:r w:rsidR="00A96E71">
        <w:t xml:space="preserve">.  </w:t>
      </w:r>
      <w:r w:rsidRPr="00650266">
        <w:t xml:space="preserve">That evening, the fish then moved closer to the inlet’s mouth, being contacted passively </w:t>
      </w:r>
      <w:r w:rsidR="00333666">
        <w:t>by</w:t>
      </w:r>
      <w:r w:rsidRPr="00650266">
        <w:t xml:space="preserve"> SURs at the most downstream cattail island, the roost site in the mouth, and on the east side of the </w:t>
      </w:r>
      <w:r>
        <w:t>middle</w:t>
      </w:r>
      <w:r w:rsidRPr="00650266">
        <w:t xml:space="preserve"> cattail island</w:t>
      </w:r>
      <w:r w:rsidR="00A96E71">
        <w:t xml:space="preserve">.  </w:t>
      </w:r>
      <w:r w:rsidRPr="00650266">
        <w:t>Fish 40 also appeared at this</w:t>
      </w:r>
      <w:r w:rsidR="00333666">
        <w:t xml:space="preserve"> site in the morning of October </w:t>
      </w:r>
      <w:r w:rsidRPr="00650266">
        <w:t>2</w:t>
      </w:r>
      <w:r w:rsidR="00A96E71">
        <w:t xml:space="preserve">6.  </w:t>
      </w:r>
      <w:r w:rsidRPr="00650266">
        <w:t>Through the evening of October 26 and the morning of October 2</w:t>
      </w:r>
      <w:r w:rsidR="00A96E71">
        <w:t>7</w:t>
      </w:r>
      <w:r w:rsidRPr="00650266">
        <w:t xml:space="preserve">, fish 40 was passively tracked in </w:t>
      </w:r>
      <w:r>
        <w:t>Boot Cove</w:t>
      </w:r>
      <w:r w:rsidR="00A96E71">
        <w:t xml:space="preserve">.  </w:t>
      </w:r>
      <w:r w:rsidRPr="00650266">
        <w:t xml:space="preserve">Fish 40 was actively triangulated outside of </w:t>
      </w:r>
      <w:r>
        <w:t>Boot Cove</w:t>
      </w:r>
      <w:r w:rsidRPr="00650266">
        <w:t xml:space="preserve"> in the afternoon of October 27</w:t>
      </w:r>
      <w:r w:rsidR="00A96E71">
        <w:t xml:space="preserve">.  </w:t>
      </w:r>
      <w:r w:rsidRPr="00650266">
        <w:t xml:space="preserve">The fish remained within detection range of the SUR at the fishing pier through the evening of October 27, </w:t>
      </w:r>
      <w:r w:rsidR="00333666">
        <w:t xml:space="preserve">the </w:t>
      </w:r>
      <w:r w:rsidRPr="00650266">
        <w:t>morning of October 28, briefly in the early evening of October 3</w:t>
      </w:r>
      <w:r w:rsidR="00A96E71">
        <w:t>0</w:t>
      </w:r>
      <w:r w:rsidRPr="00650266">
        <w:t>, briefly in the morning of October 3</w:t>
      </w:r>
      <w:r w:rsidR="00A96E71">
        <w:t>1</w:t>
      </w:r>
      <w:r w:rsidRPr="00650266">
        <w:t xml:space="preserve">, and in the afternoon of November </w:t>
      </w:r>
      <w:r w:rsidR="00A96E71">
        <w:t xml:space="preserve">1.  </w:t>
      </w:r>
      <w:r w:rsidRPr="00650266">
        <w:t>Between passive contacts, fish 40 was actively tracked in the morning of October 29 and recorded as active</w:t>
      </w:r>
      <w:r w:rsidR="00A96E71">
        <w:t xml:space="preserve">.  </w:t>
      </w:r>
      <w:r w:rsidRPr="00650266">
        <w:t xml:space="preserve">Fish 40 was next contacted briefly in the morning of November </w:t>
      </w:r>
      <w:r w:rsidR="00A96E71">
        <w:t>3</w:t>
      </w:r>
      <w:r w:rsidRPr="00650266">
        <w:t xml:space="preserve"> at the most downstream SUR deployed across from Takeoff Point but returned to near the fishing pier</w:t>
      </w:r>
      <w:r>
        <w:t xml:space="preserve"> for a brief amount of time</w:t>
      </w:r>
      <w:r w:rsidRPr="00650266">
        <w:t xml:space="preserve"> in the evening of November </w:t>
      </w:r>
      <w:r w:rsidR="00A96E71">
        <w:t>4</w:t>
      </w:r>
      <w:r w:rsidRPr="00650266">
        <w:t xml:space="preserve"> and for several hours in the morning of November </w:t>
      </w:r>
      <w:r w:rsidR="00A96E71">
        <w:t xml:space="preserve">5.  </w:t>
      </w:r>
      <w:r w:rsidRPr="00650266">
        <w:t>Again, fish 40 moved within detection range of the SUR across from Takeoff Point but then quickly returned to near the fishing pier</w:t>
      </w:r>
      <w:r w:rsidR="00A96E71">
        <w:t xml:space="preserve">.  </w:t>
      </w:r>
      <w:r w:rsidRPr="00650266">
        <w:t xml:space="preserve">Active tracking recorded the fish northwest of the boat launch in the evening of November </w:t>
      </w:r>
      <w:r w:rsidR="00A96E71">
        <w:t xml:space="preserve">5.  </w:t>
      </w:r>
      <w:r w:rsidRPr="00650266">
        <w:t xml:space="preserve">Later that evening, this fish was recorded by passive efforts at the fishing pier, downstream in the inlet’s mouth, across from </w:t>
      </w:r>
      <w:r>
        <w:t>Bird Island</w:t>
      </w:r>
      <w:r w:rsidRPr="00650266">
        <w:t xml:space="preserve">, and at the </w:t>
      </w:r>
      <w:r w:rsidR="00A96E71">
        <w:t>8</w:t>
      </w:r>
      <w:r w:rsidR="00A3520A" w:rsidRPr="00A3520A">
        <w:rPr>
          <w:vertAlign w:val="superscript"/>
        </w:rPr>
        <w:t>th</w:t>
      </w:r>
      <w:r w:rsidR="00A3520A">
        <w:t xml:space="preserve"> </w:t>
      </w:r>
      <w:r w:rsidRPr="00650266">
        <w:t>buoy in the refuge</w:t>
      </w:r>
      <w:r>
        <w:t>’s</w:t>
      </w:r>
      <w:r w:rsidRPr="00650266">
        <w:t xml:space="preserve"> boundary</w:t>
      </w:r>
      <w:r w:rsidR="00A96E71">
        <w:t xml:space="preserve">.  </w:t>
      </w:r>
      <w:r w:rsidRPr="00650266">
        <w:t xml:space="preserve">Early in the morning of November </w:t>
      </w:r>
      <w:r w:rsidR="00A96E71">
        <w:t>6</w:t>
      </w:r>
      <w:r w:rsidRPr="00650266">
        <w:t xml:space="preserve">, fish 40 was passively tracked across from Takeoff Point, across form </w:t>
      </w:r>
      <w:r>
        <w:t>Bird Island</w:t>
      </w:r>
      <w:r w:rsidRPr="00650266">
        <w:t>, along the refuge</w:t>
      </w:r>
      <w:r>
        <w:t>’s</w:t>
      </w:r>
      <w:r w:rsidRPr="00650266">
        <w:t xml:space="preserve"> boundary, and at the fishing pier</w:t>
      </w:r>
      <w:r w:rsidR="00A96E71">
        <w:t xml:space="preserve">.  </w:t>
      </w:r>
      <w:r w:rsidRPr="00650266">
        <w:t xml:space="preserve">Later in the morning, as well as through part of the morning on November </w:t>
      </w:r>
      <w:r w:rsidR="00A96E71">
        <w:t>7</w:t>
      </w:r>
      <w:r w:rsidRPr="00650266">
        <w:t>, the fish appeared to remain near the fishing pier</w:t>
      </w:r>
      <w:r w:rsidR="00574C8B">
        <w:t>,</w:t>
      </w:r>
      <w:r w:rsidRPr="00650266">
        <w:t xml:space="preserve"> as evidenced by</w:t>
      </w:r>
      <w:r>
        <w:t xml:space="preserve"> </w:t>
      </w:r>
      <w:r w:rsidRPr="00650266">
        <w:t>SUR contacts</w:t>
      </w:r>
      <w:r w:rsidR="00A96E71">
        <w:t xml:space="preserve">.  </w:t>
      </w:r>
      <w:r w:rsidRPr="00650266">
        <w:t xml:space="preserve">In the late afternoon of November </w:t>
      </w:r>
      <w:r w:rsidR="00A96E71">
        <w:t>6</w:t>
      </w:r>
      <w:r w:rsidRPr="00650266">
        <w:t>, fish 40 was actively triangulated south of the inlet’s mouth and northwest of the boat launch</w:t>
      </w:r>
      <w:r w:rsidR="00A96E71">
        <w:t xml:space="preserve">.  </w:t>
      </w:r>
      <w:r w:rsidRPr="00650266">
        <w:t xml:space="preserve">In the evening of November </w:t>
      </w:r>
      <w:r w:rsidR="00A96E71">
        <w:t>7</w:t>
      </w:r>
      <w:r w:rsidRPr="00650266">
        <w:t xml:space="preserve">, this fish was passively tracked near the fishing pier, the </w:t>
      </w:r>
      <w:r w:rsidR="00A96E71">
        <w:t>8</w:t>
      </w:r>
      <w:r w:rsidR="00A3520A" w:rsidRPr="00A3520A">
        <w:rPr>
          <w:vertAlign w:val="superscript"/>
        </w:rPr>
        <w:t>th</w:t>
      </w:r>
      <w:r w:rsidR="00A3520A">
        <w:t xml:space="preserve"> </w:t>
      </w:r>
      <w:r w:rsidRPr="00650266">
        <w:t>buoy of the refuge</w:t>
      </w:r>
      <w:r>
        <w:t>’s</w:t>
      </w:r>
      <w:r w:rsidRPr="00650266">
        <w:t xml:space="preserve"> boundary, </w:t>
      </w:r>
      <w:r w:rsidRPr="00650266">
        <w:lastRenderedPageBreak/>
        <w:t xml:space="preserve">the downstream island in the inlet’s mouth, </w:t>
      </w:r>
      <w:r>
        <w:t>and across from Bird Island</w:t>
      </w:r>
      <w:r w:rsidR="00A96E71">
        <w:t xml:space="preserve">.  </w:t>
      </w:r>
      <w:r w:rsidRPr="00650266">
        <w:t xml:space="preserve">Fish 40 continued to be tracked </w:t>
      </w:r>
      <w:r w:rsidR="00233A0A">
        <w:t>by</w:t>
      </w:r>
      <w:r w:rsidRPr="00650266">
        <w:t xml:space="preserve"> these SURs through the morning of November </w:t>
      </w:r>
      <w:r w:rsidR="00A96E71">
        <w:t>8</w:t>
      </w:r>
      <w:r w:rsidRPr="00650266">
        <w:t xml:space="preserve">, the evening of November </w:t>
      </w:r>
      <w:r w:rsidR="00A96E71">
        <w:t>8</w:t>
      </w:r>
      <w:r w:rsidR="00F95509">
        <w:t xml:space="preserve"> and </w:t>
      </w:r>
      <w:r w:rsidRPr="00650266">
        <w:t xml:space="preserve">into the morning of November </w:t>
      </w:r>
      <w:r w:rsidR="00A96E71">
        <w:t>9</w:t>
      </w:r>
      <w:r w:rsidRPr="00650266">
        <w:t xml:space="preserve">, the evening of November </w:t>
      </w:r>
      <w:r w:rsidR="00A96E71">
        <w:t>9</w:t>
      </w:r>
      <w:r w:rsidRPr="00650266">
        <w:t xml:space="preserve"> and into the morning of November 1</w:t>
      </w:r>
      <w:r w:rsidR="00A96E71">
        <w:t>0</w:t>
      </w:r>
      <w:r w:rsidRPr="00650266">
        <w:t>, the evening of November 1</w:t>
      </w:r>
      <w:r w:rsidR="00A96E71">
        <w:t>0</w:t>
      </w:r>
      <w:r w:rsidRPr="00650266">
        <w:t xml:space="preserve"> and earlier morning of November 11, and the afternoon of November 11</w:t>
      </w:r>
      <w:r w:rsidR="00A96E71">
        <w:t xml:space="preserve">.  </w:t>
      </w:r>
      <w:r w:rsidRPr="00650266">
        <w:t>During this time, fish 40 was most commonly passively contacted near the fishing pier</w:t>
      </w:r>
      <w:r w:rsidR="00A96E71">
        <w:t xml:space="preserve">.  </w:t>
      </w:r>
      <w:r w:rsidRPr="00650266">
        <w:t>This fish was also actively triangulated north of the fishing pier in the evening of November 1</w:t>
      </w:r>
      <w:r w:rsidR="00A96E71">
        <w:t xml:space="preserve">0.  </w:t>
      </w:r>
      <w:r w:rsidRPr="00650266">
        <w:t xml:space="preserve">Fish 40 was also actively triangulated north to northeast of the fishing pier in the evening of November </w:t>
      </w:r>
      <w:r>
        <w:t xml:space="preserve">11 and </w:t>
      </w:r>
      <w:r w:rsidRPr="00650266">
        <w:t>mid- and early morning of November 12</w:t>
      </w:r>
      <w:r w:rsidR="00A96E71">
        <w:t xml:space="preserve">.  </w:t>
      </w:r>
      <w:r w:rsidR="00F95509">
        <w:t>Fish </w:t>
      </w:r>
      <w:r w:rsidRPr="00650266">
        <w:t>40 was sporadically contacted on November 12 and 13 at the most downstream island of the inlet’s mouth by passive efforts</w:t>
      </w:r>
      <w:r w:rsidR="00A96E71">
        <w:t xml:space="preserve">.  </w:t>
      </w:r>
      <w:r w:rsidRPr="00650266">
        <w:t xml:space="preserve">Also in the morning of November 13, fish 40 was passively contacted at the inlet’s mouth, the </w:t>
      </w:r>
      <w:r w:rsidR="00A96E71">
        <w:t>8</w:t>
      </w:r>
      <w:r w:rsidR="00A3520A" w:rsidRPr="00A3520A">
        <w:rPr>
          <w:vertAlign w:val="superscript"/>
        </w:rPr>
        <w:t>th</w:t>
      </w:r>
      <w:r w:rsidR="00A3520A">
        <w:t xml:space="preserve"> </w:t>
      </w:r>
      <w:r w:rsidRPr="00650266">
        <w:t>buoy of the refuge</w:t>
      </w:r>
      <w:r>
        <w:t>’s</w:t>
      </w:r>
      <w:r w:rsidRPr="00650266">
        <w:t xml:space="preserve"> boundary, and the fishing pier</w:t>
      </w:r>
      <w:r w:rsidR="00A96E71">
        <w:t xml:space="preserve">.  </w:t>
      </w:r>
      <w:r w:rsidRPr="00650266">
        <w:t>With a brief exception in the late evening, t</w:t>
      </w:r>
      <w:r>
        <w:t>hr</w:t>
      </w:r>
      <w:r w:rsidRPr="00650266">
        <w:t>ough most of the evening of November 13 and into the morning of November 1</w:t>
      </w:r>
      <w:r w:rsidR="00A96E71">
        <w:t>4</w:t>
      </w:r>
      <w:r w:rsidRPr="00650266">
        <w:t xml:space="preserve">, fish 40 was passively tracked in </w:t>
      </w:r>
      <w:r>
        <w:t>Boot Cove</w:t>
      </w:r>
      <w:r w:rsidR="00A96E71">
        <w:t xml:space="preserve">.  </w:t>
      </w:r>
      <w:r w:rsidRPr="00650266">
        <w:t>La</w:t>
      </w:r>
      <w:r>
        <w:t>t</w:t>
      </w:r>
      <w:r w:rsidRPr="00650266">
        <w:t xml:space="preserve">er that morning, the fish moved within detection range of the </w:t>
      </w:r>
      <w:r w:rsidR="00A96E71">
        <w:t>8</w:t>
      </w:r>
      <w:r w:rsidR="00A3520A" w:rsidRPr="00A3520A">
        <w:rPr>
          <w:vertAlign w:val="superscript"/>
        </w:rPr>
        <w:t>th</w:t>
      </w:r>
      <w:r w:rsidR="00A3520A">
        <w:t xml:space="preserve"> </w:t>
      </w:r>
      <w:r w:rsidRPr="00650266">
        <w:t>buoy at the refuge</w:t>
      </w:r>
      <w:r>
        <w:t>’s</w:t>
      </w:r>
      <w:r w:rsidRPr="00650266">
        <w:t xml:space="preserve"> boundary, the fishing pier, and the most downstream island of the inlet’s mouth</w:t>
      </w:r>
      <w:r w:rsidR="00A96E71">
        <w:t xml:space="preserve">.  </w:t>
      </w:r>
      <w:r w:rsidRPr="00650266">
        <w:t>The fish was not contacted through most of the afternoon but re-emerged at the same SUR in the inlet’s mouth in the evening of November 1</w:t>
      </w:r>
      <w:r w:rsidR="00A96E71">
        <w:t>4</w:t>
      </w:r>
      <w:r w:rsidRPr="00650266">
        <w:t xml:space="preserve"> and was then contacted again by SURs at the inlet’s mouth, the </w:t>
      </w:r>
      <w:r w:rsidR="00A96E71">
        <w:t>8</w:t>
      </w:r>
      <w:r w:rsidR="00A3520A" w:rsidRPr="00A3520A">
        <w:rPr>
          <w:vertAlign w:val="superscript"/>
        </w:rPr>
        <w:t>th</w:t>
      </w:r>
      <w:r w:rsidR="00A3520A">
        <w:t xml:space="preserve"> </w:t>
      </w:r>
      <w:r w:rsidRPr="00650266">
        <w:t>buoy of the refuge</w:t>
      </w:r>
      <w:r>
        <w:t>’s</w:t>
      </w:r>
      <w:r w:rsidRPr="00650266">
        <w:t xml:space="preserve"> boundary, and the fishing pier</w:t>
      </w:r>
      <w:r w:rsidR="00A96E71">
        <w:t xml:space="preserve">.  </w:t>
      </w:r>
      <w:r w:rsidRPr="00650266">
        <w:t>After only several hours of non-detection, this pattern continued through the</w:t>
      </w:r>
      <w:r>
        <w:t xml:space="preserve"> </w:t>
      </w:r>
      <w:r w:rsidRPr="00650266">
        <w:t>morning of November 1</w:t>
      </w:r>
      <w:r w:rsidR="00A96E71">
        <w:t xml:space="preserve">5.  </w:t>
      </w:r>
      <w:r>
        <w:t>At this time, fish 40 was suspected to be a mortality</w:t>
      </w:r>
      <w:r w:rsidR="00233A0A">
        <w:t>;</w:t>
      </w:r>
      <w:r>
        <w:t xml:space="preserve"> however</w:t>
      </w:r>
      <w:r w:rsidR="00233A0A">
        <w:t>,</w:t>
      </w:r>
      <w:r>
        <w:t xml:space="preserve"> upon investigation by </w:t>
      </w:r>
      <w:r w:rsidR="002124DB">
        <w:t>scuba divers</w:t>
      </w:r>
      <w:r>
        <w:t>, the fish was determined to still remain active</w:t>
      </w:r>
      <w:r w:rsidR="00A96E71">
        <w:t xml:space="preserve">.  </w:t>
      </w:r>
      <w:r>
        <w:t>F</w:t>
      </w:r>
      <w:r w:rsidRPr="00650266">
        <w:t xml:space="preserve">ish 40 </w:t>
      </w:r>
      <w:r>
        <w:t xml:space="preserve">then </w:t>
      </w:r>
      <w:r w:rsidRPr="00650266">
        <w:t>moved upstream in</w:t>
      </w:r>
      <w:r>
        <w:t>to</w:t>
      </w:r>
      <w:r w:rsidRPr="00650266">
        <w:t xml:space="preserve"> the inlet </w:t>
      </w:r>
      <w:r>
        <w:t>on November 1</w:t>
      </w:r>
      <w:r w:rsidR="00A96E71">
        <w:t>5</w:t>
      </w:r>
      <w:r w:rsidRPr="00650266">
        <w:t xml:space="preserve">, being contacted passively at the roost site in the inlet’s mouth and the </w:t>
      </w:r>
      <w:r w:rsidR="00A20186">
        <w:t>U.S. 95</w:t>
      </w:r>
      <w:r w:rsidRPr="00650266">
        <w:t xml:space="preserve"> bridge</w:t>
      </w:r>
      <w:r w:rsidR="00A96E71">
        <w:t xml:space="preserve">.  </w:t>
      </w:r>
      <w:r w:rsidRPr="00650266">
        <w:t>Fish 40 then remained in the inlet, being contacted passively upstream of the release site in the evening of November 1</w:t>
      </w:r>
      <w:r w:rsidR="00A96E71">
        <w:t>5</w:t>
      </w:r>
      <w:r w:rsidRPr="00650266">
        <w:t xml:space="preserve"> and </w:t>
      </w:r>
      <w:r w:rsidR="00233A0A">
        <w:t xml:space="preserve">the </w:t>
      </w:r>
      <w:r w:rsidRPr="00650266">
        <w:t>morning of November 1</w:t>
      </w:r>
      <w:r w:rsidR="00A96E71">
        <w:t xml:space="preserve">6.  </w:t>
      </w:r>
      <w:r>
        <w:t>Later in the morning of November 16</w:t>
      </w:r>
      <w:r w:rsidR="00233A0A">
        <w:t>,</w:t>
      </w:r>
      <w:r>
        <w:t xml:space="preserve"> fish 40 was detected by SURs downstream from the release site and in the left and right channel at the </w:t>
      </w:r>
      <w:r w:rsidR="00A20186">
        <w:t>U.S. 95</w:t>
      </w:r>
      <w:r>
        <w:t xml:space="preserve"> bridge</w:t>
      </w:r>
      <w:r w:rsidR="00A96E71">
        <w:t xml:space="preserve">.  </w:t>
      </w:r>
      <w:r>
        <w:t>Through mid-day, f</w:t>
      </w:r>
      <w:r w:rsidR="002C17AD">
        <w:t>ish 40 remained within range of </w:t>
      </w:r>
      <w:r>
        <w:t>the SUR downstream from the release site</w:t>
      </w:r>
      <w:r w:rsidR="00A96E71">
        <w:t xml:space="preserve">.  </w:t>
      </w:r>
      <w:r>
        <w:t xml:space="preserve">Fish 40 was briefly contacted passively at the </w:t>
      </w:r>
      <w:r w:rsidR="00A20186">
        <w:t>U.S. 95</w:t>
      </w:r>
      <w:r>
        <w:t xml:space="preserve"> bridge in the evening of November 16 but then continuously contacted at this location in the right</w:t>
      </w:r>
      <w:r w:rsidR="002C17AD">
        <w:t xml:space="preserve"> channel through the morning of </w:t>
      </w:r>
      <w:r>
        <w:t>November 17</w:t>
      </w:r>
      <w:r w:rsidR="00233A0A">
        <w:t>, the</w:t>
      </w:r>
      <w:r>
        <w:t xml:space="preserve"> afternoon of November 17</w:t>
      </w:r>
      <w:r w:rsidR="00233A0A">
        <w:t>,</w:t>
      </w:r>
      <w:r>
        <w:t xml:space="preserve"> briefly in the morning of November 18</w:t>
      </w:r>
      <w:r w:rsidR="00233A0A">
        <w:t>,</w:t>
      </w:r>
      <w:r>
        <w:t xml:space="preserve"> briefly in the late evening of November 18</w:t>
      </w:r>
      <w:r w:rsidR="00233A0A">
        <w:t>,</w:t>
      </w:r>
      <w:r>
        <w:t xml:space="preserve"> and through the morning of November 19</w:t>
      </w:r>
      <w:r w:rsidR="00A96E71">
        <w:t xml:space="preserve">.  </w:t>
      </w:r>
      <w:r>
        <w:t xml:space="preserve">During this time, fish 40 was occasionally contacted in the left channel at the </w:t>
      </w:r>
      <w:r w:rsidR="00A20186">
        <w:t>U.S. 95</w:t>
      </w:r>
      <w:r>
        <w:t xml:space="preserve"> bridge</w:t>
      </w:r>
      <w:r w:rsidR="00A96E71">
        <w:t xml:space="preserve">.  </w:t>
      </w:r>
      <w:r>
        <w:t>After all SURs were retrieved, fish 40 continued to be actively tracked</w:t>
      </w:r>
      <w:r w:rsidR="00A96E71">
        <w:t xml:space="preserve">.  </w:t>
      </w:r>
      <w:r>
        <w:t>In the morning of November 19</w:t>
      </w:r>
      <w:r w:rsidR="00233A0A">
        <w:t>,</w:t>
      </w:r>
      <w:r>
        <w:t xml:space="preserve"> fish 40 was actively tracked upstream of the </w:t>
      </w:r>
      <w:r w:rsidR="00A20186">
        <w:t>U.S. 95</w:t>
      </w:r>
      <w:r>
        <w:t xml:space="preserve"> bridge and recorded as moving</w:t>
      </w:r>
      <w:r w:rsidR="00233A0A">
        <w:t>,</w:t>
      </w:r>
      <w:r>
        <w:t xml:space="preserve"> but contact was lost after </w:t>
      </w:r>
      <w:r w:rsidR="00233A0A">
        <w:t>10</w:t>
      </w:r>
      <w:r>
        <w:t xml:space="preserve"> minutes</w:t>
      </w:r>
      <w:r w:rsidR="00A96E71">
        <w:t xml:space="preserve">.  </w:t>
      </w:r>
      <w:r>
        <w:t>Later in the morning of November 19</w:t>
      </w:r>
      <w:r w:rsidR="00E64FC1">
        <w:t>,</w:t>
      </w:r>
      <w:r>
        <w:t xml:space="preserve"> fish 40 was contacted in the same area</w:t>
      </w:r>
      <w:r w:rsidR="00A96E71">
        <w:t xml:space="preserve">.  </w:t>
      </w:r>
      <w:r>
        <w:t>In the evening of November 19</w:t>
      </w:r>
      <w:r w:rsidR="00233A0A">
        <w:t>,</w:t>
      </w:r>
      <w:r>
        <w:t xml:space="preserve"> fish 40 was actively triangulated downstream from the </w:t>
      </w:r>
      <w:r w:rsidR="00A20186">
        <w:t>U.S. 95</w:t>
      </w:r>
      <w:r>
        <w:t xml:space="preserve"> bridge</w:t>
      </w:r>
      <w:r w:rsidR="00A96E71">
        <w:t xml:space="preserve">.  </w:t>
      </w:r>
      <w:r>
        <w:t>Here, the use of a dredge revealed that submerged aquatic vegetation was absent</w:t>
      </w:r>
      <w:r w:rsidR="00A96E71">
        <w:t xml:space="preserve">.  </w:t>
      </w:r>
      <w:r>
        <w:t>Later in the evening of November 19</w:t>
      </w:r>
      <w:r w:rsidR="00233A0A">
        <w:t>,</w:t>
      </w:r>
      <w:r>
        <w:t xml:space="preserve"> fish 40 was actively triangulated near a clump of cattail in the river inlet</w:t>
      </w:r>
      <w:r w:rsidR="00A96E71">
        <w:t xml:space="preserve">.  </w:t>
      </w:r>
      <w:r>
        <w:t xml:space="preserve">This fish did not move </w:t>
      </w:r>
      <w:r w:rsidR="00233A0A">
        <w:t xml:space="preserve">from this </w:t>
      </w:r>
      <w:r>
        <w:t xml:space="preserve">location for up to </w:t>
      </w:r>
      <w:r w:rsidR="00233A0A">
        <w:t>3</w:t>
      </w:r>
      <w:r>
        <w:t xml:space="preserve"> hours that evening</w:t>
      </w:r>
      <w:r w:rsidR="00A96E71">
        <w:t xml:space="preserve">.  </w:t>
      </w:r>
      <w:r>
        <w:t>In the morning of November 20</w:t>
      </w:r>
      <w:r w:rsidR="00233A0A">
        <w:t>,</w:t>
      </w:r>
      <w:r>
        <w:t xml:space="preserve"> fish 40 was actively triangulated </w:t>
      </w:r>
      <w:r>
        <w:lastRenderedPageBreak/>
        <w:t>upstream of the bridge at the same location as the previous morning</w:t>
      </w:r>
      <w:r w:rsidR="00A96E71">
        <w:t xml:space="preserve">.  </w:t>
      </w:r>
      <w:r>
        <w:t>The fish was not disturbed by the boat</w:t>
      </w:r>
      <w:r w:rsidR="00A96E71">
        <w:t xml:space="preserve">.  </w:t>
      </w:r>
      <w:r>
        <w:t>In the evening of November 20</w:t>
      </w:r>
      <w:r w:rsidR="00233A0A">
        <w:t>,</w:t>
      </w:r>
      <w:r>
        <w:t xml:space="preserve"> fish 40 was again upstream of the </w:t>
      </w:r>
      <w:r w:rsidR="00A20186">
        <w:t>U.S. 95</w:t>
      </w:r>
      <w:r>
        <w:t xml:space="preserve"> bridge but 100 m downstream </w:t>
      </w:r>
      <w:r w:rsidR="00B65B65">
        <w:t>from</w:t>
      </w:r>
      <w:r>
        <w:t xml:space="preserve"> the previously triangulated location</w:t>
      </w:r>
      <w:r w:rsidR="00A96E71">
        <w:t xml:space="preserve">.  </w:t>
      </w:r>
      <w:r>
        <w:t>Later tracking that evening did appear to disturb the fish</w:t>
      </w:r>
      <w:r w:rsidR="00233A0A">
        <w:t>,</w:t>
      </w:r>
      <w:r>
        <w:t xml:space="preserve"> and it moved downstream</w:t>
      </w:r>
      <w:r w:rsidR="00A96E71">
        <w:t xml:space="preserve">.  </w:t>
      </w:r>
      <w:r>
        <w:t>Upon motoring the boat away from the area, fish 40 returned to its disturbed location</w:t>
      </w:r>
      <w:r w:rsidR="00A96E71">
        <w:t xml:space="preserve">.  </w:t>
      </w:r>
      <w:r>
        <w:t>In the morning of November 21</w:t>
      </w:r>
      <w:r w:rsidR="00233A0A">
        <w:t>,</w:t>
      </w:r>
      <w:r>
        <w:t xml:space="preserve"> fish 40 was upstream of the </w:t>
      </w:r>
      <w:r w:rsidR="00A20186">
        <w:t>U.S. 95</w:t>
      </w:r>
      <w:r>
        <w:t xml:space="preserve"> bridge in a similar location</w:t>
      </w:r>
      <w:r w:rsidR="00A96E71">
        <w:t xml:space="preserve">.  </w:t>
      </w:r>
      <w:r>
        <w:t>Fish 40 was still active by the end of the autumn telemetry study.</w:t>
      </w:r>
    </w:p>
    <w:p w14:paraId="60753126" w14:textId="77777777" w:rsidR="000A096F" w:rsidRDefault="000A096F" w:rsidP="00A757C6"/>
    <w:p w14:paraId="6E2648E2" w14:textId="77777777" w:rsidR="00A757C6" w:rsidRDefault="00A757C6" w:rsidP="00A757C6"/>
    <w:p w14:paraId="4DC6FB84" w14:textId="77777777" w:rsidR="00A757C6" w:rsidRPr="00CD178B" w:rsidRDefault="00A757C6" w:rsidP="000A096F">
      <w:pPr>
        <w:pStyle w:val="Attachment-heading2"/>
      </w:pPr>
      <w:r>
        <w:t>Fish 68-2</w:t>
      </w:r>
    </w:p>
    <w:p w14:paraId="65ABC2B4" w14:textId="77777777" w:rsidR="00A757C6" w:rsidRDefault="00A757C6" w:rsidP="00A757C6"/>
    <w:p w14:paraId="095965BC" w14:textId="244E184C" w:rsidR="00A757C6" w:rsidRDefault="00A757C6" w:rsidP="00A757C6">
      <w:r w:rsidRPr="008C0360">
        <w:t>Fish 68 (TL</w:t>
      </w:r>
      <w:r w:rsidR="009B3567">
        <w:t xml:space="preserve"> = </w:t>
      </w:r>
      <w:r w:rsidRPr="008C0360">
        <w:t>315 mm and M</w:t>
      </w:r>
      <w:r w:rsidR="009B3567">
        <w:t xml:space="preserve"> = </w:t>
      </w:r>
      <w:r w:rsidRPr="008C0360">
        <w:t xml:space="preserve">271 g) was released into </w:t>
      </w:r>
      <w:r w:rsidR="00176AA0">
        <w:t>the Bill Williams River i</w:t>
      </w:r>
      <w:r>
        <w:t>nlet</w:t>
      </w:r>
      <w:r w:rsidRPr="008C0360">
        <w:t xml:space="preserve"> on October 21, 2014</w:t>
      </w:r>
      <w:r w:rsidR="00A96E71">
        <w:t xml:space="preserve">.  </w:t>
      </w:r>
      <w:r w:rsidRPr="008C0360">
        <w:t>SURs immediately contacted this fish downstream from the release site and later that evening upstream of the release site</w:t>
      </w:r>
      <w:r w:rsidR="00A96E71">
        <w:t xml:space="preserve">.  </w:t>
      </w:r>
      <w:r w:rsidRPr="008C0360">
        <w:t>Active tracking triangulated the fish upstream of the SUR placed upstream of the release site on river left</w:t>
      </w:r>
      <w:r w:rsidR="00A96E71">
        <w:t xml:space="preserve">.  </w:t>
      </w:r>
      <w:r w:rsidRPr="008C0360">
        <w:t>The fish was not disturbed by boat at this time</w:t>
      </w:r>
      <w:r w:rsidR="00A96E71">
        <w:t xml:space="preserve">.  </w:t>
      </w:r>
      <w:r w:rsidRPr="008C0360">
        <w:t>The fish was not contacted again until the evening of October 2</w:t>
      </w:r>
      <w:r w:rsidR="00A96E71">
        <w:t>2</w:t>
      </w:r>
      <w:r w:rsidRPr="008C0360">
        <w:t xml:space="preserve"> at the most upstream SUR in the Bill Williams River where it remained into the morning of October 2</w:t>
      </w:r>
      <w:r w:rsidR="00A96E71">
        <w:t xml:space="preserve">3.  </w:t>
      </w:r>
      <w:r w:rsidRPr="008C0360">
        <w:t>In the evening of October 2</w:t>
      </w:r>
      <w:r w:rsidR="00A96E71">
        <w:t>3</w:t>
      </w:r>
      <w:r w:rsidRPr="008C0360">
        <w:t xml:space="preserve">, active efforts contacted fish 68 downstream from the release site and upstream of the </w:t>
      </w:r>
      <w:r w:rsidR="00A20186">
        <w:t>U.S. 95</w:t>
      </w:r>
      <w:r w:rsidRPr="008C0360">
        <w:t xml:space="preserve"> bridge where the fish was recorded as moving upstream</w:t>
      </w:r>
      <w:r w:rsidR="00A96E71">
        <w:t xml:space="preserve">.  </w:t>
      </w:r>
      <w:r w:rsidRPr="008C0360">
        <w:t>Through the late evening of October 2</w:t>
      </w:r>
      <w:r w:rsidR="00A96E71">
        <w:t>3</w:t>
      </w:r>
      <w:r w:rsidRPr="008C0360">
        <w:t>, fish 68 was passively tracked near the SUR deployed upstream of the release site</w:t>
      </w:r>
      <w:r w:rsidR="00A96E71">
        <w:t xml:space="preserve">.  </w:t>
      </w:r>
      <w:r w:rsidRPr="008C0360">
        <w:t>The fish was not contacted on October 2</w:t>
      </w:r>
      <w:r w:rsidR="00A96E71">
        <w:t>4</w:t>
      </w:r>
      <w:r w:rsidRPr="008C0360">
        <w:t xml:space="preserve"> but was passively detected periodicall</w:t>
      </w:r>
      <w:r w:rsidR="00233A0A">
        <w:t>y through October </w:t>
      </w:r>
      <w:r w:rsidRPr="008C0360">
        <w:t>2</w:t>
      </w:r>
      <w:r w:rsidR="00A96E71">
        <w:t>5</w:t>
      </w:r>
      <w:r w:rsidRPr="008C0360">
        <w:t xml:space="preserve"> at the most upstream SUR site and briefly at the SUR upstream of the release site</w:t>
      </w:r>
      <w:r w:rsidR="00A96E71">
        <w:t xml:space="preserve">.  </w:t>
      </w:r>
      <w:r w:rsidRPr="008C0360">
        <w:t>On October 2</w:t>
      </w:r>
      <w:r w:rsidR="00A96E71">
        <w:t>6</w:t>
      </w:r>
      <w:r w:rsidRPr="008C0360">
        <w:t xml:space="preserve"> and 2</w:t>
      </w:r>
      <w:r w:rsidR="00A96E71">
        <w:t>8</w:t>
      </w:r>
      <w:r w:rsidRPr="008C0360">
        <w:t>, fish 68 was only passively recorded at the most upstream SUR site for short periods of time in the mornings</w:t>
      </w:r>
      <w:r w:rsidR="00A96E71">
        <w:t xml:space="preserve">.  </w:t>
      </w:r>
      <w:r w:rsidRPr="008C0360">
        <w:t>In the late morning of October 2</w:t>
      </w:r>
      <w:r w:rsidR="00A96E71">
        <w:t>8</w:t>
      </w:r>
      <w:r w:rsidRPr="008C0360">
        <w:t xml:space="preserve"> and early morning of October 2</w:t>
      </w:r>
      <w:r w:rsidR="00A96E71">
        <w:t>9</w:t>
      </w:r>
      <w:r w:rsidRPr="008C0360">
        <w:t>, fish 68 was also actively triangulated upstream of the most upstream SUR site in the mid-channel near woody debris</w:t>
      </w:r>
      <w:r w:rsidR="00A96E71">
        <w:t xml:space="preserve">.  </w:t>
      </w:r>
      <w:r w:rsidRPr="008C0360">
        <w:t>In the morning of October 2</w:t>
      </w:r>
      <w:r w:rsidR="00A96E71">
        <w:t>9</w:t>
      </w:r>
      <w:r w:rsidRPr="008C0360">
        <w:t>, this fish continued to be passively tracked at the most upstream SUR site</w:t>
      </w:r>
      <w:r w:rsidR="00A96E71">
        <w:t xml:space="preserve">.  </w:t>
      </w:r>
      <w:r w:rsidRPr="008C0360">
        <w:t>Fish 68 then moved downstream through the afternoon of October 2</w:t>
      </w:r>
      <w:r w:rsidR="00A96E71">
        <w:t>9</w:t>
      </w:r>
      <w:r w:rsidRPr="008C0360">
        <w:t xml:space="preserve">, as evidenced by passive contacts on SURs deployed upstream of the release site, downstream from the release site, at the roost site among the cattail islands, and the </w:t>
      </w:r>
      <w:r w:rsidR="00A20186">
        <w:t>U.S. 95</w:t>
      </w:r>
      <w:r w:rsidRPr="008C0360">
        <w:t xml:space="preserve"> bridge in the left and right channels</w:t>
      </w:r>
      <w:r w:rsidR="00A96E71">
        <w:t xml:space="preserve">.  </w:t>
      </w:r>
      <w:r w:rsidRPr="008C0360">
        <w:t xml:space="preserve">Next, the fish was passively contacted at the fishing pier, across from Takeoff Point, the cove on the north shore near the refuge’s boundary, and the </w:t>
      </w:r>
      <w:r w:rsidR="00A96E71">
        <w:t>8</w:t>
      </w:r>
      <w:r w:rsidR="00E64FC1" w:rsidRPr="00E64FC1">
        <w:rPr>
          <w:vertAlign w:val="superscript"/>
        </w:rPr>
        <w:t>th</w:t>
      </w:r>
      <w:r w:rsidRPr="008C0360">
        <w:t>, 12</w:t>
      </w:r>
      <w:r w:rsidRPr="00E64FC1">
        <w:rPr>
          <w:vertAlign w:val="superscript"/>
        </w:rPr>
        <w:t>th</w:t>
      </w:r>
      <w:r w:rsidRPr="008C0360">
        <w:t>, and 1</w:t>
      </w:r>
      <w:r w:rsidR="00A96E71">
        <w:t>6</w:t>
      </w:r>
      <w:r w:rsidR="00A3520A" w:rsidRPr="00A3520A">
        <w:rPr>
          <w:vertAlign w:val="superscript"/>
        </w:rPr>
        <w:t>th</w:t>
      </w:r>
      <w:r w:rsidR="00A3520A">
        <w:t xml:space="preserve"> </w:t>
      </w:r>
      <w:r w:rsidRPr="008C0360">
        <w:t>buoy</w:t>
      </w:r>
      <w:r w:rsidR="00E64FC1">
        <w:t>s</w:t>
      </w:r>
      <w:r w:rsidRPr="008C0360">
        <w:t xml:space="preserve"> along the refuge’s boundary</w:t>
      </w:r>
      <w:r w:rsidR="00A96E71">
        <w:t xml:space="preserve">.  </w:t>
      </w:r>
      <w:r w:rsidRPr="008C0360">
        <w:t>Fish 68 continued to be contacted at these locations through the evening of October 2</w:t>
      </w:r>
      <w:r w:rsidR="00A96E71">
        <w:t xml:space="preserve">9.  </w:t>
      </w:r>
      <w:r w:rsidRPr="008C0360">
        <w:t>This pattern continued into the morning of October 3</w:t>
      </w:r>
      <w:r w:rsidR="00A96E71">
        <w:t>0</w:t>
      </w:r>
      <w:r w:rsidRPr="008C0360">
        <w:t xml:space="preserve"> along with additional passive contacts across from </w:t>
      </w:r>
      <w:r>
        <w:t>Bird</w:t>
      </w:r>
      <w:r w:rsidRPr="008C0360">
        <w:t xml:space="preserve"> Island in the early morning</w:t>
      </w:r>
      <w:r w:rsidR="00A96E71">
        <w:t xml:space="preserve">.  </w:t>
      </w:r>
      <w:r w:rsidRPr="008C0360">
        <w:t xml:space="preserve">Later in the morning, passive contact at the </w:t>
      </w:r>
      <w:r w:rsidR="00A96E71">
        <w:t>4</w:t>
      </w:r>
      <w:r w:rsidR="00A3520A" w:rsidRPr="00A3520A">
        <w:rPr>
          <w:vertAlign w:val="superscript"/>
        </w:rPr>
        <w:t>th</w:t>
      </w:r>
      <w:r w:rsidR="00A3520A">
        <w:t xml:space="preserve"> </w:t>
      </w:r>
      <w:r w:rsidRPr="008C0360">
        <w:t>buoy along the refuge’s boundary was added to the contact locations</w:t>
      </w:r>
      <w:r w:rsidR="00A96E71">
        <w:t xml:space="preserve">.  </w:t>
      </w:r>
      <w:r w:rsidRPr="008C0360">
        <w:t>By the afternoon and into the evening of October 3</w:t>
      </w:r>
      <w:r w:rsidR="00A96E71">
        <w:t>0</w:t>
      </w:r>
      <w:r w:rsidRPr="008C0360">
        <w:t xml:space="preserve"> and morning of October 3</w:t>
      </w:r>
      <w:r w:rsidR="00A96E71">
        <w:t>1</w:t>
      </w:r>
      <w:r w:rsidRPr="008C0360">
        <w:t xml:space="preserve">, passive </w:t>
      </w:r>
      <w:r>
        <w:t>tracking</w:t>
      </w:r>
      <w:r w:rsidRPr="008C0360">
        <w:t xml:space="preserve"> </w:t>
      </w:r>
      <w:r>
        <w:t xml:space="preserve">was </w:t>
      </w:r>
      <w:r w:rsidRPr="008C0360">
        <w:t xml:space="preserve">dominated by contacts </w:t>
      </w:r>
      <w:r w:rsidR="00233A0A">
        <w:t>of</w:t>
      </w:r>
      <w:r w:rsidRPr="008C0360">
        <w:t xml:space="preserve"> SURs located at buoys along the refuge’s boundary</w:t>
      </w:r>
      <w:r w:rsidR="00A96E71">
        <w:t xml:space="preserve">.  </w:t>
      </w:r>
      <w:r w:rsidRPr="008C0360">
        <w:t>Active tracking confirmed the fish’s location in the evening of October 3</w:t>
      </w:r>
      <w:r w:rsidR="00A96E71">
        <w:t>0</w:t>
      </w:r>
      <w:r w:rsidRPr="008C0360">
        <w:t xml:space="preserve"> between the </w:t>
      </w:r>
      <w:r w:rsidR="00A96E71">
        <w:t>8</w:t>
      </w:r>
      <w:r w:rsidR="00A3520A" w:rsidRPr="00A3520A">
        <w:rPr>
          <w:vertAlign w:val="superscript"/>
        </w:rPr>
        <w:t>th</w:t>
      </w:r>
      <w:r w:rsidR="00A3520A">
        <w:t xml:space="preserve"> and 12</w:t>
      </w:r>
      <w:r w:rsidR="00A3520A" w:rsidRPr="00A3520A">
        <w:rPr>
          <w:vertAlign w:val="superscript"/>
        </w:rPr>
        <w:t>th</w:t>
      </w:r>
      <w:r w:rsidR="00A3520A">
        <w:t xml:space="preserve"> </w:t>
      </w:r>
      <w:r w:rsidRPr="008C0360">
        <w:t>buoy</w:t>
      </w:r>
      <w:r w:rsidR="00A3520A">
        <w:t>s</w:t>
      </w:r>
      <w:r w:rsidR="00A96E71">
        <w:t xml:space="preserve">.  </w:t>
      </w:r>
      <w:r w:rsidRPr="008C0360">
        <w:t>Later in the morning of October 3</w:t>
      </w:r>
      <w:r w:rsidR="00A96E71">
        <w:t>1</w:t>
      </w:r>
      <w:r w:rsidRPr="008C0360">
        <w:t>, SURs at the cove on the north shore near the refuge’s boundary, at Takeoff Point</w:t>
      </w:r>
      <w:r w:rsidR="00233A0A">
        <w:t>,</w:t>
      </w:r>
      <w:r w:rsidRPr="008C0360">
        <w:t xml:space="preserve"> </w:t>
      </w:r>
      <w:r w:rsidR="00233A0A">
        <w:t>and</w:t>
      </w:r>
      <w:r w:rsidRPr="008C0360">
        <w:t xml:space="preserve"> across </w:t>
      </w:r>
      <w:r w:rsidRPr="008C0360">
        <w:lastRenderedPageBreak/>
        <w:t>from Takeoff P</w:t>
      </w:r>
      <w:r w:rsidR="00233A0A">
        <w:t>oint recorded contacts of f</w:t>
      </w:r>
      <w:r w:rsidRPr="008C0360">
        <w:t>ish 68</w:t>
      </w:r>
      <w:r w:rsidR="00A96E71">
        <w:t xml:space="preserve">.  </w:t>
      </w:r>
      <w:r w:rsidRPr="008C0360">
        <w:t>Through most of the afternoon and into the evening of October 3</w:t>
      </w:r>
      <w:r w:rsidR="00A96E71">
        <w:t>1</w:t>
      </w:r>
      <w:r w:rsidRPr="008C0360">
        <w:t>, fish 68 remained within range of the SUR across from Takeoff Point</w:t>
      </w:r>
      <w:r w:rsidR="00A96E71">
        <w:t xml:space="preserve">.  </w:t>
      </w:r>
      <w:r w:rsidRPr="008C0360">
        <w:t>Into the later evening of October 3</w:t>
      </w:r>
      <w:r w:rsidR="00A96E71">
        <w:t>1</w:t>
      </w:r>
      <w:r w:rsidRPr="008C0360">
        <w:t xml:space="preserve"> and early morning of November </w:t>
      </w:r>
      <w:r w:rsidR="00A96E71">
        <w:t>1</w:t>
      </w:r>
      <w:r w:rsidRPr="008C0360">
        <w:t>, fish 68 began to be contacted at the buoys along the refuge’s boundary, the cove on the north shore near the refuge’s boundary, and this fishing pier, in addition to Takeoff Point</w:t>
      </w:r>
      <w:r w:rsidR="00A96E71">
        <w:t xml:space="preserve">.  </w:t>
      </w:r>
      <w:r w:rsidRPr="008C0360">
        <w:t>Through the later morning, afternoon, and evening, fish 68 was only contacted by the SUR across from Takeoff Point</w:t>
      </w:r>
      <w:r w:rsidR="00A96E71">
        <w:t xml:space="preserve">.  </w:t>
      </w:r>
      <w:r w:rsidRPr="008C0360">
        <w:t>The fish was last contacted at this time before</w:t>
      </w:r>
      <w:r w:rsidR="00233A0A">
        <w:t xml:space="preserve"> being actively detected under p</w:t>
      </w:r>
      <w:r w:rsidRPr="008C0360">
        <w:t xml:space="preserve">ower </w:t>
      </w:r>
      <w:r w:rsidR="00233A0A">
        <w:t>l</w:t>
      </w:r>
      <w:r w:rsidRPr="008C0360">
        <w:t>ines upstream of Parker Dam</w:t>
      </w:r>
      <w:r w:rsidR="00A96E71">
        <w:t xml:space="preserve">.  </w:t>
      </w:r>
      <w:r w:rsidRPr="008C0360">
        <w:t>Fish 68 was determined a mortality November 12</w:t>
      </w:r>
      <w:r w:rsidR="00233A0A">
        <w:t>, 2014,</w:t>
      </w:r>
      <w:r w:rsidRPr="008C0360">
        <w:t xml:space="preserve"> and tag 68 was recovered by </w:t>
      </w:r>
      <w:r w:rsidR="002124DB">
        <w:t>scuba divers</w:t>
      </w:r>
      <w:r w:rsidRPr="008C0360">
        <w:t xml:space="preserve"> on November 13.</w:t>
      </w:r>
    </w:p>
    <w:p w14:paraId="0AEB641C" w14:textId="77777777" w:rsidR="000A096F" w:rsidRDefault="000A096F" w:rsidP="00A757C6"/>
    <w:p w14:paraId="45A097D1" w14:textId="77777777" w:rsidR="00A757C6" w:rsidRDefault="00A757C6" w:rsidP="00A757C6"/>
    <w:p w14:paraId="3CED0172" w14:textId="77777777" w:rsidR="00A757C6" w:rsidRPr="00CD178B" w:rsidRDefault="00A757C6" w:rsidP="000A096F">
      <w:pPr>
        <w:pStyle w:val="Attachment-heading2"/>
      </w:pPr>
      <w:r>
        <w:t>Fish 70-2</w:t>
      </w:r>
    </w:p>
    <w:p w14:paraId="6B5D480E" w14:textId="77777777" w:rsidR="00A757C6" w:rsidRDefault="00A757C6" w:rsidP="00A757C6"/>
    <w:p w14:paraId="74A23286" w14:textId="35479BDE" w:rsidR="00A757C6" w:rsidRDefault="00A757C6" w:rsidP="00A757C6">
      <w:r w:rsidRPr="009F0148">
        <w:t>Fish 70 (TL</w:t>
      </w:r>
      <w:r w:rsidR="009B3567">
        <w:t xml:space="preserve"> = </w:t>
      </w:r>
      <w:r w:rsidRPr="009F0148">
        <w:t>340 mm and M</w:t>
      </w:r>
      <w:r w:rsidR="009B3567">
        <w:t xml:space="preserve"> = </w:t>
      </w:r>
      <w:r w:rsidRPr="009F0148">
        <w:t xml:space="preserve">340 g) was released into </w:t>
      </w:r>
      <w:r w:rsidR="004923B6">
        <w:t>the Bill Williams River i</w:t>
      </w:r>
      <w:r>
        <w:t>nlet</w:t>
      </w:r>
      <w:r w:rsidRPr="009F0148">
        <w:t xml:space="preserve"> on October 21, 2014</w:t>
      </w:r>
      <w:r w:rsidR="00233A0A">
        <w:t>,</w:t>
      </w:r>
      <w:r w:rsidRPr="009F0148">
        <w:t xml:space="preserve"> and was immediately passively contacted by a SUR deployed downstream from the release site</w:t>
      </w:r>
      <w:r w:rsidR="00A96E71">
        <w:t xml:space="preserve">.  </w:t>
      </w:r>
      <w:r w:rsidRPr="009F0148">
        <w:t>Through the evening of October 2</w:t>
      </w:r>
      <w:r w:rsidR="00A96E71">
        <w:t>1</w:t>
      </w:r>
      <w:r w:rsidRPr="009F0148">
        <w:t xml:space="preserve">, SURs in the right and left channel at the </w:t>
      </w:r>
      <w:r w:rsidR="00A20186">
        <w:t>U.S. 95</w:t>
      </w:r>
      <w:r w:rsidRPr="009F0148">
        <w:t xml:space="preserve"> bridge contacted fish 70</w:t>
      </w:r>
      <w:r w:rsidR="00A96E71">
        <w:t xml:space="preserve">.  </w:t>
      </w:r>
      <w:r w:rsidRPr="009F0148">
        <w:t>Active tracking confirmed the fish’s location during this time near the bridge and described the fish to be active</w:t>
      </w:r>
      <w:r w:rsidR="00A96E71">
        <w:t xml:space="preserve">.  </w:t>
      </w:r>
      <w:r w:rsidRPr="009F0148">
        <w:t>Fish 70 remained near this location through the morning of October 2</w:t>
      </w:r>
      <w:r w:rsidR="00A96E71">
        <w:t>2</w:t>
      </w:r>
      <w:r w:rsidRPr="009F0148">
        <w:t xml:space="preserve"> before moving out of detection range</w:t>
      </w:r>
      <w:r w:rsidR="00A96E71">
        <w:t xml:space="preserve">.  </w:t>
      </w:r>
      <w:r w:rsidRPr="009F0148">
        <w:t>In the late evening of October 2</w:t>
      </w:r>
      <w:r w:rsidR="00A96E71">
        <w:t>2</w:t>
      </w:r>
      <w:r w:rsidRPr="009F0148">
        <w:t xml:space="preserve"> and early morning of October 2</w:t>
      </w:r>
      <w:r w:rsidR="00A96E71">
        <w:t>3</w:t>
      </w:r>
      <w:r w:rsidRPr="009F0148">
        <w:t>, the fish was passively contacted downstream from the release site</w:t>
      </w:r>
      <w:r w:rsidR="00A96E71">
        <w:t xml:space="preserve">.  </w:t>
      </w:r>
      <w:r w:rsidRPr="009F0148">
        <w:t>In the later morning of October 2</w:t>
      </w:r>
      <w:r w:rsidR="00A96E71">
        <w:t>3</w:t>
      </w:r>
      <w:r w:rsidRPr="009F0148">
        <w:t xml:space="preserve">, fish 70 was also contacted by SURs at the </w:t>
      </w:r>
      <w:r w:rsidR="00A20186">
        <w:t>U.S. 95</w:t>
      </w:r>
      <w:r w:rsidRPr="009F0148">
        <w:t xml:space="preserve"> bridge</w:t>
      </w:r>
      <w:r w:rsidR="00A96E71">
        <w:t xml:space="preserve">.  </w:t>
      </w:r>
      <w:r w:rsidRPr="009F0148">
        <w:t>Active tracking during this time again confirmed the fish’s location twice upstream of the bridge</w:t>
      </w:r>
      <w:r w:rsidR="00A96E71">
        <w:t xml:space="preserve">.  </w:t>
      </w:r>
      <w:r w:rsidRPr="009F0148">
        <w:t xml:space="preserve">Fish 70 was not contacted during most of the mid-day but was passively tracked by SURs at the </w:t>
      </w:r>
      <w:r w:rsidR="00A20186">
        <w:t>U.S. 95</w:t>
      </w:r>
      <w:r w:rsidRPr="009F0148">
        <w:t xml:space="preserve"> bridge and in the peripheral channel of </w:t>
      </w:r>
      <w:r w:rsidR="004923B6">
        <w:t>the Bill Williams River i</w:t>
      </w:r>
      <w:r>
        <w:t>nlet</w:t>
      </w:r>
      <w:r w:rsidRPr="009F0148">
        <w:t xml:space="preserve"> in the evening of October 2</w:t>
      </w:r>
      <w:r w:rsidR="00A96E71">
        <w:t xml:space="preserve">3.  </w:t>
      </w:r>
      <w:r w:rsidRPr="009F0148">
        <w:t xml:space="preserve">Fish 70 was next contacted by SURs across from Bird Island, the </w:t>
      </w:r>
      <w:r w:rsidR="00A96E71">
        <w:t>8</w:t>
      </w:r>
      <w:r w:rsidR="00A3520A" w:rsidRPr="00A3520A">
        <w:rPr>
          <w:vertAlign w:val="superscript"/>
        </w:rPr>
        <w:t>th</w:t>
      </w:r>
      <w:r w:rsidR="00A3520A">
        <w:t xml:space="preserve"> and 12</w:t>
      </w:r>
      <w:r w:rsidR="00A3520A" w:rsidRPr="00A3520A">
        <w:rPr>
          <w:vertAlign w:val="superscript"/>
        </w:rPr>
        <w:t>th</w:t>
      </w:r>
      <w:r w:rsidR="00A3520A">
        <w:t xml:space="preserve"> </w:t>
      </w:r>
      <w:r w:rsidRPr="009F0148">
        <w:t>buoy</w:t>
      </w:r>
      <w:r w:rsidR="00A3520A">
        <w:t>s</w:t>
      </w:r>
      <w:r w:rsidRPr="009F0148">
        <w:t xml:space="preserve"> along the refuge’s boundary, and at the most downstream cattail island where it was continuously contacted into the morning of October 2</w:t>
      </w:r>
      <w:r w:rsidR="00A96E71">
        <w:t xml:space="preserve">4.  </w:t>
      </w:r>
      <w:r w:rsidRPr="009F0148">
        <w:t>During the morning of October 2</w:t>
      </w:r>
      <w:r w:rsidR="00A96E71">
        <w:t>4</w:t>
      </w:r>
      <w:r w:rsidRPr="009F0148">
        <w:t>, fish 70 was also passively contacted at the fishing pier and across from Bird Island</w:t>
      </w:r>
      <w:r w:rsidR="00A96E71">
        <w:t xml:space="preserve">.  </w:t>
      </w:r>
      <w:r w:rsidRPr="009F0148">
        <w:t>Fish 70 was only briefly contacted in the evening of October 2</w:t>
      </w:r>
      <w:r w:rsidR="00A96E71">
        <w:t>4</w:t>
      </w:r>
      <w:r w:rsidRPr="009F0148">
        <w:t xml:space="preserve"> at the </w:t>
      </w:r>
      <w:r w:rsidR="00A96E71">
        <w:t>8</w:t>
      </w:r>
      <w:r w:rsidR="00333666" w:rsidRPr="00333666">
        <w:rPr>
          <w:vertAlign w:val="superscript"/>
        </w:rPr>
        <w:t>th</w:t>
      </w:r>
      <w:r w:rsidR="00333666">
        <w:t xml:space="preserve"> </w:t>
      </w:r>
      <w:r w:rsidRPr="009F0148">
        <w:t>buoy along the refuge’s boundary</w:t>
      </w:r>
      <w:r w:rsidR="00A96E71">
        <w:t xml:space="preserve">.  </w:t>
      </w:r>
      <w:r w:rsidRPr="009F0148">
        <w:t>Beginning in the morning and through the evening of October 2</w:t>
      </w:r>
      <w:r w:rsidR="00A96E71">
        <w:t>5</w:t>
      </w:r>
      <w:r w:rsidR="00233A0A">
        <w:t>, fish </w:t>
      </w:r>
      <w:r w:rsidRPr="009F0148">
        <w:t xml:space="preserve">70 was continuously contacted at the </w:t>
      </w:r>
      <w:r w:rsidR="00A96E71">
        <w:t>8</w:t>
      </w:r>
      <w:r w:rsidR="00A3520A" w:rsidRPr="00A3520A">
        <w:rPr>
          <w:vertAlign w:val="superscript"/>
        </w:rPr>
        <w:t>th</w:t>
      </w:r>
      <w:r w:rsidR="00A3520A">
        <w:t xml:space="preserve"> and 12</w:t>
      </w:r>
      <w:r w:rsidR="00A3520A" w:rsidRPr="00A3520A">
        <w:rPr>
          <w:vertAlign w:val="superscript"/>
        </w:rPr>
        <w:t>th</w:t>
      </w:r>
      <w:r w:rsidR="00A3520A">
        <w:t xml:space="preserve"> </w:t>
      </w:r>
      <w:r w:rsidRPr="009F0148">
        <w:t>buoy</w:t>
      </w:r>
      <w:r w:rsidR="00A3520A">
        <w:t>s</w:t>
      </w:r>
      <w:r w:rsidRPr="009F0148">
        <w:t xml:space="preserve"> along the refuge’s boundary</w:t>
      </w:r>
      <w:r w:rsidR="00A96E71">
        <w:t xml:space="preserve">.  </w:t>
      </w:r>
      <w:r w:rsidRPr="009F0148">
        <w:t>Fish 70 moved out of detection range in the late evening of October 2</w:t>
      </w:r>
      <w:r w:rsidR="00A96E71">
        <w:t>5</w:t>
      </w:r>
      <w:r w:rsidRPr="009F0148">
        <w:t xml:space="preserve"> and emerged near the SUR deployed across from Bird Island in the early morning of October 2</w:t>
      </w:r>
      <w:r w:rsidR="00A96E71">
        <w:t>6</w:t>
      </w:r>
      <w:r w:rsidRPr="009F0148">
        <w:t xml:space="preserve"> when it was also within detection range of SURs at the </w:t>
      </w:r>
      <w:r w:rsidR="00A96E71">
        <w:t>8</w:t>
      </w:r>
      <w:r w:rsidR="00E64FC1" w:rsidRPr="00E64FC1">
        <w:rPr>
          <w:vertAlign w:val="superscript"/>
        </w:rPr>
        <w:t>th</w:t>
      </w:r>
      <w:r w:rsidRPr="009F0148">
        <w:t>, 12</w:t>
      </w:r>
      <w:r w:rsidRPr="00E64FC1">
        <w:rPr>
          <w:vertAlign w:val="superscript"/>
        </w:rPr>
        <w:t>th</w:t>
      </w:r>
      <w:r w:rsidR="00E64FC1" w:rsidRPr="00E64FC1">
        <w:t>,</w:t>
      </w:r>
      <w:r w:rsidR="00E64FC1">
        <w:t xml:space="preserve"> </w:t>
      </w:r>
      <w:r w:rsidRPr="009F0148">
        <w:t xml:space="preserve">and occasionally </w:t>
      </w:r>
      <w:r w:rsidR="00A96E71">
        <w:t>4</w:t>
      </w:r>
      <w:r w:rsidR="00333666" w:rsidRPr="00333666">
        <w:rPr>
          <w:vertAlign w:val="superscript"/>
        </w:rPr>
        <w:t>th</w:t>
      </w:r>
      <w:r w:rsidR="00333666">
        <w:t xml:space="preserve"> </w:t>
      </w:r>
      <w:r w:rsidRPr="009F0148">
        <w:t>buoy along the refuge’s boundary</w:t>
      </w:r>
      <w:r w:rsidR="00A96E71">
        <w:t xml:space="preserve">.  </w:t>
      </w:r>
      <w:r w:rsidRPr="009F0148">
        <w:t>With the exception of moving out of detection range for a couple of hours in the mid-day, fish 70 remained in this area through the afternoon and early evening of October 2</w:t>
      </w:r>
      <w:r w:rsidR="00A96E71">
        <w:t xml:space="preserve">6.  </w:t>
      </w:r>
      <w:r w:rsidRPr="009F0148">
        <w:t xml:space="preserve">Fish 70 was next passively contacted near the fishing pier, the most downstream cattail island, and downstream </w:t>
      </w:r>
      <w:r w:rsidR="00B65B65">
        <w:t>from</w:t>
      </w:r>
      <w:r w:rsidRPr="009F0148">
        <w:t xml:space="preserve"> the release site in the evening of October 2</w:t>
      </w:r>
      <w:r w:rsidR="00A96E71">
        <w:t>6</w:t>
      </w:r>
      <w:r w:rsidRPr="009F0148">
        <w:t xml:space="preserve"> as it traveled upstream the </w:t>
      </w:r>
      <w:r w:rsidR="004923B6">
        <w:t>Bill Williams River i</w:t>
      </w:r>
      <w:r>
        <w:t>nlet</w:t>
      </w:r>
      <w:r w:rsidRPr="009F0148">
        <w:t xml:space="preserve"> before moving out of SUR detection radii for several hours</w:t>
      </w:r>
      <w:r w:rsidR="00A96E71">
        <w:t xml:space="preserve">.  </w:t>
      </w:r>
      <w:r w:rsidRPr="009F0148">
        <w:t>Through October 2</w:t>
      </w:r>
      <w:r w:rsidR="00A96E71">
        <w:t>7</w:t>
      </w:r>
      <w:r w:rsidRPr="009F0148">
        <w:t>, 2</w:t>
      </w:r>
      <w:r w:rsidR="00A96E71">
        <w:t>8</w:t>
      </w:r>
      <w:r w:rsidRPr="009F0148">
        <w:t>, and 2</w:t>
      </w:r>
      <w:r w:rsidR="00A96E71">
        <w:t>9</w:t>
      </w:r>
      <w:r w:rsidRPr="009F0148">
        <w:t xml:space="preserve">, fish 70 exhibited the same </w:t>
      </w:r>
      <w:r w:rsidRPr="009F0148">
        <w:lastRenderedPageBreak/>
        <w:t>pattern of behavior</w:t>
      </w:r>
      <w:r w:rsidR="00A96E71">
        <w:t xml:space="preserve">.  </w:t>
      </w:r>
      <w:r w:rsidRPr="009F0148">
        <w:t xml:space="preserve">During this time, fish 70 was passively contacted in both the right and left channels under the </w:t>
      </w:r>
      <w:r w:rsidR="00A20186">
        <w:t>U.S. 95</w:t>
      </w:r>
      <w:r w:rsidRPr="009F0148">
        <w:t xml:space="preserve"> bridge and downstream from the release site through the morning hours, not co</w:t>
      </w:r>
      <w:r w:rsidR="00233A0A">
        <w:t>ntacted through most of the day</w:t>
      </w:r>
      <w:r w:rsidRPr="009F0148">
        <w:t>light hours, and then emerged in the same area where it was continuously contacted through the evening</w:t>
      </w:r>
      <w:r w:rsidR="00A96E71">
        <w:t xml:space="preserve">.  </w:t>
      </w:r>
      <w:r w:rsidRPr="009F0148">
        <w:t>In the late morning on October 2</w:t>
      </w:r>
      <w:r w:rsidR="00A96E71">
        <w:t>8</w:t>
      </w:r>
      <w:r w:rsidRPr="009F0148">
        <w:t xml:space="preserve"> and early morning on October 2</w:t>
      </w:r>
      <w:r w:rsidR="00A96E71">
        <w:t>9</w:t>
      </w:r>
      <w:r w:rsidRPr="009F0148">
        <w:t xml:space="preserve">, during times of non-detection on SURs, fish 70 was actively tracked upstream of the </w:t>
      </w:r>
      <w:r w:rsidR="00A20186">
        <w:t>U.S. 95</w:t>
      </w:r>
      <w:r w:rsidRPr="009F0148">
        <w:t xml:space="preserve"> bridge and was observed moving downstream on October 2</w:t>
      </w:r>
      <w:r w:rsidR="00A96E71">
        <w:t xml:space="preserve">9.  </w:t>
      </w:r>
      <w:r w:rsidRPr="009F0148">
        <w:t>Fish 70 continued to be contacted by these same SURs as well as the SUR upstream of the release site through the morning of October 3</w:t>
      </w:r>
      <w:r w:rsidR="00A96E71">
        <w:t xml:space="preserve">0.  </w:t>
      </w:r>
      <w:r w:rsidRPr="009F0148">
        <w:t xml:space="preserve">Fish 70 was not contacted again until active efforts on November </w:t>
      </w:r>
      <w:r w:rsidR="00A96E71">
        <w:t>4</w:t>
      </w:r>
      <w:r w:rsidRPr="009F0148">
        <w:t xml:space="preserve"> upstream of the </w:t>
      </w:r>
      <w:r w:rsidR="00A20186">
        <w:t>U.S. 95</w:t>
      </w:r>
      <w:r w:rsidRPr="009F0148">
        <w:t xml:space="preserve"> bridge where it was determined a mortality</w:t>
      </w:r>
      <w:r w:rsidR="00A96E71">
        <w:t xml:space="preserve">.  </w:t>
      </w:r>
      <w:r w:rsidRPr="009F0148">
        <w:t xml:space="preserve">Tag 70 was recovered by </w:t>
      </w:r>
      <w:r w:rsidR="002124DB">
        <w:t>scuba divers</w:t>
      </w:r>
      <w:r w:rsidRPr="009F0148">
        <w:t xml:space="preserve"> on November 13, 2014.</w:t>
      </w:r>
    </w:p>
    <w:p w14:paraId="036C4FD5" w14:textId="77777777" w:rsidR="000A096F" w:rsidRPr="009F0148" w:rsidRDefault="000A096F" w:rsidP="00A757C6"/>
    <w:p w14:paraId="0D793F09" w14:textId="77777777" w:rsidR="00A757C6" w:rsidRDefault="00A757C6" w:rsidP="00A757C6"/>
    <w:p w14:paraId="7F73F596" w14:textId="77777777" w:rsidR="00A757C6" w:rsidRPr="00CD178B" w:rsidRDefault="00A757C6" w:rsidP="000A096F">
      <w:pPr>
        <w:pStyle w:val="Attachment-heading2"/>
      </w:pPr>
      <w:r>
        <w:t>Fish 72-2</w:t>
      </w:r>
    </w:p>
    <w:p w14:paraId="1EA179F9" w14:textId="77777777" w:rsidR="00A757C6" w:rsidRDefault="00A757C6" w:rsidP="00A757C6"/>
    <w:p w14:paraId="33D11050" w14:textId="3B4965DB" w:rsidR="00A757C6" w:rsidRDefault="00A757C6" w:rsidP="00A757C6">
      <w:r w:rsidRPr="00DC412A">
        <w:t>Fish 72 (TL</w:t>
      </w:r>
      <w:r w:rsidR="009B3567">
        <w:t xml:space="preserve"> = </w:t>
      </w:r>
      <w:r w:rsidRPr="00DC412A">
        <w:t>325 mm and M</w:t>
      </w:r>
      <w:r w:rsidR="009B3567">
        <w:t xml:space="preserve"> = </w:t>
      </w:r>
      <w:r w:rsidRPr="00DC412A">
        <w:t xml:space="preserve">3316 g) was released into </w:t>
      </w:r>
      <w:r w:rsidR="004923B6">
        <w:t>the Bill Williams River i</w:t>
      </w:r>
      <w:r>
        <w:t>nlet</w:t>
      </w:r>
      <w:r w:rsidRPr="00DC412A">
        <w:t xml:space="preserve"> on October 21, 2014</w:t>
      </w:r>
      <w:r w:rsidR="00A96E71">
        <w:t xml:space="preserve">.  </w:t>
      </w:r>
      <w:r w:rsidRPr="00DC412A">
        <w:t>Passive tracking briefly contacted fish 72 in the afternoon of October 2</w:t>
      </w:r>
      <w:r w:rsidR="00A96E71">
        <w:t>1</w:t>
      </w:r>
      <w:r w:rsidRPr="00DC412A">
        <w:t xml:space="preserve"> downstream from the release site</w:t>
      </w:r>
      <w:r w:rsidR="00A96E71">
        <w:t xml:space="preserve">.  </w:t>
      </w:r>
      <w:r w:rsidRPr="00DC412A">
        <w:t>Fish 72 was next contacted for a couple of hours on October 2</w:t>
      </w:r>
      <w:r w:rsidR="00A96E71">
        <w:t>9</w:t>
      </w:r>
      <w:r>
        <w:t xml:space="preserve"> </w:t>
      </w:r>
      <w:r w:rsidRPr="00DC412A">
        <w:t>in the afternoon by the SUR at the cove on the north shore near the refuge’s boundary</w:t>
      </w:r>
      <w:r w:rsidR="00A96E71">
        <w:t xml:space="preserve">.  </w:t>
      </w:r>
      <w:r w:rsidRPr="00DC412A">
        <w:t>On October 3</w:t>
      </w:r>
      <w:r w:rsidR="00A96E71">
        <w:t>0</w:t>
      </w:r>
      <w:r w:rsidRPr="00DC412A">
        <w:t>, fish 72 was contacted downstream from Parker Dam upstream of the boom barrier</w:t>
      </w:r>
      <w:r w:rsidR="00A96E71">
        <w:t xml:space="preserve">.  </w:t>
      </w:r>
      <w:r w:rsidRPr="00DC412A">
        <w:t>Fish 72 was determined a mortality on October 3</w:t>
      </w:r>
      <w:r w:rsidR="00A96E71">
        <w:t>0</w:t>
      </w:r>
      <w:r w:rsidR="00233A0A">
        <w:t>, 2014,</w:t>
      </w:r>
      <w:r w:rsidRPr="00DC412A">
        <w:t xml:space="preserve"> and tag 72 was not </w:t>
      </w:r>
      <w:r>
        <w:t>retrieved.</w:t>
      </w:r>
    </w:p>
    <w:p w14:paraId="6D3F40B2" w14:textId="77777777" w:rsidR="000A096F" w:rsidRDefault="000A096F" w:rsidP="00A757C6"/>
    <w:p w14:paraId="766B9225" w14:textId="77777777" w:rsidR="00A757C6" w:rsidRDefault="00A757C6" w:rsidP="00A757C6"/>
    <w:p w14:paraId="17D2816A" w14:textId="77777777" w:rsidR="00A757C6" w:rsidRPr="00CD178B" w:rsidRDefault="00A757C6" w:rsidP="000A096F">
      <w:pPr>
        <w:pStyle w:val="Attachment-heading2"/>
      </w:pPr>
      <w:r>
        <w:t>Fish 141-2</w:t>
      </w:r>
    </w:p>
    <w:p w14:paraId="01BB8F9C" w14:textId="77777777" w:rsidR="00A757C6" w:rsidRDefault="00A757C6" w:rsidP="00A757C6"/>
    <w:p w14:paraId="13810DD2" w14:textId="68B5A584" w:rsidR="00A757C6" w:rsidRDefault="00A757C6" w:rsidP="00A757C6">
      <w:r w:rsidRPr="00E420DB">
        <w:t>Fish 141 (TL</w:t>
      </w:r>
      <w:r w:rsidR="009B3567">
        <w:t xml:space="preserve"> = </w:t>
      </w:r>
      <w:r w:rsidRPr="00E420DB">
        <w:t>320 mm and M</w:t>
      </w:r>
      <w:r w:rsidR="009B3567">
        <w:t xml:space="preserve"> = </w:t>
      </w:r>
      <w:r w:rsidRPr="00E420DB">
        <w:t xml:space="preserve">248 g) was released into </w:t>
      </w:r>
      <w:r w:rsidR="004923B6">
        <w:t xml:space="preserve">the </w:t>
      </w:r>
      <w:r>
        <w:t>Bill Williams Riv</w:t>
      </w:r>
      <w:r w:rsidR="004923B6">
        <w:t>er i</w:t>
      </w:r>
      <w:r>
        <w:t>nlet</w:t>
      </w:r>
      <w:r w:rsidRPr="00E420DB">
        <w:t xml:space="preserve"> on October 21, 2014</w:t>
      </w:r>
      <w:r w:rsidR="00A96E71">
        <w:t xml:space="preserve">.  </w:t>
      </w:r>
      <w:r w:rsidRPr="00E420DB">
        <w:t xml:space="preserve">After release, this fish was immediately contacted passively downstream from the release site and from the left and right channel of the </w:t>
      </w:r>
      <w:r w:rsidR="00A20186">
        <w:t>U.S. 95</w:t>
      </w:r>
      <w:r w:rsidRPr="00E420DB">
        <w:t xml:space="preserve"> bridge where it continued to be contacted through the evening</w:t>
      </w:r>
      <w:r w:rsidR="00A96E71">
        <w:t xml:space="preserve">.  </w:t>
      </w:r>
      <w:r w:rsidRPr="00E420DB">
        <w:t>Also during the evening, active efforts observed the fish to be active downstream from the SUR downstream from the release site</w:t>
      </w:r>
      <w:r w:rsidR="00A96E71">
        <w:t xml:space="preserve">.  </w:t>
      </w:r>
      <w:r w:rsidRPr="00E420DB">
        <w:t>Later that evening</w:t>
      </w:r>
      <w:r w:rsidR="00233A0A">
        <w:t>,</w:t>
      </w:r>
      <w:r w:rsidRPr="00E420DB">
        <w:t xml:space="preserve"> active tracking detected the fish downstream from the bridge, wh</w:t>
      </w:r>
      <w:r w:rsidR="000A096F">
        <w:t>ere it remained for at least 30 </w:t>
      </w:r>
      <w:r w:rsidRPr="00E420DB">
        <w:t>minutes</w:t>
      </w:r>
      <w:r w:rsidR="00A96E71">
        <w:t xml:space="preserve">.  </w:t>
      </w:r>
      <w:r w:rsidRPr="00E420DB">
        <w:t>Through the morning of October 2</w:t>
      </w:r>
      <w:r w:rsidR="00A96E71">
        <w:t>2</w:t>
      </w:r>
      <w:r w:rsidRPr="00E420DB">
        <w:t xml:space="preserve">, fish 141 was contacted continuously by the SURs deployed in the peripheral channel of </w:t>
      </w:r>
      <w:r w:rsidR="004923B6">
        <w:t>the Bill Williams River i</w:t>
      </w:r>
      <w:r>
        <w:t>nlet</w:t>
      </w:r>
      <w:r w:rsidRPr="00E420DB">
        <w:t xml:space="preserve"> and in the right channel under the </w:t>
      </w:r>
      <w:r w:rsidR="00A20186">
        <w:t>U.S. 95</w:t>
      </w:r>
      <w:r w:rsidRPr="00E420DB">
        <w:t xml:space="preserve"> bridge</w:t>
      </w:r>
      <w:r w:rsidR="00A96E71">
        <w:t xml:space="preserve">.  </w:t>
      </w:r>
      <w:r w:rsidRPr="00E420DB">
        <w:t>Fish 141 was next passively contacted through the evening of October 2</w:t>
      </w:r>
      <w:r w:rsidR="00A96E71">
        <w:t>4</w:t>
      </w:r>
      <w:r w:rsidRPr="00E420DB">
        <w:t xml:space="preserve"> at the </w:t>
      </w:r>
      <w:r w:rsidR="00A96E71">
        <w:t>8</w:t>
      </w:r>
      <w:r w:rsidR="00333666" w:rsidRPr="00333666">
        <w:rPr>
          <w:vertAlign w:val="superscript"/>
        </w:rPr>
        <w:t>th</w:t>
      </w:r>
      <w:r w:rsidRPr="00E420DB">
        <w:t>, 12</w:t>
      </w:r>
      <w:r w:rsidR="00333666" w:rsidRPr="00333666">
        <w:rPr>
          <w:vertAlign w:val="superscript"/>
        </w:rPr>
        <w:t>th</w:t>
      </w:r>
      <w:r w:rsidR="00333666" w:rsidRPr="00333666">
        <w:t>,</w:t>
      </w:r>
      <w:r w:rsidR="00333666">
        <w:t xml:space="preserve"> </w:t>
      </w:r>
      <w:r w:rsidRPr="00E420DB">
        <w:t>and 1</w:t>
      </w:r>
      <w:r w:rsidR="00A96E71">
        <w:t>6</w:t>
      </w:r>
      <w:r w:rsidR="00333666" w:rsidRPr="00333666">
        <w:rPr>
          <w:vertAlign w:val="superscript"/>
        </w:rPr>
        <w:t>th</w:t>
      </w:r>
      <w:r w:rsidR="00333666">
        <w:t> </w:t>
      </w:r>
      <w:r w:rsidRPr="00E420DB">
        <w:t>buoy</w:t>
      </w:r>
      <w:r w:rsidR="00233A0A">
        <w:t>s</w:t>
      </w:r>
      <w:r w:rsidRPr="00E420DB">
        <w:t xml:space="preserve"> along the refuge’s boundary</w:t>
      </w:r>
      <w:r w:rsidR="00A96E71">
        <w:t xml:space="preserve">.  </w:t>
      </w:r>
      <w:r w:rsidRPr="00E420DB">
        <w:t>Later in the evening of October 2</w:t>
      </w:r>
      <w:r w:rsidR="00A96E71">
        <w:t>4</w:t>
      </w:r>
      <w:r w:rsidRPr="00E420DB">
        <w:t xml:space="preserve"> and briefly in the early morning of October 2</w:t>
      </w:r>
      <w:r w:rsidR="00A96E71">
        <w:t>5</w:t>
      </w:r>
      <w:r w:rsidRPr="00E420DB">
        <w:t>, the fish was contacted by the SUR deployed across from Takeoff Point</w:t>
      </w:r>
      <w:r w:rsidR="00A96E71">
        <w:t xml:space="preserve">.  </w:t>
      </w:r>
      <w:r w:rsidRPr="00E420DB">
        <w:t>Fish 141 was not contacted again until the evening of October 2</w:t>
      </w:r>
      <w:r w:rsidR="00A96E71">
        <w:t>7</w:t>
      </w:r>
      <w:r w:rsidRPr="00E420DB">
        <w:t xml:space="preserve"> and into the morning of October 2</w:t>
      </w:r>
      <w:r w:rsidR="00A96E71">
        <w:t>8</w:t>
      </w:r>
      <w:r w:rsidRPr="00E420DB">
        <w:t>, again across from Takeoff Point</w:t>
      </w:r>
      <w:r w:rsidR="00A96E71">
        <w:t xml:space="preserve">.  </w:t>
      </w:r>
      <w:r w:rsidRPr="00E420DB">
        <w:t>Later that morning, the fish was contacted by SURs deployed across from Takeoff Point</w:t>
      </w:r>
      <w:r w:rsidR="00233A0A">
        <w:t>,</w:t>
      </w:r>
      <w:r w:rsidRPr="00E420DB">
        <w:t xml:space="preserve"> and at Takeoff Point, as well as at buoys along the refuge’s boundary and briefly at the cove on the north shore near the refuge’s boundary</w:t>
      </w:r>
      <w:r w:rsidR="00A96E71">
        <w:t xml:space="preserve">.  </w:t>
      </w:r>
      <w:r w:rsidRPr="00E420DB">
        <w:t xml:space="preserve">Fish 141 was not contacted through most of the daylight hours of </w:t>
      </w:r>
      <w:r w:rsidRPr="00E420DB">
        <w:lastRenderedPageBreak/>
        <w:t>October 2</w:t>
      </w:r>
      <w:r w:rsidR="00A96E71">
        <w:t>8</w:t>
      </w:r>
      <w:r w:rsidRPr="00E420DB">
        <w:t xml:space="preserve"> but did </w:t>
      </w:r>
      <w:r w:rsidR="00233A0A">
        <w:t>re-</w:t>
      </w:r>
      <w:r w:rsidRPr="00E420DB">
        <w:t>emerge near the SUR across from Takeoff Point in the evening of October 2</w:t>
      </w:r>
      <w:r w:rsidR="00A96E71">
        <w:t>8</w:t>
      </w:r>
      <w:r w:rsidR="00233A0A">
        <w:t>,</w:t>
      </w:r>
      <w:r w:rsidRPr="00E420DB">
        <w:t xml:space="preserve"> where it continued to be contacted into the morning of October 2</w:t>
      </w:r>
      <w:r w:rsidR="00A96E71">
        <w:t xml:space="preserve">9.  </w:t>
      </w:r>
      <w:r w:rsidRPr="00E420DB">
        <w:t>Similar to the previous day, this fish was not contacted through most of the daylight hours of October 2</w:t>
      </w:r>
      <w:r w:rsidR="00A96E71">
        <w:t>9</w:t>
      </w:r>
      <w:r w:rsidRPr="00E420DB">
        <w:t xml:space="preserve"> but did re-emerge at the same SUR across from Takeoff Point in the evening of October 2</w:t>
      </w:r>
      <w:r w:rsidR="00A96E71">
        <w:t xml:space="preserve">9.  </w:t>
      </w:r>
      <w:r w:rsidRPr="00E420DB">
        <w:t>Fish 141 was last contacted by SUR at this location on October 29, 2014.</w:t>
      </w:r>
    </w:p>
    <w:p w14:paraId="29A0ECF9" w14:textId="77777777" w:rsidR="00A757C6" w:rsidRDefault="00A757C6" w:rsidP="00A757C6"/>
    <w:p w14:paraId="523F1EFB" w14:textId="77777777" w:rsidR="00A757C6" w:rsidRDefault="00A757C6" w:rsidP="00A757C6">
      <w:pPr>
        <w:pStyle w:val="Attachment-title"/>
        <w:sectPr w:rsidR="00A757C6" w:rsidSect="00F95509">
          <w:headerReference w:type="even" r:id="rId112"/>
          <w:headerReference w:type="default" r:id="rId113"/>
          <w:footerReference w:type="even" r:id="rId114"/>
          <w:footerReference w:type="default" r:id="rId115"/>
          <w:footerReference w:type="first" r:id="rId116"/>
          <w:type w:val="oddPage"/>
          <w:pgSz w:w="12240" w:h="15840" w:code="1"/>
          <w:pgMar w:top="1440" w:right="2160" w:bottom="1440" w:left="2160" w:header="720" w:footer="720" w:gutter="0"/>
          <w:pgNumType w:start="1"/>
          <w:cols w:space="720"/>
          <w:titlePg/>
          <w:docGrid w:linePitch="360"/>
        </w:sectPr>
      </w:pPr>
    </w:p>
    <w:p w14:paraId="1DAFD703" w14:textId="77777777" w:rsidR="00A757C6" w:rsidRDefault="00A757C6" w:rsidP="00A757C6"/>
    <w:p w14:paraId="7DD85DA9" w14:textId="77777777" w:rsidR="00A757C6" w:rsidRDefault="00A757C6" w:rsidP="00A757C6"/>
    <w:p w14:paraId="708E18D9" w14:textId="77777777" w:rsidR="00A757C6" w:rsidRDefault="00A757C6" w:rsidP="00A757C6"/>
    <w:p w14:paraId="165C31CC" w14:textId="77777777" w:rsidR="00A757C6" w:rsidRDefault="00A757C6" w:rsidP="00A757C6"/>
    <w:p w14:paraId="69EF276A" w14:textId="77777777" w:rsidR="00A757C6" w:rsidRDefault="00A757C6" w:rsidP="00A757C6"/>
    <w:p w14:paraId="16C7F237" w14:textId="77777777" w:rsidR="00A757C6" w:rsidRDefault="00A757C6" w:rsidP="00A757C6"/>
    <w:p w14:paraId="0FA3E041" w14:textId="77777777" w:rsidR="00A757C6" w:rsidRDefault="00A757C6" w:rsidP="00A757C6"/>
    <w:p w14:paraId="1CDEE0E7" w14:textId="77777777" w:rsidR="00A757C6" w:rsidRDefault="00A757C6" w:rsidP="00A757C6"/>
    <w:p w14:paraId="2D66B5BE" w14:textId="77777777" w:rsidR="00A757C6" w:rsidRDefault="00A757C6" w:rsidP="00A757C6"/>
    <w:p w14:paraId="5856F9DC" w14:textId="77777777" w:rsidR="00A757C6" w:rsidRDefault="00A757C6" w:rsidP="00A757C6"/>
    <w:p w14:paraId="1BBC63D6" w14:textId="1328F412" w:rsidR="00A757C6" w:rsidRPr="00956DCA" w:rsidRDefault="00A757C6" w:rsidP="00A757C6">
      <w:pPr>
        <w:rPr>
          <w:rFonts w:ascii="Arial" w:hAnsi="Arial" w:cs="Arial"/>
          <w:b/>
          <w:smallCaps/>
          <w:sz w:val="40"/>
          <w:szCs w:val="40"/>
        </w:rPr>
      </w:pPr>
      <w:r w:rsidRPr="00956DCA">
        <w:rPr>
          <w:rFonts w:ascii="Arial" w:hAnsi="Arial" w:cs="Arial"/>
          <w:b/>
          <w:smallCaps/>
          <w:sz w:val="40"/>
          <w:szCs w:val="40"/>
        </w:rPr>
        <w:t>A</w:t>
      </w:r>
      <w:r>
        <w:rPr>
          <w:rFonts w:ascii="Arial" w:hAnsi="Arial" w:cs="Arial"/>
          <w:b/>
          <w:smallCaps/>
          <w:sz w:val="40"/>
          <w:szCs w:val="40"/>
        </w:rPr>
        <w:t>ttachment</w:t>
      </w:r>
      <w:r w:rsidRPr="00956DCA">
        <w:rPr>
          <w:rFonts w:ascii="Arial" w:hAnsi="Arial" w:cs="Arial"/>
          <w:b/>
          <w:smallCaps/>
          <w:sz w:val="40"/>
          <w:szCs w:val="40"/>
        </w:rPr>
        <w:t xml:space="preserve"> </w:t>
      </w:r>
      <w:r>
        <w:rPr>
          <w:rFonts w:ascii="Arial" w:hAnsi="Arial" w:cs="Arial"/>
          <w:b/>
          <w:smallCaps/>
          <w:sz w:val="40"/>
          <w:szCs w:val="40"/>
        </w:rPr>
        <w:t>2</w:t>
      </w:r>
    </w:p>
    <w:p w14:paraId="254EC656" w14:textId="77777777" w:rsidR="00A757C6" w:rsidRPr="00DA397E" w:rsidRDefault="00A757C6" w:rsidP="00A757C6"/>
    <w:p w14:paraId="35E0B944" w14:textId="286F4777" w:rsidR="00A757C6" w:rsidRDefault="00A757C6" w:rsidP="00E31E6D">
      <w:pPr>
        <w:pStyle w:val="Attachment-title"/>
      </w:pPr>
      <w:bookmarkStart w:id="697" w:name="_Toc456271823"/>
      <w:r w:rsidRPr="00844C4A">
        <w:t>Individual</w:t>
      </w:r>
      <w:r>
        <w:t xml:space="preserve"> Fish Narratives for </w:t>
      </w:r>
      <w:r w:rsidR="00E64FC1">
        <w:t xml:space="preserve">the </w:t>
      </w:r>
      <w:r>
        <w:t>April – May 2015 Bonytail Telemetry</w:t>
      </w:r>
      <w:bookmarkEnd w:id="697"/>
      <w:r w:rsidR="00E64FC1">
        <w:t xml:space="preserve"> Study</w:t>
      </w:r>
    </w:p>
    <w:p w14:paraId="027433A6" w14:textId="77777777" w:rsidR="00A96E71" w:rsidRPr="00650694" w:rsidRDefault="00A96E71" w:rsidP="00A757C6">
      <w:pPr>
        <w:pStyle w:val="Attachment-title"/>
      </w:pPr>
    </w:p>
    <w:p w14:paraId="0F08931C" w14:textId="77777777" w:rsidR="00A757C6" w:rsidRDefault="00A757C6" w:rsidP="00D83324">
      <w:pPr>
        <w:sectPr w:rsidR="00A757C6" w:rsidSect="00504F47">
          <w:footerReference w:type="first" r:id="rId117"/>
          <w:type w:val="oddPage"/>
          <w:pgSz w:w="12240" w:h="15840" w:code="1"/>
          <w:pgMar w:top="1440" w:right="2160" w:bottom="1440" w:left="2160" w:header="720" w:footer="720" w:gutter="0"/>
          <w:cols w:space="720"/>
          <w:titlePg/>
          <w:docGrid w:linePitch="360"/>
        </w:sectPr>
      </w:pPr>
    </w:p>
    <w:p w14:paraId="4A5CBABC" w14:textId="3ECB6CC1" w:rsidR="00A757C6" w:rsidRDefault="00A757C6" w:rsidP="00A757C6">
      <w:r>
        <w:lastRenderedPageBreak/>
        <w:t>The following provides a detailed narrative of post-stocking tracking efforts for all telemetered fish during the April – May 2015 bonytail study.</w:t>
      </w:r>
    </w:p>
    <w:p w14:paraId="3EEE0B0C" w14:textId="77777777" w:rsidR="00A96E71" w:rsidRDefault="00A96E71" w:rsidP="00A757C6"/>
    <w:p w14:paraId="62749F1A" w14:textId="77777777" w:rsidR="00A757C6" w:rsidRPr="00A96E71" w:rsidRDefault="00A757C6" w:rsidP="00A96E71"/>
    <w:p w14:paraId="2F089C5C" w14:textId="77777777" w:rsidR="00A757C6" w:rsidRPr="00CD178B" w:rsidRDefault="00A757C6" w:rsidP="00A96E71">
      <w:pPr>
        <w:pStyle w:val="Attachment-heading1"/>
      </w:pPr>
      <w:r>
        <w:t>Fish 152</w:t>
      </w:r>
    </w:p>
    <w:p w14:paraId="78634F2F" w14:textId="77777777" w:rsidR="00A757C6" w:rsidRDefault="00A757C6" w:rsidP="00A757C6"/>
    <w:p w14:paraId="6EC50ECB" w14:textId="0B4D0E3A" w:rsidR="00A96E71" w:rsidRDefault="00A757C6" w:rsidP="00A757C6">
      <w:r>
        <w:t>Fish 152 (</w:t>
      </w:r>
      <w:r w:rsidR="002C4531">
        <w:t>total length [</w:t>
      </w:r>
      <w:r>
        <w:t>TL</w:t>
      </w:r>
      <w:r w:rsidR="002C4531">
        <w:t>]</w:t>
      </w:r>
      <w:r w:rsidR="009B3567">
        <w:t xml:space="preserve"> = </w:t>
      </w:r>
      <w:r>
        <w:t xml:space="preserve">360 </w:t>
      </w:r>
      <w:r w:rsidR="002C4531">
        <w:t>millimeters [</w:t>
      </w:r>
      <w:r>
        <w:t>mm</w:t>
      </w:r>
      <w:r w:rsidR="002C4531">
        <w:t>]</w:t>
      </w:r>
      <w:r>
        <w:t xml:space="preserve"> and </w:t>
      </w:r>
      <w:r w:rsidR="002C4531">
        <w:t>mass [</w:t>
      </w:r>
      <w:r>
        <w:t>M</w:t>
      </w:r>
      <w:r w:rsidR="002C4531">
        <w:t>]</w:t>
      </w:r>
      <w:r w:rsidR="009B3567">
        <w:t xml:space="preserve"> = </w:t>
      </w:r>
      <w:r>
        <w:t>361</w:t>
      </w:r>
      <w:r w:rsidRPr="00E420DB">
        <w:t xml:space="preserve"> </w:t>
      </w:r>
      <w:r w:rsidR="002C4531">
        <w:t>grams [</w:t>
      </w:r>
      <w:r w:rsidRPr="00E420DB">
        <w:t>g</w:t>
      </w:r>
      <w:r w:rsidR="002C4531">
        <w:t>]</w:t>
      </w:r>
      <w:r w:rsidRPr="00E420DB">
        <w:t xml:space="preserve">) was released into </w:t>
      </w:r>
      <w:r>
        <w:t>Regional Park Moabi</w:t>
      </w:r>
      <w:r w:rsidRPr="00E420DB">
        <w:t xml:space="preserve"> on </w:t>
      </w:r>
      <w:r>
        <w:t>April 13, 2015</w:t>
      </w:r>
      <w:r w:rsidR="00A96E71">
        <w:t xml:space="preserve">.  </w:t>
      </w:r>
      <w:r>
        <w:t xml:space="preserve">This fish was immediately contacted upstream of the upper inlet’s bend (see </w:t>
      </w:r>
      <w:r w:rsidR="00AD275C" w:rsidRPr="00AD275C">
        <w:t>figure</w:t>
      </w:r>
      <w:r>
        <w:t xml:space="preserve"> </w:t>
      </w:r>
      <w:r>
        <w:rPr>
          <w:noProof/>
        </w:rPr>
        <w:t>4</w:t>
      </w:r>
      <w:r>
        <w:t>) in the evening of April 13</w:t>
      </w:r>
      <w:r w:rsidR="00A96E71">
        <w:t xml:space="preserve">.  </w:t>
      </w:r>
      <w:r w:rsidR="002C4531">
        <w:t>S</w:t>
      </w:r>
      <w:r w:rsidR="002C4531" w:rsidRPr="00354EF5">
        <w:t>ubmersible ultrasonic receiver</w:t>
      </w:r>
      <w:r w:rsidR="002C4531">
        <w:t>s (</w:t>
      </w:r>
      <w:r>
        <w:t>SURs</w:t>
      </w:r>
      <w:r w:rsidR="002C4531">
        <w:t>)</w:t>
      </w:r>
      <w:r>
        <w:t xml:space="preserve"> indicate</w:t>
      </w:r>
      <w:r w:rsidR="002C4531">
        <w:t>d</w:t>
      </w:r>
      <w:r>
        <w:t xml:space="preserve"> that fish 152 remained upstream of the upper inlet’s bend through the morning of April 14 and within the upper inlet through the remainder of the day until the late evening when the fish moved out of contact range</w:t>
      </w:r>
      <w:r w:rsidR="00A96E71">
        <w:t xml:space="preserve">.  </w:t>
      </w:r>
      <w:r>
        <w:t>The fish was contacted by SURs in the upper inlet for a couple hours in the early morning and evening of April 15</w:t>
      </w:r>
      <w:r w:rsidR="00A96E71">
        <w:t xml:space="preserve">.  </w:t>
      </w:r>
      <w:r w:rsidR="002C4531">
        <w:t>Fish </w:t>
      </w:r>
      <w:r>
        <w:t>152 was last contacted by the SUR deployed at the most downstream site of the upper inlet on April 15</w:t>
      </w:r>
      <w:r w:rsidR="002C4531">
        <w:t>.</w:t>
      </w:r>
    </w:p>
    <w:p w14:paraId="02081653" w14:textId="77777777" w:rsidR="002C4531" w:rsidRDefault="002C4531" w:rsidP="00A757C6"/>
    <w:p w14:paraId="3108D5AA" w14:textId="77777777" w:rsidR="00A757C6" w:rsidRDefault="00A757C6" w:rsidP="00A757C6"/>
    <w:p w14:paraId="3AF9AF94" w14:textId="77777777" w:rsidR="00A757C6" w:rsidRPr="00CD178B" w:rsidRDefault="00A757C6" w:rsidP="00A96E71">
      <w:pPr>
        <w:pStyle w:val="Attachment-heading1"/>
      </w:pPr>
      <w:r>
        <w:t>Fish 153</w:t>
      </w:r>
    </w:p>
    <w:p w14:paraId="17D18BEC" w14:textId="77777777" w:rsidR="00A757C6" w:rsidRDefault="00A757C6" w:rsidP="00A757C6"/>
    <w:p w14:paraId="5CF19754" w14:textId="62C2E8EA" w:rsidR="00A757C6" w:rsidRDefault="00A757C6">
      <w:pPr>
        <w:spacing w:before="240"/>
        <w:pPrChange w:id="698" w:author="Lantow, Jeffrey C" w:date="2016-08-15T10:43:00Z">
          <w:pPr/>
        </w:pPrChange>
      </w:pPr>
      <w:r>
        <w:t>Fish 153 (TL</w:t>
      </w:r>
      <w:r w:rsidR="009B3567">
        <w:t xml:space="preserve"> = </w:t>
      </w:r>
      <w:r>
        <w:t>350 mm and M</w:t>
      </w:r>
      <w:r w:rsidR="009B3567">
        <w:t xml:space="preserve"> = </w:t>
      </w:r>
      <w:r>
        <w:t>335</w:t>
      </w:r>
      <w:r w:rsidRPr="00E420DB">
        <w:t xml:space="preserve"> g) was released into </w:t>
      </w:r>
      <w:r>
        <w:t>Regional Park Moabi</w:t>
      </w:r>
      <w:r w:rsidRPr="00E420DB">
        <w:t xml:space="preserve"> on </w:t>
      </w:r>
      <w:r>
        <w:t>April 13, 2015</w:t>
      </w:r>
      <w:r w:rsidR="00A96E71">
        <w:t xml:space="preserve">.  </w:t>
      </w:r>
      <w:r>
        <w:t xml:space="preserve">This fish remained in the upper inlet into the evening and moved out through </w:t>
      </w:r>
      <w:ins w:id="699" w:author="Brian Kesner" w:date="2016-08-15T15:51:00Z">
        <w:r w:rsidR="003B03EB">
          <w:t xml:space="preserve">Regional </w:t>
        </w:r>
      </w:ins>
      <w:r>
        <w:t xml:space="preserve">Park Moabi in the late evening of April 13 to be later contacted by SUR downstream from </w:t>
      </w:r>
      <w:ins w:id="700" w:author="Brian Kesner" w:date="2016-08-15T15:51:00Z">
        <w:r w:rsidR="003B03EB">
          <w:t xml:space="preserve">Regional </w:t>
        </w:r>
      </w:ins>
      <w:r>
        <w:t>Park Moabi at the U</w:t>
      </w:r>
      <w:r w:rsidR="00F95509">
        <w:t>.</w:t>
      </w:r>
      <w:r>
        <w:t>S</w:t>
      </w:r>
      <w:r w:rsidR="00F95509">
        <w:t xml:space="preserve">. </w:t>
      </w:r>
      <w:r>
        <w:t>G</w:t>
      </w:r>
      <w:r w:rsidR="00F95509">
        <w:t xml:space="preserve">eological </w:t>
      </w:r>
      <w:r>
        <w:t>S</w:t>
      </w:r>
      <w:r w:rsidR="00F95509">
        <w:t>urvey</w:t>
      </w:r>
      <w:r>
        <w:t xml:space="preserve"> gaging station on April 16</w:t>
      </w:r>
      <w:r w:rsidR="002C4531">
        <w:t>,</w:t>
      </w:r>
      <w:r>
        <w:t xml:space="preserve"> 17</w:t>
      </w:r>
      <w:r w:rsidR="002C4531">
        <w:t>,</w:t>
      </w:r>
      <w:r>
        <w:t xml:space="preserve"> 18</w:t>
      </w:r>
      <w:r w:rsidR="002C4531">
        <w:t>,</w:t>
      </w:r>
      <w:r>
        <w:t xml:space="preserve"> 22</w:t>
      </w:r>
      <w:r w:rsidR="002C4531">
        <w:t>,</w:t>
      </w:r>
      <w:r>
        <w:t xml:space="preserve"> and 23</w:t>
      </w:r>
      <w:r w:rsidR="00A96E71">
        <w:t xml:space="preserve">.  </w:t>
      </w:r>
      <w:r>
        <w:t>Fish 153 traveled down to Pulpit Rock to be contacted by SUR on April 25</w:t>
      </w:r>
      <w:r w:rsidR="002C4531">
        <w:t>,</w:t>
      </w:r>
      <w:r>
        <w:t xml:space="preserve"> returned upstream past the gaging station on April 27</w:t>
      </w:r>
      <w:r w:rsidR="002C4531">
        <w:t>,</w:t>
      </w:r>
      <w:r>
        <w:t xml:space="preserve"> and to the entrance of </w:t>
      </w:r>
      <w:ins w:id="701" w:author="Brian Kesner" w:date="2016-08-15T15:51:00Z">
        <w:r w:rsidR="003B03EB">
          <w:t xml:space="preserve">Regional </w:t>
        </w:r>
      </w:ins>
      <w:r>
        <w:t>Park Moabi on May 3</w:t>
      </w:r>
      <w:r w:rsidR="00A96E71">
        <w:t xml:space="preserve">.  </w:t>
      </w:r>
      <w:r>
        <w:t>In the early morning of May 4</w:t>
      </w:r>
      <w:r w:rsidR="002C4531">
        <w:t>,</w:t>
      </w:r>
      <w:r>
        <w:t xml:space="preserve"> this fish moved among SURs that included sites in the </w:t>
      </w:r>
      <w:commentRangeStart w:id="702"/>
      <w:r>
        <w:t>bulrush</w:t>
      </w:r>
      <w:commentRangeEnd w:id="702"/>
      <w:r w:rsidR="002C4531">
        <w:rPr>
          <w:rStyle w:val="CommentReference"/>
        </w:rPr>
        <w:commentReference w:id="702"/>
      </w:r>
      <w:r>
        <w:t xml:space="preserve"> </w:t>
      </w:r>
      <w:ins w:id="703" w:author="Lantow, Jeffrey C" w:date="2016-08-15T10:42:00Z">
        <w:r w:rsidR="00375469">
          <w:t>(</w:t>
        </w:r>
        <w:del w:id="704" w:author="Paul C Marsh" w:date="2016-09-07T13:24:00Z">
          <w:r w:rsidR="00375469" w:rsidDel="003F2CE4">
            <w:rPr>
              <w:i/>
            </w:rPr>
            <w:delText>Scrip</w:delText>
          </w:r>
        </w:del>
      </w:ins>
      <w:ins w:id="705" w:author="Lantow, Jeffrey C" w:date="2016-08-15T10:45:00Z">
        <w:del w:id="706" w:author="Paul C Marsh" w:date="2016-09-07T13:24:00Z">
          <w:r w:rsidR="00375469" w:rsidDel="003F2CE4">
            <w:rPr>
              <w:i/>
            </w:rPr>
            <w:delText>u</w:delText>
          </w:r>
        </w:del>
      </w:ins>
      <w:ins w:id="707" w:author="Lantow, Jeffrey C" w:date="2016-08-15T10:42:00Z">
        <w:del w:id="708" w:author="Paul C Marsh" w:date="2016-09-07T13:24:00Z">
          <w:r w:rsidR="00375469" w:rsidDel="003F2CE4">
            <w:rPr>
              <w:i/>
            </w:rPr>
            <w:delText>s</w:delText>
          </w:r>
        </w:del>
      </w:ins>
      <w:ins w:id="709" w:author="Paul C Marsh" w:date="2016-09-07T13:24:00Z">
        <w:r w:rsidR="003F2CE4">
          <w:rPr>
            <w:i/>
          </w:rPr>
          <w:t>Scirpus</w:t>
        </w:r>
      </w:ins>
      <w:ins w:id="710" w:author="Lantow, Jeffrey C" w:date="2016-08-15T10:42:00Z">
        <w:r w:rsidR="00375469">
          <w:rPr>
            <w:i/>
          </w:rPr>
          <w:t xml:space="preserve"> </w:t>
        </w:r>
        <w:r w:rsidR="00375469" w:rsidRPr="003F2CE4">
          <w:rPr>
            <w:rPrChange w:id="711" w:author="Paul C Marsh" w:date="2016-09-07T13:15:00Z">
              <w:rPr>
                <w:i/>
              </w:rPr>
            </w:rPrChange>
          </w:rPr>
          <w:t>sp</w:t>
        </w:r>
      </w:ins>
      <w:ins w:id="712" w:author="Paul C Marsh" w:date="2016-09-07T13:15:00Z">
        <w:r w:rsidR="003F2CE4">
          <w:t>.</w:t>
        </w:r>
      </w:ins>
      <w:ins w:id="713" w:author="Lantow, Jeffrey C" w:date="2016-08-15T10:42:00Z">
        <w:r w:rsidR="00375469" w:rsidRPr="00375469">
          <w:rPr>
            <w:rPrChange w:id="714" w:author="Lantow, Jeffrey C" w:date="2016-08-15T10:43:00Z">
              <w:rPr>
                <w:i/>
              </w:rPr>
            </w:rPrChange>
          </w:rPr>
          <w:t>)</w:t>
        </w:r>
        <w:r w:rsidR="00375469">
          <w:rPr>
            <w:i/>
          </w:rPr>
          <w:t xml:space="preserve"> </w:t>
        </w:r>
      </w:ins>
      <w:r w:rsidRPr="00375469">
        <w:t>channel</w:t>
      </w:r>
      <w:r>
        <w:t xml:space="preserve">, Plane Cove, </w:t>
      </w:r>
      <w:r w:rsidR="002C4531">
        <w:t xml:space="preserve">the </w:t>
      </w:r>
      <w:r>
        <w:t xml:space="preserve">water taxi channel, </w:t>
      </w:r>
      <w:r w:rsidR="002C4531">
        <w:t xml:space="preserve">the </w:t>
      </w:r>
      <w:r>
        <w:t xml:space="preserve">upper inlet, and </w:t>
      </w:r>
      <w:r w:rsidR="002C4531">
        <w:t xml:space="preserve">the </w:t>
      </w:r>
      <w:r>
        <w:t>boat slips</w:t>
      </w:r>
      <w:r w:rsidR="00A96E71">
        <w:t xml:space="preserve">.  </w:t>
      </w:r>
      <w:r>
        <w:t>Fish 153 was not contacted again until the evening of May 4 when it moved from the boat slips to the upper inlet, occasionally being contacted by SURs placed in bulrush where it remained until the evening of May 5</w:t>
      </w:r>
      <w:r w:rsidR="00477B7E">
        <w:t xml:space="preserve">, </w:t>
      </w:r>
      <w:r>
        <w:t xml:space="preserve">before traveling around the lower inlet near SURs at the entrance to </w:t>
      </w:r>
      <w:ins w:id="715" w:author="Brian Kesner" w:date="2016-08-15T15:51:00Z">
        <w:r w:rsidR="003B03EB">
          <w:t xml:space="preserve">Regional </w:t>
        </w:r>
      </w:ins>
      <w:r>
        <w:t>Park Moabi, the water taxi channel, the boat slips, and Plane Cove</w:t>
      </w:r>
      <w:r w:rsidR="00A96E71">
        <w:t xml:space="preserve">.  </w:t>
      </w:r>
      <w:r>
        <w:t>Fish 153 was contacted by these same SURs in the early morning of May 6</w:t>
      </w:r>
      <w:r w:rsidR="00A96E71">
        <w:t xml:space="preserve">.  </w:t>
      </w:r>
      <w:r>
        <w:t>Passive and active efforts in the evening of May 6 tracked the fish at the boat slips near the hazard buoy, downstream in the water taxi channel, back upstream to the hazard buoy, and then downstream close to shore</w:t>
      </w:r>
      <w:r w:rsidR="00A96E71">
        <w:t xml:space="preserve">.  </w:t>
      </w:r>
      <w:r>
        <w:t>Active tracking in the afternoon of May 7 triangulated fish 153 close to the plane in Plane Cove</w:t>
      </w:r>
      <w:r w:rsidR="002C4531">
        <w:t>,</w:t>
      </w:r>
      <w:r>
        <w:t xml:space="preserve"> and passive tracking indicate</w:t>
      </w:r>
      <w:r w:rsidR="002C4531">
        <w:t>d</w:t>
      </w:r>
      <w:r>
        <w:t xml:space="preserve"> that the fish later left the area and traveled downstream </w:t>
      </w:r>
      <w:r w:rsidR="00363DA5">
        <w:t>toward</w:t>
      </w:r>
      <w:r>
        <w:t xml:space="preserve"> the boat slips and then the water taxi channel</w:t>
      </w:r>
      <w:r w:rsidR="00A96E71">
        <w:t xml:space="preserve">.  </w:t>
      </w:r>
      <w:r>
        <w:t>In the very early morning of May 8</w:t>
      </w:r>
      <w:r w:rsidR="002C4531">
        <w:t>,</w:t>
      </w:r>
      <w:r>
        <w:t xml:space="preserve"> the fish was triangulated in bulrush in the water taxi channel and was inactive here for at least an hour</w:t>
      </w:r>
      <w:r w:rsidR="00A96E71">
        <w:t xml:space="preserve">.  </w:t>
      </w:r>
      <w:r>
        <w:t>For the entirety of May 8</w:t>
      </w:r>
      <w:r w:rsidR="002C4531">
        <w:t>,</w:t>
      </w:r>
      <w:r>
        <w:t xml:space="preserve"> fish 153 remained within contact of SURs at the </w:t>
      </w:r>
      <w:ins w:id="716" w:author="Brian Kesner" w:date="2016-08-15T15:51:00Z">
        <w:r w:rsidR="003B03EB">
          <w:t xml:space="preserve">Regional </w:t>
        </w:r>
      </w:ins>
      <w:r>
        <w:t>Park Moabi entrance and in the water taxi channel</w:t>
      </w:r>
      <w:r w:rsidR="00A96E71">
        <w:t xml:space="preserve">.  </w:t>
      </w:r>
      <w:r>
        <w:t xml:space="preserve">This </w:t>
      </w:r>
      <w:r>
        <w:lastRenderedPageBreak/>
        <w:t>fish was contacted by SURs throughout the lower inlet, most consistently in the water taxi channel, through May 9 and 10</w:t>
      </w:r>
      <w:r w:rsidR="00A96E71">
        <w:t xml:space="preserve">.  </w:t>
      </w:r>
      <w:r w:rsidR="00F95509">
        <w:t>Beginning on May </w:t>
      </w:r>
      <w:r>
        <w:t>11</w:t>
      </w:r>
      <w:r w:rsidR="00477B7E">
        <w:t>,</w:t>
      </w:r>
      <w:r>
        <w:t xml:space="preserve"> fish 153 was consistently reported </w:t>
      </w:r>
      <w:r w:rsidR="002C4531">
        <w:t>by</w:t>
      </w:r>
      <w:r>
        <w:t xml:space="preserve"> the SUR in the water taxi channel, with occasional gaps in contacts in the afternoon and early evenings</w:t>
      </w:r>
      <w:r w:rsidR="00A96E71">
        <w:t xml:space="preserve">.  </w:t>
      </w:r>
      <w:r>
        <w:t>On May 27</w:t>
      </w:r>
      <w:r w:rsidR="00F95509">
        <w:t>,</w:t>
      </w:r>
      <w:r>
        <w:t xml:space="preserve"> fish 153 actively triangulated and </w:t>
      </w:r>
      <w:r w:rsidR="002C4531">
        <w:t xml:space="preserve">was </w:t>
      </w:r>
      <w:r>
        <w:t>determined a mortality in the water taxi channel several meters from the sandy shore</w:t>
      </w:r>
      <w:r w:rsidR="00A96E71">
        <w:t xml:space="preserve">.  </w:t>
      </w:r>
      <w:r>
        <w:t>The tag was recovered on June 9, 2015</w:t>
      </w:r>
      <w:r w:rsidR="00A96E71">
        <w:t>.</w:t>
      </w:r>
    </w:p>
    <w:p w14:paraId="4F29B894" w14:textId="77777777" w:rsidR="00A96E71" w:rsidRDefault="00A96E71" w:rsidP="00A757C6"/>
    <w:p w14:paraId="3B474D01" w14:textId="77777777" w:rsidR="00A757C6" w:rsidRDefault="00A757C6" w:rsidP="00A757C6"/>
    <w:p w14:paraId="3961F0E3" w14:textId="77777777" w:rsidR="00A757C6" w:rsidRPr="00CD178B" w:rsidRDefault="00A757C6" w:rsidP="00A96E71">
      <w:pPr>
        <w:pStyle w:val="Attachment-heading1"/>
      </w:pPr>
      <w:r>
        <w:t>Fish 154</w:t>
      </w:r>
    </w:p>
    <w:p w14:paraId="7D62FFEA" w14:textId="77777777" w:rsidR="00A757C6" w:rsidRDefault="00A757C6" w:rsidP="00A757C6"/>
    <w:p w14:paraId="4D3C9664" w14:textId="6A3FE4BB" w:rsidR="00A96E71" w:rsidRDefault="00A757C6" w:rsidP="00A757C6">
      <w:r>
        <w:t>Fish 154 (TL</w:t>
      </w:r>
      <w:r w:rsidR="009B3567">
        <w:t xml:space="preserve"> = </w:t>
      </w:r>
      <w:r>
        <w:t>361 mm and M</w:t>
      </w:r>
      <w:r w:rsidR="009B3567">
        <w:t xml:space="preserve"> = </w:t>
      </w:r>
      <w:r>
        <w:t xml:space="preserve">420 </w:t>
      </w:r>
      <w:r w:rsidRPr="00E420DB">
        <w:t xml:space="preserve">g) was released into </w:t>
      </w:r>
      <w:r>
        <w:t>Regional Park Moabi</w:t>
      </w:r>
      <w:r w:rsidRPr="00E420DB">
        <w:t xml:space="preserve"> on </w:t>
      </w:r>
      <w:r>
        <w:t>April 13, 2015</w:t>
      </w:r>
      <w:r w:rsidR="00A96E71">
        <w:t xml:space="preserve">.  </w:t>
      </w:r>
      <w:r>
        <w:t>Through April 13</w:t>
      </w:r>
      <w:r w:rsidR="002C4531">
        <w:t>,</w:t>
      </w:r>
      <w:r>
        <w:t xml:space="preserve"> this fish was contacted throughout the upper inlet before moving downstream into the lower inlet in the late evening of April 13</w:t>
      </w:r>
      <w:r w:rsidR="00A96E71">
        <w:t xml:space="preserve">.  </w:t>
      </w:r>
      <w:r>
        <w:t>On April 14</w:t>
      </w:r>
      <w:r w:rsidR="002C4531">
        <w:t>,</w:t>
      </w:r>
      <w:r>
        <w:t xml:space="preserve"> fish 154 was passively contacted in Plane Cove, at the boat slips, and in the water taxi channel and actively contacted in the water taxi channel in the late morning, near the boat launch in the early afternoon, and at the boat slips in the evening</w:t>
      </w:r>
      <w:r w:rsidR="00A96E71">
        <w:t xml:space="preserve">.  </w:t>
      </w:r>
      <w:r>
        <w:t>Fish 154 was most co</w:t>
      </w:r>
      <w:r w:rsidR="00477B7E">
        <w:t>nsistently contacted by SURs in </w:t>
      </w:r>
      <w:r>
        <w:t>the water taxi channel and at the backwater entrance throughout April 15</w:t>
      </w:r>
      <w:r w:rsidR="00A96E71">
        <w:t xml:space="preserve">.  </w:t>
      </w:r>
      <w:r>
        <w:t>Additionally, on April 15</w:t>
      </w:r>
      <w:r w:rsidR="002C4531">
        <w:t>,</w:t>
      </w:r>
      <w:r>
        <w:t xml:space="preserve"> fish 154 was actively triangulated in the downstream portion of the water taxi channel in the morning, heard moving upstream </w:t>
      </w:r>
      <w:r w:rsidR="00B65B65">
        <w:t>of</w:t>
      </w:r>
      <w:r>
        <w:t xml:space="preserve"> that location in the afternoon, and triangulated again in the downstream portion of the water taxi channel in the mid- and late evening</w:t>
      </w:r>
      <w:r w:rsidR="00A96E71">
        <w:t xml:space="preserve">.  </w:t>
      </w:r>
      <w:r>
        <w:t>On April 16</w:t>
      </w:r>
      <w:r w:rsidR="002C4531">
        <w:t>,</w:t>
      </w:r>
      <w:r>
        <w:t xml:space="preserve"> fish 154 spent the early morning near the backwater entrance and in the water taxi channel but then moved up past the boat slips to Plane Cove where it was actively triangulated and recorded as inactive through the morning</w:t>
      </w:r>
      <w:r w:rsidR="00A96E71">
        <w:t xml:space="preserve">.  </w:t>
      </w:r>
      <w:r>
        <w:t>Fish 154 was actively contacted again in the same area in the evening of April 16 before SURs tracked the fish mov</w:t>
      </w:r>
      <w:r w:rsidR="002C4531">
        <w:t>ing</w:t>
      </w:r>
      <w:r>
        <w:t xml:space="preserve"> into the upper inlet where it remained through April 17</w:t>
      </w:r>
      <w:r w:rsidR="002C4531">
        <w:t>,</w:t>
      </w:r>
      <w:r>
        <w:t xml:space="preserve"> 18</w:t>
      </w:r>
      <w:r w:rsidR="002C4531">
        <w:t>,</w:t>
      </w:r>
      <w:r>
        <w:t xml:space="preserve"> and the very early morning hours of April 19</w:t>
      </w:r>
      <w:r w:rsidR="00A96E71">
        <w:t xml:space="preserve">.  </w:t>
      </w:r>
      <w:r>
        <w:t>This fish was not contacted again until April 29 by active efforts that reported the fish to be traveling upstream from the water taxi channel and then downstream before contact was completely lost</w:t>
      </w:r>
      <w:r w:rsidR="00A96E71">
        <w:t xml:space="preserve">.  </w:t>
      </w:r>
      <w:r>
        <w:t>Fish 154 was last contacted here on April 29</w:t>
      </w:r>
      <w:r w:rsidR="002C4531">
        <w:t>.</w:t>
      </w:r>
    </w:p>
    <w:p w14:paraId="201CCFCD" w14:textId="77777777" w:rsidR="002C4531" w:rsidRDefault="002C4531" w:rsidP="00A757C6"/>
    <w:p w14:paraId="678CF31B" w14:textId="77777777" w:rsidR="00A757C6" w:rsidRDefault="00A757C6" w:rsidP="00A757C6"/>
    <w:p w14:paraId="25574C32" w14:textId="77777777" w:rsidR="00A757C6" w:rsidRPr="00CD178B" w:rsidRDefault="00A757C6" w:rsidP="00A96E71">
      <w:pPr>
        <w:pStyle w:val="Attachment-heading1"/>
      </w:pPr>
      <w:r>
        <w:t>Fish 155</w:t>
      </w:r>
    </w:p>
    <w:p w14:paraId="2112D788" w14:textId="77777777" w:rsidR="00A757C6" w:rsidRDefault="00A757C6" w:rsidP="00A757C6"/>
    <w:p w14:paraId="650D0466" w14:textId="01537FA3" w:rsidR="00A96E71" w:rsidRDefault="00A757C6" w:rsidP="00A757C6">
      <w:r>
        <w:t>Fish 155 (TL</w:t>
      </w:r>
      <w:r w:rsidR="009B3567">
        <w:t xml:space="preserve"> = </w:t>
      </w:r>
      <w:r>
        <w:t>336 mm and M</w:t>
      </w:r>
      <w:r w:rsidR="009B3567">
        <w:t xml:space="preserve"> = </w:t>
      </w:r>
      <w:r>
        <w:t xml:space="preserve">292 </w:t>
      </w:r>
      <w:r w:rsidRPr="00E420DB">
        <w:t xml:space="preserve">g) was released into </w:t>
      </w:r>
      <w:r>
        <w:t>Regional Park Moabi</w:t>
      </w:r>
      <w:r w:rsidRPr="00E420DB">
        <w:t xml:space="preserve"> on </w:t>
      </w:r>
      <w:r>
        <w:t>April 13, 2015</w:t>
      </w:r>
      <w:r w:rsidR="00A96E71">
        <w:t xml:space="preserve">.  </w:t>
      </w:r>
      <w:r>
        <w:t>This fish remained in the upper inlet, mostly upstream of the bend, through April 13</w:t>
      </w:r>
      <w:r w:rsidR="00A96E71">
        <w:t xml:space="preserve">.  </w:t>
      </w:r>
      <w:r>
        <w:t>In the morning of April 14</w:t>
      </w:r>
      <w:r w:rsidR="002C4531">
        <w:t>,</w:t>
      </w:r>
      <w:r>
        <w:t xml:space="preserve"> fish 155 was contacted by SURs further downstream that included the bulrush channel and Plane Cove, though the fish was out of contact for a couple of hours in the later morning</w:t>
      </w:r>
      <w:r w:rsidR="00A96E71">
        <w:t xml:space="preserve">.  </w:t>
      </w:r>
      <w:r>
        <w:t>In the afternoon of April 14</w:t>
      </w:r>
      <w:r w:rsidR="002C4531">
        <w:t>,</w:t>
      </w:r>
      <w:r>
        <w:t xml:space="preserve"> active efforts triangulated fish 155 downstream </w:t>
      </w:r>
      <w:r w:rsidR="00B65B65">
        <w:t>from</w:t>
      </w:r>
      <w:r>
        <w:t xml:space="preserve"> the bulrush channel entrance</w:t>
      </w:r>
      <w:r w:rsidR="002C4531">
        <w:t>,</w:t>
      </w:r>
      <w:r>
        <w:t xml:space="preserve"> while SURs stationed in Plane Cove and at the boat slips continued to contact the fish through the afternoon</w:t>
      </w:r>
      <w:r w:rsidR="00A96E71">
        <w:t xml:space="preserve">.  </w:t>
      </w:r>
      <w:r>
        <w:t>Fish 155 swam into range of the SUR in the water taxi channel in the late afternoon before returning to the upper inlet and bulrush channel and then back out to the boat slips</w:t>
      </w:r>
      <w:r w:rsidR="00A96E71">
        <w:t xml:space="preserve">.  </w:t>
      </w:r>
      <w:r>
        <w:t xml:space="preserve">SURs </w:t>
      </w:r>
      <w:r>
        <w:lastRenderedPageBreak/>
        <w:t>continued to contact the fish at the boat slips and in Plane Cove through most of April 15</w:t>
      </w:r>
      <w:r w:rsidR="00A96E71">
        <w:t xml:space="preserve">.  </w:t>
      </w:r>
      <w:r>
        <w:t>Active efforts tracked the fish through the afternoon in the upper portion of the boat slips through the afternoon and then in vegetation in the bulrush channel in the evening</w:t>
      </w:r>
      <w:r w:rsidR="00A96E71">
        <w:t xml:space="preserve">.  </w:t>
      </w:r>
      <w:r>
        <w:t xml:space="preserve">Fish 155 was not contacted again until the evening of April 18 and morning of April 19 by </w:t>
      </w:r>
      <w:r w:rsidR="002C4531">
        <w:t xml:space="preserve">a </w:t>
      </w:r>
      <w:r>
        <w:t>SUR in bulrush</w:t>
      </w:r>
      <w:r w:rsidR="00A96E71">
        <w:t xml:space="preserve">.  </w:t>
      </w:r>
      <w:r>
        <w:t>The fish was next contacted briefly in the evening of April 22 and then again in morning of April 23 by passive efforts in the bulrush channel</w:t>
      </w:r>
      <w:r w:rsidR="00A96E71">
        <w:t xml:space="preserve">.  </w:t>
      </w:r>
      <w:r>
        <w:t>Through the late morning to the evening of April 23</w:t>
      </w:r>
      <w:r w:rsidR="002C4531">
        <w:t>,</w:t>
      </w:r>
      <w:r>
        <w:t xml:space="preserve"> fish 155 remained in the upper inlet</w:t>
      </w:r>
      <w:r w:rsidR="00574C8B">
        <w:t>,</w:t>
      </w:r>
      <w:r>
        <w:t xml:space="preserve"> as evidenced by SURs and active efforts</w:t>
      </w:r>
      <w:r w:rsidR="00A96E71">
        <w:t xml:space="preserve">.  </w:t>
      </w:r>
      <w:r>
        <w:t>Through the daylight hours of April 24</w:t>
      </w:r>
      <w:r w:rsidR="002C4531">
        <w:t>,</w:t>
      </w:r>
      <w:r>
        <w:t xml:space="preserve"> fish 155 was only contacted by SUR in Plane Cove</w:t>
      </w:r>
      <w:r w:rsidR="00A96E71">
        <w:t xml:space="preserve">.  </w:t>
      </w:r>
      <w:r>
        <w:t>The fish was briefly contacted passively in the upper inlet and bulrush channel in the early morning of April 25 but then spent most of the day back in Plane Cove, moving within range of the SUR at the boat slips before moving out of contact through the evening</w:t>
      </w:r>
      <w:r w:rsidR="00A96E71">
        <w:t xml:space="preserve">.  </w:t>
      </w:r>
      <w:r>
        <w:t xml:space="preserve">Again, during </w:t>
      </w:r>
      <w:r w:rsidR="007611D3">
        <w:t xml:space="preserve">the </w:t>
      </w:r>
      <w:r>
        <w:t>daylight hours of April 26</w:t>
      </w:r>
      <w:r w:rsidR="002C4531">
        <w:t>,</w:t>
      </w:r>
      <w:r>
        <w:t xml:space="preserve"> fish 155 was contacted passively in Plane Cove and occasionally at the boat slips</w:t>
      </w:r>
      <w:r w:rsidR="00A96E71">
        <w:t xml:space="preserve">.  </w:t>
      </w:r>
      <w:r>
        <w:t>Similar behavior occurred as fish 155 traveled into the upper inlet and through the bulrush channel in the morning of April 27 and then spent the remainder of the day between Plane Cove and the boat slips</w:t>
      </w:r>
      <w:r w:rsidR="00A96E71">
        <w:t xml:space="preserve">.  </w:t>
      </w:r>
      <w:r>
        <w:t>In the evening of April 27</w:t>
      </w:r>
      <w:r w:rsidR="002C4531">
        <w:t>,</w:t>
      </w:r>
      <w:r>
        <w:t xml:space="preserve"> the fish was actively triangulated near the pirate ship at the boat slips and later upstream in Plane Cove</w:t>
      </w:r>
      <w:r w:rsidR="00A96E71">
        <w:t xml:space="preserve">.  </w:t>
      </w:r>
      <w:r>
        <w:t>Throughout April 28</w:t>
      </w:r>
      <w:r w:rsidR="002C4531">
        <w:t>,</w:t>
      </w:r>
      <w:r>
        <w:t xml:space="preserve"> fish 155 was still contacted in Plane Cove and at the boat slips by passive efforts</w:t>
      </w:r>
      <w:r w:rsidR="002C4531">
        <w:t>,</w:t>
      </w:r>
      <w:r>
        <w:t xml:space="preserve"> while active tracking recorded fish 155 as active</w:t>
      </w:r>
      <w:r w:rsidR="002C4531">
        <w:t>ly</w:t>
      </w:r>
      <w:r>
        <w:t xml:space="preserve"> moving upstream from Plane Cove in the morning, active moving downstream to the water taxi channel in the evening, and active</w:t>
      </w:r>
      <w:r w:rsidR="00477B7E">
        <w:t>ly</w:t>
      </w:r>
      <w:r>
        <w:t xml:space="preserve"> moving upstream near the hazard buoy</w:t>
      </w:r>
      <w:r w:rsidR="00A96E71">
        <w:t xml:space="preserve">.  </w:t>
      </w:r>
      <w:r>
        <w:t>Similar behavior was observed on April 29</w:t>
      </w:r>
      <w:r w:rsidR="00574C8B">
        <w:t>,</w:t>
      </w:r>
      <w:r>
        <w:t xml:space="preserve"> as evidenced by SUR data recording the fish again in Plane Cove and at the boat slips through most of the day, though the fish was out of contact range in the late evening of April 29 and early morning of April 30</w:t>
      </w:r>
      <w:r w:rsidR="00A96E71">
        <w:t xml:space="preserve">.  </w:t>
      </w:r>
      <w:r>
        <w:t>Active tracking through the morning of April 29 contacted fish 155 moving near the boat launch</w:t>
      </w:r>
      <w:r w:rsidR="00477B7E">
        <w:t>,</w:t>
      </w:r>
      <w:r>
        <w:t xml:space="preserve"> and </w:t>
      </w:r>
      <w:ins w:id="717" w:author="Kristen Humphrey" w:date="2016-08-22T19:34:00Z">
        <w:r w:rsidR="00274E66">
          <w:t xml:space="preserve">active </w:t>
        </w:r>
      </w:ins>
      <w:commentRangeStart w:id="718"/>
      <w:r>
        <w:t>efforts</w:t>
      </w:r>
      <w:commentRangeEnd w:id="718"/>
      <w:r w:rsidR="002C4531">
        <w:rPr>
          <w:rStyle w:val="CommentReference"/>
        </w:rPr>
        <w:commentReference w:id="718"/>
      </w:r>
      <w:r>
        <w:t xml:space="preserve"> followed the fish upstream into an area of bulrush before it changed course downstream to another patch of bulrush and then further downstream through the boat slips</w:t>
      </w:r>
      <w:r w:rsidR="00A96E71">
        <w:t xml:space="preserve">.  </w:t>
      </w:r>
      <w:r>
        <w:t>Through most of April 30</w:t>
      </w:r>
      <w:r w:rsidR="002C4531">
        <w:t>,</w:t>
      </w:r>
      <w:r>
        <w:t xml:space="preserve"> SURs contacted fish 155 again in Plane Cove and at the boat slips</w:t>
      </w:r>
      <w:r w:rsidR="002C4531">
        <w:t>,</w:t>
      </w:r>
      <w:r>
        <w:t xml:space="preserve"> and active tracking recorded the fish as very active in the morning near the plane in Plane Cove, perhaps avoiding the boat</w:t>
      </w:r>
      <w:r w:rsidR="00A96E71">
        <w:t xml:space="preserve">.  </w:t>
      </w:r>
      <w:r>
        <w:t>On May 1</w:t>
      </w:r>
      <w:r w:rsidR="002C4531">
        <w:t>,</w:t>
      </w:r>
      <w:r>
        <w:t xml:space="preserve"> active efforts triangulated fish 155 near shore downstream </w:t>
      </w:r>
      <w:r w:rsidR="00B65B65">
        <w:t>from</w:t>
      </w:r>
      <w:r>
        <w:t xml:space="preserve"> the plane in Plane Cove</w:t>
      </w:r>
      <w:r w:rsidR="00A96E71">
        <w:t xml:space="preserve">.  </w:t>
      </w:r>
      <w:r>
        <w:t>Fish 155 was determined a mortality on May 1</w:t>
      </w:r>
      <w:r w:rsidR="002C4531">
        <w:t>, 2015,</w:t>
      </w:r>
      <w:r>
        <w:t xml:space="preserve"> and the tag was recovered on May 5</w:t>
      </w:r>
      <w:r w:rsidR="002C4531">
        <w:t>.</w:t>
      </w:r>
    </w:p>
    <w:p w14:paraId="2D14B035" w14:textId="77777777" w:rsidR="00A757C6" w:rsidRDefault="00A757C6" w:rsidP="00A757C6"/>
    <w:p w14:paraId="04D256EC" w14:textId="77777777" w:rsidR="00B65B65" w:rsidRDefault="00B65B65" w:rsidP="00A757C6"/>
    <w:p w14:paraId="0DB8BAA6" w14:textId="77777777" w:rsidR="00A757C6" w:rsidRPr="00CD178B" w:rsidRDefault="00A757C6" w:rsidP="00A96E71">
      <w:pPr>
        <w:pStyle w:val="Attachment-heading1"/>
      </w:pPr>
      <w:r>
        <w:t>Fish 156</w:t>
      </w:r>
    </w:p>
    <w:p w14:paraId="02DD1A2C" w14:textId="77777777" w:rsidR="00A757C6" w:rsidRDefault="00A757C6" w:rsidP="00A757C6"/>
    <w:p w14:paraId="30022F94" w14:textId="04150586" w:rsidR="002C4531" w:rsidRDefault="00A757C6">
      <w:r>
        <w:t>Fish 156 (TL</w:t>
      </w:r>
      <w:r w:rsidR="009B3567">
        <w:t xml:space="preserve"> = </w:t>
      </w:r>
      <w:r>
        <w:t>354 mm and M</w:t>
      </w:r>
      <w:r w:rsidR="009B3567">
        <w:t xml:space="preserve"> = </w:t>
      </w:r>
      <w:r>
        <w:t xml:space="preserve">320 </w:t>
      </w:r>
      <w:r w:rsidRPr="00E420DB">
        <w:t xml:space="preserve">g) was released into </w:t>
      </w:r>
      <w:r>
        <w:t>Regional Park Moabi</w:t>
      </w:r>
      <w:r w:rsidRPr="00E420DB">
        <w:t xml:space="preserve"> on </w:t>
      </w:r>
      <w:r>
        <w:t>April 13, 2015</w:t>
      </w:r>
      <w:r w:rsidR="00A96E71">
        <w:t xml:space="preserve">.  </w:t>
      </w:r>
      <w:r>
        <w:t>Throughout April 13 and into the early morning of April 14</w:t>
      </w:r>
      <w:r w:rsidR="002C4531">
        <w:t>,</w:t>
      </w:r>
      <w:r>
        <w:t xml:space="preserve"> fish 156 remained within the upper inlet</w:t>
      </w:r>
      <w:r w:rsidR="00A96E71">
        <w:t xml:space="preserve">.  </w:t>
      </w:r>
      <w:r>
        <w:t>SURs contacted the fish within bulrush early on April 14 as well as within the upper inlet, before the fish moved downstream to be contacted passively at Plane Cove and the boat slips and very briefly in the water taxi channel</w:t>
      </w:r>
      <w:r w:rsidR="00A96E71">
        <w:t xml:space="preserve">.  </w:t>
      </w:r>
      <w:r>
        <w:t>By the evening of April 14</w:t>
      </w:r>
      <w:r w:rsidR="002C4531">
        <w:t>,</w:t>
      </w:r>
      <w:r>
        <w:t xml:space="preserve"> fish 156 returned back upstream to be contacted briefly by SURs in the upper inlet, bulrush </w:t>
      </w:r>
      <w:r>
        <w:lastRenderedPageBreak/>
        <w:t>channel, and in bulrush, before the fish returned back downstream past Plane Cove to the boat slips</w:t>
      </w:r>
      <w:r w:rsidR="00A96E71">
        <w:t xml:space="preserve">.  </w:t>
      </w:r>
      <w:r>
        <w:t>Beginning in the early morning of April 15</w:t>
      </w:r>
      <w:r w:rsidR="002C4531">
        <w:t>,</w:t>
      </w:r>
      <w:r>
        <w:t xml:space="preserve"> fish 156 traveled past Plane Cove, the boat slips, and the water taxi channel to be contacted by SUR at the backwater entrance</w:t>
      </w:r>
      <w:r w:rsidR="00A96E71">
        <w:t xml:space="preserve">.  </w:t>
      </w:r>
      <w:r>
        <w:t xml:space="preserve">Fish 156 was not contacted by any SUR outside of </w:t>
      </w:r>
      <w:ins w:id="719" w:author="Paul C Marsh" w:date="2016-09-07T11:15:00Z">
        <w:r w:rsidR="00297819">
          <w:t xml:space="preserve">Regional Park </w:t>
        </w:r>
      </w:ins>
      <w:r>
        <w:t>Moabi but was last contacted here on April 15</w:t>
      </w:r>
      <w:r w:rsidR="00B65B65">
        <w:t>.</w:t>
      </w:r>
    </w:p>
    <w:p w14:paraId="2DF1C1DB" w14:textId="09967AE1" w:rsidR="00F95509" w:rsidRDefault="00F95509"/>
    <w:p w14:paraId="6CF4CCF2" w14:textId="77777777" w:rsidR="002C4531" w:rsidRDefault="002C4531"/>
    <w:p w14:paraId="2EA6C002" w14:textId="77777777" w:rsidR="00A757C6" w:rsidRPr="00CD178B" w:rsidRDefault="00A757C6" w:rsidP="00A96E71">
      <w:pPr>
        <w:pStyle w:val="Attachment-heading1"/>
      </w:pPr>
      <w:r>
        <w:t>Fish 157</w:t>
      </w:r>
    </w:p>
    <w:p w14:paraId="4E20D136" w14:textId="77777777" w:rsidR="00A757C6" w:rsidRDefault="00A757C6" w:rsidP="00A757C6"/>
    <w:p w14:paraId="5C06DF34" w14:textId="5375E204" w:rsidR="00A757C6" w:rsidRDefault="00A757C6" w:rsidP="00A757C6">
      <w:r>
        <w:t>Fish 157 (TL</w:t>
      </w:r>
      <w:r w:rsidR="009B3567">
        <w:t xml:space="preserve"> = </w:t>
      </w:r>
      <w:r>
        <w:t>344 mm and M</w:t>
      </w:r>
      <w:r w:rsidR="009B3567">
        <w:t xml:space="preserve"> = </w:t>
      </w:r>
      <w:r>
        <w:t xml:space="preserve">297 </w:t>
      </w:r>
      <w:r w:rsidRPr="00E420DB">
        <w:t xml:space="preserve">g) was released into </w:t>
      </w:r>
      <w:r>
        <w:t>Regional Park Moabi</w:t>
      </w:r>
      <w:r w:rsidRPr="00E420DB">
        <w:t xml:space="preserve"> on </w:t>
      </w:r>
      <w:r>
        <w:t>April 13, 2015</w:t>
      </w:r>
      <w:r w:rsidR="00A96E71">
        <w:t xml:space="preserve">.  </w:t>
      </w:r>
      <w:r>
        <w:t>Throughout April 13</w:t>
      </w:r>
      <w:r w:rsidR="002C4531">
        <w:t>,</w:t>
      </w:r>
      <w:r>
        <w:t xml:space="preserve"> 14</w:t>
      </w:r>
      <w:r w:rsidR="002C4531">
        <w:t>,</w:t>
      </w:r>
      <w:r>
        <w:t xml:space="preserve"> and 15</w:t>
      </w:r>
      <w:r w:rsidR="002C4531">
        <w:t>,</w:t>
      </w:r>
      <w:r>
        <w:t xml:space="preserve"> fish 157 remained in the upper inlet, likely near the release site and occasionally near the bulrush channel, based on SUR contacts and active tracking data</w:t>
      </w:r>
      <w:r w:rsidR="00A96E71">
        <w:t xml:space="preserve">.  </w:t>
      </w:r>
      <w:r>
        <w:t>In the morning of April 16</w:t>
      </w:r>
      <w:r w:rsidR="002C4531">
        <w:t>, fish </w:t>
      </w:r>
      <w:r>
        <w:t>157 moved downstream through the bulrush channel to be contacted passively and actively in Plane Cove and at the boat slips</w:t>
      </w:r>
      <w:r w:rsidR="00A96E71">
        <w:t xml:space="preserve">.  </w:t>
      </w:r>
      <w:r>
        <w:t>In addition to these locations, fish 157 was also contacted by SUR in the water taxi channel and was actively contacted near the docks, at a buoy near the docks, and near a sandy shore throughout the evening of April 16</w:t>
      </w:r>
      <w:r w:rsidR="00A96E71">
        <w:t xml:space="preserve">.  </w:t>
      </w:r>
      <w:r>
        <w:t>On April 17</w:t>
      </w:r>
      <w:r w:rsidR="002C4531">
        <w:t>,</w:t>
      </w:r>
      <w:r>
        <w:t xml:space="preserve"> fish 157 was passively contacted in Plane Cove in the early morning, at the boat slips through much of the day, and in the water taxi channel in the evening</w:t>
      </w:r>
      <w:r w:rsidR="00A96E71">
        <w:t xml:space="preserve">.  </w:t>
      </w:r>
      <w:r>
        <w:t>On April 18</w:t>
      </w:r>
      <w:r w:rsidR="002C4531">
        <w:t>,</w:t>
      </w:r>
      <w:r>
        <w:t xml:space="preserve"> fish 157 was initially contacted in Plane Cove but then remained near the boat slips throughout the entirety of the day</w:t>
      </w:r>
      <w:r w:rsidR="00A96E71">
        <w:t xml:space="preserve">.  </w:t>
      </w:r>
      <w:r>
        <w:t>This fish was contacted by SUR</w:t>
      </w:r>
      <w:r w:rsidR="002C4531">
        <w:t>s</w:t>
      </w:r>
      <w:r>
        <w:t xml:space="preserve"> mostly at the boat slips on April 19 as well, though it was contacted for a couple of hours at Plane Cove in the evening</w:t>
      </w:r>
      <w:r w:rsidR="00A96E71">
        <w:t xml:space="preserve">.  </w:t>
      </w:r>
      <w:r>
        <w:t>From April 20 to May 1</w:t>
      </w:r>
      <w:r w:rsidR="002C4531">
        <w:t>,</w:t>
      </w:r>
      <w:r>
        <w:t xml:space="preserve"> fish 157 mostly remained within range of the SUR deployed at the boat slips, occasionally being contacted by SURs positioned in the water taxi channel and Plane Cove, and periodically moving out of detection range of any SUR for several hours</w:t>
      </w:r>
      <w:r w:rsidR="002C4531">
        <w:t>,</w:t>
      </w:r>
      <w:r>
        <w:t xml:space="preserve"> with no apparent pattern</w:t>
      </w:r>
      <w:r w:rsidR="00A96E71">
        <w:t xml:space="preserve">.  </w:t>
      </w:r>
      <w:r>
        <w:t>Active efforts during this time period confirmed fish 157’s location</w:t>
      </w:r>
      <w:r w:rsidR="00A96E71">
        <w:t xml:space="preserve">.  </w:t>
      </w:r>
      <w:r>
        <w:t>In the evening of April 20</w:t>
      </w:r>
      <w:r w:rsidR="002C4531">
        <w:t>,</w:t>
      </w:r>
      <w:r>
        <w:t xml:space="preserve"> fish 157 was also contacted among the boat slips, recorded as moving close to shore on one active triangulation occasion</w:t>
      </w:r>
      <w:r w:rsidR="00A96E71">
        <w:t xml:space="preserve">.  </w:t>
      </w:r>
      <w:r>
        <w:t>In the morning of April 21</w:t>
      </w:r>
      <w:r w:rsidR="002C4531">
        <w:t>,</w:t>
      </w:r>
      <w:r>
        <w:t xml:space="preserve"> this fish was swimming between bulrush and Dock D and moved closer to Dock E where it then remained for a couple of hours</w:t>
      </w:r>
      <w:r w:rsidR="00A96E71">
        <w:t xml:space="preserve">.  </w:t>
      </w:r>
      <w:r>
        <w:t>In the evening of April 21 and morning of April 22</w:t>
      </w:r>
      <w:r w:rsidR="002C4531">
        <w:t>,</w:t>
      </w:r>
      <w:r>
        <w:t xml:space="preserve"> the fish was near the pirate ship</w:t>
      </w:r>
      <w:r w:rsidR="002C4531">
        <w:t>,</w:t>
      </w:r>
      <w:r>
        <w:t xml:space="preserve"> and it appeared to remain in the afternoon before moving to near the fuel dock in the evening of April 22 and morning of April 23</w:t>
      </w:r>
      <w:r w:rsidR="00A96E71">
        <w:t xml:space="preserve">.  </w:t>
      </w:r>
      <w:r>
        <w:t>In the evening of April 23</w:t>
      </w:r>
      <w:r w:rsidR="002C4531">
        <w:t>,</w:t>
      </w:r>
      <w:r>
        <w:t xml:space="preserve"> fish 157 was actively contacted near the buoy next to the pirate ship</w:t>
      </w:r>
      <w:r w:rsidR="00A96E71">
        <w:t xml:space="preserve">.  </w:t>
      </w:r>
      <w:r>
        <w:t>In the evening of April 27</w:t>
      </w:r>
      <w:r w:rsidR="002C4531">
        <w:t>,</w:t>
      </w:r>
      <w:r>
        <w:t xml:space="preserve"> this fish was near the pirate ship and actively moving around Dock F</w:t>
      </w:r>
      <w:r w:rsidR="00A96E71">
        <w:t xml:space="preserve">.  </w:t>
      </w:r>
      <w:r>
        <w:t>Fish 157 was near Dock C in the main channel in the morning of April 28</w:t>
      </w:r>
      <w:r w:rsidR="002C4531">
        <w:t>,</w:t>
      </w:r>
      <w:r>
        <w:t xml:space="preserve"> under the pirate ship in the evening of April 28</w:t>
      </w:r>
      <w:r w:rsidR="002C4531">
        <w:t>,</w:t>
      </w:r>
      <w:r>
        <w:t xml:space="preserve"> and was tracked moving out from under the pirate ship in the morning of April 29</w:t>
      </w:r>
      <w:r w:rsidR="00A96E71">
        <w:t xml:space="preserve">.  </w:t>
      </w:r>
      <w:r>
        <w:t>This fish began moving upstream</w:t>
      </w:r>
      <w:r w:rsidR="00D85397">
        <w:t>,</w:t>
      </w:r>
      <w:r>
        <w:t xml:space="preserve"> swimming under the docks through the morning of April 30</w:t>
      </w:r>
      <w:r w:rsidR="00A96E71">
        <w:t xml:space="preserve">.  </w:t>
      </w:r>
      <w:r>
        <w:t>In the early morning of May 1</w:t>
      </w:r>
      <w:r w:rsidR="00D85397">
        <w:t>,</w:t>
      </w:r>
      <w:r>
        <w:t xml:space="preserve"> the fish swam upstream from the fuel dock to under Dock A</w:t>
      </w:r>
      <w:r w:rsidR="00A96E71">
        <w:t xml:space="preserve">.  </w:t>
      </w:r>
      <w:r>
        <w:t>On May 2</w:t>
      </w:r>
      <w:r w:rsidR="00D85397">
        <w:t>, the behavior of fish </w:t>
      </w:r>
      <w:r>
        <w:t>157 began to change</w:t>
      </w:r>
      <w:r w:rsidR="00D85397">
        <w:t>,</w:t>
      </w:r>
      <w:r>
        <w:t xml:space="preserve"> as it was only passively tracked briefly in the morning of May 2 at the boat slips and Plane Cove</w:t>
      </w:r>
      <w:r w:rsidR="00A96E71">
        <w:t xml:space="preserve">.  </w:t>
      </w:r>
      <w:r>
        <w:t>On May 3</w:t>
      </w:r>
      <w:r w:rsidR="00D85397">
        <w:t>,</w:t>
      </w:r>
      <w:r>
        <w:t xml:space="preserve"> passive tracking contacted the fish in the bulrush channel and the upper inlet throughout morning and evening</w:t>
      </w:r>
      <w:r w:rsidR="00A96E71">
        <w:t xml:space="preserve">.  </w:t>
      </w:r>
      <w:r>
        <w:t>Fish 157 remained in this area on May 4</w:t>
      </w:r>
      <w:r w:rsidR="00D85397">
        <w:t>,</w:t>
      </w:r>
      <w:r>
        <w:t xml:space="preserve"> though it moved out of contact </w:t>
      </w:r>
      <w:r>
        <w:lastRenderedPageBreak/>
        <w:t>detection in the late afternoon and through the evening</w:t>
      </w:r>
      <w:r w:rsidR="00A96E71">
        <w:t xml:space="preserve">.  </w:t>
      </w:r>
      <w:r>
        <w:t>In the morning of May 5</w:t>
      </w:r>
      <w:r w:rsidR="00D85397">
        <w:t>,</w:t>
      </w:r>
      <w:r>
        <w:t xml:space="preserve"> fish 157 was passively contacted in the bulrush before being contacted in the bulrush channel</w:t>
      </w:r>
      <w:r w:rsidR="00A96E71">
        <w:t xml:space="preserve">.  </w:t>
      </w:r>
      <w:r>
        <w:t>In the morning of May 6</w:t>
      </w:r>
      <w:r w:rsidR="00D85397">
        <w:t>,</w:t>
      </w:r>
      <w:r>
        <w:t xml:space="preserve"> the fish was passively tracked in the upper inlet</w:t>
      </w:r>
      <w:r w:rsidR="00A96E71">
        <w:t xml:space="preserve">.  </w:t>
      </w:r>
      <w:r>
        <w:t>During this time, it was also actively tracked several meters from bulrush and later tucked into bulrush a couple of meters deep</w:t>
      </w:r>
      <w:r w:rsidR="00D85397">
        <w:t>,</w:t>
      </w:r>
      <w:r>
        <w:t xml:space="preserve"> where it remained for over an hour before contact was lost</w:t>
      </w:r>
      <w:r w:rsidR="00A96E71">
        <w:t xml:space="preserve">.  </w:t>
      </w:r>
      <w:r>
        <w:t>Fish 157 was last contacted on May 6</w:t>
      </w:r>
      <w:r w:rsidR="00D85397">
        <w:t>.</w:t>
      </w:r>
    </w:p>
    <w:p w14:paraId="07FB6C49" w14:textId="77777777" w:rsidR="00D85397" w:rsidRDefault="00D85397" w:rsidP="00A757C6"/>
    <w:p w14:paraId="0EADBEE3" w14:textId="6C6CA7D0" w:rsidR="00B65B65" w:rsidRDefault="00B65B65"/>
    <w:p w14:paraId="3A80BAA5" w14:textId="77777777" w:rsidR="00A757C6" w:rsidRPr="00CD178B" w:rsidRDefault="00A757C6" w:rsidP="00A96E71">
      <w:pPr>
        <w:pStyle w:val="Attachment-heading1"/>
      </w:pPr>
      <w:r>
        <w:t>Fish 158</w:t>
      </w:r>
    </w:p>
    <w:p w14:paraId="77851DE9" w14:textId="77777777" w:rsidR="00A757C6" w:rsidRDefault="00A757C6" w:rsidP="00A757C6"/>
    <w:p w14:paraId="48D968E8" w14:textId="5A4D6F31" w:rsidR="00A757C6" w:rsidRDefault="00A757C6" w:rsidP="00A757C6">
      <w:r>
        <w:t>Fish 158 (TL</w:t>
      </w:r>
      <w:r w:rsidR="009B3567">
        <w:t xml:space="preserve"> = </w:t>
      </w:r>
      <w:r>
        <w:t>342 mm and M</w:t>
      </w:r>
      <w:r w:rsidR="009B3567">
        <w:t xml:space="preserve"> = </w:t>
      </w:r>
      <w:r>
        <w:t xml:space="preserve">284 </w:t>
      </w:r>
      <w:r w:rsidRPr="00E420DB">
        <w:t xml:space="preserve">g) was released into </w:t>
      </w:r>
      <w:r>
        <w:t>Regional Park Moabi</w:t>
      </w:r>
      <w:r w:rsidRPr="00E420DB">
        <w:t xml:space="preserve"> on </w:t>
      </w:r>
      <w:r>
        <w:t>April 13, 2015</w:t>
      </w:r>
      <w:r w:rsidR="00A96E71">
        <w:t xml:space="preserve">.  </w:t>
      </w:r>
      <w:r>
        <w:t>This fish remained in the upper inlet through April 13</w:t>
      </w:r>
      <w:r w:rsidR="00D85397">
        <w:t>,</w:t>
      </w:r>
      <w:r>
        <w:t xml:space="preserve"> 14</w:t>
      </w:r>
      <w:r w:rsidR="00D85397">
        <w:t>,</w:t>
      </w:r>
      <w:r>
        <w:t xml:space="preserve"> 15</w:t>
      </w:r>
      <w:r w:rsidR="00D85397">
        <w:t>,</w:t>
      </w:r>
      <w:r>
        <w:t xml:space="preserve"> and 16 and was recorded as active near the buoy in the evening of April 14 and near the release site in the morning and evening of April 15 by active tracking efforts</w:t>
      </w:r>
      <w:r w:rsidR="00A96E71">
        <w:t xml:space="preserve">.  </w:t>
      </w:r>
      <w:r>
        <w:t>Fish 158 was passively contacted several times during this period by SUR placed in bulrush</w:t>
      </w:r>
      <w:r w:rsidR="00A96E71">
        <w:t xml:space="preserve">.  </w:t>
      </w:r>
      <w:r>
        <w:t>In the evening of April 15</w:t>
      </w:r>
      <w:r w:rsidR="00D85397">
        <w:t>,</w:t>
      </w:r>
      <w:r>
        <w:t xml:space="preserve"> the fish was out of detection for several hours after being contacted by SUR in bulrush</w:t>
      </w:r>
      <w:r w:rsidR="00A96E71">
        <w:t xml:space="preserve">.  </w:t>
      </w:r>
      <w:r w:rsidR="00D85397">
        <w:t>In the evening of April </w:t>
      </w:r>
      <w:r>
        <w:t>16</w:t>
      </w:r>
      <w:r w:rsidR="00D85397">
        <w:t>,</w:t>
      </w:r>
      <w:r>
        <w:t xml:space="preserve"> the fish was more consistently contacted in the bulrush channel where it appeared to remain through the morning and afternoon of April 17 according to passive records</w:t>
      </w:r>
      <w:r w:rsidR="00A96E71">
        <w:t xml:space="preserve">.  </w:t>
      </w:r>
      <w:r>
        <w:t xml:space="preserve">Fish 158 was passively contacted in Plane Cove in the late afternoon and then at the boat slips in the </w:t>
      </w:r>
      <w:r w:rsidR="00D85397">
        <w:t>e</w:t>
      </w:r>
      <w:r>
        <w:t>vening of April 18</w:t>
      </w:r>
      <w:r w:rsidR="00A96E71">
        <w:t xml:space="preserve">.  </w:t>
      </w:r>
      <w:r>
        <w:t>The fish was not contacted on April 19 but was contacted briefly in the morning of April 20 and briefly in the morning of April 21</w:t>
      </w:r>
      <w:r w:rsidR="00D85397">
        <w:t>,</w:t>
      </w:r>
      <w:r>
        <w:t xml:space="preserve"> in the water taxi channel</w:t>
      </w:r>
      <w:r w:rsidR="00A96E71">
        <w:t xml:space="preserve">.  </w:t>
      </w:r>
      <w:r>
        <w:t>There were more brief contacts recorded passively in Plane Cove in the afternoon of April 21</w:t>
      </w:r>
      <w:r w:rsidR="00477B7E">
        <w:t>,</w:t>
      </w:r>
      <w:r>
        <w:t xml:space="preserve"> and then not again until the evening of April 24</w:t>
      </w:r>
      <w:r w:rsidR="00D85397">
        <w:t>,</w:t>
      </w:r>
      <w:r>
        <w:t xml:space="preserve"> where the fish was also contacted by the SUR at the boat slips</w:t>
      </w:r>
      <w:r w:rsidR="00A96E71">
        <w:t xml:space="preserve">.  </w:t>
      </w:r>
      <w:r>
        <w:t>Fish 158 was again contacted briefly at the boat slips in the afternoon of April 25 and morning of April 26</w:t>
      </w:r>
      <w:r w:rsidR="00A96E71">
        <w:t xml:space="preserve">.  </w:t>
      </w:r>
      <w:r>
        <w:t>The last contact of fish 158 was by passive efforts in Plane Cove in the evening of April 26</w:t>
      </w:r>
      <w:r w:rsidR="00D85397">
        <w:t>.</w:t>
      </w:r>
    </w:p>
    <w:p w14:paraId="579A7076" w14:textId="77777777" w:rsidR="00A757C6" w:rsidRDefault="00A757C6" w:rsidP="00A757C6"/>
    <w:p w14:paraId="26938C76" w14:textId="77777777" w:rsidR="00A96E71" w:rsidRDefault="00A96E71" w:rsidP="00A757C6"/>
    <w:p w14:paraId="5AD93316" w14:textId="77777777" w:rsidR="00A757C6" w:rsidRPr="00CD178B" w:rsidRDefault="00A757C6" w:rsidP="00A96E71">
      <w:pPr>
        <w:pStyle w:val="Attachment-heading1"/>
      </w:pPr>
      <w:r>
        <w:t>Fish 159</w:t>
      </w:r>
    </w:p>
    <w:p w14:paraId="5989B320" w14:textId="77777777" w:rsidR="00A757C6" w:rsidRDefault="00A757C6" w:rsidP="00A757C6"/>
    <w:p w14:paraId="12A9AE31" w14:textId="2ABD109F" w:rsidR="00A757C6" w:rsidRDefault="00A757C6" w:rsidP="00A757C6">
      <w:r>
        <w:t>Fish 159 (TL</w:t>
      </w:r>
      <w:r w:rsidR="009B3567">
        <w:t xml:space="preserve"> = </w:t>
      </w:r>
      <w:r>
        <w:t>354 mm and M</w:t>
      </w:r>
      <w:r w:rsidR="009B3567">
        <w:t xml:space="preserve"> = </w:t>
      </w:r>
      <w:r>
        <w:t xml:space="preserve">361 </w:t>
      </w:r>
      <w:r w:rsidRPr="00E420DB">
        <w:t xml:space="preserve">g) was released into </w:t>
      </w:r>
      <w:r>
        <w:t>Regional Park Moabi</w:t>
      </w:r>
      <w:r w:rsidRPr="00E420DB">
        <w:t xml:space="preserve"> on </w:t>
      </w:r>
      <w:r>
        <w:t>April 13, 2015</w:t>
      </w:r>
      <w:r w:rsidR="00A96E71">
        <w:t xml:space="preserve">.  </w:t>
      </w:r>
      <w:r>
        <w:t>This fish remained in the upper inlet after release from A</w:t>
      </w:r>
      <w:r w:rsidR="00D85397">
        <w:t>pril </w:t>
      </w:r>
      <w:r>
        <w:t>13 to April 23</w:t>
      </w:r>
      <w:r w:rsidR="00A96E71">
        <w:t xml:space="preserve">.  </w:t>
      </w:r>
      <w:r>
        <w:t>Contacts were predominately at the SUR deployed upstream of the bend and otherwise usually at the SUR stationed near the shore protection sign and occasionally at the SUR deployed in the upstream portion of the bulrush channel</w:t>
      </w:r>
      <w:r w:rsidR="00A96E71">
        <w:t xml:space="preserve">.  </w:t>
      </w:r>
      <w:r>
        <w:t xml:space="preserve">Often, fish 159 predominated at the SUR upstream of the bend during </w:t>
      </w:r>
      <w:r w:rsidR="007611D3">
        <w:t xml:space="preserve">the </w:t>
      </w:r>
      <w:r>
        <w:t>daylight hours but was also found to predominate here between sunset and sunrise</w:t>
      </w:r>
      <w:r w:rsidR="00A96E71">
        <w:t xml:space="preserve">.  </w:t>
      </w:r>
      <w:r>
        <w:t>Active tracking during this time found the fish consistently in the same area near the bend, often stationary and not active until April 21 when active efforts recorded the fish as moving upstream along the shore on river left and April 22 when efforts triangulated the fish near the buoy</w:t>
      </w:r>
      <w:r w:rsidR="00A96E71">
        <w:t xml:space="preserve">.  </w:t>
      </w:r>
      <w:r>
        <w:t>On April 24</w:t>
      </w:r>
      <w:r w:rsidR="00CE4D1B">
        <w:t>,</w:t>
      </w:r>
      <w:r>
        <w:t xml:space="preserve"> fish 159 traveled from upstream of the bend, past the shore protection sign, through the bulrush channel, </w:t>
      </w:r>
      <w:r w:rsidR="00D85397">
        <w:t xml:space="preserve">and </w:t>
      </w:r>
      <w:r>
        <w:t xml:space="preserve">out to Plane Cove with brief contacts at the boat slips, where </w:t>
      </w:r>
      <w:r>
        <w:lastRenderedPageBreak/>
        <w:t>it remained through most of April 25</w:t>
      </w:r>
      <w:r w:rsidR="00A96E71">
        <w:t xml:space="preserve">.  </w:t>
      </w:r>
      <w:r>
        <w:t>On April 26</w:t>
      </w:r>
      <w:r w:rsidR="00CE4D1B">
        <w:t>,</w:t>
      </w:r>
      <w:r>
        <w:t xml:space="preserve"> this fish was contacted at the boat slips and in the water t</w:t>
      </w:r>
      <w:r w:rsidR="00D85397">
        <w:t>axi channel in the morning, Plan</w:t>
      </w:r>
      <w:r>
        <w:t>e Cove in the afternoon, and back in the upper inlet in the late evening</w:t>
      </w:r>
      <w:r w:rsidR="00A96E71">
        <w:t xml:space="preserve">.  </w:t>
      </w:r>
      <w:r>
        <w:t xml:space="preserve">Fish 159 was upstream of the bend in the early morning of April 27 moved </w:t>
      </w:r>
      <w:r w:rsidR="00363DA5">
        <w:t>toward</w:t>
      </w:r>
      <w:r w:rsidR="00CE4D1B">
        <w:t xml:space="preserve"> the bulrush channel in </w:t>
      </w:r>
      <w:r>
        <w:t>the late morning, and was not contacted for the remainder of the day</w:t>
      </w:r>
      <w:r w:rsidR="00A96E71">
        <w:t xml:space="preserve">.  </w:t>
      </w:r>
      <w:r w:rsidR="00CE4D1B">
        <w:t>On April </w:t>
      </w:r>
      <w:r>
        <w:t>28</w:t>
      </w:r>
      <w:r w:rsidR="00CE4D1B">
        <w:t>,</w:t>
      </w:r>
      <w:r>
        <w:t xml:space="preserve"> this fish emerged at an SUR placed in the bulrush in the morning and continued to be passively contacted in the bulrush channel in the evening</w:t>
      </w:r>
      <w:r w:rsidR="00A96E71">
        <w:t xml:space="preserve">.  </w:t>
      </w:r>
      <w:r>
        <w:t>Active tracking in the late evening of April 28 confirmed th</w:t>
      </w:r>
      <w:r w:rsidR="00CE4D1B">
        <w:t>e fish’s location in bulrush in </w:t>
      </w:r>
      <w:r>
        <w:t>the bulrush channel</w:t>
      </w:r>
      <w:r w:rsidR="00A96E71">
        <w:t xml:space="preserve">.  </w:t>
      </w:r>
      <w:r>
        <w:t>The fish remained at this location through April 29</w:t>
      </w:r>
      <w:r w:rsidR="00574C8B">
        <w:t>,</w:t>
      </w:r>
      <w:r>
        <w:t xml:space="preserve"> as evidenced by passive and active efforts</w:t>
      </w:r>
      <w:r w:rsidR="00A96E71">
        <w:t xml:space="preserve">.  </w:t>
      </w:r>
      <w:r>
        <w:t>On April 30</w:t>
      </w:r>
      <w:r w:rsidR="00D85397">
        <w:t>,</w:t>
      </w:r>
      <w:r>
        <w:t xml:space="preserve"> the fish was not contacted actively but was recorded on SURs briefly in the bulrush channel in the morning, and then in the bulrush channel, near the shore protection sign, and upstream of the bend through the evening of April 30</w:t>
      </w:r>
      <w:r w:rsidR="00A96E71">
        <w:t xml:space="preserve">.  </w:t>
      </w:r>
      <w:r>
        <w:t>Fish 159 was not contacted at all on May</w:t>
      </w:r>
      <w:r w:rsidR="00D85397">
        <w:t xml:space="preserve"> </w:t>
      </w:r>
      <w:r>
        <w:t>1</w:t>
      </w:r>
      <w:r w:rsidR="00A96E71">
        <w:t xml:space="preserve">.  </w:t>
      </w:r>
      <w:r>
        <w:t>The fish was passively contacted in the morning of May 2</w:t>
      </w:r>
      <w:r w:rsidR="00477B7E">
        <w:t>,</w:t>
      </w:r>
      <w:r>
        <w:t xml:space="preserve"> again in the bulrush channel</w:t>
      </w:r>
      <w:r w:rsidR="00A96E71">
        <w:t xml:space="preserve">.  </w:t>
      </w:r>
      <w:r>
        <w:t>That afternoon, the fish was recorded near the shore protection sign and upstream of the bend before moving back into the bulrush in the evening</w:t>
      </w:r>
      <w:r w:rsidR="00A96E71">
        <w:t xml:space="preserve">.  </w:t>
      </w:r>
      <w:r>
        <w:t>Fish 159 remained in the upper inlet on May 3</w:t>
      </w:r>
      <w:r w:rsidR="00D85397">
        <w:t>;</w:t>
      </w:r>
      <w:r>
        <w:t xml:space="preserve"> however, it was predominately contacted upstream of the bend through much of the day before moving out to Plane Cove in the late evening</w:t>
      </w:r>
      <w:r w:rsidR="00A96E71">
        <w:t xml:space="preserve">.  </w:t>
      </w:r>
      <w:r>
        <w:t>On May 4</w:t>
      </w:r>
      <w:r w:rsidR="00D85397">
        <w:t>,</w:t>
      </w:r>
      <w:r>
        <w:t xml:space="preserve"> fish 159 was initially in Plane Cove and then near the boat slips in the morning, back in Plane Cove through the afternoon, and then returned to the boat slips for the evening</w:t>
      </w:r>
      <w:r w:rsidR="00A96E71">
        <w:t>.</w:t>
      </w:r>
      <w:r w:rsidR="00D85397">
        <w:t xml:space="preserve">  </w:t>
      </w:r>
      <w:r>
        <w:t>On May 5</w:t>
      </w:r>
      <w:r w:rsidR="00D85397">
        <w:t>,</w:t>
      </w:r>
      <w:r>
        <w:t xml:space="preserve"> fish 159 was passively contacted in Plane Cove in the morning before it traveled back upstream into the upper inlet where it was active tracked near the buoy and passively tracked upstream of</w:t>
      </w:r>
      <w:r w:rsidR="00477B7E">
        <w:t xml:space="preserve"> the bend through the mid-</w:t>
      </w:r>
      <w:r>
        <w:t>afternoon</w:t>
      </w:r>
      <w:r w:rsidR="00A96E71">
        <w:t>.</w:t>
      </w:r>
      <w:r w:rsidR="00D85397">
        <w:t xml:space="preserve">  However, this </w:t>
      </w:r>
      <w:r>
        <w:t xml:space="preserve">fish was passively recorded to travel from the upper inlet, past Plane Cove, the boat slips, and the water taxi channel, </w:t>
      </w:r>
      <w:r w:rsidR="00D85397">
        <w:t xml:space="preserve">and </w:t>
      </w:r>
      <w:r>
        <w:t xml:space="preserve">out to the entrance to </w:t>
      </w:r>
      <w:ins w:id="720" w:author="Brian Kesner" w:date="2016-08-15T15:51:00Z">
        <w:r w:rsidR="003B03EB">
          <w:t xml:space="preserve">Regional </w:t>
        </w:r>
      </w:ins>
      <w:r>
        <w:t>Park Moabi in the late afternoon</w:t>
      </w:r>
      <w:r w:rsidR="00A96E71">
        <w:t xml:space="preserve">.  </w:t>
      </w:r>
      <w:r>
        <w:t>Fish 159 was last contacted by this SUR on May 5</w:t>
      </w:r>
      <w:r w:rsidR="0080287B">
        <w:t>.</w:t>
      </w:r>
    </w:p>
    <w:p w14:paraId="041BAECC" w14:textId="77777777" w:rsidR="0080287B" w:rsidRPr="0080287B" w:rsidRDefault="0080287B" w:rsidP="00A757C6"/>
    <w:p w14:paraId="128C3FEE" w14:textId="77777777" w:rsidR="00A757C6" w:rsidRDefault="00A757C6" w:rsidP="00A757C6"/>
    <w:p w14:paraId="297D54CB" w14:textId="77777777" w:rsidR="00A757C6" w:rsidRPr="00CD178B" w:rsidRDefault="00A757C6" w:rsidP="0080287B">
      <w:pPr>
        <w:pStyle w:val="Attachment-heading1"/>
      </w:pPr>
      <w:r>
        <w:t>Fish 160</w:t>
      </w:r>
    </w:p>
    <w:p w14:paraId="482AC696" w14:textId="77777777" w:rsidR="00A757C6" w:rsidRDefault="00A757C6" w:rsidP="00A757C6"/>
    <w:p w14:paraId="63F22A50" w14:textId="3F3900AF" w:rsidR="00D85397" w:rsidRDefault="00A757C6" w:rsidP="00A757C6">
      <w:r>
        <w:t>Fish 160 (TL</w:t>
      </w:r>
      <w:r w:rsidR="009B3567">
        <w:t xml:space="preserve"> = </w:t>
      </w:r>
      <w:r>
        <w:t>333 mm and M</w:t>
      </w:r>
      <w:r w:rsidR="009B3567">
        <w:t xml:space="preserve"> = </w:t>
      </w:r>
      <w:r>
        <w:t xml:space="preserve">286 </w:t>
      </w:r>
      <w:r w:rsidRPr="00E420DB">
        <w:t xml:space="preserve">g) was released into </w:t>
      </w:r>
      <w:r>
        <w:t>Regional Park Moabi</w:t>
      </w:r>
      <w:r w:rsidRPr="00E420DB">
        <w:t xml:space="preserve"> on </w:t>
      </w:r>
      <w:r>
        <w:t>April 13, 2015</w:t>
      </w:r>
      <w:r w:rsidR="00A96E71">
        <w:t xml:space="preserve">.  </w:t>
      </w:r>
      <w:r>
        <w:t>This fish remained in the upper inlet through April 13</w:t>
      </w:r>
      <w:r w:rsidR="00A96E71">
        <w:t xml:space="preserve">.  </w:t>
      </w:r>
      <w:r>
        <w:t>In the morning of April 14</w:t>
      </w:r>
      <w:r w:rsidR="00D85397">
        <w:t>,</w:t>
      </w:r>
      <w:r>
        <w:t xml:space="preserve"> the fish moved from upstream of the bend to the bulrush channel and out to the Plane Cove, boat slips, and then </w:t>
      </w:r>
      <w:r w:rsidR="00D85397">
        <w:t xml:space="preserve">the </w:t>
      </w:r>
      <w:r>
        <w:t>water taxi channel</w:t>
      </w:r>
      <w:r w:rsidR="00A96E71">
        <w:t xml:space="preserve">.  </w:t>
      </w:r>
      <w:r>
        <w:t>Through the afternoon and evening of April 14</w:t>
      </w:r>
      <w:r w:rsidR="00D85397">
        <w:t>,</w:t>
      </w:r>
      <w:r>
        <w:t xml:space="preserve"> fish 160 remained within range of SURs deployed at the boat slips and in the water taxi channel and was actively contacted in the water taxi channel</w:t>
      </w:r>
      <w:r w:rsidR="00D85397">
        <w:t xml:space="preserve"> and</w:t>
      </w:r>
      <w:r>
        <w:t xml:space="preserve"> river left and recorded as inactive</w:t>
      </w:r>
      <w:r w:rsidR="00A96E71">
        <w:t xml:space="preserve">.  </w:t>
      </w:r>
      <w:r>
        <w:t>Through the morning of April 15</w:t>
      </w:r>
      <w:r w:rsidR="00D85397">
        <w:t>,</w:t>
      </w:r>
      <w:r>
        <w:t xml:space="preserve"> this fish was passively recorded in the water taxi channel and occasionally near the backwater entrance and was actively recorded in the same area as the previous evening in the downstream portion of the water taxi channel</w:t>
      </w:r>
      <w:r w:rsidR="00A96E71">
        <w:t xml:space="preserve">.  </w:t>
      </w:r>
      <w:r>
        <w:t xml:space="preserve">Fish 160 was not contacted during the day but was contacted in the evening by a SUR deployed outside of </w:t>
      </w:r>
      <w:ins w:id="721" w:author="Brian Kesner" w:date="2016-08-15T15:52:00Z">
        <w:r w:rsidR="003B03EB">
          <w:t xml:space="preserve">Regional </w:t>
        </w:r>
      </w:ins>
      <w:r>
        <w:t>Park Moabi across the main channel from beach peninsula camping</w:t>
      </w:r>
      <w:r w:rsidR="00A96E71">
        <w:t xml:space="preserve">.  </w:t>
      </w:r>
      <w:r>
        <w:t xml:space="preserve">The fish was also contacted actively at the exit of the backwater before </w:t>
      </w:r>
      <w:r w:rsidR="00D85397">
        <w:t xml:space="preserve">the </w:t>
      </w:r>
      <w:r>
        <w:t>signal was lost</w:t>
      </w:r>
      <w:r w:rsidR="00A96E71">
        <w:t xml:space="preserve">.  </w:t>
      </w:r>
      <w:r>
        <w:t>Later on April 15</w:t>
      </w:r>
      <w:r w:rsidR="00D85397">
        <w:t>,</w:t>
      </w:r>
      <w:r>
        <w:t xml:space="preserve"> </w:t>
      </w:r>
    </w:p>
    <w:p w14:paraId="3BEA3E69" w14:textId="77777777" w:rsidR="00D85397" w:rsidRDefault="00D85397">
      <w:r>
        <w:lastRenderedPageBreak/>
        <w:br w:type="page"/>
      </w:r>
    </w:p>
    <w:p w14:paraId="2C115657" w14:textId="5C4E1E38" w:rsidR="00A757C6" w:rsidRDefault="00A757C6" w:rsidP="00A757C6">
      <w:r>
        <w:lastRenderedPageBreak/>
        <w:t>the fish was passively contacted briefly at Pulpit Rock and then again at Pulpit Rock a week later in the afternoon of April 22</w:t>
      </w:r>
      <w:r w:rsidR="00A96E71">
        <w:t xml:space="preserve">.  </w:t>
      </w:r>
      <w:r>
        <w:t>Fish 160 was last contacted at Pulpit Rock on April 22</w:t>
      </w:r>
      <w:r w:rsidR="0080287B">
        <w:t>.</w:t>
      </w:r>
    </w:p>
    <w:p w14:paraId="461035F5" w14:textId="77777777" w:rsidR="0080287B" w:rsidRDefault="0080287B" w:rsidP="00A757C6"/>
    <w:p w14:paraId="302A0606" w14:textId="77777777" w:rsidR="00A757C6" w:rsidRDefault="00A757C6" w:rsidP="00A757C6"/>
    <w:p w14:paraId="5735D36B" w14:textId="77777777" w:rsidR="00A757C6" w:rsidRPr="00CD178B" w:rsidRDefault="00A757C6" w:rsidP="0080287B">
      <w:pPr>
        <w:pStyle w:val="Attachment-heading1"/>
      </w:pPr>
      <w:r>
        <w:t>Fish 161</w:t>
      </w:r>
    </w:p>
    <w:p w14:paraId="46FC9566" w14:textId="77777777" w:rsidR="00A757C6" w:rsidRDefault="00A757C6" w:rsidP="00A757C6"/>
    <w:p w14:paraId="037A91B8" w14:textId="62F02F05" w:rsidR="00C20D95" w:rsidRDefault="00A757C6">
      <w:r>
        <w:t>Fish 161 (TL</w:t>
      </w:r>
      <w:r w:rsidR="009B3567">
        <w:t xml:space="preserve"> = </w:t>
      </w:r>
      <w:r>
        <w:t>343 mm and M</w:t>
      </w:r>
      <w:r w:rsidR="009B3567">
        <w:t xml:space="preserve"> = </w:t>
      </w:r>
      <w:r>
        <w:t xml:space="preserve">297 </w:t>
      </w:r>
      <w:r w:rsidRPr="00E420DB">
        <w:t xml:space="preserve">g) was released into </w:t>
      </w:r>
      <w:r>
        <w:t>Regional Park Moabi</w:t>
      </w:r>
      <w:r w:rsidRPr="00E420DB">
        <w:t xml:space="preserve"> on </w:t>
      </w:r>
      <w:r>
        <w:t>April 13, 2015</w:t>
      </w:r>
      <w:r w:rsidR="00A96E71">
        <w:t xml:space="preserve">.  </w:t>
      </w:r>
      <w:r>
        <w:t>This fish remained in the upper inlet through April 13 and was predominately upstream of the bend in the evening of April 13</w:t>
      </w:r>
      <w:r w:rsidR="00A96E71">
        <w:t xml:space="preserve">.  </w:t>
      </w:r>
      <w:r>
        <w:t>In the morning of April 14</w:t>
      </w:r>
      <w:r w:rsidR="00D85397">
        <w:t>,</w:t>
      </w:r>
      <w:r>
        <w:t xml:space="preserve"> this fish traveled from upstream of the bend in the upper inlet to the bulrush channel out to Plane Cove</w:t>
      </w:r>
      <w:r w:rsidR="00A96E71">
        <w:t xml:space="preserve">.  </w:t>
      </w:r>
      <w:r>
        <w:t>After an absence of contacts through the afternoon, the fish traveled from Plane Cove past the boat slips to the water taxi channel in the late afternoon of April 14 and then returned back upstream near Plane Cove and the boat slips</w:t>
      </w:r>
      <w:r w:rsidR="00574C8B">
        <w:t>,</w:t>
      </w:r>
      <w:r>
        <w:t xml:space="preserve"> as evidenced by passive and active efforts</w:t>
      </w:r>
      <w:r w:rsidR="00A96E71">
        <w:t xml:space="preserve">.  </w:t>
      </w:r>
      <w:r>
        <w:t>In the morning of April 15</w:t>
      </w:r>
      <w:r w:rsidR="00D85397">
        <w:t>,</w:t>
      </w:r>
      <w:r>
        <w:t xml:space="preserve"> fish 161 began in Plane Cove where it was passively contacted and actively contacted near a buoy, and then moved out of detection until the evening when it was contacted passively in Plane Cove and in the water taxi channel and then the bulrush channel and the upper inlet</w:t>
      </w:r>
      <w:r w:rsidR="00A96E71">
        <w:t xml:space="preserve">.  </w:t>
      </w:r>
      <w:r>
        <w:t>In the morning of April 16</w:t>
      </w:r>
      <w:r w:rsidR="00D85397">
        <w:t>,</w:t>
      </w:r>
      <w:r>
        <w:t xml:space="preserve"> the fish began in the upper inlet and was then contacted by SURs in the bulrush before moving out of contact for the remainder of the day</w:t>
      </w:r>
      <w:r w:rsidR="00A96E71">
        <w:t xml:space="preserve">.  </w:t>
      </w:r>
      <w:r>
        <w:t>Fish 161 emerged at the SUR in the bulrush in the early morning of April 17 and then traveled into the upper inlet and then downstream to Plane Cove where it remained through the afternoon before returning to the bulrush channel in the evening</w:t>
      </w:r>
      <w:r w:rsidR="00A96E71">
        <w:t xml:space="preserve">.  </w:t>
      </w:r>
      <w:r>
        <w:t>Through the morning of April 18</w:t>
      </w:r>
      <w:r w:rsidR="00D85397">
        <w:t>,</w:t>
      </w:r>
      <w:r>
        <w:t xml:space="preserve"> fish 161 was continuously contacted passively by SURs in the bulrush and bulrush channel</w:t>
      </w:r>
      <w:r w:rsidR="00A96E71">
        <w:t xml:space="preserve">.  </w:t>
      </w:r>
      <w:r>
        <w:t>The fish was not contacted through most of the afternoon but emerged in the bulrush channel where it remained through the evening of April 18</w:t>
      </w:r>
      <w:r w:rsidR="00A96E71">
        <w:t xml:space="preserve">.  </w:t>
      </w:r>
      <w:r>
        <w:t>Throughout April 19</w:t>
      </w:r>
      <w:r w:rsidR="00D85397">
        <w:t>,</w:t>
      </w:r>
      <w:r>
        <w:t xml:space="preserve"> this fish was recorded by SURs in the bulrush, bulrush channel, and upper inlet, including upstream of the bend</w:t>
      </w:r>
      <w:r w:rsidR="00A96E71">
        <w:t xml:space="preserve">.  </w:t>
      </w:r>
      <w:r>
        <w:t>Fish 161 was only contacted passively in bulrush through the morning of April 20</w:t>
      </w:r>
      <w:r w:rsidR="00D85397">
        <w:t>,</w:t>
      </w:r>
      <w:r>
        <w:t xml:space="preserve"> and briefly in the evening of April 20</w:t>
      </w:r>
      <w:r w:rsidR="00D85397">
        <w:t>,</w:t>
      </w:r>
      <w:r>
        <w:t xml:space="preserve"> as well as for several hours in the morning of April 21</w:t>
      </w:r>
      <w:r w:rsidR="00A96E71">
        <w:t xml:space="preserve">.  </w:t>
      </w:r>
      <w:r>
        <w:t>The fish was contacted passively and actively upstream of the bend in the upper inlet through the afternoon of April 21 and then further downstream in the upper inlet through the evening before retreating back into the bulrush in the late evening of April 21</w:t>
      </w:r>
      <w:r w:rsidR="00A96E71">
        <w:t xml:space="preserve">.  </w:t>
      </w:r>
      <w:r>
        <w:t>In the morning of April 22</w:t>
      </w:r>
      <w:r w:rsidR="00D85397">
        <w:t>,</w:t>
      </w:r>
      <w:r>
        <w:t xml:space="preserve"> fish 161 was likely near bulrush in the downstream portion of the upper inlet before retreating into the bulrush when contact was lost</w:t>
      </w:r>
      <w:r w:rsidR="00A96E71">
        <w:t xml:space="preserve">.  </w:t>
      </w:r>
      <w:r>
        <w:t>In the evening of April 22</w:t>
      </w:r>
      <w:r w:rsidR="00D85397">
        <w:t>,</w:t>
      </w:r>
      <w:r>
        <w:t xml:space="preserve"> the fish was contacted passively at multiple locations in the upper inlet</w:t>
      </w:r>
      <w:r w:rsidR="00A96E71">
        <w:t xml:space="preserve">.  </w:t>
      </w:r>
      <w:r>
        <w:t>In the morning of April 23</w:t>
      </w:r>
      <w:r w:rsidR="00D85397">
        <w:t>,</w:t>
      </w:r>
      <w:r>
        <w:t xml:space="preserve"> fish 161 began in the upper inlet and moved into the bulrush</w:t>
      </w:r>
      <w:r w:rsidR="00574C8B">
        <w:t>,</w:t>
      </w:r>
      <w:r>
        <w:t xml:space="preserve"> as evidenced by passive efforts</w:t>
      </w:r>
      <w:r w:rsidR="00A96E71">
        <w:t xml:space="preserve">.  </w:t>
      </w:r>
      <w:r>
        <w:t>During this time, active tracking contacted the fish in the bulrush where it appeared to remain throughout the remainder of the day on April 23 and through the morning of April 24</w:t>
      </w:r>
      <w:r w:rsidR="00A96E71">
        <w:t xml:space="preserve">.  </w:t>
      </w:r>
      <w:r>
        <w:t>The fish was passively contacted out of the bulrush in the afternoon of April 24 but return</w:t>
      </w:r>
      <w:r w:rsidR="00D85397">
        <w:t xml:space="preserve">ed </w:t>
      </w:r>
      <w:r>
        <w:t>to the bulrush and then the bulrush channel by the late afternoon</w:t>
      </w:r>
      <w:r w:rsidR="00A96E71">
        <w:t xml:space="preserve">.  </w:t>
      </w:r>
      <w:r>
        <w:t>The fish was not contacted on April 26 but was contacted briefly by SUR in Plane Cove on April 27</w:t>
      </w:r>
      <w:r w:rsidR="00A96E71">
        <w:t xml:space="preserve">.  </w:t>
      </w:r>
      <w:r>
        <w:t>Fish 161 was last contacted on April 27</w:t>
      </w:r>
      <w:r w:rsidR="0080287B">
        <w:t>.</w:t>
      </w:r>
      <w:r w:rsidR="00C20D95">
        <w:br w:type="page"/>
      </w:r>
    </w:p>
    <w:p w14:paraId="1034FBCA" w14:textId="77777777" w:rsidR="00A757C6" w:rsidRPr="00CD178B" w:rsidRDefault="00A757C6" w:rsidP="0080287B">
      <w:pPr>
        <w:pStyle w:val="Attachment-heading1"/>
      </w:pPr>
      <w:r>
        <w:lastRenderedPageBreak/>
        <w:t>Fish 162</w:t>
      </w:r>
    </w:p>
    <w:p w14:paraId="5BAC33D9" w14:textId="77777777" w:rsidR="00A757C6" w:rsidRDefault="00A757C6" w:rsidP="00A757C6"/>
    <w:p w14:paraId="784DDFE6" w14:textId="5FE1B861" w:rsidR="00A757C6" w:rsidRDefault="00A757C6" w:rsidP="00A757C6">
      <w:r>
        <w:t>Fish 162 (TL</w:t>
      </w:r>
      <w:r w:rsidR="009B3567">
        <w:t xml:space="preserve"> = </w:t>
      </w:r>
      <w:r>
        <w:t>340 mm and M</w:t>
      </w:r>
      <w:r w:rsidR="009B3567">
        <w:t xml:space="preserve"> = </w:t>
      </w:r>
      <w:r>
        <w:t xml:space="preserve">299 </w:t>
      </w:r>
      <w:r w:rsidRPr="00E420DB">
        <w:t xml:space="preserve">g) was released into </w:t>
      </w:r>
      <w:r>
        <w:t>Regional Park Moabi</w:t>
      </w:r>
      <w:r w:rsidRPr="00E420DB">
        <w:t xml:space="preserve"> on </w:t>
      </w:r>
      <w:r>
        <w:t>April 13, 2015</w:t>
      </w:r>
      <w:r w:rsidR="00A96E71">
        <w:t xml:space="preserve">.  </w:t>
      </w:r>
      <w:r>
        <w:t>This fish remained in the upper inlet through April 13 and was contacted by a SUR deployed in the bulrush in the late evening</w:t>
      </w:r>
      <w:r w:rsidR="00A96E71">
        <w:t xml:space="preserve">.  </w:t>
      </w:r>
      <w:r>
        <w:t>Fish 162 spent the early morning of April 14 in the upper inlet before moving downstream to be contacted passively in Plane Cove, near the boat slips, and in the water taxi channel through the late morning and afternoon</w:t>
      </w:r>
      <w:r w:rsidR="00A96E71">
        <w:t xml:space="preserve">.  </w:t>
      </w:r>
      <w:r>
        <w:t xml:space="preserve">This fish then moved back upstream into the upper inlet where contacts included </w:t>
      </w:r>
      <w:r w:rsidR="00D85397">
        <w:t xml:space="preserve">those </w:t>
      </w:r>
      <w:r>
        <w:t>in the bulrush</w:t>
      </w:r>
      <w:r w:rsidR="00A96E71">
        <w:t xml:space="preserve">.  </w:t>
      </w:r>
      <w:r>
        <w:t>In the early morning of April 15</w:t>
      </w:r>
      <w:r w:rsidR="00D85397">
        <w:t>,</w:t>
      </w:r>
      <w:r>
        <w:t xml:space="preserve"> fish 162 emerged likely from the bulrush in Plane Cove before being passively contacted by SURs deployed at the boat slips and in the water taxi channel</w:t>
      </w:r>
      <w:r w:rsidR="00A96E71">
        <w:t xml:space="preserve">.  </w:t>
      </w:r>
      <w:r>
        <w:t xml:space="preserve">Later in the morning, this fish moved back into the upper inlet, bulrush channel, and then bulrush but </w:t>
      </w:r>
      <w:r w:rsidR="00D85397">
        <w:t>re-</w:t>
      </w:r>
      <w:r>
        <w:t>emerged in Plane Cove</w:t>
      </w:r>
      <w:r w:rsidR="00D85397">
        <w:t>,</w:t>
      </w:r>
      <w:r>
        <w:t xml:space="preserve"> as confirmed by active efforts</w:t>
      </w:r>
      <w:r w:rsidR="00A96E71">
        <w:t xml:space="preserve">.  </w:t>
      </w:r>
      <w:r>
        <w:t>In the afternoon, fish 162 moved downstream to the water taxi channel and then returned through the bulrush and bulrush channel to upstream of the bend in the upper inlet in the evening hours of April 15</w:t>
      </w:r>
      <w:r w:rsidR="00A96E71">
        <w:t xml:space="preserve">.  </w:t>
      </w:r>
      <w:r w:rsidR="00D85397">
        <w:t>On April </w:t>
      </w:r>
      <w:r>
        <w:t>16</w:t>
      </w:r>
      <w:r w:rsidR="00D85397">
        <w:t>,</w:t>
      </w:r>
      <w:r>
        <w:t xml:space="preserve"> fish 162 began in the upper inlet in the morning, moved out to the water taxi channel in </w:t>
      </w:r>
      <w:r w:rsidR="00AA56A3">
        <w:t xml:space="preserve">the </w:t>
      </w:r>
      <w:r>
        <w:t>mid-morning, and then spent most of the afternoon and evening in Plane Cove where active tracking found the fish to have traveled upstream</w:t>
      </w:r>
      <w:r w:rsidR="00A96E71">
        <w:t xml:space="preserve">.  </w:t>
      </w:r>
      <w:r w:rsidR="00477B7E">
        <w:t>Fish </w:t>
      </w:r>
      <w:r>
        <w:t>162 was only contacted in the upper inlet on April 17 and was only contacted in the bulrush channel in the evening</w:t>
      </w:r>
      <w:r w:rsidR="00A96E71">
        <w:t xml:space="preserve">.  </w:t>
      </w:r>
      <w:r>
        <w:t>Contacts on April 18 and 19 were only in the morning and included SURs in the bulrush channel and at both SURs deployed in the bulrush</w:t>
      </w:r>
      <w:r w:rsidR="00A96E71">
        <w:t xml:space="preserve">.  </w:t>
      </w:r>
      <w:r>
        <w:t>Contacts on April 20 and 21 were only in the evening and included SURs deployed at the shore protection sign, bulrush channel, and bulrush, as well as active contact in the bulrush</w:t>
      </w:r>
      <w:r w:rsidR="00A96E71">
        <w:t xml:space="preserve">.  </w:t>
      </w:r>
      <w:r>
        <w:t>On April 22</w:t>
      </w:r>
      <w:r w:rsidR="00D85397">
        <w:t>,</w:t>
      </w:r>
      <w:r w:rsidR="002C17AD">
        <w:t xml:space="preserve"> fish </w:t>
      </w:r>
      <w:r>
        <w:t>162 was passively recorded for a couple of hours in Plane Cove in the morning and evening and then back in the bulrush later that evening</w:t>
      </w:r>
      <w:r w:rsidR="00A96E71">
        <w:t xml:space="preserve">.  </w:t>
      </w:r>
      <w:r>
        <w:t>This fish was contacted both passively and actively in the bulrush through the morning of April 23 before moving out of contact range</w:t>
      </w:r>
      <w:r w:rsidR="00A96E71">
        <w:t xml:space="preserve">.  </w:t>
      </w:r>
      <w:r>
        <w:t>Fish162 was contacted very briefly in Plane Cove and in the water taxi channel in the evening and April 24 and for several hours in Plane Cove in the morning of April 25 and evening of April 27</w:t>
      </w:r>
      <w:r w:rsidR="00D85397">
        <w:t>,</w:t>
      </w:r>
      <w:r>
        <w:t xml:space="preserve"> where it was also recorded swimming downstream by active tracking</w:t>
      </w:r>
      <w:r w:rsidR="00A96E71">
        <w:t xml:space="preserve">.  </w:t>
      </w:r>
      <w:r>
        <w:t>On April 28</w:t>
      </w:r>
      <w:r w:rsidR="00D85397">
        <w:t>,</w:t>
      </w:r>
      <w:r>
        <w:t xml:space="preserve"> fish 162 was passively contacted at the boat slips through the morning and briefly in the afternoon, in Plane Cove and at the boat slips in the evening, the water taxi channel and entrance to </w:t>
      </w:r>
      <w:ins w:id="722" w:author="Brian Kesner" w:date="2016-08-15T15:52:00Z">
        <w:r w:rsidR="003B03EB">
          <w:t xml:space="preserve">Regional </w:t>
        </w:r>
      </w:ins>
      <w:r>
        <w:t>Park Moabi later in the evening, and then back in Plane Cove</w:t>
      </w:r>
      <w:r w:rsidR="00A96E71">
        <w:t xml:space="preserve">.  </w:t>
      </w:r>
      <w:r>
        <w:t>Active tracking during the evening triangulated the fish in the water taxi channel and later farther upstream in bulrush</w:t>
      </w:r>
      <w:r w:rsidR="00A96E71">
        <w:t xml:space="preserve">.  </w:t>
      </w:r>
      <w:r>
        <w:t>Fish 162 was last contacted on April 28</w:t>
      </w:r>
      <w:r w:rsidR="0080287B">
        <w:t>.</w:t>
      </w:r>
    </w:p>
    <w:p w14:paraId="5E93731D" w14:textId="77777777" w:rsidR="00A757C6" w:rsidRDefault="00A757C6" w:rsidP="00A757C6"/>
    <w:p w14:paraId="67D7E56F" w14:textId="77777777" w:rsidR="00D85397" w:rsidRDefault="00D85397" w:rsidP="00D85397"/>
    <w:p w14:paraId="59B4036A" w14:textId="37C98D1C" w:rsidR="00A757C6" w:rsidRPr="00CD178B" w:rsidRDefault="00A757C6" w:rsidP="0080287B">
      <w:pPr>
        <w:pStyle w:val="Attachment-heading1"/>
      </w:pPr>
      <w:r>
        <w:t>Fish 163</w:t>
      </w:r>
    </w:p>
    <w:p w14:paraId="69F3D837" w14:textId="77777777" w:rsidR="00A757C6" w:rsidRDefault="00A757C6" w:rsidP="00A757C6"/>
    <w:p w14:paraId="4ABAA699" w14:textId="1FAC5AC7" w:rsidR="00A757C6" w:rsidRDefault="00A757C6" w:rsidP="00A757C6">
      <w:r>
        <w:t>Fish 163 (TL</w:t>
      </w:r>
      <w:r w:rsidR="009B3567">
        <w:t xml:space="preserve"> = </w:t>
      </w:r>
      <w:r>
        <w:t>363 mm and M</w:t>
      </w:r>
      <w:r w:rsidR="009B3567">
        <w:t xml:space="preserve"> = </w:t>
      </w:r>
      <w:r>
        <w:t xml:space="preserve">280 </w:t>
      </w:r>
      <w:r w:rsidRPr="00E420DB">
        <w:t xml:space="preserve">g) was released into </w:t>
      </w:r>
      <w:r>
        <w:t>Regional Park Moabi</w:t>
      </w:r>
      <w:r w:rsidRPr="00E420DB">
        <w:t xml:space="preserve"> on </w:t>
      </w:r>
      <w:r>
        <w:t>April 13, 2015</w:t>
      </w:r>
      <w:r w:rsidR="00A96E71">
        <w:t xml:space="preserve">.  </w:t>
      </w:r>
      <w:r>
        <w:t xml:space="preserve">This fish remained in the upper inlet through April 13 but traveled downstream where it was passively tracked in Plane Cove and the boat </w:t>
      </w:r>
      <w:r>
        <w:lastRenderedPageBreak/>
        <w:t>slips through the morning of April 14 before being passively contacted at the boat slips and the water taxi channel through the afternoon and early evening</w:t>
      </w:r>
      <w:r w:rsidR="00A96E71">
        <w:t xml:space="preserve">.  </w:t>
      </w:r>
      <w:r>
        <w:t>On April 15</w:t>
      </w:r>
      <w:r w:rsidR="00D85397">
        <w:t>,</w:t>
      </w:r>
      <w:r>
        <w:t xml:space="preserve"> this fish was inconsistently contacted in Plane Cove by passive and active efforts in the morning, passively contacted in the bulrush channel in the early evening, and briefly passively tracked in Plane Cove later in the evening</w:t>
      </w:r>
      <w:r w:rsidR="00A96E71">
        <w:t xml:space="preserve">.  </w:t>
      </w:r>
      <w:r>
        <w:t>In the early morning of April 16</w:t>
      </w:r>
      <w:r w:rsidR="00D85397">
        <w:t>,</w:t>
      </w:r>
      <w:r>
        <w:t xml:space="preserve"> fish 163 remained in Plane Cove but moved back into the upper inlet through much of the remainder of the day</w:t>
      </w:r>
      <w:r w:rsidR="00D85397">
        <w:t>,</w:t>
      </w:r>
      <w:r>
        <w:t xml:space="preserve"> with occasional contacts back in Plane Cove and a final contact before moving out of detection range in the bulrush channel</w:t>
      </w:r>
      <w:r w:rsidR="00A96E71">
        <w:t xml:space="preserve">.  </w:t>
      </w:r>
      <w:r>
        <w:t>Passive contacts on April 17 included the upper inlet, bulrush channel, and Plane Cove in the morning and the boat slips sporadically in the evening</w:t>
      </w:r>
      <w:r w:rsidR="00A96E71">
        <w:t xml:space="preserve">.  </w:t>
      </w:r>
      <w:r>
        <w:t>Brief contacts on April 18 included Plane Cove in the morning and the bulrush channel in the evening</w:t>
      </w:r>
      <w:r w:rsidR="00A96E71">
        <w:t xml:space="preserve">.  </w:t>
      </w:r>
      <w:r>
        <w:t>Contacts were restricted to the upper inlet on April 19</w:t>
      </w:r>
      <w:r w:rsidR="00D85397">
        <w:t>,</w:t>
      </w:r>
      <w:r>
        <w:t xml:space="preserve"> though several hours of non-detection existed in the late morning and late evening</w:t>
      </w:r>
      <w:r w:rsidR="00A96E71">
        <w:t xml:space="preserve">.  </w:t>
      </w:r>
      <w:r>
        <w:t>Most contacts on April 20 were also in the upper inlet</w:t>
      </w:r>
      <w:r w:rsidR="00D85397">
        <w:t>,</w:t>
      </w:r>
      <w:r>
        <w:t xml:space="preserve"> though brief contacts existed in the bulrush and Plane Cove</w:t>
      </w:r>
      <w:r w:rsidR="00A96E71">
        <w:t xml:space="preserve">.  </w:t>
      </w:r>
      <w:r>
        <w:t>Very few passive contacts were recorded on April 21</w:t>
      </w:r>
      <w:r w:rsidR="00477B7E">
        <w:t>,</w:t>
      </w:r>
      <w:r>
        <w:t xml:space="preserve"> all in the evening in Plane Cove</w:t>
      </w:r>
      <w:r w:rsidR="00A96E71">
        <w:t xml:space="preserve">.  </w:t>
      </w:r>
      <w:r>
        <w:t>On April 22</w:t>
      </w:r>
      <w:r w:rsidR="00D85397">
        <w:t>,</w:t>
      </w:r>
      <w:r>
        <w:t xml:space="preserve"> fish 163 was passively contacted in Plane Cove and the boat slips in the morning and in the upper inlet, bulrush channel, and bulrush in evening</w:t>
      </w:r>
      <w:r w:rsidR="00A96E71">
        <w:t xml:space="preserve">.  </w:t>
      </w:r>
      <w:r>
        <w:t>This fish was also triangulated very close to the bulrush during this time</w:t>
      </w:r>
      <w:r w:rsidR="00A96E71">
        <w:t xml:space="preserve">.  </w:t>
      </w:r>
      <w:r>
        <w:t>Fish 163 remained in the upper inlet and near the bulrush channel through April 23</w:t>
      </w:r>
      <w:r w:rsidR="00D85397">
        <w:t>,</w:t>
      </w:r>
      <w:r>
        <w:t xml:space="preserve"> with several periods of non-detection in the morning</w:t>
      </w:r>
      <w:r w:rsidR="00A96E71">
        <w:t xml:space="preserve">.  </w:t>
      </w:r>
      <w:r>
        <w:t>In the morning of April 24</w:t>
      </w:r>
      <w:r w:rsidR="00D85397">
        <w:t>,</w:t>
      </w:r>
      <w:r>
        <w:t xml:space="preserve"> this fish was recorded by SURs upstream of the bend, in the wash, at the shore protection sign, and in the bulrush channel</w:t>
      </w:r>
      <w:r w:rsidR="00A96E71">
        <w:t xml:space="preserve">.  </w:t>
      </w:r>
      <w:r>
        <w:t>This fish was not contacted again until April 27 by SUR in the wash in the early morning, afternoon, and then evening</w:t>
      </w:r>
      <w:r w:rsidR="00A96E71">
        <w:t xml:space="preserve">.  </w:t>
      </w:r>
      <w:r>
        <w:t>Fish 163 was also triangulated in the evening of April 27 tucked back in bulrush near the wash but swam away possibly due to disturbance by the boat</w:t>
      </w:r>
      <w:r w:rsidR="00A96E71">
        <w:t xml:space="preserve">.  </w:t>
      </w:r>
      <w:r>
        <w:t>In the early morning of April 29</w:t>
      </w:r>
      <w:r w:rsidR="00D85397">
        <w:t>,</w:t>
      </w:r>
      <w:r>
        <w:t xml:space="preserve"> passive efforts again contacted the fish in the wash</w:t>
      </w:r>
      <w:r w:rsidR="00D85397">
        <w:t>,</w:t>
      </w:r>
      <w:r>
        <w:t xml:space="preserve"> and in the evening of April 29</w:t>
      </w:r>
      <w:r w:rsidR="00D85397">
        <w:t>,</w:t>
      </w:r>
      <w:r>
        <w:t xml:space="preserve"> the fish was passively tracked upstream of the bend, in the bulrush channel, and in the bulrush</w:t>
      </w:r>
      <w:r w:rsidR="00A96E71">
        <w:t xml:space="preserve">.  </w:t>
      </w:r>
      <w:r>
        <w:t>On April 30 through the morning, fish 163 was passively tracked near Plane Cove, the water taxi channel, and the boat slips</w:t>
      </w:r>
      <w:r w:rsidR="00A96E71">
        <w:t xml:space="preserve">.  </w:t>
      </w:r>
      <w:r>
        <w:t xml:space="preserve">Active tracking during this time initially found the fish to be moving quickly toward the shore river left and later found the fish tucked back in bulrush where it was visually observed (see </w:t>
      </w:r>
      <w:r w:rsidR="00AD275C" w:rsidRPr="00AD275C">
        <w:t>figure</w:t>
      </w:r>
      <w:r>
        <w:t xml:space="preserve"> </w:t>
      </w:r>
      <w:r>
        <w:rPr>
          <w:noProof/>
        </w:rPr>
        <w:t>25</w:t>
      </w:r>
      <w:r>
        <w:t>)</w:t>
      </w:r>
      <w:r w:rsidR="00A96E71">
        <w:t xml:space="preserve">.  </w:t>
      </w:r>
      <w:r>
        <w:t>That evening, the fish was found again in the bulrush in a similar location but had moved several hours later</w:t>
      </w:r>
      <w:r w:rsidR="00A96E71">
        <w:t xml:space="preserve">.  </w:t>
      </w:r>
      <w:r>
        <w:t>Fish 163 was not contacted again until the evening of May 3 by passive efforts in the upper inlet that included the wash</w:t>
      </w:r>
      <w:r w:rsidR="00A96E71">
        <w:t xml:space="preserve">.  </w:t>
      </w:r>
      <w:r>
        <w:t>Fish 163 was contacted briefly in the evening of May 6</w:t>
      </w:r>
      <w:r w:rsidR="00D85397">
        <w:t>, the</w:t>
      </w:r>
      <w:r>
        <w:t xml:space="preserve"> morning of May 8</w:t>
      </w:r>
      <w:r w:rsidR="00D85397">
        <w:t>, the</w:t>
      </w:r>
      <w:r>
        <w:t xml:space="preserve"> evening of May 8</w:t>
      </w:r>
      <w:r w:rsidR="00D85397">
        <w:t>,</w:t>
      </w:r>
      <w:r>
        <w:t xml:space="preserve"> and </w:t>
      </w:r>
      <w:r w:rsidR="00D85397">
        <w:t xml:space="preserve">the </w:t>
      </w:r>
      <w:r>
        <w:t>morning of May 9</w:t>
      </w:r>
      <w:r w:rsidR="00477B7E">
        <w:t>,</w:t>
      </w:r>
      <w:r>
        <w:t xml:space="preserve"> all in the wash</w:t>
      </w:r>
      <w:r w:rsidR="00A96E71">
        <w:t xml:space="preserve">.  </w:t>
      </w:r>
      <w:r>
        <w:t xml:space="preserve">A brief passive contact also occurred </w:t>
      </w:r>
      <w:commentRangeStart w:id="723"/>
      <w:r>
        <w:t xml:space="preserve">upstream of the </w:t>
      </w:r>
      <w:del w:id="724" w:author="Kristen Humphrey" w:date="2016-08-22T20:10:00Z">
        <w:r w:rsidDel="00A01CC2">
          <w:delText xml:space="preserve">later </w:delText>
        </w:r>
      </w:del>
      <w:ins w:id="725" w:author="Kristen Humphrey" w:date="2016-08-22T20:04:00Z">
        <w:r w:rsidR="00851672">
          <w:t xml:space="preserve">bend </w:t>
        </w:r>
      </w:ins>
      <w:r>
        <w:t>in the morning of May 9</w:t>
      </w:r>
      <w:commentRangeEnd w:id="723"/>
      <w:r w:rsidR="00D85397">
        <w:rPr>
          <w:rStyle w:val="CommentReference"/>
        </w:rPr>
        <w:commentReference w:id="723"/>
      </w:r>
      <w:r w:rsidR="00A96E71">
        <w:t xml:space="preserve">.  </w:t>
      </w:r>
      <w:r>
        <w:t>Passive contacts in the wash were also recorded in the evening of May 10</w:t>
      </w:r>
      <w:r w:rsidR="00D85397">
        <w:t>, the</w:t>
      </w:r>
      <w:r>
        <w:t xml:space="preserve"> morning of May 11</w:t>
      </w:r>
      <w:r w:rsidR="00D85397">
        <w:t>, the</w:t>
      </w:r>
      <w:r>
        <w:t xml:space="preserve"> morning of May 12</w:t>
      </w:r>
      <w:r w:rsidR="00D85397">
        <w:t>, the</w:t>
      </w:r>
      <w:r>
        <w:t xml:space="preserve"> afternoon of May</w:t>
      </w:r>
      <w:r w:rsidR="0080287B">
        <w:t> </w:t>
      </w:r>
      <w:r>
        <w:t>12</w:t>
      </w:r>
      <w:r w:rsidR="00D85397">
        <w:t>,</w:t>
      </w:r>
      <w:r>
        <w:t xml:space="preserve"> and throughout the morning of May 14</w:t>
      </w:r>
      <w:r w:rsidR="00A96E71">
        <w:t xml:space="preserve">.  </w:t>
      </w:r>
      <w:r>
        <w:t>In the early evening of May 14</w:t>
      </w:r>
      <w:r w:rsidR="00D85397">
        <w:t>,</w:t>
      </w:r>
      <w:r>
        <w:t xml:space="preserve"> this fish was passively contacted in the upper inlet, bulrush, Plane Cove, at the boat slips, and bulrush channel, all before returning back to the wash</w:t>
      </w:r>
      <w:r w:rsidR="00A96E71">
        <w:t xml:space="preserve">.  </w:t>
      </w:r>
      <w:r>
        <w:t>On May 15</w:t>
      </w:r>
      <w:r w:rsidR="00D85397">
        <w:t>,</w:t>
      </w:r>
      <w:r>
        <w:t xml:space="preserve"> fish 163 was passively contacted in the upper inlet through the morning and in the bulrush channel in the late evening</w:t>
      </w:r>
      <w:r w:rsidR="00A96E71">
        <w:t xml:space="preserve">.  </w:t>
      </w:r>
      <w:r>
        <w:t>On May 16</w:t>
      </w:r>
      <w:r w:rsidR="00D85397">
        <w:t>,</w:t>
      </w:r>
      <w:r>
        <w:t xml:space="preserve"> this fish was in the upper inlet and moved out to Plane Cove in the late evening</w:t>
      </w:r>
      <w:r w:rsidR="00A96E71">
        <w:t xml:space="preserve">.  </w:t>
      </w:r>
      <w:r>
        <w:t>On May 17</w:t>
      </w:r>
      <w:r w:rsidR="00D85397">
        <w:t>,</w:t>
      </w:r>
      <w:r>
        <w:t xml:space="preserve"> </w:t>
      </w:r>
      <w:r>
        <w:lastRenderedPageBreak/>
        <w:t>this fish was inconsistently contacted in Plane Cove throughout the day and then returned to the upper inlet in the evening</w:t>
      </w:r>
      <w:r w:rsidR="00A96E71">
        <w:t xml:space="preserve">.  </w:t>
      </w:r>
      <w:r>
        <w:t>The opposite occurred on May 18 when the fish remained in the upper inlet through the morning but was contacted passively back in Plane Cove briefly in the morning and through much of the evening</w:t>
      </w:r>
      <w:r w:rsidR="00A96E71">
        <w:t xml:space="preserve">.  </w:t>
      </w:r>
      <w:r>
        <w:t>Fish 163 was predominately in the upper inlet through May 19 but was contacted briefly in the early and late morning and evening in Plane Cove</w:t>
      </w:r>
      <w:r w:rsidR="00A96E71">
        <w:t xml:space="preserve">.  </w:t>
      </w:r>
      <w:r>
        <w:t>On May 20</w:t>
      </w:r>
      <w:r w:rsidR="00D85397">
        <w:t>,</w:t>
      </w:r>
      <w:r>
        <w:t xml:space="preserve"> this fish was again in the upper inlet through the early morning and evening but back in Plane Cove</w:t>
      </w:r>
      <w:r w:rsidR="00D85397">
        <w:t>,</w:t>
      </w:r>
      <w:r>
        <w:t xml:space="preserve"> with occasional contacts near the boat slips later through the morning and in the early evening and late evening</w:t>
      </w:r>
      <w:r w:rsidR="00A96E71">
        <w:t xml:space="preserve">.  </w:t>
      </w:r>
      <w:r>
        <w:t>On May 21</w:t>
      </w:r>
      <w:r w:rsidR="00D85397">
        <w:t>,</w:t>
      </w:r>
      <w:r w:rsidR="0080287B" w:rsidRPr="0080287B">
        <w:t xml:space="preserve"> </w:t>
      </w:r>
      <w:r w:rsidR="00D85397">
        <w:t>fish </w:t>
      </w:r>
      <w:r>
        <w:t xml:space="preserve">163 began in the upper inlet in the early morning, moved to Plane Cove, the boat slips, and </w:t>
      </w:r>
      <w:r w:rsidR="00D85397">
        <w:t xml:space="preserve">the </w:t>
      </w:r>
      <w:r>
        <w:t xml:space="preserve">water taxi channel, and then </w:t>
      </w:r>
      <w:r w:rsidR="00A2181E">
        <w:t xml:space="preserve">it </w:t>
      </w:r>
      <w:r>
        <w:t>became stationary in Plane Cove</w:t>
      </w:r>
      <w:r w:rsidR="00A96E71">
        <w:t xml:space="preserve">.  </w:t>
      </w:r>
      <w:r>
        <w:t>The SUR in Plane Cove continued to record fish 163 until the tag was recovered</w:t>
      </w:r>
      <w:r w:rsidR="00A96E71">
        <w:t xml:space="preserve">.  </w:t>
      </w:r>
      <w:r>
        <w:t>Active tracking triangulated the tag across from the boat launch near bulrush and determined the fish a mortality on May 26</w:t>
      </w:r>
      <w:r w:rsidR="00A96E71">
        <w:t xml:space="preserve">.  </w:t>
      </w:r>
      <w:r>
        <w:t>Tag 163 was recovered on June 10</w:t>
      </w:r>
      <w:r w:rsidR="0080287B">
        <w:t>.</w:t>
      </w:r>
    </w:p>
    <w:p w14:paraId="6E0A6A01" w14:textId="77777777" w:rsidR="0080287B" w:rsidRDefault="0080287B" w:rsidP="00A757C6"/>
    <w:p w14:paraId="759615A5" w14:textId="77777777" w:rsidR="00A757C6" w:rsidRDefault="00A757C6" w:rsidP="00A757C6"/>
    <w:p w14:paraId="19C94185" w14:textId="77777777" w:rsidR="00A757C6" w:rsidRPr="00CD178B" w:rsidRDefault="00A757C6" w:rsidP="0080287B">
      <w:pPr>
        <w:pStyle w:val="Attachment-heading1"/>
      </w:pPr>
      <w:r>
        <w:t>Fish 164</w:t>
      </w:r>
    </w:p>
    <w:p w14:paraId="58E3586B" w14:textId="77777777" w:rsidR="00A757C6" w:rsidRDefault="00A757C6" w:rsidP="00A757C6"/>
    <w:p w14:paraId="24C3D731" w14:textId="37EE0DFF" w:rsidR="00A757C6" w:rsidRDefault="00A757C6" w:rsidP="00A757C6">
      <w:r>
        <w:t>Fish 164 (TL</w:t>
      </w:r>
      <w:r w:rsidR="009B3567">
        <w:t xml:space="preserve"> = </w:t>
      </w:r>
      <w:r>
        <w:t>335 mm and M</w:t>
      </w:r>
      <w:r w:rsidR="009B3567">
        <w:t xml:space="preserve"> = </w:t>
      </w:r>
      <w:r>
        <w:t xml:space="preserve">295 </w:t>
      </w:r>
      <w:r w:rsidRPr="00E420DB">
        <w:t xml:space="preserve">g) was released into </w:t>
      </w:r>
      <w:r>
        <w:t>Regional Park Moabi</w:t>
      </w:r>
      <w:r w:rsidRPr="00E420DB">
        <w:t xml:space="preserve"> on </w:t>
      </w:r>
      <w:r>
        <w:t>April 13, 2015</w:t>
      </w:r>
      <w:r w:rsidR="00A96E71">
        <w:t xml:space="preserve">.  </w:t>
      </w:r>
      <w:r>
        <w:t>This fish remained in the upper inlet through April 13</w:t>
      </w:r>
      <w:r w:rsidR="00A96E71">
        <w:t xml:space="preserve">.  </w:t>
      </w:r>
      <w:r>
        <w:t>On April 14</w:t>
      </w:r>
      <w:r w:rsidR="00A2181E">
        <w:t>,</w:t>
      </w:r>
      <w:r>
        <w:t xml:space="preserve"> fish 164 was contacted in the upper inlet through the early morning, Plane Cove in the late morning and early afternoon, the boat slips and water taxi channel in the afternoon, back in the upper inlet in the evening, and then back past Plane Cove, the boat slips, and the water taxi channel into the late evening</w:t>
      </w:r>
      <w:r w:rsidR="00A96E71">
        <w:t xml:space="preserve">.  </w:t>
      </w:r>
      <w:r>
        <w:t>On April 15</w:t>
      </w:r>
      <w:r w:rsidR="00A2181E">
        <w:t>,</w:t>
      </w:r>
      <w:r>
        <w:t xml:space="preserve"> fish 164 was passively tracked in the water taxi channel and near the entrance to </w:t>
      </w:r>
      <w:ins w:id="726" w:author="Brian Kesner" w:date="2016-08-15T15:52:00Z">
        <w:r w:rsidR="003B03EB">
          <w:t xml:space="preserve">Regional </w:t>
        </w:r>
      </w:ins>
      <w:r>
        <w:t>Park Moabi through the morning and actively tracked in the area river left</w:t>
      </w:r>
      <w:r w:rsidR="00A96E71">
        <w:t xml:space="preserve">.  </w:t>
      </w:r>
      <w:r>
        <w:t>This fish was at the boat slips in the late morning and afternoon, confirmed by passive and active tracking</w:t>
      </w:r>
      <w:r w:rsidR="00A96E71">
        <w:t xml:space="preserve">.  </w:t>
      </w:r>
      <w:r>
        <w:t>Through the evening, fish 164 was tracked at Plane Cove, the boat slips, and water taxi channel passively and was found to be swimming throughout the lower inlet through active tracking efforts</w:t>
      </w:r>
      <w:r w:rsidR="00A96E71">
        <w:t xml:space="preserve">.  </w:t>
      </w:r>
      <w:r>
        <w:t>In the early morning of April 16</w:t>
      </w:r>
      <w:r w:rsidR="00A2181E">
        <w:t>,</w:t>
      </w:r>
      <w:r>
        <w:t xml:space="preserve"> the fish was passively tracked at the boat slips and was passively and actively tracked in Plane Cove in the mid-morning and found to be traveling downstream</w:t>
      </w:r>
      <w:r w:rsidR="00A96E71">
        <w:t xml:space="preserve">.  </w:t>
      </w:r>
      <w:r>
        <w:t>After an afternoon in Plane Cove, the fish moved to the boat slips by the evening</w:t>
      </w:r>
      <w:r w:rsidR="00A96E71">
        <w:t xml:space="preserve">.  </w:t>
      </w:r>
      <w:r>
        <w:t>In the very early morning of April 17</w:t>
      </w:r>
      <w:r w:rsidR="00A2181E">
        <w:t>,</w:t>
      </w:r>
      <w:r>
        <w:t xml:space="preserve"> fish 164 was still at the boat slips and was actively triangulated near Dock D</w:t>
      </w:r>
      <w:r w:rsidR="00A2181E">
        <w:t>,</w:t>
      </w:r>
      <w:r>
        <w:t xml:space="preserve"> though </w:t>
      </w:r>
      <w:r w:rsidR="00A2181E">
        <w:t xml:space="preserve">it </w:t>
      </w:r>
      <w:r>
        <w:t>had moved from the area within an hour</w:t>
      </w:r>
      <w:r w:rsidR="00A96E71">
        <w:t xml:space="preserve">.  </w:t>
      </w:r>
      <w:r>
        <w:t>Through the remainder of the day, this fish was in Plane Cove and then in the water taxi channel in the late evening</w:t>
      </w:r>
      <w:r w:rsidR="00A96E71">
        <w:t xml:space="preserve">.  </w:t>
      </w:r>
      <w:r>
        <w:t xml:space="preserve">By </w:t>
      </w:r>
      <w:r w:rsidR="00AA56A3">
        <w:t xml:space="preserve">the </w:t>
      </w:r>
      <w:r>
        <w:t>mid-morning of April 18</w:t>
      </w:r>
      <w:r w:rsidR="00A2181E">
        <w:t>,</w:t>
      </w:r>
      <w:r>
        <w:t xml:space="preserve"> fish 164 emerged in Plane Cove where it remained through much of the day before moving to the boat slips and water taxi channel in the late evening</w:t>
      </w:r>
      <w:r w:rsidR="00A96E71">
        <w:t xml:space="preserve">.  </w:t>
      </w:r>
      <w:r>
        <w:t>On April 19</w:t>
      </w:r>
      <w:r w:rsidR="00A2181E">
        <w:t>,</w:t>
      </w:r>
      <w:r>
        <w:t xml:space="preserve"> this fish was passively contacted in Plane Cove beginning in the mid-morning through most of the day</w:t>
      </w:r>
      <w:r w:rsidR="00A2181E">
        <w:t>,</w:t>
      </w:r>
      <w:r>
        <w:t xml:space="preserve"> with brief contact at the boat slips</w:t>
      </w:r>
      <w:r w:rsidR="00A2181E">
        <w:t>,</w:t>
      </w:r>
      <w:r>
        <w:t xml:space="preserve"> and </w:t>
      </w:r>
      <w:r w:rsidR="00477B7E">
        <w:t xml:space="preserve">it </w:t>
      </w:r>
      <w:r>
        <w:t>was passively contacted in the upper inlet, Plane Cove, and the boat slips throughout the evening</w:t>
      </w:r>
      <w:r w:rsidR="00A96E71">
        <w:t xml:space="preserve">.  </w:t>
      </w:r>
      <w:r>
        <w:t>Through the morning of April 20</w:t>
      </w:r>
      <w:r w:rsidR="00A2181E">
        <w:t>,</w:t>
      </w:r>
      <w:r>
        <w:t xml:space="preserve"> fish 164 was passively contacted at the boat slips, the water taxi channel, and </w:t>
      </w:r>
      <w:r w:rsidR="00A2181E">
        <w:t xml:space="preserve">the </w:t>
      </w:r>
      <w:r>
        <w:t>bulrush channel</w:t>
      </w:r>
      <w:r w:rsidR="00A96E71">
        <w:t xml:space="preserve">.  </w:t>
      </w:r>
      <w:r>
        <w:t xml:space="preserve">Through much of the day, the fish remained in Plane Cove </w:t>
      </w:r>
      <w:r>
        <w:lastRenderedPageBreak/>
        <w:t>before moving down to the boat slips and then upstream to the bulrush channel where it was also actively triangulated near a bulrush patch swimming downstream before returning to the boat slips</w:t>
      </w:r>
      <w:r w:rsidR="00A96E71">
        <w:t xml:space="preserve">.  </w:t>
      </w:r>
      <w:r>
        <w:t>Fish 164 was at the boat slips and Plane Cove in the early morning, the upper inlet and bulrush channel in the mid-morning, and then remained in Plane Cove through the remainder of April 21</w:t>
      </w:r>
      <w:r w:rsidR="00A96E71">
        <w:t xml:space="preserve">.  </w:t>
      </w:r>
      <w:r>
        <w:t>Fish 164 was most consistently in Plane Cove on April 22 and 23</w:t>
      </w:r>
      <w:r w:rsidR="00574C8B">
        <w:t>,</w:t>
      </w:r>
      <w:r>
        <w:t xml:space="preserve"> as evidenced by passive and active tracking</w:t>
      </w:r>
      <w:r w:rsidR="00A2181E">
        <w:t>,</w:t>
      </w:r>
      <w:r>
        <w:t xml:space="preserve"> though the fish was also contacted in the upper inlet and bulrush channel in the mid-morning of April 22 and 23</w:t>
      </w:r>
      <w:r w:rsidR="00A96E71">
        <w:t xml:space="preserve">.  </w:t>
      </w:r>
      <w:r>
        <w:t>Beginning April 24</w:t>
      </w:r>
      <w:r w:rsidR="00A2181E">
        <w:t>,</w:t>
      </w:r>
      <w:r>
        <w:t xml:space="preserve"> the fish was only contacted in Plane Cove</w:t>
      </w:r>
      <w:r w:rsidR="00477B7E">
        <w:t>,</w:t>
      </w:r>
      <w:r>
        <w:t xml:space="preserve"> and active tracking during this time triangulated the fish near the plane</w:t>
      </w:r>
      <w:r w:rsidR="00A96E71">
        <w:t xml:space="preserve">.  </w:t>
      </w:r>
      <w:r>
        <w:t>Fish 164 was determined a mortality on April 28</w:t>
      </w:r>
      <w:r w:rsidR="00A2181E">
        <w:t>,</w:t>
      </w:r>
      <w:r>
        <w:t xml:space="preserve"> and the tag was recovered on May 5.</w:t>
      </w:r>
    </w:p>
    <w:p w14:paraId="2091ACC4" w14:textId="77777777" w:rsidR="0080287B" w:rsidRDefault="0080287B" w:rsidP="00A757C6"/>
    <w:p w14:paraId="08232FDF" w14:textId="77777777" w:rsidR="00A757C6" w:rsidRDefault="00A757C6" w:rsidP="00A757C6"/>
    <w:p w14:paraId="48F032E9" w14:textId="77777777" w:rsidR="00A757C6" w:rsidRPr="00CD178B" w:rsidRDefault="00A757C6" w:rsidP="0080287B">
      <w:pPr>
        <w:pStyle w:val="Attachment-heading1"/>
      </w:pPr>
      <w:r>
        <w:t>Fish 165</w:t>
      </w:r>
    </w:p>
    <w:p w14:paraId="41DDF7A0" w14:textId="77777777" w:rsidR="00A757C6" w:rsidRDefault="00A757C6" w:rsidP="00A757C6"/>
    <w:p w14:paraId="569AFB55" w14:textId="136DC769" w:rsidR="00A757C6" w:rsidRDefault="00A757C6" w:rsidP="00A757C6">
      <w:r>
        <w:t>Fish 165 (TL</w:t>
      </w:r>
      <w:r w:rsidR="009B3567">
        <w:t xml:space="preserve"> = </w:t>
      </w:r>
      <w:r>
        <w:t>367 mm and M</w:t>
      </w:r>
      <w:r w:rsidR="009B3567">
        <w:t xml:space="preserve"> = </w:t>
      </w:r>
      <w:r>
        <w:t xml:space="preserve">399 </w:t>
      </w:r>
      <w:r w:rsidRPr="00E420DB">
        <w:t xml:space="preserve">g) was released into </w:t>
      </w:r>
      <w:r>
        <w:t>Regional Park Moabi</w:t>
      </w:r>
      <w:r w:rsidRPr="00E420DB">
        <w:t xml:space="preserve"> on </w:t>
      </w:r>
      <w:r>
        <w:t>April 13, 2015</w:t>
      </w:r>
      <w:r w:rsidR="00A96E71">
        <w:t xml:space="preserve">.  </w:t>
      </w:r>
      <w:r>
        <w:t>This fish remained in the upper inlet through April 13</w:t>
      </w:r>
      <w:r w:rsidR="00A96E71">
        <w:t xml:space="preserve">.  </w:t>
      </w:r>
      <w:r w:rsidR="00A2181E">
        <w:t>Fish </w:t>
      </w:r>
      <w:r>
        <w:t>165 remained predominately in the upper inlet through April 14</w:t>
      </w:r>
      <w:r w:rsidR="00574C8B">
        <w:t>,</w:t>
      </w:r>
      <w:r>
        <w:t xml:space="preserve"> as evidenced by passive and active efforts, but did move out to Plane Cove and the boat slips in the evening</w:t>
      </w:r>
      <w:r w:rsidR="00A96E71">
        <w:t xml:space="preserve">.  </w:t>
      </w:r>
      <w:r>
        <w:t>On April 15</w:t>
      </w:r>
      <w:r w:rsidR="00A2181E">
        <w:t>,</w:t>
      </w:r>
      <w:r>
        <w:t xml:space="preserve"> this fish was contacted passively in Plane Cove in the early morning, the boat slips in the mid-morning, passively and actively in the water taxi channel later in the morning, passively in the water taxi channel and near </w:t>
      </w:r>
      <w:ins w:id="727" w:author="Brian Kesner" w:date="2016-08-15T15:52:00Z">
        <w:r w:rsidR="003B03EB">
          <w:t xml:space="preserve">Regional </w:t>
        </w:r>
      </w:ins>
      <w:r>
        <w:t>Park Moabi entrance in the late morning and afternoon, passively in the water taxi channel, at the boat slips, and in Plane Cove into the late evening</w:t>
      </w:r>
      <w:r w:rsidR="00A2181E">
        <w:t>,</w:t>
      </w:r>
      <w:r>
        <w:t xml:space="preserve"> and </w:t>
      </w:r>
      <w:r w:rsidR="00A2181E">
        <w:t xml:space="preserve">it </w:t>
      </w:r>
      <w:r>
        <w:t>was actively followed during the evening from the backwater entrance to the boat slips and later triangulated in the water taxi channel</w:t>
      </w:r>
      <w:r w:rsidR="00A96E71">
        <w:t>.</w:t>
      </w:r>
      <w:r w:rsidR="00A2181E">
        <w:t xml:space="preserve">  </w:t>
      </w:r>
      <w:r>
        <w:t>During most of April 16</w:t>
      </w:r>
      <w:r w:rsidR="00477B7E">
        <w:t>,</w:t>
      </w:r>
      <w:r>
        <w:t xml:space="preserve"> fish 165 was predominately in Plane Cove, occasionally being passively contacted at the boat slips or in the water taxi channel, and not detected at all for several hours in the late morning</w:t>
      </w:r>
      <w:r w:rsidR="00A96E71">
        <w:t xml:space="preserve">.  </w:t>
      </w:r>
      <w:r>
        <w:t>In the early morning of April 17</w:t>
      </w:r>
      <w:r w:rsidR="00A2181E">
        <w:t>,</w:t>
      </w:r>
      <w:r>
        <w:t xml:space="preserve"> the fish was actively triangulated in open water in Plane Cove and remained in the area for several hours according to SUR data</w:t>
      </w:r>
      <w:r w:rsidR="00A96E71">
        <w:t xml:space="preserve">.  </w:t>
      </w:r>
      <w:r>
        <w:t xml:space="preserve">This fish was not detected through the mid-morning but did </w:t>
      </w:r>
      <w:r w:rsidR="00A2181E">
        <w:t>re-</w:t>
      </w:r>
      <w:r>
        <w:t>emerge in Plane Cove in the late morning</w:t>
      </w:r>
      <w:r w:rsidR="00A2181E">
        <w:t>,</w:t>
      </w:r>
      <w:r>
        <w:t xml:space="preserve"> where it remained through the afternoon before moving within range of the SUR deployed at the boat slips in the evening</w:t>
      </w:r>
      <w:r w:rsidR="00A96E71">
        <w:t xml:space="preserve">.  </w:t>
      </w:r>
      <w:r>
        <w:t>Initially in Plane Cove in the early morning on April 18</w:t>
      </w:r>
      <w:r w:rsidR="00A2181E">
        <w:t>,</w:t>
      </w:r>
      <w:r>
        <w:t xml:space="preserve"> fish 165 moved to the boat slips, and then back upstream to the upper inlet where it remained through much of the afternoon</w:t>
      </w:r>
      <w:r w:rsidR="00A96E71">
        <w:t xml:space="preserve">.  </w:t>
      </w:r>
      <w:r>
        <w:t>Beginning in the late evening of April 18 and early morning of April 19, fish 165 was contacted by the SUR deployed in the bulrush</w:t>
      </w:r>
      <w:r w:rsidR="00A96E71">
        <w:t xml:space="preserve">.  </w:t>
      </w:r>
      <w:r>
        <w:t>Fish 165 was consistently contacted in the upper inlet and bulrush channel through April 19(where i</w:t>
      </w:r>
      <w:r w:rsidR="00A2181E">
        <w:t>t was also briefly contacted by </w:t>
      </w:r>
      <w:r>
        <w:t>passive efforts in the bulrush in the afternoon an</w:t>
      </w:r>
      <w:r w:rsidR="00A2181E">
        <w:t>d evening), 20, 21, 22, 23, and </w:t>
      </w:r>
      <w:r>
        <w:t>24</w:t>
      </w:r>
      <w:r w:rsidR="00A96E71">
        <w:t xml:space="preserve">.  </w:t>
      </w:r>
      <w:r>
        <w:t xml:space="preserve">This fish was briefly contacted passively from the SUR deployed in the wash in the morning and evening of April 22, </w:t>
      </w:r>
      <w:r w:rsidR="00A2181E">
        <w:t xml:space="preserve">the </w:t>
      </w:r>
      <w:r>
        <w:t xml:space="preserve">morning of April 23, and </w:t>
      </w:r>
      <w:r w:rsidR="00A2181E">
        <w:t xml:space="preserve">the </w:t>
      </w:r>
      <w:r>
        <w:t>morning of April 24</w:t>
      </w:r>
      <w:r w:rsidR="00A96E71">
        <w:t xml:space="preserve">.  </w:t>
      </w:r>
      <w:r>
        <w:t>Several periods of non-detection occurred in the evening of April 19, afternoon of April 20, 21, 22, and evening of April 24</w:t>
      </w:r>
      <w:r w:rsidR="00A96E71">
        <w:t xml:space="preserve">.  </w:t>
      </w:r>
      <w:r>
        <w:t xml:space="preserve">Active efforts during this time confirmed the fish’s location and found the fish to be active in the evening of April 20 and </w:t>
      </w:r>
      <w:r w:rsidR="00A2181E">
        <w:t xml:space="preserve">the </w:t>
      </w:r>
      <w:r>
        <w:t xml:space="preserve">morning and </w:t>
      </w:r>
      <w:r>
        <w:lastRenderedPageBreak/>
        <w:t xml:space="preserve">evening of </w:t>
      </w:r>
      <w:r w:rsidR="00A2181E">
        <w:t>April</w:t>
      </w:r>
      <w:r>
        <w:t xml:space="preserve"> 22</w:t>
      </w:r>
      <w:r w:rsidR="00A96E71">
        <w:t xml:space="preserve">.  </w:t>
      </w:r>
      <w:r>
        <w:t>On April 25, fish 165 deviated from its most recent pattern of behavior when it was passively tracked predominately in Plane Cove and occasionally at the boat slips in the morning and evening but not contacted through much of the daylight hours</w:t>
      </w:r>
      <w:r w:rsidR="00A96E71">
        <w:t xml:space="preserve">.  </w:t>
      </w:r>
      <w:r>
        <w:t xml:space="preserve">Also, in the late morning, this fish was briefly passively recorded by a SUR deployed outside of </w:t>
      </w:r>
      <w:ins w:id="728" w:author="Brian Kesner" w:date="2016-08-15T15:52:00Z">
        <w:r w:rsidR="003B03EB">
          <w:t xml:space="preserve">Regional </w:t>
        </w:r>
      </w:ins>
      <w:r>
        <w:t>Park Moabi across from peninsula camping</w:t>
      </w:r>
      <w:r w:rsidR="00A96E71">
        <w:t xml:space="preserve">.  </w:t>
      </w:r>
      <w:r>
        <w:t>Fish 165 was only contacted passively in Plane Cove on April 26</w:t>
      </w:r>
      <w:r w:rsidR="00A2181E">
        <w:t>,</w:t>
      </w:r>
      <w:r>
        <w:t xml:space="preserve"> wi</w:t>
      </w:r>
      <w:r w:rsidR="00DA3CF6">
        <w:t>th a period of non-detection in </w:t>
      </w:r>
      <w:r>
        <w:t>the morning</w:t>
      </w:r>
      <w:r w:rsidR="00A96E71">
        <w:t xml:space="preserve">.  </w:t>
      </w:r>
      <w:r>
        <w:t xml:space="preserve">On April 27, this fish was contacted passively in Plane Cove through most of the morning and much of the afternoon and then contacted in the water taxi channel and near the </w:t>
      </w:r>
      <w:ins w:id="729" w:author="Brian Kesner" w:date="2016-08-15T15:52:00Z">
        <w:r w:rsidR="003B03EB">
          <w:t xml:space="preserve">Regional </w:t>
        </w:r>
      </w:ins>
      <w:r>
        <w:t>Park Moabi entrance in the evening, as confirmed by active tracking</w:t>
      </w:r>
      <w:r w:rsidR="00A96E71">
        <w:t xml:space="preserve">.  </w:t>
      </w:r>
      <w:r>
        <w:t>On April 28, fish 165 returned to the upper inlet and bulrush channel where it was contacted by passive and active efforts through the morning</w:t>
      </w:r>
      <w:r w:rsidR="00A96E71">
        <w:t xml:space="preserve">.  </w:t>
      </w:r>
      <w:r>
        <w:t>Fish 165 was last contacted in the bulrush channel by SUR on April 28.</w:t>
      </w:r>
    </w:p>
    <w:p w14:paraId="646044AF" w14:textId="77777777" w:rsidR="0080287B" w:rsidRDefault="0080287B" w:rsidP="00A757C6"/>
    <w:p w14:paraId="446648D6" w14:textId="77777777" w:rsidR="0080287B" w:rsidRDefault="0080287B" w:rsidP="00A757C6">
      <w:pPr>
        <w:sectPr w:rsidR="0080287B" w:rsidSect="00F95509">
          <w:footerReference w:type="even" r:id="rId118"/>
          <w:footerReference w:type="default" r:id="rId119"/>
          <w:footerReference w:type="first" r:id="rId120"/>
          <w:type w:val="oddPage"/>
          <w:pgSz w:w="12240" w:h="15840" w:code="1"/>
          <w:pgMar w:top="1440" w:right="2160" w:bottom="1440" w:left="2160" w:header="720" w:footer="720" w:gutter="0"/>
          <w:pgNumType w:start="1"/>
          <w:cols w:space="720"/>
          <w:titlePg/>
          <w:docGrid w:linePitch="360"/>
        </w:sectPr>
      </w:pPr>
    </w:p>
    <w:bookmarkEnd w:id="25"/>
    <w:p w14:paraId="045F8C3E" w14:textId="77777777" w:rsidR="00A757C6" w:rsidRDefault="00A757C6" w:rsidP="00A757C6"/>
    <w:p w14:paraId="6093D3DA" w14:textId="77777777" w:rsidR="00A757C6" w:rsidRDefault="00A757C6" w:rsidP="00A757C6"/>
    <w:p w14:paraId="22334E47" w14:textId="77777777" w:rsidR="00A757C6" w:rsidRDefault="00A757C6" w:rsidP="00A757C6"/>
    <w:p w14:paraId="254ECBD7" w14:textId="77777777" w:rsidR="00A757C6" w:rsidRDefault="00A757C6" w:rsidP="00A757C6"/>
    <w:p w14:paraId="5AEECCF9" w14:textId="77777777" w:rsidR="00A757C6" w:rsidRDefault="00A757C6" w:rsidP="00A757C6"/>
    <w:p w14:paraId="163A4C71" w14:textId="77777777" w:rsidR="00A757C6" w:rsidRDefault="00A757C6" w:rsidP="00A757C6"/>
    <w:p w14:paraId="559358AD" w14:textId="77777777" w:rsidR="00A757C6" w:rsidRDefault="00A757C6" w:rsidP="00A757C6"/>
    <w:p w14:paraId="10BDC595" w14:textId="77777777" w:rsidR="00A757C6" w:rsidRDefault="00A757C6" w:rsidP="00A757C6"/>
    <w:p w14:paraId="5B51ABB6" w14:textId="77777777" w:rsidR="00A757C6" w:rsidRDefault="00A757C6" w:rsidP="00A757C6"/>
    <w:p w14:paraId="67354300" w14:textId="77777777" w:rsidR="00A757C6" w:rsidRDefault="00A757C6" w:rsidP="00A757C6"/>
    <w:p w14:paraId="015847B2" w14:textId="4AB482EB" w:rsidR="00A757C6" w:rsidRPr="00956DCA" w:rsidRDefault="00A757C6" w:rsidP="00A757C6">
      <w:pPr>
        <w:rPr>
          <w:rFonts w:ascii="Arial" w:hAnsi="Arial" w:cs="Arial"/>
          <w:b/>
          <w:smallCaps/>
          <w:sz w:val="40"/>
          <w:szCs w:val="40"/>
        </w:rPr>
      </w:pPr>
      <w:r w:rsidRPr="00956DCA">
        <w:rPr>
          <w:rFonts w:ascii="Arial" w:hAnsi="Arial" w:cs="Arial"/>
          <w:b/>
          <w:smallCaps/>
          <w:sz w:val="40"/>
          <w:szCs w:val="40"/>
        </w:rPr>
        <w:t>A</w:t>
      </w:r>
      <w:r>
        <w:rPr>
          <w:rFonts w:ascii="Arial" w:hAnsi="Arial" w:cs="Arial"/>
          <w:b/>
          <w:smallCaps/>
          <w:sz w:val="40"/>
          <w:szCs w:val="40"/>
        </w:rPr>
        <w:t>ttachment</w:t>
      </w:r>
      <w:r w:rsidRPr="00956DCA">
        <w:rPr>
          <w:rFonts w:ascii="Arial" w:hAnsi="Arial" w:cs="Arial"/>
          <w:b/>
          <w:smallCaps/>
          <w:sz w:val="40"/>
          <w:szCs w:val="40"/>
        </w:rPr>
        <w:t xml:space="preserve"> </w:t>
      </w:r>
      <w:r>
        <w:rPr>
          <w:rFonts w:ascii="Arial" w:hAnsi="Arial" w:cs="Arial"/>
          <w:b/>
          <w:smallCaps/>
          <w:sz w:val="40"/>
          <w:szCs w:val="40"/>
        </w:rPr>
        <w:t>3</w:t>
      </w:r>
    </w:p>
    <w:p w14:paraId="32C33256" w14:textId="77777777" w:rsidR="00A757C6" w:rsidRPr="00DA397E" w:rsidRDefault="00A757C6" w:rsidP="00A757C6"/>
    <w:p w14:paraId="056EC957" w14:textId="7BD57D43" w:rsidR="00A757C6" w:rsidRDefault="00A757C6" w:rsidP="00A757C6">
      <w:pPr>
        <w:pStyle w:val="Attachment-title"/>
      </w:pPr>
      <w:bookmarkStart w:id="730" w:name="_Toc456271824"/>
      <w:r w:rsidRPr="00844C4A">
        <w:t>Individual</w:t>
      </w:r>
      <w:r>
        <w:t xml:space="preserve"> Fish Narra</w:t>
      </w:r>
      <w:r w:rsidR="00AB76CA">
        <w:t xml:space="preserve">tives for </w:t>
      </w:r>
      <w:r w:rsidR="00477B7E">
        <w:t xml:space="preserve">the </w:t>
      </w:r>
      <w:r w:rsidR="00AB76CA">
        <w:t>December 2015 – March </w:t>
      </w:r>
      <w:r>
        <w:t>2016 Bonytail Telemetry</w:t>
      </w:r>
      <w:bookmarkEnd w:id="730"/>
      <w:r w:rsidR="00477B7E">
        <w:t xml:space="preserve"> Study</w:t>
      </w:r>
    </w:p>
    <w:p w14:paraId="3D2B749D" w14:textId="77777777" w:rsidR="00A757C6" w:rsidRDefault="00A757C6" w:rsidP="00A757C6">
      <w:pPr>
        <w:pStyle w:val="Attachment-title"/>
      </w:pPr>
    </w:p>
    <w:p w14:paraId="0F9D8D2F" w14:textId="77777777" w:rsidR="0080287B" w:rsidRDefault="0080287B" w:rsidP="00A757C6">
      <w:pPr>
        <w:pStyle w:val="Attachment-title"/>
        <w:sectPr w:rsidR="0080287B" w:rsidSect="00504F47">
          <w:footerReference w:type="first" r:id="rId121"/>
          <w:type w:val="oddPage"/>
          <w:pgSz w:w="12240" w:h="15840" w:code="1"/>
          <w:pgMar w:top="1440" w:right="2160" w:bottom="1440" w:left="2160" w:header="720" w:footer="720" w:gutter="0"/>
          <w:cols w:space="720"/>
          <w:titlePg/>
          <w:docGrid w:linePitch="360"/>
        </w:sectPr>
      </w:pPr>
    </w:p>
    <w:p w14:paraId="2A12B3E5" w14:textId="77777777" w:rsidR="00A757C6" w:rsidRDefault="00A757C6" w:rsidP="00A757C6">
      <w:r>
        <w:lastRenderedPageBreak/>
        <w:t>The following provides a detailed narrative of post-stocking tracking efforts for all telemetered fish during the December 2015 – March 2016 bonytail study.</w:t>
      </w:r>
    </w:p>
    <w:p w14:paraId="2A3DFD79" w14:textId="77777777" w:rsidR="0080287B" w:rsidRDefault="0080287B" w:rsidP="00A757C6"/>
    <w:p w14:paraId="2A8C34BB" w14:textId="77777777" w:rsidR="00A757C6" w:rsidRDefault="00A757C6" w:rsidP="00A757C6"/>
    <w:p w14:paraId="5FCFA9EC" w14:textId="77777777" w:rsidR="00A757C6" w:rsidRPr="000A096F" w:rsidRDefault="00A757C6" w:rsidP="0080287B">
      <w:pPr>
        <w:pStyle w:val="Attachment-heading1"/>
      </w:pPr>
      <w:r w:rsidRPr="000A096F">
        <w:t>Acoustic-Tagged Group</w:t>
      </w:r>
    </w:p>
    <w:p w14:paraId="4553BD0E" w14:textId="77777777" w:rsidR="00A757C6" w:rsidRPr="00CD178B" w:rsidRDefault="00A757C6" w:rsidP="0080287B">
      <w:pPr>
        <w:pStyle w:val="StyleAttachment-heading2-space"/>
      </w:pPr>
      <w:r>
        <w:t>Fish 107</w:t>
      </w:r>
    </w:p>
    <w:p w14:paraId="3888A884" w14:textId="77777777" w:rsidR="00A757C6" w:rsidRDefault="00A757C6" w:rsidP="00A757C6"/>
    <w:p w14:paraId="6DB58F0A" w14:textId="66A94EBD" w:rsidR="00A757C6" w:rsidRDefault="00A757C6" w:rsidP="00A757C6">
      <w:r>
        <w:t>Fish 107 (</w:t>
      </w:r>
      <w:r w:rsidR="000B6EE3">
        <w:t>total length [</w:t>
      </w:r>
      <w:r>
        <w:t>TL</w:t>
      </w:r>
      <w:r w:rsidR="000B6EE3">
        <w:t>]</w:t>
      </w:r>
      <w:r w:rsidR="009B3567">
        <w:t xml:space="preserve"> = </w:t>
      </w:r>
      <w:r>
        <w:t xml:space="preserve">393 </w:t>
      </w:r>
      <w:r w:rsidR="000B6EE3">
        <w:t>millimeters [</w:t>
      </w:r>
      <w:r>
        <w:t>mm</w:t>
      </w:r>
      <w:r w:rsidR="000B6EE3">
        <w:t>]</w:t>
      </w:r>
      <w:r>
        <w:t xml:space="preserve"> and </w:t>
      </w:r>
      <w:r w:rsidR="000B6EE3">
        <w:t>mass [</w:t>
      </w:r>
      <w:r>
        <w:t>M</w:t>
      </w:r>
      <w:r w:rsidR="000B6EE3">
        <w:t>]</w:t>
      </w:r>
      <w:r w:rsidR="009B3567">
        <w:t xml:space="preserve"> = </w:t>
      </w:r>
      <w:r>
        <w:t>492</w:t>
      </w:r>
      <w:r w:rsidRPr="00E420DB">
        <w:t xml:space="preserve"> </w:t>
      </w:r>
      <w:r w:rsidR="000B6EE3">
        <w:t>grams [</w:t>
      </w:r>
      <w:r w:rsidRPr="00E420DB">
        <w:t>g</w:t>
      </w:r>
      <w:r w:rsidR="000B6EE3">
        <w:t>]</w:t>
      </w:r>
      <w:r w:rsidRPr="00E420DB">
        <w:t xml:space="preserve">) was released into </w:t>
      </w:r>
      <w:r>
        <w:t>Laughlin Lagoon</w:t>
      </w:r>
      <w:r w:rsidRPr="00E420DB">
        <w:t xml:space="preserve"> on </w:t>
      </w:r>
      <w:r>
        <w:t>December 9, 2015</w:t>
      </w:r>
      <w:r w:rsidR="00A96E71">
        <w:t xml:space="preserve">.  </w:t>
      </w:r>
      <w:r>
        <w:t xml:space="preserve">This fish remained near the marina where it was contacted by </w:t>
      </w:r>
      <w:r w:rsidR="000B6EE3" w:rsidRPr="00354EF5">
        <w:t>submersible ultrasonic receiver</w:t>
      </w:r>
      <w:r w:rsidR="000B6EE3">
        <w:t>s (</w:t>
      </w:r>
      <w:r>
        <w:t>SURs</w:t>
      </w:r>
      <w:r w:rsidR="000B6EE3">
        <w:t>)</w:t>
      </w:r>
      <w:r>
        <w:t xml:space="preserve"> almost every hour until December 14</w:t>
      </w:r>
      <w:r w:rsidR="000B6EE3">
        <w:t>,</w:t>
      </w:r>
      <w:r>
        <w:t xml:space="preserve"> except through the mid-day hours of December 12</w:t>
      </w:r>
      <w:r w:rsidR="00A96E71">
        <w:t xml:space="preserve">.  </w:t>
      </w:r>
      <w:r>
        <w:t xml:space="preserve">Beginning in the afternoon on </w:t>
      </w:r>
      <w:r w:rsidR="00A20CF4">
        <w:t>December</w:t>
      </w:r>
      <w:r>
        <w:t xml:space="preserve"> 15</w:t>
      </w:r>
      <w:r w:rsidR="00A20CF4">
        <w:t>,</w:t>
      </w:r>
      <w:r>
        <w:t xml:space="preserve"> f</w:t>
      </w:r>
      <w:r w:rsidR="002C17AD">
        <w:t>ish 107 was passively tracked in</w:t>
      </w:r>
      <w:r>
        <w:t xml:space="preserve"> the </w:t>
      </w:r>
      <w:r w:rsidR="006F7E08">
        <w:t>upper “T”</w:t>
      </w:r>
      <w:r>
        <w:t>, near the exit of the lagoon and briefly in the east channel</w:t>
      </w:r>
      <w:r w:rsidRPr="003A28D8">
        <w:t xml:space="preserve"> </w:t>
      </w:r>
      <w:r>
        <w:t>during the later hours of the evening</w:t>
      </w:r>
      <w:r w:rsidR="00A96E71">
        <w:t xml:space="preserve">.  </w:t>
      </w:r>
      <w:r>
        <w:t>By the early morning of December 15</w:t>
      </w:r>
      <w:r w:rsidR="00A20CF4">
        <w:t>,</w:t>
      </w:r>
      <w:r>
        <w:t xml:space="preserve"> this fish returned to the marina</w:t>
      </w:r>
      <w:r w:rsidR="000B6EE3">
        <w:t>,</w:t>
      </w:r>
      <w:r>
        <w:t xml:space="preserve"> where it was continuously contacted passively and actively until December 20</w:t>
      </w:r>
      <w:r w:rsidR="00A20CF4">
        <w:t>,</w:t>
      </w:r>
      <w:r w:rsidR="00BC1304">
        <w:t xml:space="preserve"> with the exception of the late </w:t>
      </w:r>
      <w:r>
        <w:t>morning of December 18 and the late evening of December 18</w:t>
      </w:r>
      <w:r w:rsidR="00A20CF4">
        <w:t>,</w:t>
      </w:r>
      <w:r>
        <w:t xml:space="preserve"> </w:t>
      </w:r>
      <w:r w:rsidR="00BC1304">
        <w:t>in which the </w:t>
      </w:r>
      <w:r w:rsidR="002E183E">
        <w:t>fish </w:t>
      </w:r>
      <w:r w:rsidR="002C17AD">
        <w:t>was also contacted in</w:t>
      </w:r>
      <w:r>
        <w:t xml:space="preserve"> the </w:t>
      </w:r>
      <w:r w:rsidR="006F7E08">
        <w:t>upper “T”</w:t>
      </w:r>
      <w:r w:rsidR="00A96E71">
        <w:t xml:space="preserve">.  </w:t>
      </w:r>
      <w:r>
        <w:t xml:space="preserve">Throughout the mid-morning of </w:t>
      </w:r>
      <w:r w:rsidR="00A20CF4">
        <w:t>December</w:t>
      </w:r>
      <w:r w:rsidR="000B6EE3">
        <w:t> </w:t>
      </w:r>
      <w:r>
        <w:t>20</w:t>
      </w:r>
      <w:r w:rsidR="00A20CF4">
        <w:t>,</w:t>
      </w:r>
      <w:r>
        <w:t xml:space="preserve"> fish 107 was passively tracked at the exit to the lagoon, the </w:t>
      </w:r>
      <w:r w:rsidR="00AA56A3">
        <w:t>upper </w:t>
      </w:r>
      <w:r w:rsidR="006F7E08">
        <w:t>“T”</w:t>
      </w:r>
      <w:r>
        <w:t>, and the east channel</w:t>
      </w:r>
      <w:r w:rsidR="00A96E71">
        <w:t xml:space="preserve">.  </w:t>
      </w:r>
      <w:r>
        <w:t>Beginning in the afternoon and into the late evening of December 21</w:t>
      </w:r>
      <w:r w:rsidR="000B6EE3">
        <w:t>,</w:t>
      </w:r>
      <w:r>
        <w:t xml:space="preserve"> this fish was passively contacted at the marina, </w:t>
      </w:r>
      <w:r w:rsidR="00AA56A3">
        <w:t xml:space="preserve">the </w:t>
      </w:r>
      <w:r w:rsidR="006F7E08">
        <w:t>upper “T”</w:t>
      </w:r>
      <w:r>
        <w:t xml:space="preserve">, </w:t>
      </w:r>
      <w:r w:rsidR="00AA56A3">
        <w:t xml:space="preserve">the </w:t>
      </w:r>
      <w:r>
        <w:t xml:space="preserve">east channel, </w:t>
      </w:r>
      <w:r w:rsidR="00AA56A3">
        <w:t xml:space="preserve">the </w:t>
      </w:r>
      <w:r>
        <w:t>exit to the lagoon</w:t>
      </w:r>
      <w:r w:rsidR="00AA56A3">
        <w:t>,</w:t>
      </w:r>
      <w:r>
        <w:t xml:space="preserve"> and actively contacted </w:t>
      </w:r>
      <w:r w:rsidR="002C17AD">
        <w:t>in</w:t>
      </w:r>
      <w:r>
        <w:t xml:space="preserve"> the </w:t>
      </w:r>
      <w:commentRangeStart w:id="731"/>
      <w:commentRangeStart w:id="732"/>
      <w:del w:id="733" w:author="Kristen Humphrey" w:date="2016-08-22T19:33:00Z">
        <w:r w:rsidDel="00274E66">
          <w:delText xml:space="preserve">lower </w:delText>
        </w:r>
      </w:del>
      <w:commentRangeEnd w:id="731"/>
      <w:commentRangeEnd w:id="732"/>
      <w:ins w:id="734" w:author="Kristen Humphrey" w:date="2016-08-22T19:33:00Z">
        <w:r w:rsidR="00274E66">
          <w:t xml:space="preserve">little </w:t>
        </w:r>
      </w:ins>
      <w:r w:rsidR="00AA56A3">
        <w:rPr>
          <w:rStyle w:val="CommentReference"/>
        </w:rPr>
        <w:commentReference w:id="731"/>
      </w:r>
      <w:r w:rsidR="003F2CE4">
        <w:rPr>
          <w:rStyle w:val="CommentReference"/>
        </w:rPr>
        <w:commentReference w:id="732"/>
      </w:r>
      <w:r w:rsidR="00AA56A3">
        <w:t>“</w:t>
      </w:r>
      <w:r>
        <w:t>T</w:t>
      </w:r>
      <w:r w:rsidR="00AA56A3">
        <w:t>”</w:t>
      </w:r>
      <w:r>
        <w:t xml:space="preserve"> swimming near bulrush</w:t>
      </w:r>
      <w:r w:rsidR="00A96E71">
        <w:t xml:space="preserve">.  </w:t>
      </w:r>
      <w:r>
        <w:t xml:space="preserve">Fish 107 was not contacted in the early morning hours of </w:t>
      </w:r>
      <w:r w:rsidR="00A20CF4">
        <w:t>December</w:t>
      </w:r>
      <w:r w:rsidR="002C17AD">
        <w:t xml:space="preserve"> 22 but was tracked by SURs in</w:t>
      </w:r>
      <w:r>
        <w:t xml:space="preserve"> the </w:t>
      </w:r>
      <w:r w:rsidR="006F7E08">
        <w:t>upper “T”</w:t>
      </w:r>
      <w:r>
        <w:t xml:space="preserve">, </w:t>
      </w:r>
      <w:r w:rsidR="000B6EE3">
        <w:t xml:space="preserve">the </w:t>
      </w:r>
      <w:r>
        <w:t xml:space="preserve">exit to the lagoon, </w:t>
      </w:r>
      <w:r w:rsidR="000B6EE3">
        <w:t xml:space="preserve">the </w:t>
      </w:r>
      <w:r>
        <w:t xml:space="preserve">east channel, and </w:t>
      </w:r>
      <w:r w:rsidR="000B6EE3">
        <w:t>the marina through the mid-</w:t>
      </w:r>
      <w:r>
        <w:t>morning</w:t>
      </w:r>
      <w:r w:rsidR="00A96E71">
        <w:t xml:space="preserve">.  </w:t>
      </w:r>
      <w:r>
        <w:t xml:space="preserve">This fish was not contacted again until </w:t>
      </w:r>
      <w:r w:rsidR="00A20CF4">
        <w:t>December</w:t>
      </w:r>
      <w:r>
        <w:t xml:space="preserve"> 27 when SURs recorded the fish continuously throughout the day at the exit to the lagoon, </w:t>
      </w:r>
      <w:r w:rsidR="000B6EE3">
        <w:t xml:space="preserve">the </w:t>
      </w:r>
      <w:r w:rsidR="006F7E08">
        <w:t>upper “T”</w:t>
      </w:r>
      <w:r>
        <w:t xml:space="preserve">, </w:t>
      </w:r>
      <w:r w:rsidR="000B6EE3">
        <w:t xml:space="preserve">the </w:t>
      </w:r>
      <w:r>
        <w:t xml:space="preserve">east channel, </w:t>
      </w:r>
      <w:r w:rsidR="000B6EE3">
        <w:t xml:space="preserve">the </w:t>
      </w:r>
      <w:r>
        <w:t xml:space="preserve">lagoon culvert, </w:t>
      </w:r>
      <w:r w:rsidR="000B6EE3">
        <w:t xml:space="preserve">the </w:t>
      </w:r>
      <w:r>
        <w:t xml:space="preserve">Laguna Villas dock, and </w:t>
      </w:r>
      <w:r w:rsidR="000B6EE3">
        <w:t xml:space="preserve">the </w:t>
      </w:r>
      <w:r>
        <w:t>marina</w:t>
      </w:r>
      <w:r w:rsidR="00A96E71">
        <w:t xml:space="preserve">.  </w:t>
      </w:r>
      <w:r>
        <w:t xml:space="preserve">The fish was contacted in the afternoon of </w:t>
      </w:r>
      <w:r w:rsidR="00A20CF4">
        <w:t>December</w:t>
      </w:r>
      <w:r w:rsidR="000B6EE3">
        <w:t> </w:t>
      </w:r>
      <w:r>
        <w:t>27 in the river downstream from the lagoon entrance</w:t>
      </w:r>
      <w:r w:rsidR="00A96E71">
        <w:t xml:space="preserve">.  </w:t>
      </w:r>
      <w:r>
        <w:t xml:space="preserve">This pattern continued into the early morning of </w:t>
      </w:r>
      <w:r w:rsidR="00A20CF4">
        <w:t>December</w:t>
      </w:r>
      <w:r>
        <w:t xml:space="preserve"> 28 as fish 107 continued to be contacted throughout the lagoon</w:t>
      </w:r>
      <w:r w:rsidR="00A96E71">
        <w:t xml:space="preserve">.  </w:t>
      </w:r>
      <w:r>
        <w:t xml:space="preserve">Beginning in the late morning of </w:t>
      </w:r>
      <w:r w:rsidR="00A20CF4">
        <w:t>December</w:t>
      </w:r>
      <w:r>
        <w:t xml:space="preserve"> 28</w:t>
      </w:r>
      <w:r w:rsidR="00A20CF4">
        <w:t>,</w:t>
      </w:r>
      <w:r>
        <w:t xml:space="preserve"> fish 107 became stationary and was only contacted by SUR on the west side of the east channel</w:t>
      </w:r>
      <w:r w:rsidR="00A96E71">
        <w:t xml:space="preserve">.  </w:t>
      </w:r>
      <w:r>
        <w:t xml:space="preserve">Active contacts beginning in the evening of </w:t>
      </w:r>
      <w:r w:rsidR="00A20CF4">
        <w:t>December</w:t>
      </w:r>
      <w:r>
        <w:t xml:space="preserve"> 29 continuously contacted this fish in the east channel just east of the </w:t>
      </w:r>
      <w:r w:rsidR="006F7E08">
        <w:t>upper “T”</w:t>
      </w:r>
      <w:r>
        <w:t xml:space="preserve"> mid-channel</w:t>
      </w:r>
      <w:r w:rsidR="00A20CF4">
        <w:t>,</w:t>
      </w:r>
      <w:r>
        <w:t xml:space="preserve"> and this fish was determined a mortality at this time</w:t>
      </w:r>
      <w:r w:rsidR="00A96E71">
        <w:t>.</w:t>
      </w:r>
      <w:r w:rsidR="00A20CF4">
        <w:t xml:space="preserve">  </w:t>
      </w:r>
      <w:r>
        <w:t>This tag was recovered mid-channel on February 17</w:t>
      </w:r>
      <w:r w:rsidR="000B6EE3">
        <w:t>, 2016</w:t>
      </w:r>
      <w:r>
        <w:t xml:space="preserve"> (see </w:t>
      </w:r>
      <w:r w:rsidR="0080287B">
        <w:t>f</w:t>
      </w:r>
      <w:r w:rsidR="000B6EE3">
        <w:t>igure</w:t>
      </w:r>
      <w:r>
        <w:t xml:space="preserve"> </w:t>
      </w:r>
      <w:r>
        <w:rPr>
          <w:noProof/>
        </w:rPr>
        <w:t>28</w:t>
      </w:r>
      <w:r>
        <w:t>)</w:t>
      </w:r>
      <w:r w:rsidR="0080287B">
        <w:t>.</w:t>
      </w:r>
    </w:p>
    <w:p w14:paraId="75C05BE5" w14:textId="77777777" w:rsidR="0080287B" w:rsidRDefault="0080287B" w:rsidP="00A757C6"/>
    <w:p w14:paraId="693D7096" w14:textId="77777777" w:rsidR="00A757C6" w:rsidRDefault="00A757C6" w:rsidP="00A757C6"/>
    <w:p w14:paraId="7515115E" w14:textId="77777777" w:rsidR="00A757C6" w:rsidRPr="00CD178B" w:rsidRDefault="00A757C6" w:rsidP="0080287B">
      <w:pPr>
        <w:pStyle w:val="Attachment-heading2"/>
      </w:pPr>
      <w:r>
        <w:t>Fish 108</w:t>
      </w:r>
    </w:p>
    <w:p w14:paraId="44482C0C" w14:textId="77777777" w:rsidR="00A757C6" w:rsidRDefault="00A757C6" w:rsidP="00A757C6"/>
    <w:p w14:paraId="1FCEAD97" w14:textId="2538F18F" w:rsidR="00A757C6" w:rsidRDefault="00A757C6" w:rsidP="00A757C6">
      <w:r>
        <w:t>Fish 108 (TL</w:t>
      </w:r>
      <w:r w:rsidR="009B3567">
        <w:t xml:space="preserve"> = </w:t>
      </w:r>
      <w:r>
        <w:t>401 mm and M</w:t>
      </w:r>
      <w:r w:rsidR="009B3567">
        <w:t xml:space="preserve"> = </w:t>
      </w:r>
      <w:r>
        <w:t>487</w:t>
      </w:r>
      <w:r w:rsidRPr="00E420DB">
        <w:t xml:space="preserve"> g) was released into </w:t>
      </w:r>
      <w:r>
        <w:t>Laughlin Lagoon</w:t>
      </w:r>
      <w:r w:rsidR="00A20CF4">
        <w:t xml:space="preserve"> on </w:t>
      </w:r>
      <w:r>
        <w:t>December 9, 2015</w:t>
      </w:r>
      <w:r w:rsidR="00A96E71">
        <w:t xml:space="preserve">.  </w:t>
      </w:r>
      <w:r>
        <w:t>This fish was only contact</w:t>
      </w:r>
      <w:r w:rsidR="00A20CF4">
        <w:t>ed in the marina until December </w:t>
      </w:r>
      <w:r>
        <w:t>23</w:t>
      </w:r>
      <w:r w:rsidR="00A96E71">
        <w:t xml:space="preserve">.  </w:t>
      </w:r>
      <w:r>
        <w:t>After release, SURs continuously recorded the fish</w:t>
      </w:r>
      <w:r w:rsidR="000D4180">
        <w:t>,</w:t>
      </w:r>
      <w:r>
        <w:t xml:space="preserve"> with the exception of the afternoon</w:t>
      </w:r>
      <w:r w:rsidR="00AA56A3">
        <w:t>s</w:t>
      </w:r>
      <w:r>
        <w:t xml:space="preserve"> of </w:t>
      </w:r>
      <w:r w:rsidR="00A20CF4">
        <w:t>December</w:t>
      </w:r>
      <w:r>
        <w:t xml:space="preserve"> 10</w:t>
      </w:r>
      <w:r w:rsidR="00A20CF4">
        <w:t>,</w:t>
      </w:r>
      <w:r>
        <w:t xml:space="preserve"> 18</w:t>
      </w:r>
      <w:r w:rsidR="00A20CF4">
        <w:t>,</w:t>
      </w:r>
      <w:r>
        <w:t xml:space="preserve"> 19</w:t>
      </w:r>
      <w:r w:rsidR="00A20CF4">
        <w:t>,</w:t>
      </w:r>
      <w:r>
        <w:t xml:space="preserve"> and 22</w:t>
      </w:r>
      <w:r w:rsidR="00A96E71">
        <w:t xml:space="preserve">.  </w:t>
      </w:r>
      <w:r>
        <w:t xml:space="preserve">During this time, active tracking triangulated the fish near boat slip B8 in the mid-morning of </w:t>
      </w:r>
      <w:r w:rsidR="00A20CF4">
        <w:lastRenderedPageBreak/>
        <w:t>December</w:t>
      </w:r>
      <w:r>
        <w:t xml:space="preserve"> 8</w:t>
      </w:r>
      <w:r w:rsidR="000D4180">
        <w:t>,</w:t>
      </w:r>
      <w:r>
        <w:t xml:space="preserve"> moving near slip L30 in the early evening of </w:t>
      </w:r>
      <w:r w:rsidR="00A20CF4">
        <w:t>December</w:t>
      </w:r>
      <w:r>
        <w:t xml:space="preserve"> 10</w:t>
      </w:r>
      <w:r w:rsidR="000D4180">
        <w:t>,</w:t>
      </w:r>
      <w:r>
        <w:t xml:space="preserve"> moving downstream from boat slip L31 in the late evening of </w:t>
      </w:r>
      <w:r w:rsidR="00A20CF4">
        <w:t>December</w:t>
      </w:r>
      <w:r>
        <w:t xml:space="preserve"> 15</w:t>
      </w:r>
      <w:r w:rsidR="000D4180">
        <w:t>,</w:t>
      </w:r>
      <w:r>
        <w:t xml:space="preserve"> and in the swim area in the evening of </w:t>
      </w:r>
      <w:r w:rsidR="00A20CF4">
        <w:t>December</w:t>
      </w:r>
      <w:r>
        <w:t xml:space="preserve"> 21</w:t>
      </w:r>
      <w:r w:rsidR="00A96E71">
        <w:t xml:space="preserve">.  </w:t>
      </w:r>
      <w:r>
        <w:t xml:space="preserve">Fish 108 was briefly contacted by SURs </w:t>
      </w:r>
      <w:r w:rsidR="002C17AD">
        <w:t>in</w:t>
      </w:r>
      <w:r>
        <w:t xml:space="preserve"> the </w:t>
      </w:r>
      <w:r w:rsidR="006F7E08">
        <w:t>upper “T”</w:t>
      </w:r>
      <w:r>
        <w:t xml:space="preserve"> in the mid-morning of </w:t>
      </w:r>
      <w:r w:rsidR="00A20CF4">
        <w:t>December</w:t>
      </w:r>
      <w:r>
        <w:t xml:space="preserve"> 23 after which longer periods of no contact occurred</w:t>
      </w:r>
      <w:r w:rsidR="00A96E71">
        <w:t xml:space="preserve">.  </w:t>
      </w:r>
      <w:r>
        <w:t>The fish wa</w:t>
      </w:r>
      <w:r w:rsidR="00A20CF4">
        <w:t>s next contacted the morning of December</w:t>
      </w:r>
      <w:r>
        <w:t xml:space="preserve"> 28 in the marina and then contacted briefly in the </w:t>
      </w:r>
      <w:r w:rsidR="006F7E08">
        <w:t>upper “T”</w:t>
      </w:r>
      <w:r>
        <w:t xml:space="preserve"> on January 1</w:t>
      </w:r>
      <w:r w:rsidR="00A20CF4">
        <w:t>,</w:t>
      </w:r>
      <w:r>
        <w:t xml:space="preserve"> 2016</w:t>
      </w:r>
      <w:r w:rsidR="00A96E71">
        <w:t xml:space="preserve">.  </w:t>
      </w:r>
      <w:r>
        <w:t xml:space="preserve">No contact occurred for multiple weeks </w:t>
      </w:r>
      <w:r w:rsidR="002C17AD">
        <w:t>before SURs recorded fish 108 in</w:t>
      </w:r>
      <w:r>
        <w:t xml:space="preserve"> the </w:t>
      </w:r>
      <w:r w:rsidR="006F7E08">
        <w:t>upper “T”</w:t>
      </w:r>
      <w:r>
        <w:t xml:space="preserve"> through the late morning and afternoon and through the evening of </w:t>
      </w:r>
      <w:r w:rsidR="00A20CF4">
        <w:t>January</w:t>
      </w:r>
      <w:r>
        <w:t xml:space="preserve"> 26 as well as the late morning</w:t>
      </w:r>
      <w:r w:rsidR="00AA56A3">
        <w:t>s</w:t>
      </w:r>
      <w:r>
        <w:t xml:space="preserve"> and evening</w:t>
      </w:r>
      <w:r w:rsidR="00AA56A3">
        <w:t>s</w:t>
      </w:r>
      <w:r>
        <w:t xml:space="preserve"> of </w:t>
      </w:r>
      <w:r w:rsidR="00A20CF4">
        <w:t>January</w:t>
      </w:r>
      <w:r>
        <w:t xml:space="preserve"> 27</w:t>
      </w:r>
      <w:r w:rsidR="00A20CF4">
        <w:t>,</w:t>
      </w:r>
      <w:r>
        <w:t xml:space="preserve"> 2</w:t>
      </w:r>
      <w:r w:rsidR="00A96E71">
        <w:t>8</w:t>
      </w:r>
      <w:r>
        <w:t>, 29</w:t>
      </w:r>
      <w:r w:rsidR="00A20CF4">
        <w:t>,</w:t>
      </w:r>
      <w:r>
        <w:t xml:space="preserve"> 30</w:t>
      </w:r>
      <w:r w:rsidR="00A20CF4">
        <w:t>,</w:t>
      </w:r>
      <w:r>
        <w:t xml:space="preserve"> 31</w:t>
      </w:r>
      <w:r w:rsidR="00A20CF4">
        <w:t>,</w:t>
      </w:r>
      <w:r>
        <w:t xml:space="preserve"> February 1</w:t>
      </w:r>
      <w:r w:rsidR="00A20CF4">
        <w:t>,</w:t>
      </w:r>
      <w:r>
        <w:t xml:space="preserve"> and </w:t>
      </w:r>
      <w:r w:rsidR="00A20CF4">
        <w:t xml:space="preserve">February </w:t>
      </w:r>
      <w:r>
        <w:t>2</w:t>
      </w:r>
      <w:r w:rsidR="00A20CF4">
        <w:t>;</w:t>
      </w:r>
      <w:r>
        <w:t xml:space="preserve"> </w:t>
      </w:r>
      <w:r w:rsidR="000D4180">
        <w:t xml:space="preserve">the </w:t>
      </w:r>
      <w:r>
        <w:t xml:space="preserve">early afternoon and evening of </w:t>
      </w:r>
      <w:r w:rsidR="00A20CF4">
        <w:t>February </w:t>
      </w:r>
      <w:r>
        <w:t>3</w:t>
      </w:r>
      <w:r w:rsidR="00A20CF4">
        <w:t>;</w:t>
      </w:r>
      <w:r>
        <w:t xml:space="preserve"> </w:t>
      </w:r>
      <w:r w:rsidR="000D4180">
        <w:t xml:space="preserve">the </w:t>
      </w:r>
      <w:r>
        <w:t xml:space="preserve">early afternoon and late evening of </w:t>
      </w:r>
      <w:r w:rsidR="00A20CF4">
        <w:t>February</w:t>
      </w:r>
      <w:r>
        <w:t xml:space="preserve"> 4</w:t>
      </w:r>
      <w:r w:rsidR="00A20CF4">
        <w:t>;</w:t>
      </w:r>
      <w:r>
        <w:t xml:space="preserve"> </w:t>
      </w:r>
      <w:r w:rsidR="000D4180">
        <w:t xml:space="preserve">the </w:t>
      </w:r>
      <w:r>
        <w:t xml:space="preserve">early morning, early afternoon, and late evening of </w:t>
      </w:r>
      <w:r w:rsidR="00A20CF4">
        <w:t>February</w:t>
      </w:r>
      <w:r>
        <w:t xml:space="preserve"> 5</w:t>
      </w:r>
      <w:r w:rsidR="00A20CF4">
        <w:t>;</w:t>
      </w:r>
      <w:r>
        <w:t xml:space="preserve"> </w:t>
      </w:r>
      <w:r w:rsidR="000D4180">
        <w:t xml:space="preserve">the </w:t>
      </w:r>
      <w:r>
        <w:t xml:space="preserve">late morning and afternoon of </w:t>
      </w:r>
      <w:r w:rsidR="00A20CF4">
        <w:t>February </w:t>
      </w:r>
      <w:r>
        <w:t>6</w:t>
      </w:r>
      <w:r w:rsidR="00AA56A3">
        <w:t>;</w:t>
      </w:r>
      <w:r>
        <w:t xml:space="preserve"> and </w:t>
      </w:r>
      <w:r w:rsidR="00A20CF4">
        <w:t xml:space="preserve">the </w:t>
      </w:r>
      <w:r>
        <w:t xml:space="preserve">evening of </w:t>
      </w:r>
      <w:r w:rsidR="00A20CF4">
        <w:t>February</w:t>
      </w:r>
      <w:r>
        <w:t xml:space="preserve"> 7</w:t>
      </w:r>
      <w:r w:rsidR="00A96E71">
        <w:t xml:space="preserve">.  </w:t>
      </w:r>
      <w:r>
        <w:t>Fish 108 was</w:t>
      </w:r>
      <w:r w:rsidR="002C17AD">
        <w:t xml:space="preserve"> last contacted on February 7 in</w:t>
      </w:r>
      <w:r>
        <w:t xml:space="preserve"> the </w:t>
      </w:r>
      <w:r w:rsidR="006F7E08">
        <w:t>upper “T”</w:t>
      </w:r>
      <w:r w:rsidR="0080287B">
        <w:t>.</w:t>
      </w:r>
    </w:p>
    <w:p w14:paraId="19C9B223" w14:textId="77777777" w:rsidR="0080287B" w:rsidRPr="001F676B" w:rsidRDefault="0080287B" w:rsidP="00A757C6"/>
    <w:p w14:paraId="56E63C8A" w14:textId="77777777" w:rsidR="00A757C6" w:rsidRDefault="00A757C6" w:rsidP="00A757C6"/>
    <w:p w14:paraId="59AD6D4C" w14:textId="77777777" w:rsidR="00A757C6" w:rsidRPr="00CD178B" w:rsidRDefault="00A757C6" w:rsidP="0080287B">
      <w:pPr>
        <w:pStyle w:val="Attachment-heading2"/>
      </w:pPr>
      <w:r>
        <w:t>Fish 109</w:t>
      </w:r>
    </w:p>
    <w:p w14:paraId="6D46DD6A" w14:textId="77777777" w:rsidR="00A757C6" w:rsidRDefault="00A757C6" w:rsidP="00A757C6"/>
    <w:p w14:paraId="52A91F6C" w14:textId="10946BED" w:rsidR="00A757C6" w:rsidRDefault="00A757C6" w:rsidP="00A757C6">
      <w:r>
        <w:t>Fish 109 (TL</w:t>
      </w:r>
      <w:r w:rsidR="009B3567">
        <w:t xml:space="preserve"> = </w:t>
      </w:r>
      <w:r>
        <w:t>392 mm and M</w:t>
      </w:r>
      <w:r w:rsidR="009B3567">
        <w:t xml:space="preserve"> = </w:t>
      </w:r>
      <w:r>
        <w:t>503</w:t>
      </w:r>
      <w:r w:rsidRPr="00E420DB">
        <w:t xml:space="preserve"> g) was released into </w:t>
      </w:r>
      <w:r>
        <w:t>Laughlin Lagoon</w:t>
      </w:r>
      <w:r w:rsidRPr="00E420DB">
        <w:t xml:space="preserve"> on </w:t>
      </w:r>
      <w:r>
        <w:t>December 9, 2015</w:t>
      </w:r>
      <w:r w:rsidR="00A96E71">
        <w:t xml:space="preserve">.  </w:t>
      </w:r>
      <w:r>
        <w:t>This fish remained in or near the marina for a week post</w:t>
      </w:r>
      <w:r w:rsidR="00A410ED">
        <w:t>-</w:t>
      </w:r>
      <w:r>
        <w:t>release</w:t>
      </w:r>
      <w:r w:rsidR="00A96E71">
        <w:t xml:space="preserve">.  </w:t>
      </w:r>
      <w:r>
        <w:t>SURs recorded the fish continuously</w:t>
      </w:r>
      <w:r w:rsidR="000D4180">
        <w:t>,</w:t>
      </w:r>
      <w:r>
        <w:t xml:space="preserve"> with the exception of periods of non-detection</w:t>
      </w:r>
      <w:r w:rsidR="00AA56A3">
        <w:t>,</w:t>
      </w:r>
      <w:r>
        <w:t xml:space="preserve"> including the afternoon of </w:t>
      </w:r>
      <w:r w:rsidR="00A20CF4">
        <w:t>December</w:t>
      </w:r>
      <w:r>
        <w:t xml:space="preserve"> 10 and the late morning of </w:t>
      </w:r>
      <w:r w:rsidR="00A20CF4">
        <w:t>December</w:t>
      </w:r>
      <w:r>
        <w:t xml:space="preserve"> 13</w:t>
      </w:r>
      <w:r w:rsidR="00A96E71">
        <w:t xml:space="preserve">.  </w:t>
      </w:r>
      <w:r>
        <w:t>Active efforts during this time triang</w:t>
      </w:r>
      <w:r w:rsidR="00C20D95">
        <w:t>ulated the fish under boat slip </w:t>
      </w:r>
      <w:r>
        <w:t xml:space="preserve">L5 in the morning of </w:t>
      </w:r>
      <w:r w:rsidR="00A20CF4">
        <w:t>December</w:t>
      </w:r>
      <w:r>
        <w:t xml:space="preserve"> 10</w:t>
      </w:r>
      <w:r w:rsidR="00C048B3">
        <w:t>,</w:t>
      </w:r>
      <w:r>
        <w:t xml:space="preserve"> </w:t>
      </w:r>
      <w:commentRangeStart w:id="735"/>
      <w:r>
        <w:t xml:space="preserve">near the </w:t>
      </w:r>
      <w:del w:id="736" w:author="Kristen Humphrey" w:date="2016-08-22T19:33:00Z">
        <w:r w:rsidDel="00274E66">
          <w:delText xml:space="preserve">point </w:delText>
        </w:r>
      </w:del>
      <w:commentRangeEnd w:id="735"/>
      <w:ins w:id="737" w:author="Kristen Humphrey" w:date="2016-08-22T19:33:00Z">
        <w:r w:rsidR="00274E66">
          <w:t xml:space="preserve">south shore of the marina </w:t>
        </w:r>
      </w:ins>
      <w:r w:rsidR="00C048B3">
        <w:rPr>
          <w:rStyle w:val="CommentReference"/>
        </w:rPr>
        <w:commentReference w:id="735"/>
      </w:r>
      <w:del w:id="738" w:author="Kristen Humphrey" w:date="2016-08-22T20:00:00Z">
        <w:r w:rsidDel="00851672">
          <w:delText>close to shore</w:delText>
        </w:r>
      </w:del>
      <w:r>
        <w:t xml:space="preserve"> later in the morning of </w:t>
      </w:r>
      <w:r w:rsidR="00A20CF4">
        <w:t>December</w:t>
      </w:r>
      <w:r>
        <w:t xml:space="preserve"> 10</w:t>
      </w:r>
      <w:r w:rsidR="00C048B3">
        <w:t>,</w:t>
      </w:r>
      <w:r>
        <w:t xml:space="preserve"> and on multiple occasions in the evening of </w:t>
      </w:r>
      <w:r w:rsidR="00A20CF4">
        <w:t>December</w:t>
      </w:r>
      <w:r w:rsidR="00AA56A3">
        <w:t> </w:t>
      </w:r>
      <w:r>
        <w:t>10</w:t>
      </w:r>
      <w:r w:rsidR="00A96E71">
        <w:t xml:space="preserve">.  </w:t>
      </w:r>
      <w:r>
        <w:t xml:space="preserve">During the evening of </w:t>
      </w:r>
      <w:r w:rsidR="00A20CF4">
        <w:t>December</w:t>
      </w:r>
      <w:r>
        <w:t xml:space="preserve"> 14</w:t>
      </w:r>
      <w:r w:rsidR="000D4180">
        <w:t>,</w:t>
      </w:r>
      <w:r>
        <w:t xml:space="preserve"> the fish was triangulated close to the corner of the docks at boat slip M21, where SURs in the </w:t>
      </w:r>
      <w:r w:rsidR="006F7E08">
        <w:t>upper “T”</w:t>
      </w:r>
      <w:r>
        <w:t xml:space="preserve"> also contacted the fish, and in the late evening of </w:t>
      </w:r>
      <w:r w:rsidR="00A20CF4">
        <w:t>December</w:t>
      </w:r>
      <w:r>
        <w:t xml:space="preserve"> 15</w:t>
      </w:r>
      <w:r w:rsidR="00A20CF4">
        <w:t>,</w:t>
      </w:r>
      <w:r>
        <w:t xml:space="preserve"> fish 109 was several meters out from boat slips L13 and L12</w:t>
      </w:r>
      <w:r w:rsidR="00A96E71">
        <w:t xml:space="preserve">.  </w:t>
      </w:r>
      <w:r>
        <w:t xml:space="preserve">In the evening of </w:t>
      </w:r>
      <w:r w:rsidR="00A20CF4">
        <w:t>December</w:t>
      </w:r>
      <w:r>
        <w:t xml:space="preserve"> 16</w:t>
      </w:r>
      <w:r w:rsidR="000D4180">
        <w:t>,</w:t>
      </w:r>
      <w:r>
        <w:t xml:space="preserve"> active efforts tracked the fish past </w:t>
      </w:r>
      <w:r w:rsidR="006F7E08">
        <w:t xml:space="preserve">the </w:t>
      </w:r>
      <w:r>
        <w:t xml:space="preserve">little </w:t>
      </w:r>
      <w:r w:rsidR="006F7E08">
        <w:t>“t”</w:t>
      </w:r>
      <w:r>
        <w:t xml:space="preserve"> </w:t>
      </w:r>
      <w:r w:rsidR="00363DA5">
        <w:t>toward</w:t>
      </w:r>
      <w:r>
        <w:t xml:space="preserve"> the exit to the lagoon, confirmed by SUR records</w:t>
      </w:r>
      <w:r w:rsidR="00A96E71">
        <w:t xml:space="preserve">.  </w:t>
      </w:r>
      <w:r>
        <w:t xml:space="preserve">By the early morning of </w:t>
      </w:r>
      <w:r w:rsidR="00A20CF4">
        <w:t>December</w:t>
      </w:r>
      <w:r>
        <w:t xml:space="preserve"> 17</w:t>
      </w:r>
      <w:r w:rsidR="00AA56A3">
        <w:t>,</w:t>
      </w:r>
      <w:r>
        <w:t xml:space="preserve"> the fish had returned north and was continuously contacted until </w:t>
      </w:r>
      <w:r w:rsidR="00A20CF4">
        <w:t>December</w:t>
      </w:r>
      <w:r>
        <w:t xml:space="preserve"> 26 in the east channel, either on the west end or in the middle, occasio</w:t>
      </w:r>
      <w:r w:rsidR="002C17AD">
        <w:t>nally being briefly contacted in</w:t>
      </w:r>
      <w:r>
        <w:t xml:space="preserve"> the </w:t>
      </w:r>
      <w:r w:rsidR="006F7E08">
        <w:t>upper “T”</w:t>
      </w:r>
      <w:r>
        <w:t xml:space="preserve"> and marina</w:t>
      </w:r>
      <w:r w:rsidR="00A96E71">
        <w:t xml:space="preserve">.  </w:t>
      </w:r>
      <w:r>
        <w:t>Periods of</w:t>
      </w:r>
      <w:r w:rsidR="002C17AD">
        <w:t xml:space="preserve"> non-detection during this time </w:t>
      </w:r>
      <w:r>
        <w:t xml:space="preserve">included most of the daylight hours of </w:t>
      </w:r>
      <w:r w:rsidR="00A20CF4">
        <w:t>December</w:t>
      </w:r>
      <w:r>
        <w:t xml:space="preserve"> 17</w:t>
      </w:r>
      <w:r w:rsidR="00AA56A3">
        <w:t>;</w:t>
      </w:r>
      <w:r w:rsidR="000D4180">
        <w:t xml:space="preserve"> the</w:t>
      </w:r>
      <w:r>
        <w:t xml:space="preserve"> afternoon</w:t>
      </w:r>
      <w:r w:rsidR="002C17AD">
        <w:t>s</w:t>
      </w:r>
      <w:r>
        <w:t xml:space="preserve"> of </w:t>
      </w:r>
      <w:r w:rsidR="00A20CF4">
        <w:t>December</w:t>
      </w:r>
      <w:r w:rsidR="00AA56A3">
        <w:t> </w:t>
      </w:r>
      <w:r>
        <w:t>21</w:t>
      </w:r>
      <w:r w:rsidR="00A20CF4">
        <w:t>,</w:t>
      </w:r>
      <w:r>
        <w:t xml:space="preserve"> 23</w:t>
      </w:r>
      <w:r w:rsidR="00A20CF4">
        <w:t>,</w:t>
      </w:r>
      <w:r>
        <w:t xml:space="preserve"> and 24</w:t>
      </w:r>
      <w:r w:rsidR="00A20CF4">
        <w:t>;</w:t>
      </w:r>
      <w:r>
        <w:t xml:space="preserve"> </w:t>
      </w:r>
      <w:r w:rsidR="000D4180">
        <w:t xml:space="preserve">the </w:t>
      </w:r>
      <w:r>
        <w:t xml:space="preserve">late morning and afternoon of </w:t>
      </w:r>
      <w:r w:rsidR="00A20CF4">
        <w:t>December</w:t>
      </w:r>
      <w:r>
        <w:t xml:space="preserve"> 25</w:t>
      </w:r>
      <w:r w:rsidR="00A20CF4">
        <w:t>;</w:t>
      </w:r>
      <w:r>
        <w:t xml:space="preserve"> and </w:t>
      </w:r>
      <w:r w:rsidR="000D4180">
        <w:t xml:space="preserve">the </w:t>
      </w:r>
      <w:r>
        <w:t xml:space="preserve">early morning of </w:t>
      </w:r>
      <w:r w:rsidR="00A20CF4">
        <w:t>December</w:t>
      </w:r>
      <w:r w:rsidR="000D4180">
        <w:t> </w:t>
      </w:r>
      <w:r>
        <w:t>26</w:t>
      </w:r>
      <w:r w:rsidR="00A96E71">
        <w:t xml:space="preserve">.  </w:t>
      </w:r>
      <w:r w:rsidR="002C17AD">
        <w:t>Brief contacts in</w:t>
      </w:r>
      <w:r>
        <w:t xml:space="preserve"> the </w:t>
      </w:r>
      <w:r w:rsidR="006F7E08">
        <w:t>upper “T”</w:t>
      </w:r>
      <w:r>
        <w:t xml:space="preserve"> and marina were during the morning</w:t>
      </w:r>
      <w:r w:rsidR="000D4180">
        <w:t>s</w:t>
      </w:r>
      <w:r>
        <w:t xml:space="preserve"> of </w:t>
      </w:r>
      <w:r w:rsidR="00A20CF4">
        <w:t>December</w:t>
      </w:r>
      <w:r>
        <w:t xml:space="preserve"> 17</w:t>
      </w:r>
      <w:r w:rsidR="00A20CF4">
        <w:t>,</w:t>
      </w:r>
      <w:r>
        <w:t xml:space="preserve"> 19</w:t>
      </w:r>
      <w:r w:rsidR="00A20CF4">
        <w:t>,</w:t>
      </w:r>
      <w:r>
        <w:t xml:space="preserve"> 21</w:t>
      </w:r>
      <w:r w:rsidR="00A20CF4">
        <w:t>,</w:t>
      </w:r>
      <w:r>
        <w:t xml:space="preserve"> 23</w:t>
      </w:r>
      <w:r w:rsidR="00A20CF4">
        <w:t>,</w:t>
      </w:r>
      <w:r>
        <w:t xml:space="preserve"> and 25 and </w:t>
      </w:r>
      <w:r w:rsidR="00A20CF4">
        <w:t xml:space="preserve">the </w:t>
      </w:r>
      <w:r>
        <w:t xml:space="preserve">afternoon and evening of </w:t>
      </w:r>
      <w:r w:rsidR="00A20CF4">
        <w:t>December</w:t>
      </w:r>
      <w:r>
        <w:t xml:space="preserve"> 26</w:t>
      </w:r>
      <w:r w:rsidR="00A96E71">
        <w:t xml:space="preserve">.  </w:t>
      </w:r>
      <w:r>
        <w:t xml:space="preserve">Active efforts during this time contacted the fish in the middle of the east channel in the evening of </w:t>
      </w:r>
      <w:r w:rsidR="00AA56A3">
        <w:t>December</w:t>
      </w:r>
      <w:r>
        <w:t xml:space="preserve"> 22</w:t>
      </w:r>
      <w:r w:rsidR="00A96E71">
        <w:t xml:space="preserve">.  </w:t>
      </w:r>
      <w:r>
        <w:t xml:space="preserve">Beginning in the evening of </w:t>
      </w:r>
      <w:r w:rsidR="00A20CF4">
        <w:t>December</w:t>
      </w:r>
      <w:r>
        <w:t xml:space="preserve"> 26 and through most of </w:t>
      </w:r>
      <w:r w:rsidR="00A20CF4">
        <w:t>December</w:t>
      </w:r>
      <w:r>
        <w:t xml:space="preserve"> 27</w:t>
      </w:r>
      <w:r w:rsidR="00A20CF4">
        <w:t>, fish </w:t>
      </w:r>
      <w:r>
        <w:t>109 was continuously contacted at the lagoon culvert in the east end of the east channel</w:t>
      </w:r>
      <w:r w:rsidR="00A96E71">
        <w:t xml:space="preserve">.  </w:t>
      </w:r>
      <w:r>
        <w:t xml:space="preserve">This fish was not contacted on </w:t>
      </w:r>
      <w:r w:rsidR="00A20CF4">
        <w:t>December</w:t>
      </w:r>
      <w:r>
        <w:t xml:space="preserve"> 28 but was recorded by SURs in the evening of </w:t>
      </w:r>
      <w:r w:rsidR="00A20CF4">
        <w:t>December</w:t>
      </w:r>
      <w:r>
        <w:t xml:space="preserve"> 29 at the Laguna Villas dock before the fish moved past the lagoon culvert and further west in the east channel and finally returned to the lagoon culvert by the early morning of </w:t>
      </w:r>
      <w:r w:rsidR="00A20CF4">
        <w:t>December</w:t>
      </w:r>
      <w:r>
        <w:t xml:space="preserve"> 30</w:t>
      </w:r>
      <w:r w:rsidR="00A96E71">
        <w:t xml:space="preserve">.  </w:t>
      </w:r>
      <w:r>
        <w:t xml:space="preserve">Active tracking during this </w:t>
      </w:r>
      <w:r>
        <w:lastRenderedPageBreak/>
        <w:t xml:space="preserve">time triangulated the fish near the culvert in </w:t>
      </w:r>
      <w:r w:rsidR="004A7849">
        <w:t xml:space="preserve">the </w:t>
      </w:r>
      <w:r>
        <w:t>mid-channel</w:t>
      </w:r>
      <w:r w:rsidR="00A96E71">
        <w:t xml:space="preserve">.  </w:t>
      </w:r>
      <w:r>
        <w:t xml:space="preserve">Fish 109 was contacted at the Laguna Villas dock in the afternoon and evening of January 3 and </w:t>
      </w:r>
      <w:r w:rsidR="000D4180">
        <w:t xml:space="preserve">the </w:t>
      </w:r>
      <w:r>
        <w:t xml:space="preserve">early morning of </w:t>
      </w:r>
      <w:r w:rsidR="00A20CF4">
        <w:t>January</w:t>
      </w:r>
      <w:r>
        <w:t xml:space="preserve"> 4</w:t>
      </w:r>
      <w:r w:rsidR="00A96E71">
        <w:t xml:space="preserve">.  </w:t>
      </w:r>
      <w:r>
        <w:t xml:space="preserve">By late morning of </w:t>
      </w:r>
      <w:r w:rsidR="00A20CF4">
        <w:t>January</w:t>
      </w:r>
      <w:r>
        <w:t xml:space="preserve"> 4</w:t>
      </w:r>
      <w:r w:rsidR="00A20CF4">
        <w:t>,</w:t>
      </w:r>
      <w:r>
        <w:t xml:space="preserve"> the fish moved west through the east channel and was contacted by SURs in the ea</w:t>
      </w:r>
      <w:r w:rsidR="002C17AD">
        <w:t>st channel and in</w:t>
      </w:r>
      <w:r>
        <w:t xml:space="preserve"> the </w:t>
      </w:r>
      <w:r w:rsidR="006F7E08">
        <w:t>upper “T”</w:t>
      </w:r>
      <w:r>
        <w:t xml:space="preserve"> in the evening of </w:t>
      </w:r>
      <w:r w:rsidR="00A20CF4">
        <w:t>January</w:t>
      </w:r>
      <w:r>
        <w:t xml:space="preserve"> 4 and </w:t>
      </w:r>
      <w:r w:rsidR="000D4180">
        <w:t xml:space="preserve">the </w:t>
      </w:r>
      <w:r>
        <w:t xml:space="preserve">early morning of </w:t>
      </w:r>
      <w:r w:rsidR="00A20CF4">
        <w:t>January</w:t>
      </w:r>
      <w:r>
        <w:t xml:space="preserve"> 5</w:t>
      </w:r>
      <w:r w:rsidR="00A96E71">
        <w:t xml:space="preserve">.  </w:t>
      </w:r>
      <w:r>
        <w:t xml:space="preserve">In the afternoon of </w:t>
      </w:r>
      <w:r w:rsidR="00A20CF4">
        <w:t>January</w:t>
      </w:r>
      <w:r>
        <w:t xml:space="preserve"> 5</w:t>
      </w:r>
      <w:r w:rsidR="00A20CF4">
        <w:t>,</w:t>
      </w:r>
      <w:r>
        <w:t xml:space="preserve"> the fish returned to the lagoon culvert</w:t>
      </w:r>
      <w:r w:rsidR="000D4180">
        <w:t>,</w:t>
      </w:r>
      <w:r>
        <w:t xml:space="preserve"> and active efforts triangulated the fish under a private dock surrounded by bulrush near the lagoon culvert in the morning of </w:t>
      </w:r>
      <w:r w:rsidR="00A20CF4">
        <w:t>January</w:t>
      </w:r>
      <w:r>
        <w:t xml:space="preserve"> 5 and under tumble weed blown into bulrush in the early evening of </w:t>
      </w:r>
      <w:r w:rsidR="00A20CF4">
        <w:t>January</w:t>
      </w:r>
      <w:r>
        <w:t xml:space="preserve"> 5</w:t>
      </w:r>
      <w:r w:rsidR="00A96E71">
        <w:t xml:space="preserve">.  </w:t>
      </w:r>
      <w:r>
        <w:t xml:space="preserve">During the later evening of </w:t>
      </w:r>
      <w:r w:rsidR="00A20CF4">
        <w:t>January</w:t>
      </w:r>
      <w:r>
        <w:t xml:space="preserve"> 5</w:t>
      </w:r>
      <w:r w:rsidR="00A20CF4">
        <w:t>,</w:t>
      </w:r>
      <w:r>
        <w:t xml:space="preserve"> the fish remained near the Laguna Villas dock</w:t>
      </w:r>
      <w:r w:rsidR="00A96E71">
        <w:t xml:space="preserve">.  </w:t>
      </w:r>
      <w:r>
        <w:t xml:space="preserve">This fish moved west through the east channel in the early morning of </w:t>
      </w:r>
      <w:r w:rsidR="00A20CF4">
        <w:t>January</w:t>
      </w:r>
      <w:r>
        <w:t xml:space="preserve"> 6 before returning east</w:t>
      </w:r>
      <w:r w:rsidR="000D4180">
        <w:t>,</w:t>
      </w:r>
      <w:r>
        <w:t xml:space="preserve"> where active efforts in the late morning triangulated the fish in bulrush in the same area as previously recorded</w:t>
      </w:r>
      <w:r w:rsidR="00A96E71">
        <w:t xml:space="preserve">.  </w:t>
      </w:r>
      <w:r>
        <w:t xml:space="preserve">This fish was not detected through most of the daylight hours of </w:t>
      </w:r>
      <w:r w:rsidR="00A20CF4">
        <w:t>January</w:t>
      </w:r>
      <w:r>
        <w:t xml:space="preserve"> 6 but was tracked from the east end to the west end of the east channel through the late evening of </w:t>
      </w:r>
      <w:r w:rsidR="00A20CF4">
        <w:t>January</w:t>
      </w:r>
      <w:r>
        <w:t xml:space="preserve"> 6</w:t>
      </w:r>
      <w:r w:rsidR="00A96E71">
        <w:t xml:space="preserve">.  </w:t>
      </w:r>
      <w:r>
        <w:t xml:space="preserve">In the evening of </w:t>
      </w:r>
      <w:r w:rsidR="00A20CF4">
        <w:t>January</w:t>
      </w:r>
      <w:r>
        <w:t xml:space="preserve"> 7</w:t>
      </w:r>
      <w:r w:rsidR="00A20CF4">
        <w:t>,</w:t>
      </w:r>
      <w:r>
        <w:t xml:space="preserve"> fish 109 was active tracked to be moving near shore in the east channel, confirmed by SUR records</w:t>
      </w:r>
      <w:r w:rsidR="00A96E71">
        <w:t xml:space="preserve">.  </w:t>
      </w:r>
      <w:r>
        <w:t xml:space="preserve">The fish was only recorded in the east channel in the evenings of </w:t>
      </w:r>
      <w:r w:rsidR="00A20CF4">
        <w:t>January</w:t>
      </w:r>
      <w:r>
        <w:t xml:space="preserve"> 8 a</w:t>
      </w:r>
      <w:r w:rsidR="002C17AD">
        <w:t>nd 9 (briefly being contacted in</w:t>
      </w:r>
      <w:r>
        <w:t xml:space="preserve"> the </w:t>
      </w:r>
      <w:r w:rsidR="006F7E08">
        <w:t>upper “T”</w:t>
      </w:r>
      <w:r>
        <w:t xml:space="preserve">) and then was continuously recorded in the east channel through all of </w:t>
      </w:r>
      <w:r w:rsidR="00A20CF4">
        <w:t>January</w:t>
      </w:r>
      <w:r>
        <w:t xml:space="preserve"> 10</w:t>
      </w:r>
      <w:r w:rsidR="000D4180">
        <w:t>,</w:t>
      </w:r>
      <w:r>
        <w:t xml:space="preserve"> briefly being contacted in the </w:t>
      </w:r>
      <w:r w:rsidR="006F7E08">
        <w:t>upper “T”</w:t>
      </w:r>
      <w:r>
        <w:t xml:space="preserve"> in the evening hours</w:t>
      </w:r>
      <w:r w:rsidR="00A96E71">
        <w:t xml:space="preserve">.  </w:t>
      </w:r>
      <w:r>
        <w:t xml:space="preserve">Through the morning of </w:t>
      </w:r>
      <w:r w:rsidR="00A20CF4">
        <w:t>January</w:t>
      </w:r>
      <w:r>
        <w:t xml:space="preserve"> 11</w:t>
      </w:r>
      <w:r w:rsidR="000D4180">
        <w:t>,</w:t>
      </w:r>
      <w:r>
        <w:t xml:space="preserve"> this fish was predominately contacted on the western end of the east channel near the </w:t>
      </w:r>
      <w:r w:rsidR="006F7E08">
        <w:t>upper “T”</w:t>
      </w:r>
      <w:r w:rsidR="000D4180">
        <w:t>,</w:t>
      </w:r>
      <w:r>
        <w:t xml:space="preserve"> and through the evening</w:t>
      </w:r>
      <w:r w:rsidR="000D4180">
        <w:t>,</w:t>
      </w:r>
      <w:r>
        <w:t xml:space="preserve"> the fish was predominately contacted in the middle of the east channel occasionally near the lagoon culvert</w:t>
      </w:r>
      <w:r w:rsidR="00A96E71">
        <w:t xml:space="preserve">.  </w:t>
      </w:r>
      <w:r>
        <w:t xml:space="preserve">During the morning of </w:t>
      </w:r>
      <w:r w:rsidR="00A20CF4">
        <w:t>January</w:t>
      </w:r>
      <w:r>
        <w:t xml:space="preserve"> 12</w:t>
      </w:r>
      <w:r w:rsidR="000D4180">
        <w:t>,</w:t>
      </w:r>
      <w:r>
        <w:t xml:space="preserve"> the fish was only contacted in the middle of the east channel</w:t>
      </w:r>
      <w:r w:rsidR="000D4180">
        <w:t>,</w:t>
      </w:r>
      <w:r>
        <w:t xml:space="preserve"> and during the evening, this fish moved from the middle of the east channel </w:t>
      </w:r>
      <w:r w:rsidR="00363DA5">
        <w:t>toward</w:t>
      </w:r>
      <w:r>
        <w:t xml:space="preserve"> the east end</w:t>
      </w:r>
      <w:r w:rsidR="00AA56A3">
        <w:t>,</w:t>
      </w:r>
      <w:r>
        <w:t xml:space="preserve"> including the Laguna Villas dock before moving back </w:t>
      </w:r>
      <w:r w:rsidR="00363DA5">
        <w:t>toward</w:t>
      </w:r>
      <w:r>
        <w:t xml:space="preserve"> the west in the late evening</w:t>
      </w:r>
      <w:r w:rsidR="00A96E71">
        <w:t xml:space="preserve">.  </w:t>
      </w:r>
      <w:r>
        <w:t>This fish was determined a mortality on February 19 after its tag was triangulated directly under power lines</w:t>
      </w:r>
      <w:r w:rsidR="00A20CF4">
        <w:t xml:space="preserve"> known to be roost sites of double-crested c</w:t>
      </w:r>
      <w:r>
        <w:t xml:space="preserve">ormorants just downstream from Davis Dam (see </w:t>
      </w:r>
      <w:r w:rsidR="00AD275C" w:rsidRPr="00AD275C">
        <w:t>figure</w:t>
      </w:r>
      <w:r>
        <w:t xml:space="preserve"> </w:t>
      </w:r>
      <w:r>
        <w:rPr>
          <w:noProof/>
        </w:rPr>
        <w:t>28</w:t>
      </w:r>
      <w:r>
        <w:t>)</w:t>
      </w:r>
      <w:r w:rsidR="0080287B">
        <w:t>.</w:t>
      </w:r>
    </w:p>
    <w:p w14:paraId="53D5D68B" w14:textId="77777777" w:rsidR="00A20CF4" w:rsidRDefault="00A20CF4" w:rsidP="00A757C6"/>
    <w:p w14:paraId="3D274C13" w14:textId="77777777" w:rsidR="00A757C6" w:rsidRDefault="00A757C6" w:rsidP="00A757C6"/>
    <w:p w14:paraId="279E4693" w14:textId="77777777" w:rsidR="00A757C6" w:rsidRPr="00CD178B" w:rsidRDefault="00A757C6" w:rsidP="0080287B">
      <w:pPr>
        <w:pStyle w:val="Attachment-heading2"/>
      </w:pPr>
      <w:r>
        <w:t>Fish 110</w:t>
      </w:r>
    </w:p>
    <w:p w14:paraId="7E064ECA" w14:textId="77777777" w:rsidR="00A757C6" w:rsidRDefault="00A757C6" w:rsidP="00A757C6"/>
    <w:p w14:paraId="53098FF8" w14:textId="56439D77" w:rsidR="00A757C6" w:rsidRDefault="00A757C6" w:rsidP="005A63B2">
      <w:r>
        <w:t>Fish 110 (TL</w:t>
      </w:r>
      <w:r w:rsidR="009B3567">
        <w:t xml:space="preserve"> = </w:t>
      </w:r>
      <w:r>
        <w:t>387 mm and M</w:t>
      </w:r>
      <w:r w:rsidR="009B3567">
        <w:t xml:space="preserve"> = </w:t>
      </w:r>
      <w:r>
        <w:t>469</w:t>
      </w:r>
      <w:r w:rsidRPr="00E420DB">
        <w:t xml:space="preserve"> g) was released into </w:t>
      </w:r>
      <w:r>
        <w:t>Laughlin Lagoon</w:t>
      </w:r>
      <w:r w:rsidRPr="00E420DB">
        <w:t xml:space="preserve"> on </w:t>
      </w:r>
      <w:r>
        <w:t>December 9, 2015</w:t>
      </w:r>
      <w:r w:rsidR="00A96E71">
        <w:t xml:space="preserve">.  </w:t>
      </w:r>
      <w:r>
        <w:t>This fish remained in or near the marina throughout most of the study</w:t>
      </w:r>
      <w:r w:rsidR="00A96E71">
        <w:t xml:space="preserve">.  </w:t>
      </w:r>
      <w:r>
        <w:t>SURs continuously recorded this fish in the marina</w:t>
      </w:r>
      <w:r w:rsidR="000D4180">
        <w:t>,</w:t>
      </w:r>
      <w:r>
        <w:t xml:space="preserve"> except for periods of non-detection that included the late evening of </w:t>
      </w:r>
      <w:r w:rsidR="00CC38DF">
        <w:t>December</w:t>
      </w:r>
      <w:r>
        <w:t xml:space="preserve"> 9</w:t>
      </w:r>
      <w:r w:rsidR="000D4180">
        <w:t>;</w:t>
      </w:r>
      <w:r>
        <w:t xml:space="preserve"> </w:t>
      </w:r>
      <w:r w:rsidR="00AA56A3">
        <w:t xml:space="preserve">the </w:t>
      </w:r>
      <w:r>
        <w:t xml:space="preserve">mid-morning on the </w:t>
      </w:r>
      <w:r w:rsidR="000D4180">
        <w:t xml:space="preserve">December </w:t>
      </w:r>
      <w:r>
        <w:t>15</w:t>
      </w:r>
      <w:r w:rsidR="000D4180">
        <w:t>;</w:t>
      </w:r>
      <w:r>
        <w:t xml:space="preserve"> the late morning and afternoon of </w:t>
      </w:r>
      <w:r w:rsidR="00CC38DF">
        <w:t>December</w:t>
      </w:r>
      <w:r>
        <w:t xml:space="preserve"> 16</w:t>
      </w:r>
      <w:r w:rsidR="000D4180">
        <w:t>;</w:t>
      </w:r>
      <w:r>
        <w:t xml:space="preserve"> mid-day on </w:t>
      </w:r>
      <w:r w:rsidR="00CC38DF">
        <w:t>December</w:t>
      </w:r>
      <w:r>
        <w:t xml:space="preserve"> 17</w:t>
      </w:r>
      <w:r w:rsidR="000D4180">
        <w:t>;</w:t>
      </w:r>
      <w:r>
        <w:t xml:space="preserve"> the afternoon on </w:t>
      </w:r>
      <w:r w:rsidR="00CC38DF">
        <w:t xml:space="preserve">December </w:t>
      </w:r>
      <w:r>
        <w:t>18</w:t>
      </w:r>
      <w:r w:rsidR="000D4180">
        <w:t>;</w:t>
      </w:r>
      <w:r>
        <w:t xml:space="preserve"> the afternoon and evening of </w:t>
      </w:r>
      <w:r w:rsidR="00CC38DF">
        <w:t>December</w:t>
      </w:r>
      <w:r>
        <w:t xml:space="preserve"> </w:t>
      </w:r>
      <w:r w:rsidR="00CC38DF">
        <w:t>1</w:t>
      </w:r>
      <w:r>
        <w:t>9</w:t>
      </w:r>
      <w:r w:rsidR="000D4180">
        <w:t>;</w:t>
      </w:r>
      <w:r>
        <w:t xml:space="preserve"> </w:t>
      </w:r>
      <w:r w:rsidR="00AA56A3">
        <w:t xml:space="preserve">the </w:t>
      </w:r>
      <w:r>
        <w:t>mid-morning</w:t>
      </w:r>
      <w:r w:rsidR="000D4180">
        <w:t>,</w:t>
      </w:r>
      <w:r>
        <w:t xml:space="preserve"> afternoon</w:t>
      </w:r>
      <w:r w:rsidR="000D4180">
        <w:t>,</w:t>
      </w:r>
      <w:r>
        <w:t xml:space="preserve"> and evening of </w:t>
      </w:r>
      <w:r w:rsidR="00CC38DF">
        <w:t>December</w:t>
      </w:r>
      <w:r>
        <w:t xml:space="preserve"> 20</w:t>
      </w:r>
      <w:r w:rsidR="000D4180">
        <w:t>;</w:t>
      </w:r>
      <w:r>
        <w:t xml:space="preserve"> and </w:t>
      </w:r>
      <w:r w:rsidR="000D4180">
        <w:t xml:space="preserve">the </w:t>
      </w:r>
      <w:r>
        <w:t xml:space="preserve">late afternoon of </w:t>
      </w:r>
      <w:r w:rsidR="00CC38DF">
        <w:t>December</w:t>
      </w:r>
      <w:r>
        <w:t xml:space="preserve"> 24</w:t>
      </w:r>
      <w:r w:rsidR="00A96E71">
        <w:t xml:space="preserve">.  </w:t>
      </w:r>
      <w:r>
        <w:t>During this time, act</w:t>
      </w:r>
      <w:r w:rsidR="000D4180">
        <w:t>ive efforts also contacted fish </w:t>
      </w:r>
      <w:r>
        <w:t xml:space="preserve">110 in the marina and triangulated the fish close to shore at the point in the morning of </w:t>
      </w:r>
      <w:r w:rsidR="00CC38DF">
        <w:t>December</w:t>
      </w:r>
      <w:r>
        <w:t xml:space="preserve"> 10 near the east end of the marina</w:t>
      </w:r>
      <w:r w:rsidR="00AA56A3">
        <w:t>,</w:t>
      </w:r>
      <w:r>
        <w:t xml:space="preserve"> in the evening of </w:t>
      </w:r>
      <w:r w:rsidR="00CC38DF">
        <w:t>December</w:t>
      </w:r>
      <w:r>
        <w:t xml:space="preserve"> 10 (confirmed by SURs records recording the fish near the </w:t>
      </w:r>
      <w:r w:rsidR="006F7E08">
        <w:t>upper “T”</w:t>
      </w:r>
      <w:r>
        <w:t xml:space="preserve"> and marina at this time), near shore at the point in the evening of </w:t>
      </w:r>
      <w:r w:rsidR="00CC38DF">
        <w:t>December</w:t>
      </w:r>
      <w:r>
        <w:t xml:space="preserve"> 20</w:t>
      </w:r>
      <w:r w:rsidR="00AA56A3">
        <w:t>,</w:t>
      </w:r>
      <w:r>
        <w:t xml:space="preserve"> </w:t>
      </w:r>
      <w:r>
        <w:lastRenderedPageBreak/>
        <w:t xml:space="preserve">near shore close to bulrush at the west end of the marina near the swim area in the morning of </w:t>
      </w:r>
      <w:r w:rsidR="00CC38DF">
        <w:t>December</w:t>
      </w:r>
      <w:r>
        <w:t xml:space="preserve"> 15</w:t>
      </w:r>
      <w:r w:rsidR="000D4180">
        <w:t>,</w:t>
      </w:r>
      <w:r>
        <w:t xml:space="preserve"> and under boat slip M18 in the very early morning of </w:t>
      </w:r>
      <w:r w:rsidR="00CC38DF">
        <w:t>December</w:t>
      </w:r>
      <w:r>
        <w:t xml:space="preserve"> 16 (prior to which time this fish was also contacted by an SUR in the </w:t>
      </w:r>
      <w:r w:rsidR="006F7E08">
        <w:t>upper “T”</w:t>
      </w:r>
      <w:r>
        <w:t>)</w:t>
      </w:r>
      <w:r w:rsidR="00A96E71">
        <w:t xml:space="preserve">.  </w:t>
      </w:r>
      <w:r>
        <w:t xml:space="preserve">A visual observation occurred in bulrush near the swim area at the west end of the marina in the late evening of </w:t>
      </w:r>
      <w:r w:rsidR="00CC38DF">
        <w:t>December</w:t>
      </w:r>
      <w:r>
        <w:t xml:space="preserve"> 21</w:t>
      </w:r>
      <w:r w:rsidR="00A96E71">
        <w:t xml:space="preserve">.  </w:t>
      </w:r>
      <w:r>
        <w:t xml:space="preserve">Fish 110 was not contacted for several days after </w:t>
      </w:r>
      <w:r w:rsidR="00CC38DF">
        <w:t>December</w:t>
      </w:r>
      <w:r>
        <w:t xml:space="preserve"> 26</w:t>
      </w:r>
      <w:r w:rsidR="00A96E71">
        <w:t xml:space="preserve">.  </w:t>
      </w:r>
      <w:r>
        <w:t>Thi</w:t>
      </w:r>
      <w:r w:rsidR="007611D3">
        <w:t>s fish was briefly contacted in </w:t>
      </w:r>
      <w:r>
        <w:t xml:space="preserve">the marina in the late evening of </w:t>
      </w:r>
      <w:r w:rsidR="00CC38DF">
        <w:t>December</w:t>
      </w:r>
      <w:r>
        <w:t xml:space="preserve"> 30 and early morning of </w:t>
      </w:r>
      <w:r w:rsidR="00CC38DF">
        <w:t>December</w:t>
      </w:r>
      <w:r w:rsidR="007611D3">
        <w:t> </w:t>
      </w:r>
      <w:r>
        <w:t xml:space="preserve">31 as well as briefly in the afternoon and briefly again in the evening of </w:t>
      </w:r>
      <w:r w:rsidR="00CC38DF">
        <w:t>December</w:t>
      </w:r>
      <w:r w:rsidR="00AA56A3">
        <w:t> </w:t>
      </w:r>
      <w:r>
        <w:t>31</w:t>
      </w:r>
      <w:r w:rsidR="00A96E71">
        <w:t xml:space="preserve">.  </w:t>
      </w:r>
      <w:r>
        <w:t>Fish 110 was not contacted on January 1</w:t>
      </w:r>
      <w:r w:rsidR="00CC38DF">
        <w:t>,</w:t>
      </w:r>
      <w:r>
        <w:t xml:space="preserve"> 2016</w:t>
      </w:r>
      <w:r w:rsidR="00CC38DF">
        <w:t>,</w:t>
      </w:r>
      <w:r>
        <w:t xml:space="preserve"> but was contacted briefly in the marina in the late evening on </w:t>
      </w:r>
      <w:r w:rsidR="00CC38DF">
        <w:t>January</w:t>
      </w:r>
      <w:r>
        <w:t xml:space="preserve"> 2</w:t>
      </w:r>
      <w:r w:rsidR="005A63B2">
        <w:t>,</w:t>
      </w:r>
      <w:r>
        <w:t xml:space="preserve"> the late morning of </w:t>
      </w:r>
      <w:r w:rsidR="00CC38DF">
        <w:t>January</w:t>
      </w:r>
      <w:r w:rsidR="005A63B2">
        <w:t> </w:t>
      </w:r>
      <w:r>
        <w:t>3</w:t>
      </w:r>
      <w:r w:rsidR="005A63B2">
        <w:t>,</w:t>
      </w:r>
      <w:r>
        <w:t xml:space="preserve"> the early morning of the 4</w:t>
      </w:r>
      <w:r w:rsidR="005A63B2">
        <w:t>,</w:t>
      </w:r>
      <w:r>
        <w:t xml:space="preserve"> and the afternoon of </w:t>
      </w:r>
      <w:r w:rsidR="00CC38DF">
        <w:t>January</w:t>
      </w:r>
      <w:r>
        <w:t xml:space="preserve"> 4</w:t>
      </w:r>
      <w:r w:rsidR="00A96E71">
        <w:t xml:space="preserve">.  </w:t>
      </w:r>
      <w:r>
        <w:t xml:space="preserve">Also in the afternoon of </w:t>
      </w:r>
      <w:r w:rsidR="00CC38DF">
        <w:t>January</w:t>
      </w:r>
      <w:r>
        <w:t xml:space="preserve"> 4</w:t>
      </w:r>
      <w:r w:rsidR="00CC38DF">
        <w:t>,</w:t>
      </w:r>
      <w:r>
        <w:t xml:space="preserve"> fish 110 was actively triangulated 10 m</w:t>
      </w:r>
      <w:r w:rsidR="00CC38DF">
        <w:t>eters</w:t>
      </w:r>
      <w:r>
        <w:t xml:space="preserve"> deep into bulrush at the east end of the marina</w:t>
      </w:r>
      <w:r w:rsidR="00A96E71">
        <w:t xml:space="preserve">.  </w:t>
      </w:r>
      <w:r>
        <w:t xml:space="preserve">This fish was not contacted on </w:t>
      </w:r>
      <w:r w:rsidR="00CC38DF">
        <w:t>January</w:t>
      </w:r>
      <w:r>
        <w:t xml:space="preserve"> 5 but was triangulated in the morning of </w:t>
      </w:r>
      <w:r w:rsidR="00CC38DF">
        <w:t>January</w:t>
      </w:r>
      <w:r>
        <w:t xml:space="preserve"> 6 near shore at the point</w:t>
      </w:r>
      <w:r w:rsidR="00A96E71">
        <w:t xml:space="preserve">.  </w:t>
      </w:r>
      <w:r>
        <w:t>SURs in the marina also recorded fish 110 at this time and continuously contacted the fish in the marina</w:t>
      </w:r>
      <w:r w:rsidR="005A63B2">
        <w:t>,</w:t>
      </w:r>
      <w:r>
        <w:t xml:space="preserve"> with periods of non-detection in the late afternoon of </w:t>
      </w:r>
      <w:r w:rsidR="00CC38DF">
        <w:t>January</w:t>
      </w:r>
      <w:r>
        <w:t xml:space="preserve"> 7</w:t>
      </w:r>
      <w:r w:rsidR="00CC38DF">
        <w:t>;</w:t>
      </w:r>
      <w:r>
        <w:t xml:space="preserve"> </w:t>
      </w:r>
      <w:r w:rsidR="00AA56A3">
        <w:t xml:space="preserve">the </w:t>
      </w:r>
      <w:r>
        <w:t xml:space="preserve">mid-morning and evening of </w:t>
      </w:r>
      <w:r w:rsidR="00CC38DF">
        <w:t>January</w:t>
      </w:r>
      <w:r>
        <w:t xml:space="preserve"> 8</w:t>
      </w:r>
      <w:r w:rsidR="00CC38DF">
        <w:t>;</w:t>
      </w:r>
      <w:r>
        <w:t xml:space="preserve"> most of the day on </w:t>
      </w:r>
      <w:r w:rsidR="00CC38DF">
        <w:t>January</w:t>
      </w:r>
      <w:r>
        <w:t xml:space="preserve"> 9</w:t>
      </w:r>
      <w:r w:rsidR="00CC38DF">
        <w:t>;</w:t>
      </w:r>
      <w:r>
        <w:t xml:space="preserve"> </w:t>
      </w:r>
      <w:r w:rsidR="00AA56A3">
        <w:t xml:space="preserve">the </w:t>
      </w:r>
      <w:r>
        <w:t xml:space="preserve">early and late morning and </w:t>
      </w:r>
      <w:r w:rsidR="007611D3">
        <w:t xml:space="preserve">the </w:t>
      </w:r>
      <w:r>
        <w:t xml:space="preserve">afternoon and late evening of </w:t>
      </w:r>
      <w:r w:rsidR="00CC38DF">
        <w:t>January</w:t>
      </w:r>
      <w:r>
        <w:t xml:space="preserve"> 10</w:t>
      </w:r>
      <w:r w:rsidR="00CC38DF">
        <w:t>;</w:t>
      </w:r>
      <w:r>
        <w:t xml:space="preserve"> </w:t>
      </w:r>
      <w:r w:rsidR="00AA56A3">
        <w:t xml:space="preserve">the </w:t>
      </w:r>
      <w:r>
        <w:t xml:space="preserve">early and late morning of </w:t>
      </w:r>
      <w:r w:rsidR="00CC38DF">
        <w:t>January</w:t>
      </w:r>
      <w:r>
        <w:t xml:space="preserve"> 11</w:t>
      </w:r>
      <w:r w:rsidR="00CC38DF">
        <w:t>;</w:t>
      </w:r>
      <w:r>
        <w:t xml:space="preserve"> </w:t>
      </w:r>
      <w:r w:rsidR="00AA56A3">
        <w:t xml:space="preserve">the </w:t>
      </w:r>
      <w:r>
        <w:t xml:space="preserve">mid-morning of </w:t>
      </w:r>
      <w:r w:rsidR="00CC38DF">
        <w:t>January</w:t>
      </w:r>
      <w:r>
        <w:t xml:space="preserve"> 12</w:t>
      </w:r>
      <w:r w:rsidR="00CC38DF">
        <w:t>;</w:t>
      </w:r>
      <w:r>
        <w:t xml:space="preserve"> most of the day on </w:t>
      </w:r>
      <w:r w:rsidR="00CC38DF">
        <w:t>January</w:t>
      </w:r>
      <w:r w:rsidR="005A63B2">
        <w:t> </w:t>
      </w:r>
      <w:r>
        <w:t>13</w:t>
      </w:r>
      <w:r w:rsidR="00CC38DF">
        <w:t>;</w:t>
      </w:r>
      <w:r>
        <w:t xml:space="preserve"> </w:t>
      </w:r>
      <w:r w:rsidR="005A63B2">
        <w:t xml:space="preserve">the </w:t>
      </w:r>
      <w:r>
        <w:t xml:space="preserve">morning, afternoon, and late evening of </w:t>
      </w:r>
      <w:r w:rsidR="00CC38DF">
        <w:t>January</w:t>
      </w:r>
      <w:r>
        <w:t xml:space="preserve"> 14</w:t>
      </w:r>
      <w:r w:rsidR="00CC38DF">
        <w:t>;</w:t>
      </w:r>
      <w:r>
        <w:t xml:space="preserve"> </w:t>
      </w:r>
      <w:r w:rsidR="00AA56A3">
        <w:t xml:space="preserve">the </w:t>
      </w:r>
      <w:r>
        <w:t xml:space="preserve">mid-morning, afternoon, and </w:t>
      </w:r>
      <w:r w:rsidR="002C17AD">
        <w:t xml:space="preserve">the </w:t>
      </w:r>
      <w:r>
        <w:t xml:space="preserve">early evening of </w:t>
      </w:r>
      <w:r w:rsidR="00CC38DF">
        <w:t>January</w:t>
      </w:r>
      <w:r>
        <w:t xml:space="preserve"> 15</w:t>
      </w:r>
      <w:r w:rsidR="00CC38DF">
        <w:t>;</w:t>
      </w:r>
      <w:r>
        <w:t xml:space="preserve"> </w:t>
      </w:r>
      <w:r w:rsidR="00AA56A3">
        <w:t xml:space="preserve">the </w:t>
      </w:r>
      <w:r>
        <w:t xml:space="preserve">mid-morning and afternoon of </w:t>
      </w:r>
      <w:r w:rsidR="00CC38DF">
        <w:t>January</w:t>
      </w:r>
      <w:r>
        <w:t xml:space="preserve"> 16</w:t>
      </w:r>
      <w:r w:rsidR="00CC38DF">
        <w:t>;</w:t>
      </w:r>
      <w:r>
        <w:t xml:space="preserve"> </w:t>
      </w:r>
      <w:r w:rsidR="00AA56A3">
        <w:t xml:space="preserve">the </w:t>
      </w:r>
      <w:r>
        <w:t xml:space="preserve">mid-morning and afternoon of </w:t>
      </w:r>
      <w:r w:rsidR="00CC38DF">
        <w:t>January</w:t>
      </w:r>
      <w:r>
        <w:t xml:space="preserve"> 17</w:t>
      </w:r>
      <w:r w:rsidR="00CC38DF">
        <w:t>;</w:t>
      </w:r>
      <w:r>
        <w:t xml:space="preserve"> </w:t>
      </w:r>
      <w:r w:rsidR="00AA56A3">
        <w:t xml:space="preserve">the </w:t>
      </w:r>
      <w:r>
        <w:t xml:space="preserve">late morning and early evening of </w:t>
      </w:r>
      <w:r w:rsidR="00CC38DF">
        <w:t>January</w:t>
      </w:r>
      <w:r>
        <w:t xml:space="preserve"> 18</w:t>
      </w:r>
      <w:r w:rsidR="00CC38DF">
        <w:t>;</w:t>
      </w:r>
      <w:r>
        <w:t xml:space="preserve"> </w:t>
      </w:r>
      <w:r w:rsidR="00AA56A3">
        <w:t xml:space="preserve">the </w:t>
      </w:r>
      <w:r>
        <w:t xml:space="preserve">mid-morning late evening of </w:t>
      </w:r>
      <w:r w:rsidR="00CC38DF">
        <w:t>January</w:t>
      </w:r>
      <w:r>
        <w:t xml:space="preserve"> 19</w:t>
      </w:r>
      <w:r w:rsidR="00CC38DF">
        <w:t>;</w:t>
      </w:r>
      <w:r>
        <w:t xml:space="preserve"> </w:t>
      </w:r>
      <w:r w:rsidR="00AA56A3">
        <w:t xml:space="preserve">the </w:t>
      </w:r>
      <w:r>
        <w:t xml:space="preserve">early morning and late afternoon of </w:t>
      </w:r>
      <w:r w:rsidR="00CC38DF">
        <w:t>January</w:t>
      </w:r>
      <w:r>
        <w:t xml:space="preserve"> 20</w:t>
      </w:r>
      <w:r w:rsidR="00CC38DF">
        <w:t>;</w:t>
      </w:r>
      <w:r>
        <w:t xml:space="preserve"> </w:t>
      </w:r>
      <w:r w:rsidR="00AA56A3">
        <w:t xml:space="preserve">the </w:t>
      </w:r>
      <w:r>
        <w:t xml:space="preserve">early morning and late afternoon of </w:t>
      </w:r>
      <w:r w:rsidR="00CC38DF">
        <w:t>January</w:t>
      </w:r>
      <w:r>
        <w:t xml:space="preserve"> 21</w:t>
      </w:r>
      <w:r w:rsidR="00CC38DF">
        <w:t>;</w:t>
      </w:r>
      <w:r>
        <w:t xml:space="preserve"> and most of the morning of </w:t>
      </w:r>
      <w:r w:rsidR="00CC38DF">
        <w:t>January</w:t>
      </w:r>
      <w:r>
        <w:t xml:space="preserve"> 22</w:t>
      </w:r>
      <w:r w:rsidR="00A96E71">
        <w:t xml:space="preserve">.  </w:t>
      </w:r>
      <w:r>
        <w:t>Active efforts triangula</w:t>
      </w:r>
      <w:r w:rsidR="00C20D95">
        <w:t>ted the fish between boat slips </w:t>
      </w:r>
      <w:r>
        <w:t xml:space="preserve">B20 and M1 in the evening of </w:t>
      </w:r>
      <w:r w:rsidR="00CC38DF">
        <w:t>January</w:t>
      </w:r>
      <w:r>
        <w:t xml:space="preserve"> 25</w:t>
      </w:r>
      <w:r w:rsidR="00CC38DF">
        <w:t>,</w:t>
      </w:r>
      <w:r>
        <w:t xml:space="preserve"> where this fish was determined a mortality</w:t>
      </w:r>
      <w:r w:rsidR="00A96E71">
        <w:t xml:space="preserve">.  </w:t>
      </w:r>
      <w:r>
        <w:t xml:space="preserve">This tag was recovered by </w:t>
      </w:r>
      <w:r w:rsidR="002124DB">
        <w:t>scuba divers</w:t>
      </w:r>
      <w:r>
        <w:t xml:space="preserve"> on February 17, 2016 (see </w:t>
      </w:r>
      <w:r w:rsidR="00AD275C" w:rsidRPr="00AD275C">
        <w:t>figure</w:t>
      </w:r>
      <w:r>
        <w:t xml:space="preserve"> </w:t>
      </w:r>
      <w:r>
        <w:rPr>
          <w:noProof/>
        </w:rPr>
        <w:t>28</w:t>
      </w:r>
      <w:r>
        <w:t>)</w:t>
      </w:r>
      <w:r w:rsidR="0080287B">
        <w:t>.</w:t>
      </w:r>
    </w:p>
    <w:p w14:paraId="71AC7725" w14:textId="77777777" w:rsidR="0080287B" w:rsidRDefault="0080287B" w:rsidP="00A757C6"/>
    <w:p w14:paraId="30E50F36" w14:textId="77777777" w:rsidR="00A757C6" w:rsidRDefault="00A757C6" w:rsidP="00A757C6"/>
    <w:p w14:paraId="5E855698" w14:textId="77777777" w:rsidR="00A757C6" w:rsidRPr="00CD178B" w:rsidRDefault="00A757C6" w:rsidP="0080287B">
      <w:pPr>
        <w:pStyle w:val="Attachment-heading2"/>
      </w:pPr>
      <w:r>
        <w:t>Fish 111</w:t>
      </w:r>
    </w:p>
    <w:p w14:paraId="3C57E61A" w14:textId="77777777" w:rsidR="00A757C6" w:rsidRDefault="00A757C6" w:rsidP="00A757C6"/>
    <w:p w14:paraId="132347F8" w14:textId="5198362A" w:rsidR="00A757C6" w:rsidRDefault="00A757C6" w:rsidP="00A757C6">
      <w:r>
        <w:t>Fish 111 (TL</w:t>
      </w:r>
      <w:r w:rsidR="009B3567">
        <w:t xml:space="preserve"> = </w:t>
      </w:r>
      <w:r>
        <w:t>391 mm and M</w:t>
      </w:r>
      <w:r w:rsidR="009B3567">
        <w:t xml:space="preserve"> = </w:t>
      </w:r>
      <w:r>
        <w:t>575</w:t>
      </w:r>
      <w:r w:rsidRPr="00E420DB">
        <w:t xml:space="preserve"> g) was released into </w:t>
      </w:r>
      <w:r>
        <w:t>Laughlin Lagoon</w:t>
      </w:r>
      <w:r w:rsidRPr="00E420DB">
        <w:t xml:space="preserve"> on </w:t>
      </w:r>
      <w:r>
        <w:t>December 9, 2015</w:t>
      </w:r>
      <w:r w:rsidR="00C44C15">
        <w:t>,</w:t>
      </w:r>
      <w:r>
        <w:t xml:space="preserve"> and initially remained in or near the marina</w:t>
      </w:r>
      <w:r w:rsidR="00A96E71">
        <w:t xml:space="preserve">.  </w:t>
      </w:r>
      <w:r>
        <w:t>SURs continuously contacted the fish in the marina</w:t>
      </w:r>
      <w:r w:rsidR="005A63B2">
        <w:t>,</w:t>
      </w:r>
      <w:r>
        <w:t xml:space="preserve"> with periods of non-detection occurring in the afternoon of </w:t>
      </w:r>
      <w:r w:rsidR="00C44C15">
        <w:t>December</w:t>
      </w:r>
      <w:r>
        <w:t xml:space="preserve"> 10</w:t>
      </w:r>
      <w:r w:rsidR="00C44C15">
        <w:t>;</w:t>
      </w:r>
      <w:r>
        <w:t xml:space="preserve"> </w:t>
      </w:r>
      <w:r w:rsidR="007611D3">
        <w:t xml:space="preserve">the </w:t>
      </w:r>
      <w:r>
        <w:t xml:space="preserve">late morning of </w:t>
      </w:r>
      <w:r w:rsidR="00C44C15">
        <w:t>December</w:t>
      </w:r>
      <w:r>
        <w:t xml:space="preserve"> 12</w:t>
      </w:r>
      <w:r w:rsidR="00C44C15">
        <w:t>; the</w:t>
      </w:r>
      <w:r>
        <w:t xml:space="preserve"> afternoon of </w:t>
      </w:r>
      <w:r w:rsidR="00C44C15">
        <w:t>December</w:t>
      </w:r>
      <w:r>
        <w:t xml:space="preserve"> 13</w:t>
      </w:r>
      <w:r w:rsidR="00C44C15">
        <w:t xml:space="preserve">; </w:t>
      </w:r>
      <w:r w:rsidR="005A63B2">
        <w:t xml:space="preserve">the </w:t>
      </w:r>
      <w:r>
        <w:t xml:space="preserve">late morning of </w:t>
      </w:r>
      <w:r w:rsidR="00C44C15">
        <w:t>December</w:t>
      </w:r>
      <w:r>
        <w:t xml:space="preserve"> 17</w:t>
      </w:r>
      <w:r w:rsidR="00C44C15">
        <w:t>;</w:t>
      </w:r>
      <w:r>
        <w:t xml:space="preserve"> </w:t>
      </w:r>
      <w:r w:rsidR="005A63B2">
        <w:t xml:space="preserve">the </w:t>
      </w:r>
      <w:r>
        <w:t xml:space="preserve">late morning, late afternoon, and early evening of </w:t>
      </w:r>
      <w:r w:rsidR="00C44C15">
        <w:t>December</w:t>
      </w:r>
      <w:r>
        <w:t xml:space="preserve"> 21</w:t>
      </w:r>
      <w:r w:rsidR="00C44C15">
        <w:t>;</w:t>
      </w:r>
      <w:r>
        <w:t xml:space="preserve"> most of the daylight hours of </w:t>
      </w:r>
      <w:r w:rsidR="00C44C15">
        <w:t>December</w:t>
      </w:r>
      <w:r>
        <w:t xml:space="preserve"> 22 (though active efforts contacted this fish at this time)</w:t>
      </w:r>
      <w:r w:rsidR="00C44C15">
        <w:t>;</w:t>
      </w:r>
      <w:r>
        <w:t xml:space="preserve"> </w:t>
      </w:r>
      <w:r w:rsidR="005A63B2">
        <w:t xml:space="preserve">the </w:t>
      </w:r>
      <w:r>
        <w:t xml:space="preserve">late afternoon of </w:t>
      </w:r>
      <w:r w:rsidR="00C44C15">
        <w:t>December</w:t>
      </w:r>
      <w:r>
        <w:t xml:space="preserve"> 23</w:t>
      </w:r>
      <w:r w:rsidR="00C44C15">
        <w:t>;</w:t>
      </w:r>
      <w:r>
        <w:t xml:space="preserve"> </w:t>
      </w:r>
      <w:r w:rsidR="00C44C15">
        <w:t xml:space="preserve">the </w:t>
      </w:r>
      <w:r>
        <w:t xml:space="preserve">afternoon of </w:t>
      </w:r>
      <w:r w:rsidR="00C44C15">
        <w:t>December</w:t>
      </w:r>
      <w:r>
        <w:t xml:space="preserve"> 24</w:t>
      </w:r>
      <w:r w:rsidR="00C44C15">
        <w:t>;</w:t>
      </w:r>
      <w:r>
        <w:t xml:space="preserve"> most </w:t>
      </w:r>
      <w:r w:rsidR="007611D3">
        <w:t xml:space="preserve">of the </w:t>
      </w:r>
      <w:r>
        <w:t xml:space="preserve">daylight hours and </w:t>
      </w:r>
      <w:r w:rsidR="00C44C15">
        <w:t xml:space="preserve">the </w:t>
      </w:r>
      <w:r>
        <w:t xml:space="preserve">late evening of </w:t>
      </w:r>
      <w:r w:rsidR="00C44C15">
        <w:t>December</w:t>
      </w:r>
      <w:r>
        <w:t xml:space="preserve"> 26</w:t>
      </w:r>
      <w:r w:rsidR="007611D3">
        <w:t>;</w:t>
      </w:r>
      <w:r>
        <w:t xml:space="preserve"> the daylight hours of </w:t>
      </w:r>
      <w:r w:rsidR="00C44C15">
        <w:t>December</w:t>
      </w:r>
      <w:r>
        <w:t xml:space="preserve"> 27</w:t>
      </w:r>
      <w:r w:rsidR="00C44C15">
        <w:t>;</w:t>
      </w:r>
      <w:r>
        <w:t xml:space="preserve"> </w:t>
      </w:r>
      <w:r w:rsidR="00AA56A3">
        <w:t xml:space="preserve">the </w:t>
      </w:r>
      <w:r>
        <w:t xml:space="preserve">mid-morning and afternoon of </w:t>
      </w:r>
      <w:r w:rsidR="00C44C15">
        <w:t>December</w:t>
      </w:r>
      <w:r>
        <w:t xml:space="preserve"> 28</w:t>
      </w:r>
      <w:r w:rsidR="00C44C15">
        <w:t xml:space="preserve">; </w:t>
      </w:r>
      <w:r w:rsidR="005A63B2">
        <w:t xml:space="preserve">the </w:t>
      </w:r>
      <w:r>
        <w:t xml:space="preserve">late morning and afternoon of </w:t>
      </w:r>
      <w:r w:rsidR="00C44C15">
        <w:t>December</w:t>
      </w:r>
      <w:r>
        <w:t xml:space="preserve"> 29</w:t>
      </w:r>
      <w:r w:rsidR="00C44C15">
        <w:t>;</w:t>
      </w:r>
      <w:r>
        <w:t xml:space="preserve"> most </w:t>
      </w:r>
      <w:r w:rsidR="007611D3">
        <w:t xml:space="preserve">of the </w:t>
      </w:r>
      <w:r>
        <w:t xml:space="preserve">daylight hours and </w:t>
      </w:r>
      <w:r w:rsidR="007611D3">
        <w:t xml:space="preserve">the </w:t>
      </w:r>
      <w:r>
        <w:t xml:space="preserve">late afternoon of </w:t>
      </w:r>
      <w:r w:rsidR="00C44C15">
        <w:t>December</w:t>
      </w:r>
      <w:r w:rsidR="007611D3">
        <w:t> </w:t>
      </w:r>
      <w:r>
        <w:t>30</w:t>
      </w:r>
      <w:r w:rsidR="00C44C15">
        <w:t>;</w:t>
      </w:r>
      <w:r>
        <w:t xml:space="preserve"> the daylight hours of </w:t>
      </w:r>
      <w:r w:rsidR="00C44C15">
        <w:t>December</w:t>
      </w:r>
      <w:r>
        <w:t xml:space="preserve"> 31</w:t>
      </w:r>
      <w:r w:rsidR="00C44C15">
        <w:t>;</w:t>
      </w:r>
      <w:r>
        <w:t xml:space="preserve"> </w:t>
      </w:r>
      <w:r w:rsidR="005A63B2">
        <w:t xml:space="preserve">the </w:t>
      </w:r>
      <w:r>
        <w:t>late morning and afternoon of January 1</w:t>
      </w:r>
      <w:r w:rsidR="00C44C15">
        <w:t>,</w:t>
      </w:r>
      <w:r>
        <w:t xml:space="preserve"> 2016</w:t>
      </w:r>
      <w:r w:rsidR="00C44C15">
        <w:t>;</w:t>
      </w:r>
      <w:r>
        <w:t xml:space="preserve"> </w:t>
      </w:r>
      <w:r w:rsidR="005A63B2">
        <w:t xml:space="preserve">the </w:t>
      </w:r>
      <w:r>
        <w:t xml:space="preserve">late morning and afternoon of </w:t>
      </w:r>
      <w:r w:rsidR="00C44C15">
        <w:t>January</w:t>
      </w:r>
      <w:r>
        <w:t xml:space="preserve"> 2</w:t>
      </w:r>
      <w:r w:rsidR="00C44C15">
        <w:t>;</w:t>
      </w:r>
      <w:r>
        <w:t xml:space="preserve"> most of </w:t>
      </w:r>
      <w:r w:rsidR="00C44C15">
        <w:t>January</w:t>
      </w:r>
      <w:r w:rsidR="007611D3">
        <w:t> </w:t>
      </w:r>
      <w:r>
        <w:t>3</w:t>
      </w:r>
      <w:r w:rsidR="00C44C15">
        <w:t>,</w:t>
      </w:r>
      <w:r>
        <w:t xml:space="preserve"> except the morning</w:t>
      </w:r>
      <w:r w:rsidR="00C44C15">
        <w:t>;</w:t>
      </w:r>
      <w:r>
        <w:t xml:space="preserve"> all of </w:t>
      </w:r>
      <w:r w:rsidR="00C44C15">
        <w:t>January</w:t>
      </w:r>
      <w:r>
        <w:t xml:space="preserve"> 4 and 5</w:t>
      </w:r>
      <w:r w:rsidR="00C44C15">
        <w:t>;</w:t>
      </w:r>
      <w:r>
        <w:t xml:space="preserve"> most </w:t>
      </w:r>
      <w:r w:rsidR="007611D3">
        <w:t xml:space="preserve">of the </w:t>
      </w:r>
      <w:r>
        <w:t xml:space="preserve">daylight hours </w:t>
      </w:r>
      <w:r>
        <w:lastRenderedPageBreak/>
        <w:t xml:space="preserve">of </w:t>
      </w:r>
      <w:r w:rsidR="00C44C15">
        <w:t>January</w:t>
      </w:r>
      <w:r>
        <w:t xml:space="preserve"> 6</w:t>
      </w:r>
      <w:r w:rsidR="007611D3">
        <w:t>;</w:t>
      </w:r>
      <w:r>
        <w:t xml:space="preserve"> most </w:t>
      </w:r>
      <w:r w:rsidR="007611D3">
        <w:t xml:space="preserve">of the </w:t>
      </w:r>
      <w:r>
        <w:t xml:space="preserve">daylight hours of </w:t>
      </w:r>
      <w:r w:rsidR="00C44C15">
        <w:t>January</w:t>
      </w:r>
      <w:r>
        <w:t xml:space="preserve"> 8</w:t>
      </w:r>
      <w:r w:rsidR="00C44C15">
        <w:t>;</w:t>
      </w:r>
      <w:r>
        <w:t xml:space="preserve"> most of </w:t>
      </w:r>
      <w:r w:rsidR="00C44C15">
        <w:t>January</w:t>
      </w:r>
      <w:r>
        <w:t xml:space="preserve"> 9</w:t>
      </w:r>
      <w:r w:rsidR="00C44C15">
        <w:t>,</w:t>
      </w:r>
      <w:r>
        <w:t xml:space="preserve"> except the morning</w:t>
      </w:r>
      <w:r w:rsidR="00C44C15">
        <w:t>;</w:t>
      </w:r>
      <w:r>
        <w:t xml:space="preserve"> </w:t>
      </w:r>
      <w:r w:rsidR="007611D3">
        <w:t xml:space="preserve">the </w:t>
      </w:r>
      <w:r>
        <w:t xml:space="preserve">early morning and most of the daylight hours of </w:t>
      </w:r>
      <w:r w:rsidR="00C44C15">
        <w:t>January</w:t>
      </w:r>
      <w:r>
        <w:t xml:space="preserve"> 10</w:t>
      </w:r>
      <w:r w:rsidR="00C44C15">
        <w:t>;</w:t>
      </w:r>
      <w:r>
        <w:t xml:space="preserve"> </w:t>
      </w:r>
      <w:r w:rsidR="005A63B2">
        <w:t xml:space="preserve">the </w:t>
      </w:r>
      <w:r>
        <w:t xml:space="preserve">early morning and most of the daylight hours of </w:t>
      </w:r>
      <w:r w:rsidR="00C44C15">
        <w:t>January</w:t>
      </w:r>
      <w:r>
        <w:t xml:space="preserve"> 11</w:t>
      </w:r>
      <w:r w:rsidR="00C44C15">
        <w:t>;</w:t>
      </w:r>
      <w:r>
        <w:t xml:space="preserve"> </w:t>
      </w:r>
      <w:r w:rsidR="005A63B2">
        <w:t xml:space="preserve">the </w:t>
      </w:r>
      <w:r>
        <w:t xml:space="preserve">daylight hours of </w:t>
      </w:r>
      <w:r w:rsidR="00C44C15">
        <w:t>January</w:t>
      </w:r>
      <w:r>
        <w:t xml:space="preserve"> 12</w:t>
      </w:r>
      <w:r w:rsidR="00C44C15">
        <w:t>;</w:t>
      </w:r>
      <w:r>
        <w:t xml:space="preserve"> </w:t>
      </w:r>
      <w:r w:rsidR="005A63B2">
        <w:t xml:space="preserve">the </w:t>
      </w:r>
      <w:r>
        <w:t xml:space="preserve">mid-morning of </w:t>
      </w:r>
      <w:r w:rsidR="00C44C15">
        <w:t>January</w:t>
      </w:r>
      <w:r>
        <w:t xml:space="preserve"> 14</w:t>
      </w:r>
      <w:r w:rsidR="00C44C15">
        <w:t>;</w:t>
      </w:r>
      <w:r>
        <w:t xml:space="preserve"> most of </w:t>
      </w:r>
      <w:r w:rsidR="00C44C15">
        <w:t>January</w:t>
      </w:r>
      <w:r>
        <w:t xml:space="preserve"> 15</w:t>
      </w:r>
      <w:r w:rsidR="00C44C15">
        <w:t>,</w:t>
      </w:r>
      <w:r>
        <w:t xml:space="preserve"> 16</w:t>
      </w:r>
      <w:r w:rsidR="00C44C15">
        <w:t>,</w:t>
      </w:r>
      <w:r>
        <w:t xml:space="preserve"> 17</w:t>
      </w:r>
      <w:r w:rsidR="00C44C15">
        <w:t>,</w:t>
      </w:r>
      <w:r>
        <w:t xml:space="preserve"> and 18</w:t>
      </w:r>
      <w:r w:rsidR="00C44C15">
        <w:t>,</w:t>
      </w:r>
      <w:r>
        <w:t xml:space="preserve"> except the early mornings of each</w:t>
      </w:r>
      <w:r w:rsidR="00C44C15">
        <w:t>;</w:t>
      </w:r>
      <w:r>
        <w:t xml:space="preserve"> and most of </w:t>
      </w:r>
      <w:r w:rsidR="00C44C15">
        <w:t>January</w:t>
      </w:r>
      <w:r>
        <w:t xml:space="preserve"> 19 and 20</w:t>
      </w:r>
      <w:r w:rsidR="00C44C15">
        <w:t>,</w:t>
      </w:r>
      <w:r>
        <w:t xml:space="preserve"> except several hours in the morning</w:t>
      </w:r>
      <w:r w:rsidR="00A96E71">
        <w:t xml:space="preserve">.  </w:t>
      </w:r>
      <w:r w:rsidR="005A63B2">
        <w:t>Fish </w:t>
      </w:r>
      <w:r>
        <w:t xml:space="preserve">111 was likely </w:t>
      </w:r>
      <w:r w:rsidR="00363DA5">
        <w:t>toward</w:t>
      </w:r>
      <w:r>
        <w:t xml:space="preserve"> the east end of the marina in the afternoon of December 14 and late evening of January 7 because SURs deployed in the </w:t>
      </w:r>
      <w:r w:rsidR="006F7E08">
        <w:t>upper “T”</w:t>
      </w:r>
      <w:r>
        <w:t xml:space="preserve"> also recorded the fish at this time</w:t>
      </w:r>
      <w:r w:rsidR="00A96E71">
        <w:t xml:space="preserve">.  </w:t>
      </w:r>
      <w:r>
        <w:t xml:space="preserve">Active efforts recorded the fish near </w:t>
      </w:r>
      <w:del w:id="739" w:author="Kristen Humphrey" w:date="2016-08-22T19:58:00Z">
        <w:r w:rsidDel="00851672">
          <w:delText xml:space="preserve">shore </w:delText>
        </w:r>
        <w:commentRangeStart w:id="740"/>
        <w:r w:rsidDel="00851672">
          <w:delText xml:space="preserve">at </w:delText>
        </w:r>
      </w:del>
      <w:r>
        <w:t xml:space="preserve">the </w:t>
      </w:r>
      <w:del w:id="741" w:author="Kristen Humphrey" w:date="2016-08-22T19:33:00Z">
        <w:r w:rsidDel="00274E66">
          <w:delText>point in</w:delText>
        </w:r>
      </w:del>
      <w:ins w:id="742" w:author="Kristen Humphrey" w:date="2016-08-22T19:33:00Z">
        <w:r w:rsidR="00274E66">
          <w:t>south shore of</w:t>
        </w:r>
      </w:ins>
      <w:r>
        <w:t xml:space="preserve"> the marina </w:t>
      </w:r>
      <w:commentRangeEnd w:id="740"/>
      <w:r w:rsidR="00555D49">
        <w:rPr>
          <w:rStyle w:val="CommentReference"/>
        </w:rPr>
        <w:commentReference w:id="740"/>
      </w:r>
      <w:r>
        <w:t xml:space="preserve">in the morning of December 10 and on the east end of the marina in the evening of </w:t>
      </w:r>
      <w:r w:rsidR="00C44C15">
        <w:t>December</w:t>
      </w:r>
      <w:r>
        <w:t xml:space="preserve"> 10</w:t>
      </w:r>
      <w:r w:rsidR="00A96E71">
        <w:t xml:space="preserve">.  </w:t>
      </w:r>
      <w:r>
        <w:t xml:space="preserve">The fish was actively tracked again </w:t>
      </w:r>
      <w:commentRangeStart w:id="743"/>
      <w:r>
        <w:t xml:space="preserve">near the </w:t>
      </w:r>
      <w:del w:id="744" w:author="Kristen Humphrey" w:date="2016-08-22T19:33:00Z">
        <w:r w:rsidDel="00274E66">
          <w:delText>point</w:delText>
        </w:r>
        <w:commentRangeEnd w:id="743"/>
        <w:r w:rsidR="00555D49" w:rsidDel="00274E66">
          <w:rPr>
            <w:rStyle w:val="CommentReference"/>
          </w:rPr>
          <w:commentReference w:id="743"/>
        </w:r>
        <w:r w:rsidDel="00274E66">
          <w:delText xml:space="preserve"> </w:delText>
        </w:r>
      </w:del>
      <w:ins w:id="745" w:author="Kristen Humphrey" w:date="2016-08-22T19:33:00Z">
        <w:r w:rsidR="00274E66">
          <w:t xml:space="preserve">south shore of the marina </w:t>
        </w:r>
      </w:ins>
      <w:r>
        <w:t>in the evening of December 14</w:t>
      </w:r>
      <w:r w:rsidR="007611D3">
        <w:t>, the</w:t>
      </w:r>
      <w:r>
        <w:t xml:space="preserve"> morning and evening of </w:t>
      </w:r>
      <w:r w:rsidR="00C44C15">
        <w:t>December</w:t>
      </w:r>
      <w:r>
        <w:t xml:space="preserve"> 15</w:t>
      </w:r>
      <w:r w:rsidR="007611D3">
        <w:t xml:space="preserve">, the </w:t>
      </w:r>
      <w:r>
        <w:t xml:space="preserve"> morning and afternoon of </w:t>
      </w:r>
      <w:r w:rsidR="00C44C15">
        <w:t>December</w:t>
      </w:r>
      <w:r>
        <w:t xml:space="preserve"> 16</w:t>
      </w:r>
      <w:r w:rsidR="007611D3">
        <w:t>,</w:t>
      </w:r>
      <w:r>
        <w:t xml:space="preserve"> and </w:t>
      </w:r>
      <w:r w:rsidR="007611D3">
        <w:t xml:space="preserve">the </w:t>
      </w:r>
      <w:r>
        <w:t xml:space="preserve">early morning of </w:t>
      </w:r>
      <w:r w:rsidR="00C44C15">
        <w:t>December</w:t>
      </w:r>
      <w:r>
        <w:t xml:space="preserve"> 17</w:t>
      </w:r>
      <w:r w:rsidR="00A96E71">
        <w:t xml:space="preserve">.  </w:t>
      </w:r>
      <w:r>
        <w:t>In the evening of December 21</w:t>
      </w:r>
      <w:r w:rsidR="00C44C15">
        <w:t>,</w:t>
      </w:r>
      <w:r>
        <w:t xml:space="preserve"> the fish was triangulated near boat slip B9</w:t>
      </w:r>
      <w:r w:rsidR="00C44C15">
        <w:t>,</w:t>
      </w:r>
      <w:r>
        <w:t xml:space="preserve"> and in the morning of January 6</w:t>
      </w:r>
      <w:r w:rsidR="00C44C15">
        <w:t>,</w:t>
      </w:r>
      <w:r>
        <w:t xml:space="preserve"> the fish was triangulated in bulrush near boat slip M18</w:t>
      </w:r>
      <w:r w:rsidR="00A96E71">
        <w:t xml:space="preserve">.  </w:t>
      </w:r>
      <w:r>
        <w:t xml:space="preserve">In the late afternoon on </w:t>
      </w:r>
      <w:r w:rsidR="00C44C15">
        <w:t>January</w:t>
      </w:r>
      <w:r>
        <w:t xml:space="preserve"> 7</w:t>
      </w:r>
      <w:r w:rsidR="00C44C15">
        <w:t>,</w:t>
      </w:r>
      <w:r>
        <w:t xml:space="preserve"> the fish was triangulated in a culvert in the marina</w:t>
      </w:r>
      <w:r w:rsidR="007611D3">
        <w:t>,</w:t>
      </w:r>
      <w:r>
        <w:t xml:space="preserve"> but several hours later the fish was back near shore close to the point in the marina</w:t>
      </w:r>
      <w:r w:rsidR="00A96E71">
        <w:t xml:space="preserve">.  </w:t>
      </w:r>
      <w:r>
        <w:t xml:space="preserve">Fish 111 was only contacted passively in the marina during the morning and evening of </w:t>
      </w:r>
      <w:r w:rsidR="00C44C15">
        <w:t>January</w:t>
      </w:r>
      <w:r>
        <w:t xml:space="preserve"> 8</w:t>
      </w:r>
      <w:r w:rsidR="00C44C15">
        <w:t xml:space="preserve">; the </w:t>
      </w:r>
      <w:r>
        <w:t xml:space="preserve">morning of </w:t>
      </w:r>
      <w:r w:rsidR="00C44C15">
        <w:t>January</w:t>
      </w:r>
      <w:r>
        <w:t xml:space="preserve"> 9</w:t>
      </w:r>
      <w:r w:rsidR="00C44C15">
        <w:t>; the</w:t>
      </w:r>
      <w:r>
        <w:t xml:space="preserve"> morning</w:t>
      </w:r>
      <w:r w:rsidR="007611D3">
        <w:t>s</w:t>
      </w:r>
      <w:r>
        <w:t xml:space="preserve"> and evening</w:t>
      </w:r>
      <w:r w:rsidR="007611D3">
        <w:t>s</w:t>
      </w:r>
      <w:r>
        <w:t xml:space="preserve"> of </w:t>
      </w:r>
      <w:r w:rsidR="00C44C15">
        <w:t>January</w:t>
      </w:r>
      <w:r>
        <w:t xml:space="preserve"> 10</w:t>
      </w:r>
      <w:r w:rsidR="00C44C15">
        <w:t>,</w:t>
      </w:r>
      <w:r>
        <w:t xml:space="preserve"> 11</w:t>
      </w:r>
      <w:r w:rsidR="00C44C15">
        <w:t>,</w:t>
      </w:r>
      <w:r>
        <w:t xml:space="preserve"> and 12</w:t>
      </w:r>
      <w:r w:rsidR="00C44C15">
        <w:t>; the</w:t>
      </w:r>
      <w:r>
        <w:t xml:space="preserve"> morning of </w:t>
      </w:r>
      <w:r w:rsidR="00C44C15">
        <w:t>January</w:t>
      </w:r>
      <w:r>
        <w:t xml:space="preserve"> 13</w:t>
      </w:r>
      <w:r w:rsidR="00C44C15">
        <w:t>;</w:t>
      </w:r>
      <w:r>
        <w:t xml:space="preserve"> </w:t>
      </w:r>
      <w:r w:rsidR="00AA56A3">
        <w:t xml:space="preserve">the </w:t>
      </w:r>
      <w:r>
        <w:t xml:space="preserve">mid-morning, afternoon, and </w:t>
      </w:r>
      <w:r w:rsidR="002C17AD">
        <w:t xml:space="preserve">the </w:t>
      </w:r>
      <w:r>
        <w:t xml:space="preserve">evening of </w:t>
      </w:r>
      <w:r w:rsidR="00C44C15">
        <w:t>January</w:t>
      </w:r>
      <w:r>
        <w:t xml:space="preserve"> 14</w:t>
      </w:r>
      <w:r w:rsidR="00C44C15">
        <w:t>;</w:t>
      </w:r>
      <w:r>
        <w:t xml:space="preserve"> and </w:t>
      </w:r>
      <w:r w:rsidR="00C44C15">
        <w:t xml:space="preserve">the </w:t>
      </w:r>
      <w:r>
        <w:t>morning</w:t>
      </w:r>
      <w:r w:rsidR="007611D3">
        <w:t>s</w:t>
      </w:r>
      <w:r>
        <w:t xml:space="preserve"> of </w:t>
      </w:r>
      <w:r w:rsidR="00C44C15">
        <w:t>January</w:t>
      </w:r>
      <w:r>
        <w:t xml:space="preserve"> 15</w:t>
      </w:r>
      <w:r w:rsidR="00C44C15">
        <w:t>,</w:t>
      </w:r>
      <w:r>
        <w:t xml:space="preserve"> 17</w:t>
      </w:r>
      <w:r w:rsidR="00C44C15">
        <w:t>,</w:t>
      </w:r>
      <w:r>
        <w:t xml:space="preserve"> 18</w:t>
      </w:r>
      <w:r w:rsidR="00C44C15">
        <w:t>,</w:t>
      </w:r>
      <w:r>
        <w:t xml:space="preserve"> 19</w:t>
      </w:r>
      <w:r w:rsidR="00C44C15">
        <w:t>,</w:t>
      </w:r>
      <w:r>
        <w:t xml:space="preserve"> and 20</w:t>
      </w:r>
      <w:r w:rsidR="00A96E71">
        <w:t xml:space="preserve">.  </w:t>
      </w:r>
      <w:r>
        <w:t xml:space="preserve">This fish was not contacted again until the late evening of February 3 and </w:t>
      </w:r>
      <w:r w:rsidR="00C44C15">
        <w:t xml:space="preserve">the </w:t>
      </w:r>
      <w:r>
        <w:t xml:space="preserve">morning of </w:t>
      </w:r>
      <w:r w:rsidR="002C17AD">
        <w:t>February 4 by passive efforts in</w:t>
      </w:r>
      <w:r>
        <w:t xml:space="preserve"> the </w:t>
      </w:r>
      <w:r w:rsidR="006F7E08">
        <w:t>upper “T”</w:t>
      </w:r>
      <w:r w:rsidR="00A96E71">
        <w:t xml:space="preserve">.  </w:t>
      </w:r>
      <w:r>
        <w:t xml:space="preserve">Fish 111 was passively contacted throughout the east channel through the late evening of February 4 and </w:t>
      </w:r>
      <w:r w:rsidR="007611D3">
        <w:t xml:space="preserve">the </w:t>
      </w:r>
      <w:r w:rsidR="002C17AD">
        <w:t>morning and evening of </w:t>
      </w:r>
      <w:r w:rsidR="00C44C15">
        <w:t>February</w:t>
      </w:r>
      <w:r>
        <w:t xml:space="preserve"> 5</w:t>
      </w:r>
      <w:r w:rsidR="00A96E71">
        <w:t xml:space="preserve">.  </w:t>
      </w:r>
      <w:r>
        <w:t xml:space="preserve">During the evening of </w:t>
      </w:r>
      <w:r w:rsidR="00C44C15">
        <w:t>February</w:t>
      </w:r>
      <w:r>
        <w:t xml:space="preserve"> 5 and </w:t>
      </w:r>
      <w:r w:rsidR="007611D3">
        <w:t xml:space="preserve">the </w:t>
      </w:r>
      <w:r>
        <w:t xml:space="preserve">early morning of </w:t>
      </w:r>
      <w:r w:rsidR="00C44C15">
        <w:t>February</w:t>
      </w:r>
      <w:r w:rsidR="007611D3">
        <w:t> </w:t>
      </w:r>
      <w:r>
        <w:t>6</w:t>
      </w:r>
      <w:r w:rsidR="00C44C15">
        <w:t>,</w:t>
      </w:r>
      <w:r>
        <w:t xml:space="preserve"> the fish was also contacted at the lagoon culvert</w:t>
      </w:r>
      <w:r w:rsidR="0090439B">
        <w:t>,</w:t>
      </w:r>
      <w:r>
        <w:t xml:space="preserve"> and later during the morning of </w:t>
      </w:r>
      <w:r w:rsidR="00C44C15">
        <w:t>February</w:t>
      </w:r>
      <w:r>
        <w:t xml:space="preserve"> 6</w:t>
      </w:r>
      <w:r w:rsidR="00C44C15">
        <w:t>,</w:t>
      </w:r>
      <w:r w:rsidR="002C17AD">
        <w:t xml:space="preserve"> the fish was also contacted in</w:t>
      </w:r>
      <w:r>
        <w:t xml:space="preserve"> the lower </w:t>
      </w:r>
      <w:r w:rsidR="00AA56A3">
        <w:t>“</w:t>
      </w:r>
      <w:r>
        <w:t>T</w:t>
      </w:r>
      <w:r w:rsidR="00AA56A3">
        <w:t>”</w:t>
      </w:r>
      <w:r>
        <w:t xml:space="preserve"> where it remained through the early evening of </w:t>
      </w:r>
      <w:r w:rsidR="00C44C15">
        <w:t>February</w:t>
      </w:r>
      <w:r>
        <w:t xml:space="preserve"> 6</w:t>
      </w:r>
      <w:r w:rsidR="00A96E71">
        <w:t xml:space="preserve">.  </w:t>
      </w:r>
      <w:r>
        <w:t>On February 7 during the early morning</w:t>
      </w:r>
      <w:r w:rsidR="00C44C15">
        <w:t>,</w:t>
      </w:r>
      <w:r>
        <w:t xml:space="preserve"> this fish was briefly contacted at the exit to the lagoon and cont</w:t>
      </w:r>
      <w:r w:rsidR="002C17AD">
        <w:t>inuously contacted in</w:t>
      </w:r>
      <w:r w:rsidR="00C44C15">
        <w:t xml:space="preserve"> the lower </w:t>
      </w:r>
      <w:r w:rsidR="00AA56A3">
        <w:t>“</w:t>
      </w:r>
      <w:r>
        <w:t>T</w:t>
      </w:r>
      <w:r w:rsidR="00AA56A3">
        <w:t>”</w:t>
      </w:r>
      <w:r w:rsidR="00A96E71">
        <w:t xml:space="preserve">.  </w:t>
      </w:r>
      <w:r>
        <w:t>Contact was lost with fish 111 on February 7</w:t>
      </w:r>
      <w:r w:rsidR="00A96E71">
        <w:t xml:space="preserve">.  </w:t>
      </w:r>
      <w:r>
        <w:t>This fish was determined a mortality on February 19, 2016</w:t>
      </w:r>
      <w:r w:rsidR="00C44C15">
        <w:t>,</w:t>
      </w:r>
      <w:r>
        <w:t xml:space="preserve"> when its tag was triangulated under power lines just do</w:t>
      </w:r>
      <w:r w:rsidR="00C44C15">
        <w:t>wnstream from Davis Dam, known double-crested c</w:t>
      </w:r>
      <w:r>
        <w:t xml:space="preserve">ormorant roost sites (see </w:t>
      </w:r>
      <w:r w:rsidR="00AD275C" w:rsidRPr="00AD275C">
        <w:t>figure</w:t>
      </w:r>
      <w:r>
        <w:t xml:space="preserve"> </w:t>
      </w:r>
      <w:r>
        <w:rPr>
          <w:noProof/>
        </w:rPr>
        <w:t>28</w:t>
      </w:r>
      <w:r>
        <w:t>)</w:t>
      </w:r>
      <w:r w:rsidR="0080287B">
        <w:t>.</w:t>
      </w:r>
    </w:p>
    <w:p w14:paraId="09944050" w14:textId="77777777" w:rsidR="0080287B" w:rsidRDefault="0080287B" w:rsidP="00A757C6"/>
    <w:p w14:paraId="4B8CA460" w14:textId="77777777" w:rsidR="00A757C6" w:rsidRDefault="00A757C6" w:rsidP="00A757C6"/>
    <w:p w14:paraId="6D8AC1F3" w14:textId="77777777" w:rsidR="00A757C6" w:rsidRPr="00CD178B" w:rsidRDefault="00A757C6" w:rsidP="0080287B">
      <w:pPr>
        <w:pStyle w:val="Attachment-heading2"/>
      </w:pPr>
      <w:r>
        <w:t>Fish 112</w:t>
      </w:r>
    </w:p>
    <w:p w14:paraId="7F3F87A0" w14:textId="77777777" w:rsidR="00A757C6" w:rsidRDefault="00A757C6" w:rsidP="00A757C6"/>
    <w:p w14:paraId="43430B2C" w14:textId="3009B2A9" w:rsidR="00A757C6" w:rsidRDefault="00A757C6" w:rsidP="00A757C6">
      <w:r>
        <w:t>Fish 112 (TL</w:t>
      </w:r>
      <w:r w:rsidR="009B3567">
        <w:t xml:space="preserve"> = </w:t>
      </w:r>
      <w:r>
        <w:t>419 mm and M</w:t>
      </w:r>
      <w:r w:rsidR="009B3567">
        <w:t xml:space="preserve"> = </w:t>
      </w:r>
      <w:r>
        <w:t>579</w:t>
      </w:r>
      <w:r w:rsidRPr="00E420DB">
        <w:t xml:space="preserve"> g) was released into </w:t>
      </w:r>
      <w:r>
        <w:t>Laughlin Lagoon</w:t>
      </w:r>
      <w:r w:rsidRPr="00E420DB">
        <w:t xml:space="preserve"> on </w:t>
      </w:r>
      <w:r>
        <w:t>December 9, 2015</w:t>
      </w:r>
      <w:r w:rsidR="00A96E71">
        <w:t xml:space="preserve">.  </w:t>
      </w:r>
      <w:r>
        <w:t xml:space="preserve">This fish was first actively triangulated in the marina in the morning of </w:t>
      </w:r>
      <w:r w:rsidR="00C44C15">
        <w:t>December</w:t>
      </w:r>
      <w:r>
        <w:t xml:space="preserve"> 10 and </w:t>
      </w:r>
      <w:r w:rsidR="00363DA5">
        <w:t>toward</w:t>
      </w:r>
      <w:r>
        <w:t xml:space="preserve"> the eastern end of the marina in the evening of </w:t>
      </w:r>
      <w:r w:rsidR="00C44C15">
        <w:t>December</w:t>
      </w:r>
      <w:r>
        <w:t xml:space="preserve"> 10</w:t>
      </w:r>
      <w:r w:rsidR="00A96E71">
        <w:t xml:space="preserve">.  </w:t>
      </w:r>
      <w:r>
        <w:t xml:space="preserve">SURs confirmed these locations, continuously contacting this fish in the marina through </w:t>
      </w:r>
      <w:r w:rsidR="00C44C15">
        <w:t>December</w:t>
      </w:r>
      <w:r>
        <w:t xml:space="preserve"> 9</w:t>
      </w:r>
      <w:r w:rsidR="00C44C15">
        <w:t>,</w:t>
      </w:r>
      <w:r>
        <w:t xml:space="preserve"> 10</w:t>
      </w:r>
      <w:r w:rsidR="00C44C15">
        <w:t>,</w:t>
      </w:r>
      <w:r>
        <w:t xml:space="preserve"> 11</w:t>
      </w:r>
      <w:r w:rsidR="00C44C15">
        <w:t>,</w:t>
      </w:r>
      <w:r>
        <w:t xml:space="preserve"> 12</w:t>
      </w:r>
      <w:r w:rsidR="00C44C15">
        <w:t>,</w:t>
      </w:r>
      <w:r w:rsidR="007611D3">
        <w:t xml:space="preserve"> </w:t>
      </w:r>
      <w:r>
        <w:t>13</w:t>
      </w:r>
      <w:r w:rsidR="00C44C15">
        <w:t>,</w:t>
      </w:r>
      <w:r>
        <w:t xml:space="preserve"> and through the early afternoon of </w:t>
      </w:r>
      <w:r w:rsidR="00C44C15">
        <w:t>December</w:t>
      </w:r>
      <w:r>
        <w:t xml:space="preserve"> 14</w:t>
      </w:r>
      <w:r w:rsidR="00C44C15">
        <w:t xml:space="preserve">, </w:t>
      </w:r>
      <w:r>
        <w:t xml:space="preserve">with the exception of a period of non-detection during the afternoon of </w:t>
      </w:r>
      <w:r w:rsidR="00C44C15">
        <w:t>December</w:t>
      </w:r>
      <w:r>
        <w:t xml:space="preserve"> 10</w:t>
      </w:r>
      <w:r w:rsidR="00C44C15">
        <w:t xml:space="preserve"> </w:t>
      </w:r>
      <w:r>
        <w:t xml:space="preserve">and brief passive records in the </w:t>
      </w:r>
      <w:r w:rsidR="006F7E08">
        <w:t>upper “T”</w:t>
      </w:r>
      <w:r>
        <w:t xml:space="preserve"> during the early morning of </w:t>
      </w:r>
      <w:r w:rsidR="00C44C15">
        <w:t>December</w:t>
      </w:r>
      <w:r>
        <w:t xml:space="preserve"> 13 and </w:t>
      </w:r>
      <w:r w:rsidR="007611D3">
        <w:t xml:space="preserve">the </w:t>
      </w:r>
      <w:r>
        <w:t xml:space="preserve">afternoon of </w:t>
      </w:r>
      <w:r w:rsidR="00C44C15">
        <w:t>December</w:t>
      </w:r>
      <w:r>
        <w:t xml:space="preserve"> 14</w:t>
      </w:r>
      <w:r w:rsidR="00A96E71">
        <w:t xml:space="preserve">.  </w:t>
      </w:r>
      <w:r>
        <w:t xml:space="preserve">In the late </w:t>
      </w:r>
      <w:r>
        <w:lastRenderedPageBreak/>
        <w:t xml:space="preserve">afternoon of </w:t>
      </w:r>
      <w:r w:rsidR="00C44C15">
        <w:t>December</w:t>
      </w:r>
      <w:r>
        <w:t xml:space="preserve"> 14</w:t>
      </w:r>
      <w:r w:rsidR="00C44C15">
        <w:t>,</w:t>
      </w:r>
      <w:r>
        <w:t xml:space="preserve"> fish 112 was passively contacted near the exit to the lagoon and then continued to be passively contacted in the </w:t>
      </w:r>
      <w:r w:rsidR="006F7E08">
        <w:t>upper “T”</w:t>
      </w:r>
      <w:r>
        <w:t xml:space="preserve"> through the evening of </w:t>
      </w:r>
      <w:r w:rsidR="00C44C15">
        <w:t>December</w:t>
      </w:r>
      <w:r>
        <w:t xml:space="preserve"> 14</w:t>
      </w:r>
      <w:r w:rsidR="00C44C15">
        <w:t>;</w:t>
      </w:r>
      <w:r>
        <w:t xml:space="preserve"> all of </w:t>
      </w:r>
      <w:r w:rsidR="00C44C15">
        <w:t>December</w:t>
      </w:r>
      <w:r>
        <w:t xml:space="preserve"> 15</w:t>
      </w:r>
      <w:r w:rsidR="00C44C15">
        <w:t>,</w:t>
      </w:r>
      <w:r>
        <w:t xml:space="preserve"> 16</w:t>
      </w:r>
      <w:r w:rsidR="00C44C15">
        <w:t>,</w:t>
      </w:r>
      <w:r>
        <w:t xml:space="preserve"> and 17</w:t>
      </w:r>
      <w:r w:rsidR="00C44C15">
        <w:t>;</w:t>
      </w:r>
      <w:r>
        <w:t xml:space="preserve"> and </w:t>
      </w:r>
      <w:r w:rsidR="00AA56A3">
        <w:t xml:space="preserve">the </w:t>
      </w:r>
      <w:r>
        <w:t xml:space="preserve">mid-morning through late evening of </w:t>
      </w:r>
      <w:r w:rsidR="00C44C15">
        <w:t>December</w:t>
      </w:r>
      <w:r>
        <w:t xml:space="preserve"> 18</w:t>
      </w:r>
      <w:r w:rsidR="00C44C15">
        <w:t>;</w:t>
      </w:r>
      <w:r>
        <w:t xml:space="preserve"> all of </w:t>
      </w:r>
      <w:r w:rsidR="00C44C15">
        <w:t>December</w:t>
      </w:r>
      <w:r>
        <w:t xml:space="preserve"> 19 through the morning and early afternoon of </w:t>
      </w:r>
      <w:r w:rsidR="00C44C15">
        <w:t>December</w:t>
      </w:r>
      <w:r>
        <w:t xml:space="preserve"> 20</w:t>
      </w:r>
      <w:r w:rsidR="00C44C15">
        <w:t>;</w:t>
      </w:r>
      <w:r>
        <w:t xml:space="preserve"> and the late morning and early afternoon of </w:t>
      </w:r>
      <w:r w:rsidR="00C44C15">
        <w:t>December</w:t>
      </w:r>
      <w:r>
        <w:t xml:space="preserve"> 21</w:t>
      </w:r>
      <w:r w:rsidR="005A63B2">
        <w:t>,</w:t>
      </w:r>
      <w:r>
        <w:t xml:space="preserve"> with brief contacts in the western end of the east channel in the afternoon of </w:t>
      </w:r>
      <w:r w:rsidR="00C44C15">
        <w:t>December</w:t>
      </w:r>
      <w:r>
        <w:t xml:space="preserve"> 16</w:t>
      </w:r>
      <w:r w:rsidR="00C44C15">
        <w:t>, the</w:t>
      </w:r>
      <w:r>
        <w:t xml:space="preserve"> morning of </w:t>
      </w:r>
      <w:r w:rsidR="00C44C15">
        <w:t>December</w:t>
      </w:r>
      <w:r>
        <w:t xml:space="preserve"> 17</w:t>
      </w:r>
      <w:r w:rsidR="00C44C15">
        <w:t>,</w:t>
      </w:r>
      <w:r>
        <w:t xml:space="preserve"> and </w:t>
      </w:r>
      <w:r w:rsidR="00C44C15">
        <w:t xml:space="preserve">the </w:t>
      </w:r>
      <w:r>
        <w:t xml:space="preserve">afternoon of </w:t>
      </w:r>
      <w:r w:rsidR="00C44C15">
        <w:t>December</w:t>
      </w:r>
      <w:r>
        <w:t xml:space="preserve"> 18</w:t>
      </w:r>
      <w:r w:rsidR="00A96E71">
        <w:t xml:space="preserve">.  </w:t>
      </w:r>
      <w:r>
        <w:t xml:space="preserve">Also, active efforts triangulated the fish in the </w:t>
      </w:r>
      <w:r w:rsidR="006F7E08">
        <w:t>upper “T”</w:t>
      </w:r>
      <w:r>
        <w:t xml:space="preserve"> in bulrush during the late evening of </w:t>
      </w:r>
      <w:r w:rsidR="00C44C15">
        <w:t>December</w:t>
      </w:r>
      <w:r>
        <w:t xml:space="preserve"> 16</w:t>
      </w:r>
      <w:r w:rsidR="00A96E71">
        <w:t xml:space="preserve">.  </w:t>
      </w:r>
      <w:r>
        <w:t xml:space="preserve">During the late evening of </w:t>
      </w:r>
      <w:r w:rsidR="00C44C15">
        <w:t>December</w:t>
      </w:r>
      <w:r>
        <w:t xml:space="preserve"> 21</w:t>
      </w:r>
      <w:r w:rsidR="00C44C15">
        <w:t>,</w:t>
      </w:r>
      <w:r>
        <w:t xml:space="preserve"> fish 112 was triangulated in the lower </w:t>
      </w:r>
      <w:r w:rsidR="00AA56A3">
        <w:t>“</w:t>
      </w:r>
      <w:r>
        <w:t>T</w:t>
      </w:r>
      <w:r w:rsidR="00AA56A3">
        <w:t>”</w:t>
      </w:r>
      <w:r>
        <w:t xml:space="preserve"> 2 m</w:t>
      </w:r>
      <w:r w:rsidR="00C44C15">
        <w:t>eters</w:t>
      </w:r>
      <w:r>
        <w:t xml:space="preserve"> into bulrush</w:t>
      </w:r>
      <w:r w:rsidR="00A96E71">
        <w:t xml:space="preserve">.  </w:t>
      </w:r>
      <w:r>
        <w:t xml:space="preserve">The fish was not contacted on </w:t>
      </w:r>
      <w:r w:rsidR="00C44C15">
        <w:t>December</w:t>
      </w:r>
      <w:r>
        <w:t xml:space="preserve"> 23 but was passively recorded in the marina in the early morning and near the </w:t>
      </w:r>
      <w:r w:rsidR="006F7E08">
        <w:t>upper “T”</w:t>
      </w:r>
      <w:r>
        <w:t xml:space="preserve"> in the late morning of </w:t>
      </w:r>
      <w:r w:rsidR="00C44C15">
        <w:t>December</w:t>
      </w:r>
      <w:r>
        <w:t xml:space="preserve"> 24 as well as in the marina and near the exit to the lagoon in the evening of </w:t>
      </w:r>
      <w:r w:rsidR="00214D73">
        <w:t>December</w:t>
      </w:r>
      <w:r>
        <w:t xml:space="preserve"> 24</w:t>
      </w:r>
      <w:r w:rsidR="00A96E71">
        <w:t xml:space="preserve">.  </w:t>
      </w:r>
      <w:r w:rsidR="00C44C15">
        <w:t>Fish </w:t>
      </w:r>
      <w:r>
        <w:t xml:space="preserve">112 was only briefly contacted in the </w:t>
      </w:r>
      <w:r w:rsidR="006F7E08">
        <w:t>upper “T”</w:t>
      </w:r>
      <w:r>
        <w:t xml:space="preserve"> passively in the morning of </w:t>
      </w:r>
      <w:r w:rsidR="00C44C15">
        <w:t>December</w:t>
      </w:r>
      <w:r>
        <w:t xml:space="preserve"> 25 and then continued to be contacted near this SUR from the mid-morning through the afternoon of </w:t>
      </w:r>
      <w:r w:rsidR="00C44C15">
        <w:t>December</w:t>
      </w:r>
      <w:r>
        <w:t xml:space="preserve"> 27</w:t>
      </w:r>
      <w:r w:rsidR="00A96E71">
        <w:t xml:space="preserve">.  </w:t>
      </w:r>
      <w:r>
        <w:t xml:space="preserve">The fish was next contacted at the same location through the morning and into the evening of </w:t>
      </w:r>
      <w:r w:rsidR="00C44C15">
        <w:t xml:space="preserve">December </w:t>
      </w:r>
      <w:r>
        <w:t xml:space="preserve"> 30</w:t>
      </w:r>
      <w:r w:rsidR="00A96E71">
        <w:t xml:space="preserve">.  </w:t>
      </w:r>
      <w:r>
        <w:t xml:space="preserve">Triangulation confirmed the fish’s location in the </w:t>
      </w:r>
      <w:r w:rsidR="006F7E08">
        <w:t>upper “T”</w:t>
      </w:r>
      <w:r>
        <w:t xml:space="preserve"> in bulrush during the morning hours</w:t>
      </w:r>
      <w:r w:rsidR="00A96E71">
        <w:t xml:space="preserve">.  </w:t>
      </w:r>
      <w:r>
        <w:t xml:space="preserve">During the late evening of </w:t>
      </w:r>
      <w:r w:rsidR="00C44C15">
        <w:t>December</w:t>
      </w:r>
      <w:r>
        <w:t xml:space="preserve"> 30</w:t>
      </w:r>
      <w:r w:rsidR="00C44C15">
        <w:t>,</w:t>
      </w:r>
      <w:r>
        <w:t xml:space="preserve"> this fish returned to the marina and was only briefly contacted here in the early morning of </w:t>
      </w:r>
      <w:r w:rsidR="00C44C15">
        <w:t>December</w:t>
      </w:r>
      <w:r>
        <w:t xml:space="preserve"> 31 and </w:t>
      </w:r>
      <w:r w:rsidR="000825B8">
        <w:t xml:space="preserve">the </w:t>
      </w:r>
      <w:r>
        <w:t>evening of January 1</w:t>
      </w:r>
      <w:r w:rsidR="00C44C15">
        <w:t>,</w:t>
      </w:r>
      <w:r>
        <w:t xml:space="preserve"> 2016</w:t>
      </w:r>
      <w:r w:rsidR="00A96E71">
        <w:t xml:space="preserve">.  </w:t>
      </w:r>
      <w:r>
        <w:t xml:space="preserve">Fish 112 was initially recorded in the </w:t>
      </w:r>
      <w:r w:rsidR="006F7E08">
        <w:t>upper “T”</w:t>
      </w:r>
      <w:r>
        <w:t xml:space="preserve"> but moved into the western end of the eastern channel through the evening of </w:t>
      </w:r>
      <w:r w:rsidR="00C44C15">
        <w:t>January</w:t>
      </w:r>
      <w:r>
        <w:t xml:space="preserve"> 2</w:t>
      </w:r>
      <w:r w:rsidR="00A96E71">
        <w:t xml:space="preserve">.  </w:t>
      </w:r>
      <w:r>
        <w:t xml:space="preserve">The fish was then continuously contacted by SURs deployed in the western end of the eastern channel, the </w:t>
      </w:r>
      <w:r w:rsidR="006F7E08">
        <w:t>upper “T”</w:t>
      </w:r>
      <w:r>
        <w:t xml:space="preserve">, and the marina through the early morning of </w:t>
      </w:r>
      <w:r w:rsidR="00C44C15">
        <w:t>January</w:t>
      </w:r>
      <w:r>
        <w:t xml:space="preserve"> 3 and only contacted in the </w:t>
      </w:r>
      <w:r w:rsidR="006F7E08">
        <w:t>upper “T”</w:t>
      </w:r>
      <w:r>
        <w:t xml:space="preserve"> through the later morning and early afternoon of </w:t>
      </w:r>
      <w:r w:rsidR="00C44C15">
        <w:t>January</w:t>
      </w:r>
      <w:r>
        <w:t xml:space="preserve"> 3</w:t>
      </w:r>
      <w:r w:rsidR="00A96E71">
        <w:t xml:space="preserve">.  </w:t>
      </w:r>
      <w:r>
        <w:t xml:space="preserve">Active tracking the morning of </w:t>
      </w:r>
      <w:r w:rsidR="00C44C15">
        <w:t>January</w:t>
      </w:r>
      <w:r>
        <w:t xml:space="preserve"> 5 contacted the fish in the </w:t>
      </w:r>
      <w:r w:rsidR="006F7E08">
        <w:t>upper “T”</w:t>
      </w:r>
      <w:r w:rsidR="00A96E71">
        <w:t xml:space="preserve">.  </w:t>
      </w:r>
      <w:r>
        <w:t xml:space="preserve">SURs also recorded this fish in the area in the mid-morning of </w:t>
      </w:r>
      <w:r w:rsidR="00C44C15">
        <w:t>January</w:t>
      </w:r>
      <w:r>
        <w:t xml:space="preserve"> 5 as well as briefly in the early evening of </w:t>
      </w:r>
      <w:r w:rsidR="00C44C15">
        <w:t>January</w:t>
      </w:r>
      <w:r>
        <w:t xml:space="preserve"> 5 and through the afternoon of </w:t>
      </w:r>
      <w:r w:rsidR="00C44C15">
        <w:t>January</w:t>
      </w:r>
      <w:r>
        <w:t xml:space="preserve"> 7</w:t>
      </w:r>
      <w:r w:rsidR="00A96E71">
        <w:t xml:space="preserve">.  </w:t>
      </w:r>
      <w:r>
        <w:t xml:space="preserve">During the evening of </w:t>
      </w:r>
      <w:r w:rsidR="00C44C15">
        <w:t>January</w:t>
      </w:r>
      <w:r>
        <w:t xml:space="preserve"> 7</w:t>
      </w:r>
      <w:r w:rsidR="005A63B2">
        <w:t>;</w:t>
      </w:r>
      <w:r>
        <w:t xml:space="preserve"> most of </w:t>
      </w:r>
      <w:r w:rsidR="00C44C15">
        <w:t>January</w:t>
      </w:r>
      <w:r>
        <w:t xml:space="preserve"> 8</w:t>
      </w:r>
      <w:r w:rsidR="00C44C15">
        <w:t>,</w:t>
      </w:r>
      <w:r>
        <w:t xml:space="preserve"> except for the afternoon</w:t>
      </w:r>
      <w:r w:rsidR="005A63B2">
        <w:t>;</w:t>
      </w:r>
      <w:r>
        <w:t xml:space="preserve"> early morning, briefly in the afternoon, and the evening of </w:t>
      </w:r>
      <w:r w:rsidR="00F249F8">
        <w:t>January</w:t>
      </w:r>
      <w:r>
        <w:t xml:space="preserve"> 9</w:t>
      </w:r>
      <w:r w:rsidR="005A63B2">
        <w:t>;</w:t>
      </w:r>
      <w:r>
        <w:t xml:space="preserve"> and most of the morning of </w:t>
      </w:r>
      <w:r w:rsidR="00F249F8">
        <w:t>January</w:t>
      </w:r>
      <w:r>
        <w:t xml:space="preserve"> 10</w:t>
      </w:r>
      <w:r w:rsidR="00F249F8">
        <w:t>,</w:t>
      </w:r>
      <w:r>
        <w:t xml:space="preserve"> fish 112 was passively contacted between the western end of the eastern channel and </w:t>
      </w:r>
      <w:r w:rsidR="006F7E08">
        <w:t>upper “T”</w:t>
      </w:r>
      <w:r>
        <w:t xml:space="preserve">, with the exception of brief contact in the early morning of </w:t>
      </w:r>
      <w:r w:rsidR="00F249F8">
        <w:t>January</w:t>
      </w:r>
      <w:r>
        <w:t xml:space="preserve"> 9 in the middle of the east channel</w:t>
      </w:r>
      <w:r w:rsidR="00A96E71">
        <w:t xml:space="preserve">.  </w:t>
      </w:r>
      <w:r>
        <w:t xml:space="preserve">This fish was not contacted on </w:t>
      </w:r>
      <w:r w:rsidR="00F249F8">
        <w:t>January</w:t>
      </w:r>
      <w:r>
        <w:t xml:space="preserve"> 11</w:t>
      </w:r>
      <w:r w:rsidR="00F249F8">
        <w:t>,</w:t>
      </w:r>
      <w:r>
        <w:t xml:space="preserve"> 12</w:t>
      </w:r>
      <w:r w:rsidR="00F249F8">
        <w:t>,</w:t>
      </w:r>
      <w:r>
        <w:t xml:space="preserve"> or 13 and was only briefly contacted in the marina during the late evening of </w:t>
      </w:r>
      <w:r w:rsidR="00F249F8">
        <w:t>January</w:t>
      </w:r>
      <w:r>
        <w:t xml:space="preserve"> 14 and </w:t>
      </w:r>
      <w:r w:rsidR="005A63B2">
        <w:t xml:space="preserve">the </w:t>
      </w:r>
      <w:r>
        <w:t xml:space="preserve">early morning of </w:t>
      </w:r>
      <w:r w:rsidR="00EB1BB5">
        <w:t>January</w:t>
      </w:r>
      <w:r>
        <w:t xml:space="preserve"> 15 before contact was lost</w:t>
      </w:r>
      <w:r w:rsidR="0080287B">
        <w:t>.</w:t>
      </w:r>
    </w:p>
    <w:p w14:paraId="68137866" w14:textId="77777777" w:rsidR="0080287B" w:rsidRDefault="0080287B" w:rsidP="00A757C6"/>
    <w:p w14:paraId="7E106F2C" w14:textId="77777777" w:rsidR="00A757C6" w:rsidRDefault="00A757C6" w:rsidP="00A757C6"/>
    <w:p w14:paraId="5785E32B" w14:textId="77777777" w:rsidR="00A757C6" w:rsidRPr="00CD178B" w:rsidRDefault="00A757C6" w:rsidP="0080287B">
      <w:pPr>
        <w:pStyle w:val="Attachment-heading2"/>
      </w:pPr>
      <w:r>
        <w:t>Fish 122</w:t>
      </w:r>
    </w:p>
    <w:p w14:paraId="4668CFF2" w14:textId="77777777" w:rsidR="00A757C6" w:rsidRDefault="00A757C6" w:rsidP="00A757C6"/>
    <w:p w14:paraId="3DFE6343" w14:textId="72CF59A2" w:rsidR="00A757C6" w:rsidRDefault="00A757C6">
      <w:pPr>
        <w:spacing w:before="240"/>
        <w:pPrChange w:id="746" w:author="Lantow, Jeffrey C" w:date="2016-08-15T10:51:00Z">
          <w:pPr/>
        </w:pPrChange>
      </w:pPr>
      <w:r>
        <w:t>Fish 122 (TL</w:t>
      </w:r>
      <w:r w:rsidR="009B3567">
        <w:t xml:space="preserve"> = </w:t>
      </w:r>
      <w:r>
        <w:t>405 mm and M</w:t>
      </w:r>
      <w:r w:rsidR="009B3567">
        <w:t xml:space="preserve"> = </w:t>
      </w:r>
      <w:r>
        <w:t>617</w:t>
      </w:r>
      <w:r w:rsidRPr="00E420DB">
        <w:t xml:space="preserve"> g) was released into </w:t>
      </w:r>
      <w:r>
        <w:t>Laughlin Lagoon</w:t>
      </w:r>
      <w:r w:rsidRPr="00E420DB">
        <w:t xml:space="preserve"> on </w:t>
      </w:r>
      <w:r>
        <w:t>December 9, 2015</w:t>
      </w:r>
      <w:r w:rsidR="00A96E71">
        <w:t xml:space="preserve">.  </w:t>
      </w:r>
      <w:r>
        <w:t xml:space="preserve">This fish was passively tracked in the marina and the </w:t>
      </w:r>
      <w:r w:rsidR="006F7E08">
        <w:t>upper “T”</w:t>
      </w:r>
      <w:r>
        <w:t xml:space="preserve"> through the evening of </w:t>
      </w:r>
      <w:r w:rsidR="00EB1BB5">
        <w:t>December</w:t>
      </w:r>
      <w:r>
        <w:t xml:space="preserve"> 9</w:t>
      </w:r>
      <w:r w:rsidR="00A96E71">
        <w:t xml:space="preserve">.  </w:t>
      </w:r>
      <w:r>
        <w:t xml:space="preserve">Through all of </w:t>
      </w:r>
      <w:r w:rsidR="00EB1BB5">
        <w:t>December</w:t>
      </w:r>
      <w:r>
        <w:t xml:space="preserve"> 10</w:t>
      </w:r>
      <w:r w:rsidR="00EB1BB5">
        <w:t>,</w:t>
      </w:r>
      <w:r>
        <w:t xml:space="preserve"> the fish was passively tracked in the east channel and </w:t>
      </w:r>
      <w:r w:rsidR="006F7E08">
        <w:t>upper “T”</w:t>
      </w:r>
      <w:r>
        <w:t xml:space="preserve"> and actively tracked in </w:t>
      </w:r>
      <w:r>
        <w:lastRenderedPageBreak/>
        <w:t>the marina in the morning</w:t>
      </w:r>
      <w:r w:rsidR="00A96E71">
        <w:t xml:space="preserve">.  </w:t>
      </w:r>
      <w:r>
        <w:t xml:space="preserve">In the evening, the fish was triangulated near </w:t>
      </w:r>
      <w:commentRangeStart w:id="747"/>
      <w:r>
        <w:t>salt cedar</w:t>
      </w:r>
      <w:commentRangeEnd w:id="747"/>
      <w:r w:rsidR="005A63B2">
        <w:rPr>
          <w:rStyle w:val="CommentReference"/>
        </w:rPr>
        <w:commentReference w:id="747"/>
      </w:r>
      <w:r>
        <w:t xml:space="preserve"> </w:t>
      </w:r>
      <w:ins w:id="748" w:author="Lantow, Jeffrey C" w:date="2016-08-15T10:51:00Z">
        <w:r w:rsidR="001913C4">
          <w:t>(</w:t>
        </w:r>
        <w:r w:rsidR="001913C4">
          <w:rPr>
            <w:i/>
          </w:rPr>
          <w:t xml:space="preserve">Tamarix </w:t>
        </w:r>
        <w:r w:rsidR="001913C4" w:rsidRPr="003F2CE4">
          <w:rPr>
            <w:rPrChange w:id="749" w:author="Paul C Marsh" w:date="2016-09-07T13:17:00Z">
              <w:rPr>
                <w:i/>
              </w:rPr>
            </w:rPrChange>
          </w:rPr>
          <w:t>sp</w:t>
        </w:r>
      </w:ins>
      <w:ins w:id="750" w:author="Paul C Marsh" w:date="2016-09-07T13:17:00Z">
        <w:r w:rsidR="003F2CE4">
          <w:t>.</w:t>
        </w:r>
      </w:ins>
      <w:ins w:id="751" w:author="Lantow, Jeffrey C" w:date="2016-08-15T10:51:00Z">
        <w:r w:rsidR="001913C4">
          <w:t>)</w:t>
        </w:r>
      </w:ins>
      <w:ins w:id="752" w:author="Kristen Humphrey" w:date="2016-08-22T19:32:00Z">
        <w:r w:rsidR="00274E66">
          <w:t xml:space="preserve"> </w:t>
        </w:r>
      </w:ins>
      <w:r w:rsidRPr="001913C4">
        <w:t>in</w:t>
      </w:r>
      <w:r>
        <w:t xml:space="preserve"> the east channel and recorded to be moving </w:t>
      </w:r>
      <w:r w:rsidR="00363DA5">
        <w:t>toward</w:t>
      </w:r>
      <w:r>
        <w:t xml:space="preserve"> the main channel</w:t>
      </w:r>
      <w:r w:rsidR="00A96E71">
        <w:t xml:space="preserve">.  </w:t>
      </w:r>
      <w:r>
        <w:t>The fish was in the same location 30 minutes later</w:t>
      </w:r>
      <w:r w:rsidR="00A96E71">
        <w:t xml:space="preserve">.  </w:t>
      </w:r>
      <w:r>
        <w:t xml:space="preserve">The fish remained close to the </w:t>
      </w:r>
      <w:r w:rsidR="006F7E08">
        <w:t>upper “T”</w:t>
      </w:r>
      <w:r>
        <w:t xml:space="preserve"> and on the west side of the east channel through the morning and evening of </w:t>
      </w:r>
      <w:r w:rsidR="00EB1BB5">
        <w:t>December</w:t>
      </w:r>
      <w:r>
        <w:t xml:space="preserve"> 11 before moving east in the east channel to the lagoon culvert in the later evening of </w:t>
      </w:r>
      <w:r w:rsidR="00EB1BB5">
        <w:t>December</w:t>
      </w:r>
      <w:r>
        <w:t xml:space="preserve"> 11</w:t>
      </w:r>
      <w:r w:rsidR="00A96E71">
        <w:t xml:space="preserve">.  </w:t>
      </w:r>
      <w:r>
        <w:t xml:space="preserve">This fish then moved west through the east channel in the morning of </w:t>
      </w:r>
      <w:r w:rsidR="00EB1BB5">
        <w:t>December</w:t>
      </w:r>
      <w:r>
        <w:t xml:space="preserve"> 12 and was continuously contacted by SURs on the west side of the east channel through </w:t>
      </w:r>
      <w:r w:rsidR="00EB1BB5">
        <w:t>December</w:t>
      </w:r>
      <w:r>
        <w:t xml:space="preserve"> 12 and early morning of </w:t>
      </w:r>
      <w:r w:rsidR="00EB1BB5">
        <w:t xml:space="preserve">December </w:t>
      </w:r>
      <w:r>
        <w:t>13</w:t>
      </w:r>
      <w:r w:rsidR="00A96E71">
        <w:t xml:space="preserve">.  </w:t>
      </w:r>
      <w:r>
        <w:t xml:space="preserve">A period of non-detection occurred through the late morning and afternoon of </w:t>
      </w:r>
      <w:r w:rsidR="00450012">
        <w:t>December</w:t>
      </w:r>
      <w:r>
        <w:t xml:space="preserve"> 13</w:t>
      </w:r>
      <w:r w:rsidR="00A96E71">
        <w:t xml:space="preserve">.  </w:t>
      </w:r>
      <w:r>
        <w:t xml:space="preserve">Fish 122 moved through the east channel, continuing to be contacted by SURs in the </w:t>
      </w:r>
      <w:r w:rsidR="006F7E08">
        <w:t>upper “T”</w:t>
      </w:r>
      <w:r>
        <w:t xml:space="preserve"> and the west end and middle of the east channel</w:t>
      </w:r>
      <w:r w:rsidR="000825B8">
        <w:t>,</w:t>
      </w:r>
      <w:r>
        <w:t xml:space="preserve"> with periods of non-detection through the afternoon of </w:t>
      </w:r>
      <w:r w:rsidR="00EB1BB5">
        <w:t>December</w:t>
      </w:r>
      <w:r>
        <w:t xml:space="preserve"> 14 and </w:t>
      </w:r>
      <w:r w:rsidR="000825B8">
        <w:t xml:space="preserve">the </w:t>
      </w:r>
      <w:r>
        <w:t xml:space="preserve">late morning and early afternoon of </w:t>
      </w:r>
      <w:r w:rsidR="00EB1BB5">
        <w:t>December</w:t>
      </w:r>
      <w:r w:rsidR="000825B8">
        <w:t> </w:t>
      </w:r>
      <w:r>
        <w:t>15</w:t>
      </w:r>
      <w:r w:rsidR="00A96E71">
        <w:t xml:space="preserve">.  </w:t>
      </w:r>
      <w:r>
        <w:t xml:space="preserve">During the early evening of </w:t>
      </w:r>
      <w:r w:rsidR="00EB1BB5">
        <w:t>December</w:t>
      </w:r>
      <w:r>
        <w:t xml:space="preserve"> 14</w:t>
      </w:r>
      <w:r w:rsidR="00EB1BB5">
        <w:t>,</w:t>
      </w:r>
      <w:r>
        <w:t xml:space="preserve"> fish 122 was triangulated near bulrush in the east channel</w:t>
      </w:r>
      <w:r w:rsidR="00A96E71">
        <w:t xml:space="preserve">.  </w:t>
      </w:r>
      <w:r>
        <w:t xml:space="preserve">In the late evening of </w:t>
      </w:r>
      <w:r w:rsidR="00EB1BB5">
        <w:t>December</w:t>
      </w:r>
      <w:r>
        <w:t xml:space="preserve"> 15</w:t>
      </w:r>
      <w:r w:rsidR="000825B8">
        <w:t>,</w:t>
      </w:r>
      <w:r>
        <w:t xml:space="preserve"> this fish was passively tracked at the lagoon culvert and at the far east end of the east channel at the Laguna Villas dock</w:t>
      </w:r>
      <w:r w:rsidR="00A96E71">
        <w:t xml:space="preserve">.  </w:t>
      </w:r>
      <w:r>
        <w:t xml:space="preserve">The fish remained in this area in the early morning of </w:t>
      </w:r>
      <w:r w:rsidR="00EB1BB5">
        <w:t>December</w:t>
      </w:r>
      <w:r>
        <w:t xml:space="preserve"> 16 and then returned west through the east channel</w:t>
      </w:r>
      <w:r w:rsidR="000825B8">
        <w:t>,</w:t>
      </w:r>
      <w:r>
        <w:t xml:space="preserve"> with periods of non-detection in the mid-morning and through the afternoon and early evening of </w:t>
      </w:r>
      <w:r w:rsidR="00EB1BB5">
        <w:t>December</w:t>
      </w:r>
      <w:r>
        <w:t xml:space="preserve"> 16</w:t>
      </w:r>
      <w:r w:rsidR="00A96E71">
        <w:t xml:space="preserve">.  </w:t>
      </w:r>
      <w:r>
        <w:t xml:space="preserve">Fish 122 remained in the western portion of the east channel through </w:t>
      </w:r>
      <w:r w:rsidR="00EB1BB5">
        <w:t>December</w:t>
      </w:r>
      <w:r>
        <w:t xml:space="preserve"> 17</w:t>
      </w:r>
      <w:r w:rsidR="00EB1BB5">
        <w:t>,</w:t>
      </w:r>
      <w:r>
        <w:t xml:space="preserve"> 18</w:t>
      </w:r>
      <w:r w:rsidR="00EB1BB5">
        <w:t>,</w:t>
      </w:r>
      <w:r>
        <w:t xml:space="preserve"> 19</w:t>
      </w:r>
      <w:r w:rsidR="00EB1BB5">
        <w:t>,</w:t>
      </w:r>
      <w:r>
        <w:t xml:space="preserve"> 20</w:t>
      </w:r>
      <w:r w:rsidR="00EB1BB5">
        <w:t>,</w:t>
      </w:r>
      <w:r>
        <w:t xml:space="preserve"> and 21</w:t>
      </w:r>
      <w:r w:rsidR="00EB1BB5">
        <w:t>,</w:t>
      </w:r>
      <w:r>
        <w:t xml:space="preserve"> with brief contact in the </w:t>
      </w:r>
      <w:r w:rsidR="006F7E08">
        <w:t>upper “T”</w:t>
      </w:r>
      <w:r w:rsidR="00EB1BB5">
        <w:t>;</w:t>
      </w:r>
      <w:r>
        <w:t xml:space="preserve"> in the evening of </w:t>
      </w:r>
      <w:r w:rsidR="00EB1BB5">
        <w:t>December</w:t>
      </w:r>
      <w:r>
        <w:t xml:space="preserve"> 17 and periods of non-detection in the late morning and late afternoon of </w:t>
      </w:r>
      <w:r w:rsidR="00EB1BB5">
        <w:t>December</w:t>
      </w:r>
      <w:r>
        <w:t xml:space="preserve"> 17</w:t>
      </w:r>
      <w:r w:rsidR="00EB1BB5">
        <w:t>; the</w:t>
      </w:r>
      <w:r>
        <w:t xml:space="preserve"> afternoon of </w:t>
      </w:r>
      <w:r w:rsidR="00EB1BB5">
        <w:t>December</w:t>
      </w:r>
      <w:r>
        <w:t xml:space="preserve"> 18</w:t>
      </w:r>
      <w:r w:rsidR="00EB1BB5">
        <w:t>;</w:t>
      </w:r>
      <w:r>
        <w:t xml:space="preserve"> </w:t>
      </w:r>
      <w:r w:rsidR="000825B8">
        <w:t xml:space="preserve">the </w:t>
      </w:r>
      <w:r>
        <w:t xml:space="preserve">late morning through the evening of </w:t>
      </w:r>
      <w:r w:rsidR="00EB1BB5">
        <w:t>December</w:t>
      </w:r>
      <w:r>
        <w:t xml:space="preserve"> 20</w:t>
      </w:r>
      <w:r w:rsidR="00EB1BB5">
        <w:t>;</w:t>
      </w:r>
      <w:r>
        <w:t xml:space="preserve"> and </w:t>
      </w:r>
      <w:r w:rsidR="00EB1BB5">
        <w:t xml:space="preserve">the </w:t>
      </w:r>
      <w:r>
        <w:t xml:space="preserve">afternoon of </w:t>
      </w:r>
      <w:r w:rsidR="00EB1BB5">
        <w:t>December</w:t>
      </w:r>
      <w:r w:rsidR="000825B8">
        <w:t> </w:t>
      </w:r>
      <w:r>
        <w:t>21</w:t>
      </w:r>
      <w:r w:rsidR="00A96E71">
        <w:t xml:space="preserve">.  </w:t>
      </w:r>
      <w:r>
        <w:t xml:space="preserve">By the evening, the fish had moved east to the lagoon culvert and was passively contacted at the Laguna Villas dock in the morning of </w:t>
      </w:r>
      <w:r w:rsidR="0081177C">
        <w:t>December</w:t>
      </w:r>
      <w:r w:rsidR="002C17AD">
        <w:t> </w:t>
      </w:r>
      <w:r>
        <w:t>22</w:t>
      </w:r>
      <w:r w:rsidR="00A96E71">
        <w:t xml:space="preserve">.  </w:t>
      </w:r>
      <w:r>
        <w:t xml:space="preserve">Through the morning and evening of </w:t>
      </w:r>
      <w:r w:rsidR="0081177C">
        <w:t>December</w:t>
      </w:r>
      <w:r>
        <w:t xml:space="preserve"> 23</w:t>
      </w:r>
      <w:r w:rsidR="0081177C">
        <w:t>,</w:t>
      </w:r>
      <w:r>
        <w:t xml:space="preserve"> this fish was recorded by passive efforts throughout the east channel</w:t>
      </w:r>
      <w:r w:rsidR="000825B8">
        <w:t>,</w:t>
      </w:r>
      <w:r>
        <w:t xml:space="preserve"> including at the lagoon culvert, west and middle of the east channel, and </w:t>
      </w:r>
      <w:r w:rsidR="006F7E08">
        <w:t>upper “T”</w:t>
      </w:r>
      <w:r w:rsidR="00A96E71">
        <w:t xml:space="preserve">.  </w:t>
      </w:r>
      <w:r>
        <w:t>Fish 122 was mostly contacted on the west end of the east channel through the morning</w:t>
      </w:r>
      <w:r w:rsidR="000825B8">
        <w:t>s</w:t>
      </w:r>
      <w:r>
        <w:t xml:space="preserve"> and evening</w:t>
      </w:r>
      <w:r w:rsidR="000825B8">
        <w:t>s</w:t>
      </w:r>
      <w:r>
        <w:t xml:space="preserve"> of </w:t>
      </w:r>
      <w:r w:rsidR="0081177C">
        <w:t>December</w:t>
      </w:r>
      <w:r w:rsidR="000825B8">
        <w:t> </w:t>
      </w:r>
      <w:r>
        <w:t xml:space="preserve">24 and 25 and the morning of </w:t>
      </w:r>
      <w:r w:rsidR="0081177C">
        <w:t>December</w:t>
      </w:r>
      <w:r>
        <w:t xml:space="preserve"> 26</w:t>
      </w:r>
      <w:r w:rsidR="00A96E71">
        <w:t xml:space="preserve">.  </w:t>
      </w:r>
      <w:r>
        <w:t xml:space="preserve">In the evening of </w:t>
      </w:r>
      <w:r w:rsidR="0081177C">
        <w:t>December</w:t>
      </w:r>
      <w:r>
        <w:t xml:space="preserve"> 26</w:t>
      </w:r>
      <w:r w:rsidR="0081177C">
        <w:t>,</w:t>
      </w:r>
      <w:r>
        <w:t xml:space="preserve"> the fish was passively contacted in the middle of the east channel but returned to the west end by the morning of </w:t>
      </w:r>
      <w:r w:rsidR="0081177C">
        <w:t>December</w:t>
      </w:r>
      <w:r>
        <w:t xml:space="preserve"> 27</w:t>
      </w:r>
      <w:r w:rsidR="000825B8">
        <w:t>,</w:t>
      </w:r>
      <w:r>
        <w:t xml:space="preserve"> where it was also contacted in the evening of </w:t>
      </w:r>
      <w:r w:rsidR="0081177C">
        <w:t>December</w:t>
      </w:r>
      <w:r>
        <w:t xml:space="preserve"> 27</w:t>
      </w:r>
      <w:r w:rsidR="000825B8">
        <w:t>, the</w:t>
      </w:r>
      <w:r>
        <w:t xml:space="preserve"> morning and </w:t>
      </w:r>
      <w:r w:rsidR="0081177C">
        <w:t xml:space="preserve">the </w:t>
      </w:r>
      <w:r>
        <w:t xml:space="preserve">evening of </w:t>
      </w:r>
      <w:r w:rsidR="0081177C">
        <w:t>December</w:t>
      </w:r>
      <w:r>
        <w:t xml:space="preserve"> 28</w:t>
      </w:r>
      <w:r w:rsidR="000825B8">
        <w:t>,</w:t>
      </w:r>
      <w:r>
        <w:t xml:space="preserve"> and </w:t>
      </w:r>
      <w:r w:rsidR="0081177C">
        <w:t xml:space="preserve">the </w:t>
      </w:r>
      <w:r>
        <w:t xml:space="preserve">morning of </w:t>
      </w:r>
      <w:r w:rsidR="0081177C">
        <w:t>December</w:t>
      </w:r>
      <w:r>
        <w:t xml:space="preserve"> 29</w:t>
      </w:r>
      <w:r w:rsidR="00A96E71">
        <w:t xml:space="preserve">.  </w:t>
      </w:r>
      <w:r>
        <w:t>During this time, the fish was not contacted through the afternoons</w:t>
      </w:r>
      <w:r w:rsidR="00A96E71">
        <w:t xml:space="preserve">.  </w:t>
      </w:r>
      <w:r>
        <w:t xml:space="preserve">In the evening of </w:t>
      </w:r>
      <w:r w:rsidR="0081177C">
        <w:t>December</w:t>
      </w:r>
      <w:r>
        <w:t xml:space="preserve"> 29</w:t>
      </w:r>
      <w:r w:rsidR="0081177C">
        <w:t>,</w:t>
      </w:r>
      <w:r>
        <w:t xml:space="preserve"> fish 122 returned to the east end of the east channel where it was contacted at the lagoon culvert and Laguna Villas dock passively and by active efforts east of the culvert near bulrush</w:t>
      </w:r>
      <w:r w:rsidR="00A96E71">
        <w:t xml:space="preserve">.  </w:t>
      </w:r>
      <w:r>
        <w:t xml:space="preserve">The fish was briefly contacted by SURs at the lagoon culvert in the evening of </w:t>
      </w:r>
      <w:r w:rsidR="0081177C">
        <w:t>December</w:t>
      </w:r>
      <w:r>
        <w:t xml:space="preserve"> 30 and at the Laguna Villas dock in the early morning of </w:t>
      </w:r>
      <w:r w:rsidR="0081177C">
        <w:t>December</w:t>
      </w:r>
      <w:r>
        <w:t xml:space="preserve"> 31</w:t>
      </w:r>
      <w:r w:rsidR="00A96E71">
        <w:t xml:space="preserve">.  </w:t>
      </w:r>
      <w:r>
        <w:t xml:space="preserve">In the late morning of </w:t>
      </w:r>
      <w:r w:rsidR="0081177C">
        <w:t>December</w:t>
      </w:r>
      <w:r>
        <w:t xml:space="preserve"> 31</w:t>
      </w:r>
      <w:r w:rsidR="0081177C">
        <w:t>,</w:t>
      </w:r>
      <w:r>
        <w:t xml:space="preserve"> fish 122 was contacted by the SUR deployed on the </w:t>
      </w:r>
      <w:r w:rsidR="00A20CF4">
        <w:t>main stem</w:t>
      </w:r>
      <w:r>
        <w:t xml:space="preserve"> river side of the culvert</w:t>
      </w:r>
      <w:r w:rsidR="00A96E71">
        <w:t xml:space="preserve">.  </w:t>
      </w:r>
      <w:r>
        <w:t>Fish 122 was not contacted again until the evening of January 6 at the lagoon culvert</w:t>
      </w:r>
      <w:r w:rsidR="00A96E71">
        <w:t xml:space="preserve">.  </w:t>
      </w:r>
      <w:r>
        <w:t xml:space="preserve">A period of non-detection occurred in the late evening of </w:t>
      </w:r>
      <w:r w:rsidR="0081177C">
        <w:t>January</w:t>
      </w:r>
      <w:r>
        <w:t xml:space="preserve"> 6 and early morning of </w:t>
      </w:r>
      <w:r w:rsidR="0081177C">
        <w:t>January</w:t>
      </w:r>
      <w:r>
        <w:t xml:space="preserve"> 7</w:t>
      </w:r>
      <w:r w:rsidR="00A96E71">
        <w:t xml:space="preserve">.  </w:t>
      </w:r>
      <w:r>
        <w:t xml:space="preserve">Passive contacts at the lagoon culvert continued through the early morning and briefly in the evening of </w:t>
      </w:r>
      <w:r w:rsidR="0081177C">
        <w:t>January</w:t>
      </w:r>
      <w:r>
        <w:t xml:space="preserve"> 7</w:t>
      </w:r>
      <w:r w:rsidR="00A96E71">
        <w:t xml:space="preserve">.  </w:t>
      </w:r>
      <w:r>
        <w:t xml:space="preserve">During the evening, active </w:t>
      </w:r>
      <w:r>
        <w:lastRenderedPageBreak/>
        <w:t>efforts confirmed the location of the fish in the area near the lagoon culvert</w:t>
      </w:r>
      <w:r w:rsidR="00A96E71">
        <w:t xml:space="preserve">.  </w:t>
      </w:r>
      <w:r w:rsidR="0081177C">
        <w:t>Fish </w:t>
      </w:r>
      <w:r>
        <w:t xml:space="preserve">122 was not contacted on </w:t>
      </w:r>
      <w:r w:rsidR="0081177C">
        <w:t>January</w:t>
      </w:r>
      <w:r>
        <w:t xml:space="preserve"> 8 and was only contacted passively at the lagoon culvert briefly in the morning of </w:t>
      </w:r>
      <w:r w:rsidR="0081177C">
        <w:t>January</w:t>
      </w:r>
      <w:r>
        <w:t xml:space="preserve"> 9</w:t>
      </w:r>
      <w:r w:rsidR="0081177C">
        <w:t>;</w:t>
      </w:r>
      <w:r>
        <w:t xml:space="preserve"> </w:t>
      </w:r>
      <w:r w:rsidR="0081177C">
        <w:t xml:space="preserve">the </w:t>
      </w:r>
      <w:r>
        <w:t xml:space="preserve">morning and briefly in the evening of </w:t>
      </w:r>
      <w:r w:rsidR="0081177C">
        <w:t>January</w:t>
      </w:r>
      <w:r>
        <w:t xml:space="preserve"> 10</w:t>
      </w:r>
      <w:r w:rsidR="0081177C">
        <w:t>;</w:t>
      </w:r>
      <w:r>
        <w:t xml:space="preserve"> </w:t>
      </w:r>
      <w:r w:rsidR="0081177C">
        <w:t xml:space="preserve">the </w:t>
      </w:r>
      <w:r>
        <w:t xml:space="preserve">evening of </w:t>
      </w:r>
      <w:r w:rsidR="0081177C">
        <w:t>January</w:t>
      </w:r>
      <w:r>
        <w:t xml:space="preserve"> 11</w:t>
      </w:r>
      <w:r w:rsidR="0081177C">
        <w:t>;</w:t>
      </w:r>
      <w:r>
        <w:t xml:space="preserve"> </w:t>
      </w:r>
      <w:r w:rsidR="000825B8">
        <w:t xml:space="preserve">the </w:t>
      </w:r>
      <w:r>
        <w:t xml:space="preserve">early morning and evening of </w:t>
      </w:r>
      <w:r w:rsidR="0081177C">
        <w:t>January</w:t>
      </w:r>
      <w:r>
        <w:t xml:space="preserve"> 12</w:t>
      </w:r>
      <w:r w:rsidR="0081177C">
        <w:t>;</w:t>
      </w:r>
      <w:r>
        <w:t xml:space="preserve"> </w:t>
      </w:r>
      <w:r w:rsidR="007611D3">
        <w:t xml:space="preserve">the </w:t>
      </w:r>
      <w:r>
        <w:t xml:space="preserve">mid-morning and evening of </w:t>
      </w:r>
      <w:r w:rsidR="0081177C">
        <w:t>January</w:t>
      </w:r>
      <w:r>
        <w:t xml:space="preserve"> 15</w:t>
      </w:r>
      <w:r w:rsidR="0081177C">
        <w:t>;</w:t>
      </w:r>
      <w:r>
        <w:t xml:space="preserve"> </w:t>
      </w:r>
      <w:r w:rsidR="000825B8">
        <w:t xml:space="preserve">the </w:t>
      </w:r>
      <w:r>
        <w:t>early morning, briefly in the mid-morning</w:t>
      </w:r>
      <w:r w:rsidR="0081177C">
        <w:t>,</w:t>
      </w:r>
      <w:r>
        <w:t xml:space="preserve"> and early evening of </w:t>
      </w:r>
      <w:r w:rsidR="0081177C">
        <w:t>January</w:t>
      </w:r>
      <w:r>
        <w:t xml:space="preserve"> 16</w:t>
      </w:r>
      <w:r w:rsidR="0081177C">
        <w:t>;</w:t>
      </w:r>
      <w:r>
        <w:t xml:space="preserve"> </w:t>
      </w:r>
      <w:r w:rsidR="007611D3">
        <w:t xml:space="preserve">the </w:t>
      </w:r>
      <w:r>
        <w:t>mid-morning</w:t>
      </w:r>
      <w:r w:rsidR="002C17AD">
        <w:t>s of </w:t>
      </w:r>
      <w:r w:rsidR="0081177C">
        <w:t>January</w:t>
      </w:r>
      <w:r>
        <w:t xml:space="preserve"> 18</w:t>
      </w:r>
      <w:r w:rsidR="0081177C">
        <w:t>,</w:t>
      </w:r>
      <w:r>
        <w:t xml:space="preserve"> 20</w:t>
      </w:r>
      <w:r w:rsidR="0081177C">
        <w:t>,</w:t>
      </w:r>
      <w:r>
        <w:t xml:space="preserve"> and 21</w:t>
      </w:r>
      <w:r w:rsidR="0081177C">
        <w:t>,</w:t>
      </w:r>
      <w:r>
        <w:t xml:space="preserve"> through the entirety of </w:t>
      </w:r>
      <w:r w:rsidR="0081177C">
        <w:t>January</w:t>
      </w:r>
      <w:r>
        <w:t xml:space="preserve"> 23 and 24</w:t>
      </w:r>
      <w:r w:rsidR="0081177C">
        <w:t>;</w:t>
      </w:r>
      <w:r>
        <w:t xml:space="preserve"> and in the morning of </w:t>
      </w:r>
      <w:r w:rsidR="0081177C">
        <w:t>January </w:t>
      </w:r>
      <w:r>
        <w:t>25</w:t>
      </w:r>
      <w:r w:rsidR="00A96E71">
        <w:t xml:space="preserve">.  </w:t>
      </w:r>
      <w:r>
        <w:t xml:space="preserve">During the late morning of </w:t>
      </w:r>
      <w:r w:rsidR="0081177C">
        <w:t>January</w:t>
      </w:r>
      <w:r>
        <w:t xml:space="preserve"> 22</w:t>
      </w:r>
      <w:r w:rsidR="0081177C">
        <w:t>,</w:t>
      </w:r>
      <w:r>
        <w:t xml:space="preserve"> this fish was passively contacted at the </w:t>
      </w:r>
      <w:r w:rsidR="00A20CF4">
        <w:t>main stem</w:t>
      </w:r>
      <w:r>
        <w:t xml:space="preserve"> river side of the culvert</w:t>
      </w:r>
      <w:r w:rsidR="00A96E71">
        <w:t xml:space="preserve">.  </w:t>
      </w:r>
      <w:r>
        <w:t xml:space="preserve">In the morning of </w:t>
      </w:r>
      <w:r w:rsidR="0081177C">
        <w:t>January</w:t>
      </w:r>
      <w:r>
        <w:t xml:space="preserve"> 28</w:t>
      </w:r>
      <w:r w:rsidR="0081177C">
        <w:t>,</w:t>
      </w:r>
      <w:r>
        <w:t xml:space="preserve"> this fish was actively triangulated and visually observed at the edge of bulrush where the fish was feeding, disturbed the sediment, and swam out to the mid-channel (see </w:t>
      </w:r>
      <w:r w:rsidR="00AD275C" w:rsidRPr="00AD275C">
        <w:t>figure</w:t>
      </w:r>
      <w:r>
        <w:t xml:space="preserve"> </w:t>
      </w:r>
      <w:r>
        <w:rPr>
          <w:noProof/>
        </w:rPr>
        <w:t>25</w:t>
      </w:r>
      <w:r>
        <w:t>)</w:t>
      </w:r>
      <w:r w:rsidR="00A96E71">
        <w:t xml:space="preserve">.  </w:t>
      </w:r>
      <w:r>
        <w:t xml:space="preserve">Fish 122 was briefly contacted at the </w:t>
      </w:r>
      <w:r w:rsidR="00A20CF4">
        <w:t>main stem</w:t>
      </w:r>
      <w:r>
        <w:t xml:space="preserve"> river side of the culvert in the afternoon of </w:t>
      </w:r>
      <w:r w:rsidR="0081177C">
        <w:t>January</w:t>
      </w:r>
      <w:r>
        <w:t xml:space="preserve"> 28 but remained on the lagoon side through the evening of </w:t>
      </w:r>
      <w:r w:rsidR="0081177C">
        <w:t>January</w:t>
      </w:r>
      <w:r>
        <w:t xml:space="preserve"> 28</w:t>
      </w:r>
      <w:r w:rsidR="0081177C">
        <w:t>, the</w:t>
      </w:r>
      <w:r>
        <w:t xml:space="preserve"> morning and evening of </w:t>
      </w:r>
      <w:r w:rsidR="0081177C">
        <w:t>January</w:t>
      </w:r>
      <w:r>
        <w:t xml:space="preserve"> 29</w:t>
      </w:r>
      <w:r w:rsidR="0081177C">
        <w:t>,</w:t>
      </w:r>
      <w:r>
        <w:t xml:space="preserve"> </w:t>
      </w:r>
      <w:r w:rsidR="0081177C">
        <w:t xml:space="preserve">the </w:t>
      </w:r>
      <w:r>
        <w:t xml:space="preserve">morning of </w:t>
      </w:r>
      <w:r w:rsidR="0081177C">
        <w:t>January</w:t>
      </w:r>
      <w:r>
        <w:t xml:space="preserve"> 30</w:t>
      </w:r>
      <w:r w:rsidR="0081177C">
        <w:t>,</w:t>
      </w:r>
      <w:r>
        <w:t xml:space="preserve"> and was not contacted on </w:t>
      </w:r>
      <w:r w:rsidR="0081177C">
        <w:t>January</w:t>
      </w:r>
      <w:r>
        <w:t xml:space="preserve"> 31</w:t>
      </w:r>
      <w:r w:rsidR="00A96E71">
        <w:t xml:space="preserve">.  </w:t>
      </w:r>
      <w:r>
        <w:t>The fish remained near the lagoon culvert</w:t>
      </w:r>
      <w:r w:rsidR="00574C8B">
        <w:t>,</w:t>
      </w:r>
      <w:r>
        <w:t xml:space="preserve"> as evidenced by passive contact</w:t>
      </w:r>
      <w:r w:rsidR="000825B8">
        <w:t>s in the morning </w:t>
      </w:r>
      <w:r>
        <w:t xml:space="preserve">and late afternoon and evening of February 2 and </w:t>
      </w:r>
      <w:r w:rsidR="000825B8">
        <w:t xml:space="preserve">the </w:t>
      </w:r>
      <w:r>
        <w:t>early morning</w:t>
      </w:r>
      <w:r w:rsidR="000825B8">
        <w:t>s</w:t>
      </w:r>
      <w:r>
        <w:t xml:space="preserve"> of </w:t>
      </w:r>
      <w:r w:rsidR="0081177C">
        <w:t>February</w:t>
      </w:r>
      <w:r>
        <w:t xml:space="preserve"> 3</w:t>
      </w:r>
      <w:r w:rsidR="0081177C">
        <w:t>,</w:t>
      </w:r>
      <w:r>
        <w:t xml:space="preserve"> 5</w:t>
      </w:r>
      <w:r w:rsidR="0081177C">
        <w:t>,</w:t>
      </w:r>
      <w:r>
        <w:t xml:space="preserve"> 6</w:t>
      </w:r>
      <w:r w:rsidR="0081177C">
        <w:t>,</w:t>
      </w:r>
      <w:r>
        <w:t xml:space="preserve"> and 7</w:t>
      </w:r>
      <w:r w:rsidR="00A96E71">
        <w:t xml:space="preserve">.  </w:t>
      </w:r>
      <w:r>
        <w:t xml:space="preserve">During the afternoon of </w:t>
      </w:r>
      <w:r w:rsidR="0081177C">
        <w:t>February</w:t>
      </w:r>
      <w:r>
        <w:t xml:space="preserve"> 7</w:t>
      </w:r>
      <w:r w:rsidR="0081177C">
        <w:t>,</w:t>
      </w:r>
      <w:r>
        <w:t xml:space="preserve"> fish 122 was passively contacted on the </w:t>
      </w:r>
      <w:r w:rsidR="00A20CF4">
        <w:t>main stem</w:t>
      </w:r>
      <w:r>
        <w:t xml:space="preserve"> river side of the culvert</w:t>
      </w:r>
      <w:r w:rsidR="00A96E71">
        <w:t xml:space="preserve">.  </w:t>
      </w:r>
      <w:r>
        <w:t xml:space="preserve">On </w:t>
      </w:r>
      <w:r w:rsidR="0081177C">
        <w:t>February</w:t>
      </w:r>
      <w:r>
        <w:t xml:space="preserve"> 8</w:t>
      </w:r>
      <w:r w:rsidR="0081177C">
        <w:t>,</w:t>
      </w:r>
      <w:r>
        <w:t xml:space="preserve"> this fish was at the lagoon culvert in the morning and was briefly contacted farther west in the east channel</w:t>
      </w:r>
      <w:r w:rsidR="000825B8">
        <w:t>,</w:t>
      </w:r>
      <w:r>
        <w:t xml:space="preserve"> and on </w:t>
      </w:r>
      <w:r w:rsidR="0081177C">
        <w:t>February</w:t>
      </w:r>
      <w:r>
        <w:t xml:space="preserve"> 9</w:t>
      </w:r>
      <w:r w:rsidR="0081177C">
        <w:t>,</w:t>
      </w:r>
      <w:r>
        <w:t xml:space="preserve"> this fish was only briefly contacted at the </w:t>
      </w:r>
      <w:r w:rsidR="00A20CF4">
        <w:t>main stem</w:t>
      </w:r>
      <w:r>
        <w:t xml:space="preserve"> river side of the culvert in the morning</w:t>
      </w:r>
      <w:r w:rsidR="00A96E71">
        <w:t xml:space="preserve">.  </w:t>
      </w:r>
      <w:r>
        <w:t xml:space="preserve">Throughout the morning and evening of </w:t>
      </w:r>
      <w:r w:rsidR="0081177C">
        <w:t>February</w:t>
      </w:r>
      <w:r>
        <w:t xml:space="preserve"> 10</w:t>
      </w:r>
      <w:r w:rsidR="0081177C">
        <w:t>,</w:t>
      </w:r>
      <w:r>
        <w:t xml:space="preserve"> this fish was only passively contacted at the lagoon culvert before contact was lost in this area in the early morning of February 11</w:t>
      </w:r>
      <w:r w:rsidR="00A96E71">
        <w:t xml:space="preserve">.  </w:t>
      </w:r>
      <w:r>
        <w:t>This fish was determined a mortality</w:t>
      </w:r>
      <w:r w:rsidR="000825B8">
        <w:t>,</w:t>
      </w:r>
      <w:r>
        <w:t xml:space="preserve"> and the tag was recovered on February 29</w:t>
      </w:r>
      <w:r w:rsidR="0081177C">
        <w:t>,</w:t>
      </w:r>
      <w:r>
        <w:t xml:space="preserve"> </w:t>
      </w:r>
      <w:r w:rsidR="0081177C">
        <w:t>1</w:t>
      </w:r>
      <w:r w:rsidR="000825B8">
        <w:t> </w:t>
      </w:r>
      <w:r>
        <w:t xml:space="preserve">meter from shore approximately 25 meters east of the lagoon culvert along the levee road in a gap between bulrush and shore over an area that is usually exposed at low water levels (see </w:t>
      </w:r>
      <w:r w:rsidR="00AD275C" w:rsidRPr="00AD275C">
        <w:t>figure</w:t>
      </w:r>
      <w:r>
        <w:t xml:space="preserve"> </w:t>
      </w:r>
      <w:r>
        <w:rPr>
          <w:noProof/>
        </w:rPr>
        <w:t>28</w:t>
      </w:r>
      <w:r>
        <w:t>)</w:t>
      </w:r>
      <w:r w:rsidR="0080287B">
        <w:t>.</w:t>
      </w:r>
    </w:p>
    <w:p w14:paraId="309954CE" w14:textId="77777777" w:rsidR="0080287B" w:rsidRPr="00BD5897" w:rsidRDefault="0080287B" w:rsidP="00A757C6"/>
    <w:p w14:paraId="6332CDD7" w14:textId="77777777" w:rsidR="00A757C6" w:rsidRDefault="00A757C6" w:rsidP="00A757C6"/>
    <w:p w14:paraId="2F0F9C67" w14:textId="77777777" w:rsidR="00A757C6" w:rsidRPr="00CD178B" w:rsidRDefault="00A757C6" w:rsidP="0080287B">
      <w:pPr>
        <w:pStyle w:val="Attachment-heading2"/>
      </w:pPr>
      <w:r>
        <w:t>Fish 123</w:t>
      </w:r>
    </w:p>
    <w:p w14:paraId="04EFF975" w14:textId="77777777" w:rsidR="00A757C6" w:rsidRDefault="00A757C6" w:rsidP="00A757C6"/>
    <w:p w14:paraId="0541AF69" w14:textId="2E5FD6BD" w:rsidR="00A757C6" w:rsidRDefault="00A757C6" w:rsidP="00A757C6">
      <w:r>
        <w:t>Fish 123 (TL</w:t>
      </w:r>
      <w:r w:rsidR="009B3567">
        <w:t xml:space="preserve"> = </w:t>
      </w:r>
      <w:r>
        <w:t>416 mm and M</w:t>
      </w:r>
      <w:r w:rsidR="009B3567">
        <w:t xml:space="preserve"> = </w:t>
      </w:r>
      <w:r>
        <w:t>636</w:t>
      </w:r>
      <w:r w:rsidRPr="00E420DB">
        <w:t xml:space="preserve"> g) was released into </w:t>
      </w:r>
      <w:r>
        <w:t>Laughlin Lagoon</w:t>
      </w:r>
      <w:r w:rsidRPr="00E420DB">
        <w:t xml:space="preserve"> on </w:t>
      </w:r>
      <w:r>
        <w:t>December 9, 2015</w:t>
      </w:r>
      <w:r w:rsidR="00A96E71">
        <w:t xml:space="preserve">.  </w:t>
      </w:r>
      <w:r w:rsidR="00A410ED">
        <w:t xml:space="preserve">For the first </w:t>
      </w:r>
      <w:r w:rsidR="000825B8">
        <w:t>10</w:t>
      </w:r>
      <w:r w:rsidR="00A410ED">
        <w:t xml:space="preserve"> days post-</w:t>
      </w:r>
      <w:r>
        <w:t>release, this fish remained in or near the marina</w:t>
      </w:r>
      <w:r w:rsidR="00A96E71">
        <w:t xml:space="preserve">.  </w:t>
      </w:r>
      <w:r>
        <w:t>Passive efforts recorded the fish continuously</w:t>
      </w:r>
      <w:r w:rsidR="000825B8">
        <w:t>,</w:t>
      </w:r>
      <w:r>
        <w:t xml:space="preserve"> with periods of non-detection in the afternoon and briefly in the evening of </w:t>
      </w:r>
      <w:r w:rsidR="0081177C">
        <w:t>December</w:t>
      </w:r>
      <w:r>
        <w:t xml:space="preserve"> 10</w:t>
      </w:r>
      <w:r w:rsidR="0081177C">
        <w:t>,</w:t>
      </w:r>
      <w:r>
        <w:t xml:space="preserve"> </w:t>
      </w:r>
      <w:r w:rsidR="000825B8">
        <w:t xml:space="preserve">the </w:t>
      </w:r>
      <w:r>
        <w:t xml:space="preserve">late morning of </w:t>
      </w:r>
      <w:r w:rsidR="0081177C">
        <w:t>December</w:t>
      </w:r>
      <w:r>
        <w:t xml:space="preserve"> 12</w:t>
      </w:r>
      <w:r w:rsidR="0081177C">
        <w:t>,</w:t>
      </w:r>
      <w:r>
        <w:t xml:space="preserve"> </w:t>
      </w:r>
      <w:r w:rsidR="000825B8">
        <w:t xml:space="preserve">the </w:t>
      </w:r>
      <w:r>
        <w:t xml:space="preserve">late morning and afternoon of </w:t>
      </w:r>
      <w:r w:rsidR="0081177C">
        <w:t>December</w:t>
      </w:r>
      <w:r>
        <w:t xml:space="preserve"> 15</w:t>
      </w:r>
      <w:r w:rsidR="0081177C">
        <w:t>,</w:t>
      </w:r>
      <w:r>
        <w:t xml:space="preserve"> </w:t>
      </w:r>
      <w:r w:rsidR="007611D3">
        <w:t xml:space="preserve">the </w:t>
      </w:r>
      <w:r>
        <w:t xml:space="preserve">mid-morning and afternoon of </w:t>
      </w:r>
      <w:r w:rsidR="0081177C">
        <w:t>December</w:t>
      </w:r>
      <w:r>
        <w:t xml:space="preserve"> 17</w:t>
      </w:r>
      <w:r w:rsidR="0081177C">
        <w:t xml:space="preserve">, </w:t>
      </w:r>
      <w:r>
        <w:t xml:space="preserve">and </w:t>
      </w:r>
      <w:r w:rsidR="000825B8">
        <w:t xml:space="preserve">the </w:t>
      </w:r>
      <w:r>
        <w:t xml:space="preserve">early evening of </w:t>
      </w:r>
      <w:r w:rsidR="0081177C">
        <w:t>December</w:t>
      </w:r>
      <w:r w:rsidR="000825B8">
        <w:t> </w:t>
      </w:r>
      <w:r>
        <w:t>18</w:t>
      </w:r>
      <w:r w:rsidR="00A96E71">
        <w:t xml:space="preserve">.  </w:t>
      </w:r>
      <w:r>
        <w:t>Active efforts confirmed the fish in the marina</w:t>
      </w:r>
      <w:r w:rsidR="00A96E71">
        <w:t xml:space="preserve">.  </w:t>
      </w:r>
      <w:r>
        <w:t xml:space="preserve">Among other records, efforts triangulated the fish under the dock at boat slip L1in the marina in the morning of </w:t>
      </w:r>
      <w:r w:rsidR="0081177C">
        <w:t>December</w:t>
      </w:r>
      <w:r>
        <w:t xml:space="preserve"> 10 before the fish moved west 30 minutes later</w:t>
      </w:r>
      <w:r w:rsidR="00A96E71">
        <w:t xml:space="preserve">.  </w:t>
      </w:r>
      <w:r>
        <w:t>Later that morning, the fish was also contacted near the shore at the point in the marina</w:t>
      </w:r>
      <w:r w:rsidR="00A96E71">
        <w:t xml:space="preserve">.  </w:t>
      </w:r>
      <w:r>
        <w:t xml:space="preserve">In the morning of </w:t>
      </w:r>
      <w:r w:rsidR="0081177C">
        <w:t>December</w:t>
      </w:r>
      <w:r>
        <w:t xml:space="preserve"> 15</w:t>
      </w:r>
      <w:r w:rsidR="0081177C">
        <w:t>,</w:t>
      </w:r>
      <w:r>
        <w:t xml:space="preserve"> the fish was triangula</w:t>
      </w:r>
      <w:r w:rsidR="0081177C">
        <w:t>ted under the dock at boat slip </w:t>
      </w:r>
      <w:r>
        <w:t>L19</w:t>
      </w:r>
      <w:r w:rsidR="00A96E71">
        <w:t xml:space="preserve">.  </w:t>
      </w:r>
      <w:r>
        <w:t xml:space="preserve">The fish was likely </w:t>
      </w:r>
      <w:r w:rsidR="00363DA5">
        <w:t>toward</w:t>
      </w:r>
      <w:r>
        <w:t xml:space="preserve"> the east end of the marina in the evening of </w:t>
      </w:r>
      <w:r w:rsidR="0081177C">
        <w:t>December</w:t>
      </w:r>
      <w:r>
        <w:t xml:space="preserve"> 14 and </w:t>
      </w:r>
      <w:r w:rsidR="000825B8">
        <w:t xml:space="preserve">the </w:t>
      </w:r>
      <w:r>
        <w:t xml:space="preserve">evening of </w:t>
      </w:r>
      <w:r w:rsidR="0081177C">
        <w:t>December</w:t>
      </w:r>
      <w:r>
        <w:t xml:space="preserve"> 18</w:t>
      </w:r>
      <w:r w:rsidR="0081177C">
        <w:t>,</w:t>
      </w:r>
      <w:r>
        <w:t xml:space="preserve"> as evidenced by SUR records from the </w:t>
      </w:r>
      <w:r w:rsidR="006F7E08">
        <w:t>upper “T”</w:t>
      </w:r>
      <w:r w:rsidR="00A96E71">
        <w:t xml:space="preserve">.  </w:t>
      </w:r>
      <w:r>
        <w:t xml:space="preserve">This fish was not contacted for approximately a month </w:t>
      </w:r>
      <w:r>
        <w:lastRenderedPageBreak/>
        <w:t>through the end of December and beginning of January</w:t>
      </w:r>
      <w:r w:rsidR="00A96E71">
        <w:t xml:space="preserve">.  </w:t>
      </w:r>
      <w:r>
        <w:t>In the evening of January 17</w:t>
      </w:r>
      <w:r w:rsidR="0081177C">
        <w:t>,</w:t>
      </w:r>
      <w:r>
        <w:t xml:space="preserve"> fish 12</w:t>
      </w:r>
      <w:r w:rsidR="002C17AD">
        <w:t>3 was passively tracked first in</w:t>
      </w:r>
      <w:r>
        <w:t xml:space="preserve"> the </w:t>
      </w:r>
      <w:r w:rsidR="006F7E08">
        <w:t>upper “T”</w:t>
      </w:r>
      <w:r>
        <w:t>, then on the west side of the east channel</w:t>
      </w:r>
      <w:r w:rsidR="000825B8">
        <w:t>,</w:t>
      </w:r>
      <w:r>
        <w:t xml:space="preserve"> and finally briefly in the middle of the east channel</w:t>
      </w:r>
      <w:r w:rsidR="00A96E71">
        <w:t xml:space="preserve">.  </w:t>
      </w:r>
      <w:r>
        <w:t xml:space="preserve">By the morning of </w:t>
      </w:r>
      <w:r w:rsidR="0081177C">
        <w:t>January</w:t>
      </w:r>
      <w:r>
        <w:t xml:space="preserve"> 18</w:t>
      </w:r>
      <w:r w:rsidR="000825B8">
        <w:t>,</w:t>
      </w:r>
      <w:r>
        <w:t xml:space="preserve"> the fish returned west in the east channel </w:t>
      </w:r>
      <w:r w:rsidR="00363DA5">
        <w:t>toward</w:t>
      </w:r>
      <w:r>
        <w:t xml:space="preserve"> the </w:t>
      </w:r>
      <w:r w:rsidR="006F7E08">
        <w:t>upper “T”</w:t>
      </w:r>
      <w:r>
        <w:t xml:space="preserve"> where it continued to be contacted through </w:t>
      </w:r>
      <w:r w:rsidR="0081177C">
        <w:t>January</w:t>
      </w:r>
      <w:r>
        <w:t xml:space="preserve"> 27</w:t>
      </w:r>
      <w:r w:rsidR="0081177C">
        <w:t>,</w:t>
      </w:r>
      <w:r>
        <w:t xml:space="preserve"> with brief occasional contacts by the SUR deployed in the middle of the east channel</w:t>
      </w:r>
      <w:r w:rsidR="00A96E71">
        <w:t xml:space="preserve">.  </w:t>
      </w:r>
      <w:r>
        <w:t xml:space="preserve">Periods of non-detection occurred in the late morning and early afternoon of </w:t>
      </w:r>
      <w:r w:rsidR="0081177C">
        <w:t>January</w:t>
      </w:r>
      <w:r>
        <w:t xml:space="preserve"> 18</w:t>
      </w:r>
      <w:r w:rsidR="0081177C">
        <w:t>;</w:t>
      </w:r>
      <w:r>
        <w:t xml:space="preserve"> most of the daylight hours and early evening</w:t>
      </w:r>
      <w:r w:rsidR="000825B8">
        <w:t>s</w:t>
      </w:r>
      <w:r>
        <w:t xml:space="preserve"> of </w:t>
      </w:r>
      <w:r w:rsidR="0081177C">
        <w:t>January</w:t>
      </w:r>
      <w:r>
        <w:t xml:space="preserve"> 19</w:t>
      </w:r>
      <w:r w:rsidR="0081177C">
        <w:t>,</w:t>
      </w:r>
      <w:r>
        <w:t xml:space="preserve"> 22</w:t>
      </w:r>
      <w:r w:rsidR="0081177C">
        <w:t>,</w:t>
      </w:r>
      <w:r>
        <w:t xml:space="preserve"> and 23</w:t>
      </w:r>
      <w:r w:rsidR="0081177C">
        <w:t>;</w:t>
      </w:r>
      <w:r>
        <w:t xml:space="preserve"> most of the daylight hours of </w:t>
      </w:r>
      <w:r w:rsidR="0081177C">
        <w:t>January</w:t>
      </w:r>
      <w:r>
        <w:t xml:space="preserve"> 20 and 21</w:t>
      </w:r>
      <w:r w:rsidR="0081177C">
        <w:t>;</w:t>
      </w:r>
      <w:r>
        <w:t xml:space="preserve"> and all of </w:t>
      </w:r>
      <w:r w:rsidR="0081177C">
        <w:t>January</w:t>
      </w:r>
      <w:r>
        <w:t xml:space="preserve"> 25</w:t>
      </w:r>
      <w:r w:rsidR="0081177C">
        <w:t>,</w:t>
      </w:r>
      <w:r>
        <w:t xml:space="preserve"> 26</w:t>
      </w:r>
      <w:r w:rsidR="0081177C">
        <w:t>,</w:t>
      </w:r>
      <w:r>
        <w:t xml:space="preserve"> and 27</w:t>
      </w:r>
      <w:r w:rsidR="0081177C">
        <w:t>,</w:t>
      </w:r>
      <w:r>
        <w:t xml:space="preserve"> with the exception of the early morning hours</w:t>
      </w:r>
      <w:r w:rsidR="00A96E71">
        <w:t xml:space="preserve">.  </w:t>
      </w:r>
      <w:r>
        <w:t xml:space="preserve">Fish 123 was passively tracked in the east channel and near the </w:t>
      </w:r>
      <w:r w:rsidR="006F7E08">
        <w:t>upper “T”</w:t>
      </w:r>
      <w:r>
        <w:t xml:space="preserve"> in the morning and evening of </w:t>
      </w:r>
      <w:r w:rsidR="0081177C">
        <w:t>January</w:t>
      </w:r>
      <w:r>
        <w:t xml:space="preserve"> 28</w:t>
      </w:r>
      <w:r w:rsidR="00A96E71">
        <w:t xml:space="preserve">.  </w:t>
      </w:r>
      <w:r>
        <w:t xml:space="preserve">In the evening of </w:t>
      </w:r>
      <w:r w:rsidR="0081177C">
        <w:t>January</w:t>
      </w:r>
      <w:r>
        <w:t xml:space="preserve"> 28</w:t>
      </w:r>
      <w:r w:rsidR="0081177C">
        <w:t>,</w:t>
      </w:r>
      <w:r>
        <w:t xml:space="preserve"> fish 123 was actively contacted in the east channel moving westward from one side of the channel to the other</w:t>
      </w:r>
      <w:r w:rsidR="00A96E71">
        <w:t xml:space="preserve">.  </w:t>
      </w:r>
      <w:r>
        <w:t>From January 29 to February 3</w:t>
      </w:r>
      <w:r w:rsidR="0081177C">
        <w:t>,</w:t>
      </w:r>
      <w:r>
        <w:t xml:space="preserve"> this fish was passively recorded in the east channel</w:t>
      </w:r>
      <w:r w:rsidR="000825B8">
        <w:t>,</w:t>
      </w:r>
      <w:r w:rsidR="002C17AD">
        <w:t xml:space="preserve"> with occasional contacts in</w:t>
      </w:r>
      <w:r>
        <w:t xml:space="preserve"> the </w:t>
      </w:r>
      <w:r w:rsidR="006F7E08">
        <w:t>upper “T”</w:t>
      </w:r>
      <w:r>
        <w:t xml:space="preserve"> and periods of non-detection each day during most </w:t>
      </w:r>
      <w:r w:rsidR="007611D3">
        <w:t xml:space="preserve">of the </w:t>
      </w:r>
      <w:r>
        <w:t>daylight hours</w:t>
      </w:r>
      <w:r w:rsidR="00A96E71">
        <w:t xml:space="preserve">.  </w:t>
      </w:r>
      <w:r>
        <w:t>On February 4 and 6</w:t>
      </w:r>
      <w:r w:rsidR="0081177C">
        <w:t>,</w:t>
      </w:r>
      <w:r>
        <w:t xml:space="preserve"> the fish was contacted in the same area in the morning hours before contact was completely lost</w:t>
      </w:r>
      <w:r w:rsidR="00A96E71">
        <w:t xml:space="preserve">.  </w:t>
      </w:r>
      <w:r w:rsidR="002C17AD">
        <w:t>Fish 123 was last contacted in</w:t>
      </w:r>
      <w:r>
        <w:t xml:space="preserve"> the </w:t>
      </w:r>
      <w:r w:rsidR="006F7E08">
        <w:t>upper “T”</w:t>
      </w:r>
      <w:r>
        <w:t xml:space="preserve"> in the early afternoon of February 6</w:t>
      </w:r>
      <w:r w:rsidR="0081177C" w:rsidRPr="0081177C">
        <w:t>.</w:t>
      </w:r>
    </w:p>
    <w:p w14:paraId="43F30192" w14:textId="77777777" w:rsidR="00A757C6" w:rsidRDefault="00A757C6" w:rsidP="00A757C6"/>
    <w:p w14:paraId="589126BA" w14:textId="77777777" w:rsidR="0080287B" w:rsidRDefault="0080287B" w:rsidP="00A757C6"/>
    <w:p w14:paraId="5C90213E" w14:textId="77777777" w:rsidR="00A757C6" w:rsidRPr="00CD178B" w:rsidRDefault="00A757C6" w:rsidP="0080287B">
      <w:pPr>
        <w:pStyle w:val="Attachment-heading2"/>
      </w:pPr>
      <w:r>
        <w:t>Fish 124</w:t>
      </w:r>
    </w:p>
    <w:p w14:paraId="2058343F" w14:textId="77777777" w:rsidR="00A757C6" w:rsidRDefault="00A757C6" w:rsidP="00A757C6"/>
    <w:p w14:paraId="72D91DDD" w14:textId="00722537" w:rsidR="00A757C6" w:rsidRDefault="00A757C6" w:rsidP="00A757C6">
      <w:r>
        <w:t>Fish 124 (TL</w:t>
      </w:r>
      <w:r w:rsidR="009B3567">
        <w:t xml:space="preserve"> = </w:t>
      </w:r>
      <w:r>
        <w:t>419 mm and M</w:t>
      </w:r>
      <w:r w:rsidR="009B3567">
        <w:t xml:space="preserve"> = </w:t>
      </w:r>
      <w:r>
        <w:t>701</w:t>
      </w:r>
      <w:r w:rsidRPr="00E420DB">
        <w:t xml:space="preserve"> g) was released into </w:t>
      </w:r>
      <w:r>
        <w:t>Laughlin Lagoon</w:t>
      </w:r>
      <w:r w:rsidRPr="00E420DB">
        <w:t xml:space="preserve"> on </w:t>
      </w:r>
      <w:r>
        <w:t>December 9, 2015</w:t>
      </w:r>
      <w:r w:rsidR="00A96E71">
        <w:t xml:space="preserve">.  </w:t>
      </w:r>
      <w:r>
        <w:t>This fish remained in or near the marina initially after release</w:t>
      </w:r>
      <w:r w:rsidR="00C1739B">
        <w:t>,</w:t>
      </w:r>
      <w:r>
        <w:t xml:space="preserve"> where it was continuously recorded by SURs with periods of non-detection in the late evening of </w:t>
      </w:r>
      <w:r w:rsidR="0081177C">
        <w:t>December</w:t>
      </w:r>
      <w:r>
        <w:t xml:space="preserve"> 9</w:t>
      </w:r>
      <w:r w:rsidR="0081177C">
        <w:t>,</w:t>
      </w:r>
      <w:r>
        <w:t xml:space="preserve"> </w:t>
      </w:r>
      <w:r w:rsidR="000825B8">
        <w:t xml:space="preserve">the </w:t>
      </w:r>
      <w:r>
        <w:t xml:space="preserve">early afternoon of </w:t>
      </w:r>
      <w:r w:rsidR="0081177C">
        <w:t>December</w:t>
      </w:r>
      <w:r>
        <w:t xml:space="preserve"> 10</w:t>
      </w:r>
      <w:r w:rsidR="0081177C">
        <w:t>,</w:t>
      </w:r>
      <w:r>
        <w:t xml:space="preserve"> </w:t>
      </w:r>
      <w:r w:rsidR="000825B8">
        <w:t xml:space="preserve">the </w:t>
      </w:r>
      <w:r w:rsidR="002C17AD">
        <w:t>late evening </w:t>
      </w:r>
      <w:r>
        <w:t xml:space="preserve">of </w:t>
      </w:r>
      <w:r w:rsidR="0081177C">
        <w:t>December</w:t>
      </w:r>
      <w:r>
        <w:t xml:space="preserve"> 12</w:t>
      </w:r>
      <w:r w:rsidR="0081177C">
        <w:t>,</w:t>
      </w:r>
      <w:r>
        <w:t xml:space="preserve"> </w:t>
      </w:r>
      <w:r w:rsidR="000825B8">
        <w:t xml:space="preserve">the </w:t>
      </w:r>
      <w:r>
        <w:t xml:space="preserve">early morning of </w:t>
      </w:r>
      <w:r w:rsidR="0081177C">
        <w:t>December</w:t>
      </w:r>
      <w:r>
        <w:t xml:space="preserve"> 14</w:t>
      </w:r>
      <w:r w:rsidR="0081177C">
        <w:t>,</w:t>
      </w:r>
      <w:r>
        <w:t xml:space="preserve"> and </w:t>
      </w:r>
      <w:r w:rsidR="0081177C">
        <w:t xml:space="preserve">the </w:t>
      </w:r>
      <w:r>
        <w:t xml:space="preserve">evening of </w:t>
      </w:r>
      <w:r w:rsidR="0081177C">
        <w:t>December</w:t>
      </w:r>
      <w:r>
        <w:t xml:space="preserve"> 18</w:t>
      </w:r>
      <w:r w:rsidR="00A96E71">
        <w:t xml:space="preserve">.  </w:t>
      </w:r>
      <w:r>
        <w:t>During this time</w:t>
      </w:r>
      <w:r w:rsidR="000825B8">
        <w:t>,</w:t>
      </w:r>
      <w:r>
        <w:t xml:space="preserve"> SURs also contacted the fish in or near the </w:t>
      </w:r>
      <w:r w:rsidR="006F7E08">
        <w:t>upper “T”</w:t>
      </w:r>
      <w:r>
        <w:t xml:space="preserve"> in the early morning of </w:t>
      </w:r>
      <w:r w:rsidR="0081177C">
        <w:t>December</w:t>
      </w:r>
      <w:r>
        <w:t xml:space="preserve"> 10</w:t>
      </w:r>
      <w:r w:rsidR="0081177C">
        <w:t>,</w:t>
      </w:r>
      <w:r>
        <w:t xml:space="preserve"> late afternoon of </w:t>
      </w:r>
      <w:r w:rsidR="0081177C">
        <w:t>December</w:t>
      </w:r>
      <w:r>
        <w:t xml:space="preserve"> 14</w:t>
      </w:r>
      <w:r w:rsidR="0081177C">
        <w:t>,</w:t>
      </w:r>
      <w:r>
        <w:t xml:space="preserve"> </w:t>
      </w:r>
      <w:r w:rsidR="002C17AD">
        <w:t xml:space="preserve">the </w:t>
      </w:r>
      <w:r>
        <w:t xml:space="preserve">early evening of </w:t>
      </w:r>
      <w:r w:rsidR="0081177C">
        <w:t>December</w:t>
      </w:r>
      <w:r>
        <w:t xml:space="preserve"> 17</w:t>
      </w:r>
      <w:r w:rsidR="0081177C">
        <w:t>,</w:t>
      </w:r>
      <w:r>
        <w:t xml:space="preserve"> and </w:t>
      </w:r>
      <w:r w:rsidR="002C17AD">
        <w:t xml:space="preserve">the </w:t>
      </w:r>
      <w:r>
        <w:t xml:space="preserve">late afternoon of </w:t>
      </w:r>
      <w:r w:rsidR="0081177C">
        <w:t>December</w:t>
      </w:r>
      <w:r>
        <w:t xml:space="preserve"> 18</w:t>
      </w:r>
      <w:r w:rsidR="00A96E71">
        <w:t xml:space="preserve">.  </w:t>
      </w:r>
      <w:r>
        <w:t xml:space="preserve">Active efforts continued to contact this fish in the marina and included triangulations near boat slip B8 in the morning of </w:t>
      </w:r>
      <w:r w:rsidR="0081177C">
        <w:t>December</w:t>
      </w:r>
      <w:r>
        <w:t xml:space="preserve"> 10</w:t>
      </w:r>
      <w:r w:rsidR="002C17AD">
        <w:t>,</w:t>
      </w:r>
      <w:r>
        <w:t xml:space="preserve"> </w:t>
      </w:r>
      <w:commentRangeStart w:id="753"/>
      <w:r>
        <w:t xml:space="preserve">near the </w:t>
      </w:r>
      <w:del w:id="754" w:author="Kristen Humphrey" w:date="2016-08-22T19:32:00Z">
        <w:r w:rsidDel="00274E66">
          <w:delText>point</w:delText>
        </w:r>
        <w:commentRangeEnd w:id="753"/>
        <w:r w:rsidR="00555D49" w:rsidDel="00274E66">
          <w:rPr>
            <w:rStyle w:val="CommentReference"/>
          </w:rPr>
          <w:commentReference w:id="753"/>
        </w:r>
        <w:r w:rsidDel="00274E66">
          <w:delText xml:space="preserve"> </w:delText>
        </w:r>
      </w:del>
      <w:ins w:id="755" w:author="Kristen Humphrey" w:date="2016-08-22T19:32:00Z">
        <w:r w:rsidR="00274E66">
          <w:t xml:space="preserve">south shore of the marina </w:t>
        </w:r>
      </w:ins>
      <w:r>
        <w:t xml:space="preserve">in the evening of </w:t>
      </w:r>
      <w:r w:rsidR="0081177C">
        <w:t>December</w:t>
      </w:r>
      <w:r w:rsidR="000825B8">
        <w:t> </w:t>
      </w:r>
      <w:r>
        <w:t>10</w:t>
      </w:r>
      <w:r w:rsidR="000825B8">
        <w:t>,</w:t>
      </w:r>
      <w:r>
        <w:t xml:space="preserve"> east of the point in the morning of </w:t>
      </w:r>
      <w:r w:rsidR="0081177C">
        <w:t>December</w:t>
      </w:r>
      <w:r>
        <w:t xml:space="preserve"> 15</w:t>
      </w:r>
      <w:r w:rsidR="000825B8">
        <w:t>,</w:t>
      </w:r>
      <w:r>
        <w:t xml:space="preserve"> under the dock at boat slip C3 in the evening of </w:t>
      </w:r>
      <w:r w:rsidR="0081177C">
        <w:t>December</w:t>
      </w:r>
      <w:r>
        <w:t xml:space="preserve"> 15</w:t>
      </w:r>
      <w:r w:rsidR="000825B8">
        <w:t>,</w:t>
      </w:r>
      <w:r>
        <w:t xml:space="preserve"> and under the dock at boat slip</w:t>
      </w:r>
      <w:r w:rsidR="000825B8">
        <w:t>s</w:t>
      </w:r>
      <w:r>
        <w:t xml:space="preserve"> B4 and B3 in the late morning of </w:t>
      </w:r>
      <w:r w:rsidR="0081177C">
        <w:t>December</w:t>
      </w:r>
      <w:r>
        <w:t xml:space="preserve"> 16</w:t>
      </w:r>
      <w:r w:rsidR="00A96E71">
        <w:t xml:space="preserve">.  </w:t>
      </w:r>
      <w:r>
        <w:t>After December 18</w:t>
      </w:r>
      <w:r w:rsidR="0081177C">
        <w:t>,</w:t>
      </w:r>
      <w:r>
        <w:t xml:space="preserve"> this fish was not contacted again until the late evening of January 6</w:t>
      </w:r>
      <w:r w:rsidR="0081177C">
        <w:t>,</w:t>
      </w:r>
      <w:r>
        <w:t xml:space="preserve"> 2016</w:t>
      </w:r>
      <w:r w:rsidR="0081177C">
        <w:t>,</w:t>
      </w:r>
      <w:r>
        <w:t xml:space="preserve"> and </w:t>
      </w:r>
      <w:r w:rsidR="0081177C">
        <w:t xml:space="preserve">the </w:t>
      </w:r>
      <w:r>
        <w:t xml:space="preserve">morning of </w:t>
      </w:r>
      <w:r w:rsidR="0081177C">
        <w:t>January</w:t>
      </w:r>
      <w:r>
        <w:t xml:space="preserve"> 8 still in the marina</w:t>
      </w:r>
      <w:r w:rsidR="00A96E71">
        <w:t xml:space="preserve">.  </w:t>
      </w:r>
      <w:r>
        <w:t>Fish 124 then remained in the marina</w:t>
      </w:r>
      <w:r w:rsidR="000825B8">
        <w:t>,</w:t>
      </w:r>
      <w:r>
        <w:t xml:space="preserve"> but longer periods of non-detection were recorded</w:t>
      </w:r>
      <w:r w:rsidR="00A96E71">
        <w:t xml:space="preserve">.  </w:t>
      </w:r>
      <w:r>
        <w:t xml:space="preserve">The fish was only contacted by SUR in the marina in the evening of </w:t>
      </w:r>
      <w:r w:rsidR="0081177C">
        <w:t>January</w:t>
      </w:r>
      <w:r>
        <w:t xml:space="preserve"> 13</w:t>
      </w:r>
      <w:r w:rsidR="0081177C">
        <w:t>,</w:t>
      </w:r>
      <w:r>
        <w:t xml:space="preserve"> </w:t>
      </w:r>
      <w:r w:rsidR="000825B8">
        <w:t xml:space="preserve">the </w:t>
      </w:r>
      <w:r>
        <w:t xml:space="preserve">early morning of </w:t>
      </w:r>
      <w:r w:rsidR="0081177C">
        <w:t>January</w:t>
      </w:r>
      <w:r>
        <w:t xml:space="preserve"> 14</w:t>
      </w:r>
      <w:r w:rsidR="0081177C">
        <w:t>,</w:t>
      </w:r>
      <w:r>
        <w:t xml:space="preserve"> </w:t>
      </w:r>
      <w:r w:rsidR="000825B8">
        <w:t xml:space="preserve">the </w:t>
      </w:r>
      <w:r>
        <w:t xml:space="preserve">early morning of </w:t>
      </w:r>
      <w:r w:rsidR="0081177C">
        <w:t>January</w:t>
      </w:r>
      <w:r>
        <w:t>15</w:t>
      </w:r>
      <w:r w:rsidR="0081177C">
        <w:t>,</w:t>
      </w:r>
      <w:r>
        <w:t xml:space="preserve"> </w:t>
      </w:r>
      <w:r w:rsidR="000825B8">
        <w:t xml:space="preserve">the </w:t>
      </w:r>
      <w:r>
        <w:t xml:space="preserve">early morning and late evening of </w:t>
      </w:r>
      <w:r w:rsidR="0081177C">
        <w:t>January</w:t>
      </w:r>
      <w:r>
        <w:t xml:space="preserve"> 1</w:t>
      </w:r>
      <w:r w:rsidR="00A96E71">
        <w:t>7</w:t>
      </w:r>
      <w:r>
        <w:t xml:space="preserve">, </w:t>
      </w:r>
      <w:r w:rsidR="000825B8">
        <w:t xml:space="preserve">the </w:t>
      </w:r>
      <w:r>
        <w:t xml:space="preserve">early morning of </w:t>
      </w:r>
      <w:r w:rsidR="0081177C">
        <w:t>January</w:t>
      </w:r>
      <w:r>
        <w:t xml:space="preserve"> 18</w:t>
      </w:r>
      <w:r w:rsidR="0081177C">
        <w:t>,</w:t>
      </w:r>
      <w:r>
        <w:t xml:space="preserve"> and through most of </w:t>
      </w:r>
      <w:r w:rsidR="0081177C">
        <w:t>January</w:t>
      </w:r>
      <w:r>
        <w:t xml:space="preserve"> 19</w:t>
      </w:r>
      <w:r w:rsidR="0081177C">
        <w:t>,</w:t>
      </w:r>
      <w:r>
        <w:t xml:space="preserve"> with the exception of the early morning</w:t>
      </w:r>
      <w:r w:rsidR="00A96E71">
        <w:t xml:space="preserve">.  </w:t>
      </w:r>
      <w:r>
        <w:t xml:space="preserve">Through the morning of </w:t>
      </w:r>
      <w:r w:rsidR="0081177C">
        <w:t>January</w:t>
      </w:r>
      <w:r>
        <w:t xml:space="preserve"> 20</w:t>
      </w:r>
      <w:r w:rsidR="0081177C">
        <w:t>,</w:t>
      </w:r>
      <w:r>
        <w:t xml:space="preserve"> fish 124 was passively contacted in </w:t>
      </w:r>
      <w:r w:rsidR="000825B8">
        <w:t xml:space="preserve">the </w:t>
      </w:r>
      <w:r w:rsidR="006F7E08">
        <w:t>upper “T”</w:t>
      </w:r>
      <w:r>
        <w:t xml:space="preserve">, </w:t>
      </w:r>
      <w:r w:rsidR="000825B8">
        <w:t xml:space="preserve">the </w:t>
      </w:r>
      <w:r>
        <w:t>west end of the east channel, and briefly in the middle of the east channel</w:t>
      </w:r>
      <w:r w:rsidR="00A96E71">
        <w:t xml:space="preserve">.  </w:t>
      </w:r>
      <w:r>
        <w:t xml:space="preserve">With the exception of the early morning of </w:t>
      </w:r>
      <w:r w:rsidR="0081177C">
        <w:t>January</w:t>
      </w:r>
      <w:r w:rsidR="000825B8">
        <w:t> </w:t>
      </w:r>
      <w:r>
        <w:t>21</w:t>
      </w:r>
      <w:r w:rsidR="0081177C">
        <w:t>,</w:t>
      </w:r>
      <w:r>
        <w:t xml:space="preserve"> </w:t>
      </w:r>
      <w:r w:rsidR="000825B8">
        <w:t xml:space="preserve">the </w:t>
      </w:r>
      <w:r>
        <w:t xml:space="preserve">late morning of </w:t>
      </w:r>
      <w:r w:rsidR="0081177C">
        <w:t>January</w:t>
      </w:r>
      <w:r>
        <w:t xml:space="preserve"> 22</w:t>
      </w:r>
      <w:r w:rsidR="0081177C">
        <w:t>,</w:t>
      </w:r>
      <w:r>
        <w:t xml:space="preserve"> and </w:t>
      </w:r>
      <w:r w:rsidR="007611D3">
        <w:t xml:space="preserve">the </w:t>
      </w:r>
      <w:r>
        <w:t xml:space="preserve">mid-morning of </w:t>
      </w:r>
      <w:r w:rsidR="0081177C">
        <w:t>January</w:t>
      </w:r>
      <w:r>
        <w:t xml:space="preserve"> 23</w:t>
      </w:r>
      <w:r w:rsidR="0081177C">
        <w:t>,</w:t>
      </w:r>
      <w:r>
        <w:t xml:space="preserve"> fish 124 was exclusively tracked in the </w:t>
      </w:r>
      <w:r w:rsidR="006F7E08">
        <w:t>upper “T”</w:t>
      </w:r>
      <w:r>
        <w:t xml:space="preserve"> into the afternoon </w:t>
      </w:r>
      <w:r>
        <w:lastRenderedPageBreak/>
        <w:t xml:space="preserve">of </w:t>
      </w:r>
      <w:r w:rsidR="0081177C">
        <w:t>January</w:t>
      </w:r>
      <w:r w:rsidR="000825B8">
        <w:t> </w:t>
      </w:r>
      <w:r>
        <w:t>23</w:t>
      </w:r>
      <w:r w:rsidR="00A96E71">
        <w:t xml:space="preserve">.  </w:t>
      </w:r>
      <w:r>
        <w:t>Fish 124 was then contacted both b</w:t>
      </w:r>
      <w:r w:rsidR="000825B8">
        <w:t>y SURs deployed in the west end </w:t>
      </w:r>
      <w:r w:rsidR="002C17AD">
        <w:t>of the east channel and in</w:t>
      </w:r>
      <w:r>
        <w:t xml:space="preserve"> the </w:t>
      </w:r>
      <w:r w:rsidR="006F7E08">
        <w:t>upper “T”</w:t>
      </w:r>
      <w:r>
        <w:t xml:space="preserve"> through the evening of </w:t>
      </w:r>
      <w:r w:rsidR="0081177C">
        <w:t>January</w:t>
      </w:r>
      <w:r>
        <w:t xml:space="preserve"> 23</w:t>
      </w:r>
      <w:r w:rsidR="0081177C">
        <w:t>,</w:t>
      </w:r>
      <w:r>
        <w:t xml:space="preserve"> </w:t>
      </w:r>
      <w:r w:rsidR="007611D3">
        <w:t xml:space="preserve">the </w:t>
      </w:r>
      <w:r>
        <w:t xml:space="preserve">early morning of </w:t>
      </w:r>
      <w:r w:rsidR="0081177C">
        <w:t>January</w:t>
      </w:r>
      <w:r>
        <w:t xml:space="preserve"> 24</w:t>
      </w:r>
      <w:r w:rsidR="0081177C">
        <w:t>,</w:t>
      </w:r>
      <w:r>
        <w:t xml:space="preserve"> </w:t>
      </w:r>
      <w:r w:rsidR="007611D3">
        <w:t xml:space="preserve">the </w:t>
      </w:r>
      <w:r>
        <w:t xml:space="preserve">early and late morning (excluding mid-morning) of </w:t>
      </w:r>
      <w:r w:rsidR="0081177C">
        <w:t>January</w:t>
      </w:r>
      <w:r>
        <w:t xml:space="preserve"> 25</w:t>
      </w:r>
      <w:r w:rsidR="0081177C">
        <w:t>,</w:t>
      </w:r>
      <w:r>
        <w:t xml:space="preserve"> and </w:t>
      </w:r>
      <w:r w:rsidR="007611D3">
        <w:t xml:space="preserve">the </w:t>
      </w:r>
      <w:r>
        <w:t xml:space="preserve">mid-morning of </w:t>
      </w:r>
      <w:r w:rsidR="0081177C">
        <w:t>January</w:t>
      </w:r>
      <w:r w:rsidR="007611D3">
        <w:t> </w:t>
      </w:r>
      <w:r>
        <w:t>26</w:t>
      </w:r>
      <w:r w:rsidR="00A96E71">
        <w:t xml:space="preserve">.  </w:t>
      </w:r>
      <w:r>
        <w:t xml:space="preserve">In the early morning of </w:t>
      </w:r>
      <w:r w:rsidR="0081177C">
        <w:t>January</w:t>
      </w:r>
      <w:r>
        <w:t xml:space="preserve"> 2</w:t>
      </w:r>
      <w:r w:rsidR="00A96E71">
        <w:t>6</w:t>
      </w:r>
      <w:r>
        <w:t xml:space="preserve">, the fish had been actively tracked in the east channel, initially </w:t>
      </w:r>
      <w:r w:rsidR="004A7849">
        <w:t xml:space="preserve">the </w:t>
      </w:r>
      <w:r>
        <w:t>mid-channel, before retreating to bulrush</w:t>
      </w:r>
      <w:r w:rsidR="00A96E71">
        <w:t xml:space="preserve">.  </w:t>
      </w:r>
      <w:r>
        <w:t xml:space="preserve">This fish then was only contacted at the west end of the east channel in the late evening of </w:t>
      </w:r>
      <w:r w:rsidR="00C74822">
        <w:t>January</w:t>
      </w:r>
      <w:r w:rsidR="00214D73">
        <w:t> </w:t>
      </w:r>
      <w:r>
        <w:t xml:space="preserve">26 and </w:t>
      </w:r>
      <w:r w:rsidR="004A7849">
        <w:t xml:space="preserve">the </w:t>
      </w:r>
      <w:r>
        <w:t xml:space="preserve">early morning of </w:t>
      </w:r>
      <w:r w:rsidR="00C74822">
        <w:t>January</w:t>
      </w:r>
      <w:r>
        <w:t xml:space="preserve"> 27</w:t>
      </w:r>
      <w:r w:rsidR="00A96E71">
        <w:t xml:space="preserve">.  </w:t>
      </w:r>
      <w:r>
        <w:t xml:space="preserve">Active efforts confirmed the fish to be in the area in the evening of </w:t>
      </w:r>
      <w:r w:rsidR="00214D73">
        <w:t>January</w:t>
      </w:r>
      <w:r>
        <w:t xml:space="preserve"> 26 when the fish was triangulated several meters into bulrush in very shallow water</w:t>
      </w:r>
      <w:r w:rsidR="00A96E71">
        <w:t xml:space="preserve">.  </w:t>
      </w:r>
      <w:r w:rsidR="00C74822">
        <w:t>Fish </w:t>
      </w:r>
      <w:r>
        <w:t xml:space="preserve">124 was actively contacted in the same area moving along the bulrush line in the morning of </w:t>
      </w:r>
      <w:r w:rsidR="00C74822">
        <w:t>January</w:t>
      </w:r>
      <w:r>
        <w:t xml:space="preserve"> 28</w:t>
      </w:r>
      <w:r w:rsidR="00A96E71">
        <w:t xml:space="preserve">.  </w:t>
      </w:r>
      <w:r>
        <w:t>SURs recorded the fish in the east channel</w:t>
      </w:r>
      <w:r w:rsidR="004A7849" w:rsidRPr="004A7849">
        <w:t xml:space="preserve"> </w:t>
      </w:r>
      <w:r w:rsidR="004A7849">
        <w:t>in the morning of January 29</w:t>
      </w:r>
      <w:r w:rsidR="00A96E71">
        <w:t xml:space="preserve">.  </w:t>
      </w:r>
      <w:r>
        <w:t xml:space="preserve">Beginning on </w:t>
      </w:r>
      <w:r w:rsidR="00C74822">
        <w:t>January</w:t>
      </w:r>
      <w:r>
        <w:t xml:space="preserve"> 30 through February 3</w:t>
      </w:r>
      <w:r w:rsidR="00C74822">
        <w:t>,</w:t>
      </w:r>
      <w:r>
        <w:t xml:space="preserve"> this tag became very active and was continuously contacted throughout the lagoon, including at SURs </w:t>
      </w:r>
      <w:r w:rsidR="002C17AD">
        <w:t>deployed in the east channel, in</w:t>
      </w:r>
      <w:r>
        <w:t xml:space="preserve"> the upper and lower </w:t>
      </w:r>
      <w:r w:rsidR="00AA56A3">
        <w:t>“</w:t>
      </w:r>
      <w:r>
        <w:t>t</w:t>
      </w:r>
      <w:r w:rsidR="00AA56A3">
        <w:t>”</w:t>
      </w:r>
      <w:r>
        <w:t>, outside of the lagoon at the upstream and downstream exit, and throughout the south channel (no other study fish was contacted in the south channel)</w:t>
      </w:r>
      <w:r w:rsidR="00A96E71">
        <w:t xml:space="preserve">.  </w:t>
      </w:r>
      <w:r>
        <w:t>On February 16</w:t>
      </w:r>
      <w:r w:rsidR="00C74822">
        <w:t>,</w:t>
      </w:r>
      <w:r>
        <w:t xml:space="preserve"> this tag was contacted near the exit</w:t>
      </w:r>
      <w:r w:rsidR="00C74822">
        <w:t>,</w:t>
      </w:r>
      <w:r w:rsidR="004A7849">
        <w:t xml:space="preserve"> and on February </w:t>
      </w:r>
      <w:r>
        <w:t>17</w:t>
      </w:r>
      <w:r w:rsidR="00C74822">
        <w:t>,</w:t>
      </w:r>
      <w:r>
        <w:t xml:space="preserve"> this tag was recovered by </w:t>
      </w:r>
      <w:r w:rsidR="002124DB">
        <w:t>scuba divers</w:t>
      </w:r>
      <w:r>
        <w:t xml:space="preserve"> and </w:t>
      </w:r>
      <w:r w:rsidR="004A7849">
        <w:t xml:space="preserve">the fish </w:t>
      </w:r>
      <w:r>
        <w:t xml:space="preserve">determined a mortality suspected to be due to striped bass predation based on behavioral changes in contacts (see </w:t>
      </w:r>
      <w:r w:rsidR="00AD275C" w:rsidRPr="00AD275C">
        <w:t>figure</w:t>
      </w:r>
      <w:r>
        <w:t xml:space="preserve"> </w:t>
      </w:r>
      <w:r>
        <w:rPr>
          <w:noProof/>
        </w:rPr>
        <w:t>28</w:t>
      </w:r>
      <w:r>
        <w:t>)</w:t>
      </w:r>
      <w:r w:rsidR="0080287B">
        <w:t>.</w:t>
      </w:r>
    </w:p>
    <w:p w14:paraId="65233E4A" w14:textId="77777777" w:rsidR="0080287B" w:rsidRDefault="0080287B" w:rsidP="00A757C6"/>
    <w:p w14:paraId="0E5BA458" w14:textId="77777777" w:rsidR="00A757C6" w:rsidRDefault="00A757C6" w:rsidP="00A757C6"/>
    <w:p w14:paraId="6CBC7D96" w14:textId="77777777" w:rsidR="00A757C6" w:rsidRPr="00CD178B" w:rsidRDefault="00A757C6" w:rsidP="0080287B">
      <w:pPr>
        <w:pStyle w:val="Attachment-heading2"/>
      </w:pPr>
      <w:r>
        <w:t>Fish 125</w:t>
      </w:r>
    </w:p>
    <w:p w14:paraId="162AD77C" w14:textId="77777777" w:rsidR="00A757C6" w:rsidRDefault="00A757C6" w:rsidP="00A757C6"/>
    <w:p w14:paraId="04996A6C" w14:textId="7C7F95DD" w:rsidR="00A757C6" w:rsidRPr="00C1739B" w:rsidRDefault="00A757C6" w:rsidP="00A757C6">
      <w:r>
        <w:t>Fish 125 (TL</w:t>
      </w:r>
      <w:r w:rsidR="009B3567">
        <w:t xml:space="preserve"> = </w:t>
      </w:r>
      <w:r>
        <w:t>385 mm and M</w:t>
      </w:r>
      <w:r w:rsidR="009B3567">
        <w:t xml:space="preserve"> = </w:t>
      </w:r>
      <w:r>
        <w:t>494</w:t>
      </w:r>
      <w:r w:rsidRPr="00E420DB">
        <w:t xml:space="preserve"> g) was released into </w:t>
      </w:r>
      <w:r>
        <w:t>Laughlin Lagoon</w:t>
      </w:r>
      <w:r w:rsidR="002C17AD">
        <w:t xml:space="preserve"> on </w:t>
      </w:r>
      <w:r>
        <w:t>December 9, 2015</w:t>
      </w:r>
      <w:r w:rsidR="00A96E71">
        <w:t xml:space="preserve">.  </w:t>
      </w:r>
      <w:r>
        <w:t>Initially, this fish remained in or near the marina</w:t>
      </w:r>
      <w:r w:rsidR="00574C8B">
        <w:t>,</w:t>
      </w:r>
      <w:r>
        <w:t xml:space="preserve"> as evidenced by SUR records continuously recording the fish in the marina with brief contacts in the </w:t>
      </w:r>
      <w:r w:rsidR="006F7E08">
        <w:t>upper “T”</w:t>
      </w:r>
      <w:r>
        <w:t xml:space="preserve"> in the evening of </w:t>
      </w:r>
      <w:r w:rsidR="004113C5">
        <w:t>December 9;</w:t>
      </w:r>
      <w:r>
        <w:t xml:space="preserve"> </w:t>
      </w:r>
      <w:r w:rsidR="004A7849">
        <w:t xml:space="preserve">the </w:t>
      </w:r>
      <w:r>
        <w:t xml:space="preserve">late evening of </w:t>
      </w:r>
      <w:r w:rsidR="004113C5">
        <w:t>December</w:t>
      </w:r>
      <w:r>
        <w:t xml:space="preserve"> 10</w:t>
      </w:r>
      <w:r w:rsidR="004113C5">
        <w:t>;</w:t>
      </w:r>
      <w:r>
        <w:t xml:space="preserve"> </w:t>
      </w:r>
      <w:r w:rsidR="004A7849">
        <w:t xml:space="preserve">the </w:t>
      </w:r>
      <w:r>
        <w:t>early evening</w:t>
      </w:r>
      <w:r w:rsidR="002C17AD">
        <w:t>s</w:t>
      </w:r>
      <w:r>
        <w:t xml:space="preserve"> of </w:t>
      </w:r>
      <w:r w:rsidR="004113C5">
        <w:t>December</w:t>
      </w:r>
      <w:r>
        <w:t xml:space="preserve"> 14 and 15</w:t>
      </w:r>
      <w:r w:rsidR="004A7849">
        <w:t>,</w:t>
      </w:r>
      <w:r>
        <w:t xml:space="preserve"> </w:t>
      </w:r>
      <w:r w:rsidR="004A7849">
        <w:t xml:space="preserve">the </w:t>
      </w:r>
      <w:r>
        <w:t>late morning</w:t>
      </w:r>
      <w:r w:rsidR="004A7849">
        <w:t>s</w:t>
      </w:r>
      <w:r>
        <w:t xml:space="preserve"> of </w:t>
      </w:r>
      <w:r w:rsidR="004113C5">
        <w:t>December</w:t>
      </w:r>
      <w:r>
        <w:t xml:space="preserve"> 19 and 20</w:t>
      </w:r>
      <w:r w:rsidR="004113C5">
        <w:t>;</w:t>
      </w:r>
      <w:r>
        <w:t xml:space="preserve"> and periods of non-detection during the late evening of </w:t>
      </w:r>
      <w:r w:rsidR="004113C5">
        <w:t>December</w:t>
      </w:r>
      <w:r>
        <w:t xml:space="preserve"> 9</w:t>
      </w:r>
      <w:r w:rsidR="004113C5">
        <w:t>;</w:t>
      </w:r>
      <w:r>
        <w:t xml:space="preserve"> </w:t>
      </w:r>
      <w:r w:rsidR="004A7849">
        <w:t xml:space="preserve">the </w:t>
      </w:r>
      <w:r>
        <w:t>late mo</w:t>
      </w:r>
      <w:r w:rsidR="00574C8B">
        <w:t xml:space="preserve">rning and mid-evening of </w:t>
      </w:r>
      <w:r w:rsidR="004113C5">
        <w:t>December</w:t>
      </w:r>
      <w:r w:rsidR="00574C8B">
        <w:t xml:space="preserve"> 12</w:t>
      </w:r>
      <w:r w:rsidR="004113C5">
        <w:t xml:space="preserve">; the </w:t>
      </w:r>
      <w:r>
        <w:t>afternoon</w:t>
      </w:r>
      <w:r w:rsidR="004A7849">
        <w:t>s</w:t>
      </w:r>
      <w:r>
        <w:t xml:space="preserve"> of </w:t>
      </w:r>
      <w:r w:rsidR="004113C5">
        <w:t>December</w:t>
      </w:r>
      <w:r>
        <w:t xml:space="preserve"> 13</w:t>
      </w:r>
      <w:r w:rsidR="004113C5">
        <w:t>,</w:t>
      </w:r>
      <w:r>
        <w:t xml:space="preserve"> 14</w:t>
      </w:r>
      <w:r w:rsidR="004113C5">
        <w:t>,</w:t>
      </w:r>
      <w:r>
        <w:t xml:space="preserve"> and 15</w:t>
      </w:r>
      <w:r w:rsidR="004113C5">
        <w:t>;</w:t>
      </w:r>
      <w:r>
        <w:t xml:space="preserve"> </w:t>
      </w:r>
      <w:r w:rsidR="004A7849">
        <w:t xml:space="preserve">the </w:t>
      </w:r>
      <w:r>
        <w:t xml:space="preserve">late morning of </w:t>
      </w:r>
      <w:r w:rsidR="004113C5">
        <w:t>December</w:t>
      </w:r>
      <w:r>
        <w:t xml:space="preserve"> 17</w:t>
      </w:r>
      <w:r w:rsidR="004113C5">
        <w:t>;</w:t>
      </w:r>
      <w:r>
        <w:t xml:space="preserve"> </w:t>
      </w:r>
      <w:r w:rsidR="004113C5">
        <w:t xml:space="preserve">the </w:t>
      </w:r>
      <w:r>
        <w:t xml:space="preserve">afternoon of </w:t>
      </w:r>
      <w:r w:rsidR="004113C5">
        <w:t>December</w:t>
      </w:r>
      <w:r>
        <w:t xml:space="preserve"> 20</w:t>
      </w:r>
      <w:r w:rsidR="004113C5">
        <w:t>;</w:t>
      </w:r>
      <w:r>
        <w:t xml:space="preserve"> and late afternoon of </w:t>
      </w:r>
      <w:r w:rsidR="004113C5">
        <w:t>December</w:t>
      </w:r>
      <w:r>
        <w:t xml:space="preserve"> 21</w:t>
      </w:r>
      <w:r w:rsidR="00A96E71">
        <w:t xml:space="preserve">.  </w:t>
      </w:r>
      <w:r>
        <w:t xml:space="preserve">Active tracking during this time triangulated fish 125 in the marina under a dock at boat slip L5 on multiple occasions in the morning of </w:t>
      </w:r>
      <w:r w:rsidR="004113C5">
        <w:t>December</w:t>
      </w:r>
      <w:r>
        <w:t xml:space="preserve"> 10 and near the </w:t>
      </w:r>
      <w:r w:rsidR="006F7E08">
        <w:t>upper “T”</w:t>
      </w:r>
      <w:r>
        <w:t xml:space="preserve"> in the late evening of </w:t>
      </w:r>
      <w:r w:rsidR="004113C5">
        <w:t>December</w:t>
      </w:r>
      <w:r>
        <w:t xml:space="preserve"> 10</w:t>
      </w:r>
      <w:r w:rsidR="00A96E71">
        <w:t xml:space="preserve">.  </w:t>
      </w:r>
      <w:r>
        <w:t xml:space="preserve">The fish was also actively contacted </w:t>
      </w:r>
      <w:commentRangeStart w:id="756"/>
      <w:r>
        <w:t xml:space="preserve">near the </w:t>
      </w:r>
      <w:ins w:id="757" w:author="Kristen Humphrey" w:date="2016-08-22T19:32:00Z">
        <w:r w:rsidR="00274E66">
          <w:t xml:space="preserve">south shore </w:t>
        </w:r>
      </w:ins>
      <w:del w:id="758" w:author="Kristen Humphrey" w:date="2016-08-22T19:32:00Z">
        <w:r w:rsidDel="00274E66">
          <w:delText>point</w:delText>
        </w:r>
        <w:commentRangeEnd w:id="756"/>
        <w:r w:rsidR="00555D49" w:rsidDel="00274E66">
          <w:rPr>
            <w:rStyle w:val="CommentReference"/>
          </w:rPr>
          <w:commentReference w:id="756"/>
        </w:r>
        <w:r w:rsidDel="00274E66">
          <w:delText xml:space="preserve"> in</w:delText>
        </w:r>
      </w:del>
      <w:ins w:id="759" w:author="Kristen Humphrey" w:date="2016-08-22T19:32:00Z">
        <w:r w:rsidR="00274E66">
          <w:t>of</w:t>
        </w:r>
      </w:ins>
      <w:r w:rsidR="004113C5">
        <w:t xml:space="preserve"> the marina in the evening of December </w:t>
      </w:r>
      <w:r>
        <w:t xml:space="preserve">14 and observed moving through the marina in the morning of </w:t>
      </w:r>
      <w:r w:rsidR="004113C5">
        <w:t>December</w:t>
      </w:r>
      <w:r>
        <w:t xml:space="preserve"> 15</w:t>
      </w:r>
      <w:r w:rsidR="00A96E71">
        <w:t xml:space="preserve">.  </w:t>
      </w:r>
      <w:r>
        <w:t>The fish was triangulat</w:t>
      </w:r>
      <w:r w:rsidR="004113C5">
        <w:t>ed near the docks of boat slips </w:t>
      </w:r>
      <w:r>
        <w:t>L30 and L3</w:t>
      </w:r>
      <w:r w:rsidR="00574C8B">
        <w:t xml:space="preserve">1 in the late evening of </w:t>
      </w:r>
      <w:r w:rsidR="004113C5">
        <w:t>December</w:t>
      </w:r>
      <w:r w:rsidR="00574C8B">
        <w:t xml:space="preserve"> 15</w:t>
      </w:r>
      <w:r w:rsidR="004A7849">
        <w:t>,</w:t>
      </w:r>
      <w:r w:rsidR="00574C8B">
        <w:t> </w:t>
      </w:r>
      <w:r w:rsidR="004113C5">
        <w:t>under the dock of boat slip </w:t>
      </w:r>
      <w:r>
        <w:t xml:space="preserve">L35 in the late morning of </w:t>
      </w:r>
      <w:r w:rsidR="004113C5">
        <w:t>December</w:t>
      </w:r>
      <w:r>
        <w:t xml:space="preserve"> 16</w:t>
      </w:r>
      <w:r w:rsidR="004A7849">
        <w:t>,</w:t>
      </w:r>
      <w:r>
        <w:t xml:space="preserve"> and was potentially chased under the dock of boat slip M22 in the evening of </w:t>
      </w:r>
      <w:r w:rsidR="004113C5">
        <w:t>December</w:t>
      </w:r>
      <w:r>
        <w:t xml:space="preserve"> 21</w:t>
      </w:r>
      <w:r w:rsidR="00A96E71">
        <w:t xml:space="preserve">.  </w:t>
      </w:r>
      <w:r w:rsidR="00574C8B">
        <w:t>Fish </w:t>
      </w:r>
      <w:r>
        <w:t xml:space="preserve">125 moved out of the marina in the morning of </w:t>
      </w:r>
      <w:r w:rsidR="004113C5">
        <w:t>December</w:t>
      </w:r>
      <w:r>
        <w:t xml:space="preserve"> 22 through the east channel</w:t>
      </w:r>
      <w:r w:rsidR="00A96E71">
        <w:t>.</w:t>
      </w:r>
      <w:r w:rsidR="004113C5">
        <w:t xml:space="preserve">  </w:t>
      </w:r>
      <w:r>
        <w:t xml:space="preserve">During the evening of </w:t>
      </w:r>
      <w:r w:rsidR="004113C5">
        <w:t>December</w:t>
      </w:r>
      <w:r>
        <w:t xml:space="preserve"> 22</w:t>
      </w:r>
      <w:r w:rsidR="004113C5">
        <w:t>,</w:t>
      </w:r>
      <w:r>
        <w:t xml:space="preserve"> the fish was triangulated in bulrush near the lagoon culvert where SURs also contacted the fish</w:t>
      </w:r>
      <w:r w:rsidR="00A96E71">
        <w:t xml:space="preserve">.  </w:t>
      </w:r>
      <w:r>
        <w:t xml:space="preserve">The fish remained in the area through the early morning of </w:t>
      </w:r>
      <w:r w:rsidR="004113C5">
        <w:t>December</w:t>
      </w:r>
      <w:r>
        <w:t xml:space="preserve"> 23 but moved west into the later morning</w:t>
      </w:r>
      <w:r w:rsidR="00A96E71">
        <w:t xml:space="preserve">.  </w:t>
      </w:r>
      <w:r>
        <w:t xml:space="preserve">The fish was passively contacted in the east channel in the </w:t>
      </w:r>
      <w:r>
        <w:lastRenderedPageBreak/>
        <w:t>early morning</w:t>
      </w:r>
      <w:r w:rsidR="004A7849">
        <w:t>s</w:t>
      </w:r>
      <w:r>
        <w:t xml:space="preserve"> and evening</w:t>
      </w:r>
      <w:r w:rsidR="004A7849">
        <w:t>s</w:t>
      </w:r>
      <w:r>
        <w:t xml:space="preserve"> of </w:t>
      </w:r>
      <w:r w:rsidR="004113C5">
        <w:t>December</w:t>
      </w:r>
      <w:r>
        <w:t xml:space="preserve"> 24</w:t>
      </w:r>
      <w:r w:rsidR="004113C5">
        <w:t>,</w:t>
      </w:r>
      <w:r>
        <w:t xml:space="preserve"> 25</w:t>
      </w:r>
      <w:r w:rsidR="004113C5">
        <w:t>,</w:t>
      </w:r>
      <w:r>
        <w:t xml:space="preserve"> and 26</w:t>
      </w:r>
      <w:r w:rsidR="004A7849">
        <w:t>;</w:t>
      </w:r>
      <w:r>
        <w:t xml:space="preserve"> only through the morning of </w:t>
      </w:r>
      <w:r w:rsidR="004113C5">
        <w:t>December</w:t>
      </w:r>
      <w:r>
        <w:t xml:space="preserve"> 17</w:t>
      </w:r>
      <w:r w:rsidR="004A7849">
        <w:t>;</w:t>
      </w:r>
      <w:r>
        <w:t xml:space="preserve"> and the morning and afternoon of </w:t>
      </w:r>
      <w:r w:rsidR="004113C5">
        <w:t>December</w:t>
      </w:r>
      <w:r>
        <w:t xml:space="preserve"> 28</w:t>
      </w:r>
      <w:r w:rsidR="00A96E71">
        <w:t xml:space="preserve">.  </w:t>
      </w:r>
      <w:r>
        <w:t>The fish moved further west in the late</w:t>
      </w:r>
      <w:r w:rsidR="00574C8B">
        <w:t xml:space="preserve"> evening of </w:t>
      </w:r>
      <w:r w:rsidR="004113C5">
        <w:t>December</w:t>
      </w:r>
      <w:r w:rsidR="00574C8B">
        <w:t xml:space="preserve"> 28 into </w:t>
      </w:r>
      <w:r>
        <w:t xml:space="preserve">detection range of the SUR deployed in the </w:t>
      </w:r>
      <w:r w:rsidR="006F7E08">
        <w:t>upper “T”</w:t>
      </w:r>
      <w:r w:rsidR="00A96E71">
        <w:t xml:space="preserve">.  </w:t>
      </w:r>
      <w:r>
        <w:t>The fish was actively triangulated in the east channel</w:t>
      </w:r>
      <w:r w:rsidR="004A7849">
        <w:t>,</w:t>
      </w:r>
      <w:r>
        <w:t xml:space="preserve"> mid-channel</w:t>
      </w:r>
      <w:r w:rsidR="004A7849">
        <w:t>,</w:t>
      </w:r>
      <w:r>
        <w:t xml:space="preserve"> in the early morning of </w:t>
      </w:r>
      <w:r w:rsidR="004113C5">
        <w:t>December</w:t>
      </w:r>
      <w:r>
        <w:t xml:space="preserve"> 29</w:t>
      </w:r>
      <w:r w:rsidR="004113C5">
        <w:t>,</w:t>
      </w:r>
      <w:r>
        <w:t xml:space="preserve"> and the fish remained in this area through all of </w:t>
      </w:r>
      <w:r w:rsidR="004113C5">
        <w:t>December</w:t>
      </w:r>
      <w:r>
        <w:t xml:space="preserve"> 29 and </w:t>
      </w:r>
      <w:r w:rsidR="004A7849">
        <w:t xml:space="preserve">the </w:t>
      </w:r>
      <w:r>
        <w:t xml:space="preserve">early morning of </w:t>
      </w:r>
      <w:r w:rsidR="004113C5">
        <w:t>December</w:t>
      </w:r>
      <w:r>
        <w:t xml:space="preserve"> 30</w:t>
      </w:r>
      <w:r w:rsidR="00A96E71">
        <w:t xml:space="preserve">.  </w:t>
      </w:r>
      <w:r>
        <w:t xml:space="preserve">The fish was only briefly contacted in the east channel in the afternoon of </w:t>
      </w:r>
      <w:r w:rsidR="004113C5">
        <w:t>December</w:t>
      </w:r>
      <w:r>
        <w:t xml:space="preserve"> 30</w:t>
      </w:r>
      <w:r w:rsidR="00A96E71">
        <w:t xml:space="preserve">.  </w:t>
      </w:r>
      <w:r>
        <w:t xml:space="preserve">Fish 125 was not contacted again until the morning of January 7 at the river culvert and then the evening of January 8 and late afternoon of </w:t>
      </w:r>
      <w:r w:rsidR="004113C5">
        <w:t>January</w:t>
      </w:r>
      <w:r>
        <w:t xml:space="preserve"> 16 in the western end of the east channel</w:t>
      </w:r>
      <w:r w:rsidR="00A96E71">
        <w:t xml:space="preserve">.  </w:t>
      </w:r>
      <w:r>
        <w:t xml:space="preserve">In the late evening of </w:t>
      </w:r>
      <w:r w:rsidR="004113C5">
        <w:t>January</w:t>
      </w:r>
      <w:r>
        <w:t xml:space="preserve"> 26</w:t>
      </w:r>
      <w:r w:rsidR="004113C5">
        <w:t>,</w:t>
      </w:r>
      <w:r>
        <w:t xml:space="preserve"> this fish was triangulated in the east channel a couple of meters back into bulrush</w:t>
      </w:r>
      <w:r w:rsidR="00A96E71">
        <w:t xml:space="preserve">.  </w:t>
      </w:r>
      <w:r>
        <w:t xml:space="preserve">The fish remained stationary at this spot when investigated on </w:t>
      </w:r>
      <w:r w:rsidR="004113C5">
        <w:t>January</w:t>
      </w:r>
      <w:r>
        <w:t xml:space="preserve"> 27 and 28</w:t>
      </w:r>
      <w:r w:rsidR="00A96E71">
        <w:t xml:space="preserve">.  </w:t>
      </w:r>
      <w:r>
        <w:t xml:space="preserve">The tag was recovered by </w:t>
      </w:r>
      <w:r w:rsidR="002124DB">
        <w:t>scuba divers</w:t>
      </w:r>
      <w:r>
        <w:t xml:space="preserve"> on February 17</w:t>
      </w:r>
      <w:r w:rsidR="004113C5">
        <w:t>,</w:t>
      </w:r>
      <w:r>
        <w:t xml:space="preserve"> resting on bulrush above the substrate</w:t>
      </w:r>
      <w:r w:rsidR="004113C5">
        <w:t>,</w:t>
      </w:r>
      <w:r>
        <w:t xml:space="preserve"> suggesting deposit by a bird or predator near the water’s surface (see </w:t>
      </w:r>
      <w:r w:rsidR="00AD275C" w:rsidRPr="00AD275C">
        <w:t>figure</w:t>
      </w:r>
      <w:r>
        <w:t xml:space="preserve"> </w:t>
      </w:r>
      <w:r>
        <w:rPr>
          <w:noProof/>
        </w:rPr>
        <w:t>28</w:t>
      </w:r>
      <w:r>
        <w:t>)</w:t>
      </w:r>
      <w:r w:rsidR="00A96E71">
        <w:t xml:space="preserve">.  </w:t>
      </w:r>
      <w:r>
        <w:t>The fish was therefore determined to be a mortality on January 26</w:t>
      </w:r>
      <w:r w:rsidR="0080287B" w:rsidRPr="004113C5">
        <w:t>.</w:t>
      </w:r>
    </w:p>
    <w:p w14:paraId="5F4915E7" w14:textId="77777777" w:rsidR="0080287B" w:rsidRDefault="0080287B" w:rsidP="00A757C6"/>
    <w:p w14:paraId="0C945175" w14:textId="77777777" w:rsidR="00A757C6" w:rsidRDefault="00A757C6" w:rsidP="00A757C6"/>
    <w:p w14:paraId="3105AD07" w14:textId="77777777" w:rsidR="00A757C6" w:rsidRPr="00CD178B" w:rsidRDefault="00A757C6" w:rsidP="0080287B">
      <w:pPr>
        <w:pStyle w:val="Attachment-heading2"/>
      </w:pPr>
      <w:r>
        <w:t>Fish 126</w:t>
      </w:r>
    </w:p>
    <w:p w14:paraId="41CBAFDF" w14:textId="77777777" w:rsidR="00A757C6" w:rsidRDefault="00A757C6" w:rsidP="00A757C6"/>
    <w:p w14:paraId="3E26DF0B" w14:textId="3C2819C3" w:rsidR="00A757C6" w:rsidRDefault="00A757C6" w:rsidP="00A757C6">
      <w:r>
        <w:t>Fish 126 (TL</w:t>
      </w:r>
      <w:r w:rsidR="009B3567">
        <w:t xml:space="preserve"> = </w:t>
      </w:r>
      <w:r>
        <w:t>380 mm and M</w:t>
      </w:r>
      <w:r w:rsidR="009B3567">
        <w:t xml:space="preserve"> = </w:t>
      </w:r>
      <w:r>
        <w:t>566</w:t>
      </w:r>
      <w:r w:rsidRPr="00E420DB">
        <w:t xml:space="preserve"> g) was released into </w:t>
      </w:r>
      <w:r>
        <w:t>Laughlin Lagoon</w:t>
      </w:r>
      <w:r w:rsidRPr="00E420DB">
        <w:t xml:space="preserve"> on </w:t>
      </w:r>
      <w:r>
        <w:t>December 9, 2015</w:t>
      </w:r>
      <w:r w:rsidR="00A96E71">
        <w:t xml:space="preserve">.  </w:t>
      </w:r>
      <w:r>
        <w:t>This fish was continuously tracked in the marina through December 28</w:t>
      </w:r>
      <w:r w:rsidR="00C048B3">
        <w:t>,</w:t>
      </w:r>
      <w:r>
        <w:t xml:space="preserve"> with periods of non-detection in the late evening of </w:t>
      </w:r>
      <w:r w:rsidR="004113C5">
        <w:t>December</w:t>
      </w:r>
      <w:r>
        <w:t xml:space="preserve"> 9</w:t>
      </w:r>
      <w:r w:rsidR="004113C5">
        <w:t>,</w:t>
      </w:r>
      <w:r>
        <w:t xml:space="preserve"> </w:t>
      </w:r>
      <w:r w:rsidR="00C1739B">
        <w:t xml:space="preserve">the </w:t>
      </w:r>
      <w:r>
        <w:t xml:space="preserve">afternoon of </w:t>
      </w:r>
      <w:r w:rsidR="004113C5">
        <w:t>December</w:t>
      </w:r>
      <w:r>
        <w:t xml:space="preserve"> 10</w:t>
      </w:r>
      <w:r w:rsidR="004113C5">
        <w:t>,</w:t>
      </w:r>
      <w:r>
        <w:t xml:space="preserve"> </w:t>
      </w:r>
      <w:r w:rsidR="00C1739B">
        <w:t xml:space="preserve">the </w:t>
      </w:r>
      <w:r>
        <w:t xml:space="preserve">late morning and mid-evening of </w:t>
      </w:r>
      <w:r w:rsidR="004113C5">
        <w:t>December</w:t>
      </w:r>
      <w:r>
        <w:t xml:space="preserve"> 12</w:t>
      </w:r>
      <w:r w:rsidR="004113C5">
        <w:t>,</w:t>
      </w:r>
      <w:r>
        <w:t xml:space="preserve"> </w:t>
      </w:r>
      <w:r w:rsidR="00C1739B">
        <w:t xml:space="preserve">the </w:t>
      </w:r>
      <w:r>
        <w:t xml:space="preserve">afternoon and early evening of </w:t>
      </w:r>
      <w:r w:rsidR="004113C5">
        <w:t>December</w:t>
      </w:r>
      <w:r>
        <w:t xml:space="preserve"> 13</w:t>
      </w:r>
      <w:r w:rsidR="004113C5">
        <w:t>,</w:t>
      </w:r>
      <w:r>
        <w:t xml:space="preserve"> </w:t>
      </w:r>
      <w:r w:rsidR="004113C5">
        <w:t xml:space="preserve">the </w:t>
      </w:r>
      <w:r>
        <w:t xml:space="preserve">afternoon of </w:t>
      </w:r>
      <w:r w:rsidR="004113C5">
        <w:t>December</w:t>
      </w:r>
      <w:r>
        <w:t xml:space="preserve"> 14</w:t>
      </w:r>
      <w:r w:rsidR="004113C5">
        <w:t>,</w:t>
      </w:r>
      <w:r>
        <w:t xml:space="preserve"> </w:t>
      </w:r>
      <w:r w:rsidR="00C1739B">
        <w:t xml:space="preserve">the </w:t>
      </w:r>
      <w:r>
        <w:t xml:space="preserve">late morning of </w:t>
      </w:r>
      <w:r w:rsidR="004113C5">
        <w:t>December</w:t>
      </w:r>
      <w:r>
        <w:t xml:space="preserve"> 15</w:t>
      </w:r>
      <w:r w:rsidR="004113C5">
        <w:t>,</w:t>
      </w:r>
      <w:r>
        <w:t xml:space="preserve"> </w:t>
      </w:r>
      <w:r w:rsidR="00C1739B">
        <w:t xml:space="preserve">the </w:t>
      </w:r>
      <w:r>
        <w:t xml:space="preserve">late morning and early evening of </w:t>
      </w:r>
      <w:r w:rsidR="004113C5">
        <w:t>December</w:t>
      </w:r>
      <w:r w:rsidR="00C1739B">
        <w:t> </w:t>
      </w:r>
      <w:r>
        <w:t>17</w:t>
      </w:r>
      <w:r w:rsidR="004113C5">
        <w:t>,</w:t>
      </w:r>
      <w:r>
        <w:t xml:space="preserve"> most of the daylight hours and </w:t>
      </w:r>
      <w:r w:rsidR="007611D3">
        <w:t xml:space="preserve">the </w:t>
      </w:r>
      <w:r>
        <w:t xml:space="preserve">early evening of </w:t>
      </w:r>
      <w:r w:rsidR="004113C5">
        <w:t>December</w:t>
      </w:r>
      <w:r>
        <w:t xml:space="preserve"> 19</w:t>
      </w:r>
      <w:r w:rsidR="004113C5">
        <w:t>,</w:t>
      </w:r>
      <w:r>
        <w:t xml:space="preserve"> </w:t>
      </w:r>
      <w:r w:rsidR="007611D3">
        <w:t xml:space="preserve">the </w:t>
      </w:r>
      <w:r>
        <w:t xml:space="preserve">mid-morning of </w:t>
      </w:r>
      <w:r w:rsidR="004113C5">
        <w:t>December</w:t>
      </w:r>
      <w:r>
        <w:t xml:space="preserve"> 20</w:t>
      </w:r>
      <w:r w:rsidR="004113C5">
        <w:t>,</w:t>
      </w:r>
      <w:r>
        <w:t xml:space="preserve"> and </w:t>
      </w:r>
      <w:r w:rsidR="004113C5">
        <w:t xml:space="preserve">the </w:t>
      </w:r>
      <w:r>
        <w:t xml:space="preserve">afternoon and early evening of </w:t>
      </w:r>
      <w:r w:rsidR="004113C5">
        <w:t>December</w:t>
      </w:r>
      <w:r>
        <w:t xml:space="preserve"> 20</w:t>
      </w:r>
      <w:r w:rsidR="00A96E71">
        <w:t xml:space="preserve">.  </w:t>
      </w:r>
      <w:r>
        <w:t xml:space="preserve">During this time, active tracking efforts contacted the fish east of the point in the marina in the morning of </w:t>
      </w:r>
      <w:r w:rsidR="00214D73">
        <w:t>December</w:t>
      </w:r>
      <w:r>
        <w:t xml:space="preserve"> 10</w:t>
      </w:r>
      <w:r w:rsidR="00C048B3">
        <w:t>,</w:t>
      </w:r>
      <w:r>
        <w:t xml:space="preserve"> on the east side of the marina in the evening of </w:t>
      </w:r>
      <w:r w:rsidR="004113C5">
        <w:t>December </w:t>
      </w:r>
      <w:r>
        <w:t>10</w:t>
      </w:r>
      <w:r w:rsidR="00C048B3">
        <w:t>,</w:t>
      </w:r>
      <w:r>
        <w:t xml:space="preserve"> close to shore across from boat slip M12 in the evening of </w:t>
      </w:r>
      <w:r w:rsidR="004113C5">
        <w:t>December</w:t>
      </w:r>
      <w:r>
        <w:t xml:space="preserve"> 14</w:t>
      </w:r>
      <w:r w:rsidR="00C048B3">
        <w:t>,</w:t>
      </w:r>
      <w:r>
        <w:t xml:space="preserve"> </w:t>
      </w:r>
      <w:commentRangeStart w:id="760"/>
      <w:r>
        <w:t xml:space="preserve">near the </w:t>
      </w:r>
      <w:ins w:id="761" w:author="Kristen Humphrey" w:date="2016-08-22T19:30:00Z">
        <w:r w:rsidR="00274E66">
          <w:t xml:space="preserve">south shore </w:t>
        </w:r>
      </w:ins>
      <w:ins w:id="762" w:author="Kristen Humphrey" w:date="2016-08-22T19:31:00Z">
        <w:r w:rsidR="00274E66">
          <w:t xml:space="preserve">of the marina </w:t>
        </w:r>
      </w:ins>
      <w:del w:id="763" w:author="Kristen Humphrey" w:date="2016-08-22T19:30:00Z">
        <w:r w:rsidDel="00274E66">
          <w:delText>point</w:delText>
        </w:r>
        <w:commentRangeEnd w:id="760"/>
        <w:r w:rsidR="00555D49" w:rsidDel="00274E66">
          <w:rPr>
            <w:rStyle w:val="CommentReference"/>
          </w:rPr>
          <w:commentReference w:id="760"/>
        </w:r>
        <w:r w:rsidDel="00274E66">
          <w:delText xml:space="preserve"> </w:delText>
        </w:r>
      </w:del>
      <w:r>
        <w:t xml:space="preserve">in the morning of </w:t>
      </w:r>
      <w:r w:rsidR="004113C5">
        <w:t>December</w:t>
      </w:r>
      <w:r>
        <w:t xml:space="preserve"> 15</w:t>
      </w:r>
      <w:r w:rsidR="00C048B3">
        <w:t>,</w:t>
      </w:r>
      <w:r>
        <w:t xml:space="preserve"> under the dock at boat slip B15 in the late morning of </w:t>
      </w:r>
      <w:r w:rsidR="004113C5">
        <w:t>December</w:t>
      </w:r>
      <w:r>
        <w:t xml:space="preserve"> 16</w:t>
      </w:r>
      <w:r w:rsidR="00C048B3">
        <w:t>,</w:t>
      </w:r>
      <w:r>
        <w:t xml:space="preserve"> near the </w:t>
      </w:r>
      <w:ins w:id="764" w:author="Kristen Humphrey" w:date="2016-08-22T19:30:00Z">
        <w:r w:rsidR="00274E66">
          <w:t xml:space="preserve">south shore </w:t>
        </w:r>
      </w:ins>
      <w:ins w:id="765" w:author="Kristen Humphrey" w:date="2016-08-22T19:31:00Z">
        <w:r w:rsidR="00274E66">
          <w:t xml:space="preserve">of the marina </w:t>
        </w:r>
      </w:ins>
      <w:commentRangeStart w:id="766"/>
      <w:del w:id="767" w:author="Kristen Humphrey" w:date="2016-08-22T19:30:00Z">
        <w:r w:rsidDel="00274E66">
          <w:delText>point</w:delText>
        </w:r>
        <w:commentRangeEnd w:id="766"/>
        <w:r w:rsidR="00C048B3" w:rsidDel="00274E66">
          <w:rPr>
            <w:rStyle w:val="CommentReference"/>
          </w:rPr>
          <w:commentReference w:id="766"/>
        </w:r>
        <w:r w:rsidDel="00274E66">
          <w:delText xml:space="preserve"> </w:delText>
        </w:r>
      </w:del>
      <w:r>
        <w:t xml:space="preserve">close to </w:t>
      </w:r>
      <w:del w:id="768" w:author="Kristen Humphrey" w:date="2016-08-22T19:57:00Z">
        <w:r w:rsidDel="00851672">
          <w:delText xml:space="preserve">shore and </w:delText>
        </w:r>
      </w:del>
      <w:r>
        <w:t xml:space="preserve">bulrush actively moving in the afternoon of </w:t>
      </w:r>
      <w:r w:rsidR="00214D73">
        <w:t>December</w:t>
      </w:r>
      <w:r>
        <w:t xml:space="preserve"> 21 (confirmed by </w:t>
      </w:r>
      <w:commentRangeStart w:id="769"/>
      <w:commentRangeStart w:id="770"/>
      <w:r>
        <w:t>snorkel</w:t>
      </w:r>
      <w:commentRangeEnd w:id="769"/>
      <w:r w:rsidR="00AB76CA">
        <w:rPr>
          <w:rStyle w:val="CommentReference"/>
        </w:rPr>
        <w:commentReference w:id="769"/>
      </w:r>
      <w:commentRangeEnd w:id="770"/>
      <w:r w:rsidR="001913C4">
        <w:rPr>
          <w:rStyle w:val="CommentReference"/>
        </w:rPr>
        <w:commentReference w:id="770"/>
      </w:r>
      <w:r>
        <w:t xml:space="preserve">), and near the swim area in the evening of </w:t>
      </w:r>
      <w:r w:rsidR="004113C5">
        <w:t>December</w:t>
      </w:r>
      <w:r>
        <w:t xml:space="preserve"> 21</w:t>
      </w:r>
      <w:r w:rsidR="00A96E71">
        <w:t xml:space="preserve">.  </w:t>
      </w:r>
      <w:r>
        <w:t xml:space="preserve">In the evening of </w:t>
      </w:r>
      <w:r w:rsidR="004113C5">
        <w:t>December</w:t>
      </w:r>
      <w:r>
        <w:t xml:space="preserve"> 28</w:t>
      </w:r>
      <w:r w:rsidR="004113C5">
        <w:t>,</w:t>
      </w:r>
      <w:r>
        <w:t xml:space="preserve"> fish 126 was passively contacted near the </w:t>
      </w:r>
      <w:r w:rsidR="006F7E08">
        <w:t>upper “T”</w:t>
      </w:r>
      <w:r w:rsidR="00A96E71">
        <w:t xml:space="preserve">.  </w:t>
      </w:r>
      <w:r>
        <w:t xml:space="preserve">Through most of </w:t>
      </w:r>
      <w:r w:rsidR="004113C5">
        <w:t>December</w:t>
      </w:r>
      <w:r>
        <w:t xml:space="preserve"> 29 and the morning and afternoon of </w:t>
      </w:r>
      <w:r w:rsidR="004113C5">
        <w:t>December</w:t>
      </w:r>
      <w:r>
        <w:t xml:space="preserve"> 30</w:t>
      </w:r>
      <w:r w:rsidR="004113C5">
        <w:t>,</w:t>
      </w:r>
      <w:r>
        <w:t xml:space="preserve"> this fish was contacted by SURs deployed either in the marina or in the </w:t>
      </w:r>
      <w:r w:rsidR="00C048B3">
        <w:t>upper </w:t>
      </w:r>
      <w:r w:rsidR="006F7E08">
        <w:t>“T”</w:t>
      </w:r>
      <w:r w:rsidR="00A96E71">
        <w:t xml:space="preserve">.  </w:t>
      </w:r>
      <w:r>
        <w:t xml:space="preserve">In the evening of </w:t>
      </w:r>
      <w:r w:rsidR="004113C5">
        <w:t>December</w:t>
      </w:r>
      <w:r>
        <w:t xml:space="preserve"> 29</w:t>
      </w:r>
      <w:r w:rsidR="004113C5">
        <w:t>,</w:t>
      </w:r>
      <w:r>
        <w:t xml:space="preserve"> this fish was actively tracked near the docks at boat </w:t>
      </w:r>
      <w:r w:rsidR="00C20D95">
        <w:t>slip </w:t>
      </w:r>
      <w:r>
        <w:t xml:space="preserve">M19 and near boat slip M18 in the morning of </w:t>
      </w:r>
      <w:r w:rsidR="004113C5">
        <w:t>December</w:t>
      </w:r>
      <w:r>
        <w:t xml:space="preserve"> 30</w:t>
      </w:r>
      <w:r w:rsidR="00A96E71">
        <w:t xml:space="preserve">.  </w:t>
      </w:r>
      <w:r>
        <w:t xml:space="preserve">Through the afternoon and evening of </w:t>
      </w:r>
      <w:r w:rsidR="004113C5">
        <w:t>December</w:t>
      </w:r>
      <w:r>
        <w:t xml:space="preserve"> 30</w:t>
      </w:r>
      <w:r w:rsidR="004113C5">
        <w:t>,</w:t>
      </w:r>
      <w:r>
        <w:t xml:space="preserve"> fish 126 moved east</w:t>
      </w:r>
      <w:r w:rsidR="00574C8B">
        <w:t>,</w:t>
      </w:r>
      <w:r>
        <w:t xml:space="preserve"> as evidenced by SUR contacts in the </w:t>
      </w:r>
      <w:r w:rsidR="006F7E08">
        <w:t>upper “T”</w:t>
      </w:r>
      <w:r>
        <w:t xml:space="preserve"> and east channel</w:t>
      </w:r>
      <w:r w:rsidR="00A96E71">
        <w:t xml:space="preserve">.  </w:t>
      </w:r>
      <w:r>
        <w:t xml:space="preserve">Fish 126 was only contacted in the east channel through most of </w:t>
      </w:r>
      <w:r w:rsidR="004113C5">
        <w:t>December</w:t>
      </w:r>
      <w:r>
        <w:t xml:space="preserve"> 31 before returning closer to the </w:t>
      </w:r>
      <w:r w:rsidR="006F7E08">
        <w:t>upper “T”</w:t>
      </w:r>
      <w:r>
        <w:t xml:space="preserve"> in the late evening of </w:t>
      </w:r>
      <w:r w:rsidR="004113C5">
        <w:t>December</w:t>
      </w:r>
      <w:r>
        <w:t xml:space="preserve"> 31 and early morning of January 1</w:t>
      </w:r>
      <w:r w:rsidR="00C048B3">
        <w:t>, 2016</w:t>
      </w:r>
      <w:r w:rsidR="00A96E71">
        <w:t xml:space="preserve">.  </w:t>
      </w:r>
      <w:r>
        <w:t xml:space="preserve">This fish was continuously contacted by SUR either in the west end of the </w:t>
      </w:r>
      <w:r>
        <w:lastRenderedPageBreak/>
        <w:t xml:space="preserve">east channel or the </w:t>
      </w:r>
      <w:r w:rsidR="006F7E08">
        <w:t>upper “T”</w:t>
      </w:r>
      <w:r>
        <w:t xml:space="preserve"> through the morning of </w:t>
      </w:r>
      <w:r w:rsidR="004113C5">
        <w:t>January</w:t>
      </w:r>
      <w:r>
        <w:t xml:space="preserve"> 15</w:t>
      </w:r>
      <w:r w:rsidR="004113C5">
        <w:t>,</w:t>
      </w:r>
      <w:r>
        <w:t xml:space="preserve"> with a brief period of passive contact in the middle of the east channel in the late evening of </w:t>
      </w:r>
      <w:r w:rsidR="004113C5">
        <w:t>January</w:t>
      </w:r>
      <w:r>
        <w:t xml:space="preserve"> 8</w:t>
      </w:r>
      <w:r w:rsidR="004113C5">
        <w:t>,</w:t>
      </w:r>
      <w:r>
        <w:t xml:space="preserve"> and periods of non-detection in the evening of </w:t>
      </w:r>
      <w:r w:rsidR="004113C5">
        <w:t>January</w:t>
      </w:r>
      <w:r>
        <w:t xml:space="preserve"> 5</w:t>
      </w:r>
      <w:r w:rsidR="004113C5">
        <w:t>,</w:t>
      </w:r>
      <w:r>
        <w:t xml:space="preserve"> most of the daylight hours of </w:t>
      </w:r>
      <w:r w:rsidR="004113C5">
        <w:t>January</w:t>
      </w:r>
      <w:r>
        <w:t xml:space="preserve"> 6</w:t>
      </w:r>
      <w:r w:rsidR="004113C5">
        <w:t>,</w:t>
      </w:r>
      <w:r>
        <w:t xml:space="preserve"> </w:t>
      </w:r>
      <w:r w:rsidR="00C048B3">
        <w:t xml:space="preserve">the </w:t>
      </w:r>
      <w:r>
        <w:t xml:space="preserve">early morning of </w:t>
      </w:r>
      <w:r w:rsidR="004113C5">
        <w:t>January</w:t>
      </w:r>
      <w:r>
        <w:t xml:space="preserve"> 9</w:t>
      </w:r>
      <w:r w:rsidR="004113C5">
        <w:t>,</w:t>
      </w:r>
      <w:r>
        <w:t xml:space="preserve"> and </w:t>
      </w:r>
      <w:r w:rsidR="004113C5">
        <w:t xml:space="preserve">the </w:t>
      </w:r>
      <w:r>
        <w:t xml:space="preserve">evening of </w:t>
      </w:r>
      <w:r w:rsidR="004113C5">
        <w:t>January</w:t>
      </w:r>
      <w:r>
        <w:t xml:space="preserve"> 14</w:t>
      </w:r>
      <w:r w:rsidR="00A96E71">
        <w:t xml:space="preserve">.  </w:t>
      </w:r>
      <w:r>
        <w:t xml:space="preserve">This fish was exclusively contacted in the west end of the east channel continuously through the morning of </w:t>
      </w:r>
      <w:r w:rsidR="004113C5">
        <w:t>January</w:t>
      </w:r>
      <w:r>
        <w:t xml:space="preserve"> 17</w:t>
      </w:r>
      <w:r w:rsidR="00A96E71">
        <w:t xml:space="preserve">.  </w:t>
      </w:r>
      <w:r>
        <w:t xml:space="preserve">During this time, active efforts contacted the fish near shore in bulrush in the morning of </w:t>
      </w:r>
      <w:r w:rsidR="004113C5">
        <w:t>January</w:t>
      </w:r>
      <w:r>
        <w:t xml:space="preserve"> 5 before moving away upon approach of the boat and in the same area in the afternoon of </w:t>
      </w:r>
      <w:r w:rsidR="004113C5">
        <w:t>January</w:t>
      </w:r>
      <w:r>
        <w:t xml:space="preserve"> 5</w:t>
      </w:r>
      <w:r w:rsidR="00A96E71">
        <w:t xml:space="preserve">.  </w:t>
      </w:r>
      <w:r>
        <w:t xml:space="preserve">Fish 126 was also actively contacted in the evening of </w:t>
      </w:r>
      <w:r w:rsidR="004113C5">
        <w:t>January</w:t>
      </w:r>
      <w:r>
        <w:t xml:space="preserve"> 5</w:t>
      </w:r>
      <w:r w:rsidR="004113C5">
        <w:t>, 1</w:t>
      </w:r>
      <w:r>
        <w:t xml:space="preserve"> meter into bulrush</w:t>
      </w:r>
      <w:r w:rsidR="00C048B3">
        <w:t>,</w:t>
      </w:r>
      <w:r>
        <w:t xml:space="preserve"> but </w:t>
      </w:r>
      <w:r w:rsidR="00C048B3">
        <w:t xml:space="preserve">it </w:t>
      </w:r>
      <w:r>
        <w:t>moved again to the south side of the channel upon approach of the boat</w:t>
      </w:r>
      <w:r w:rsidR="00A96E71">
        <w:t xml:space="preserve">.  </w:t>
      </w:r>
      <w:r>
        <w:t xml:space="preserve">In the evening of </w:t>
      </w:r>
      <w:r w:rsidR="004113C5">
        <w:t>January</w:t>
      </w:r>
      <w:r>
        <w:t xml:space="preserve"> 7 and morning of </w:t>
      </w:r>
      <w:r w:rsidR="004113C5">
        <w:t>January</w:t>
      </w:r>
      <w:r>
        <w:t xml:space="preserve"> 8</w:t>
      </w:r>
      <w:r w:rsidR="004113C5">
        <w:t>,</w:t>
      </w:r>
      <w:r>
        <w:t xml:space="preserve"> the fish was actively contacted in bulrush in the east channel</w:t>
      </w:r>
      <w:r w:rsidR="00A96E71">
        <w:t xml:space="preserve">.  </w:t>
      </w:r>
      <w:r>
        <w:t xml:space="preserve">After </w:t>
      </w:r>
      <w:r w:rsidR="004113C5">
        <w:t>January</w:t>
      </w:r>
      <w:r>
        <w:t xml:space="preserve"> 17</w:t>
      </w:r>
      <w:r w:rsidR="004113C5">
        <w:t>,</w:t>
      </w:r>
      <w:r>
        <w:t xml:space="preserve"> fish 126 was not contacted again until the evening of </w:t>
      </w:r>
      <w:r w:rsidR="004113C5">
        <w:t>January</w:t>
      </w:r>
      <w:r>
        <w:t xml:space="preserve"> 25 by active efforts in the mudflat</w:t>
      </w:r>
      <w:r w:rsidR="00A96E71">
        <w:t xml:space="preserve">.  </w:t>
      </w:r>
      <w:r>
        <w:t xml:space="preserve">The tag remained at this location and upon investigation on </w:t>
      </w:r>
      <w:r w:rsidR="00F225B3">
        <w:t>January</w:t>
      </w:r>
      <w:r>
        <w:t xml:space="preserve"> 28 by </w:t>
      </w:r>
      <w:commentRangeStart w:id="771"/>
      <w:commentRangeStart w:id="772"/>
      <w:r>
        <w:t>snorkeling</w:t>
      </w:r>
      <w:commentRangeEnd w:id="771"/>
      <w:r w:rsidR="00AB76CA">
        <w:rPr>
          <w:rStyle w:val="CommentReference"/>
        </w:rPr>
        <w:commentReference w:id="771"/>
      </w:r>
      <w:commentRangeEnd w:id="772"/>
      <w:r w:rsidR="001913C4">
        <w:rPr>
          <w:rStyle w:val="CommentReference"/>
        </w:rPr>
        <w:commentReference w:id="772"/>
      </w:r>
      <w:r>
        <w:t xml:space="preserve"> effort</w:t>
      </w:r>
      <w:r w:rsidR="00C048B3">
        <w:t>,</w:t>
      </w:r>
      <w:r>
        <w:t xml:space="preserve"> the fish was determined a mortality based on high visibility and a lack of visual observation of the fish</w:t>
      </w:r>
      <w:r w:rsidR="00A96E71">
        <w:t xml:space="preserve">.  </w:t>
      </w:r>
      <w:r>
        <w:t xml:space="preserve">The tag was recovered by </w:t>
      </w:r>
      <w:r w:rsidR="002124DB">
        <w:t>scuba divers</w:t>
      </w:r>
      <w:r>
        <w:t xml:space="preserve"> on February 17 on the mudflat north of a bulrush patch (see </w:t>
      </w:r>
      <w:r w:rsidR="00AD275C" w:rsidRPr="00AD275C">
        <w:t>figure</w:t>
      </w:r>
      <w:r>
        <w:t xml:space="preserve"> </w:t>
      </w:r>
      <w:r>
        <w:rPr>
          <w:noProof/>
        </w:rPr>
        <w:t>28</w:t>
      </w:r>
      <w:r>
        <w:t>)</w:t>
      </w:r>
      <w:r w:rsidR="0080287B">
        <w:t>.</w:t>
      </w:r>
    </w:p>
    <w:p w14:paraId="220028DD" w14:textId="77777777" w:rsidR="0080287B" w:rsidRPr="00795896" w:rsidRDefault="0080287B" w:rsidP="00A757C6"/>
    <w:p w14:paraId="74478B73" w14:textId="77777777" w:rsidR="00A757C6" w:rsidRDefault="00A757C6" w:rsidP="00A757C6"/>
    <w:p w14:paraId="77BDAE8A" w14:textId="77777777" w:rsidR="00A757C6" w:rsidRPr="00D0599D" w:rsidRDefault="00A757C6" w:rsidP="0080287B">
      <w:pPr>
        <w:pStyle w:val="Attachment-heading2"/>
      </w:pPr>
      <w:r w:rsidRPr="00FB5293">
        <w:t>Fish</w:t>
      </w:r>
      <w:r w:rsidRPr="00D0599D">
        <w:t xml:space="preserve"> 127</w:t>
      </w:r>
    </w:p>
    <w:p w14:paraId="42DDD666" w14:textId="77777777" w:rsidR="00A757C6" w:rsidRDefault="00A757C6" w:rsidP="00A757C6"/>
    <w:p w14:paraId="5376E10B" w14:textId="70FC57A8" w:rsidR="00A757C6" w:rsidRDefault="00A757C6" w:rsidP="00A757C6">
      <w:r>
        <w:t>Fish 127 (TL</w:t>
      </w:r>
      <w:r w:rsidR="009B3567">
        <w:t xml:space="preserve"> = </w:t>
      </w:r>
      <w:r>
        <w:t>430 mm and M</w:t>
      </w:r>
      <w:r w:rsidR="009B3567">
        <w:t xml:space="preserve"> = </w:t>
      </w:r>
      <w:r>
        <w:t>634</w:t>
      </w:r>
      <w:r w:rsidRPr="00E420DB">
        <w:t xml:space="preserve"> g) was released into </w:t>
      </w:r>
      <w:r>
        <w:t>Laughlin Lagoon</w:t>
      </w:r>
      <w:r w:rsidRPr="00E420DB">
        <w:t xml:space="preserve"> on </w:t>
      </w:r>
      <w:r>
        <w:t>December 9, 2015</w:t>
      </w:r>
      <w:r w:rsidR="00A96E71">
        <w:t xml:space="preserve">.  </w:t>
      </w:r>
      <w:r>
        <w:t>This fish left the marina immediatel</w:t>
      </w:r>
      <w:r w:rsidR="002C17AD">
        <w:t>y and was passively contacted in</w:t>
      </w:r>
      <w:r>
        <w:t xml:space="preserve"> the </w:t>
      </w:r>
      <w:r w:rsidR="006F7E08">
        <w:t>upper “T”</w:t>
      </w:r>
      <w:r>
        <w:t xml:space="preserve"> and the west end of the east channel through </w:t>
      </w:r>
      <w:r w:rsidR="00F225B3">
        <w:t>December</w:t>
      </w:r>
      <w:r w:rsidR="004A7849">
        <w:t> </w:t>
      </w:r>
      <w:r>
        <w:t>10</w:t>
      </w:r>
      <w:r w:rsidR="00A96E71">
        <w:t xml:space="preserve">.  </w:t>
      </w:r>
      <w:r>
        <w:t xml:space="preserve">Active tracking on </w:t>
      </w:r>
      <w:r w:rsidR="00F225B3">
        <w:t>December</w:t>
      </w:r>
      <w:r>
        <w:t xml:space="preserve"> 10 triangulated th</w:t>
      </w:r>
      <w:r w:rsidR="00C1739B">
        <w:t>is fish mid-channel in the east </w:t>
      </w:r>
      <w:r>
        <w:t>channel in the morning and on the edge of bulrush in the east channel in the evening where it remained for at least 20 minutes</w:t>
      </w:r>
      <w:r w:rsidR="00A96E71">
        <w:t xml:space="preserve">.  </w:t>
      </w:r>
      <w:r>
        <w:t xml:space="preserve">Fish 127 remained in this area in the morning of </w:t>
      </w:r>
      <w:r w:rsidR="00F225B3">
        <w:t>December</w:t>
      </w:r>
      <w:r>
        <w:t xml:space="preserve"> 11 but moved east </w:t>
      </w:r>
      <w:r w:rsidR="00C1739B">
        <w:t>through the east channel to the </w:t>
      </w:r>
      <w:r>
        <w:t xml:space="preserve">Laguna Villas dock where it was passively contacted in the evening of </w:t>
      </w:r>
      <w:r w:rsidR="00F225B3">
        <w:t>December </w:t>
      </w:r>
      <w:r>
        <w:t>11</w:t>
      </w:r>
      <w:r w:rsidR="00F225B3">
        <w:t>,</w:t>
      </w:r>
      <w:r>
        <w:t xml:space="preserve"> the morning of </w:t>
      </w:r>
      <w:r w:rsidR="00F225B3">
        <w:t>December</w:t>
      </w:r>
      <w:r>
        <w:t xml:space="preserve"> 12</w:t>
      </w:r>
      <w:r w:rsidR="00F225B3">
        <w:t>,</w:t>
      </w:r>
      <w:r>
        <w:t xml:space="preserve"> and evening of </w:t>
      </w:r>
      <w:r w:rsidR="00F225B3">
        <w:t>December</w:t>
      </w:r>
      <w:r>
        <w:t xml:space="preserve"> 12</w:t>
      </w:r>
      <w:r w:rsidR="00A96E71">
        <w:t xml:space="preserve">.  </w:t>
      </w:r>
      <w:r>
        <w:t>In the late evening</w:t>
      </w:r>
      <w:r w:rsidR="00C048B3">
        <w:t>s</w:t>
      </w:r>
      <w:r>
        <w:t xml:space="preserve"> and early morning</w:t>
      </w:r>
      <w:r w:rsidR="00C048B3">
        <w:t>s</w:t>
      </w:r>
      <w:r>
        <w:t xml:space="preserve"> of </w:t>
      </w:r>
      <w:r w:rsidR="00F225B3">
        <w:t>December</w:t>
      </w:r>
      <w:r>
        <w:t xml:space="preserve"> 12 and 13</w:t>
      </w:r>
      <w:r w:rsidR="00F225B3">
        <w:t>,</w:t>
      </w:r>
      <w:r>
        <w:t xml:space="preserve"> the fish moved east to the lagoon culvert and then further east in the evening of </w:t>
      </w:r>
      <w:r w:rsidR="00F225B3">
        <w:t xml:space="preserve">December 13 near the </w:t>
      </w:r>
      <w:r w:rsidR="006F7E08">
        <w:t>upper “T”</w:t>
      </w:r>
      <w:r w:rsidR="00A96E71">
        <w:t xml:space="preserve">.  </w:t>
      </w:r>
      <w:r>
        <w:t xml:space="preserve">During most of </w:t>
      </w:r>
      <w:r w:rsidR="00F225B3">
        <w:t>December</w:t>
      </w:r>
      <w:r>
        <w:t xml:space="preserve"> 14</w:t>
      </w:r>
      <w:r w:rsidR="00F225B3">
        <w:t>,</w:t>
      </w:r>
      <w:r>
        <w:t xml:space="preserve"> this fish was at the west end of the east channel but moved past the lagoon culvert to the Laguna Villas dock in the late evening</w:t>
      </w:r>
      <w:r w:rsidR="00A96E71">
        <w:t xml:space="preserve">.  </w:t>
      </w:r>
      <w:r>
        <w:t xml:space="preserve">The fish was also contacted in this area in the evening of </w:t>
      </w:r>
      <w:r w:rsidR="00F225B3">
        <w:t>December</w:t>
      </w:r>
      <w:r>
        <w:t xml:space="preserve"> 15 and </w:t>
      </w:r>
      <w:r w:rsidR="00C048B3">
        <w:t xml:space="preserve">the </w:t>
      </w:r>
      <w:r>
        <w:t xml:space="preserve">early morning of </w:t>
      </w:r>
      <w:r w:rsidR="00F225B3">
        <w:t>December</w:t>
      </w:r>
      <w:r>
        <w:t xml:space="preserve"> 16</w:t>
      </w:r>
      <w:r w:rsidR="00A96E71">
        <w:t xml:space="preserve">.  </w:t>
      </w:r>
      <w:r>
        <w:t xml:space="preserve">Also in the morning of </w:t>
      </w:r>
      <w:r w:rsidR="00F225B3">
        <w:t>December</w:t>
      </w:r>
      <w:r>
        <w:t xml:space="preserve"> 16</w:t>
      </w:r>
      <w:r w:rsidR="00F225B3">
        <w:t>, fish </w:t>
      </w:r>
      <w:r>
        <w:t>127 was triangulated in bulrush across from private property near the lagoon culvert</w:t>
      </w:r>
      <w:r w:rsidR="00A96E71">
        <w:t xml:space="preserve">.  </w:t>
      </w:r>
      <w:r>
        <w:t xml:space="preserve">This fish was visually observed in the afternoon of </w:t>
      </w:r>
      <w:r w:rsidR="00F225B3">
        <w:t>December</w:t>
      </w:r>
      <w:r>
        <w:t xml:space="preserve"> 16 near a private dock surrounded by bulrush (see </w:t>
      </w:r>
      <w:r w:rsidR="00AD275C" w:rsidRPr="00AD275C">
        <w:t>figure</w:t>
      </w:r>
      <w:r>
        <w:t xml:space="preserve"> </w:t>
      </w:r>
      <w:r>
        <w:rPr>
          <w:noProof/>
        </w:rPr>
        <w:t>25</w:t>
      </w:r>
      <w:r>
        <w:t>)</w:t>
      </w:r>
      <w:r w:rsidR="00A96E71">
        <w:t xml:space="preserve">.  </w:t>
      </w:r>
      <w:r>
        <w:t>Fish 127 remained in this area</w:t>
      </w:r>
      <w:r w:rsidR="00574C8B">
        <w:t>,</w:t>
      </w:r>
      <w:r>
        <w:t xml:space="preserve"> as evidenced by SUR contacts in the evening of </w:t>
      </w:r>
      <w:r w:rsidR="00F225B3">
        <w:t>December</w:t>
      </w:r>
      <w:r>
        <w:t xml:space="preserve"> 16</w:t>
      </w:r>
      <w:r w:rsidR="00C048B3">
        <w:t>,</w:t>
      </w:r>
      <w:r w:rsidR="00F225B3">
        <w:t xml:space="preserve"> the</w:t>
      </w:r>
      <w:r>
        <w:t xml:space="preserve"> evening of </w:t>
      </w:r>
      <w:r w:rsidR="00F225B3">
        <w:t>December</w:t>
      </w:r>
      <w:r>
        <w:t xml:space="preserve"> 17</w:t>
      </w:r>
      <w:r w:rsidR="00F225B3">
        <w:t>,</w:t>
      </w:r>
      <w:r>
        <w:t xml:space="preserve"> and </w:t>
      </w:r>
      <w:r w:rsidR="00F225B3">
        <w:t xml:space="preserve">the </w:t>
      </w:r>
      <w:r>
        <w:t xml:space="preserve">evening of </w:t>
      </w:r>
      <w:r w:rsidR="00F225B3">
        <w:t>December</w:t>
      </w:r>
      <w:r>
        <w:t xml:space="preserve"> 19</w:t>
      </w:r>
      <w:r w:rsidR="00A96E71">
        <w:t xml:space="preserve">.  </w:t>
      </w:r>
      <w:r>
        <w:t xml:space="preserve">During the morning and evening of </w:t>
      </w:r>
      <w:r w:rsidR="00F225B3">
        <w:t>December</w:t>
      </w:r>
      <w:r>
        <w:t xml:space="preserve"> 20 and </w:t>
      </w:r>
      <w:r w:rsidR="008B15DE">
        <w:t xml:space="preserve">the </w:t>
      </w:r>
      <w:r>
        <w:t xml:space="preserve">morning of </w:t>
      </w:r>
      <w:r w:rsidR="00F225B3">
        <w:t>December</w:t>
      </w:r>
      <w:r>
        <w:t xml:space="preserve"> 21</w:t>
      </w:r>
      <w:r w:rsidR="00F225B3">
        <w:t>,</w:t>
      </w:r>
      <w:r>
        <w:t xml:space="preserve"> the fish was exclusively contacted at the lagoon culvert</w:t>
      </w:r>
      <w:r w:rsidR="00A96E71">
        <w:t xml:space="preserve">.  </w:t>
      </w:r>
      <w:r>
        <w:t xml:space="preserve">SURs suggest that the fish moved west through the east channel in the evening of </w:t>
      </w:r>
      <w:r w:rsidR="00F225B3">
        <w:t>December</w:t>
      </w:r>
      <w:r>
        <w:t xml:space="preserve"> 21</w:t>
      </w:r>
      <w:r w:rsidR="00A96E71">
        <w:t xml:space="preserve">.  </w:t>
      </w:r>
      <w:r>
        <w:t xml:space="preserve">In the early morning of </w:t>
      </w:r>
      <w:r w:rsidR="00F225B3">
        <w:t>December</w:t>
      </w:r>
      <w:r>
        <w:t xml:space="preserve"> 22</w:t>
      </w:r>
      <w:r w:rsidR="00F225B3">
        <w:t>,</w:t>
      </w:r>
      <w:r>
        <w:t xml:space="preserve"> the fish was actively tracked in bulrush in the east </w:t>
      </w:r>
      <w:r>
        <w:lastRenderedPageBreak/>
        <w:t>channel</w:t>
      </w:r>
      <w:r w:rsidR="00A96E71">
        <w:t xml:space="preserve">.  </w:t>
      </w:r>
      <w:r>
        <w:t xml:space="preserve">The fish returned to near the lagoon culvert in the evening of </w:t>
      </w:r>
      <w:r w:rsidR="00F225B3">
        <w:t>December</w:t>
      </w:r>
      <w:r w:rsidR="008B15DE">
        <w:t> </w:t>
      </w:r>
      <w:r>
        <w:t>22</w:t>
      </w:r>
      <w:r w:rsidR="00F225B3">
        <w:t>,</w:t>
      </w:r>
      <w:r>
        <w:t xml:space="preserve"> where it was actively tracked near the culvert moving potentially in the flow of the culvert</w:t>
      </w:r>
      <w:r w:rsidR="00A96E71">
        <w:t xml:space="preserve">.  </w:t>
      </w:r>
      <w:r>
        <w:t>This fish was passively recorded near the culvert in the evening</w:t>
      </w:r>
      <w:r w:rsidR="00C048B3">
        <w:t>s</w:t>
      </w:r>
      <w:r>
        <w:t xml:space="preserve"> of </w:t>
      </w:r>
      <w:r w:rsidR="00F225B3">
        <w:t>December</w:t>
      </w:r>
      <w:r>
        <w:t xml:space="preserve"> 23 and 24</w:t>
      </w:r>
      <w:r w:rsidR="00F225B3">
        <w:t>;</w:t>
      </w:r>
      <w:r>
        <w:t xml:space="preserve"> </w:t>
      </w:r>
      <w:r w:rsidR="00F225B3">
        <w:t xml:space="preserve">the </w:t>
      </w:r>
      <w:r>
        <w:t>early morning</w:t>
      </w:r>
      <w:r w:rsidR="00C048B3">
        <w:t>s</w:t>
      </w:r>
      <w:r>
        <w:t xml:space="preserve"> and evening</w:t>
      </w:r>
      <w:r w:rsidR="00C048B3">
        <w:t>s</w:t>
      </w:r>
      <w:r>
        <w:t xml:space="preserve"> of </w:t>
      </w:r>
      <w:r w:rsidR="00F225B3">
        <w:t>December</w:t>
      </w:r>
      <w:r w:rsidR="008B15DE">
        <w:t> </w:t>
      </w:r>
      <w:r>
        <w:t>25</w:t>
      </w:r>
      <w:r w:rsidR="00F225B3">
        <w:t>,</w:t>
      </w:r>
      <w:r>
        <w:t xml:space="preserve"> 26</w:t>
      </w:r>
      <w:r w:rsidR="00F225B3">
        <w:t>,</w:t>
      </w:r>
      <w:r>
        <w:t xml:space="preserve"> and 27</w:t>
      </w:r>
      <w:r w:rsidR="00F225B3">
        <w:t>;</w:t>
      </w:r>
      <w:r>
        <w:t xml:space="preserve"> and </w:t>
      </w:r>
      <w:r w:rsidR="00F225B3">
        <w:t xml:space="preserve">the </w:t>
      </w:r>
      <w:r>
        <w:t>evening</w:t>
      </w:r>
      <w:r w:rsidR="00C048B3">
        <w:t>s</w:t>
      </w:r>
      <w:r>
        <w:t xml:space="preserve"> of </w:t>
      </w:r>
      <w:r w:rsidR="00F225B3">
        <w:t>December</w:t>
      </w:r>
      <w:r>
        <w:t xml:space="preserve"> 28 and 29</w:t>
      </w:r>
      <w:r w:rsidR="00A96E71">
        <w:t xml:space="preserve">.  </w:t>
      </w:r>
      <w:r>
        <w:t xml:space="preserve">In the morning of </w:t>
      </w:r>
      <w:r w:rsidR="00F225B3">
        <w:t>December</w:t>
      </w:r>
      <w:r>
        <w:t xml:space="preserve"> 28</w:t>
      </w:r>
      <w:r w:rsidR="00C048B3">
        <w:t>, the</w:t>
      </w:r>
      <w:r>
        <w:t xml:space="preserve"> early morning</w:t>
      </w:r>
      <w:r w:rsidR="00C048B3">
        <w:t>s</w:t>
      </w:r>
      <w:r>
        <w:t xml:space="preserve"> of </w:t>
      </w:r>
      <w:r w:rsidR="00F225B3">
        <w:t>December</w:t>
      </w:r>
      <w:r>
        <w:t xml:space="preserve"> 30 and 31</w:t>
      </w:r>
      <w:r w:rsidR="00C048B3">
        <w:t>,</w:t>
      </w:r>
      <w:r>
        <w:t xml:space="preserve"> and </w:t>
      </w:r>
      <w:r w:rsidR="00F225B3">
        <w:t xml:space="preserve">the </w:t>
      </w:r>
      <w:r>
        <w:t>early morning of January 1</w:t>
      </w:r>
      <w:r w:rsidR="00F225B3">
        <w:t>,</w:t>
      </w:r>
      <w:r>
        <w:t xml:space="preserve"> fish 127 was contacted by the SUR deployed in the </w:t>
      </w:r>
      <w:r w:rsidR="00A20CF4">
        <w:t>main stem</w:t>
      </w:r>
      <w:r>
        <w:t xml:space="preserve"> river at the culvert</w:t>
      </w:r>
      <w:r w:rsidR="00A96E71">
        <w:t xml:space="preserve">.  </w:t>
      </w:r>
      <w:r>
        <w:t>This fish continued to be associated with the culvert on the lagoon side in the morning</w:t>
      </w:r>
      <w:r w:rsidR="00C048B3">
        <w:t>s</w:t>
      </w:r>
      <w:r>
        <w:t xml:space="preserve"> and evening</w:t>
      </w:r>
      <w:r w:rsidR="00C048B3">
        <w:t>s</w:t>
      </w:r>
      <w:r>
        <w:t xml:space="preserve"> of the December 30</w:t>
      </w:r>
      <w:r w:rsidR="00F225B3">
        <w:t>,</w:t>
      </w:r>
      <w:r>
        <w:t xml:space="preserve"> 31</w:t>
      </w:r>
      <w:r w:rsidR="00F225B3">
        <w:t>,</w:t>
      </w:r>
      <w:r>
        <w:t xml:space="preserve"> and January 1</w:t>
      </w:r>
      <w:r w:rsidR="00F225B3">
        <w:t>; the</w:t>
      </w:r>
      <w:r>
        <w:t xml:space="preserve"> morning of January 2</w:t>
      </w:r>
      <w:r w:rsidR="00F225B3">
        <w:t>; the</w:t>
      </w:r>
      <w:r>
        <w:t xml:space="preserve"> evening of </w:t>
      </w:r>
      <w:r w:rsidR="00F225B3">
        <w:t>January</w:t>
      </w:r>
      <w:r>
        <w:t xml:space="preserve"> 3</w:t>
      </w:r>
      <w:r w:rsidR="00F225B3">
        <w:t>; the</w:t>
      </w:r>
      <w:r>
        <w:t xml:space="preserve"> morning</w:t>
      </w:r>
      <w:r w:rsidR="00C048B3">
        <w:t>s</w:t>
      </w:r>
      <w:r>
        <w:t xml:space="preserve"> and evening</w:t>
      </w:r>
      <w:r w:rsidR="00C048B3">
        <w:t>s</w:t>
      </w:r>
      <w:r>
        <w:t xml:space="preserve"> of </w:t>
      </w:r>
      <w:r w:rsidR="00F225B3">
        <w:t>January</w:t>
      </w:r>
      <w:r>
        <w:t xml:space="preserve"> 4 and 5</w:t>
      </w:r>
      <w:r w:rsidR="00F225B3">
        <w:t xml:space="preserve">; and the </w:t>
      </w:r>
      <w:r>
        <w:t xml:space="preserve"> evening of </w:t>
      </w:r>
      <w:r w:rsidR="00F225B3">
        <w:t>January</w:t>
      </w:r>
      <w:r>
        <w:t xml:space="preserve"> 6 throughout most of </w:t>
      </w:r>
      <w:r w:rsidR="00F225B3">
        <w:t>January</w:t>
      </w:r>
      <w:r>
        <w:t xml:space="preserve"> 7 and 8 (except </w:t>
      </w:r>
      <w:r w:rsidR="007611D3">
        <w:t xml:space="preserve">the </w:t>
      </w:r>
      <w:r>
        <w:t>mid-morning of each)</w:t>
      </w:r>
      <w:r w:rsidR="00F225B3">
        <w:t>;</w:t>
      </w:r>
      <w:r>
        <w:t xml:space="preserve"> all of </w:t>
      </w:r>
      <w:r w:rsidR="00F225B3">
        <w:t>January</w:t>
      </w:r>
      <w:r>
        <w:t xml:space="preserve"> 9</w:t>
      </w:r>
      <w:r w:rsidR="00F225B3">
        <w:t>;</w:t>
      </w:r>
      <w:r>
        <w:t xml:space="preserve"> most of </w:t>
      </w:r>
      <w:r w:rsidR="00F225B3">
        <w:t>January</w:t>
      </w:r>
      <w:r>
        <w:t xml:space="preserve"> 10</w:t>
      </w:r>
      <w:r w:rsidR="00F225B3">
        <w:t>,</w:t>
      </w:r>
      <w:r>
        <w:t xml:space="preserve"> 11</w:t>
      </w:r>
      <w:r w:rsidR="00F225B3">
        <w:t>,</w:t>
      </w:r>
      <w:r>
        <w:t xml:space="preserve"> and 12 (except the late morning and afternoon of each)</w:t>
      </w:r>
      <w:r w:rsidR="00F225B3">
        <w:t>;</w:t>
      </w:r>
      <w:r>
        <w:t xml:space="preserve"> </w:t>
      </w:r>
      <w:r w:rsidR="00F225B3">
        <w:t xml:space="preserve">the </w:t>
      </w:r>
      <w:r>
        <w:t xml:space="preserve">morning and briefly in the afternoon of </w:t>
      </w:r>
      <w:r w:rsidR="00F225B3">
        <w:t>January</w:t>
      </w:r>
      <w:r>
        <w:t xml:space="preserve"> 13</w:t>
      </w:r>
      <w:r w:rsidR="00C048B3">
        <w:t>;</w:t>
      </w:r>
      <w:r>
        <w:t xml:space="preserve"> briefly in the morning and through the mid-evening of </w:t>
      </w:r>
      <w:r w:rsidR="00F225B3">
        <w:t>January</w:t>
      </w:r>
      <w:r>
        <w:t xml:space="preserve"> 14</w:t>
      </w:r>
      <w:r w:rsidR="00C048B3">
        <w:t>;</w:t>
      </w:r>
      <w:r>
        <w:t xml:space="preserve"> and </w:t>
      </w:r>
      <w:r w:rsidR="00F225B3">
        <w:t xml:space="preserve">the </w:t>
      </w:r>
      <w:r>
        <w:t>morning</w:t>
      </w:r>
      <w:r w:rsidR="00C048B3">
        <w:t>s</w:t>
      </w:r>
      <w:r>
        <w:t xml:space="preserve"> and late evening</w:t>
      </w:r>
      <w:r w:rsidR="00C048B3">
        <w:t>s</w:t>
      </w:r>
      <w:r>
        <w:t xml:space="preserve"> of </w:t>
      </w:r>
      <w:r w:rsidR="00F225B3">
        <w:t>January</w:t>
      </w:r>
      <w:r>
        <w:t xml:space="preserve"> 15</w:t>
      </w:r>
      <w:r w:rsidR="00C048B3">
        <w:t xml:space="preserve"> </w:t>
      </w:r>
      <w:r>
        <w:t>and 16</w:t>
      </w:r>
      <w:r w:rsidR="00A96E71">
        <w:t xml:space="preserve">.  </w:t>
      </w:r>
      <w:r>
        <w:t xml:space="preserve">Meanwhile, this fish was passively contacted at the opposite end of the culvert in the </w:t>
      </w:r>
      <w:r w:rsidR="00A20CF4">
        <w:t>main stem</w:t>
      </w:r>
      <w:r>
        <w:t xml:space="preserve"> river briefly in the late morning of </w:t>
      </w:r>
      <w:r w:rsidR="00F225B3">
        <w:t>January</w:t>
      </w:r>
      <w:r>
        <w:t xml:space="preserve"> 4</w:t>
      </w:r>
      <w:r w:rsidR="00F225B3">
        <w:t>, the</w:t>
      </w:r>
      <w:r>
        <w:t xml:space="preserve"> morning of </w:t>
      </w:r>
      <w:r w:rsidR="00F225B3">
        <w:t>January</w:t>
      </w:r>
      <w:r>
        <w:t xml:space="preserve"> 5</w:t>
      </w:r>
      <w:r w:rsidR="00F225B3">
        <w:t>,</w:t>
      </w:r>
      <w:r>
        <w:t xml:space="preserve"> briefly in the early morning of </w:t>
      </w:r>
      <w:r w:rsidR="00F225B3">
        <w:t>January</w:t>
      </w:r>
      <w:r>
        <w:t xml:space="preserve"> 8</w:t>
      </w:r>
      <w:r w:rsidR="00C048B3">
        <w:t>,</w:t>
      </w:r>
      <w:r>
        <w:t xml:space="preserve"> and </w:t>
      </w:r>
      <w:r w:rsidR="00F225B3">
        <w:t xml:space="preserve">the </w:t>
      </w:r>
      <w:r>
        <w:t xml:space="preserve">morning of </w:t>
      </w:r>
      <w:r w:rsidR="00F225B3">
        <w:t>January</w:t>
      </w:r>
      <w:r>
        <w:t xml:space="preserve"> 11</w:t>
      </w:r>
      <w:r w:rsidR="00A96E71">
        <w:t xml:space="preserve">.  </w:t>
      </w:r>
      <w:r>
        <w:t xml:space="preserve">During this time, the fish was actively tracked and recorded near bulrush at the lagoon culvert but moved out into the open in the morning of </w:t>
      </w:r>
      <w:r w:rsidR="00F225B3">
        <w:t>January</w:t>
      </w:r>
      <w:r>
        <w:t xml:space="preserve"> 5</w:t>
      </w:r>
      <w:r w:rsidR="00A96E71">
        <w:t xml:space="preserve">.  </w:t>
      </w:r>
      <w:r>
        <w:t xml:space="preserve">This fish was also contacted at the edge of bulrush in the early evening of </w:t>
      </w:r>
      <w:r w:rsidR="00F225B3">
        <w:t>January</w:t>
      </w:r>
      <w:r>
        <w:t xml:space="preserve"> 5 but moved toward the culvert upon approach of the boat</w:t>
      </w:r>
      <w:r w:rsidR="00A96E71">
        <w:t xml:space="preserve">.  </w:t>
      </w:r>
      <w:r>
        <w:t>D</w:t>
      </w:r>
      <w:r w:rsidR="00F225B3">
        <w:t>uring the morning of January 8, fish </w:t>
      </w:r>
      <w:r>
        <w:t>127 was again actively contacted near the culvert and was recorded as active</w:t>
      </w:r>
      <w:r w:rsidR="00A96E71">
        <w:t xml:space="preserve">.  </w:t>
      </w:r>
      <w:r>
        <w:t xml:space="preserve">In the morning of </w:t>
      </w:r>
      <w:r w:rsidR="00F225B3">
        <w:t>January</w:t>
      </w:r>
      <w:r>
        <w:t xml:space="preserve"> 17</w:t>
      </w:r>
      <w:r w:rsidR="00F225B3">
        <w:t>,</w:t>
      </w:r>
      <w:r>
        <w:t xml:space="preserve"> fish 127 moved near the Laguna Villas dock where it was contacted passively through the morning of </w:t>
      </w:r>
      <w:r w:rsidR="00F225B3">
        <w:t>January</w:t>
      </w:r>
      <w:r>
        <w:t xml:space="preserve"> 18 and again in the evening of </w:t>
      </w:r>
      <w:r w:rsidR="00F225B3">
        <w:t>January</w:t>
      </w:r>
      <w:r>
        <w:t xml:space="preserve"> 21</w:t>
      </w:r>
      <w:r w:rsidR="00A96E71">
        <w:t xml:space="preserve">.  </w:t>
      </w:r>
      <w:r>
        <w:t xml:space="preserve">The fish was near SURs deployed at the lagoon and </w:t>
      </w:r>
      <w:r w:rsidR="00A20CF4">
        <w:t>main stem</w:t>
      </w:r>
      <w:r>
        <w:t xml:space="preserve"> river culvert in the late morning of </w:t>
      </w:r>
      <w:r w:rsidR="00F225B3">
        <w:t>January</w:t>
      </w:r>
      <w:r>
        <w:t xml:space="preserve"> 22 and at the lagoon side of the culvert in the early evening of </w:t>
      </w:r>
      <w:r w:rsidR="00F225B3">
        <w:t>January</w:t>
      </w:r>
      <w:r>
        <w:t xml:space="preserve"> 22 before moving west through the east channel in the evening of </w:t>
      </w:r>
      <w:r w:rsidR="00F225B3">
        <w:t>January</w:t>
      </w:r>
      <w:r>
        <w:t xml:space="preserve"> 22</w:t>
      </w:r>
      <w:r w:rsidR="00A96E71">
        <w:t xml:space="preserve">.  </w:t>
      </w:r>
      <w:r>
        <w:t xml:space="preserve">Through the morning and into the afternoon of </w:t>
      </w:r>
      <w:r w:rsidR="00F225B3">
        <w:t>January</w:t>
      </w:r>
      <w:r>
        <w:t xml:space="preserve"> 23</w:t>
      </w:r>
      <w:r w:rsidR="00F225B3">
        <w:t>,</w:t>
      </w:r>
      <w:r>
        <w:t xml:space="preserve"> fish 127 was passively tracked in the wes</w:t>
      </w:r>
      <w:r w:rsidR="002C17AD">
        <w:t>t end of the east channel and in</w:t>
      </w:r>
      <w:r>
        <w:t xml:space="preserve"> the </w:t>
      </w:r>
      <w:r w:rsidR="006F7E08">
        <w:t>upper “T”</w:t>
      </w:r>
      <w:r w:rsidR="00A96E71">
        <w:t xml:space="preserve">.  </w:t>
      </w:r>
      <w:r>
        <w:t xml:space="preserve">Through the evening of </w:t>
      </w:r>
      <w:r w:rsidR="00F225B3">
        <w:t>January</w:t>
      </w:r>
      <w:r>
        <w:t xml:space="preserve"> 23</w:t>
      </w:r>
      <w:r w:rsidR="00F225B3">
        <w:t>, the</w:t>
      </w:r>
      <w:r>
        <w:t xml:space="preserve"> early morning of </w:t>
      </w:r>
      <w:r w:rsidR="00F225B3">
        <w:t>January</w:t>
      </w:r>
      <w:r>
        <w:t xml:space="preserve"> 24</w:t>
      </w:r>
      <w:r w:rsidR="00F225B3">
        <w:t>,</w:t>
      </w:r>
      <w:r>
        <w:t xml:space="preserve"> and periodically through the evening of </w:t>
      </w:r>
      <w:r w:rsidR="00F225B3">
        <w:t>January</w:t>
      </w:r>
      <w:r>
        <w:t xml:space="preserve"> 24</w:t>
      </w:r>
      <w:r w:rsidR="00F225B3">
        <w:t>,</w:t>
      </w:r>
      <w:r>
        <w:t xml:space="preserve"> this fish was exclusively contacted at the west end of the east channel</w:t>
      </w:r>
      <w:r w:rsidR="00A96E71">
        <w:t xml:space="preserve">.  </w:t>
      </w:r>
      <w:r>
        <w:t xml:space="preserve">By the early morning of </w:t>
      </w:r>
      <w:r w:rsidR="00F225B3">
        <w:t>January</w:t>
      </w:r>
      <w:r>
        <w:t xml:space="preserve"> 25</w:t>
      </w:r>
      <w:r w:rsidR="00F225B3">
        <w:t>,</w:t>
      </w:r>
      <w:r>
        <w:t xml:space="preserve"> fish 127 returned to near the lagoon culvert</w:t>
      </w:r>
      <w:r w:rsidR="00A96E71">
        <w:t xml:space="preserve">.  </w:t>
      </w:r>
      <w:r>
        <w:t xml:space="preserve">Active efforts in the evening of </w:t>
      </w:r>
      <w:r w:rsidR="00F225B3">
        <w:t>January</w:t>
      </w:r>
      <w:r>
        <w:t xml:space="preserve"> 25 contacted the fish in bulrush near the culvert where the fish remained for at least 30 minutes</w:t>
      </w:r>
      <w:r w:rsidR="00A96E71">
        <w:t xml:space="preserve">.  </w:t>
      </w:r>
      <w:r w:rsidR="008B15DE">
        <w:t>After </w:t>
      </w:r>
      <w:r w:rsidR="00F225B3">
        <w:t>2</w:t>
      </w:r>
      <w:r>
        <w:t xml:space="preserve"> hours, the fish was triangulated again in bulrush east from the period triangulation</w:t>
      </w:r>
      <w:r w:rsidR="00A96E71">
        <w:t xml:space="preserve">.  </w:t>
      </w:r>
      <w:r>
        <w:t xml:space="preserve">In the early morning of </w:t>
      </w:r>
      <w:r w:rsidR="00F225B3">
        <w:t>January</w:t>
      </w:r>
      <w:r>
        <w:t xml:space="preserve"> 26</w:t>
      </w:r>
      <w:r w:rsidR="00F225B3">
        <w:t>,</w:t>
      </w:r>
      <w:r>
        <w:t xml:space="preserve"> this fish was located under a private dock surrounded by bulrush where this fish was also triangulated in the late morning and late evening of </w:t>
      </w:r>
      <w:r w:rsidR="00F225B3">
        <w:t>January</w:t>
      </w:r>
      <w:r>
        <w:t xml:space="preserve"> 26</w:t>
      </w:r>
      <w:r w:rsidR="00F225B3">
        <w:t>, the</w:t>
      </w:r>
      <w:r>
        <w:t xml:space="preserve"> morning and evening of </w:t>
      </w:r>
      <w:r w:rsidR="00F225B3">
        <w:t>January</w:t>
      </w:r>
      <w:r>
        <w:t xml:space="preserve"> 28</w:t>
      </w:r>
      <w:r w:rsidR="00F225B3">
        <w:t>,</w:t>
      </w:r>
      <w:r>
        <w:t xml:space="preserve"> and </w:t>
      </w:r>
      <w:r w:rsidR="00F225B3">
        <w:t xml:space="preserve">the </w:t>
      </w:r>
      <w:r>
        <w:t xml:space="preserve">morning of </w:t>
      </w:r>
      <w:r w:rsidR="00F225B3">
        <w:t>January</w:t>
      </w:r>
      <w:r>
        <w:t xml:space="preserve"> 29</w:t>
      </w:r>
      <w:r w:rsidR="00A96E71">
        <w:t xml:space="preserve">.  </w:t>
      </w:r>
      <w:r>
        <w:t xml:space="preserve">In the evening of </w:t>
      </w:r>
      <w:r w:rsidR="00F225B3">
        <w:t>January</w:t>
      </w:r>
      <w:r>
        <w:t xml:space="preserve"> 28</w:t>
      </w:r>
      <w:r w:rsidR="00F225B3">
        <w:t>,</w:t>
      </w:r>
      <w:r>
        <w:t xml:space="preserve"> the fish had moved out from near the dock and was triangulated in the same area to the west </w:t>
      </w:r>
      <w:r w:rsidR="00F225B3">
        <w:t>5</w:t>
      </w:r>
      <w:r w:rsidR="008B15DE">
        <w:t> </w:t>
      </w:r>
      <w:r>
        <w:t>meters into thin bulrush</w:t>
      </w:r>
      <w:r w:rsidR="00A96E71">
        <w:t xml:space="preserve">.  </w:t>
      </w:r>
      <w:r>
        <w:t>This fish was last contacted by SUR in the late morning of January 29 near the lagoon culvert</w:t>
      </w:r>
      <w:r w:rsidR="0080287B">
        <w:t>.</w:t>
      </w:r>
    </w:p>
    <w:p w14:paraId="04ABA40F" w14:textId="77777777" w:rsidR="0080287B" w:rsidRDefault="0080287B" w:rsidP="00A757C6"/>
    <w:p w14:paraId="373DE3F5" w14:textId="77777777" w:rsidR="00F225B3" w:rsidRPr="00C1739B" w:rsidRDefault="00F225B3" w:rsidP="00C1739B">
      <w:pPr>
        <w:rPr>
          <w:rFonts w:eastAsia="Calibri"/>
        </w:rPr>
      </w:pPr>
      <w:r>
        <w:br w:type="page"/>
      </w:r>
    </w:p>
    <w:p w14:paraId="768A287A" w14:textId="0F652B61" w:rsidR="00A757C6" w:rsidRPr="000A096F" w:rsidRDefault="00A757C6" w:rsidP="0080287B">
      <w:pPr>
        <w:pStyle w:val="Attachment-heading1"/>
      </w:pPr>
      <w:r w:rsidRPr="000A096F">
        <w:lastRenderedPageBreak/>
        <w:t>Radio-Tagged Group</w:t>
      </w:r>
    </w:p>
    <w:p w14:paraId="0104DAE7" w14:textId="77777777" w:rsidR="00A757C6" w:rsidRPr="00CD178B" w:rsidRDefault="00A757C6" w:rsidP="0080287B">
      <w:pPr>
        <w:pStyle w:val="StyleAttachment-heading2-space"/>
      </w:pPr>
      <w:r>
        <w:t>Fish 011</w:t>
      </w:r>
    </w:p>
    <w:p w14:paraId="324E6ECA" w14:textId="77777777" w:rsidR="00A757C6" w:rsidRDefault="00A757C6" w:rsidP="00A757C6"/>
    <w:p w14:paraId="05FD0EEF" w14:textId="4E7B213A" w:rsidR="00A757C6" w:rsidRDefault="00A757C6" w:rsidP="00A757C6">
      <w:r>
        <w:t>Fish 011 (TL</w:t>
      </w:r>
      <w:r w:rsidR="009B3567">
        <w:t xml:space="preserve"> = </w:t>
      </w:r>
      <w:r>
        <w:t>395 mm and M</w:t>
      </w:r>
      <w:r w:rsidR="009B3567">
        <w:t xml:space="preserve"> = </w:t>
      </w:r>
      <w:r>
        <w:t>521</w:t>
      </w:r>
      <w:r w:rsidRPr="00E420DB">
        <w:t xml:space="preserve"> g) was released into </w:t>
      </w:r>
      <w:r>
        <w:t>Laughlin Lagoon</w:t>
      </w:r>
      <w:r w:rsidRPr="00E420DB">
        <w:t xml:space="preserve"> on </w:t>
      </w:r>
      <w:r>
        <w:t>December 9, 2015</w:t>
      </w:r>
      <w:r w:rsidR="00A96E71">
        <w:t xml:space="preserve">.  </w:t>
      </w:r>
      <w:r>
        <w:t xml:space="preserve">This fish was triangulated under the docks in the marina at boat slip C1 near the ramp in the afternoon of </w:t>
      </w:r>
      <w:r w:rsidR="00065BFD">
        <w:t>December</w:t>
      </w:r>
      <w:r>
        <w:t xml:space="preserve"> 9 after release</w:t>
      </w:r>
      <w:r w:rsidR="00A96E71">
        <w:t xml:space="preserve">.  </w:t>
      </w:r>
      <w:r>
        <w:t xml:space="preserve">The fish was then triangulated </w:t>
      </w:r>
      <w:commentRangeStart w:id="773"/>
      <w:r>
        <w:t xml:space="preserve">near the </w:t>
      </w:r>
      <w:ins w:id="774" w:author="Kristen Humphrey" w:date="2016-08-22T19:30:00Z">
        <w:r w:rsidR="00274E66">
          <w:t xml:space="preserve">south shore </w:t>
        </w:r>
      </w:ins>
      <w:del w:id="775" w:author="Kristen Humphrey" w:date="2016-08-22T19:30:00Z">
        <w:r w:rsidDel="00274E66">
          <w:delText>point</w:delText>
        </w:r>
        <w:commentRangeEnd w:id="773"/>
        <w:r w:rsidR="00555D49" w:rsidDel="00274E66">
          <w:rPr>
            <w:rStyle w:val="CommentReference"/>
          </w:rPr>
          <w:commentReference w:id="773"/>
        </w:r>
        <w:r w:rsidDel="00274E66">
          <w:delText xml:space="preserve"> </w:delText>
        </w:r>
      </w:del>
      <w:del w:id="776" w:author="Kristen Humphrey" w:date="2016-08-22T19:31:00Z">
        <w:r w:rsidDel="00274E66">
          <w:delText xml:space="preserve">in </w:delText>
        </w:r>
      </w:del>
      <w:ins w:id="777" w:author="Kristen Humphrey" w:date="2016-08-22T19:31:00Z">
        <w:r w:rsidR="00274E66">
          <w:t xml:space="preserve">of </w:t>
        </w:r>
      </w:ins>
      <w:r>
        <w:t xml:space="preserve">the marina in the morning of </w:t>
      </w:r>
      <w:r w:rsidR="00214D73">
        <w:t>December</w:t>
      </w:r>
      <w:r>
        <w:t xml:space="preserve"> 10</w:t>
      </w:r>
      <w:r w:rsidR="00A96E71">
        <w:t xml:space="preserve">.  </w:t>
      </w:r>
      <w:r>
        <w:t xml:space="preserve">In the evening of </w:t>
      </w:r>
      <w:r w:rsidR="00214D73">
        <w:t>December</w:t>
      </w:r>
      <w:r>
        <w:t xml:space="preserve"> 10</w:t>
      </w:r>
      <w:r w:rsidR="00214D73">
        <w:t>,</w:t>
      </w:r>
      <w:r>
        <w:t xml:space="preserve"> fish 011 was heard near the docks at boat slips C4 and L30</w:t>
      </w:r>
      <w:r w:rsidR="00A96E71">
        <w:t xml:space="preserve">.  </w:t>
      </w:r>
      <w:r>
        <w:t xml:space="preserve">This fish could be detected in the east channel from the lagoon culvert in the evening of </w:t>
      </w:r>
      <w:r w:rsidR="00214D73">
        <w:t>December</w:t>
      </w:r>
      <w:r>
        <w:t xml:space="preserve"> 22</w:t>
      </w:r>
      <w:r w:rsidR="00A96E71">
        <w:t xml:space="preserve">.  </w:t>
      </w:r>
      <w:r>
        <w:t xml:space="preserve">It was heard coming from the southwest or northeast of the </w:t>
      </w:r>
      <w:r w:rsidR="006F7E08">
        <w:t>upper “T”</w:t>
      </w:r>
      <w:r>
        <w:t xml:space="preserve"> in the afternoon of </w:t>
      </w:r>
      <w:r w:rsidR="00214D73">
        <w:t>December</w:t>
      </w:r>
      <w:r>
        <w:t xml:space="preserve"> 29 and was faintly detected in th</w:t>
      </w:r>
      <w:r w:rsidR="006F7E08">
        <w:t xml:space="preserve">e early evening of </w:t>
      </w:r>
      <w:r w:rsidR="00214D73">
        <w:t>December</w:t>
      </w:r>
      <w:r w:rsidR="006F7E08">
        <w:t xml:space="preserve"> 29 from the </w:t>
      </w:r>
      <w:r>
        <w:t xml:space="preserve">little </w:t>
      </w:r>
      <w:r w:rsidR="006F7E08">
        <w:t>“t”</w:t>
      </w:r>
      <w:r>
        <w:t xml:space="preserve"> and weakly detected from the marina’s launch site later in the evening of </w:t>
      </w:r>
      <w:r w:rsidR="00214D73">
        <w:t>December</w:t>
      </w:r>
      <w:r>
        <w:t xml:space="preserve"> 29</w:t>
      </w:r>
      <w:r w:rsidR="00A96E71">
        <w:t xml:space="preserve">.  </w:t>
      </w:r>
      <w:r>
        <w:t xml:space="preserve">In the morning of </w:t>
      </w:r>
      <w:r w:rsidR="00214D73">
        <w:t>December</w:t>
      </w:r>
      <w:r>
        <w:t xml:space="preserve"> 30</w:t>
      </w:r>
      <w:r w:rsidR="00214D73">
        <w:t>,</w:t>
      </w:r>
      <w:r>
        <w:t xml:space="preserve"> this fish was detected with a weak signal from the </w:t>
      </w:r>
      <w:r w:rsidR="006F7E08">
        <w:t>upper “T”</w:t>
      </w:r>
      <w:r>
        <w:t xml:space="preserve"> and a stronger signal at </w:t>
      </w:r>
      <w:r w:rsidR="006F7E08">
        <w:t xml:space="preserve">the </w:t>
      </w:r>
      <w:r>
        <w:t xml:space="preserve">little </w:t>
      </w:r>
      <w:r w:rsidR="006F7E08">
        <w:t>“t”.</w:t>
      </w:r>
      <w:r w:rsidR="00A96E71">
        <w:t xml:space="preserve">  </w:t>
      </w:r>
      <w:r>
        <w:t xml:space="preserve">Fish 011 was detected from the bulrush at the east end of the marina, the little </w:t>
      </w:r>
      <w:r w:rsidR="006F7E08">
        <w:t>“t”,</w:t>
      </w:r>
      <w:r>
        <w:t xml:space="preserve"> and near the exit to the lagoon all throughout the evening of January 4</w:t>
      </w:r>
      <w:r w:rsidR="00065BFD">
        <w:t>, 2016</w:t>
      </w:r>
      <w:r w:rsidR="00A96E71">
        <w:t xml:space="preserve">.  </w:t>
      </w:r>
      <w:r>
        <w:t xml:space="preserve">A strong signal was detected near the exit to the lagoon in the morning of </w:t>
      </w:r>
      <w:r w:rsidR="00065BFD">
        <w:t>January</w:t>
      </w:r>
      <w:r>
        <w:t xml:space="preserve"> 6 when only a weak signal could be heard from the marina</w:t>
      </w:r>
      <w:r w:rsidR="00A96E71">
        <w:t xml:space="preserve">.  </w:t>
      </w:r>
      <w:r>
        <w:t xml:space="preserve">During the evening of </w:t>
      </w:r>
      <w:r w:rsidR="00065BFD">
        <w:t>January</w:t>
      </w:r>
      <w:r w:rsidR="00C1739B">
        <w:t xml:space="preserve"> </w:t>
      </w:r>
      <w:r>
        <w:t>7</w:t>
      </w:r>
      <w:r w:rsidR="00C1739B">
        <w:t>,</w:t>
      </w:r>
      <w:r>
        <w:t xml:space="preserve"> this fish could be detected away from the bulrush of the marina and from the </w:t>
      </w:r>
      <w:r w:rsidR="006F7E08">
        <w:t>little “t”</w:t>
      </w:r>
      <w:r w:rsidR="00A96E71">
        <w:t xml:space="preserve">.  </w:t>
      </w:r>
      <w:r>
        <w:t xml:space="preserve">In the late morning of </w:t>
      </w:r>
      <w:r w:rsidR="00065BFD">
        <w:t>January</w:t>
      </w:r>
      <w:r>
        <w:t xml:space="preserve"> 26</w:t>
      </w:r>
      <w:r w:rsidR="00214D73">
        <w:t>,</w:t>
      </w:r>
      <w:r>
        <w:t xml:space="preserve"> the fish was heard at the </w:t>
      </w:r>
      <w:r w:rsidR="006F7E08">
        <w:t>little “t”</w:t>
      </w:r>
      <w:r>
        <w:t xml:space="preserve"> and was determined to be located </w:t>
      </w:r>
      <w:r w:rsidR="00363DA5">
        <w:t>toward</w:t>
      </w:r>
      <w:r>
        <w:t xml:space="preserve"> the mudflat</w:t>
      </w:r>
      <w:r w:rsidR="00A96E71">
        <w:t xml:space="preserve">.  </w:t>
      </w:r>
      <w:r>
        <w:t>Upon listening from the east side of the mudflat, the tag’s location in the mudflat was confirmed</w:t>
      </w:r>
      <w:r w:rsidR="00A96E71">
        <w:t xml:space="preserve">.  </w:t>
      </w:r>
      <w:r>
        <w:t>The fish could also be heard from the marina at this time</w:t>
      </w:r>
      <w:r w:rsidR="00A96E71">
        <w:t xml:space="preserve">.  </w:t>
      </w:r>
      <w:r>
        <w:t xml:space="preserve">Throughout the late morning and afternoon of </w:t>
      </w:r>
      <w:r w:rsidR="00065BFD">
        <w:t>January</w:t>
      </w:r>
      <w:r>
        <w:t xml:space="preserve"> 27</w:t>
      </w:r>
      <w:r w:rsidR="00214D73">
        <w:t>,</w:t>
      </w:r>
      <w:r>
        <w:t xml:space="preserve"> this fish was detected from the marina, the up and downstream levee road, near the exit to the lagoon, and the </w:t>
      </w:r>
      <w:r w:rsidR="006F7E08">
        <w:t>little “t”.</w:t>
      </w:r>
      <w:r w:rsidR="00A96E71">
        <w:t xml:space="preserve">  </w:t>
      </w:r>
      <w:r>
        <w:t>It was determined that the tag was near the mudflat and a mortality on January 27</w:t>
      </w:r>
      <w:r w:rsidR="00A96E71">
        <w:t xml:space="preserve">.  </w:t>
      </w:r>
      <w:r>
        <w:t>This tag was recovered February 17 on a large nest in thick bulrush</w:t>
      </w:r>
      <w:r w:rsidR="00065BFD">
        <w:t>,</w:t>
      </w:r>
      <w:r>
        <w:t xml:space="preserve"> likely deposited by a large ne</w:t>
      </w:r>
      <w:r w:rsidR="00C1739B">
        <w:t>sting bird or mammal such as a great blue h</w:t>
      </w:r>
      <w:r>
        <w:t xml:space="preserve">eron (see </w:t>
      </w:r>
      <w:r w:rsidR="00AD275C" w:rsidRPr="00AD275C">
        <w:t>figure</w:t>
      </w:r>
      <w:r>
        <w:t xml:space="preserve"> </w:t>
      </w:r>
      <w:r>
        <w:rPr>
          <w:noProof/>
        </w:rPr>
        <w:t>28</w:t>
      </w:r>
      <w:r>
        <w:t>)</w:t>
      </w:r>
      <w:r w:rsidR="0080287B">
        <w:t>.</w:t>
      </w:r>
    </w:p>
    <w:p w14:paraId="4D5A39F5" w14:textId="77777777" w:rsidR="0080287B" w:rsidRDefault="0080287B" w:rsidP="00A757C6"/>
    <w:p w14:paraId="583293BE" w14:textId="77777777" w:rsidR="00A757C6" w:rsidRPr="00165B5F" w:rsidRDefault="00A757C6" w:rsidP="00A757C6"/>
    <w:p w14:paraId="275AC8F6" w14:textId="37EA3096" w:rsidR="00A757C6" w:rsidRPr="00CD178B" w:rsidRDefault="0080287B" w:rsidP="0080287B">
      <w:pPr>
        <w:pStyle w:val="Attachment-heading2"/>
      </w:pPr>
      <w:r>
        <w:t>Fish 021</w:t>
      </w:r>
    </w:p>
    <w:p w14:paraId="60DC5AEF" w14:textId="77777777" w:rsidR="00A757C6" w:rsidRDefault="00A757C6" w:rsidP="00A757C6"/>
    <w:p w14:paraId="00996D4D" w14:textId="21036B41" w:rsidR="00A757C6" w:rsidRDefault="00A757C6" w:rsidP="00A757C6">
      <w:r>
        <w:t>Fish 021 (TL</w:t>
      </w:r>
      <w:r w:rsidR="009B3567">
        <w:t xml:space="preserve"> = </w:t>
      </w:r>
      <w:r>
        <w:t>424 mm and M</w:t>
      </w:r>
      <w:r w:rsidR="009B3567">
        <w:t xml:space="preserve"> = </w:t>
      </w:r>
      <w:r>
        <w:t>608</w:t>
      </w:r>
      <w:r w:rsidRPr="00E420DB">
        <w:t xml:space="preserve"> g) was released into </w:t>
      </w:r>
      <w:r>
        <w:t>Laughlin Lagoon</w:t>
      </w:r>
      <w:r w:rsidRPr="00E420DB">
        <w:t xml:space="preserve"> on </w:t>
      </w:r>
      <w:r>
        <w:t>December 9, 2015</w:t>
      </w:r>
      <w:r w:rsidR="00A96E71">
        <w:t xml:space="preserve">.  </w:t>
      </w:r>
      <w:r>
        <w:t xml:space="preserve">This fish was detected in the marina on </w:t>
      </w:r>
      <w:r w:rsidR="00C1739B">
        <w:t>December</w:t>
      </w:r>
      <w:r>
        <w:t xml:space="preserve"> 10 from boat slip</w:t>
      </w:r>
      <w:r w:rsidR="00065BFD">
        <w:t>s</w:t>
      </w:r>
      <w:r>
        <w:t xml:space="preserve"> C4</w:t>
      </w:r>
      <w:r w:rsidR="00065BFD">
        <w:t xml:space="preserve"> and</w:t>
      </w:r>
      <w:r>
        <w:t xml:space="preserve"> L30 and </w:t>
      </w:r>
      <w:r w:rsidR="00363DA5">
        <w:t>toward</w:t>
      </w:r>
      <w:r>
        <w:t xml:space="preserve"> the east end through the evening</w:t>
      </w:r>
      <w:r w:rsidR="00A96E71">
        <w:t xml:space="preserve">.  </w:t>
      </w:r>
      <w:r>
        <w:t xml:space="preserve">In the evening of </w:t>
      </w:r>
      <w:r w:rsidR="00214D73">
        <w:t>December</w:t>
      </w:r>
      <w:r>
        <w:t xml:space="preserve"> 14</w:t>
      </w:r>
      <w:r w:rsidR="00214D73">
        <w:t>,</w:t>
      </w:r>
      <w:r>
        <w:t xml:space="preserve"> the fish was still detected from in the marina near boat slip M21</w:t>
      </w:r>
      <w:r w:rsidR="00065BFD">
        <w:t>,</w:t>
      </w:r>
      <w:r>
        <w:t xml:space="preserve"> as well as </w:t>
      </w:r>
      <w:r w:rsidR="008B15DE">
        <w:t xml:space="preserve">in </w:t>
      </w:r>
      <w:r>
        <w:t xml:space="preserve">the morning of </w:t>
      </w:r>
      <w:r w:rsidR="00214D73">
        <w:t>December</w:t>
      </w:r>
      <w:r>
        <w:t xml:space="preserve"> 16 from near the C boat slips</w:t>
      </w:r>
      <w:r w:rsidR="00C1739B">
        <w:t>,</w:t>
      </w:r>
      <w:r>
        <w:t xml:space="preserve"> and the afternoon of </w:t>
      </w:r>
      <w:r w:rsidR="00214D73">
        <w:t>December</w:t>
      </w:r>
      <w:r>
        <w:t xml:space="preserve"> 16 from the east side of the east channel</w:t>
      </w:r>
      <w:r w:rsidR="00A96E71">
        <w:t xml:space="preserve">.  </w:t>
      </w:r>
      <w:r>
        <w:t xml:space="preserve">In the late morning of </w:t>
      </w:r>
      <w:r w:rsidR="00214D73">
        <w:t>December</w:t>
      </w:r>
      <w:r>
        <w:t xml:space="preserve"> 22</w:t>
      </w:r>
      <w:r w:rsidR="00214D73">
        <w:t>,</w:t>
      </w:r>
      <w:r>
        <w:t xml:space="preserve"> this fish was determined to be in bulrush at the east end of the marina</w:t>
      </w:r>
      <w:r w:rsidR="00A96E71">
        <w:t xml:space="preserve">.  </w:t>
      </w:r>
      <w:r>
        <w:t xml:space="preserve">Through the evening of </w:t>
      </w:r>
      <w:r w:rsidR="00C1739B">
        <w:t>December</w:t>
      </w:r>
      <w:r>
        <w:t xml:space="preserve"> 29</w:t>
      </w:r>
      <w:r w:rsidR="00C1739B">
        <w:t>,</w:t>
      </w:r>
      <w:r>
        <w:t xml:space="preserve"> fish 021 was heard from the </w:t>
      </w:r>
      <w:r w:rsidR="006F7E08">
        <w:t>upper “T”</w:t>
      </w:r>
      <w:r>
        <w:t xml:space="preserve">, </w:t>
      </w:r>
      <w:r w:rsidR="00065BFD">
        <w:t xml:space="preserve">the </w:t>
      </w:r>
      <w:r w:rsidR="006F7E08">
        <w:t>little “t”</w:t>
      </w:r>
      <w:r>
        <w:t>, and at the launch of the marina</w:t>
      </w:r>
      <w:r w:rsidR="00A96E71">
        <w:t xml:space="preserve">.  </w:t>
      </w:r>
      <w:r>
        <w:t xml:space="preserve">In the morning of </w:t>
      </w:r>
      <w:r w:rsidR="00214D73">
        <w:t>December</w:t>
      </w:r>
      <w:r>
        <w:t xml:space="preserve"> 30</w:t>
      </w:r>
      <w:r w:rsidR="00214D73">
        <w:t>,</w:t>
      </w:r>
      <w:r>
        <w:t xml:space="preserve"> the fish was detected from the east end of the marina and </w:t>
      </w:r>
      <w:r w:rsidR="006F7E08">
        <w:t>the little “t.”</w:t>
      </w:r>
      <w:r w:rsidR="00A96E71">
        <w:t xml:space="preserve">  </w:t>
      </w:r>
      <w:r>
        <w:t>Through the afternoon of January 4</w:t>
      </w:r>
      <w:r w:rsidR="008B15DE">
        <w:t>,</w:t>
      </w:r>
      <w:r>
        <w:t xml:space="preserve"> this fish was detected again from the east end of the marina and </w:t>
      </w:r>
      <w:r w:rsidR="006F7E08">
        <w:t>the little “t”</w:t>
      </w:r>
      <w:r>
        <w:t xml:space="preserve"> as well as the marina’s launch</w:t>
      </w:r>
      <w:r w:rsidR="00A96E71">
        <w:t xml:space="preserve">.  </w:t>
      </w:r>
      <w:r>
        <w:t xml:space="preserve">The </w:t>
      </w:r>
      <w:r>
        <w:lastRenderedPageBreak/>
        <w:t>signal from this fish was strong in the marina near boat slip</w:t>
      </w:r>
      <w:r w:rsidR="00C20D95">
        <w:t> </w:t>
      </w:r>
      <w:r>
        <w:t xml:space="preserve">M17 in the late morning of </w:t>
      </w:r>
      <w:r w:rsidR="00C1739B">
        <w:t>January</w:t>
      </w:r>
      <w:r>
        <w:t xml:space="preserve"> 6 and could be heard from the east end of the marina in the early evening of </w:t>
      </w:r>
      <w:r w:rsidR="00C1739B">
        <w:t>January</w:t>
      </w:r>
      <w:r>
        <w:t xml:space="preserve"> 7</w:t>
      </w:r>
      <w:r w:rsidR="00A96E71">
        <w:t xml:space="preserve">.  </w:t>
      </w:r>
      <w:r>
        <w:t xml:space="preserve">In the late morning of </w:t>
      </w:r>
      <w:r w:rsidR="00C1739B">
        <w:t>January</w:t>
      </w:r>
      <w:r>
        <w:t xml:space="preserve"> 26</w:t>
      </w:r>
      <w:r w:rsidR="00C1739B">
        <w:t>,</w:t>
      </w:r>
      <w:r>
        <w:t xml:space="preserve"> the fish was detected from multiple sides of the mudflat and was determined to be on or near the mudflat</w:t>
      </w:r>
      <w:r w:rsidR="00A96E71">
        <w:t xml:space="preserve">.  </w:t>
      </w:r>
      <w:r>
        <w:t xml:space="preserve">On </w:t>
      </w:r>
      <w:r w:rsidR="00C1739B">
        <w:t>January</w:t>
      </w:r>
      <w:r>
        <w:t xml:space="preserve"> 27</w:t>
      </w:r>
      <w:r w:rsidR="00C1739B">
        <w:t>,</w:t>
      </w:r>
      <w:r>
        <w:t xml:space="preserve"> the fish was detected from the mudflat, </w:t>
      </w:r>
      <w:r w:rsidR="00065BFD">
        <w:t xml:space="preserve">the </w:t>
      </w:r>
      <w:r>
        <w:t xml:space="preserve">marina, </w:t>
      </w:r>
      <w:r w:rsidR="00065BFD">
        <w:t xml:space="preserve">the </w:t>
      </w:r>
      <w:r>
        <w:t xml:space="preserve">up- and downstream levee road, </w:t>
      </w:r>
      <w:r w:rsidR="00065BFD">
        <w:t xml:space="preserve">the </w:t>
      </w:r>
      <w:r>
        <w:t xml:space="preserve">exit to the lagoon, and </w:t>
      </w:r>
      <w:r w:rsidR="006F7E08">
        <w:t>the little “t”</w:t>
      </w:r>
      <w:r w:rsidR="00065BFD">
        <w:t>,</w:t>
      </w:r>
      <w:r>
        <w:t xml:space="preserve"> and </w:t>
      </w:r>
      <w:r w:rsidR="00065BFD">
        <w:t xml:space="preserve">it </w:t>
      </w:r>
      <w:r>
        <w:t>was again determined to be located on the mudflat prior to contact loss</w:t>
      </w:r>
      <w:r w:rsidR="00A96E71">
        <w:t>.</w:t>
      </w:r>
    </w:p>
    <w:p w14:paraId="2E56CD79" w14:textId="77777777" w:rsidR="0080287B" w:rsidRDefault="0080287B" w:rsidP="00A757C6"/>
    <w:p w14:paraId="1902DAB9" w14:textId="77777777" w:rsidR="00A757C6" w:rsidRDefault="00A757C6" w:rsidP="00A757C6"/>
    <w:p w14:paraId="1D8DA415" w14:textId="78E0EB45" w:rsidR="00A757C6" w:rsidRPr="00CD178B" w:rsidRDefault="0080287B" w:rsidP="0080287B">
      <w:pPr>
        <w:pStyle w:val="Attachment-heading2"/>
      </w:pPr>
      <w:r>
        <w:t>Fish 041</w:t>
      </w:r>
    </w:p>
    <w:p w14:paraId="5DDC736F" w14:textId="77777777" w:rsidR="00A757C6" w:rsidRDefault="00A757C6" w:rsidP="00A757C6"/>
    <w:p w14:paraId="6D455B8D" w14:textId="6444C91D" w:rsidR="00A757C6" w:rsidRDefault="00A757C6" w:rsidP="00A757C6">
      <w:r>
        <w:t>Fish 041 (TL</w:t>
      </w:r>
      <w:r w:rsidR="009B3567">
        <w:t xml:space="preserve"> = </w:t>
      </w:r>
      <w:r>
        <w:t>383 mm and M</w:t>
      </w:r>
      <w:r w:rsidR="009B3567">
        <w:t xml:space="preserve"> = </w:t>
      </w:r>
      <w:r>
        <w:t>526</w:t>
      </w:r>
      <w:r w:rsidRPr="00E420DB">
        <w:t xml:space="preserve"> g) was released into </w:t>
      </w:r>
      <w:r>
        <w:t>Laughlin Lagoon</w:t>
      </w:r>
      <w:r w:rsidRPr="00E420DB">
        <w:t xml:space="preserve"> on </w:t>
      </w:r>
      <w:r>
        <w:t>December 9, 2015</w:t>
      </w:r>
      <w:r w:rsidR="00A96E71">
        <w:t xml:space="preserve">.  </w:t>
      </w:r>
      <w:r>
        <w:t xml:space="preserve">This fish was detected in the marina near the east end and boat slip C4 on </w:t>
      </w:r>
      <w:r w:rsidR="00C1739B">
        <w:t>December</w:t>
      </w:r>
      <w:r>
        <w:t xml:space="preserve"> 10</w:t>
      </w:r>
      <w:r w:rsidR="00A96E71">
        <w:t xml:space="preserve">.  </w:t>
      </w:r>
      <w:r>
        <w:t xml:space="preserve">In the evening of </w:t>
      </w:r>
      <w:r w:rsidR="00C1739B">
        <w:t>December</w:t>
      </w:r>
      <w:r>
        <w:t xml:space="preserve"> 14</w:t>
      </w:r>
      <w:r w:rsidR="00065BFD">
        <w:t>,</w:t>
      </w:r>
      <w:r>
        <w:t xml:space="preserve"> the fish was heard from within the marina at boat slip M21 and from the east side of the marina across from boat slip M17 in the morning of </w:t>
      </w:r>
      <w:r w:rsidR="00C1739B">
        <w:t>December</w:t>
      </w:r>
      <w:r>
        <w:t xml:space="preserve"> 15</w:t>
      </w:r>
      <w:r w:rsidR="00A96E71">
        <w:t xml:space="preserve">.  </w:t>
      </w:r>
      <w:r>
        <w:t xml:space="preserve">In the morning of </w:t>
      </w:r>
      <w:r w:rsidR="00214D73">
        <w:t>December</w:t>
      </w:r>
      <w:r>
        <w:t xml:space="preserve"> 16</w:t>
      </w:r>
      <w:r w:rsidR="00214D73">
        <w:t>,</w:t>
      </w:r>
      <w:r>
        <w:t xml:space="preserve"> fish 041 was still detected in the marina from</w:t>
      </w:r>
      <w:r w:rsidR="00C1739B">
        <w:t xml:space="preserve"> boat slip M16 as well as the C </w:t>
      </w:r>
      <w:r>
        <w:t xml:space="preserve">boat slips and the </w:t>
      </w:r>
      <w:r w:rsidR="006F7E08">
        <w:t>little “t.”</w:t>
      </w:r>
      <w:r w:rsidR="00A96E71">
        <w:t xml:space="preserve">  </w:t>
      </w:r>
      <w:r>
        <w:t xml:space="preserve">By the afternoon of </w:t>
      </w:r>
      <w:r w:rsidR="00C1739B">
        <w:t>December</w:t>
      </w:r>
      <w:r>
        <w:t xml:space="preserve"> 16</w:t>
      </w:r>
      <w:r w:rsidR="00C1739B">
        <w:t>,</w:t>
      </w:r>
      <w:r>
        <w:t xml:space="preserve"> this fish was triangulated to be in the bulrush at the east end of the marina where the fish was also detected in this area in the late morning of </w:t>
      </w:r>
      <w:r w:rsidR="00C1739B">
        <w:t>December</w:t>
      </w:r>
      <w:r>
        <w:t xml:space="preserve"> 22</w:t>
      </w:r>
      <w:r w:rsidR="00C1739B">
        <w:t>, the</w:t>
      </w:r>
      <w:r>
        <w:t xml:space="preserve"> afternoon of </w:t>
      </w:r>
      <w:r w:rsidR="00C1739B">
        <w:t>December</w:t>
      </w:r>
      <w:r>
        <w:t xml:space="preserve"> 29</w:t>
      </w:r>
      <w:r w:rsidR="00C1739B">
        <w:t>, the</w:t>
      </w:r>
      <w:r>
        <w:t xml:space="preserve"> morning of </w:t>
      </w:r>
      <w:r w:rsidR="00C1739B">
        <w:t>December</w:t>
      </w:r>
      <w:r>
        <w:t xml:space="preserve"> 30</w:t>
      </w:r>
      <w:r w:rsidR="00C1739B">
        <w:t>,</w:t>
      </w:r>
      <w:r>
        <w:t xml:space="preserve"> and </w:t>
      </w:r>
      <w:r w:rsidR="00C1739B">
        <w:t xml:space="preserve">the </w:t>
      </w:r>
      <w:r>
        <w:t>afternoon of January 4</w:t>
      </w:r>
      <w:r w:rsidR="00A96E71">
        <w:t xml:space="preserve">.  </w:t>
      </w:r>
      <w:r>
        <w:t>In the evening</w:t>
      </w:r>
      <w:r w:rsidR="00065BFD">
        <w:t>s</w:t>
      </w:r>
      <w:r>
        <w:t xml:space="preserve"> of </w:t>
      </w:r>
      <w:r w:rsidR="00C1739B">
        <w:t>January</w:t>
      </w:r>
      <w:r>
        <w:t xml:space="preserve"> 4 and 5</w:t>
      </w:r>
      <w:r w:rsidR="00C1739B">
        <w:t>,</w:t>
      </w:r>
      <w:r>
        <w:t xml:space="preserve"> this fish was detected from the exit to the lagoon, was heard from the marina’s launch earlier in the evening of </w:t>
      </w:r>
      <w:r w:rsidR="00C1739B">
        <w:t>January</w:t>
      </w:r>
      <w:r>
        <w:t xml:space="preserve"> 5</w:t>
      </w:r>
      <w:r w:rsidR="00065BFD">
        <w:t>,</w:t>
      </w:r>
      <w:r>
        <w:t xml:space="preserve"> and</w:t>
      </w:r>
      <w:ins w:id="778" w:author="Lantow, Jeffrey C" w:date="2016-08-15T10:54:00Z">
        <w:r w:rsidR="001913C4">
          <w:t xml:space="preserve"> was detected again</w:t>
        </w:r>
      </w:ins>
      <w:r>
        <w:t xml:space="preserve"> </w:t>
      </w:r>
      <w:commentRangeStart w:id="779"/>
      <w:r>
        <w:t>from</w:t>
      </w:r>
      <w:commentRangeEnd w:id="779"/>
      <w:r w:rsidR="00065BFD">
        <w:rPr>
          <w:rStyle w:val="CommentReference"/>
        </w:rPr>
        <w:commentReference w:id="779"/>
      </w:r>
      <w:r>
        <w:t xml:space="preserve"> the culvert in the east channel in the morning of January 7</w:t>
      </w:r>
      <w:r w:rsidR="00A96E71">
        <w:t xml:space="preserve">.  </w:t>
      </w:r>
      <w:r>
        <w:t xml:space="preserve">This fish was then detected in the east channel and in the mornings of </w:t>
      </w:r>
      <w:r w:rsidR="00C1739B">
        <w:t>January</w:t>
      </w:r>
      <w:r>
        <w:t xml:space="preserve"> 26 and 27 and was triangulated to be in bulrush near the lagoon culvert across from private property prior to loss of contact.</w:t>
      </w:r>
    </w:p>
    <w:p w14:paraId="67AEB1FF" w14:textId="77777777" w:rsidR="0080287B" w:rsidRDefault="0080287B" w:rsidP="00A757C6"/>
    <w:p w14:paraId="18D619E0" w14:textId="77777777" w:rsidR="00A757C6" w:rsidRDefault="00A757C6" w:rsidP="00A757C6"/>
    <w:p w14:paraId="68AB5E32" w14:textId="03600649" w:rsidR="00A757C6" w:rsidRPr="00CD178B" w:rsidRDefault="0080287B" w:rsidP="0080287B">
      <w:pPr>
        <w:pStyle w:val="Attachment-heading2"/>
      </w:pPr>
      <w:r>
        <w:t>Fish 061</w:t>
      </w:r>
    </w:p>
    <w:p w14:paraId="11498A5F" w14:textId="77777777" w:rsidR="00A757C6" w:rsidRDefault="00A757C6" w:rsidP="00A757C6"/>
    <w:p w14:paraId="70EB942B" w14:textId="108B32EC" w:rsidR="00065BFD" w:rsidRDefault="00A757C6">
      <w:r>
        <w:t>Fish 061 (TL</w:t>
      </w:r>
      <w:r w:rsidR="009B3567">
        <w:t xml:space="preserve"> = </w:t>
      </w:r>
      <w:r>
        <w:t>382 mm and M</w:t>
      </w:r>
      <w:r w:rsidR="009B3567">
        <w:t xml:space="preserve"> = </w:t>
      </w:r>
      <w:r>
        <w:t>524</w:t>
      </w:r>
      <w:r w:rsidRPr="00E420DB">
        <w:t xml:space="preserve"> g) was released into </w:t>
      </w:r>
      <w:r>
        <w:t>Laughlin Lagoon</w:t>
      </w:r>
      <w:r w:rsidRPr="00E420DB">
        <w:t xml:space="preserve"> on </w:t>
      </w:r>
      <w:r>
        <w:t>December 9, 2015</w:t>
      </w:r>
      <w:r w:rsidR="00A96E71">
        <w:t xml:space="preserve">.  </w:t>
      </w:r>
      <w:r>
        <w:t>This fish was detected in the marina from boat slip</w:t>
      </w:r>
      <w:r w:rsidR="00065BFD">
        <w:t>s</w:t>
      </w:r>
      <w:r w:rsidR="008B15DE">
        <w:t xml:space="preserve"> C4 and </w:t>
      </w:r>
      <w:r>
        <w:t xml:space="preserve">L30 in the evening of </w:t>
      </w:r>
      <w:r w:rsidR="00214D73">
        <w:t>December</w:t>
      </w:r>
      <w:r>
        <w:t xml:space="preserve"> 10</w:t>
      </w:r>
      <w:r w:rsidR="00214D73">
        <w:t>,</w:t>
      </w:r>
      <w:r>
        <w:t xml:space="preserve"> boat slip M21 in the evening of </w:t>
      </w:r>
      <w:r w:rsidR="00214D73">
        <w:t>December </w:t>
      </w:r>
      <w:r>
        <w:t>14</w:t>
      </w:r>
      <w:r w:rsidR="00214D73">
        <w:t>,</w:t>
      </w:r>
      <w:r>
        <w:t xml:space="preserve"> boat slip M16 in the early morning of </w:t>
      </w:r>
      <w:r w:rsidR="00214D73">
        <w:t>December</w:t>
      </w:r>
      <w:r>
        <w:t xml:space="preserve"> 16</w:t>
      </w:r>
      <w:r w:rsidR="00214D73">
        <w:t>,</w:t>
      </w:r>
      <w:r>
        <w:t xml:space="preserve"> the C boat slips in the late morning of </w:t>
      </w:r>
      <w:r w:rsidR="00214D73">
        <w:t>December</w:t>
      </w:r>
      <w:r>
        <w:t xml:space="preserve"> 16</w:t>
      </w:r>
      <w:r w:rsidR="00214D73">
        <w:t>,</w:t>
      </w:r>
      <w:r>
        <w:t xml:space="preserve"> and boat slip B4 in the early afternoon of </w:t>
      </w:r>
      <w:r w:rsidR="00C1739B">
        <w:t>December</w:t>
      </w:r>
      <w:r>
        <w:t xml:space="preserve"> 16</w:t>
      </w:r>
      <w:r w:rsidR="00A96E71">
        <w:t xml:space="preserve">.  </w:t>
      </w:r>
      <w:r>
        <w:t xml:space="preserve">Later in the afternoon of </w:t>
      </w:r>
      <w:r w:rsidR="00C1739B">
        <w:t>December</w:t>
      </w:r>
      <w:r>
        <w:t xml:space="preserve"> 16</w:t>
      </w:r>
      <w:r w:rsidR="00C1739B">
        <w:t>,</w:t>
      </w:r>
      <w:r>
        <w:t xml:space="preserve"> fish 061 could be detected from the west side of the east channel</w:t>
      </w:r>
      <w:r w:rsidR="00A96E71">
        <w:t xml:space="preserve">.  </w:t>
      </w:r>
      <w:r>
        <w:t xml:space="preserve">In the late morning of </w:t>
      </w:r>
      <w:r w:rsidR="00C1739B">
        <w:t>December</w:t>
      </w:r>
      <w:r w:rsidR="00065BFD">
        <w:t> </w:t>
      </w:r>
      <w:r>
        <w:t>22 this fish was heard from the east end of the marina and was triangulated behind boat slips M17 and M18 near the shoreline</w:t>
      </w:r>
      <w:r w:rsidR="00A96E71">
        <w:t xml:space="preserve">.  </w:t>
      </w:r>
      <w:r>
        <w:t xml:space="preserve">The fish was then detected east or west of the </w:t>
      </w:r>
      <w:r w:rsidR="006F7E08">
        <w:t>little “t”</w:t>
      </w:r>
      <w:r>
        <w:t xml:space="preserve"> in the afternoon of </w:t>
      </w:r>
      <w:r w:rsidR="00C1739B">
        <w:t>December</w:t>
      </w:r>
      <w:r>
        <w:t xml:space="preserve"> 29 and was heard from the marina’s launch in the evening of </w:t>
      </w:r>
      <w:r w:rsidR="00C1739B">
        <w:t>December</w:t>
      </w:r>
      <w:r>
        <w:t xml:space="preserve"> 29 and </w:t>
      </w:r>
      <w:r w:rsidR="00065BFD">
        <w:t xml:space="preserve">the </w:t>
      </w:r>
      <w:r>
        <w:t xml:space="preserve">morning of </w:t>
      </w:r>
      <w:r w:rsidR="00C1739B">
        <w:t>December</w:t>
      </w:r>
      <w:r>
        <w:t xml:space="preserve"> 30</w:t>
      </w:r>
      <w:r w:rsidR="00A96E71">
        <w:t xml:space="preserve">.  </w:t>
      </w:r>
      <w:r>
        <w:t xml:space="preserve">Fish 061 was also detected from the </w:t>
      </w:r>
      <w:r w:rsidR="006F7E08">
        <w:t>little “t”</w:t>
      </w:r>
      <w:r>
        <w:t xml:space="preserve"> in the late morning of </w:t>
      </w:r>
      <w:r w:rsidR="00C1739B">
        <w:t>December</w:t>
      </w:r>
      <w:r>
        <w:t xml:space="preserve"> 30</w:t>
      </w:r>
      <w:r w:rsidR="00C1739B">
        <w:t>,</w:t>
      </w:r>
      <w:r>
        <w:t xml:space="preserve"> the marina’s launch, the east end of the marina, and the </w:t>
      </w:r>
      <w:r w:rsidR="006F7E08">
        <w:t>little “t”</w:t>
      </w:r>
      <w:r>
        <w:t xml:space="preserve"> in the late afternoon of January 4</w:t>
      </w:r>
      <w:r w:rsidR="00A96E71">
        <w:t xml:space="preserve">.  </w:t>
      </w:r>
      <w:r>
        <w:t xml:space="preserve">The signal was strong in the morning of </w:t>
      </w:r>
    </w:p>
    <w:p w14:paraId="543DDCD5" w14:textId="77777777" w:rsidR="00065BFD" w:rsidRDefault="00065BFD">
      <w:r>
        <w:br w:type="page"/>
      </w:r>
    </w:p>
    <w:p w14:paraId="644DC645" w14:textId="77777777" w:rsidR="00065BFD" w:rsidRDefault="00C1739B">
      <w:r>
        <w:lastRenderedPageBreak/>
        <w:t>January</w:t>
      </w:r>
      <w:r w:rsidR="00A757C6">
        <w:t xml:space="preserve"> 6 from the east end of the marina</w:t>
      </w:r>
      <w:r>
        <w:t>,</w:t>
      </w:r>
      <w:r w:rsidR="00A757C6">
        <w:t xml:space="preserve"> and the fish was triangulated in the bulrush at the east end of the marina in the early evening of </w:t>
      </w:r>
      <w:r>
        <w:t>January</w:t>
      </w:r>
      <w:r w:rsidR="00A757C6">
        <w:t xml:space="preserve"> 7 prior to contact loss</w:t>
      </w:r>
      <w:r w:rsidR="0080287B">
        <w:t>.</w:t>
      </w:r>
    </w:p>
    <w:p w14:paraId="4EBD451E" w14:textId="77777777" w:rsidR="00065BFD" w:rsidRDefault="00065BFD"/>
    <w:p w14:paraId="3E89CB65" w14:textId="4E117AAC" w:rsidR="006F7E08" w:rsidRDefault="006F7E08"/>
    <w:p w14:paraId="1E102B14" w14:textId="65FF7F5C" w:rsidR="00A757C6" w:rsidRPr="00CD178B" w:rsidRDefault="0080287B" w:rsidP="0080287B">
      <w:pPr>
        <w:pStyle w:val="Attachment-heading2"/>
      </w:pPr>
      <w:r>
        <w:t>Fish 671</w:t>
      </w:r>
    </w:p>
    <w:p w14:paraId="6D516465" w14:textId="77777777" w:rsidR="00A757C6" w:rsidRDefault="00A757C6" w:rsidP="00A757C6"/>
    <w:p w14:paraId="6685777E" w14:textId="0F9BEC1C" w:rsidR="00A757C6" w:rsidRDefault="00A757C6" w:rsidP="00A757C6">
      <w:r>
        <w:t>Fish 671 (TL</w:t>
      </w:r>
      <w:r w:rsidR="009B3567">
        <w:t xml:space="preserve"> = </w:t>
      </w:r>
      <w:r>
        <w:t>405 mm and M</w:t>
      </w:r>
      <w:r w:rsidR="009B3567">
        <w:t xml:space="preserve"> = </w:t>
      </w:r>
      <w:r>
        <w:t>575</w:t>
      </w:r>
      <w:r w:rsidRPr="00E420DB">
        <w:t xml:space="preserve"> g) was released into </w:t>
      </w:r>
      <w:r>
        <w:t>Laughlin Lagoon</w:t>
      </w:r>
      <w:r w:rsidRPr="00E420DB">
        <w:t xml:space="preserve"> on </w:t>
      </w:r>
      <w:r>
        <w:t>December 9, 2015</w:t>
      </w:r>
      <w:r w:rsidR="00A96E71">
        <w:t xml:space="preserve">.  </w:t>
      </w:r>
      <w:r>
        <w:t xml:space="preserve">This fish was detected from in the marina near boat slip B10 in the morning of </w:t>
      </w:r>
      <w:r w:rsidR="00C1739B">
        <w:t>December</w:t>
      </w:r>
      <w:r>
        <w:t xml:space="preserve"> 10 and near boat slip</w:t>
      </w:r>
      <w:r w:rsidR="00065BFD">
        <w:t>s</w:t>
      </w:r>
      <w:r>
        <w:t xml:space="preserve"> L30 and C4 in the evening of </w:t>
      </w:r>
      <w:r w:rsidR="00C1739B">
        <w:t>December</w:t>
      </w:r>
      <w:r>
        <w:t xml:space="preserve"> 10</w:t>
      </w:r>
      <w:r w:rsidR="00A96E71">
        <w:t xml:space="preserve">.  </w:t>
      </w:r>
      <w:r>
        <w:t xml:space="preserve">In the later evening of </w:t>
      </w:r>
      <w:r w:rsidR="00C1739B">
        <w:t>December</w:t>
      </w:r>
      <w:r>
        <w:t xml:space="preserve"> 10</w:t>
      </w:r>
      <w:r w:rsidR="00C1739B">
        <w:t>,</w:t>
      </w:r>
      <w:r>
        <w:t xml:space="preserve"> this fish could also be detected from near the exit to the marina</w:t>
      </w:r>
      <w:r w:rsidR="00A96E71">
        <w:t xml:space="preserve">.  </w:t>
      </w:r>
      <w:r>
        <w:t xml:space="preserve">In the evening of </w:t>
      </w:r>
      <w:r w:rsidR="00C1739B">
        <w:t>December</w:t>
      </w:r>
      <w:r>
        <w:t xml:space="preserve"> 14</w:t>
      </w:r>
      <w:r w:rsidR="00C1739B">
        <w:t>, fish </w:t>
      </w:r>
      <w:r>
        <w:t>671 was detected from boat slip M21</w:t>
      </w:r>
      <w:r w:rsidR="00C1739B">
        <w:t>;</w:t>
      </w:r>
      <w:r>
        <w:t xml:space="preserve"> in the early morning of </w:t>
      </w:r>
      <w:r w:rsidR="00C1739B">
        <w:t>December</w:t>
      </w:r>
      <w:r>
        <w:t xml:space="preserve"> 16</w:t>
      </w:r>
      <w:r w:rsidR="00C1739B">
        <w:t>,</w:t>
      </w:r>
      <w:r>
        <w:t xml:space="preserve"> this fish was detected from boat slip M16</w:t>
      </w:r>
      <w:r w:rsidR="00C1739B">
        <w:t>;</w:t>
      </w:r>
      <w:r>
        <w:t xml:space="preserve"> and in the late morning of </w:t>
      </w:r>
      <w:r w:rsidR="00C1739B">
        <w:t>December </w:t>
      </w:r>
      <w:r>
        <w:t>16</w:t>
      </w:r>
      <w:r w:rsidR="00C1739B">
        <w:t>,</w:t>
      </w:r>
      <w:r>
        <w:t xml:space="preserve"> the fish was detected from the C boat slips prior to contact loss</w:t>
      </w:r>
      <w:r w:rsidR="0080287B">
        <w:t>.</w:t>
      </w:r>
    </w:p>
    <w:p w14:paraId="610B9BC5" w14:textId="77777777" w:rsidR="0080287B" w:rsidRDefault="0080287B" w:rsidP="00A757C6"/>
    <w:p w14:paraId="2945FFE8" w14:textId="77777777" w:rsidR="00A757C6" w:rsidRDefault="00A757C6" w:rsidP="00A757C6"/>
    <w:p w14:paraId="7D7726AB" w14:textId="2D6E4EB6" w:rsidR="00A757C6" w:rsidRPr="00CD178B" w:rsidRDefault="0080287B" w:rsidP="0080287B">
      <w:pPr>
        <w:pStyle w:val="Attachment-heading2"/>
      </w:pPr>
      <w:r>
        <w:t>Fish 681</w:t>
      </w:r>
    </w:p>
    <w:p w14:paraId="5F136196" w14:textId="77777777" w:rsidR="00A757C6" w:rsidRDefault="00A757C6" w:rsidP="00A757C6"/>
    <w:p w14:paraId="05938DE3" w14:textId="1E59E659" w:rsidR="00A757C6" w:rsidRDefault="00A757C6" w:rsidP="00A757C6">
      <w:r>
        <w:t>Fish 681 (TL</w:t>
      </w:r>
      <w:r w:rsidR="009B3567">
        <w:t xml:space="preserve"> = </w:t>
      </w:r>
      <w:r>
        <w:t>383 mm and M</w:t>
      </w:r>
      <w:r w:rsidR="009B3567">
        <w:t xml:space="preserve"> = </w:t>
      </w:r>
      <w:r>
        <w:t>502</w:t>
      </w:r>
      <w:r w:rsidRPr="00E420DB">
        <w:t xml:space="preserve"> g) was released into </w:t>
      </w:r>
      <w:r>
        <w:t>Laughlin Lagoon</w:t>
      </w:r>
      <w:r w:rsidRPr="00E420DB">
        <w:t xml:space="preserve"> on </w:t>
      </w:r>
      <w:r>
        <w:t>December 9, 2015</w:t>
      </w:r>
      <w:r w:rsidR="00A96E71">
        <w:t xml:space="preserve">.  </w:t>
      </w:r>
      <w:r>
        <w:t xml:space="preserve">This fish was detected from inside the marina near the east end and from boat slip B10 in the morning of </w:t>
      </w:r>
      <w:r w:rsidR="00450012">
        <w:t>December</w:t>
      </w:r>
      <w:r>
        <w:t xml:space="preserve"> 10</w:t>
      </w:r>
      <w:r w:rsidR="008B15DE">
        <w:t>,</w:t>
      </w:r>
      <w:r>
        <w:t xml:space="preserve"> boat slip</w:t>
      </w:r>
      <w:r w:rsidR="00450012">
        <w:t>s C4 and </w:t>
      </w:r>
      <w:r>
        <w:t xml:space="preserve">L30 and near the exit in the evening of </w:t>
      </w:r>
      <w:r w:rsidR="00450012">
        <w:t>December</w:t>
      </w:r>
      <w:r>
        <w:t xml:space="preserve"> 10</w:t>
      </w:r>
      <w:r w:rsidR="00065BFD">
        <w:t>,</w:t>
      </w:r>
      <w:r>
        <w:t xml:space="preserve"> boat slip</w:t>
      </w:r>
      <w:r w:rsidR="00450012">
        <w:t>s</w:t>
      </w:r>
      <w:r w:rsidR="008B15DE">
        <w:t xml:space="preserve"> M21</w:t>
      </w:r>
      <w:r w:rsidR="008B15DE">
        <w:br/>
      </w:r>
      <w:r>
        <w:t xml:space="preserve">and C5 in the evening of </w:t>
      </w:r>
      <w:r w:rsidR="00450012">
        <w:t>December</w:t>
      </w:r>
      <w:r>
        <w:t xml:space="preserve"> 14</w:t>
      </w:r>
      <w:r w:rsidR="00450012">
        <w:t>,</w:t>
      </w:r>
      <w:r>
        <w:t xml:space="preserve"> boat slip M16 in the early morning of </w:t>
      </w:r>
      <w:r w:rsidR="00450012">
        <w:t>December </w:t>
      </w:r>
      <w:r>
        <w:t>16</w:t>
      </w:r>
      <w:r w:rsidR="00065BFD">
        <w:t>,</w:t>
      </w:r>
      <w:r>
        <w:t xml:space="preserve"> and </w:t>
      </w:r>
      <w:r w:rsidR="00450012">
        <w:t xml:space="preserve">the </w:t>
      </w:r>
      <w:r>
        <w:t xml:space="preserve">C boat slips in the late morning of </w:t>
      </w:r>
      <w:r w:rsidR="00450012">
        <w:t>December</w:t>
      </w:r>
      <w:r>
        <w:t xml:space="preserve"> 16</w:t>
      </w:r>
      <w:r w:rsidR="00A96E71">
        <w:t xml:space="preserve">.  </w:t>
      </w:r>
      <w:r>
        <w:t xml:space="preserve">Fish 681 was triangulated in the bulrush at the east end of the marina in the late morning of </w:t>
      </w:r>
      <w:r w:rsidR="00450012">
        <w:t>December</w:t>
      </w:r>
      <w:r>
        <w:t xml:space="preserve"> 22</w:t>
      </w:r>
      <w:r w:rsidR="00A96E71">
        <w:t xml:space="preserve">.  </w:t>
      </w:r>
      <w:r>
        <w:t xml:space="preserve">In the afternoon of </w:t>
      </w:r>
      <w:r w:rsidR="00450012">
        <w:t>December</w:t>
      </w:r>
      <w:r>
        <w:t xml:space="preserve"> 29</w:t>
      </w:r>
      <w:r w:rsidR="00450012">
        <w:t>,</w:t>
      </w:r>
      <w:r>
        <w:t xml:space="preserve"> this fish was heard north or south from the </w:t>
      </w:r>
      <w:r w:rsidR="006F7E08">
        <w:t>upper “T”</w:t>
      </w:r>
      <w:r>
        <w:t xml:space="preserve"> and east or west from the </w:t>
      </w:r>
      <w:r w:rsidR="006F7E08">
        <w:t>little “t”.</w:t>
      </w:r>
      <w:r w:rsidR="00A96E71">
        <w:t xml:space="preserve">  </w:t>
      </w:r>
      <w:r>
        <w:t xml:space="preserve">On </w:t>
      </w:r>
      <w:r w:rsidR="00450012">
        <w:t>December</w:t>
      </w:r>
      <w:r>
        <w:t xml:space="preserve"> 30 in the morning, the fish could be faintly heard from the east side of the marina</w:t>
      </w:r>
      <w:r w:rsidR="00A96E71">
        <w:t xml:space="preserve">.  </w:t>
      </w:r>
      <w:r>
        <w:t>Through the afternoon of January 4</w:t>
      </w:r>
      <w:r w:rsidR="00450012">
        <w:t>,</w:t>
      </w:r>
      <w:r>
        <w:t xml:space="preserve"> fish 681was heard from the marina’s launch, the east end of the marina, and the </w:t>
      </w:r>
      <w:r w:rsidR="006F7E08">
        <w:t>little “t”</w:t>
      </w:r>
      <w:r w:rsidR="00A96E71">
        <w:t xml:space="preserve">.  </w:t>
      </w:r>
      <w:r>
        <w:t xml:space="preserve">This fish was also heard from boat slip M17 in the marina in the morning of </w:t>
      </w:r>
      <w:r w:rsidR="00450012">
        <w:t>January</w:t>
      </w:r>
      <w:r>
        <w:t xml:space="preserve"> 6 and was triangulated in the bulrush on the east side of the marina in the early evening of </w:t>
      </w:r>
      <w:r w:rsidR="00450012">
        <w:t>January</w:t>
      </w:r>
      <w:r>
        <w:t xml:space="preserve"> 7</w:t>
      </w:r>
      <w:r w:rsidR="00A96E71">
        <w:t xml:space="preserve">.  </w:t>
      </w:r>
      <w:r>
        <w:t xml:space="preserve">On </w:t>
      </w:r>
      <w:r w:rsidR="00450012">
        <w:t>January</w:t>
      </w:r>
      <w:r>
        <w:t xml:space="preserve"> 27</w:t>
      </w:r>
      <w:r w:rsidR="00450012">
        <w:t>,</w:t>
      </w:r>
      <w:r>
        <w:t xml:space="preserve"> fish 681 was detected from the marina, the up- and downstream levee road, near the exit to the lagoon, the </w:t>
      </w:r>
      <w:r w:rsidR="006F7E08">
        <w:t>little “t”</w:t>
      </w:r>
      <w:r>
        <w:t xml:space="preserve">, and </w:t>
      </w:r>
      <w:r w:rsidR="00065BFD">
        <w:t xml:space="preserve">it </w:t>
      </w:r>
      <w:r>
        <w:t>was determined to be located on the mudflat prior to contact loss.</w:t>
      </w:r>
    </w:p>
    <w:p w14:paraId="08B70181" w14:textId="77777777" w:rsidR="00A757C6" w:rsidRDefault="00A757C6" w:rsidP="00A757C6"/>
    <w:p w14:paraId="7BCE6C10" w14:textId="77777777" w:rsidR="0080287B" w:rsidRDefault="0080287B" w:rsidP="00A757C6"/>
    <w:p w14:paraId="6FC162A4" w14:textId="668171AB" w:rsidR="00A757C6" w:rsidRPr="00CD178B" w:rsidRDefault="0080287B" w:rsidP="0080287B">
      <w:pPr>
        <w:pStyle w:val="Attachment-heading2"/>
      </w:pPr>
      <w:r>
        <w:t>Fish 691</w:t>
      </w:r>
    </w:p>
    <w:p w14:paraId="68F210EE" w14:textId="77777777" w:rsidR="00A757C6" w:rsidRDefault="00A757C6" w:rsidP="00A757C6"/>
    <w:p w14:paraId="5FED9A98" w14:textId="77777777" w:rsidR="00065BFD" w:rsidRDefault="00A757C6" w:rsidP="00A757C6">
      <w:r>
        <w:t>Fish 691 (TL</w:t>
      </w:r>
      <w:r w:rsidR="009B3567">
        <w:t xml:space="preserve"> = </w:t>
      </w:r>
      <w:r>
        <w:t>385 mm and M</w:t>
      </w:r>
      <w:r w:rsidR="009B3567">
        <w:t xml:space="preserve"> = </w:t>
      </w:r>
      <w:r>
        <w:t>502</w:t>
      </w:r>
      <w:r w:rsidRPr="00E420DB">
        <w:t xml:space="preserve"> g) was released into </w:t>
      </w:r>
      <w:r>
        <w:t>Laughlin Lagoon</w:t>
      </w:r>
      <w:r w:rsidRPr="00E420DB">
        <w:t xml:space="preserve"> on </w:t>
      </w:r>
      <w:r>
        <w:t>December 9, 2015</w:t>
      </w:r>
      <w:r w:rsidR="00A96E71">
        <w:t xml:space="preserve">.  </w:t>
      </w:r>
      <w:r>
        <w:t xml:space="preserve">This fish was detected from boat slip L30 and the east side of the marina on </w:t>
      </w:r>
      <w:r w:rsidR="00450012">
        <w:t>December</w:t>
      </w:r>
      <w:r>
        <w:t xml:space="preserve"> 10</w:t>
      </w:r>
      <w:r w:rsidR="00A96E71">
        <w:t xml:space="preserve">.  </w:t>
      </w:r>
      <w:r>
        <w:t xml:space="preserve">In the morning of </w:t>
      </w:r>
      <w:r w:rsidR="00450012">
        <w:t>December</w:t>
      </w:r>
      <w:r>
        <w:t xml:space="preserve"> 15</w:t>
      </w:r>
      <w:r w:rsidR="00450012">
        <w:t>,</w:t>
      </w:r>
      <w:r>
        <w:t xml:space="preserve"> this tag was recovered just south of the </w:t>
      </w:r>
      <w:r w:rsidR="006F7E08">
        <w:t>little “t”</w:t>
      </w:r>
      <w:r>
        <w:t xml:space="preserve"> along the shoreline under an exposed pipe</w:t>
      </w:r>
      <w:r w:rsidR="00A96E71">
        <w:t xml:space="preserve">.  </w:t>
      </w:r>
    </w:p>
    <w:p w14:paraId="67B2A3BE" w14:textId="77777777" w:rsidR="00065BFD" w:rsidRDefault="00065BFD">
      <w:r>
        <w:br w:type="page"/>
      </w:r>
    </w:p>
    <w:p w14:paraId="2980751F" w14:textId="3950B168" w:rsidR="00A757C6" w:rsidRDefault="00A757C6" w:rsidP="00A757C6">
      <w:r>
        <w:lastRenderedPageBreak/>
        <w:t xml:space="preserve">Because this area of shoreline is intermittently submerged at higher water levels, the shallow depth suggests that the tag may have evacuated by an avian or mammalian predator (see </w:t>
      </w:r>
      <w:r w:rsidR="00450012">
        <w:t>f</w:t>
      </w:r>
      <w:r w:rsidR="00AD275C" w:rsidRPr="00AD275C">
        <w:t>igure</w:t>
      </w:r>
      <w:r>
        <w:t xml:space="preserve"> </w:t>
      </w:r>
      <w:r>
        <w:rPr>
          <w:noProof/>
        </w:rPr>
        <w:t>28</w:t>
      </w:r>
      <w:r>
        <w:t>)</w:t>
      </w:r>
      <w:r w:rsidR="0080287B">
        <w:t>.</w:t>
      </w:r>
    </w:p>
    <w:p w14:paraId="0FCED0E2" w14:textId="77777777" w:rsidR="0080287B" w:rsidRDefault="0080287B" w:rsidP="00A757C6"/>
    <w:p w14:paraId="4019E700" w14:textId="77777777" w:rsidR="00A757C6" w:rsidRDefault="00A757C6" w:rsidP="00A757C6"/>
    <w:p w14:paraId="3CBFC271" w14:textId="7BCF005D" w:rsidR="00A757C6" w:rsidRPr="00CD178B" w:rsidRDefault="0080287B" w:rsidP="0080287B">
      <w:pPr>
        <w:pStyle w:val="Attachment-heading2"/>
      </w:pPr>
      <w:r>
        <w:t>Fish 761</w:t>
      </w:r>
    </w:p>
    <w:p w14:paraId="239341EB" w14:textId="77777777" w:rsidR="00A757C6" w:rsidRDefault="00A757C6" w:rsidP="00A757C6"/>
    <w:p w14:paraId="3F5F0550" w14:textId="65ECF6FF" w:rsidR="00A757C6" w:rsidRDefault="00A757C6" w:rsidP="00A757C6">
      <w:r>
        <w:t>Fish 761 (TL</w:t>
      </w:r>
      <w:r w:rsidR="009B3567">
        <w:t xml:space="preserve"> = </w:t>
      </w:r>
      <w:r>
        <w:t>440 mm and M</w:t>
      </w:r>
      <w:r w:rsidR="009B3567">
        <w:t xml:space="preserve"> = </w:t>
      </w:r>
      <w:r>
        <w:t>796</w:t>
      </w:r>
      <w:r w:rsidRPr="00E420DB">
        <w:t xml:space="preserve"> g) was released into </w:t>
      </w:r>
      <w:r>
        <w:t>Laughlin Lagoon</w:t>
      </w:r>
      <w:r w:rsidRPr="00E420DB">
        <w:t xml:space="preserve"> on </w:t>
      </w:r>
      <w:r>
        <w:t>December 9, 2015</w:t>
      </w:r>
      <w:r w:rsidR="00A96E71">
        <w:t xml:space="preserve">.  </w:t>
      </w:r>
      <w:r>
        <w:t xml:space="preserve">This fish was detected in the marina from the east end in the morning of </w:t>
      </w:r>
      <w:r w:rsidR="00214D73">
        <w:t>December</w:t>
      </w:r>
      <w:r>
        <w:t xml:space="preserve"> 10</w:t>
      </w:r>
      <w:r w:rsidR="00214D73">
        <w:t>,</w:t>
      </w:r>
      <w:r>
        <w:t xml:space="preserve"> boat slip</w:t>
      </w:r>
      <w:r w:rsidR="00214D73">
        <w:t>s</w:t>
      </w:r>
      <w:r>
        <w:t xml:space="preserve"> L30 </w:t>
      </w:r>
      <w:r w:rsidR="00214D73">
        <w:t xml:space="preserve">and </w:t>
      </w:r>
      <w:r>
        <w:t xml:space="preserve">C4 and the east end of the marina in the evening of </w:t>
      </w:r>
      <w:r w:rsidR="00214D73">
        <w:t>December</w:t>
      </w:r>
      <w:r>
        <w:t xml:space="preserve"> 10</w:t>
      </w:r>
      <w:r w:rsidR="00214D73">
        <w:t>,</w:t>
      </w:r>
      <w:r>
        <w:t xml:space="preserve"> and at boat slip M21 in the evening of </w:t>
      </w:r>
      <w:r w:rsidR="00214D73">
        <w:t>December</w:t>
      </w:r>
      <w:r>
        <w:t xml:space="preserve"> 14</w:t>
      </w:r>
      <w:r w:rsidR="00A96E71">
        <w:t xml:space="preserve">.  </w:t>
      </w:r>
      <w:r>
        <w:t xml:space="preserve">In the evening of </w:t>
      </w:r>
      <w:r w:rsidR="00214D73">
        <w:t>December</w:t>
      </w:r>
      <w:r>
        <w:t xml:space="preserve"> 15</w:t>
      </w:r>
      <w:r w:rsidR="00214D73">
        <w:t>,</w:t>
      </w:r>
      <w:r>
        <w:t xml:space="preserve"> this fish was detected from near the exit to the lagoon and was observed to be moving upstream and was later triangulated near the </w:t>
      </w:r>
      <w:r w:rsidR="006F7E08">
        <w:t>little “t”</w:t>
      </w:r>
      <w:r>
        <w:t xml:space="preserve"> between bulrush and the mudflat mid-channel in the evening of </w:t>
      </w:r>
      <w:r w:rsidR="00214D73">
        <w:t>December</w:t>
      </w:r>
      <w:r>
        <w:t xml:space="preserve"> 22</w:t>
      </w:r>
      <w:r w:rsidR="00A96E71">
        <w:t xml:space="preserve">.  </w:t>
      </w:r>
      <w:r>
        <w:t xml:space="preserve">In the afternoon of </w:t>
      </w:r>
      <w:r w:rsidR="00214D73">
        <w:t>December</w:t>
      </w:r>
      <w:r>
        <w:t xml:space="preserve"> 29</w:t>
      </w:r>
      <w:r w:rsidR="00214D73">
        <w:t>,</w:t>
      </w:r>
      <w:r>
        <w:t xml:space="preserve"> fish 761 was detected to the north or south of the </w:t>
      </w:r>
      <w:r w:rsidR="006F7E08">
        <w:t>little “t”</w:t>
      </w:r>
      <w:r w:rsidR="00065BFD">
        <w:t>,</w:t>
      </w:r>
      <w:r w:rsidR="002124DB">
        <w:t xml:space="preserve"> and in the morning of </w:t>
      </w:r>
      <w:r w:rsidR="00214D73">
        <w:t>December</w:t>
      </w:r>
      <w:r w:rsidR="002124DB">
        <w:t xml:space="preserve"> 30</w:t>
      </w:r>
      <w:r w:rsidR="00214D73">
        <w:t xml:space="preserve">, </w:t>
      </w:r>
      <w:r>
        <w:t xml:space="preserve">the fish was faintly detected at the </w:t>
      </w:r>
      <w:r w:rsidR="006F7E08">
        <w:t>little “t”</w:t>
      </w:r>
      <w:r w:rsidR="00A96E71">
        <w:t xml:space="preserve">.  </w:t>
      </w:r>
      <w:r>
        <w:t>In the</w:t>
      </w:r>
      <w:r w:rsidR="002124DB">
        <w:t xml:space="preserve"> evening of January 4</w:t>
      </w:r>
      <w:r w:rsidR="00065BFD">
        <w:t>,</w:t>
      </w:r>
      <w:r w:rsidR="002124DB">
        <w:t xml:space="preserve"> this fish </w:t>
      </w:r>
      <w:r>
        <w:t xml:space="preserve">was heard again from the </w:t>
      </w:r>
      <w:r w:rsidR="006F7E08">
        <w:t>little “t”</w:t>
      </w:r>
      <w:r>
        <w:t xml:space="preserve"> but not in the marina</w:t>
      </w:r>
      <w:r w:rsidR="00A96E71">
        <w:t xml:space="preserve">.  </w:t>
      </w:r>
      <w:r>
        <w:t>This fish was determined a mortality on February 18</w:t>
      </w:r>
      <w:r w:rsidR="00065BFD">
        <w:t>,</w:t>
      </w:r>
      <w:r>
        <w:t xml:space="preserve"> and the tag was recovered by </w:t>
      </w:r>
      <w:r w:rsidR="002124DB">
        <w:t>scuba divers</w:t>
      </w:r>
      <w:r w:rsidR="00214D73">
        <w:t xml:space="preserve"> in water 2.8 </w:t>
      </w:r>
      <w:r>
        <w:t xml:space="preserve">meters deep at the </w:t>
      </w:r>
      <w:r w:rsidR="006F7E08">
        <w:t>little “t”</w:t>
      </w:r>
      <w:r>
        <w:t xml:space="preserve"> (see </w:t>
      </w:r>
      <w:r w:rsidR="00AD275C" w:rsidRPr="00AD275C">
        <w:t>figure</w:t>
      </w:r>
      <w:r>
        <w:t xml:space="preserve"> </w:t>
      </w:r>
      <w:r>
        <w:rPr>
          <w:noProof/>
        </w:rPr>
        <w:t>28</w:t>
      </w:r>
      <w:r>
        <w:t>)</w:t>
      </w:r>
      <w:r w:rsidR="0080287B">
        <w:t>.</w:t>
      </w:r>
    </w:p>
    <w:p w14:paraId="3B8895E0" w14:textId="77777777" w:rsidR="0080287B" w:rsidRDefault="0080287B" w:rsidP="00A757C6"/>
    <w:p w14:paraId="4ECC9344" w14:textId="77777777" w:rsidR="00065BFD" w:rsidRDefault="00065BFD" w:rsidP="00A757C6"/>
    <w:p w14:paraId="3B5B976B" w14:textId="1F9E99CF" w:rsidR="00A757C6" w:rsidRPr="00CD178B" w:rsidRDefault="0080287B" w:rsidP="0080287B">
      <w:pPr>
        <w:pStyle w:val="Attachment-heading2"/>
      </w:pPr>
      <w:r>
        <w:t>Fish 771</w:t>
      </w:r>
    </w:p>
    <w:p w14:paraId="43CCB70B" w14:textId="77777777" w:rsidR="00A757C6" w:rsidRDefault="00A757C6" w:rsidP="00A757C6"/>
    <w:p w14:paraId="1F96EC4D" w14:textId="76D26D46" w:rsidR="00A757C6" w:rsidRDefault="00A757C6" w:rsidP="00A757C6">
      <w:r>
        <w:t>Fish 771 (TL</w:t>
      </w:r>
      <w:r w:rsidR="009B3567">
        <w:t xml:space="preserve"> = </w:t>
      </w:r>
      <w:r>
        <w:t>444 mm and M</w:t>
      </w:r>
      <w:r w:rsidR="009B3567">
        <w:t xml:space="preserve"> = </w:t>
      </w:r>
      <w:r>
        <w:t>835</w:t>
      </w:r>
      <w:r w:rsidRPr="00E420DB">
        <w:t xml:space="preserve"> g) was released into </w:t>
      </w:r>
      <w:r>
        <w:t>Laughlin Lagoon</w:t>
      </w:r>
      <w:r w:rsidRPr="00E420DB">
        <w:t xml:space="preserve"> on </w:t>
      </w:r>
      <w:r>
        <w:t>December 9, 2015</w:t>
      </w:r>
      <w:r w:rsidR="00A96E71">
        <w:t xml:space="preserve">.  </w:t>
      </w:r>
      <w:r>
        <w:t>This fish was detected from</w:t>
      </w:r>
      <w:r w:rsidR="00065BFD">
        <w:t xml:space="preserve"> within the marina at boat slip </w:t>
      </w:r>
      <w:r>
        <w:t xml:space="preserve">M21 in the evening of </w:t>
      </w:r>
      <w:r w:rsidR="00450012">
        <w:t>December</w:t>
      </w:r>
      <w:r>
        <w:t xml:space="preserve"> 14</w:t>
      </w:r>
      <w:r w:rsidR="00450012">
        <w:t>,</w:t>
      </w:r>
      <w:r>
        <w:t xml:space="preserve"> boat slip M16 in the early morning of </w:t>
      </w:r>
      <w:r w:rsidR="00450012">
        <w:t>December</w:t>
      </w:r>
      <w:r>
        <w:t xml:space="preserve"> 16</w:t>
      </w:r>
      <w:r w:rsidR="00450012">
        <w:t>,</w:t>
      </w:r>
      <w:r>
        <w:t xml:space="preserve"> the C boat slips in the late morning of </w:t>
      </w:r>
      <w:r w:rsidR="00450012">
        <w:t>December</w:t>
      </w:r>
      <w:r>
        <w:t xml:space="preserve"> 16</w:t>
      </w:r>
      <w:r w:rsidR="00450012">
        <w:t>,</w:t>
      </w:r>
      <w:r>
        <w:t xml:space="preserve"> and on the west side of the east channel in the afternoon of </w:t>
      </w:r>
      <w:r w:rsidR="00450012">
        <w:t>December</w:t>
      </w:r>
      <w:r>
        <w:t xml:space="preserve"> 16</w:t>
      </w:r>
      <w:r w:rsidR="00A96E71">
        <w:t xml:space="preserve">.  </w:t>
      </w:r>
      <w:r>
        <w:t xml:space="preserve">This fish was detected in late morning of </w:t>
      </w:r>
      <w:r w:rsidR="00450012">
        <w:t>December</w:t>
      </w:r>
      <w:r>
        <w:t xml:space="preserve"> 22 near the east end of the marina and was triangulated near shore and the point close to bulrush and reported to have moved away upon approach of the boat</w:t>
      </w:r>
      <w:r w:rsidR="00A96E71">
        <w:t xml:space="preserve">.  </w:t>
      </w:r>
      <w:r>
        <w:t xml:space="preserve">The fish was later detected faintly from the </w:t>
      </w:r>
      <w:r w:rsidR="00065BFD">
        <w:t>little </w:t>
      </w:r>
      <w:r w:rsidR="006F7E08">
        <w:t>“t”</w:t>
      </w:r>
      <w:r>
        <w:t xml:space="preserve"> in the afternoon of </w:t>
      </w:r>
      <w:r w:rsidR="00450012">
        <w:t>December</w:t>
      </w:r>
      <w:r>
        <w:t xml:space="preserve"> 29 from the marina’s launch</w:t>
      </w:r>
      <w:r w:rsidR="00065BFD">
        <w:t>,</w:t>
      </w:r>
      <w:r>
        <w:t xml:space="preserve"> in the evening of </w:t>
      </w:r>
      <w:r w:rsidR="00450012">
        <w:t>December</w:t>
      </w:r>
      <w:r>
        <w:t xml:space="preserve"> 29 faintly from the </w:t>
      </w:r>
      <w:r w:rsidR="006F7E08">
        <w:t>upper “T”</w:t>
      </w:r>
      <w:r w:rsidR="00065BFD">
        <w:t>,</w:t>
      </w:r>
      <w:r>
        <w:t xml:space="preserve"> and strongly from within the bulrush at the east end of the marina across from boat slips M18 and M19 in the morning of </w:t>
      </w:r>
      <w:r w:rsidR="00450012">
        <w:t>December</w:t>
      </w:r>
      <w:r>
        <w:t xml:space="preserve"> 30</w:t>
      </w:r>
      <w:r w:rsidR="00A96E71">
        <w:t xml:space="preserve">.  </w:t>
      </w:r>
      <w:r>
        <w:t xml:space="preserve">In the afternoon of </w:t>
      </w:r>
      <w:r w:rsidR="00450012">
        <w:t>January</w:t>
      </w:r>
      <w:r>
        <w:t xml:space="preserve"> 4</w:t>
      </w:r>
      <w:r w:rsidR="00450012">
        <w:t>,</w:t>
      </w:r>
      <w:r>
        <w:t xml:space="preserve"> the fish was triangulated in the bulrush </w:t>
      </w:r>
      <w:r w:rsidR="00363DA5">
        <w:t>toward</w:t>
      </w:r>
      <w:r>
        <w:t xml:space="preserve"> the shore at the east end of the marina and could be heard from the </w:t>
      </w:r>
      <w:r w:rsidR="006F7E08">
        <w:t>little “t”</w:t>
      </w:r>
      <w:r w:rsidR="00A96E71">
        <w:t xml:space="preserve">.  </w:t>
      </w:r>
      <w:r>
        <w:t xml:space="preserve">The fish could also be detected from the exit to the lagoon and within the marina at boat slip M17 in the morning of </w:t>
      </w:r>
      <w:r w:rsidR="00450012">
        <w:t xml:space="preserve">January </w:t>
      </w:r>
      <w:r>
        <w:t>6</w:t>
      </w:r>
      <w:r w:rsidR="00A96E71">
        <w:t xml:space="preserve">.  </w:t>
      </w:r>
      <w:r>
        <w:t xml:space="preserve">In the afternoon of </w:t>
      </w:r>
      <w:r w:rsidR="00450012">
        <w:t>January</w:t>
      </w:r>
      <w:r>
        <w:t xml:space="preserve"> 7</w:t>
      </w:r>
      <w:r w:rsidR="00450012">
        <w:t>,</w:t>
      </w:r>
      <w:r>
        <w:t xml:space="preserve"> the fish was detected from the bulrush at the east end of the marina</w:t>
      </w:r>
      <w:r w:rsidR="00A96E71">
        <w:t xml:space="preserve">.  </w:t>
      </w:r>
      <w:r>
        <w:t xml:space="preserve">Fish 771 was later detected west of the </w:t>
      </w:r>
      <w:r w:rsidR="006F7E08">
        <w:t>little “t”</w:t>
      </w:r>
      <w:r>
        <w:t xml:space="preserve"> in the late morning of </w:t>
      </w:r>
      <w:r w:rsidR="00450012">
        <w:t>January 26</w:t>
      </w:r>
      <w:r w:rsidR="00065BFD">
        <w:t>,</w:t>
      </w:r>
      <w:r>
        <w:t xml:space="preserve"> west of the bulrush at the east end of the marina in the afternoon of </w:t>
      </w:r>
      <w:r w:rsidR="00450012">
        <w:t>January 26</w:t>
      </w:r>
      <w:r w:rsidR="00065BFD">
        <w:t>,</w:t>
      </w:r>
      <w:r>
        <w:t xml:space="preserve"> west of the mudflat in the morning of </w:t>
      </w:r>
      <w:r w:rsidR="00450012">
        <w:t>January 27</w:t>
      </w:r>
      <w:r w:rsidR="00065BFD">
        <w:t>,</w:t>
      </w:r>
      <w:r w:rsidR="00450012">
        <w:t xml:space="preserve"> </w:t>
      </w:r>
      <w:r>
        <w:t xml:space="preserve">from the marina in the late morning of </w:t>
      </w:r>
      <w:r w:rsidR="00450012">
        <w:t>January 27</w:t>
      </w:r>
      <w:r w:rsidR="00065BFD">
        <w:t>,</w:t>
      </w:r>
      <w:r>
        <w:t xml:space="preserve"> and </w:t>
      </w:r>
      <w:r w:rsidR="00065BFD">
        <w:t xml:space="preserve">it </w:t>
      </w:r>
      <w:r>
        <w:t xml:space="preserve">was determined to be located near the mudflat near the </w:t>
      </w:r>
      <w:r w:rsidR="006F7E08">
        <w:t>little “t”</w:t>
      </w:r>
      <w:r>
        <w:t xml:space="preserve"> in the afternoon of </w:t>
      </w:r>
      <w:r w:rsidR="00450012">
        <w:t>January 27.</w:t>
      </w:r>
      <w:r w:rsidR="00A96E71">
        <w:t xml:space="preserve">  </w:t>
      </w:r>
      <w:r>
        <w:t xml:space="preserve">This </w:t>
      </w:r>
      <w:r w:rsidR="00065BFD">
        <w:t xml:space="preserve">fish </w:t>
      </w:r>
      <w:r>
        <w:t>was determined a mortality January 27</w:t>
      </w:r>
      <w:r w:rsidR="00065BFD">
        <w:t>,</w:t>
      </w:r>
      <w:r>
        <w:t xml:space="preserve"> and </w:t>
      </w:r>
      <w:r w:rsidR="00065BFD">
        <w:t xml:space="preserve">the tag was </w:t>
      </w:r>
      <w:r>
        <w:t xml:space="preserve">recovered February 17 on land in thick brush just </w:t>
      </w:r>
      <w:r>
        <w:lastRenderedPageBreak/>
        <w:t>south of the marina exit</w:t>
      </w:r>
      <w:r w:rsidR="00A96E71">
        <w:t xml:space="preserve">.  </w:t>
      </w:r>
      <w:r>
        <w:t xml:space="preserve">Based on the density of the brush and availability of perch locations above where the tag was found, it is possible the tag was deposited by an avian predator (see </w:t>
      </w:r>
      <w:r w:rsidR="00AD275C" w:rsidRPr="00AD275C">
        <w:t>figure</w:t>
      </w:r>
      <w:r w:rsidR="00C20D95">
        <w:t> </w:t>
      </w:r>
      <w:r>
        <w:rPr>
          <w:noProof/>
        </w:rPr>
        <w:t>28</w:t>
      </w:r>
      <w:r>
        <w:t>)</w:t>
      </w:r>
      <w:r w:rsidR="0080287B">
        <w:t>.</w:t>
      </w:r>
    </w:p>
    <w:p w14:paraId="4437CB52" w14:textId="77777777" w:rsidR="0080287B" w:rsidRDefault="0080287B" w:rsidP="00A757C6"/>
    <w:p w14:paraId="7BF40E80" w14:textId="77777777" w:rsidR="00A757C6" w:rsidRDefault="00A757C6" w:rsidP="00A757C6"/>
    <w:p w14:paraId="5CDD3E1B" w14:textId="15B71B7E" w:rsidR="00A757C6" w:rsidRPr="00CD178B" w:rsidRDefault="0080287B" w:rsidP="0080287B">
      <w:pPr>
        <w:pStyle w:val="Attachment-heading2"/>
      </w:pPr>
      <w:r>
        <w:t>Fish 781</w:t>
      </w:r>
    </w:p>
    <w:p w14:paraId="2EA48A85" w14:textId="77777777" w:rsidR="00A757C6" w:rsidRDefault="00A757C6" w:rsidP="00A757C6"/>
    <w:p w14:paraId="7962DBB1" w14:textId="216100FF" w:rsidR="00A757C6" w:rsidRDefault="00A757C6" w:rsidP="00A757C6">
      <w:r>
        <w:t>Fish 781 (TL</w:t>
      </w:r>
      <w:r w:rsidR="009B3567">
        <w:t xml:space="preserve"> = </w:t>
      </w:r>
      <w:r>
        <w:t>405 mm and M</w:t>
      </w:r>
      <w:r w:rsidR="009B3567">
        <w:t xml:space="preserve"> = </w:t>
      </w:r>
      <w:r>
        <w:t>564</w:t>
      </w:r>
      <w:r w:rsidRPr="00E420DB">
        <w:t xml:space="preserve"> g) was released into </w:t>
      </w:r>
      <w:r>
        <w:t>Laughlin Lagoon</w:t>
      </w:r>
      <w:r w:rsidRPr="00E420DB">
        <w:t xml:space="preserve"> on </w:t>
      </w:r>
      <w:r>
        <w:t>December 9, 2015</w:t>
      </w:r>
      <w:r w:rsidR="00A96E71">
        <w:t xml:space="preserve">.  </w:t>
      </w:r>
      <w:r>
        <w:t xml:space="preserve">This fish was detected </w:t>
      </w:r>
      <w:commentRangeStart w:id="780"/>
      <w:r>
        <w:t xml:space="preserve">near the </w:t>
      </w:r>
      <w:del w:id="781" w:author="Kristen Humphrey" w:date="2016-08-22T19:28:00Z">
        <w:r w:rsidDel="00274E66">
          <w:delText>point</w:delText>
        </w:r>
        <w:commentRangeEnd w:id="780"/>
        <w:r w:rsidR="00555D49" w:rsidDel="00274E66">
          <w:rPr>
            <w:rStyle w:val="CommentReference"/>
          </w:rPr>
          <w:commentReference w:id="780"/>
        </w:r>
        <w:r w:rsidDel="00274E66">
          <w:delText xml:space="preserve"> </w:delText>
        </w:r>
      </w:del>
      <w:ins w:id="782" w:author="Kristen Humphrey" w:date="2016-08-22T19:28:00Z">
        <w:r w:rsidR="00274E66">
          <w:t>south shore</w:t>
        </w:r>
      </w:ins>
      <w:ins w:id="783" w:author="Brian Kesner" w:date="2016-08-31T15:39:00Z">
        <w:r w:rsidR="004D696B">
          <w:t xml:space="preserve"> </w:t>
        </w:r>
      </w:ins>
      <w:del w:id="784" w:author="Kristen Humphrey" w:date="2016-08-22T19:31:00Z">
        <w:r w:rsidDel="00274E66">
          <w:delText xml:space="preserve">in </w:delText>
        </w:r>
      </w:del>
      <w:ins w:id="785" w:author="Kristen Humphrey" w:date="2016-08-22T19:31:00Z">
        <w:r w:rsidR="00274E66">
          <w:t xml:space="preserve">of </w:t>
        </w:r>
      </w:ins>
      <w:r>
        <w:t xml:space="preserve">the marina in the morning of </w:t>
      </w:r>
      <w:r w:rsidR="00450012">
        <w:t>December</w:t>
      </w:r>
      <w:r>
        <w:t xml:space="preserve"> 10</w:t>
      </w:r>
      <w:r w:rsidR="00450012">
        <w:t>,</w:t>
      </w:r>
      <w:r>
        <w:t xml:space="preserve"> boat slip M21 in the evening of </w:t>
      </w:r>
      <w:r w:rsidR="00450012">
        <w:t>December</w:t>
      </w:r>
      <w:r>
        <w:t xml:space="preserve"> 14</w:t>
      </w:r>
      <w:r w:rsidR="00450012">
        <w:t>, boat slip </w:t>
      </w:r>
      <w:r>
        <w:t xml:space="preserve">M16 in the early morning of </w:t>
      </w:r>
      <w:r w:rsidR="00450012">
        <w:t>December</w:t>
      </w:r>
      <w:r>
        <w:t xml:space="preserve"> 16</w:t>
      </w:r>
      <w:r w:rsidR="00450012">
        <w:t>,</w:t>
      </w:r>
      <w:r>
        <w:t xml:space="preserve"> and </w:t>
      </w:r>
      <w:r w:rsidR="00450012">
        <w:t xml:space="preserve">the </w:t>
      </w:r>
      <w:r>
        <w:t xml:space="preserve">C boat slips in the late morning of </w:t>
      </w:r>
      <w:r w:rsidR="00450012">
        <w:t>December</w:t>
      </w:r>
      <w:r>
        <w:t xml:space="preserve"> 16</w:t>
      </w:r>
      <w:r w:rsidR="00A96E71">
        <w:t xml:space="preserve">.  </w:t>
      </w:r>
      <w:r>
        <w:t>The fish was triangulated under the dock at boat slip</w:t>
      </w:r>
      <w:r w:rsidR="00065BFD">
        <w:t>s </w:t>
      </w:r>
      <w:r>
        <w:t xml:space="preserve">C4 and C5 in the late morning of </w:t>
      </w:r>
      <w:r w:rsidR="00450012">
        <w:t>December</w:t>
      </w:r>
      <w:r>
        <w:t xml:space="preserve"> 22</w:t>
      </w:r>
      <w:r w:rsidR="00450012">
        <w:t>,</w:t>
      </w:r>
      <w:r>
        <w:t xml:space="preserve"> where it could also be heard from the east end of the marina</w:t>
      </w:r>
      <w:r w:rsidR="00A96E71">
        <w:t xml:space="preserve">.  </w:t>
      </w:r>
      <w:r>
        <w:t xml:space="preserve">In the morning of </w:t>
      </w:r>
      <w:r w:rsidR="00450012">
        <w:t>December</w:t>
      </w:r>
      <w:r>
        <w:t xml:space="preserve"> 30</w:t>
      </w:r>
      <w:r w:rsidR="00450012">
        <w:t>,</w:t>
      </w:r>
      <w:r>
        <w:t xml:space="preserve"> this fish was faintly detected at the east end of the marina across from boat slips M18 and M19</w:t>
      </w:r>
      <w:r w:rsidR="00A96E71">
        <w:t xml:space="preserve">.  </w:t>
      </w:r>
      <w:commentRangeStart w:id="786"/>
      <w:r>
        <w:t xml:space="preserve">Prior to loss of contact, on </w:t>
      </w:r>
      <w:commentRangeStart w:id="787"/>
      <w:r>
        <w:t xml:space="preserve">January </w:t>
      </w:r>
      <w:commentRangeEnd w:id="787"/>
      <w:r w:rsidR="00851672">
        <w:rPr>
          <w:rStyle w:val="CommentReference"/>
        </w:rPr>
        <w:commentReference w:id="787"/>
      </w:r>
      <w:r>
        <w:t>4</w:t>
      </w:r>
      <w:r w:rsidR="00450012">
        <w:t>,</w:t>
      </w:r>
      <w:r>
        <w:t xml:space="preserve"> </w:t>
      </w:r>
      <w:commentRangeEnd w:id="786"/>
      <w:r w:rsidR="00065BFD">
        <w:rPr>
          <w:rStyle w:val="CommentReference"/>
        </w:rPr>
        <w:commentReference w:id="786"/>
      </w:r>
      <w:r>
        <w:t>fish 781 was detected from the marina’s launch in the afternoon and faintly from near the exit to the lagoon in the evening</w:t>
      </w:r>
      <w:r w:rsidR="0080287B">
        <w:t>.</w:t>
      </w:r>
    </w:p>
    <w:p w14:paraId="673F340F" w14:textId="77777777" w:rsidR="0080287B" w:rsidRDefault="0080287B" w:rsidP="00A757C6"/>
    <w:p w14:paraId="60930B29" w14:textId="77777777" w:rsidR="00A757C6" w:rsidRDefault="00A757C6" w:rsidP="00A757C6"/>
    <w:p w14:paraId="04201976" w14:textId="36478F49" w:rsidR="00A757C6" w:rsidRPr="00CD178B" w:rsidRDefault="0080287B" w:rsidP="0080287B">
      <w:pPr>
        <w:pStyle w:val="Attachment-heading2"/>
      </w:pPr>
      <w:r>
        <w:t>Fish 792</w:t>
      </w:r>
    </w:p>
    <w:p w14:paraId="5E7D771E" w14:textId="77777777" w:rsidR="00A757C6" w:rsidRDefault="00A757C6" w:rsidP="00A757C6"/>
    <w:p w14:paraId="0E4F9D08" w14:textId="3595242A" w:rsidR="00A757C6" w:rsidRDefault="00A757C6" w:rsidP="00A757C6">
      <w:r>
        <w:t>Fish 792 (TL</w:t>
      </w:r>
      <w:r w:rsidR="009B3567">
        <w:t xml:space="preserve"> = </w:t>
      </w:r>
      <w:r>
        <w:t>409 mm and M</w:t>
      </w:r>
      <w:r w:rsidR="009B3567">
        <w:t xml:space="preserve"> = </w:t>
      </w:r>
      <w:r>
        <w:t>573</w:t>
      </w:r>
      <w:r w:rsidRPr="00E420DB">
        <w:t xml:space="preserve"> g) was released into </w:t>
      </w:r>
      <w:r>
        <w:t>Laughlin Lagoon</w:t>
      </w:r>
      <w:r w:rsidRPr="00E420DB">
        <w:t xml:space="preserve"> on </w:t>
      </w:r>
      <w:r>
        <w:t>December 9, 2015</w:t>
      </w:r>
      <w:r w:rsidR="00A96E71">
        <w:t xml:space="preserve">.  </w:t>
      </w:r>
      <w:r>
        <w:t>PIT scanners interfered with this tag frequency and may attribute to inaccuracy of detections</w:t>
      </w:r>
      <w:r w:rsidR="00A96E71">
        <w:t xml:space="preserve">.  </w:t>
      </w:r>
      <w:r>
        <w:t xml:space="preserve">This fish was detected from within the marina on </w:t>
      </w:r>
      <w:r w:rsidR="00450012">
        <w:t>December</w:t>
      </w:r>
      <w:r>
        <w:t xml:space="preserve"> 10</w:t>
      </w:r>
      <w:r w:rsidR="00450012">
        <w:t>,</w:t>
      </w:r>
      <w:r>
        <w:t xml:space="preserve"> 14</w:t>
      </w:r>
      <w:r w:rsidR="00450012">
        <w:t>,</w:t>
      </w:r>
      <w:r>
        <w:t xml:space="preserve"> 16</w:t>
      </w:r>
      <w:r w:rsidR="00450012">
        <w:t>,</w:t>
      </w:r>
      <w:r>
        <w:t xml:space="preserve"> 22</w:t>
      </w:r>
      <w:r w:rsidR="00450012">
        <w:t>,</w:t>
      </w:r>
      <w:r>
        <w:t xml:space="preserve"> 29</w:t>
      </w:r>
      <w:r w:rsidR="00450012">
        <w:t>,</w:t>
      </w:r>
      <w:r>
        <w:t xml:space="preserve"> and 30</w:t>
      </w:r>
      <w:r w:rsidR="00A96E71">
        <w:t xml:space="preserve">.  </w:t>
      </w:r>
      <w:r>
        <w:t>T</w:t>
      </w:r>
      <w:r w:rsidR="00065BFD">
        <w:t>he fish was also heard from the </w:t>
      </w:r>
      <w:r>
        <w:t xml:space="preserve">little and </w:t>
      </w:r>
      <w:r w:rsidR="006F7E08">
        <w:t>upper “T”</w:t>
      </w:r>
      <w:r>
        <w:t xml:space="preserve"> in the morning of </w:t>
      </w:r>
      <w:r w:rsidR="00450012">
        <w:t>December</w:t>
      </w:r>
      <w:r>
        <w:t xml:space="preserve"> 30</w:t>
      </w:r>
      <w:r w:rsidR="00A96E71">
        <w:t xml:space="preserve">.  </w:t>
      </w:r>
      <w:r>
        <w:t xml:space="preserve">In the afternoon of </w:t>
      </w:r>
      <w:r w:rsidR="00450012">
        <w:t>January </w:t>
      </w:r>
      <w:r>
        <w:t>4</w:t>
      </w:r>
      <w:r w:rsidR="00450012">
        <w:t>,</w:t>
      </w:r>
      <w:r>
        <w:t xml:space="preserve"> this fish was detected from the marina’s launch and suspected to be in the bulrush at the east end of the marina close to shore</w:t>
      </w:r>
      <w:r w:rsidR="00A96E71">
        <w:t xml:space="preserve">.  </w:t>
      </w:r>
      <w:r>
        <w:t xml:space="preserve">The fish was also detected with a strong signal in this area in the morning of </w:t>
      </w:r>
      <w:r w:rsidR="00450012">
        <w:t>January</w:t>
      </w:r>
      <w:r>
        <w:t xml:space="preserve"> 6 and </w:t>
      </w:r>
      <w:r w:rsidR="00450012">
        <w:t xml:space="preserve">the </w:t>
      </w:r>
      <w:r>
        <w:t xml:space="preserve">evening of </w:t>
      </w:r>
      <w:r w:rsidR="00450012">
        <w:t>January</w:t>
      </w:r>
      <w:r>
        <w:t xml:space="preserve"> 7 but was not successfully triangulated due to PIT scanner interference</w:t>
      </w:r>
      <w:r w:rsidR="00A96E71">
        <w:t xml:space="preserve">.  </w:t>
      </w:r>
      <w:r>
        <w:t xml:space="preserve">In the late morning of </w:t>
      </w:r>
      <w:r w:rsidR="00450012">
        <w:t>January</w:t>
      </w:r>
      <w:r>
        <w:t xml:space="preserve"> 26</w:t>
      </w:r>
      <w:r w:rsidR="00450012">
        <w:t>,</w:t>
      </w:r>
      <w:r>
        <w:t xml:space="preserve"> fish 792 was determined to be between the two </w:t>
      </w:r>
      <w:r w:rsidR="00065BFD">
        <w:t>“</w:t>
      </w:r>
      <w:r>
        <w:t>Ts</w:t>
      </w:r>
      <w:r w:rsidR="00065BFD">
        <w:t>”</w:t>
      </w:r>
      <w:r>
        <w:t xml:space="preserve"> and the east end of the marina</w:t>
      </w:r>
      <w:r w:rsidR="00A96E71">
        <w:t xml:space="preserve">.  </w:t>
      </w:r>
      <w:r>
        <w:t xml:space="preserve">Through the late morning and early afternoon of </w:t>
      </w:r>
      <w:r w:rsidR="00450012">
        <w:t>January</w:t>
      </w:r>
      <w:r>
        <w:t xml:space="preserve"> 27</w:t>
      </w:r>
      <w:r w:rsidR="00450012">
        <w:t>,</w:t>
      </w:r>
      <w:r>
        <w:t xml:space="preserve"> the fish was detected from the marina, </w:t>
      </w:r>
      <w:r w:rsidR="00065BFD">
        <w:t xml:space="preserve">the </w:t>
      </w:r>
      <w:r>
        <w:t xml:space="preserve">upstream levee road, near the exit to the lagoon, </w:t>
      </w:r>
      <w:r w:rsidR="006F7E08">
        <w:t>the little “t”</w:t>
      </w:r>
      <w:r>
        <w:t xml:space="preserve">, and </w:t>
      </w:r>
      <w:r w:rsidR="00065BFD">
        <w:t xml:space="preserve">it </w:t>
      </w:r>
      <w:r>
        <w:t>was determined to be located on or near the mudflat before contact was lost</w:t>
      </w:r>
      <w:r w:rsidR="0080287B">
        <w:t>.</w:t>
      </w:r>
    </w:p>
    <w:p w14:paraId="18A1A4C6" w14:textId="77777777" w:rsidR="0080287B" w:rsidRDefault="0080287B" w:rsidP="00A757C6"/>
    <w:p w14:paraId="1F47FB4C" w14:textId="77777777" w:rsidR="00A757C6" w:rsidRDefault="00A757C6" w:rsidP="00A757C6"/>
    <w:p w14:paraId="27805FB6" w14:textId="5095208B" w:rsidR="00A757C6" w:rsidRPr="00CD178B" w:rsidRDefault="0080287B" w:rsidP="0080287B">
      <w:pPr>
        <w:pStyle w:val="Attachment-heading2"/>
      </w:pPr>
      <w:r>
        <w:t>Fish 801</w:t>
      </w:r>
    </w:p>
    <w:p w14:paraId="02E49F70" w14:textId="77777777" w:rsidR="00A757C6" w:rsidRDefault="00A757C6" w:rsidP="00A757C6"/>
    <w:p w14:paraId="6F1756D3" w14:textId="39E658B4" w:rsidR="00A757C6" w:rsidRPr="00A757C6" w:rsidRDefault="00A757C6" w:rsidP="00A757C6">
      <w:r>
        <w:t>Fish 801 (TL</w:t>
      </w:r>
      <w:r w:rsidR="009B3567">
        <w:t xml:space="preserve"> = </w:t>
      </w:r>
      <w:r>
        <w:t>391 mm and M</w:t>
      </w:r>
      <w:r w:rsidR="009B3567">
        <w:t xml:space="preserve"> = </w:t>
      </w:r>
      <w:r>
        <w:t>549</w:t>
      </w:r>
      <w:r w:rsidRPr="00E420DB">
        <w:t xml:space="preserve"> g) was released into </w:t>
      </w:r>
      <w:r>
        <w:t>Laughlin Lagoon</w:t>
      </w:r>
      <w:r w:rsidRPr="00E420DB">
        <w:t xml:space="preserve"> on </w:t>
      </w:r>
      <w:r>
        <w:t>December 9, 2015</w:t>
      </w:r>
      <w:r w:rsidR="00A96E71">
        <w:t xml:space="preserve">.  </w:t>
      </w:r>
      <w:r>
        <w:t xml:space="preserve">This fish was detected in the marina from boat slip B10 in the morning of </w:t>
      </w:r>
      <w:r w:rsidR="00450012">
        <w:t>December</w:t>
      </w:r>
      <w:r>
        <w:t xml:space="preserve"> 10</w:t>
      </w:r>
      <w:r w:rsidR="00450012">
        <w:t>,</w:t>
      </w:r>
      <w:r>
        <w:t xml:space="preserve"> boat slip C4 and the east end of the marina in the evening of </w:t>
      </w:r>
      <w:r w:rsidR="00450012">
        <w:t>December</w:t>
      </w:r>
      <w:r>
        <w:t xml:space="preserve"> 10</w:t>
      </w:r>
      <w:r w:rsidR="00450012">
        <w:t>,</w:t>
      </w:r>
      <w:r>
        <w:t xml:space="preserve"> boat slip C5 in the evening of </w:t>
      </w:r>
      <w:r w:rsidR="00450012">
        <w:t>December</w:t>
      </w:r>
      <w:r>
        <w:t xml:space="preserve"> 14</w:t>
      </w:r>
      <w:r w:rsidR="00450012">
        <w:t>,</w:t>
      </w:r>
      <w:r>
        <w:t xml:space="preserve"> and boat slip M16 in the early morning of </w:t>
      </w:r>
      <w:r w:rsidR="00450012">
        <w:t>December</w:t>
      </w:r>
      <w:r>
        <w:t xml:space="preserve"> 16</w:t>
      </w:r>
      <w:r w:rsidR="00A96E71">
        <w:t xml:space="preserve">.  </w:t>
      </w:r>
      <w:r>
        <w:t xml:space="preserve">In the late morning of </w:t>
      </w:r>
      <w:r w:rsidR="00450012">
        <w:lastRenderedPageBreak/>
        <w:t>December </w:t>
      </w:r>
      <w:r>
        <w:t>22</w:t>
      </w:r>
      <w:r w:rsidR="00450012">
        <w:t>,</w:t>
      </w:r>
      <w:r>
        <w:t xml:space="preserve"> fish 801 was triangulated under the docks in the marina</w:t>
      </w:r>
      <w:r w:rsidR="00A96E71">
        <w:t xml:space="preserve">.  </w:t>
      </w:r>
      <w:r>
        <w:t xml:space="preserve">The fish was later detected from the marina’s launch in the evening of </w:t>
      </w:r>
      <w:r w:rsidR="00450012">
        <w:t>December</w:t>
      </w:r>
      <w:r>
        <w:t xml:space="preserve"> 29</w:t>
      </w:r>
      <w:r w:rsidR="00065BFD">
        <w:t>,</w:t>
      </w:r>
      <w:r>
        <w:t xml:space="preserve"> close to the bulrush at the east end of the marina in the morning of </w:t>
      </w:r>
      <w:r w:rsidR="00450012">
        <w:t>December</w:t>
      </w:r>
      <w:r>
        <w:t xml:space="preserve"> 30</w:t>
      </w:r>
      <w:r w:rsidR="00065BFD">
        <w:t>,</w:t>
      </w:r>
      <w:r>
        <w:t xml:space="preserve"> from the exit to the lagoon in the evening of January 4</w:t>
      </w:r>
      <w:r w:rsidR="00065BFD">
        <w:t>,</w:t>
      </w:r>
      <w:r>
        <w:t xml:space="preserve"> from the marina’s launch in the afternoon of </w:t>
      </w:r>
      <w:r w:rsidR="00450012">
        <w:t>January</w:t>
      </w:r>
      <w:r>
        <w:t xml:space="preserve"> 5</w:t>
      </w:r>
      <w:r w:rsidR="00065BFD">
        <w:t>,</w:t>
      </w:r>
      <w:r>
        <w:t xml:space="preserve"> and from the exit to the lagoon in the afternoon of </w:t>
      </w:r>
      <w:r w:rsidR="00450012">
        <w:t>January </w:t>
      </w:r>
      <w:r>
        <w:t>27</w:t>
      </w:r>
      <w:r w:rsidR="00A96E71">
        <w:t xml:space="preserve">.  </w:t>
      </w:r>
      <w:r>
        <w:t>This fish was determined a mortality on February 18</w:t>
      </w:r>
      <w:r w:rsidR="00450012">
        <w:t>,</w:t>
      </w:r>
      <w:r>
        <w:t xml:space="preserve"> and while the tag was not recovered, the tag was triangulated in the water </w:t>
      </w:r>
      <w:r w:rsidR="00065BFD">
        <w:t>by</w:t>
      </w:r>
      <w:r>
        <w:t xml:space="preserve"> </w:t>
      </w:r>
      <w:r w:rsidR="002124DB">
        <w:t>scuba divers</w:t>
      </w:r>
      <w:r>
        <w:t xml:space="preserve"> </w:t>
      </w:r>
      <w:r w:rsidR="00C23491">
        <w:t>to be </w:t>
      </w:r>
      <w:r>
        <w:t xml:space="preserve">on a shelf west of the exit to the lagoon near a submerged metal pipe (see </w:t>
      </w:r>
      <w:r w:rsidR="00AD275C" w:rsidRPr="00AD275C">
        <w:t>figure</w:t>
      </w:r>
      <w:r w:rsidR="00065BFD">
        <w:t> </w:t>
      </w:r>
      <w:r>
        <w:rPr>
          <w:noProof/>
        </w:rPr>
        <w:t>28</w:t>
      </w:r>
      <w:r>
        <w:t>)</w:t>
      </w:r>
      <w:r w:rsidR="0080287B">
        <w:t>.</w:t>
      </w:r>
    </w:p>
    <w:sectPr w:rsidR="00A757C6" w:rsidRPr="00A757C6" w:rsidSect="00AB550E">
      <w:footerReference w:type="even" r:id="rId122"/>
      <w:footerReference w:type="default" r:id="rId123"/>
      <w:footerReference w:type="first" r:id="rId124"/>
      <w:type w:val="oddPage"/>
      <w:pgSz w:w="12240" w:h="15840" w:code="1"/>
      <w:pgMar w:top="1440" w:right="2160" w:bottom="1440" w:left="2160" w:header="720" w:footer="720" w:gutter="0"/>
      <w:pgNumType w:start="1"/>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Leffel. Sharon" w:date="2016-07-22T07:43:00Z" w:initials="SL">
    <w:p w14:paraId="4F52C714" w14:textId="35204EE2" w:rsidR="009C4097" w:rsidRDefault="009C4097">
      <w:pPr>
        <w:pStyle w:val="CommentText"/>
      </w:pPr>
      <w:r>
        <w:rPr>
          <w:rStyle w:val="CommentReference"/>
        </w:rPr>
        <w:annotationRef/>
      </w:r>
      <w:r>
        <w:t>I added this to the list…is this what N = represents?</w:t>
      </w:r>
    </w:p>
  </w:comment>
  <w:comment w:id="2" w:author="Paul C Marsh" w:date="2016-09-07T09:50:00Z" w:initials="PCM">
    <w:p w14:paraId="11258277" w14:textId="3800434C" w:rsidR="009C4097" w:rsidRDefault="009C4097">
      <w:pPr>
        <w:pStyle w:val="CommentText"/>
      </w:pPr>
      <w:r>
        <w:rPr>
          <w:rStyle w:val="CommentReference"/>
        </w:rPr>
        <w:annotationRef/>
      </w:r>
      <w:r>
        <w:t>N is sample size; the = sign is not part of the definition of N and is unnecessary</w:t>
      </w:r>
    </w:p>
  </w:comment>
  <w:comment w:id="3" w:author="Lantow, Jeffrey C" w:date="2016-08-09T13:08:00Z" w:initials="LJC">
    <w:p w14:paraId="7179F9F4" w14:textId="431CAD51" w:rsidR="009C4097" w:rsidRDefault="009C4097">
      <w:pPr>
        <w:pStyle w:val="CommentText"/>
      </w:pPr>
      <w:r>
        <w:rPr>
          <w:rStyle w:val="CommentReference"/>
        </w:rPr>
        <w:annotationRef/>
      </w:r>
      <w:r>
        <w:t>Correct</w:t>
      </w:r>
    </w:p>
  </w:comment>
  <w:comment w:id="8" w:author="Leffel. Sharon" w:date="2016-07-22T09:09:00Z" w:initials="SL">
    <w:p w14:paraId="55FCC906" w14:textId="13FA8BD4" w:rsidR="009C4097" w:rsidRDefault="009C4097">
      <w:pPr>
        <w:pStyle w:val="CommentText"/>
      </w:pPr>
      <w:r>
        <w:rPr>
          <w:rStyle w:val="CommentReference"/>
        </w:rPr>
        <w:annotationRef/>
      </w:r>
      <w:r>
        <w:t>Our guidelines state to avoid use of first person</w:t>
      </w:r>
    </w:p>
    <w:p w14:paraId="1764E038" w14:textId="77777777" w:rsidR="009C4097" w:rsidRDefault="009C4097">
      <w:pPr>
        <w:pStyle w:val="CommentText"/>
      </w:pPr>
    </w:p>
    <w:p w14:paraId="0DD3026F" w14:textId="73111B90" w:rsidR="009C4097" w:rsidRDefault="009C4097">
      <w:pPr>
        <w:pStyle w:val="CommentText"/>
      </w:pPr>
      <w:r>
        <w:t xml:space="preserve">I will rewrite as:  </w:t>
      </w:r>
    </w:p>
    <w:p w14:paraId="5C7C2316" w14:textId="77777777" w:rsidR="009C4097" w:rsidRDefault="009C4097">
      <w:pPr>
        <w:pStyle w:val="CommentText"/>
      </w:pPr>
    </w:p>
    <w:p w14:paraId="215AE36D" w14:textId="3F7910F2" w:rsidR="009C4097" w:rsidRDefault="009C4097">
      <w:pPr>
        <w:pStyle w:val="CommentText"/>
      </w:pPr>
      <w:r>
        <w:rPr>
          <w:rStyle w:val="CommentReference"/>
        </w:rPr>
        <w:annotationRef/>
      </w:r>
      <w:r>
        <w:t>A</w:t>
      </w:r>
      <w:r w:rsidRPr="005F275F">
        <w:t xml:space="preserve"> multi-year research project </w:t>
      </w:r>
      <w:r>
        <w:t xml:space="preserve">was implemented </w:t>
      </w:r>
      <w:r w:rsidRPr="005F275F">
        <w:t>on Lake Havasu in which the post-stocking distribution, habitat use, and mortality of bonytail</w:t>
      </w:r>
      <w:r>
        <w:t xml:space="preserve"> were documented.</w:t>
      </w:r>
    </w:p>
  </w:comment>
  <w:comment w:id="9" w:author="Paul C Marsh" w:date="2016-09-07T09:52:00Z" w:initials="PCM">
    <w:p w14:paraId="64A37C0F" w14:textId="39FC7293" w:rsidR="009C4097" w:rsidRDefault="009C4097">
      <w:pPr>
        <w:pStyle w:val="CommentText"/>
      </w:pPr>
      <w:r>
        <w:rPr>
          <w:rStyle w:val="CommentReference"/>
        </w:rPr>
        <w:annotationRef/>
      </w:r>
      <w:r>
        <w:t xml:space="preserve">At your convenience please provide us </w:t>
      </w:r>
      <w:r w:rsidR="003441B8">
        <w:t>with</w:t>
      </w:r>
      <w:r>
        <w:t xml:space="preserve"> a copy of your guidelines so we follow them in future </w:t>
      </w:r>
      <w:r w:rsidR="003441B8">
        <w:t>documents</w:t>
      </w:r>
      <w:r>
        <w:t>.  Thank you.</w:t>
      </w:r>
    </w:p>
  </w:comment>
  <w:comment w:id="12" w:author="Leffel. Sharon" w:date="2016-07-22T09:00:00Z" w:initials="SL">
    <w:p w14:paraId="6DC54722" w14:textId="6E01F6DA" w:rsidR="009C4097" w:rsidRDefault="009C4097">
      <w:pPr>
        <w:pStyle w:val="CommentText"/>
      </w:pPr>
      <w:r>
        <w:rPr>
          <w:rStyle w:val="CommentReference"/>
        </w:rPr>
        <w:annotationRef/>
      </w:r>
      <w:r>
        <w:t>Add Latin name</w:t>
      </w:r>
    </w:p>
  </w:comment>
  <w:comment w:id="17" w:author="Leffel. Sharon" w:date="2016-07-22T09:03:00Z" w:initials="SL">
    <w:p w14:paraId="2F3007AE" w14:textId="794FE741" w:rsidR="009C4097" w:rsidRDefault="009C4097">
      <w:pPr>
        <w:pStyle w:val="CommentText"/>
      </w:pPr>
      <w:r>
        <w:rPr>
          <w:rStyle w:val="CommentReference"/>
        </w:rPr>
        <w:annotationRef/>
      </w:r>
      <w:r>
        <w:t>lower Colorado River or just Colorado River?</w:t>
      </w:r>
    </w:p>
  </w:comment>
  <w:comment w:id="18" w:author="Lantow, Jeffrey C" w:date="2016-08-09T13:22:00Z" w:initials="LJC">
    <w:p w14:paraId="36589B5E" w14:textId="2BFA07BE" w:rsidR="009C4097" w:rsidRDefault="009C4097">
      <w:pPr>
        <w:pStyle w:val="CommentText"/>
      </w:pPr>
      <w:r>
        <w:rPr>
          <w:rStyle w:val="CommentReference"/>
        </w:rPr>
        <w:annotationRef/>
      </w:r>
      <w:r>
        <w:t>This would be lower Colorado River which we had already been defined in the document.</w:t>
      </w:r>
    </w:p>
  </w:comment>
  <w:comment w:id="30" w:author="Leffel. Sharon" w:date="2016-07-22T09:08:00Z" w:initials="SL">
    <w:p w14:paraId="165D31A9" w14:textId="46A91222" w:rsidR="009C4097" w:rsidRDefault="009C4097">
      <w:pPr>
        <w:pStyle w:val="CommentText"/>
      </w:pPr>
      <w:r>
        <w:rPr>
          <w:rStyle w:val="CommentReference"/>
        </w:rPr>
        <w:annotationRef/>
      </w:r>
      <w:r>
        <w:t>California Department of Fish and Wildlife?</w:t>
      </w:r>
    </w:p>
  </w:comment>
  <w:comment w:id="31" w:author="Paul C Marsh" w:date="2016-09-07T10:52:00Z" w:initials="PCM">
    <w:p w14:paraId="00C9D0DD" w14:textId="19996BF1" w:rsidR="00770A72" w:rsidRDefault="00770A72">
      <w:pPr>
        <w:pStyle w:val="CommentText"/>
      </w:pPr>
      <w:r>
        <w:rPr>
          <w:rStyle w:val="CommentReference"/>
        </w:rPr>
        <w:annotationRef/>
      </w:r>
      <w:r w:rsidR="003441B8">
        <w:t>Correct</w:t>
      </w:r>
      <w:r>
        <w:t xml:space="preserve">, per the list of MSCP Steering Committee members; the </w:t>
      </w:r>
      <w:r w:rsidR="003441B8">
        <w:t>actual</w:t>
      </w:r>
      <w:r>
        <w:t xml:space="preserve"> work is performed by </w:t>
      </w:r>
      <w:r w:rsidR="003441B8">
        <w:t>California</w:t>
      </w:r>
      <w:r>
        <w:t xml:space="preserve"> Department of Fish and Game. </w:t>
      </w:r>
    </w:p>
  </w:comment>
  <w:comment w:id="43" w:author="Leffel. Sharon" w:date="2016-08-03T15:31:00Z" w:initials="SL">
    <w:p w14:paraId="42222866" w14:textId="4E950009" w:rsidR="009C4097" w:rsidRDefault="009C4097">
      <w:pPr>
        <w:pStyle w:val="CommentText"/>
      </w:pPr>
      <w:r>
        <w:rPr>
          <w:rStyle w:val="CommentReference"/>
        </w:rPr>
        <w:annotationRef/>
      </w:r>
      <w:r>
        <w:t>Rewrite to be parallel with other bullets (start with a verb).  Suggest:</w:t>
      </w:r>
    </w:p>
    <w:p w14:paraId="1DF802ED" w14:textId="77777777" w:rsidR="009C4097" w:rsidRDefault="009C4097">
      <w:pPr>
        <w:pStyle w:val="CommentText"/>
      </w:pPr>
    </w:p>
    <w:p w14:paraId="452F2D1D" w14:textId="5B1E9F68" w:rsidR="009C4097" w:rsidRDefault="009C4097">
      <w:pPr>
        <w:pStyle w:val="CommentText"/>
      </w:pPr>
      <w:r>
        <w:t>Require that each release site be monitored for a 1-month minimum</w:t>
      </w:r>
    </w:p>
    <w:p w14:paraId="3DE29531" w14:textId="77777777" w:rsidR="009C4097" w:rsidRDefault="009C4097">
      <w:pPr>
        <w:pStyle w:val="CommentText"/>
      </w:pPr>
    </w:p>
    <w:p w14:paraId="78420AEC" w14:textId="2E08997F" w:rsidR="009C4097" w:rsidRDefault="009C4097">
      <w:pPr>
        <w:pStyle w:val="CommentText"/>
      </w:pPr>
      <w:r>
        <w:t>or something similar…</w:t>
      </w:r>
    </w:p>
  </w:comment>
  <w:comment w:id="52" w:author="Leffel. Sharon" w:date="2016-07-22T09:14:00Z" w:initials="SL">
    <w:p w14:paraId="01505537" w14:textId="4C570694" w:rsidR="009C4097" w:rsidRDefault="009C4097">
      <w:pPr>
        <w:pStyle w:val="CommentText"/>
      </w:pPr>
      <w:r>
        <w:rPr>
          <w:rStyle w:val="CommentReference"/>
        </w:rPr>
        <w:annotationRef/>
      </w:r>
      <w:r>
        <w:t>Add Latin name</w:t>
      </w:r>
    </w:p>
  </w:comment>
  <w:comment w:id="82" w:author="Leffel. Sharon" w:date="2016-07-22T09:23:00Z" w:initials="SL">
    <w:p w14:paraId="7C7AA1F1" w14:textId="5C84EF8D" w:rsidR="009C4097" w:rsidRDefault="009C4097">
      <w:pPr>
        <w:pStyle w:val="CommentText"/>
      </w:pPr>
      <w:r>
        <w:rPr>
          <w:rStyle w:val="CommentReference"/>
        </w:rPr>
        <w:annotationRef/>
      </w:r>
      <w:r>
        <w:t xml:space="preserve">If “marina” is part of the official name, capitalize.  </w:t>
      </w:r>
    </w:p>
    <w:p w14:paraId="03D6A502" w14:textId="77777777" w:rsidR="009C4097" w:rsidRDefault="009C4097">
      <w:pPr>
        <w:pStyle w:val="CommentText"/>
      </w:pPr>
    </w:p>
    <w:p w14:paraId="72E6EC68" w14:textId="2008391C" w:rsidR="009C4097" w:rsidRDefault="009C4097">
      <w:pPr>
        <w:pStyle w:val="CommentText"/>
      </w:pPr>
      <w:r>
        <w:t>Search document and conform if necessary</w:t>
      </w:r>
    </w:p>
  </w:comment>
  <w:comment w:id="83" w:author="Lantow, Jeffrey C" w:date="2016-08-09T13:26:00Z" w:initials="LJC">
    <w:p w14:paraId="277C125D" w14:textId="3094E1A0" w:rsidR="009C4097" w:rsidRDefault="009C4097">
      <w:pPr>
        <w:pStyle w:val="CommentText"/>
      </w:pPr>
      <w:r>
        <w:rPr>
          <w:rStyle w:val="CommentReference"/>
        </w:rPr>
        <w:annotationRef/>
      </w:r>
      <w:r>
        <w:t>Marina is not part of the official name</w:t>
      </w:r>
    </w:p>
  </w:comment>
  <w:comment w:id="125" w:author="Lantow, Jeffrey C" w:date="2016-08-09T13:27:00Z" w:initials="LJC">
    <w:p w14:paraId="3206FDB9" w14:textId="07495EE8" w:rsidR="009C4097" w:rsidRDefault="009C4097">
      <w:pPr>
        <w:pStyle w:val="CommentText"/>
      </w:pPr>
      <w:r>
        <w:rPr>
          <w:rStyle w:val="CommentReference"/>
        </w:rPr>
        <w:annotationRef/>
      </w:r>
      <w:r>
        <w:t>Change if you like, but I think it is fine.  The device is being downloaded</w:t>
      </w:r>
    </w:p>
  </w:comment>
  <w:comment w:id="126" w:author="Leffel. Sharon" w:date="2016-07-22T09:24:00Z" w:initials="SL">
    <w:p w14:paraId="00661C19" w14:textId="788EFDBB" w:rsidR="009C4097" w:rsidRDefault="009C4097">
      <w:pPr>
        <w:pStyle w:val="CommentText"/>
      </w:pPr>
      <w:r>
        <w:rPr>
          <w:rStyle w:val="CommentReference"/>
        </w:rPr>
        <w:annotationRef/>
      </w:r>
      <w:r>
        <w:t>SUR data were downloaded?</w:t>
      </w:r>
    </w:p>
  </w:comment>
  <w:comment w:id="130" w:author="Leffel. Sharon" w:date="2016-07-22T09:24:00Z" w:initials="SL">
    <w:p w14:paraId="7D65047A" w14:textId="1CF103C2" w:rsidR="009C4097" w:rsidRDefault="009C4097">
      <w:pPr>
        <w:pStyle w:val="CommentText"/>
      </w:pPr>
      <w:r>
        <w:rPr>
          <w:rStyle w:val="CommentReference"/>
        </w:rPr>
        <w:annotationRef/>
      </w:r>
      <w:r>
        <w:t>same comment</w:t>
      </w:r>
    </w:p>
  </w:comment>
  <w:comment w:id="133" w:author="Leffel. Sharon" w:date="2016-08-03T15:31:00Z" w:initials="SL">
    <w:p w14:paraId="037AFF8B" w14:textId="40D63099" w:rsidR="009C4097" w:rsidRDefault="009C4097">
      <w:pPr>
        <w:pStyle w:val="CommentText"/>
      </w:pPr>
      <w:r>
        <w:rPr>
          <w:rStyle w:val="CommentReference"/>
        </w:rPr>
        <w:annotationRef/>
      </w:r>
      <w:r>
        <w:t>I changed all instances of SCUBA to scuba divers since it wouldn’t really make sense to say:</w:t>
      </w:r>
    </w:p>
    <w:p w14:paraId="735DED35" w14:textId="77777777" w:rsidR="009C4097" w:rsidRDefault="009C4097">
      <w:pPr>
        <w:pStyle w:val="CommentText"/>
      </w:pPr>
    </w:p>
    <w:p w14:paraId="4BE7AB4E" w14:textId="45E34B78" w:rsidR="009C4097" w:rsidRDefault="009C4097">
      <w:pPr>
        <w:pStyle w:val="CommentText"/>
      </w:pPr>
      <w:r>
        <w:t>…recovery via self-contained underwater breathing apparatus</w:t>
      </w:r>
    </w:p>
  </w:comment>
  <w:comment w:id="136" w:author="Leffel. Sharon" w:date="2016-07-22T09:26:00Z" w:initials="SL">
    <w:p w14:paraId="2C51BB37" w14:textId="3AD3BF76" w:rsidR="009C4097" w:rsidRDefault="009C4097">
      <w:pPr>
        <w:pStyle w:val="CommentText"/>
      </w:pPr>
      <w:r>
        <w:rPr>
          <w:rStyle w:val="CommentReference"/>
        </w:rPr>
        <w:annotationRef/>
      </w:r>
      <w:r>
        <w:t>add Latin name</w:t>
      </w:r>
    </w:p>
  </w:comment>
  <w:comment w:id="144" w:author="Leffel. Sharon" w:date="2016-07-22T09:26:00Z" w:initials="SL">
    <w:p w14:paraId="6864F419" w14:textId="72EF92BD" w:rsidR="009C4097" w:rsidRDefault="009C4097">
      <w:pPr>
        <w:pStyle w:val="CommentText"/>
      </w:pPr>
      <w:r>
        <w:rPr>
          <w:rStyle w:val="CommentReference"/>
        </w:rPr>
        <w:annotationRef/>
      </w:r>
      <w:r>
        <w:t>and/or?</w:t>
      </w:r>
    </w:p>
  </w:comment>
  <w:comment w:id="145" w:author="Lantow, Jeffrey C" w:date="2016-08-15T10:04:00Z" w:initials="LJC">
    <w:p w14:paraId="785A39A7" w14:textId="3DC89774" w:rsidR="009C4097" w:rsidRDefault="009C4097">
      <w:pPr>
        <w:pStyle w:val="CommentText"/>
      </w:pPr>
      <w:r>
        <w:rPr>
          <w:rStyle w:val="CommentReference"/>
        </w:rPr>
        <w:annotationRef/>
      </w:r>
      <w:r>
        <w:t>and</w:t>
      </w:r>
    </w:p>
  </w:comment>
  <w:comment w:id="158" w:author="Leffel. Sharon" w:date="2016-08-03T13:37:00Z" w:initials="SL">
    <w:p w14:paraId="3D8995D7" w14:textId="377F7DB8" w:rsidR="009C4097" w:rsidRDefault="009C4097">
      <w:pPr>
        <w:pStyle w:val="CommentText"/>
      </w:pPr>
      <w:r>
        <w:rPr>
          <w:rStyle w:val="CommentReference"/>
        </w:rPr>
        <w:annotationRef/>
      </w:r>
      <w:r>
        <w:t>We need to conform wording on the two highlights of this page and that of page 17 since they all cite the same author but, as written, they mean different things</w:t>
      </w:r>
    </w:p>
  </w:comment>
  <w:comment w:id="179" w:author="Leffel. Sharon" w:date="2016-07-25T14:49:00Z" w:initials="SL">
    <w:p w14:paraId="4663CA33" w14:textId="76CB9482" w:rsidR="009C4097" w:rsidRDefault="009C4097">
      <w:pPr>
        <w:pStyle w:val="CommentText"/>
      </w:pPr>
      <w:r>
        <w:rPr>
          <w:rStyle w:val="CommentReference"/>
        </w:rPr>
        <w:annotationRef/>
      </w:r>
      <w:r>
        <w:t>Regional Regional Regional Park Moabi?</w:t>
      </w:r>
    </w:p>
    <w:p w14:paraId="206A1A31" w14:textId="77777777" w:rsidR="009C4097" w:rsidRDefault="009C4097">
      <w:pPr>
        <w:pStyle w:val="CommentText"/>
      </w:pPr>
    </w:p>
    <w:p w14:paraId="217B92DC" w14:textId="44B7A29C" w:rsidR="009C4097" w:rsidRDefault="009C4097">
      <w:pPr>
        <w:pStyle w:val="CommentText"/>
      </w:pPr>
      <w:r>
        <w:t>Sometimes you just use Regional Regional Park Moabi…search and add “Regional” if needed</w:t>
      </w:r>
    </w:p>
  </w:comment>
  <w:comment w:id="180" w:author="Paul C Marsh" w:date="2016-09-07T11:10:00Z" w:initials="PCM">
    <w:p w14:paraId="63C3DDEA" w14:textId="74F94D5D" w:rsidR="005641FE" w:rsidRDefault="005641FE">
      <w:pPr>
        <w:pStyle w:val="CommentText"/>
      </w:pPr>
      <w:r>
        <w:rPr>
          <w:rStyle w:val="CommentReference"/>
        </w:rPr>
        <w:annotationRef/>
      </w:r>
      <w:r>
        <w:t>All instances now are “Regional Park Moabi”</w:t>
      </w:r>
    </w:p>
  </w:comment>
  <w:comment w:id="184" w:author="Leffel. Sharon" w:date="2016-08-03T13:38:00Z" w:initials="SL">
    <w:p w14:paraId="64FF48CB" w14:textId="132BF1D9" w:rsidR="009C4097" w:rsidRDefault="009C4097">
      <w:pPr>
        <w:pStyle w:val="CommentText"/>
      </w:pPr>
      <w:r>
        <w:rPr>
          <w:rStyle w:val="CommentReference"/>
        </w:rPr>
        <w:annotationRef/>
      </w:r>
      <w:r>
        <w:t>Conform the three instances to whichever way you choose</w:t>
      </w:r>
    </w:p>
  </w:comment>
  <w:comment w:id="200" w:author="Leffel. Sharon" w:date="2016-08-03T15:31:00Z" w:initials="SL">
    <w:p w14:paraId="6DFFC425" w14:textId="741332EC" w:rsidR="009C4097" w:rsidRDefault="009C4097">
      <w:pPr>
        <w:pStyle w:val="CommentText"/>
      </w:pPr>
      <w:r>
        <w:rPr>
          <w:rStyle w:val="CommentReference"/>
        </w:rPr>
        <w:annotationRef/>
      </w:r>
      <w:r>
        <w:t>Authentication required for this site…is there a general public site?</w:t>
      </w:r>
    </w:p>
  </w:comment>
  <w:comment w:id="201" w:author="Brian Kesner" w:date="2016-08-15T14:14:00Z" w:initials="BK">
    <w:p w14:paraId="5A3B7BCC" w14:textId="5E0C6CA6" w:rsidR="009C4097" w:rsidRDefault="009C4097">
      <w:pPr>
        <w:pStyle w:val="CommentText"/>
      </w:pPr>
      <w:r>
        <w:rPr>
          <w:rStyle w:val="CommentReference"/>
        </w:rPr>
        <w:annotationRef/>
      </w:r>
      <w:r>
        <w:t xml:space="preserve">Authentication no longer needed for this page. </w:t>
      </w:r>
    </w:p>
  </w:comment>
  <w:comment w:id="211" w:author="Leffel. Sharon" w:date="2016-07-22T09:44:00Z" w:initials="SL">
    <w:p w14:paraId="584F4C49" w14:textId="12C00A93" w:rsidR="009C4097" w:rsidRDefault="009C4097">
      <w:pPr>
        <w:pStyle w:val="CommentText"/>
      </w:pPr>
      <w:r>
        <w:rPr>
          <w:rStyle w:val="CommentReference"/>
        </w:rPr>
        <w:annotationRef/>
      </w:r>
      <w:r>
        <w:t>see previous comment</w:t>
      </w:r>
    </w:p>
  </w:comment>
  <w:comment w:id="236" w:author="Leffel. Sharon" w:date="2016-07-22T09:51:00Z" w:initials="SL">
    <w:p w14:paraId="5EABC3A8" w14:textId="3E5F6528" w:rsidR="009C4097" w:rsidRDefault="009C4097">
      <w:pPr>
        <w:pStyle w:val="CommentText"/>
      </w:pPr>
      <w:r>
        <w:rPr>
          <w:rStyle w:val="CommentReference"/>
        </w:rPr>
        <w:annotationRef/>
      </w:r>
      <w:r>
        <w:t>This has been written as:</w:t>
      </w:r>
    </w:p>
    <w:p w14:paraId="3FDA8CFC" w14:textId="77777777" w:rsidR="009C4097" w:rsidRDefault="009C4097">
      <w:pPr>
        <w:pStyle w:val="CommentText"/>
      </w:pPr>
    </w:p>
    <w:p w14:paraId="6CB87F8D" w14:textId="5A1F75EF" w:rsidR="009C4097" w:rsidRDefault="009C4097">
      <w:pPr>
        <w:pStyle w:val="CommentText"/>
      </w:pPr>
      <w:r>
        <w:t>lost to the study (never contacted again) on several occasions</w:t>
      </w:r>
    </w:p>
    <w:p w14:paraId="6BE5634D" w14:textId="77777777" w:rsidR="009C4097" w:rsidRDefault="009C4097">
      <w:pPr>
        <w:pStyle w:val="CommentText"/>
      </w:pPr>
    </w:p>
    <w:p w14:paraId="03FC407F" w14:textId="17BFD858" w:rsidR="009C4097" w:rsidRDefault="009C4097">
      <w:pPr>
        <w:pStyle w:val="CommentText"/>
      </w:pPr>
      <w:r>
        <w:t>search “lost to the study” and conform to whichever wording you prefer</w:t>
      </w:r>
    </w:p>
  </w:comment>
  <w:comment w:id="237" w:author="Paul C Marsh" w:date="2016-09-07T11:20:00Z" w:initials="PCM">
    <w:p w14:paraId="37AC8E67" w14:textId="64DD0F38" w:rsidR="00297819" w:rsidRDefault="00297819">
      <w:pPr>
        <w:pStyle w:val="CommentText"/>
      </w:pPr>
      <w:r>
        <w:rPr>
          <w:rStyle w:val="CommentReference"/>
        </w:rPr>
        <w:annotationRef/>
      </w:r>
      <w:r>
        <w:t>Done/</w:t>
      </w:r>
    </w:p>
  </w:comment>
  <w:comment w:id="256" w:author="Leffel. Sharon" w:date="2016-07-22T09:58:00Z" w:initials="SL">
    <w:p w14:paraId="2DDDE160" w14:textId="793309BB" w:rsidR="009C4097" w:rsidRDefault="009C4097" w:rsidP="004D7BFB">
      <w:pPr>
        <w:shd w:val="clear" w:color="auto" w:fill="FFFFFF"/>
        <w:rPr>
          <w:rFonts w:ascii="Arial" w:hAnsi="Arial" w:cs="Arial"/>
          <w:color w:val="222222"/>
          <w:sz w:val="19"/>
          <w:szCs w:val="19"/>
        </w:rPr>
      </w:pPr>
      <w:r>
        <w:rPr>
          <w:rStyle w:val="CommentReference"/>
        </w:rPr>
        <w:annotationRef/>
      </w:r>
      <w:r>
        <w:rPr>
          <w:rFonts w:ascii="Arial" w:hAnsi="Arial" w:cs="Arial"/>
          <w:color w:val="222222"/>
          <w:sz w:val="19"/>
          <w:szCs w:val="19"/>
        </w:rPr>
        <w:t>I received word that we can just include the hyperlinks to the reports for attachments 4 and 5.</w:t>
      </w:r>
    </w:p>
    <w:p w14:paraId="341BDF57" w14:textId="77777777" w:rsidR="009C4097" w:rsidRDefault="009C4097" w:rsidP="004D7BFB">
      <w:pPr>
        <w:shd w:val="clear" w:color="auto" w:fill="FFFFFF"/>
        <w:rPr>
          <w:rFonts w:ascii="Arial" w:hAnsi="Arial" w:cs="Arial"/>
          <w:color w:val="222222"/>
          <w:sz w:val="19"/>
          <w:szCs w:val="19"/>
        </w:rPr>
      </w:pPr>
    </w:p>
    <w:p w14:paraId="06B31484" w14:textId="1F26C846" w:rsidR="009C4097" w:rsidRDefault="009C4097">
      <w:pPr>
        <w:pStyle w:val="CommentText"/>
      </w:pPr>
    </w:p>
  </w:comment>
  <w:comment w:id="269" w:author="Leffel, Sharon S" w:date="2016-07-21T14:14:00Z" w:initials="SL">
    <w:p w14:paraId="1855E15F" w14:textId="6DB5E079" w:rsidR="009C4097" w:rsidRDefault="009C4097">
      <w:pPr>
        <w:pStyle w:val="CommentText"/>
      </w:pPr>
      <w:r>
        <w:rPr>
          <w:rStyle w:val="CommentReference"/>
        </w:rPr>
        <w:annotationRef/>
      </w:r>
      <w:r>
        <w:t>Just checking…everywhere else we say by scuba divers?</w:t>
      </w:r>
    </w:p>
  </w:comment>
  <w:comment w:id="270" w:author="Lantow, Jeffrey C" w:date="2016-08-15T10:17:00Z" w:initials="LJC">
    <w:p w14:paraId="639A1448" w14:textId="57905E19" w:rsidR="009C4097" w:rsidRDefault="009C4097">
      <w:pPr>
        <w:pStyle w:val="CommentText"/>
      </w:pPr>
      <w:r>
        <w:rPr>
          <w:rStyle w:val="CommentReference"/>
        </w:rPr>
        <w:annotationRef/>
      </w:r>
      <w:r>
        <w:t>Snorkeling is ok</w:t>
      </w:r>
    </w:p>
  </w:comment>
  <w:comment w:id="273" w:author="Leffel, Sharon S" w:date="2016-07-21T14:12:00Z" w:initials="SL">
    <w:p w14:paraId="05119F76" w14:textId="46FFF2EA" w:rsidR="009C4097" w:rsidRDefault="009C4097" w:rsidP="00AB76CA">
      <w:pPr>
        <w:shd w:val="clear" w:color="auto" w:fill="FFFFFF"/>
        <w:rPr>
          <w:rFonts w:ascii="Arial" w:hAnsi="Arial" w:cs="Arial"/>
          <w:color w:val="222222"/>
          <w:sz w:val="19"/>
          <w:szCs w:val="19"/>
        </w:rPr>
      </w:pPr>
      <w:r>
        <w:rPr>
          <w:rStyle w:val="CommentReference"/>
        </w:rPr>
        <w:annotationRef/>
      </w:r>
      <w:r>
        <w:rPr>
          <w:rStyle w:val="apple-converted-space"/>
          <w:rFonts w:eastAsia="Calibri"/>
          <w:color w:val="222222"/>
          <w:sz w:val="19"/>
          <w:szCs w:val="19"/>
        </w:rPr>
        <w:t> </w:t>
      </w:r>
      <w:r>
        <w:rPr>
          <w:rFonts w:ascii="Arial" w:hAnsi="Arial" w:cs="Arial"/>
          <w:color w:val="222222"/>
          <w:sz w:val="19"/>
          <w:szCs w:val="19"/>
        </w:rPr>
        <w:t>I received word that we can just include the hyperlink to the reports for attachments 4 and 5.</w:t>
      </w:r>
    </w:p>
    <w:p w14:paraId="101F27F8" w14:textId="77777777" w:rsidR="009C4097" w:rsidRDefault="009C4097" w:rsidP="00AB76CA">
      <w:pPr>
        <w:shd w:val="clear" w:color="auto" w:fill="FFFFFF"/>
        <w:rPr>
          <w:rFonts w:ascii="Arial" w:hAnsi="Arial" w:cs="Arial"/>
          <w:color w:val="222222"/>
          <w:sz w:val="19"/>
          <w:szCs w:val="19"/>
        </w:rPr>
      </w:pPr>
    </w:p>
    <w:p w14:paraId="7A214F24" w14:textId="6416E328" w:rsidR="009C4097" w:rsidRDefault="009C4097" w:rsidP="00AB76CA">
      <w:pPr>
        <w:shd w:val="clear" w:color="auto" w:fill="FFFFFF"/>
        <w:rPr>
          <w:rFonts w:ascii="Arial" w:hAnsi="Arial" w:cs="Arial"/>
          <w:color w:val="222222"/>
          <w:sz w:val="19"/>
          <w:szCs w:val="19"/>
        </w:rPr>
      </w:pPr>
      <w:r>
        <w:rPr>
          <w:rFonts w:ascii="Arial" w:hAnsi="Arial" w:cs="Arial"/>
          <w:color w:val="222222"/>
          <w:sz w:val="19"/>
          <w:szCs w:val="19"/>
        </w:rPr>
        <w:t>For attachment 4, use:</w:t>
      </w:r>
    </w:p>
    <w:p w14:paraId="2754C549" w14:textId="77777777" w:rsidR="009C4097" w:rsidRDefault="009C4097" w:rsidP="00AB76CA">
      <w:pPr>
        <w:shd w:val="clear" w:color="auto" w:fill="FFFFFF"/>
        <w:rPr>
          <w:rFonts w:ascii="Arial" w:hAnsi="Arial" w:cs="Arial"/>
          <w:color w:val="222222"/>
          <w:sz w:val="19"/>
          <w:szCs w:val="19"/>
        </w:rPr>
      </w:pPr>
      <w:hyperlink r:id="rId1" w:tgtFrame="_blank" w:history="1">
        <w:r>
          <w:rPr>
            <w:rStyle w:val="Hyperlink"/>
            <w:rFonts w:eastAsia="Calibri"/>
            <w:color w:val="1155CC"/>
            <w:sz w:val="19"/>
            <w:szCs w:val="19"/>
          </w:rPr>
          <w:t>C-39 2013 Post-Stocking Distribution and Survival of Bonytail in Reach 3</w:t>
        </w:r>
      </w:hyperlink>
    </w:p>
    <w:p w14:paraId="516EEBB1" w14:textId="77777777" w:rsidR="009C4097" w:rsidRDefault="009C4097" w:rsidP="00AB76CA">
      <w:pPr>
        <w:shd w:val="clear" w:color="auto" w:fill="FFFFFF"/>
        <w:rPr>
          <w:rFonts w:ascii="Arial" w:hAnsi="Arial" w:cs="Arial"/>
          <w:color w:val="222222"/>
          <w:sz w:val="19"/>
          <w:szCs w:val="19"/>
        </w:rPr>
      </w:pPr>
    </w:p>
    <w:p w14:paraId="25D282A1" w14:textId="5D1561CD" w:rsidR="009C4097" w:rsidRDefault="009C4097" w:rsidP="00AB76CA">
      <w:pPr>
        <w:pStyle w:val="CommentText"/>
      </w:pPr>
      <w:r>
        <w:t>For attachment 5, use:</w:t>
      </w:r>
    </w:p>
    <w:p w14:paraId="3A533985" w14:textId="77777777" w:rsidR="009C4097" w:rsidRDefault="009C4097" w:rsidP="00AB76CA">
      <w:pPr>
        <w:shd w:val="clear" w:color="auto" w:fill="FFFFFF"/>
        <w:rPr>
          <w:rFonts w:ascii="Arial" w:hAnsi="Arial" w:cs="Arial"/>
          <w:color w:val="222222"/>
          <w:sz w:val="19"/>
          <w:szCs w:val="19"/>
        </w:rPr>
      </w:pPr>
    </w:p>
    <w:p w14:paraId="164D0E1E" w14:textId="77777777" w:rsidR="009C4097" w:rsidRDefault="009C4097" w:rsidP="00AB76CA">
      <w:pPr>
        <w:shd w:val="clear" w:color="auto" w:fill="FFFFFF"/>
        <w:rPr>
          <w:rFonts w:ascii="Arial" w:hAnsi="Arial" w:cs="Arial"/>
          <w:color w:val="222222"/>
          <w:sz w:val="19"/>
          <w:szCs w:val="19"/>
        </w:rPr>
      </w:pPr>
      <w:hyperlink r:id="rId2" w:tgtFrame="_blank" w:history="1">
        <w:r>
          <w:rPr>
            <w:rStyle w:val="Hyperlink"/>
            <w:rFonts w:eastAsia="Calibri"/>
            <w:color w:val="1155CC"/>
            <w:sz w:val="19"/>
            <w:szCs w:val="19"/>
          </w:rPr>
          <w:t>C-39 2014 Post-Stocking Distribution and Survival of Bonytail in Reach 3</w:t>
        </w:r>
      </w:hyperlink>
    </w:p>
    <w:p w14:paraId="25235125" w14:textId="77777777" w:rsidR="009C4097" w:rsidRDefault="009C4097" w:rsidP="00AB76CA">
      <w:pPr>
        <w:shd w:val="clear" w:color="auto" w:fill="FFFFFF"/>
        <w:rPr>
          <w:rFonts w:ascii="Arial" w:hAnsi="Arial" w:cs="Arial"/>
          <w:color w:val="222222"/>
          <w:sz w:val="19"/>
          <w:szCs w:val="19"/>
        </w:rPr>
      </w:pPr>
    </w:p>
    <w:p w14:paraId="1946C802" w14:textId="77777777" w:rsidR="009C4097" w:rsidRDefault="009C4097">
      <w:pPr>
        <w:pStyle w:val="CommentText"/>
      </w:pPr>
    </w:p>
    <w:p w14:paraId="50C5A575" w14:textId="67C3733E" w:rsidR="009C4097" w:rsidRDefault="009C4097">
      <w:pPr>
        <w:pStyle w:val="CommentText"/>
      </w:pPr>
      <w:r>
        <w:t>We do not have a callout for attachment 5 anywhere in the text, so add the above hyperlink where appropriate</w:t>
      </w:r>
    </w:p>
  </w:comment>
  <w:comment w:id="280" w:author="Leffel. Sharon" w:date="2016-07-22T10:02:00Z" w:initials="SL">
    <w:p w14:paraId="09B45EB1" w14:textId="4CB456E3" w:rsidR="009C4097" w:rsidRDefault="009C4097">
      <w:pPr>
        <w:pStyle w:val="CommentText"/>
      </w:pPr>
      <w:r>
        <w:rPr>
          <w:rStyle w:val="CommentReference"/>
        </w:rPr>
        <w:annotationRef/>
      </w:r>
      <w:r>
        <w:t xml:space="preserve">I added this percentage to be consistent </w:t>
      </w:r>
    </w:p>
    <w:p w14:paraId="3517E4A3" w14:textId="77777777" w:rsidR="009C4097" w:rsidRDefault="009C4097">
      <w:pPr>
        <w:pStyle w:val="CommentText"/>
      </w:pPr>
    </w:p>
    <w:p w14:paraId="6F8A3622" w14:textId="244BB5CE" w:rsidR="009C4097" w:rsidRDefault="009C4097">
      <w:pPr>
        <w:pStyle w:val="CommentText"/>
      </w:pPr>
      <w:r>
        <w:t>see highlight</w:t>
      </w:r>
    </w:p>
  </w:comment>
  <w:comment w:id="281" w:author="Paul C Marsh" w:date="2016-09-07T12:46:00Z" w:initials="PCM">
    <w:p w14:paraId="2991D141" w14:textId="7A4CD0D7" w:rsidR="00F9206E" w:rsidRDefault="00F9206E">
      <w:pPr>
        <w:pStyle w:val="CommentText"/>
      </w:pPr>
      <w:r>
        <w:rPr>
          <w:rStyle w:val="CommentReference"/>
        </w:rPr>
        <w:annotationRef/>
      </w:r>
      <w:r>
        <w:t>Should be 175/79867 = 0.002 = 0.2% (corrected)</w:t>
      </w:r>
    </w:p>
  </w:comment>
  <w:comment w:id="307" w:author="Leffel. Sharon" w:date="2016-07-22T07:24:00Z" w:initials="SL">
    <w:p w14:paraId="66C37F26" w14:textId="7AED51C2" w:rsidR="009C4097" w:rsidRDefault="009C4097">
      <w:pPr>
        <w:pStyle w:val="CommentText"/>
      </w:pPr>
      <w:r>
        <w:rPr>
          <w:rStyle w:val="CommentReference"/>
        </w:rPr>
        <w:annotationRef/>
      </w:r>
      <w:r>
        <w:t>what is this number representing?</w:t>
      </w:r>
    </w:p>
  </w:comment>
  <w:comment w:id="308" w:author="Brian Kesner" w:date="2016-08-15T16:03:00Z" w:initials="BK">
    <w:p w14:paraId="6CF24F06" w14:textId="69678273" w:rsidR="009C4097" w:rsidRDefault="009C4097">
      <w:pPr>
        <w:pStyle w:val="CommentText"/>
      </w:pPr>
      <w:r>
        <w:rPr>
          <w:rStyle w:val="CommentReference"/>
        </w:rPr>
        <w:annotationRef/>
      </w:r>
      <w:r>
        <w:t>14.4% is the mean days tracked in only Bill Williams for inlet released fish as the 50.7% value is the mean for arm-released fish as stated at the end of the parenthetical.  I reworded in an attempt to clarify the breakdown.</w:t>
      </w:r>
    </w:p>
  </w:comment>
  <w:comment w:id="324" w:author="Leffel. Sharon" w:date="2016-07-22T07:24:00Z" w:initials="SL">
    <w:p w14:paraId="7D6688F7" w14:textId="0A826CE2" w:rsidR="009C4097" w:rsidRDefault="009C4097">
      <w:pPr>
        <w:pStyle w:val="CommentText"/>
      </w:pPr>
      <w:r>
        <w:rPr>
          <w:rStyle w:val="CommentReference"/>
        </w:rPr>
        <w:annotationRef/>
      </w:r>
      <w:r>
        <w:t>same comment</w:t>
      </w:r>
    </w:p>
  </w:comment>
  <w:comment w:id="325" w:author="Brian Kesner" w:date="2016-08-15T16:21:00Z" w:initials="BK">
    <w:p w14:paraId="1B394267" w14:textId="7FC2248A" w:rsidR="009C4097" w:rsidRDefault="009C4097">
      <w:pPr>
        <w:pStyle w:val="CommentText"/>
      </w:pPr>
      <w:r>
        <w:rPr>
          <w:rStyle w:val="CommentReference"/>
        </w:rPr>
        <w:annotationRef/>
      </w:r>
      <w:r>
        <w:t>See above response</w:t>
      </w:r>
    </w:p>
  </w:comment>
  <w:comment w:id="358" w:author="Brian Kesner" w:date="2016-09-03T11:50:00Z" w:initials="BK">
    <w:p w14:paraId="24ABDD11" w14:textId="6BF3139E" w:rsidR="009C4097" w:rsidRDefault="009C4097">
      <w:pPr>
        <w:pStyle w:val="CommentText"/>
      </w:pPr>
      <w:r>
        <w:rPr>
          <w:rStyle w:val="CommentReference"/>
        </w:rPr>
        <w:annotationRef/>
      </w:r>
      <w:r>
        <w:t>A value of -0.50 was recorded even though the unit was calibrated.  Since this value cannot be valid, it was removed from this table.</w:t>
      </w:r>
    </w:p>
    <w:p w14:paraId="67448F34" w14:textId="77777777" w:rsidR="009C4097" w:rsidRDefault="009C4097">
      <w:pPr>
        <w:pStyle w:val="CommentText"/>
      </w:pPr>
    </w:p>
  </w:comment>
  <w:comment w:id="362" w:author="Leffel. Sharon" w:date="2016-07-22T11:05:00Z" w:initials="SL">
    <w:p w14:paraId="46FD3702" w14:textId="53B7865C" w:rsidR="009C4097" w:rsidRDefault="009C4097">
      <w:pPr>
        <w:pStyle w:val="CommentText"/>
      </w:pPr>
      <w:r>
        <w:rPr>
          <w:rStyle w:val="CommentReference"/>
        </w:rPr>
        <w:annotationRef/>
      </w:r>
      <w:r>
        <w:t>which attachments are you talking about?  If this is attachments 4 and 5, we changed these to hyperlinks</w:t>
      </w:r>
    </w:p>
  </w:comment>
  <w:comment w:id="377" w:author="Leffel. Sharon" w:date="2016-07-22T09:36:00Z" w:initials="SL">
    <w:p w14:paraId="55C06984" w14:textId="079FBE9E" w:rsidR="009C4097" w:rsidRDefault="009C4097">
      <w:pPr>
        <w:pStyle w:val="CommentText"/>
      </w:pPr>
      <w:r>
        <w:rPr>
          <w:rStyle w:val="CommentReference"/>
        </w:rPr>
        <w:annotationRef/>
      </w:r>
      <w:r>
        <w:t>Regional?</w:t>
      </w:r>
    </w:p>
  </w:comment>
  <w:comment w:id="379" w:author="Leffel. Sharon" w:date="2016-07-22T09:36:00Z" w:initials="SL">
    <w:p w14:paraId="16607470" w14:textId="2C6190F6" w:rsidR="009C4097" w:rsidRDefault="009C4097">
      <w:pPr>
        <w:pStyle w:val="CommentText"/>
      </w:pPr>
      <w:r>
        <w:rPr>
          <w:rStyle w:val="CommentReference"/>
        </w:rPr>
        <w:annotationRef/>
      </w:r>
      <w:r>
        <w:t>same comment</w:t>
      </w:r>
    </w:p>
  </w:comment>
  <w:comment w:id="381" w:author="Leffel. Sharon" w:date="2016-07-22T09:38:00Z" w:initials="SL">
    <w:p w14:paraId="3602F2AD" w14:textId="5CB50072" w:rsidR="009C4097" w:rsidRDefault="009C4097">
      <w:pPr>
        <w:pStyle w:val="CommentText"/>
      </w:pPr>
      <w:r>
        <w:rPr>
          <w:rStyle w:val="CommentReference"/>
        </w:rPr>
        <w:annotationRef/>
      </w:r>
      <w:r>
        <w:t>same comment</w:t>
      </w:r>
    </w:p>
    <w:p w14:paraId="26DEF014" w14:textId="77777777" w:rsidR="009C4097" w:rsidRDefault="009C4097">
      <w:pPr>
        <w:pStyle w:val="CommentText"/>
      </w:pPr>
    </w:p>
    <w:p w14:paraId="51AD00DD" w14:textId="3C3ABC6F" w:rsidR="009C4097" w:rsidRDefault="009C4097">
      <w:pPr>
        <w:pStyle w:val="CommentText"/>
      </w:pPr>
      <w:r>
        <w:t>Not sure if one in the same places…search document for Regional Regional Park Moabi and add “Regional” if needed</w:t>
      </w:r>
    </w:p>
  </w:comment>
  <w:comment w:id="393" w:author="Leffel. Sharon" w:date="2016-08-03T13:43:00Z" w:initials="SL">
    <w:p w14:paraId="30831239" w14:textId="68795C73" w:rsidR="009C4097" w:rsidRDefault="009C4097">
      <w:pPr>
        <w:pStyle w:val="CommentText"/>
      </w:pPr>
      <w:r>
        <w:rPr>
          <w:rStyle w:val="CommentReference"/>
        </w:rPr>
        <w:annotationRef/>
      </w:r>
      <w:r>
        <w:t>0.16?</w:t>
      </w:r>
    </w:p>
  </w:comment>
  <w:comment w:id="399" w:author="Leffel. Sharon" w:date="2016-07-22T11:34:00Z" w:initials="SL">
    <w:p w14:paraId="0540083D" w14:textId="24F6552A" w:rsidR="009C4097" w:rsidRDefault="009C4097">
      <w:pPr>
        <w:pStyle w:val="CommentText"/>
      </w:pPr>
      <w:r>
        <w:rPr>
          <w:rStyle w:val="CommentReference"/>
        </w:rPr>
        <w:annotationRef/>
      </w:r>
      <w:r>
        <w:t>accounted for 50, 40.6, and 9.4% of what?</w:t>
      </w:r>
    </w:p>
    <w:p w14:paraId="78D8936C" w14:textId="6B78D0B1" w:rsidR="009C4097" w:rsidRDefault="009C4097">
      <w:pPr>
        <w:pStyle w:val="CommentText"/>
      </w:pPr>
    </w:p>
  </w:comment>
  <w:comment w:id="405" w:author="Leffel. Sharon" w:date="2016-07-22T11:34:00Z" w:initials="SL">
    <w:p w14:paraId="14EB154F" w14:textId="3CE1B6C8" w:rsidR="009C4097" w:rsidRDefault="009C4097">
      <w:pPr>
        <w:pStyle w:val="CommentText"/>
      </w:pPr>
      <w:r>
        <w:rPr>
          <w:rStyle w:val="CommentReference"/>
        </w:rPr>
        <w:annotationRef/>
      </w:r>
      <w:r>
        <w:t>same comment</w:t>
      </w:r>
    </w:p>
  </w:comment>
  <w:comment w:id="416" w:author="Leffel. Sharon" w:date="2016-07-22T11:37:00Z" w:initials="SL">
    <w:p w14:paraId="3C4EFE68" w14:textId="57B2A6A2" w:rsidR="009C4097" w:rsidRDefault="009C4097">
      <w:pPr>
        <w:pStyle w:val="CommentText"/>
      </w:pPr>
      <w:r>
        <w:rPr>
          <w:rStyle w:val="CommentReference"/>
        </w:rPr>
        <w:annotationRef/>
      </w:r>
      <w:r>
        <w:t>the tags were mortalities?</w:t>
      </w:r>
    </w:p>
  </w:comment>
  <w:comment w:id="424" w:author="Leffel. Sharon" w:date="2016-07-22T11:38:00Z" w:initials="SL">
    <w:p w14:paraId="5A58CAB6" w14:textId="5E67231A" w:rsidR="009C4097" w:rsidRDefault="009C4097">
      <w:pPr>
        <w:pStyle w:val="CommentText"/>
      </w:pPr>
      <w:r>
        <w:rPr>
          <w:rStyle w:val="CommentReference"/>
        </w:rPr>
        <w:annotationRef/>
      </w:r>
      <w:r>
        <w:t>TWO fish…only fish 154 listed.  What is the other?</w:t>
      </w:r>
    </w:p>
  </w:comment>
  <w:comment w:id="425" w:author="Lantow, Jeffrey C" w:date="2016-08-08T13:53:00Z" w:initials="LJC">
    <w:p w14:paraId="6A6D2332" w14:textId="2B562AA2" w:rsidR="009C4097" w:rsidRDefault="009C4097">
      <w:pPr>
        <w:pStyle w:val="CommentText"/>
      </w:pPr>
      <w:r>
        <w:rPr>
          <w:rStyle w:val="CommentReference"/>
        </w:rPr>
        <w:annotationRef/>
      </w:r>
      <w:r>
        <w:t xml:space="preserve">It doesn’t look like fish 154 was from the Laughlin Lagoon study. </w:t>
      </w:r>
    </w:p>
  </w:comment>
  <w:comment w:id="433" w:author="Leffel. Sharon" w:date="2016-07-22T11:40:00Z" w:initials="SL">
    <w:p w14:paraId="35E4D59A" w14:textId="761C2BAD" w:rsidR="009C4097" w:rsidRDefault="009C4097">
      <w:pPr>
        <w:pStyle w:val="CommentText"/>
      </w:pPr>
      <w:r>
        <w:rPr>
          <w:rStyle w:val="CommentReference"/>
        </w:rPr>
        <w:annotationRef/>
      </w:r>
      <w:r>
        <w:t>-0.50 in table?</w:t>
      </w:r>
    </w:p>
  </w:comment>
  <w:comment w:id="434" w:author="Paul C Marsh" w:date="2016-09-07T12:51:00Z" w:initials="PCM">
    <w:p w14:paraId="0CA2E7BC" w14:textId="20F48F00" w:rsidR="00F9206E" w:rsidRDefault="00F9206E">
      <w:pPr>
        <w:pStyle w:val="CommentText"/>
      </w:pPr>
      <w:r>
        <w:rPr>
          <w:rStyle w:val="CommentReference"/>
        </w:rPr>
        <w:annotationRef/>
      </w:r>
      <w:r>
        <w:t>This has been corrected.</w:t>
      </w:r>
    </w:p>
  </w:comment>
  <w:comment w:id="437" w:author="Leffel. Sharon" w:date="2016-07-22T11:40:00Z" w:initials="SL">
    <w:p w14:paraId="31C480F6" w14:textId="028CC423" w:rsidR="009C4097" w:rsidRDefault="009C4097">
      <w:pPr>
        <w:pStyle w:val="CommentText"/>
      </w:pPr>
      <w:r>
        <w:rPr>
          <w:rStyle w:val="CommentReference"/>
        </w:rPr>
        <w:annotationRef/>
      </w:r>
      <w:r>
        <w:t>see previous comment</w:t>
      </w:r>
    </w:p>
  </w:comment>
  <w:comment w:id="439" w:author="Leffel. Sharon" w:date="2016-07-22T11:41:00Z" w:initials="SL">
    <w:p w14:paraId="4493ADE8" w14:textId="7C6709FC" w:rsidR="009C4097" w:rsidRDefault="009C4097">
      <w:pPr>
        <w:pStyle w:val="CommentText"/>
      </w:pPr>
      <w:r>
        <w:rPr>
          <w:rStyle w:val="CommentReference"/>
        </w:rPr>
        <w:annotationRef/>
      </w:r>
      <w:r>
        <w:t>same comment</w:t>
      </w:r>
    </w:p>
  </w:comment>
  <w:comment w:id="469" w:author="Leffel. Sharon" w:date="2016-07-22T07:40:00Z" w:initials="SL">
    <w:p w14:paraId="640A797E" w14:textId="757F8E70" w:rsidR="009C4097" w:rsidRDefault="009C4097">
      <w:pPr>
        <w:pStyle w:val="CommentText"/>
      </w:pPr>
      <w:r>
        <w:rPr>
          <w:rStyle w:val="CommentReference"/>
        </w:rPr>
        <w:annotationRef/>
      </w:r>
      <w:r>
        <w:t>per day?</w:t>
      </w:r>
    </w:p>
  </w:comment>
  <w:comment w:id="470" w:author="Brian Kesner" w:date="2016-08-31T21:43:00Z" w:initials="BK">
    <w:p w14:paraId="5213C376" w14:textId="5AB9554E" w:rsidR="009C4097" w:rsidRDefault="009C4097">
      <w:pPr>
        <w:pStyle w:val="CommentText"/>
      </w:pPr>
      <w:r>
        <w:rPr>
          <w:rStyle w:val="CommentReference"/>
        </w:rPr>
        <w:annotationRef/>
      </w:r>
      <w:r>
        <w:rPr>
          <w:rStyle w:val="CommentReference"/>
        </w:rPr>
        <w:t>Since CPUE is explained in figure legend I took out the confusing wording in the table.</w:t>
      </w:r>
    </w:p>
  </w:comment>
  <w:comment w:id="490" w:author="Leffel. Sharon" w:date="2016-07-25T09:17:00Z" w:initials="SL">
    <w:p w14:paraId="7D6F5DFC" w14:textId="475A54B7" w:rsidR="009C4097" w:rsidRDefault="009C4097">
      <w:pPr>
        <w:pStyle w:val="CommentText"/>
      </w:pPr>
      <w:r>
        <w:rPr>
          <w:rStyle w:val="CommentReference"/>
        </w:rPr>
        <w:annotationRef/>
      </w:r>
      <w:r>
        <w:t>trammel netting efforts resulted in the capture of?</w:t>
      </w:r>
    </w:p>
  </w:comment>
  <w:comment w:id="500" w:author="Leffel. Sharon" w:date="2016-07-25T09:18:00Z" w:initials="SL">
    <w:p w14:paraId="6622A55E" w14:textId="57768DAC" w:rsidR="009C4097" w:rsidRDefault="009C4097">
      <w:pPr>
        <w:pStyle w:val="CommentText"/>
      </w:pPr>
      <w:r>
        <w:rPr>
          <w:rStyle w:val="CommentReference"/>
        </w:rPr>
        <w:annotationRef/>
      </w:r>
      <w:r>
        <w:t>Probably not true!</w:t>
      </w:r>
    </w:p>
  </w:comment>
  <w:comment w:id="529" w:author="Leffel. Sharon" w:date="2016-07-25T09:26:00Z" w:initials="SL">
    <w:p w14:paraId="175FF71C" w14:textId="0ABB6B3A" w:rsidR="009C4097" w:rsidRDefault="009C4097">
      <w:pPr>
        <w:pStyle w:val="CommentText"/>
      </w:pPr>
      <w:r>
        <w:rPr>
          <w:rStyle w:val="CommentReference"/>
        </w:rPr>
        <w:annotationRef/>
      </w:r>
      <w:r>
        <w:t>Colorado or lower Colorado?</w:t>
      </w:r>
    </w:p>
  </w:comment>
  <w:comment w:id="534" w:author="Leffel. Sharon" w:date="2016-08-03T13:48:00Z" w:initials="SL">
    <w:p w14:paraId="28C785D5" w14:textId="031355D4" w:rsidR="009C4097" w:rsidRDefault="009C4097">
      <w:pPr>
        <w:pStyle w:val="CommentText"/>
      </w:pPr>
      <w:r>
        <w:rPr>
          <w:rStyle w:val="CommentReference"/>
        </w:rPr>
        <w:annotationRef/>
      </w:r>
      <w:r>
        <w:t>possibility of what?  lost fish?</w:t>
      </w:r>
    </w:p>
  </w:comment>
  <w:comment w:id="564" w:author="Leffel. Sharon" w:date="2016-07-25T09:58:00Z" w:initials="SL">
    <w:p w14:paraId="0A9E5B6A" w14:textId="5917339F" w:rsidR="009C4097" w:rsidRDefault="009C4097">
      <w:pPr>
        <w:pStyle w:val="CommentText"/>
      </w:pPr>
      <w:r>
        <w:rPr>
          <w:rStyle w:val="CommentReference"/>
        </w:rPr>
        <w:annotationRef/>
      </w:r>
      <w:r>
        <w:t>Colorado River</w:t>
      </w:r>
    </w:p>
  </w:comment>
  <w:comment w:id="575" w:author="Leffel. Sharon" w:date="2016-07-25T10:04:00Z" w:initials="SL">
    <w:p w14:paraId="242E09AA" w14:textId="41A81439" w:rsidR="009C4097" w:rsidRDefault="009C4097">
      <w:pPr>
        <w:pStyle w:val="CommentText"/>
      </w:pPr>
      <w:r>
        <w:rPr>
          <w:rStyle w:val="CommentReference"/>
        </w:rPr>
        <w:annotationRef/>
      </w:r>
      <w:r>
        <w:t>is this correct?</w:t>
      </w:r>
    </w:p>
  </w:comment>
  <w:comment w:id="576" w:author="Lantow, Jeffrey C" w:date="2016-08-15T10:31:00Z" w:initials="LJC">
    <w:p w14:paraId="4C63AF7E" w14:textId="4EF8CDCD" w:rsidR="009C4097" w:rsidRDefault="009C4097">
      <w:pPr>
        <w:pStyle w:val="CommentText"/>
      </w:pPr>
      <w:r>
        <w:rPr>
          <w:rStyle w:val="CommentReference"/>
        </w:rPr>
        <w:annotationRef/>
      </w:r>
      <w:r>
        <w:t>yes</w:t>
      </w:r>
    </w:p>
  </w:comment>
  <w:comment w:id="578" w:author="Leffel. Sharon" w:date="2016-08-03T15:32:00Z" w:initials="SL">
    <w:p w14:paraId="6082FC6C" w14:textId="45E8FB3B" w:rsidR="009C4097" w:rsidRDefault="009C4097">
      <w:pPr>
        <w:pStyle w:val="CommentText"/>
      </w:pPr>
      <w:r>
        <w:rPr>
          <w:rStyle w:val="CommentReference"/>
        </w:rPr>
        <w:annotationRef/>
      </w:r>
      <w:r>
        <w:t>Prepared for the Bureau of Reclamation, Boulder City, Nevada, under contract No. R10PC30171, by Marsh…??</w:t>
      </w:r>
    </w:p>
  </w:comment>
  <w:comment w:id="585" w:author="Leffel. Sharon" w:date="2016-07-25T10:08:00Z" w:initials="SL">
    <w:p w14:paraId="7641EBD8" w14:textId="0DD5F611" w:rsidR="009C4097" w:rsidRDefault="009C4097">
      <w:pPr>
        <w:pStyle w:val="CommentText"/>
      </w:pPr>
      <w:r>
        <w:rPr>
          <w:rStyle w:val="CommentReference"/>
        </w:rPr>
        <w:annotationRef/>
      </w:r>
      <w:r>
        <w:t>same comment</w:t>
      </w:r>
    </w:p>
  </w:comment>
  <w:comment w:id="596" w:author="Leffel. Sharon" w:date="2016-08-03T13:54:00Z" w:initials="SL">
    <w:p w14:paraId="70EB1382" w14:textId="2B7CDF6F" w:rsidR="009C4097" w:rsidRDefault="009C4097">
      <w:pPr>
        <w:pStyle w:val="CommentText"/>
      </w:pPr>
      <w:r>
        <w:rPr>
          <w:rStyle w:val="CommentReference"/>
        </w:rPr>
        <w:annotationRef/>
      </w:r>
      <w:r>
        <w:t>same comment</w:t>
      </w:r>
    </w:p>
  </w:comment>
  <w:comment w:id="601" w:author="Leffel. Sharon" w:date="2016-07-25T10:10:00Z" w:initials="SL">
    <w:p w14:paraId="0E3DBB1F" w14:textId="1E904325" w:rsidR="009C4097" w:rsidRDefault="009C4097">
      <w:pPr>
        <w:pStyle w:val="CommentText"/>
      </w:pPr>
      <w:r>
        <w:rPr>
          <w:rStyle w:val="CommentReference"/>
        </w:rPr>
        <w:annotationRef/>
      </w:r>
      <w:r>
        <w:t>Not sure how all of this fits together</w:t>
      </w:r>
    </w:p>
  </w:comment>
  <w:comment w:id="611" w:author="Leffel. Sharon" w:date="2016-07-25T10:11:00Z" w:initials="SL">
    <w:p w14:paraId="1077CF3F" w14:textId="11451B39" w:rsidR="009C4097" w:rsidRDefault="009C4097">
      <w:pPr>
        <w:pStyle w:val="CommentText"/>
      </w:pPr>
      <w:r>
        <w:rPr>
          <w:rStyle w:val="CommentReference"/>
        </w:rPr>
        <w:annotationRef/>
      </w:r>
      <w:r>
        <w:t>same comment</w:t>
      </w:r>
    </w:p>
  </w:comment>
  <w:comment w:id="620" w:author="Leffel. Sharon" w:date="2016-08-03T13:55:00Z" w:initials="SL">
    <w:p w14:paraId="52B1DA73" w14:textId="77777777" w:rsidR="009C4097" w:rsidRDefault="009C4097" w:rsidP="002E3FCE">
      <w:pPr>
        <w:pStyle w:val="CommentText"/>
      </w:pPr>
      <w:r>
        <w:rPr>
          <w:rStyle w:val="CommentReference"/>
        </w:rPr>
        <w:annotationRef/>
      </w:r>
      <w:r>
        <w:t>see previous comment</w:t>
      </w:r>
    </w:p>
  </w:comment>
  <w:comment w:id="643" w:author="Leffel. Sharon" w:date="2016-07-25T10:18:00Z" w:initials="SL">
    <w:p w14:paraId="117F93EF" w14:textId="407885DB" w:rsidR="009C4097" w:rsidRDefault="009C4097">
      <w:pPr>
        <w:pStyle w:val="CommentText"/>
      </w:pPr>
      <w:r>
        <w:rPr>
          <w:rStyle w:val="CommentReference"/>
        </w:rPr>
        <w:annotationRef/>
      </w:r>
      <w:r>
        <w:t>How does this fit in?</w:t>
      </w:r>
    </w:p>
  </w:comment>
  <w:comment w:id="644" w:author="Brian Kesner" w:date="2016-08-31T15:52:00Z" w:initials="BK">
    <w:p w14:paraId="2AEBBED2" w14:textId="7A277787" w:rsidR="009C4097" w:rsidRDefault="009C4097">
      <w:pPr>
        <w:pStyle w:val="CommentText"/>
      </w:pPr>
      <w:r>
        <w:rPr>
          <w:rStyle w:val="CommentReference"/>
        </w:rPr>
        <w:annotationRef/>
      </w:r>
      <w:r>
        <w:t>Suggested citation from report</w:t>
      </w:r>
    </w:p>
  </w:comment>
  <w:comment w:id="646" w:author="Leffel. Sharon" w:date="2016-07-25T10:20:00Z" w:initials="SL">
    <w:p w14:paraId="38959DD7" w14:textId="609469F9" w:rsidR="009C4097" w:rsidRDefault="009C4097">
      <w:pPr>
        <w:pStyle w:val="CommentText"/>
      </w:pPr>
      <w:r>
        <w:rPr>
          <w:rStyle w:val="CommentReference"/>
        </w:rPr>
        <w:annotationRef/>
      </w:r>
      <w:r>
        <w:t>Prepared by…for?</w:t>
      </w:r>
    </w:p>
  </w:comment>
  <w:comment w:id="657" w:author="Leffel. Sharon" w:date="2016-07-25T10:24:00Z" w:initials="SL">
    <w:p w14:paraId="4067F7EF" w14:textId="07534904" w:rsidR="009C4097" w:rsidRDefault="009C4097">
      <w:pPr>
        <w:pStyle w:val="CommentText"/>
      </w:pPr>
      <w:r>
        <w:rPr>
          <w:rStyle w:val="CommentReference"/>
        </w:rPr>
        <w:annotationRef/>
      </w:r>
      <w:r>
        <w:t>under contract No…?</w:t>
      </w:r>
    </w:p>
  </w:comment>
  <w:comment w:id="662" w:author="Leffel. Sharon" w:date="2016-07-25T10:23:00Z" w:initials="SL">
    <w:p w14:paraId="6D5448C6" w14:textId="167A9905" w:rsidR="009C4097" w:rsidRDefault="009C4097">
      <w:pPr>
        <w:pStyle w:val="CommentText"/>
      </w:pPr>
      <w:r>
        <w:rPr>
          <w:rStyle w:val="CommentReference"/>
        </w:rPr>
        <w:annotationRef/>
      </w:r>
      <w:r>
        <w:t>Is this correct?</w:t>
      </w:r>
    </w:p>
  </w:comment>
  <w:comment w:id="663" w:author="Brian Kesner" w:date="2016-08-31T15:49:00Z" w:initials="BK">
    <w:p w14:paraId="55146977" w14:textId="1706CE77" w:rsidR="009C4097" w:rsidRDefault="009C4097">
      <w:pPr>
        <w:pStyle w:val="CommentText"/>
      </w:pPr>
      <w:r>
        <w:rPr>
          <w:rStyle w:val="CommentReference"/>
        </w:rPr>
        <w:annotationRef/>
      </w:r>
      <w:r>
        <w:t>Suggested citation from report.</w:t>
      </w:r>
    </w:p>
  </w:comment>
  <w:comment w:id="676" w:author="Leffel. Sharon" w:date="2016-07-25T10:28:00Z" w:initials="SL">
    <w:p w14:paraId="6584687B" w14:textId="5AD7FFF8" w:rsidR="009C4097" w:rsidRDefault="009C4097">
      <w:pPr>
        <w:pStyle w:val="CommentText"/>
      </w:pPr>
      <w:r>
        <w:rPr>
          <w:rStyle w:val="CommentReference"/>
        </w:rPr>
        <w:annotationRef/>
      </w:r>
      <w:r>
        <w:t>Is this supposed to be here?</w:t>
      </w:r>
    </w:p>
  </w:comment>
  <w:comment w:id="677" w:author="Brian Kesner" w:date="2016-08-31T15:41:00Z" w:initials="BK">
    <w:p w14:paraId="3785696F" w14:textId="1228499D" w:rsidR="009C4097" w:rsidRDefault="009C4097">
      <w:pPr>
        <w:pStyle w:val="CommentText"/>
      </w:pPr>
      <w:r>
        <w:rPr>
          <w:rStyle w:val="CommentReference"/>
        </w:rPr>
        <w:annotationRef/>
      </w:r>
      <w:r>
        <w:t>Yes.</w:t>
      </w:r>
    </w:p>
  </w:comment>
  <w:comment w:id="681" w:author="Leffel. Sharon" w:date="2016-08-03T14:00:00Z" w:initials="SL">
    <w:p w14:paraId="474DC653" w14:textId="461A52CF" w:rsidR="009C4097" w:rsidRDefault="009C4097">
      <w:pPr>
        <w:pStyle w:val="CommentText"/>
      </w:pPr>
      <w:r>
        <w:rPr>
          <w:rStyle w:val="CommentReference"/>
        </w:rPr>
        <w:annotationRef/>
      </w:r>
      <w:r>
        <w:t>For future reports, please do not use 30</w:t>
      </w:r>
      <w:r w:rsidRPr="00C401EB">
        <w:rPr>
          <w:vertAlign w:val="superscript"/>
        </w:rPr>
        <w:t>th</w:t>
      </w:r>
      <w:r>
        <w:t>…delete the superscript “th” and add the month with the day</w:t>
      </w:r>
    </w:p>
    <w:p w14:paraId="60A8F766" w14:textId="77777777" w:rsidR="009C4097" w:rsidRDefault="009C4097">
      <w:pPr>
        <w:pStyle w:val="CommentText"/>
      </w:pPr>
    </w:p>
    <w:p w14:paraId="4D28012F" w14:textId="435BA92D" w:rsidR="009C4097" w:rsidRDefault="009C4097">
      <w:pPr>
        <w:pStyle w:val="CommentText"/>
      </w:pPr>
      <w:r>
        <w:t>Same goes for all other dates</w:t>
      </w:r>
    </w:p>
  </w:comment>
  <w:comment w:id="682" w:author="Leffel. Sharon" w:date="2016-07-25T14:18:00Z" w:initials="SL">
    <w:p w14:paraId="3BB0D000" w14:textId="267CE1E3" w:rsidR="009C4097" w:rsidRDefault="009C4097">
      <w:pPr>
        <w:pStyle w:val="CommentText"/>
      </w:pPr>
      <w:r>
        <w:rPr>
          <w:rStyle w:val="CommentReference"/>
        </w:rPr>
        <w:annotationRef/>
      </w:r>
      <w:r>
        <w:t>Same as Takeoff Point mentioned elsewhere?</w:t>
      </w:r>
    </w:p>
  </w:comment>
  <w:comment w:id="685" w:author="Leffel. Sharon" w:date="2016-07-25T14:18:00Z" w:initials="SL">
    <w:p w14:paraId="1FF29875" w14:textId="0EB75B46" w:rsidR="009C4097" w:rsidRDefault="009C4097">
      <w:pPr>
        <w:pStyle w:val="CommentText"/>
      </w:pPr>
      <w:r>
        <w:rPr>
          <w:rStyle w:val="CommentReference"/>
        </w:rPr>
        <w:annotationRef/>
      </w:r>
      <w:r>
        <w:t>same comment</w:t>
      </w:r>
    </w:p>
  </w:comment>
  <w:comment w:id="688" w:author="Leffel. Sharon" w:date="2016-08-03T14:07:00Z" w:initials="SL">
    <w:p w14:paraId="29C3E4CB" w14:textId="6BC58677" w:rsidR="009C4097" w:rsidRDefault="009C4097">
      <w:pPr>
        <w:pStyle w:val="CommentText"/>
      </w:pPr>
      <w:r>
        <w:rPr>
          <w:rStyle w:val="CommentReference"/>
        </w:rPr>
        <w:annotationRef/>
      </w:r>
      <w:r>
        <w:t>Add Latin name</w:t>
      </w:r>
    </w:p>
  </w:comment>
  <w:comment w:id="695" w:author="Leffel. Sharon" w:date="2016-07-25T14:03:00Z" w:initials="SL">
    <w:p w14:paraId="6C18F02A" w14:textId="2538645D" w:rsidR="009C4097" w:rsidRDefault="009C4097">
      <w:pPr>
        <w:pStyle w:val="CommentText"/>
      </w:pPr>
      <w:r>
        <w:rPr>
          <w:rStyle w:val="CommentReference"/>
        </w:rPr>
        <w:annotationRef/>
      </w:r>
      <w:r>
        <w:t>rock?</w:t>
      </w:r>
    </w:p>
  </w:comment>
  <w:comment w:id="702" w:author="Leffel. Sharon" w:date="2016-07-25T14:51:00Z" w:initials="SL">
    <w:p w14:paraId="6E243E13" w14:textId="484EE00A" w:rsidR="009C4097" w:rsidRDefault="009C4097">
      <w:pPr>
        <w:pStyle w:val="CommentText"/>
      </w:pPr>
      <w:r>
        <w:rPr>
          <w:rStyle w:val="CommentReference"/>
        </w:rPr>
        <w:annotationRef/>
      </w:r>
      <w:r>
        <w:t>add Latin name</w:t>
      </w:r>
    </w:p>
  </w:comment>
  <w:comment w:id="718" w:author="Leffel. Sharon" w:date="2016-07-25T14:54:00Z" w:initials="SL">
    <w:p w14:paraId="4104E5DE" w14:textId="57F56350" w:rsidR="009C4097" w:rsidRDefault="009C4097">
      <w:pPr>
        <w:pStyle w:val="CommentText"/>
      </w:pPr>
      <w:r>
        <w:rPr>
          <w:rStyle w:val="CommentReference"/>
        </w:rPr>
        <w:annotationRef/>
      </w:r>
      <w:r>
        <w:t>active efforts?:</w:t>
      </w:r>
    </w:p>
  </w:comment>
  <w:comment w:id="723" w:author="Leffel. Sharon" w:date="2016-07-25T15:06:00Z" w:initials="SL">
    <w:p w14:paraId="7375DBDC" w14:textId="6DE138CD" w:rsidR="009C4097" w:rsidRDefault="009C4097">
      <w:pPr>
        <w:pStyle w:val="CommentText"/>
      </w:pPr>
      <w:r>
        <w:rPr>
          <w:rStyle w:val="CommentReference"/>
        </w:rPr>
        <w:annotationRef/>
      </w:r>
      <w:r>
        <w:t>something wrong here</w:t>
      </w:r>
    </w:p>
  </w:comment>
  <w:comment w:id="731" w:author="Leffel. Sharon" w:date="2016-08-03T14:38:00Z" w:initials="SL">
    <w:p w14:paraId="657D3AA7" w14:textId="4BB991FF" w:rsidR="009C4097" w:rsidRDefault="009C4097">
      <w:pPr>
        <w:pStyle w:val="CommentText"/>
      </w:pPr>
      <w:r>
        <w:rPr>
          <w:rStyle w:val="CommentReference"/>
        </w:rPr>
        <w:annotationRef/>
      </w:r>
      <w:r>
        <w:t>Just checking…earlier we used little “T”</w:t>
      </w:r>
    </w:p>
    <w:p w14:paraId="2922B0D1" w14:textId="77777777" w:rsidR="009C4097" w:rsidRDefault="009C4097">
      <w:pPr>
        <w:pStyle w:val="CommentText"/>
      </w:pPr>
    </w:p>
    <w:p w14:paraId="32E5F8D9" w14:textId="3B887C24" w:rsidR="009C4097" w:rsidRDefault="009C4097">
      <w:pPr>
        <w:pStyle w:val="CommentText"/>
      </w:pPr>
      <w:r>
        <w:t>Is there an upper T, lower T, and little T?</w:t>
      </w:r>
    </w:p>
  </w:comment>
  <w:comment w:id="732" w:author="Paul C Marsh" w:date="2016-09-07T13:16:00Z" w:initials="PCM">
    <w:p w14:paraId="0AA5E4E0" w14:textId="32470D2B" w:rsidR="003F2CE4" w:rsidRDefault="003F2CE4">
      <w:pPr>
        <w:pStyle w:val="CommentText"/>
      </w:pPr>
      <w:r>
        <w:rPr>
          <w:rStyle w:val="CommentReference"/>
        </w:rPr>
        <w:annotationRef/>
      </w:r>
      <w:r>
        <w:t>At least an upper (referred to multiple times in this paragraph)</w:t>
      </w:r>
    </w:p>
  </w:comment>
  <w:comment w:id="735" w:author="Leffel. Sharon" w:date="2016-08-03T15:12:00Z" w:initials="SL">
    <w:p w14:paraId="3BE49D84" w14:textId="3C855FC0" w:rsidR="009C4097" w:rsidRDefault="009C4097">
      <w:pPr>
        <w:pStyle w:val="CommentText"/>
      </w:pPr>
      <w:r>
        <w:rPr>
          <w:rStyle w:val="CommentReference"/>
        </w:rPr>
        <w:annotationRef/>
      </w:r>
      <w:r>
        <w:t>near what point?</w:t>
      </w:r>
    </w:p>
  </w:comment>
  <w:comment w:id="740" w:author="Leffel, Sharon S" w:date="2016-07-21T10:10:00Z" w:initials="SL">
    <w:p w14:paraId="6D995D22" w14:textId="4580EDFF" w:rsidR="009C4097" w:rsidRDefault="009C4097">
      <w:pPr>
        <w:pStyle w:val="CommentText"/>
      </w:pPr>
      <w:r>
        <w:rPr>
          <w:rStyle w:val="CommentReference"/>
        </w:rPr>
        <w:annotationRef/>
      </w:r>
      <w:r>
        <w:t>what point?</w:t>
      </w:r>
    </w:p>
  </w:comment>
  <w:comment w:id="743" w:author="Leffel, Sharon S" w:date="2016-07-21T10:07:00Z" w:initials="SL">
    <w:p w14:paraId="420387CE" w14:textId="1CDD3726" w:rsidR="009C4097" w:rsidRDefault="009C4097">
      <w:pPr>
        <w:pStyle w:val="CommentText"/>
      </w:pPr>
      <w:r>
        <w:rPr>
          <w:rStyle w:val="CommentReference"/>
        </w:rPr>
        <w:annotationRef/>
      </w:r>
      <w:r>
        <w:t>what point?</w:t>
      </w:r>
    </w:p>
  </w:comment>
  <w:comment w:id="747" w:author="Leffel. Sharon" w:date="2016-07-26T10:14:00Z" w:initials="SL">
    <w:p w14:paraId="09506316" w14:textId="57A69820" w:rsidR="009C4097" w:rsidRDefault="009C4097">
      <w:pPr>
        <w:pStyle w:val="CommentText"/>
      </w:pPr>
      <w:r>
        <w:rPr>
          <w:rStyle w:val="CommentReference"/>
        </w:rPr>
        <w:annotationRef/>
      </w:r>
      <w:r>
        <w:t>Add Latin name</w:t>
      </w:r>
    </w:p>
  </w:comment>
  <w:comment w:id="753" w:author="Leffel, Sharon S" w:date="2016-07-21T10:10:00Z" w:initials="SL">
    <w:p w14:paraId="7E37347D" w14:textId="4F37FDAA" w:rsidR="009C4097" w:rsidRDefault="009C4097">
      <w:pPr>
        <w:pStyle w:val="CommentText"/>
      </w:pPr>
      <w:r>
        <w:rPr>
          <w:rStyle w:val="CommentReference"/>
        </w:rPr>
        <w:annotationRef/>
      </w:r>
      <w:r>
        <w:t>same comment</w:t>
      </w:r>
    </w:p>
  </w:comment>
  <w:comment w:id="756" w:author="Leffel, Sharon S" w:date="2016-07-21T10:11:00Z" w:initials="SL">
    <w:p w14:paraId="320B48A9" w14:textId="79D3AE65" w:rsidR="009C4097" w:rsidRDefault="009C4097">
      <w:pPr>
        <w:pStyle w:val="CommentText"/>
      </w:pPr>
      <w:r>
        <w:rPr>
          <w:rStyle w:val="CommentReference"/>
        </w:rPr>
        <w:annotationRef/>
      </w:r>
      <w:r>
        <w:t>same comment</w:t>
      </w:r>
    </w:p>
  </w:comment>
  <w:comment w:id="760" w:author="Leffel, Sharon S" w:date="2016-07-21T10:11:00Z" w:initials="SL">
    <w:p w14:paraId="48D6633C" w14:textId="03945E76" w:rsidR="009C4097" w:rsidRDefault="009C4097">
      <w:pPr>
        <w:pStyle w:val="CommentText"/>
      </w:pPr>
      <w:r>
        <w:rPr>
          <w:rStyle w:val="CommentReference"/>
        </w:rPr>
        <w:annotationRef/>
      </w:r>
      <w:r>
        <w:t>which point?</w:t>
      </w:r>
    </w:p>
  </w:comment>
  <w:comment w:id="766" w:author="Leffel. Sharon" w:date="2016-08-03T15:12:00Z" w:initials="SL">
    <w:p w14:paraId="63B71C98" w14:textId="20D0192E" w:rsidR="009C4097" w:rsidRDefault="009C4097">
      <w:pPr>
        <w:pStyle w:val="CommentText"/>
      </w:pPr>
      <w:r>
        <w:rPr>
          <w:rStyle w:val="CommentReference"/>
        </w:rPr>
        <w:annotationRef/>
      </w:r>
      <w:r>
        <w:t>same comment</w:t>
      </w:r>
    </w:p>
  </w:comment>
  <w:comment w:id="769" w:author="Leffel, Sharon S" w:date="2016-07-21T14:14:00Z" w:initials="SL">
    <w:p w14:paraId="75B5A96F" w14:textId="38805E27" w:rsidR="009C4097" w:rsidRDefault="009C4097">
      <w:pPr>
        <w:pStyle w:val="CommentText"/>
      </w:pPr>
      <w:r>
        <w:rPr>
          <w:rStyle w:val="CommentReference"/>
        </w:rPr>
        <w:annotationRef/>
      </w:r>
      <w:r>
        <w:t>Just checking…everywhere else we say by scuba divers?</w:t>
      </w:r>
    </w:p>
  </w:comment>
  <w:comment w:id="770" w:author="Lantow, Jeffrey C" w:date="2016-08-15T10:52:00Z" w:initials="LJC">
    <w:p w14:paraId="43A2B7B7" w14:textId="38AA9093" w:rsidR="009C4097" w:rsidRDefault="009C4097">
      <w:pPr>
        <w:pStyle w:val="CommentText"/>
      </w:pPr>
      <w:r>
        <w:rPr>
          <w:rStyle w:val="CommentReference"/>
        </w:rPr>
        <w:annotationRef/>
      </w:r>
      <w:r>
        <w:t>correct</w:t>
      </w:r>
    </w:p>
  </w:comment>
  <w:comment w:id="771" w:author="Leffel, Sharon S" w:date="2016-07-21T14:14:00Z" w:initials="SL">
    <w:p w14:paraId="7A750D20" w14:textId="69DD925B" w:rsidR="009C4097" w:rsidRDefault="009C4097">
      <w:pPr>
        <w:pStyle w:val="CommentText"/>
      </w:pPr>
      <w:r>
        <w:rPr>
          <w:rStyle w:val="CommentReference"/>
        </w:rPr>
        <w:annotationRef/>
      </w:r>
      <w:r>
        <w:t>Just checking…everywhere else we say by scuba divers?</w:t>
      </w:r>
    </w:p>
  </w:comment>
  <w:comment w:id="772" w:author="Lantow, Jeffrey C" w:date="2016-08-15T10:52:00Z" w:initials="LJC">
    <w:p w14:paraId="02791B97" w14:textId="4F21F1C4" w:rsidR="009C4097" w:rsidRDefault="009C4097">
      <w:pPr>
        <w:pStyle w:val="CommentText"/>
      </w:pPr>
      <w:r>
        <w:rPr>
          <w:rStyle w:val="CommentReference"/>
        </w:rPr>
        <w:annotationRef/>
      </w:r>
      <w:r>
        <w:t>This is correct</w:t>
      </w:r>
    </w:p>
  </w:comment>
  <w:comment w:id="773" w:author="Leffel, Sharon S" w:date="2016-07-21T10:12:00Z" w:initials="SL">
    <w:p w14:paraId="6DF885F1" w14:textId="537B5577" w:rsidR="009C4097" w:rsidRDefault="009C4097">
      <w:pPr>
        <w:pStyle w:val="CommentText"/>
      </w:pPr>
      <w:r>
        <w:rPr>
          <w:rStyle w:val="CommentReference"/>
        </w:rPr>
        <w:annotationRef/>
      </w:r>
      <w:r>
        <w:t>which point?</w:t>
      </w:r>
    </w:p>
  </w:comment>
  <w:comment w:id="779" w:author="Leffel. Sharon" w:date="2016-08-03T15:19:00Z" w:initials="SL">
    <w:p w14:paraId="629272C5" w14:textId="562D7C07" w:rsidR="009C4097" w:rsidRDefault="009C4097">
      <w:pPr>
        <w:pStyle w:val="CommentText"/>
      </w:pPr>
      <w:r>
        <w:rPr>
          <w:rStyle w:val="CommentReference"/>
        </w:rPr>
        <w:annotationRef/>
      </w:r>
      <w:r>
        <w:t>was detected?</w:t>
      </w:r>
    </w:p>
  </w:comment>
  <w:comment w:id="780" w:author="Leffel, Sharon S" w:date="2016-07-21T10:12:00Z" w:initials="SL">
    <w:p w14:paraId="3D8A9EE8" w14:textId="15E0DB5C" w:rsidR="009C4097" w:rsidRDefault="009C4097">
      <w:pPr>
        <w:pStyle w:val="CommentText"/>
      </w:pPr>
      <w:r>
        <w:rPr>
          <w:rStyle w:val="CommentReference"/>
        </w:rPr>
        <w:annotationRef/>
      </w:r>
      <w:r>
        <w:t>same comment</w:t>
      </w:r>
    </w:p>
  </w:comment>
  <w:comment w:id="787" w:author="Kristen Humphrey" w:date="2016-08-22T19:55:00Z" w:initials="KH">
    <w:p w14:paraId="6B3D63FA" w14:textId="7A381493" w:rsidR="009C4097" w:rsidRDefault="009C4097">
      <w:pPr>
        <w:pStyle w:val="CommentText"/>
      </w:pPr>
      <w:r>
        <w:rPr>
          <w:rStyle w:val="CommentReference"/>
        </w:rPr>
        <w:annotationRef/>
      </w:r>
      <w:r>
        <w:t>last contact was on jan 4</w:t>
      </w:r>
    </w:p>
  </w:comment>
  <w:comment w:id="786" w:author="Leffel. Sharon" w:date="2016-08-03T15:24:00Z" w:initials="SL">
    <w:p w14:paraId="6B362D3D" w14:textId="77777777" w:rsidR="009C4097" w:rsidRDefault="009C4097">
      <w:pPr>
        <w:pStyle w:val="CommentText"/>
      </w:pPr>
      <w:r>
        <w:rPr>
          <w:rStyle w:val="CommentReference"/>
        </w:rPr>
        <w:annotationRef/>
      </w:r>
      <w:r>
        <w:t>Just checking comma placement</w:t>
      </w:r>
    </w:p>
    <w:p w14:paraId="763E2435" w14:textId="77777777" w:rsidR="009C4097" w:rsidRDefault="009C4097">
      <w:pPr>
        <w:pStyle w:val="CommentText"/>
      </w:pPr>
    </w:p>
    <w:p w14:paraId="3D5DA707" w14:textId="49000887" w:rsidR="009C4097" w:rsidRDefault="009C4097">
      <w:pPr>
        <w:pStyle w:val="CommentText"/>
      </w:pPr>
      <w:r>
        <w:t>Was loss of contact on January 4 or prior?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52C714" w15:done="0"/>
  <w15:commentEx w15:paraId="11258277" w15:paraIdParent="4F52C714" w15:done="0"/>
  <w15:commentEx w15:paraId="7179F9F4" w15:done="0"/>
  <w15:commentEx w15:paraId="215AE36D" w15:done="0"/>
  <w15:commentEx w15:paraId="64A37C0F" w15:paraIdParent="215AE36D" w15:done="0"/>
  <w15:commentEx w15:paraId="6DC54722" w15:done="0"/>
  <w15:commentEx w15:paraId="2F3007AE" w15:done="0"/>
  <w15:commentEx w15:paraId="36589B5E" w15:done="0"/>
  <w15:commentEx w15:paraId="165D31A9" w15:done="0"/>
  <w15:commentEx w15:paraId="00C9D0DD" w15:paraIdParent="165D31A9" w15:done="0"/>
  <w15:commentEx w15:paraId="78420AEC" w15:done="0"/>
  <w15:commentEx w15:paraId="01505537" w15:done="0"/>
  <w15:commentEx w15:paraId="72E6EC68" w15:done="0"/>
  <w15:commentEx w15:paraId="277C125D" w15:done="0"/>
  <w15:commentEx w15:paraId="3206FDB9" w15:done="0"/>
  <w15:commentEx w15:paraId="00661C19" w15:done="0"/>
  <w15:commentEx w15:paraId="7D65047A" w15:done="0"/>
  <w15:commentEx w15:paraId="4BE7AB4E" w15:done="0"/>
  <w15:commentEx w15:paraId="2C51BB37" w15:done="0"/>
  <w15:commentEx w15:paraId="6864F419" w15:done="0"/>
  <w15:commentEx w15:paraId="785A39A7" w15:done="0"/>
  <w15:commentEx w15:paraId="3D8995D7" w15:done="0"/>
  <w15:commentEx w15:paraId="217B92DC" w15:done="0"/>
  <w15:commentEx w15:paraId="63C3DDEA" w15:paraIdParent="217B92DC" w15:done="0"/>
  <w15:commentEx w15:paraId="64FF48CB" w15:done="0"/>
  <w15:commentEx w15:paraId="6DFFC425" w15:done="0"/>
  <w15:commentEx w15:paraId="5A3B7BCC" w15:paraIdParent="6DFFC425" w15:done="0"/>
  <w15:commentEx w15:paraId="584F4C49" w15:done="0"/>
  <w15:commentEx w15:paraId="03FC407F" w15:done="0"/>
  <w15:commentEx w15:paraId="37AC8E67" w15:paraIdParent="03FC407F" w15:done="0"/>
  <w15:commentEx w15:paraId="06B31484" w15:done="0"/>
  <w15:commentEx w15:paraId="1855E15F" w15:done="0"/>
  <w15:commentEx w15:paraId="639A1448" w15:done="0"/>
  <w15:commentEx w15:paraId="50C5A575" w15:done="0"/>
  <w15:commentEx w15:paraId="6F8A3622" w15:done="0"/>
  <w15:commentEx w15:paraId="2991D141" w15:paraIdParent="6F8A3622" w15:done="0"/>
  <w15:commentEx w15:paraId="66C37F26" w15:done="0"/>
  <w15:commentEx w15:paraId="6CF24F06" w15:paraIdParent="66C37F26" w15:done="0"/>
  <w15:commentEx w15:paraId="7D6688F7" w15:done="0"/>
  <w15:commentEx w15:paraId="1B394267" w15:paraIdParent="7D6688F7" w15:done="0"/>
  <w15:commentEx w15:paraId="67448F34" w15:done="0"/>
  <w15:commentEx w15:paraId="46FD3702" w15:done="0"/>
  <w15:commentEx w15:paraId="55C06984" w15:done="0"/>
  <w15:commentEx w15:paraId="16607470" w15:done="0"/>
  <w15:commentEx w15:paraId="51AD00DD" w15:done="0"/>
  <w15:commentEx w15:paraId="30831239" w15:done="0"/>
  <w15:commentEx w15:paraId="78D8936C" w15:done="0"/>
  <w15:commentEx w15:paraId="14EB154F" w15:done="0"/>
  <w15:commentEx w15:paraId="3C4EFE68" w15:done="0"/>
  <w15:commentEx w15:paraId="5A58CAB6" w15:done="0"/>
  <w15:commentEx w15:paraId="6A6D2332" w15:done="0"/>
  <w15:commentEx w15:paraId="35E4D59A" w15:done="0"/>
  <w15:commentEx w15:paraId="0CA2E7BC" w15:paraIdParent="35E4D59A" w15:done="0"/>
  <w15:commentEx w15:paraId="31C480F6" w15:done="0"/>
  <w15:commentEx w15:paraId="4493ADE8" w15:done="0"/>
  <w15:commentEx w15:paraId="640A797E" w15:done="0"/>
  <w15:commentEx w15:paraId="5213C376" w15:paraIdParent="640A797E" w15:done="0"/>
  <w15:commentEx w15:paraId="7D6F5DFC" w15:done="0"/>
  <w15:commentEx w15:paraId="6622A55E" w15:done="0"/>
  <w15:commentEx w15:paraId="175FF71C" w15:done="0"/>
  <w15:commentEx w15:paraId="28C785D5" w15:done="0"/>
  <w15:commentEx w15:paraId="0A9E5B6A" w15:done="0"/>
  <w15:commentEx w15:paraId="242E09AA" w15:done="0"/>
  <w15:commentEx w15:paraId="4C63AF7E" w15:done="0"/>
  <w15:commentEx w15:paraId="6082FC6C" w15:done="0"/>
  <w15:commentEx w15:paraId="7641EBD8" w15:done="0"/>
  <w15:commentEx w15:paraId="70EB1382" w15:done="0"/>
  <w15:commentEx w15:paraId="0E3DBB1F" w15:done="0"/>
  <w15:commentEx w15:paraId="1077CF3F" w15:done="0"/>
  <w15:commentEx w15:paraId="52B1DA73" w15:done="0"/>
  <w15:commentEx w15:paraId="117F93EF" w15:done="0"/>
  <w15:commentEx w15:paraId="2AEBBED2" w15:paraIdParent="117F93EF" w15:done="0"/>
  <w15:commentEx w15:paraId="38959DD7" w15:done="0"/>
  <w15:commentEx w15:paraId="4067F7EF" w15:done="0"/>
  <w15:commentEx w15:paraId="6D5448C6" w15:done="0"/>
  <w15:commentEx w15:paraId="55146977" w15:paraIdParent="6D5448C6" w15:done="0"/>
  <w15:commentEx w15:paraId="6584687B" w15:done="0"/>
  <w15:commentEx w15:paraId="3785696F" w15:paraIdParent="6584687B" w15:done="0"/>
  <w15:commentEx w15:paraId="4D28012F" w15:done="0"/>
  <w15:commentEx w15:paraId="3BB0D000" w15:done="0"/>
  <w15:commentEx w15:paraId="1FF29875" w15:done="0"/>
  <w15:commentEx w15:paraId="29C3E4CB" w15:done="0"/>
  <w15:commentEx w15:paraId="6C18F02A" w15:done="0"/>
  <w15:commentEx w15:paraId="6E243E13" w15:done="0"/>
  <w15:commentEx w15:paraId="4104E5DE" w15:done="0"/>
  <w15:commentEx w15:paraId="7375DBDC" w15:done="0"/>
  <w15:commentEx w15:paraId="32E5F8D9" w15:done="0"/>
  <w15:commentEx w15:paraId="0AA5E4E0" w15:paraIdParent="32E5F8D9" w15:done="0"/>
  <w15:commentEx w15:paraId="3BE49D84" w15:done="0"/>
  <w15:commentEx w15:paraId="6D995D22" w15:done="0"/>
  <w15:commentEx w15:paraId="420387CE" w15:done="0"/>
  <w15:commentEx w15:paraId="09506316" w15:done="0"/>
  <w15:commentEx w15:paraId="7E37347D" w15:done="0"/>
  <w15:commentEx w15:paraId="320B48A9" w15:done="0"/>
  <w15:commentEx w15:paraId="48D6633C" w15:done="0"/>
  <w15:commentEx w15:paraId="63B71C98" w15:done="0"/>
  <w15:commentEx w15:paraId="75B5A96F" w15:done="0"/>
  <w15:commentEx w15:paraId="43A2B7B7" w15:done="0"/>
  <w15:commentEx w15:paraId="7A750D20" w15:done="0"/>
  <w15:commentEx w15:paraId="02791B97" w15:done="0"/>
  <w15:commentEx w15:paraId="6DF885F1" w15:done="0"/>
  <w15:commentEx w15:paraId="629272C5" w15:done="0"/>
  <w15:commentEx w15:paraId="3D8A9EE8" w15:done="0"/>
  <w15:commentEx w15:paraId="6B3D63FA" w15:done="0"/>
  <w15:commentEx w15:paraId="3D5DA70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52C714" w16cid:durableId="4F52C714"/>
  <w16cid:commentId w16cid:paraId="11258277" w16cid:durableId="11258277"/>
  <w16cid:commentId w16cid:paraId="7179F9F4" w16cid:durableId="7179F9F4"/>
  <w16cid:commentId w16cid:paraId="215AE36D" w16cid:durableId="215AE36D"/>
  <w16cid:commentId w16cid:paraId="64A37C0F" w16cid:durableId="64A37C0F"/>
  <w16cid:commentId w16cid:paraId="6DC54722" w16cid:durableId="6DC54722"/>
  <w16cid:commentId w16cid:paraId="2F3007AE" w16cid:durableId="2F3007AE"/>
  <w16cid:commentId w16cid:paraId="36589B5E" w16cid:durableId="36589B5E"/>
  <w16cid:commentId w16cid:paraId="165D31A9" w16cid:durableId="165D31A9"/>
  <w16cid:commentId w16cid:paraId="00C9D0DD" w16cid:durableId="00C9D0DD"/>
  <w16cid:commentId w16cid:paraId="78420AEC" w16cid:durableId="78420AEC"/>
  <w16cid:commentId w16cid:paraId="01505537" w16cid:durableId="01505537"/>
  <w16cid:commentId w16cid:paraId="72E6EC68" w16cid:durableId="72E6EC68"/>
  <w16cid:commentId w16cid:paraId="277C125D" w16cid:durableId="277C125D"/>
  <w16cid:commentId w16cid:paraId="3206FDB9" w16cid:durableId="3206FDB9"/>
  <w16cid:commentId w16cid:paraId="00661C19" w16cid:durableId="00661C19"/>
  <w16cid:commentId w16cid:paraId="7D65047A" w16cid:durableId="7D65047A"/>
  <w16cid:commentId w16cid:paraId="4BE7AB4E" w16cid:durableId="4BE7AB4E"/>
  <w16cid:commentId w16cid:paraId="2C51BB37" w16cid:durableId="2C51BB37"/>
  <w16cid:commentId w16cid:paraId="6864F419" w16cid:durableId="6864F419"/>
  <w16cid:commentId w16cid:paraId="785A39A7" w16cid:durableId="785A39A7"/>
  <w16cid:commentId w16cid:paraId="3D8995D7" w16cid:durableId="3D8995D7"/>
  <w16cid:commentId w16cid:paraId="217B92DC" w16cid:durableId="217B92DC"/>
  <w16cid:commentId w16cid:paraId="63C3DDEA" w16cid:durableId="63C3DDEA"/>
  <w16cid:commentId w16cid:paraId="64FF48CB" w16cid:durableId="64FF48CB"/>
  <w16cid:commentId w16cid:paraId="6DFFC425" w16cid:durableId="6DFFC425"/>
  <w16cid:commentId w16cid:paraId="5A3B7BCC" w16cid:durableId="5A3B7BCC"/>
  <w16cid:commentId w16cid:paraId="584F4C49" w16cid:durableId="584F4C49"/>
  <w16cid:commentId w16cid:paraId="03FC407F" w16cid:durableId="03FC407F"/>
  <w16cid:commentId w16cid:paraId="37AC8E67" w16cid:durableId="37AC8E67"/>
  <w16cid:commentId w16cid:paraId="06B31484" w16cid:durableId="06B31484"/>
  <w16cid:commentId w16cid:paraId="1855E15F" w16cid:durableId="1855E15F"/>
  <w16cid:commentId w16cid:paraId="639A1448" w16cid:durableId="639A1448"/>
  <w16cid:commentId w16cid:paraId="50C5A575" w16cid:durableId="50C5A575"/>
  <w16cid:commentId w16cid:paraId="6F8A3622" w16cid:durableId="6F8A3622"/>
  <w16cid:commentId w16cid:paraId="2991D141" w16cid:durableId="2991D141"/>
  <w16cid:commentId w16cid:paraId="66C37F26" w16cid:durableId="66C37F26"/>
  <w16cid:commentId w16cid:paraId="6CF24F06" w16cid:durableId="6CF24F06"/>
  <w16cid:commentId w16cid:paraId="7D6688F7" w16cid:durableId="7D6688F7"/>
  <w16cid:commentId w16cid:paraId="1B394267" w16cid:durableId="1B394267"/>
  <w16cid:commentId w16cid:paraId="67448F34" w16cid:durableId="67448F34"/>
  <w16cid:commentId w16cid:paraId="46FD3702" w16cid:durableId="46FD3702"/>
  <w16cid:commentId w16cid:paraId="55C06984" w16cid:durableId="55C06984"/>
  <w16cid:commentId w16cid:paraId="16607470" w16cid:durableId="16607470"/>
  <w16cid:commentId w16cid:paraId="51AD00DD" w16cid:durableId="51AD00DD"/>
  <w16cid:commentId w16cid:paraId="30831239" w16cid:durableId="30831239"/>
  <w16cid:commentId w16cid:paraId="78D8936C" w16cid:durableId="78D8936C"/>
  <w16cid:commentId w16cid:paraId="14EB154F" w16cid:durableId="14EB154F"/>
  <w16cid:commentId w16cid:paraId="3C4EFE68" w16cid:durableId="3C4EFE68"/>
  <w16cid:commentId w16cid:paraId="5A58CAB6" w16cid:durableId="5A58CAB6"/>
  <w16cid:commentId w16cid:paraId="6A6D2332" w16cid:durableId="6A6D2332"/>
  <w16cid:commentId w16cid:paraId="35E4D59A" w16cid:durableId="35E4D59A"/>
  <w16cid:commentId w16cid:paraId="0CA2E7BC" w16cid:durableId="0CA2E7BC"/>
  <w16cid:commentId w16cid:paraId="31C480F6" w16cid:durableId="31C480F6"/>
  <w16cid:commentId w16cid:paraId="4493ADE8" w16cid:durableId="4493ADE8"/>
  <w16cid:commentId w16cid:paraId="640A797E" w16cid:durableId="640A797E"/>
  <w16cid:commentId w16cid:paraId="5213C376" w16cid:durableId="5213C376"/>
  <w16cid:commentId w16cid:paraId="7D6F5DFC" w16cid:durableId="7D6F5DFC"/>
  <w16cid:commentId w16cid:paraId="6622A55E" w16cid:durableId="6622A55E"/>
  <w16cid:commentId w16cid:paraId="175FF71C" w16cid:durableId="175FF71C"/>
  <w16cid:commentId w16cid:paraId="28C785D5" w16cid:durableId="28C785D5"/>
  <w16cid:commentId w16cid:paraId="0A9E5B6A" w16cid:durableId="0A9E5B6A"/>
  <w16cid:commentId w16cid:paraId="242E09AA" w16cid:durableId="242E09AA"/>
  <w16cid:commentId w16cid:paraId="4C63AF7E" w16cid:durableId="4C63AF7E"/>
  <w16cid:commentId w16cid:paraId="6082FC6C" w16cid:durableId="6082FC6C"/>
  <w16cid:commentId w16cid:paraId="7641EBD8" w16cid:durableId="7641EBD8"/>
  <w16cid:commentId w16cid:paraId="70EB1382" w16cid:durableId="70EB1382"/>
  <w16cid:commentId w16cid:paraId="0E3DBB1F" w16cid:durableId="0E3DBB1F"/>
  <w16cid:commentId w16cid:paraId="1077CF3F" w16cid:durableId="1077CF3F"/>
  <w16cid:commentId w16cid:paraId="52B1DA73" w16cid:durableId="52B1DA73"/>
  <w16cid:commentId w16cid:paraId="117F93EF" w16cid:durableId="117F93EF"/>
  <w16cid:commentId w16cid:paraId="2AEBBED2" w16cid:durableId="2AEBBED2"/>
  <w16cid:commentId w16cid:paraId="38959DD7" w16cid:durableId="38959DD7"/>
  <w16cid:commentId w16cid:paraId="4067F7EF" w16cid:durableId="4067F7EF"/>
  <w16cid:commentId w16cid:paraId="6D5448C6" w16cid:durableId="6D5448C6"/>
  <w16cid:commentId w16cid:paraId="55146977" w16cid:durableId="55146977"/>
  <w16cid:commentId w16cid:paraId="6584687B" w16cid:durableId="6584687B"/>
  <w16cid:commentId w16cid:paraId="3785696F" w16cid:durableId="3785696F"/>
  <w16cid:commentId w16cid:paraId="4D28012F" w16cid:durableId="4D28012F"/>
  <w16cid:commentId w16cid:paraId="3BB0D000" w16cid:durableId="3BB0D000"/>
  <w16cid:commentId w16cid:paraId="1FF29875" w16cid:durableId="1FF29875"/>
  <w16cid:commentId w16cid:paraId="29C3E4CB" w16cid:durableId="29C3E4CB"/>
  <w16cid:commentId w16cid:paraId="6C18F02A" w16cid:durableId="6C18F02A"/>
  <w16cid:commentId w16cid:paraId="6E243E13" w16cid:durableId="6E243E13"/>
  <w16cid:commentId w16cid:paraId="4104E5DE" w16cid:durableId="4104E5DE"/>
  <w16cid:commentId w16cid:paraId="7375DBDC" w16cid:durableId="7375DBDC"/>
  <w16cid:commentId w16cid:paraId="32E5F8D9" w16cid:durableId="32E5F8D9"/>
  <w16cid:commentId w16cid:paraId="0AA5E4E0" w16cid:durableId="0AA5E4E0"/>
  <w16cid:commentId w16cid:paraId="3BE49D84" w16cid:durableId="3BE49D84"/>
  <w16cid:commentId w16cid:paraId="6D995D22" w16cid:durableId="6D995D22"/>
  <w16cid:commentId w16cid:paraId="420387CE" w16cid:durableId="420387CE"/>
  <w16cid:commentId w16cid:paraId="09506316" w16cid:durableId="09506316"/>
  <w16cid:commentId w16cid:paraId="7E37347D" w16cid:durableId="7E37347D"/>
  <w16cid:commentId w16cid:paraId="320B48A9" w16cid:durableId="320B48A9"/>
  <w16cid:commentId w16cid:paraId="48D6633C" w16cid:durableId="48D6633C"/>
  <w16cid:commentId w16cid:paraId="63B71C98" w16cid:durableId="63B71C98"/>
  <w16cid:commentId w16cid:paraId="75B5A96F" w16cid:durableId="75B5A96F"/>
  <w16cid:commentId w16cid:paraId="43A2B7B7" w16cid:durableId="43A2B7B7"/>
  <w16cid:commentId w16cid:paraId="7A750D20" w16cid:durableId="7A750D20"/>
  <w16cid:commentId w16cid:paraId="02791B97" w16cid:durableId="02791B97"/>
  <w16cid:commentId w16cid:paraId="6DF885F1" w16cid:durableId="6DF885F1"/>
  <w16cid:commentId w16cid:paraId="629272C5" w16cid:durableId="629272C5"/>
  <w16cid:commentId w16cid:paraId="3D8A9EE8" w16cid:durableId="3D8A9EE8"/>
  <w16cid:commentId w16cid:paraId="6B3D63FA" w16cid:durableId="6B3D63FA"/>
  <w16cid:commentId w16cid:paraId="3D5DA707" w16cid:durableId="3D5DA70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8564B2" w14:textId="77777777" w:rsidR="00246845" w:rsidRDefault="00246845" w:rsidP="00A05C77">
      <w:r>
        <w:separator/>
      </w:r>
    </w:p>
  </w:endnote>
  <w:endnote w:type="continuationSeparator" w:id="0">
    <w:p w14:paraId="6C7F3D94" w14:textId="77777777" w:rsidR="00246845" w:rsidRDefault="00246845" w:rsidP="00A05C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rial Bold">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DA841" w14:textId="77777777" w:rsidR="009C4097" w:rsidRDefault="009C4097" w:rsidP="0044294B">
    <w:pPr>
      <w:pStyle w:val="Footer"/>
      <w:tabs>
        <w:tab w:val="clear" w:pos="4680"/>
        <w:tab w:val="clear" w:pos="9360"/>
        <w:tab w:val="right" w:pos="7920"/>
      </w:tabs>
      <w:rPr>
        <w:rFonts w:ascii="Arial" w:hAnsi="Arial" w:cs="Arial"/>
        <w:b/>
        <w:sz w:val="20"/>
        <w:szCs w:val="20"/>
      </w:rPr>
    </w:pPr>
  </w:p>
  <w:p w14:paraId="0D8CC67E" w14:textId="77777777" w:rsidR="009C4097" w:rsidRDefault="009C4097" w:rsidP="0044294B">
    <w:pPr>
      <w:pStyle w:val="Footer"/>
      <w:rPr>
        <w:rFonts w:ascii="Arial" w:hAnsi="Arial" w:cs="Arial"/>
        <w:b/>
        <w:sz w:val="20"/>
        <w:szCs w:val="20"/>
      </w:rPr>
    </w:pPr>
  </w:p>
  <w:p w14:paraId="6CA7936E" w14:textId="2D1200A0" w:rsidR="009C4097" w:rsidRDefault="009C4097" w:rsidP="0044294B">
    <w:pPr>
      <w:pStyle w:val="Footer"/>
    </w:pPr>
    <w:r w:rsidRPr="006640D3">
      <w:rPr>
        <w:rFonts w:ascii="Arial" w:hAnsi="Arial" w:cs="Arial"/>
        <w:b/>
        <w:sz w:val="20"/>
        <w:szCs w:val="20"/>
      </w:rPr>
      <w:fldChar w:fldCharType="begin"/>
    </w:r>
    <w:r w:rsidRPr="006640D3">
      <w:rPr>
        <w:rFonts w:ascii="Arial" w:hAnsi="Arial" w:cs="Arial"/>
        <w:b/>
        <w:sz w:val="20"/>
        <w:szCs w:val="20"/>
      </w:rPr>
      <w:instrText xml:space="preserve"> PAGE   \* MERGEFORMAT </w:instrText>
    </w:r>
    <w:r w:rsidRPr="006640D3">
      <w:rPr>
        <w:rFonts w:ascii="Arial" w:hAnsi="Arial" w:cs="Arial"/>
        <w:b/>
        <w:sz w:val="20"/>
        <w:szCs w:val="20"/>
      </w:rPr>
      <w:fldChar w:fldCharType="separate"/>
    </w:r>
    <w:r w:rsidR="00BF2BF5">
      <w:rPr>
        <w:rFonts w:ascii="Arial" w:hAnsi="Arial" w:cs="Arial"/>
        <w:b/>
        <w:noProof/>
        <w:sz w:val="20"/>
        <w:szCs w:val="20"/>
      </w:rPr>
      <w:t>vi</w:t>
    </w:r>
    <w:r w:rsidRPr="006640D3">
      <w:rPr>
        <w:rFonts w:ascii="Arial" w:hAnsi="Arial" w:cs="Arial"/>
        <w:b/>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A3283" w14:textId="77777777" w:rsidR="009C4097" w:rsidRPr="006E6402" w:rsidRDefault="009C4097" w:rsidP="001B3851">
    <w:pPr>
      <w:tabs>
        <w:tab w:val="center" w:pos="4320"/>
        <w:tab w:val="right" w:pos="8640"/>
        <w:tab w:val="right" w:pos="9000"/>
      </w:tabs>
      <w:rPr>
        <w:rFonts w:ascii="Arial" w:hAnsi="Arial" w:cs="Arial"/>
        <w:b/>
        <w:sz w:val="20"/>
        <w:szCs w:val="20"/>
      </w:rPr>
    </w:pPr>
    <w:r w:rsidRPr="006E6402">
      <w:rPr>
        <w:rFonts w:ascii="Arial" w:hAnsi="Arial"/>
        <w:b/>
        <w:sz w:val="20"/>
        <w:szCs w:val="20"/>
      </w:rPr>
      <w:t>Lower Colorado River</w:t>
    </w:r>
    <w:r w:rsidRPr="006E6402">
      <w:rPr>
        <w:rFonts w:ascii="Arial" w:hAnsi="Arial"/>
        <w:b/>
        <w:sz w:val="20"/>
        <w:szCs w:val="20"/>
      </w:rPr>
      <w:br/>
      <w:t>Multi-Species Conservation Program</w:t>
    </w:r>
    <w:r w:rsidRPr="006E6402">
      <w:rPr>
        <w:rFonts w:ascii="Arial" w:hAnsi="Arial"/>
        <w:b/>
        <w:sz w:val="20"/>
        <w:szCs w:val="20"/>
      </w:rPr>
      <w:br/>
    </w:r>
    <w:r w:rsidRPr="006E6402">
      <w:rPr>
        <w:rFonts w:ascii="Arial" w:hAnsi="Arial" w:cs="Arial"/>
        <w:b/>
        <w:sz w:val="20"/>
        <w:szCs w:val="20"/>
      </w:rPr>
      <w:t>Bureau of Reclamation</w:t>
    </w:r>
  </w:p>
  <w:p w14:paraId="4A2077B9" w14:textId="77777777" w:rsidR="009C4097" w:rsidRPr="006E6402" w:rsidRDefault="009C4097" w:rsidP="001B3851">
    <w:pPr>
      <w:tabs>
        <w:tab w:val="center" w:pos="4320"/>
        <w:tab w:val="right" w:pos="8640"/>
        <w:tab w:val="right" w:pos="9000"/>
      </w:tabs>
      <w:rPr>
        <w:rFonts w:ascii="Arial" w:hAnsi="Arial" w:cs="Arial"/>
        <w:b/>
        <w:sz w:val="20"/>
        <w:szCs w:val="20"/>
      </w:rPr>
    </w:pPr>
    <w:smartTag w:uri="urn:schemas-microsoft-com:office:smarttags" w:element="place">
      <w:r w:rsidRPr="006E6402">
        <w:rPr>
          <w:rFonts w:ascii="Arial" w:hAnsi="Arial" w:cs="Arial"/>
          <w:b/>
          <w:sz w:val="20"/>
          <w:szCs w:val="20"/>
        </w:rPr>
        <w:t>Lower Colorado</w:t>
      </w:r>
    </w:smartTag>
    <w:r w:rsidRPr="006E6402">
      <w:rPr>
        <w:rFonts w:ascii="Arial" w:hAnsi="Arial" w:cs="Arial"/>
        <w:b/>
        <w:sz w:val="20"/>
        <w:szCs w:val="20"/>
      </w:rPr>
      <w:t xml:space="preserve"> Region</w:t>
    </w:r>
  </w:p>
  <w:p w14:paraId="5A9DCD85" w14:textId="77777777" w:rsidR="009C4097" w:rsidRPr="006E6402" w:rsidRDefault="009C4097" w:rsidP="001B3851">
    <w:pPr>
      <w:tabs>
        <w:tab w:val="center" w:pos="4320"/>
        <w:tab w:val="right" w:pos="8640"/>
        <w:tab w:val="right" w:pos="9000"/>
      </w:tabs>
      <w:rPr>
        <w:rFonts w:ascii="Arial" w:hAnsi="Arial" w:cs="Arial"/>
        <w:b/>
        <w:sz w:val="20"/>
        <w:szCs w:val="20"/>
      </w:rPr>
    </w:pPr>
    <w:smartTag w:uri="urn:schemas-microsoft-com:office:smarttags" w:element="place">
      <w:smartTag w:uri="urn:schemas-microsoft-com:office:smarttags" w:element="City">
        <w:r w:rsidRPr="006E6402">
          <w:rPr>
            <w:rFonts w:ascii="Arial" w:hAnsi="Arial" w:cs="Arial"/>
            <w:b/>
            <w:sz w:val="20"/>
            <w:szCs w:val="20"/>
          </w:rPr>
          <w:t>Boulder City</w:t>
        </w:r>
      </w:smartTag>
      <w:r w:rsidRPr="006E6402">
        <w:rPr>
          <w:rFonts w:ascii="Arial" w:hAnsi="Arial" w:cs="Arial"/>
          <w:b/>
          <w:sz w:val="20"/>
          <w:szCs w:val="20"/>
        </w:rPr>
        <w:t xml:space="preserve">, </w:t>
      </w:r>
      <w:smartTag w:uri="urn:schemas-microsoft-com:office:smarttags" w:element="State">
        <w:r w:rsidRPr="006E6402">
          <w:rPr>
            <w:rFonts w:ascii="Arial" w:hAnsi="Arial" w:cs="Arial"/>
            <w:b/>
            <w:sz w:val="20"/>
            <w:szCs w:val="20"/>
          </w:rPr>
          <w:t>Nevada</w:t>
        </w:r>
      </w:smartTag>
    </w:smartTag>
  </w:p>
  <w:p w14:paraId="72E254EF" w14:textId="77777777" w:rsidR="009C4097" w:rsidRPr="006E6402" w:rsidRDefault="009C4097" w:rsidP="001B3851">
    <w:pPr>
      <w:tabs>
        <w:tab w:val="right" w:pos="8880"/>
      </w:tabs>
      <w:rPr>
        <w:rFonts w:ascii="Arial" w:hAnsi="Arial" w:cs="Arial"/>
        <w:b/>
        <w:sz w:val="20"/>
        <w:szCs w:val="20"/>
      </w:rPr>
    </w:pPr>
    <w:hyperlink r:id="rId1" w:history="1">
      <w:r w:rsidRPr="006E6402">
        <w:rPr>
          <w:rFonts w:ascii="Arial" w:hAnsi="Arial" w:cs="Arial"/>
          <w:b/>
          <w:color w:val="0000FF"/>
          <w:sz w:val="20"/>
          <w:szCs w:val="20"/>
          <w:u w:val="single"/>
        </w:rPr>
        <w:t>http://www.lcrmscp.gov</w:t>
      </w:r>
    </w:hyperlink>
  </w:p>
  <w:p w14:paraId="6FE14B0F" w14:textId="77777777" w:rsidR="009C4097" w:rsidRPr="005B0BA0" w:rsidRDefault="009C4097" w:rsidP="001B3851">
    <w:pPr>
      <w:tabs>
        <w:tab w:val="right" w:pos="8880"/>
      </w:tabs>
      <w:jc w:val="right"/>
      <w:rPr>
        <w:b/>
        <w:sz w:val="30"/>
        <w:szCs w:val="30"/>
      </w:rPr>
    </w:pPr>
    <w:r w:rsidRPr="00822986">
      <w:rPr>
        <w:rFonts w:ascii="Arial" w:hAnsi="Arial" w:cs="Arial"/>
        <w:b/>
        <w:sz w:val="30"/>
        <w:szCs w:val="30"/>
        <w:highlight w:val="yellow"/>
      </w:rPr>
      <w:t>Month, Year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A76FC" w14:textId="156BCD85" w:rsidR="009C4097" w:rsidRDefault="009C4097" w:rsidP="000E3121">
    <w:pPr>
      <w:pStyle w:val="Footer"/>
      <w:tabs>
        <w:tab w:val="clear" w:pos="4680"/>
      </w:tabs>
    </w:pPr>
    <w:r>
      <w:rPr>
        <w:noProof/>
      </w:rPr>
      <mc:AlternateContent>
        <mc:Choice Requires="wps">
          <w:drawing>
            <wp:anchor distT="0" distB="0" distL="114300" distR="114300" simplePos="0" relativeHeight="251662336" behindDoc="0" locked="0" layoutInCell="0" allowOverlap="0" wp14:anchorId="784C0BA9" wp14:editId="59E731BC">
              <wp:simplePos x="0" y="0"/>
              <wp:positionH relativeFrom="column">
                <wp:posOffset>4343400</wp:posOffset>
              </wp:positionH>
              <wp:positionV relativeFrom="page">
                <wp:posOffset>8839200</wp:posOffset>
              </wp:positionV>
              <wp:extent cx="1875155" cy="310515"/>
              <wp:effectExtent l="0" t="0" r="1270" b="381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5155" cy="3105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BF6379D" w14:textId="4B3E07B6" w:rsidR="009C4097" w:rsidRPr="00BC7233" w:rsidRDefault="009C4097" w:rsidP="00B460E3">
                          <w:pPr>
                            <w:ind w:right="-14"/>
                            <w:jc w:val="right"/>
                            <w:rPr>
                              <w:rFonts w:ascii="Arial" w:hAnsi="Arial" w:cs="Arial"/>
                              <w:b/>
                              <w:color w:val="296DBB"/>
                              <w:sz w:val="30"/>
                              <w:szCs w:val="30"/>
                            </w:rPr>
                          </w:pPr>
                          <w:r>
                            <w:rPr>
                              <w:rFonts w:ascii="Arial" w:hAnsi="Arial" w:cs="Arial"/>
                              <w:b/>
                              <w:color w:val="296DBB"/>
                              <w:sz w:val="30"/>
                              <w:szCs w:val="30"/>
                            </w:rPr>
                            <w:t>June 2016</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784C0BA9" id="_x0000_t202" coordsize="21600,21600" o:spt="202" path="m,l,21600r21600,l21600,xe">
              <v:stroke joinstyle="miter"/>
              <v:path gradientshapeok="t" o:connecttype="rect"/>
            </v:shapetype>
            <v:shape id="Text Box 3" o:spid="_x0000_s1026" type="#_x0000_t202" style="position:absolute;margin-left:342pt;margin-top:696pt;width:147.65pt;height:24.45pt;z-index:251662336;visibility:visible;mso-wrap-style:square;mso-width-percent:0;mso-height-percent:200;mso-wrap-distance-left:9pt;mso-wrap-distance-top:0;mso-wrap-distance-right:9pt;mso-wrap-distance-bottom:0;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" o:allowincell="f" o:allowoverlap="f" stroked="f">
              <v:textbox style="mso-fit-shape-to-text:t">
                <w:txbxContent>
                  <w:p w14:paraId="2BF6379D" w14:textId="4B3E07B6" w:rsidR="009C4097" w:rsidRPr="00BC7233" w:rsidRDefault="009C4097" w:rsidP="00B460E3">
                    <w:pPr>
                      <w:ind w:right="-14"/>
                      <w:jc w:val="right"/>
                      <w:rPr>
                        <w:rFonts w:ascii="Arial" w:hAnsi="Arial" w:cs="Arial"/>
                        <w:b/>
                        <w:color w:val="296DBB"/>
                        <w:sz w:val="30"/>
                        <w:szCs w:val="30"/>
                      </w:rPr>
                    </w:pPr>
                    <w:r>
                      <w:rPr>
                        <w:rFonts w:ascii="Arial" w:hAnsi="Arial" w:cs="Arial"/>
                        <w:b/>
                        <w:color w:val="296DBB"/>
                        <w:sz w:val="30"/>
                        <w:szCs w:val="30"/>
                      </w:rPr>
                      <w:t>June 2016</w:t>
                    </w:r>
                  </w:p>
                </w:txbxContent>
              </v:textbox>
              <w10:wrap anchory="page"/>
            </v:shape>
          </w:pict>
        </mc:Fallback>
      </mc:AlternateContent>
    </w:r>
    <w:r w:rsidRPr="000E3121">
      <w:rPr>
        <w:noProof/>
      </w:rPr>
      <w:drawing>
        <wp:anchor distT="0" distB="0" distL="114300" distR="114300" simplePos="0" relativeHeight="251661312" behindDoc="0" locked="0" layoutInCell="0" allowOverlap="0" wp14:anchorId="18685153" wp14:editId="7504AB73">
          <wp:simplePos x="0" y="0"/>
          <wp:positionH relativeFrom="margin">
            <wp:posOffset>-485997</wp:posOffset>
          </wp:positionH>
          <wp:positionV relativeFrom="paragraph">
            <wp:posOffset>114300</wp:posOffset>
          </wp:positionV>
          <wp:extent cx="1586467" cy="712381"/>
          <wp:effectExtent l="19050" t="0" r="0" b="0"/>
          <wp:wrapSquare wrapText="bothSides"/>
          <wp:docPr id="12" name="Picture 3" descr="rec_seal_660 [Conver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c_seal_660 [Converted]"/>
                  <pic:cNvPicPr>
                    <a:picLocks noChangeAspect="1" noChangeArrowheads="1"/>
                  </pic:cNvPicPr>
                </pic:nvPicPr>
                <pic:blipFill>
                  <a:blip r:embed="rId1"/>
                  <a:srcRect/>
                  <a:stretch>
                    <a:fillRect/>
                  </a:stretch>
                </pic:blipFill>
                <pic:spPr bwMode="auto">
                  <a:xfrm>
                    <a:off x="0" y="0"/>
                    <a:ext cx="1586230" cy="711835"/>
                  </a:xfrm>
                  <a:prstGeom prst="rect">
                    <a:avLst/>
                  </a:prstGeom>
                  <a:noFill/>
                  <a:ln w="9525">
                    <a:noFill/>
                    <a:miter lim="800000"/>
                    <a:headEnd/>
                    <a:tailEnd/>
                  </a:ln>
                </pic:spPr>
              </pic:pic>
            </a:graphicData>
          </a:graphic>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608C2" w14:textId="77777777" w:rsidR="009C4097" w:rsidRPr="006E6402" w:rsidRDefault="009C4097" w:rsidP="001B3851">
    <w:pPr>
      <w:tabs>
        <w:tab w:val="right" w:pos="8640"/>
      </w:tabs>
      <w:rPr>
        <w:rFonts w:ascii="Arial" w:hAnsi="Arial" w:cs="Arial"/>
        <w:b/>
        <w:sz w:val="20"/>
        <w:szCs w:val="20"/>
      </w:rPr>
    </w:pPr>
    <w:r w:rsidRPr="006E6402">
      <w:rPr>
        <w:rFonts w:ascii="Arial" w:hAnsi="Arial"/>
        <w:b/>
        <w:sz w:val="20"/>
        <w:szCs w:val="20"/>
      </w:rPr>
      <w:t>Lower Colorado River</w:t>
    </w:r>
    <w:r w:rsidRPr="006E6402">
      <w:rPr>
        <w:rFonts w:ascii="Arial" w:hAnsi="Arial"/>
        <w:b/>
        <w:sz w:val="20"/>
        <w:szCs w:val="20"/>
      </w:rPr>
      <w:br/>
      <w:t>Multi-Species Conservation Program</w:t>
    </w:r>
    <w:r w:rsidRPr="006E6402">
      <w:rPr>
        <w:rFonts w:ascii="Arial" w:hAnsi="Arial"/>
        <w:b/>
        <w:sz w:val="20"/>
        <w:szCs w:val="20"/>
      </w:rPr>
      <w:br/>
    </w:r>
    <w:r w:rsidRPr="006E6402">
      <w:rPr>
        <w:rFonts w:ascii="Arial" w:hAnsi="Arial" w:cs="Arial"/>
        <w:b/>
        <w:sz w:val="20"/>
        <w:szCs w:val="20"/>
      </w:rPr>
      <w:t>Bureau of Reclamation</w:t>
    </w:r>
  </w:p>
  <w:p w14:paraId="7C6ABC1C" w14:textId="77777777" w:rsidR="009C4097" w:rsidRPr="006E6402" w:rsidRDefault="009C4097" w:rsidP="001B3851">
    <w:pPr>
      <w:tabs>
        <w:tab w:val="center" w:pos="4320"/>
        <w:tab w:val="right" w:pos="8640"/>
        <w:tab w:val="right" w:pos="9000"/>
      </w:tabs>
      <w:rPr>
        <w:rFonts w:ascii="Arial" w:hAnsi="Arial" w:cs="Arial"/>
        <w:b/>
        <w:sz w:val="20"/>
        <w:szCs w:val="20"/>
      </w:rPr>
    </w:pPr>
    <w:smartTag w:uri="urn:schemas-microsoft-com:office:smarttags" w:element="place">
      <w:r w:rsidRPr="006E6402">
        <w:rPr>
          <w:rFonts w:ascii="Arial" w:hAnsi="Arial" w:cs="Arial"/>
          <w:b/>
          <w:sz w:val="20"/>
          <w:szCs w:val="20"/>
        </w:rPr>
        <w:t>Lower Colorado</w:t>
      </w:r>
    </w:smartTag>
    <w:r w:rsidRPr="006E6402">
      <w:rPr>
        <w:rFonts w:ascii="Arial" w:hAnsi="Arial" w:cs="Arial"/>
        <w:b/>
        <w:sz w:val="20"/>
        <w:szCs w:val="20"/>
      </w:rPr>
      <w:t xml:space="preserve"> Region</w:t>
    </w:r>
  </w:p>
  <w:p w14:paraId="25BF82DF" w14:textId="77777777" w:rsidR="009C4097" w:rsidRPr="006E6402" w:rsidRDefault="009C4097" w:rsidP="001B3851">
    <w:pPr>
      <w:tabs>
        <w:tab w:val="center" w:pos="4320"/>
        <w:tab w:val="right" w:pos="8640"/>
        <w:tab w:val="right" w:pos="9000"/>
      </w:tabs>
      <w:rPr>
        <w:rFonts w:ascii="Arial" w:hAnsi="Arial" w:cs="Arial"/>
        <w:b/>
        <w:sz w:val="20"/>
        <w:szCs w:val="20"/>
      </w:rPr>
    </w:pPr>
    <w:smartTag w:uri="urn:schemas-microsoft-com:office:smarttags" w:element="place">
      <w:smartTag w:uri="urn:schemas-microsoft-com:office:smarttags" w:element="City">
        <w:r w:rsidRPr="006E6402">
          <w:rPr>
            <w:rFonts w:ascii="Arial" w:hAnsi="Arial" w:cs="Arial"/>
            <w:b/>
            <w:sz w:val="20"/>
            <w:szCs w:val="20"/>
          </w:rPr>
          <w:t>Boulder City</w:t>
        </w:r>
      </w:smartTag>
      <w:r w:rsidRPr="006E6402">
        <w:rPr>
          <w:rFonts w:ascii="Arial" w:hAnsi="Arial" w:cs="Arial"/>
          <w:b/>
          <w:sz w:val="20"/>
          <w:szCs w:val="20"/>
        </w:rPr>
        <w:t xml:space="preserve">, </w:t>
      </w:r>
      <w:smartTag w:uri="urn:schemas-microsoft-com:office:smarttags" w:element="State">
        <w:r w:rsidRPr="006E6402">
          <w:rPr>
            <w:rFonts w:ascii="Arial" w:hAnsi="Arial" w:cs="Arial"/>
            <w:b/>
            <w:sz w:val="20"/>
            <w:szCs w:val="20"/>
          </w:rPr>
          <w:t>Nevada</w:t>
        </w:r>
      </w:smartTag>
    </w:smartTag>
  </w:p>
  <w:p w14:paraId="3F0C72DD" w14:textId="77777777" w:rsidR="009C4097" w:rsidRPr="006E6402" w:rsidRDefault="009C4097" w:rsidP="001B3851">
    <w:pPr>
      <w:tabs>
        <w:tab w:val="right" w:pos="8880"/>
      </w:tabs>
      <w:rPr>
        <w:rFonts w:ascii="Arial" w:hAnsi="Arial" w:cs="Arial"/>
        <w:b/>
        <w:sz w:val="20"/>
        <w:szCs w:val="20"/>
      </w:rPr>
    </w:pPr>
    <w:hyperlink r:id="rId1" w:history="1">
      <w:r w:rsidRPr="006E6402">
        <w:rPr>
          <w:rFonts w:ascii="Arial" w:hAnsi="Arial" w:cs="Arial"/>
          <w:b/>
          <w:color w:val="0000FF"/>
          <w:sz w:val="20"/>
          <w:szCs w:val="20"/>
          <w:u w:val="single"/>
        </w:rPr>
        <w:t>http://www.lcrmscp.gov</w:t>
      </w:r>
    </w:hyperlink>
  </w:p>
  <w:p w14:paraId="5B9F578F" w14:textId="77777777" w:rsidR="009C4097" w:rsidRPr="005B0BA0" w:rsidRDefault="009C4097" w:rsidP="001B3851">
    <w:pPr>
      <w:tabs>
        <w:tab w:val="right" w:pos="8880"/>
      </w:tabs>
      <w:jc w:val="right"/>
      <w:rPr>
        <w:b/>
        <w:sz w:val="30"/>
        <w:szCs w:val="30"/>
      </w:rPr>
    </w:pPr>
    <w:r w:rsidRPr="00822986">
      <w:rPr>
        <w:rFonts w:ascii="Arial" w:hAnsi="Arial" w:cs="Arial"/>
        <w:b/>
        <w:sz w:val="30"/>
        <w:szCs w:val="30"/>
        <w:highlight w:val="yellow"/>
      </w:rPr>
      <w:t>Month, Year</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1E56B" w14:textId="77777777" w:rsidR="009C4097" w:rsidRDefault="009C4097" w:rsidP="000E3121">
    <w:pPr>
      <w:pStyle w:val="Footer"/>
      <w:tabs>
        <w:tab w:val="clear" w:pos="4680"/>
      </w:tabs>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8DBDF" w14:textId="77777777" w:rsidR="009C4097" w:rsidRPr="006E6402" w:rsidRDefault="009C4097" w:rsidP="00FF2E56">
    <w:pPr>
      <w:tabs>
        <w:tab w:val="right" w:pos="8640"/>
      </w:tabs>
      <w:rPr>
        <w:rFonts w:ascii="Arial" w:hAnsi="Arial" w:cs="Arial"/>
        <w:b/>
        <w:sz w:val="20"/>
        <w:szCs w:val="20"/>
      </w:rPr>
    </w:pPr>
    <w:r w:rsidRPr="006E6402">
      <w:rPr>
        <w:rFonts w:ascii="Arial" w:hAnsi="Arial"/>
        <w:b/>
        <w:sz w:val="20"/>
        <w:szCs w:val="20"/>
      </w:rPr>
      <w:t>Lower Colorado River</w:t>
    </w:r>
    <w:r w:rsidRPr="006E6402">
      <w:rPr>
        <w:rFonts w:ascii="Arial" w:hAnsi="Arial"/>
        <w:b/>
        <w:sz w:val="20"/>
        <w:szCs w:val="20"/>
      </w:rPr>
      <w:br/>
      <w:t>Multi-Species Conservation Program</w:t>
    </w:r>
    <w:r w:rsidRPr="006E6402">
      <w:rPr>
        <w:rFonts w:ascii="Arial" w:hAnsi="Arial"/>
        <w:b/>
        <w:sz w:val="20"/>
        <w:szCs w:val="20"/>
      </w:rPr>
      <w:br/>
    </w:r>
    <w:r w:rsidRPr="006E6402">
      <w:rPr>
        <w:rFonts w:ascii="Arial" w:hAnsi="Arial" w:cs="Arial"/>
        <w:b/>
        <w:sz w:val="20"/>
        <w:szCs w:val="20"/>
      </w:rPr>
      <w:t>Bureau of Reclamation</w:t>
    </w:r>
  </w:p>
  <w:p w14:paraId="1A07E90F" w14:textId="77777777" w:rsidR="009C4097" w:rsidRPr="006E6402" w:rsidRDefault="009C4097" w:rsidP="00FF2E56">
    <w:pPr>
      <w:tabs>
        <w:tab w:val="center" w:pos="4320"/>
        <w:tab w:val="right" w:pos="8640"/>
        <w:tab w:val="right" w:pos="9000"/>
      </w:tabs>
      <w:rPr>
        <w:rFonts w:ascii="Arial" w:hAnsi="Arial" w:cs="Arial"/>
        <w:b/>
        <w:sz w:val="20"/>
        <w:szCs w:val="20"/>
      </w:rPr>
    </w:pPr>
    <w:smartTag w:uri="urn:schemas-microsoft-com:office:smarttags" w:element="place">
      <w:r w:rsidRPr="006E6402">
        <w:rPr>
          <w:rFonts w:ascii="Arial" w:hAnsi="Arial" w:cs="Arial"/>
          <w:b/>
          <w:sz w:val="20"/>
          <w:szCs w:val="20"/>
        </w:rPr>
        <w:t>Lower Colorado</w:t>
      </w:r>
    </w:smartTag>
    <w:r w:rsidRPr="006E6402">
      <w:rPr>
        <w:rFonts w:ascii="Arial" w:hAnsi="Arial" w:cs="Arial"/>
        <w:b/>
        <w:sz w:val="20"/>
        <w:szCs w:val="20"/>
      </w:rPr>
      <w:t xml:space="preserve"> Region</w:t>
    </w:r>
  </w:p>
  <w:p w14:paraId="3C849F45" w14:textId="77777777" w:rsidR="009C4097" w:rsidRPr="006E6402" w:rsidRDefault="009C4097" w:rsidP="00FF2E56">
    <w:pPr>
      <w:tabs>
        <w:tab w:val="center" w:pos="4320"/>
        <w:tab w:val="right" w:pos="8640"/>
        <w:tab w:val="right" w:pos="9000"/>
      </w:tabs>
      <w:rPr>
        <w:rFonts w:ascii="Arial" w:hAnsi="Arial" w:cs="Arial"/>
        <w:b/>
        <w:sz w:val="20"/>
        <w:szCs w:val="20"/>
      </w:rPr>
    </w:pPr>
    <w:smartTag w:uri="urn:schemas-microsoft-com:office:smarttags" w:element="place">
      <w:smartTag w:uri="urn:schemas-microsoft-com:office:smarttags" w:element="City">
        <w:r w:rsidRPr="006E6402">
          <w:rPr>
            <w:rFonts w:ascii="Arial" w:hAnsi="Arial" w:cs="Arial"/>
            <w:b/>
            <w:sz w:val="20"/>
            <w:szCs w:val="20"/>
          </w:rPr>
          <w:t>Boulder City</w:t>
        </w:r>
      </w:smartTag>
      <w:r w:rsidRPr="006E6402">
        <w:rPr>
          <w:rFonts w:ascii="Arial" w:hAnsi="Arial" w:cs="Arial"/>
          <w:b/>
          <w:sz w:val="20"/>
          <w:szCs w:val="20"/>
        </w:rPr>
        <w:t xml:space="preserve">, </w:t>
      </w:r>
      <w:smartTag w:uri="urn:schemas-microsoft-com:office:smarttags" w:element="State">
        <w:r w:rsidRPr="006E6402">
          <w:rPr>
            <w:rFonts w:ascii="Arial" w:hAnsi="Arial" w:cs="Arial"/>
            <w:b/>
            <w:sz w:val="20"/>
            <w:szCs w:val="20"/>
          </w:rPr>
          <w:t>Nevada</w:t>
        </w:r>
      </w:smartTag>
    </w:smartTag>
  </w:p>
  <w:p w14:paraId="46DEE418" w14:textId="77777777" w:rsidR="009C4097" w:rsidRPr="006E6402" w:rsidRDefault="009C4097" w:rsidP="00FF2E56">
    <w:pPr>
      <w:tabs>
        <w:tab w:val="right" w:pos="8880"/>
      </w:tabs>
      <w:rPr>
        <w:rFonts w:ascii="Arial" w:hAnsi="Arial" w:cs="Arial"/>
        <w:b/>
        <w:sz w:val="20"/>
        <w:szCs w:val="20"/>
      </w:rPr>
    </w:pPr>
    <w:hyperlink r:id="rId1" w:history="1">
      <w:r w:rsidRPr="006E6402">
        <w:rPr>
          <w:rFonts w:ascii="Arial" w:hAnsi="Arial" w:cs="Arial"/>
          <w:b/>
          <w:color w:val="0000FF"/>
          <w:sz w:val="20"/>
          <w:szCs w:val="20"/>
          <w:u w:val="single"/>
        </w:rPr>
        <w:t>http://www.lcrmscp.gov</w:t>
      </w:r>
    </w:hyperlink>
  </w:p>
  <w:p w14:paraId="6FE1583D" w14:textId="62EC598E" w:rsidR="009C4097" w:rsidRPr="005B0BA0" w:rsidRDefault="009C4097" w:rsidP="00FF2E56">
    <w:pPr>
      <w:tabs>
        <w:tab w:val="right" w:pos="8880"/>
      </w:tabs>
      <w:jc w:val="right"/>
      <w:rPr>
        <w:b/>
        <w:sz w:val="30"/>
        <w:szCs w:val="30"/>
      </w:rPr>
    </w:pPr>
    <w:r>
      <w:rPr>
        <w:rFonts w:ascii="Arial" w:hAnsi="Arial" w:cs="Arial"/>
        <w:b/>
        <w:sz w:val="30"/>
        <w:szCs w:val="30"/>
      </w:rPr>
      <w:t>June 2016</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8FD87" w14:textId="77777777" w:rsidR="009C4097" w:rsidRPr="00FF2E56" w:rsidRDefault="009C4097" w:rsidP="00FF2E56">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7F4D9" w14:textId="77777777" w:rsidR="009C4097" w:rsidRDefault="009C4097" w:rsidP="00FF0188">
    <w:pPr>
      <w:pStyle w:val="Footer"/>
      <w:tabs>
        <w:tab w:val="clear" w:pos="4680"/>
        <w:tab w:val="clear" w:pos="9360"/>
        <w:tab w:val="right" w:pos="7920"/>
      </w:tabs>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B378F" w14:textId="77777777" w:rsidR="009C4097" w:rsidRDefault="009C4097">
    <w:pPr>
      <w:pStyle w:val="Footer"/>
      <w:jc w:val="right"/>
      <w:rPr>
        <w:rFonts w:ascii="Arial" w:hAnsi="Arial" w:cs="Arial"/>
        <w:b/>
        <w:sz w:val="20"/>
        <w:szCs w:val="20"/>
      </w:rPr>
    </w:pPr>
  </w:p>
  <w:p w14:paraId="431F43B0" w14:textId="77777777" w:rsidR="009C4097" w:rsidRDefault="009C4097">
    <w:pPr>
      <w:pStyle w:val="Footer"/>
      <w:jc w:val="right"/>
      <w:rPr>
        <w:rFonts w:ascii="Arial" w:hAnsi="Arial" w:cs="Arial"/>
        <w:b/>
        <w:sz w:val="20"/>
        <w:szCs w:val="20"/>
      </w:rPr>
    </w:pPr>
  </w:p>
  <w:p w14:paraId="21748F81" w14:textId="1840A7DC" w:rsidR="009C4097" w:rsidRPr="006640D3" w:rsidRDefault="009C4097" w:rsidP="00FF0188">
    <w:pPr>
      <w:pStyle w:val="Footer"/>
      <w:tabs>
        <w:tab w:val="clear" w:pos="4680"/>
        <w:tab w:val="clear" w:pos="9360"/>
        <w:tab w:val="right" w:pos="7920"/>
      </w:tabs>
      <w:jc w:val="right"/>
      <w:rPr>
        <w:rFonts w:ascii="Arial" w:hAnsi="Arial" w:cs="Arial"/>
        <w:b/>
        <w:sz w:val="20"/>
        <w:szCs w:val="20"/>
      </w:rPr>
    </w:pPr>
    <w:r w:rsidRPr="006640D3">
      <w:rPr>
        <w:rFonts w:ascii="Arial" w:hAnsi="Arial" w:cs="Arial"/>
        <w:b/>
        <w:sz w:val="20"/>
        <w:szCs w:val="20"/>
      </w:rPr>
      <w:fldChar w:fldCharType="begin"/>
    </w:r>
    <w:r w:rsidRPr="006640D3">
      <w:rPr>
        <w:rFonts w:ascii="Arial" w:hAnsi="Arial" w:cs="Arial"/>
        <w:b/>
        <w:sz w:val="20"/>
        <w:szCs w:val="20"/>
      </w:rPr>
      <w:instrText xml:space="preserve"> PAGE   \* MERGEFORMAT </w:instrText>
    </w:r>
    <w:r w:rsidRPr="006640D3">
      <w:rPr>
        <w:rFonts w:ascii="Arial" w:hAnsi="Arial" w:cs="Arial"/>
        <w:b/>
        <w:sz w:val="20"/>
        <w:szCs w:val="20"/>
      </w:rPr>
      <w:fldChar w:fldCharType="separate"/>
    </w:r>
    <w:r w:rsidR="00BF2BF5">
      <w:rPr>
        <w:rFonts w:ascii="Arial" w:hAnsi="Arial" w:cs="Arial"/>
        <w:b/>
        <w:noProof/>
        <w:sz w:val="20"/>
        <w:szCs w:val="20"/>
      </w:rPr>
      <w:t>vii</w:t>
    </w:r>
    <w:r w:rsidRPr="006640D3">
      <w:rPr>
        <w:rFonts w:ascii="Arial" w:hAnsi="Arial" w:cs="Arial"/>
        <w:b/>
        <w:sz w:val="20"/>
        <w:szCs w:val="20"/>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91BFB" w14:textId="77777777" w:rsidR="009C4097" w:rsidRDefault="009C4097" w:rsidP="00FF0188">
    <w:pPr>
      <w:pStyle w:val="Footer"/>
      <w:tabs>
        <w:tab w:val="clear" w:pos="4680"/>
        <w:tab w:val="clear" w:pos="9360"/>
        <w:tab w:val="right" w:pos="7920"/>
      </w:tabs>
      <w:jc w:val="right"/>
      <w:rPr>
        <w:rFonts w:ascii="Arial" w:hAnsi="Arial" w:cs="Arial"/>
        <w:b/>
        <w:sz w:val="20"/>
        <w:szCs w:val="20"/>
      </w:rPr>
    </w:pPr>
  </w:p>
  <w:p w14:paraId="7E833409" w14:textId="77777777" w:rsidR="009C4097" w:rsidRDefault="009C4097">
    <w:pPr>
      <w:pStyle w:val="Footer"/>
      <w:jc w:val="right"/>
      <w:rPr>
        <w:rFonts w:ascii="Arial" w:hAnsi="Arial" w:cs="Arial"/>
        <w:b/>
        <w:sz w:val="20"/>
        <w:szCs w:val="20"/>
      </w:rPr>
    </w:pPr>
  </w:p>
  <w:p w14:paraId="0A7044E5" w14:textId="49AFA124" w:rsidR="009C4097" w:rsidRPr="006640D3" w:rsidRDefault="009C4097">
    <w:pPr>
      <w:pStyle w:val="Footer"/>
      <w:jc w:val="right"/>
      <w:rPr>
        <w:rFonts w:ascii="Arial" w:hAnsi="Arial" w:cs="Arial"/>
        <w:b/>
        <w:sz w:val="20"/>
        <w:szCs w:val="20"/>
      </w:rPr>
    </w:pPr>
    <w:r w:rsidRPr="006640D3">
      <w:rPr>
        <w:rFonts w:ascii="Arial" w:hAnsi="Arial" w:cs="Arial"/>
        <w:b/>
        <w:sz w:val="20"/>
        <w:szCs w:val="20"/>
      </w:rPr>
      <w:fldChar w:fldCharType="begin"/>
    </w:r>
    <w:r w:rsidRPr="006640D3">
      <w:rPr>
        <w:rFonts w:ascii="Arial" w:hAnsi="Arial" w:cs="Arial"/>
        <w:b/>
        <w:sz w:val="20"/>
        <w:szCs w:val="20"/>
      </w:rPr>
      <w:instrText xml:space="preserve"> PAGE   \* MERGEFORMAT </w:instrText>
    </w:r>
    <w:r w:rsidRPr="006640D3">
      <w:rPr>
        <w:rFonts w:ascii="Arial" w:hAnsi="Arial" w:cs="Arial"/>
        <w:b/>
        <w:sz w:val="20"/>
        <w:szCs w:val="20"/>
      </w:rPr>
      <w:fldChar w:fldCharType="separate"/>
    </w:r>
    <w:r w:rsidR="00BF2BF5">
      <w:rPr>
        <w:rFonts w:ascii="Arial" w:hAnsi="Arial" w:cs="Arial"/>
        <w:b/>
        <w:noProof/>
        <w:sz w:val="20"/>
        <w:szCs w:val="20"/>
      </w:rPr>
      <w:t>i</w:t>
    </w:r>
    <w:r w:rsidRPr="006640D3">
      <w:rPr>
        <w:rFonts w:ascii="Arial" w:hAnsi="Arial" w:cs="Arial"/>
        <w:b/>
        <w:sz w:val="20"/>
        <w:szCs w:val="20"/>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9C813" w14:textId="77777777" w:rsidR="009C4097" w:rsidRDefault="009C4097" w:rsidP="00FF0188">
    <w:pPr>
      <w:pStyle w:val="Footer"/>
      <w:tabs>
        <w:tab w:val="clear" w:pos="4680"/>
        <w:tab w:val="clear" w:pos="9360"/>
        <w:tab w:val="right" w:pos="7920"/>
      </w:tabs>
      <w:rPr>
        <w:rFonts w:ascii="Arial" w:hAnsi="Arial" w:cs="Arial"/>
        <w:b/>
        <w:sz w:val="20"/>
        <w:szCs w:val="20"/>
      </w:rPr>
    </w:pPr>
  </w:p>
  <w:p w14:paraId="303D5340" w14:textId="77777777" w:rsidR="009C4097" w:rsidRDefault="009C4097" w:rsidP="00FF0188">
    <w:pPr>
      <w:pStyle w:val="Footer"/>
      <w:rPr>
        <w:rFonts w:ascii="Arial" w:hAnsi="Arial" w:cs="Arial"/>
        <w:b/>
        <w:sz w:val="20"/>
        <w:szCs w:val="20"/>
      </w:rPr>
    </w:pPr>
  </w:p>
  <w:p w14:paraId="3BAF89A1" w14:textId="055CE4A1" w:rsidR="009C4097" w:rsidRPr="006640D3" w:rsidRDefault="009C4097" w:rsidP="00FF0188">
    <w:pPr>
      <w:pStyle w:val="Footer"/>
      <w:tabs>
        <w:tab w:val="clear" w:pos="4680"/>
        <w:tab w:val="clear" w:pos="9360"/>
        <w:tab w:val="right" w:pos="7920"/>
      </w:tabs>
      <w:rPr>
        <w:rFonts w:ascii="Arial" w:hAnsi="Arial" w:cs="Arial"/>
        <w:b/>
        <w:sz w:val="20"/>
        <w:szCs w:val="20"/>
      </w:rPr>
    </w:pPr>
    <w:r>
      <w:rPr>
        <w:rFonts w:ascii="Arial" w:hAnsi="Arial" w:cs="Arial"/>
        <w:b/>
        <w:sz w:val="20"/>
        <w:szCs w:val="20"/>
      </w:rPr>
      <w:t>ES-</w:t>
    </w:r>
    <w:r w:rsidRPr="006640D3">
      <w:rPr>
        <w:rFonts w:ascii="Arial" w:hAnsi="Arial" w:cs="Arial"/>
        <w:b/>
        <w:sz w:val="20"/>
        <w:szCs w:val="20"/>
      </w:rPr>
      <w:fldChar w:fldCharType="begin"/>
    </w:r>
    <w:r w:rsidRPr="006640D3">
      <w:rPr>
        <w:rFonts w:ascii="Arial" w:hAnsi="Arial" w:cs="Arial"/>
        <w:b/>
        <w:sz w:val="20"/>
        <w:szCs w:val="20"/>
      </w:rPr>
      <w:instrText xml:space="preserve"> PAGE   \* MERGEFORMAT </w:instrText>
    </w:r>
    <w:r w:rsidRPr="006640D3">
      <w:rPr>
        <w:rFonts w:ascii="Arial" w:hAnsi="Arial" w:cs="Arial"/>
        <w:b/>
        <w:sz w:val="20"/>
        <w:szCs w:val="20"/>
      </w:rPr>
      <w:fldChar w:fldCharType="separate"/>
    </w:r>
    <w:r w:rsidR="00BF2BF5">
      <w:rPr>
        <w:rFonts w:ascii="Arial" w:hAnsi="Arial" w:cs="Arial"/>
        <w:b/>
        <w:noProof/>
        <w:sz w:val="20"/>
        <w:szCs w:val="20"/>
      </w:rPr>
      <w:t>2</w:t>
    </w:r>
    <w:r w:rsidRPr="006640D3">
      <w:rPr>
        <w:rFonts w:ascii="Arial" w:hAnsi="Arial" w:cs="Arial"/>
        <w:b/>
        <w:sz w:val="20"/>
        <w:szCs w:val="20"/>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F1D09" w14:textId="77777777" w:rsidR="009C4097" w:rsidRDefault="009C4097" w:rsidP="00FF0188">
    <w:pPr>
      <w:pStyle w:val="Footer"/>
      <w:tabs>
        <w:tab w:val="clear" w:pos="4680"/>
        <w:tab w:val="clear" w:pos="9360"/>
        <w:tab w:val="right" w:pos="7920"/>
      </w:tabs>
      <w:jc w:val="right"/>
      <w:rPr>
        <w:rFonts w:ascii="Arial" w:hAnsi="Arial" w:cs="Arial"/>
        <w:b/>
        <w:sz w:val="20"/>
        <w:szCs w:val="20"/>
      </w:rPr>
    </w:pPr>
  </w:p>
  <w:p w14:paraId="21D9B4EB" w14:textId="77777777" w:rsidR="009C4097" w:rsidRDefault="009C4097">
    <w:pPr>
      <w:pStyle w:val="Footer"/>
      <w:jc w:val="right"/>
      <w:rPr>
        <w:rFonts w:ascii="Arial" w:hAnsi="Arial" w:cs="Arial"/>
        <w:b/>
        <w:sz w:val="20"/>
        <w:szCs w:val="20"/>
      </w:rPr>
    </w:pPr>
  </w:p>
  <w:p w14:paraId="37FE5C43" w14:textId="5CFB6053" w:rsidR="009C4097" w:rsidRPr="006640D3" w:rsidRDefault="009C4097" w:rsidP="00FF0188">
    <w:pPr>
      <w:pStyle w:val="Footer"/>
      <w:tabs>
        <w:tab w:val="clear" w:pos="4680"/>
        <w:tab w:val="clear" w:pos="9360"/>
        <w:tab w:val="right" w:pos="7920"/>
      </w:tabs>
      <w:jc w:val="right"/>
      <w:rPr>
        <w:rFonts w:ascii="Arial" w:hAnsi="Arial" w:cs="Arial"/>
        <w:b/>
        <w:sz w:val="20"/>
        <w:szCs w:val="20"/>
      </w:rPr>
    </w:pPr>
    <w:r>
      <w:rPr>
        <w:rFonts w:ascii="Arial" w:hAnsi="Arial" w:cs="Arial"/>
        <w:b/>
        <w:sz w:val="20"/>
        <w:szCs w:val="20"/>
      </w:rPr>
      <w:t>ES-</w:t>
    </w:r>
    <w:r w:rsidRPr="006640D3">
      <w:rPr>
        <w:rFonts w:ascii="Arial" w:hAnsi="Arial" w:cs="Arial"/>
        <w:b/>
        <w:sz w:val="20"/>
        <w:szCs w:val="20"/>
      </w:rPr>
      <w:fldChar w:fldCharType="begin"/>
    </w:r>
    <w:r w:rsidRPr="006640D3">
      <w:rPr>
        <w:rFonts w:ascii="Arial" w:hAnsi="Arial" w:cs="Arial"/>
        <w:b/>
        <w:sz w:val="20"/>
        <w:szCs w:val="20"/>
      </w:rPr>
      <w:instrText xml:space="preserve"> PAGE   \* MERGEFORMAT </w:instrText>
    </w:r>
    <w:r w:rsidRPr="006640D3">
      <w:rPr>
        <w:rFonts w:ascii="Arial" w:hAnsi="Arial" w:cs="Arial"/>
        <w:b/>
        <w:sz w:val="20"/>
        <w:szCs w:val="20"/>
      </w:rPr>
      <w:fldChar w:fldCharType="separate"/>
    </w:r>
    <w:r w:rsidR="00BF2BF5">
      <w:rPr>
        <w:rFonts w:ascii="Arial" w:hAnsi="Arial" w:cs="Arial"/>
        <w:b/>
        <w:noProof/>
        <w:sz w:val="20"/>
        <w:szCs w:val="20"/>
      </w:rPr>
      <w:t>1</w:t>
    </w:r>
    <w:r w:rsidRPr="006640D3">
      <w:rPr>
        <w:rFonts w:ascii="Arial" w:hAnsi="Arial" w:cs="Arial"/>
        <w:b/>
        <w:sz w:val="20"/>
        <w:szCs w:val="20"/>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9EE15" w14:textId="77777777" w:rsidR="009C4097" w:rsidRDefault="009C4097" w:rsidP="00FF0188">
    <w:pPr>
      <w:pStyle w:val="Footer"/>
      <w:tabs>
        <w:tab w:val="clear" w:pos="4680"/>
        <w:tab w:val="clear" w:pos="9360"/>
        <w:tab w:val="right" w:pos="7920"/>
      </w:tabs>
      <w:rPr>
        <w:rFonts w:ascii="Arial" w:hAnsi="Arial" w:cs="Arial"/>
        <w:b/>
        <w:sz w:val="20"/>
        <w:szCs w:val="20"/>
      </w:rPr>
    </w:pPr>
  </w:p>
  <w:p w14:paraId="469F6C2D" w14:textId="77777777" w:rsidR="009C4097" w:rsidRDefault="009C4097" w:rsidP="00FF0188">
    <w:pPr>
      <w:pStyle w:val="Footer"/>
      <w:rPr>
        <w:rFonts w:ascii="Arial" w:hAnsi="Arial" w:cs="Arial"/>
        <w:b/>
        <w:sz w:val="20"/>
        <w:szCs w:val="20"/>
      </w:rPr>
    </w:pPr>
  </w:p>
  <w:p w14:paraId="6D05DE4D" w14:textId="7FA3933E" w:rsidR="009C4097" w:rsidRPr="006640D3" w:rsidRDefault="009C4097" w:rsidP="00FF0188">
    <w:pPr>
      <w:pStyle w:val="Footer"/>
      <w:tabs>
        <w:tab w:val="clear" w:pos="4680"/>
        <w:tab w:val="clear" w:pos="9360"/>
        <w:tab w:val="right" w:pos="7920"/>
      </w:tabs>
      <w:rPr>
        <w:rFonts w:ascii="Arial" w:hAnsi="Arial" w:cs="Arial"/>
        <w:b/>
        <w:sz w:val="20"/>
        <w:szCs w:val="20"/>
      </w:rPr>
    </w:pPr>
    <w:r w:rsidRPr="006640D3">
      <w:rPr>
        <w:rFonts w:ascii="Arial" w:hAnsi="Arial" w:cs="Arial"/>
        <w:b/>
        <w:sz w:val="20"/>
        <w:szCs w:val="20"/>
      </w:rPr>
      <w:fldChar w:fldCharType="begin"/>
    </w:r>
    <w:r w:rsidRPr="006640D3">
      <w:rPr>
        <w:rFonts w:ascii="Arial" w:hAnsi="Arial" w:cs="Arial"/>
        <w:b/>
        <w:sz w:val="20"/>
        <w:szCs w:val="20"/>
      </w:rPr>
      <w:instrText xml:space="preserve"> PAGE   \* MERGEFORMAT </w:instrText>
    </w:r>
    <w:r w:rsidRPr="006640D3">
      <w:rPr>
        <w:rFonts w:ascii="Arial" w:hAnsi="Arial" w:cs="Arial"/>
        <w:b/>
        <w:sz w:val="20"/>
        <w:szCs w:val="20"/>
      </w:rPr>
      <w:fldChar w:fldCharType="separate"/>
    </w:r>
    <w:r w:rsidR="00BF2BF5">
      <w:rPr>
        <w:rFonts w:ascii="Arial" w:hAnsi="Arial" w:cs="Arial"/>
        <w:b/>
        <w:noProof/>
        <w:sz w:val="20"/>
        <w:szCs w:val="20"/>
      </w:rPr>
      <w:t>4</w:t>
    </w:r>
    <w:r w:rsidRPr="006640D3">
      <w:rPr>
        <w:rFonts w:ascii="Arial" w:hAnsi="Arial" w:cs="Arial"/>
        <w:b/>
        <w:sz w:val="20"/>
        <w:szCs w:val="20"/>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FA579" w14:textId="77777777" w:rsidR="009C4097" w:rsidRDefault="009C4097">
    <w:pPr>
      <w:pStyle w:val="Footer"/>
      <w:jc w:val="right"/>
      <w:rPr>
        <w:rFonts w:ascii="Arial" w:hAnsi="Arial" w:cs="Arial"/>
        <w:b/>
        <w:sz w:val="20"/>
        <w:szCs w:val="20"/>
      </w:rPr>
    </w:pPr>
  </w:p>
  <w:p w14:paraId="05FBF138" w14:textId="77777777" w:rsidR="009C4097" w:rsidRDefault="009C4097">
    <w:pPr>
      <w:pStyle w:val="Footer"/>
      <w:jc w:val="right"/>
      <w:rPr>
        <w:rFonts w:ascii="Arial" w:hAnsi="Arial" w:cs="Arial"/>
        <w:b/>
        <w:sz w:val="20"/>
        <w:szCs w:val="20"/>
      </w:rPr>
    </w:pPr>
  </w:p>
  <w:p w14:paraId="2D61B827" w14:textId="694FBD06" w:rsidR="009C4097" w:rsidRPr="006640D3" w:rsidRDefault="009C4097" w:rsidP="00FF0188">
    <w:pPr>
      <w:pStyle w:val="Footer"/>
      <w:tabs>
        <w:tab w:val="clear" w:pos="4680"/>
        <w:tab w:val="clear" w:pos="9360"/>
        <w:tab w:val="right" w:pos="7920"/>
      </w:tabs>
      <w:jc w:val="right"/>
      <w:rPr>
        <w:rFonts w:ascii="Arial" w:hAnsi="Arial" w:cs="Arial"/>
        <w:b/>
        <w:sz w:val="20"/>
        <w:szCs w:val="20"/>
      </w:rPr>
    </w:pPr>
    <w:r w:rsidRPr="006640D3">
      <w:rPr>
        <w:rFonts w:ascii="Arial" w:hAnsi="Arial" w:cs="Arial"/>
        <w:b/>
        <w:sz w:val="20"/>
        <w:szCs w:val="20"/>
      </w:rPr>
      <w:fldChar w:fldCharType="begin"/>
    </w:r>
    <w:r w:rsidRPr="006640D3">
      <w:rPr>
        <w:rFonts w:ascii="Arial" w:hAnsi="Arial" w:cs="Arial"/>
        <w:b/>
        <w:sz w:val="20"/>
        <w:szCs w:val="20"/>
      </w:rPr>
      <w:instrText xml:space="preserve"> PAGE   \* MERGEFORMAT </w:instrText>
    </w:r>
    <w:r w:rsidRPr="006640D3">
      <w:rPr>
        <w:rFonts w:ascii="Arial" w:hAnsi="Arial" w:cs="Arial"/>
        <w:b/>
        <w:sz w:val="20"/>
        <w:szCs w:val="20"/>
      </w:rPr>
      <w:fldChar w:fldCharType="separate"/>
    </w:r>
    <w:r w:rsidR="00BF2BF5">
      <w:rPr>
        <w:rFonts w:ascii="Arial" w:hAnsi="Arial" w:cs="Arial"/>
        <w:b/>
        <w:noProof/>
        <w:sz w:val="20"/>
        <w:szCs w:val="20"/>
      </w:rPr>
      <w:t>5</w:t>
    </w:r>
    <w:r w:rsidRPr="006640D3">
      <w:rPr>
        <w:rFonts w:ascii="Arial" w:hAnsi="Arial" w:cs="Arial"/>
        <w:b/>
        <w:sz w:val="20"/>
        <w:szCs w:val="20"/>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B5203" w14:textId="77777777" w:rsidR="009C4097" w:rsidRDefault="009C4097" w:rsidP="00851D7F">
    <w:pPr>
      <w:pStyle w:val="Footer"/>
      <w:tabs>
        <w:tab w:val="clear" w:pos="4680"/>
        <w:tab w:val="clear" w:pos="9360"/>
        <w:tab w:val="right" w:pos="7920"/>
      </w:tabs>
      <w:jc w:val="right"/>
      <w:rPr>
        <w:rFonts w:ascii="Arial" w:hAnsi="Arial" w:cs="Arial"/>
        <w:b/>
        <w:sz w:val="20"/>
        <w:szCs w:val="20"/>
      </w:rPr>
    </w:pPr>
  </w:p>
  <w:p w14:paraId="61C606E4" w14:textId="77777777" w:rsidR="009C4097" w:rsidRDefault="009C4097" w:rsidP="00851D7F">
    <w:pPr>
      <w:pStyle w:val="Footer"/>
      <w:jc w:val="right"/>
      <w:rPr>
        <w:rFonts w:ascii="Arial" w:hAnsi="Arial" w:cs="Arial"/>
        <w:b/>
        <w:sz w:val="20"/>
        <w:szCs w:val="20"/>
      </w:rPr>
    </w:pPr>
  </w:p>
  <w:p w14:paraId="050355D0" w14:textId="52FF993B" w:rsidR="009C4097" w:rsidRPr="006640D3" w:rsidRDefault="009C4097" w:rsidP="00851D7F">
    <w:pPr>
      <w:pStyle w:val="Footer"/>
      <w:tabs>
        <w:tab w:val="clear" w:pos="4680"/>
        <w:tab w:val="clear" w:pos="9360"/>
        <w:tab w:val="right" w:pos="7920"/>
      </w:tabs>
      <w:jc w:val="right"/>
      <w:rPr>
        <w:rFonts w:ascii="Arial" w:hAnsi="Arial" w:cs="Arial"/>
        <w:b/>
        <w:sz w:val="20"/>
        <w:szCs w:val="20"/>
      </w:rPr>
    </w:pPr>
    <w:r w:rsidRPr="006640D3">
      <w:rPr>
        <w:rFonts w:ascii="Arial" w:hAnsi="Arial" w:cs="Arial"/>
        <w:b/>
        <w:sz w:val="20"/>
        <w:szCs w:val="20"/>
      </w:rPr>
      <w:fldChar w:fldCharType="begin"/>
    </w:r>
    <w:r w:rsidRPr="006640D3">
      <w:rPr>
        <w:rFonts w:ascii="Arial" w:hAnsi="Arial" w:cs="Arial"/>
        <w:b/>
        <w:sz w:val="20"/>
        <w:szCs w:val="20"/>
      </w:rPr>
      <w:instrText xml:space="preserve"> PAGE   \* MERGEFORMAT </w:instrText>
    </w:r>
    <w:r w:rsidRPr="006640D3">
      <w:rPr>
        <w:rFonts w:ascii="Arial" w:hAnsi="Arial" w:cs="Arial"/>
        <w:b/>
        <w:sz w:val="20"/>
        <w:szCs w:val="20"/>
      </w:rPr>
      <w:fldChar w:fldCharType="separate"/>
    </w:r>
    <w:r w:rsidR="00BF2BF5">
      <w:rPr>
        <w:rFonts w:ascii="Arial" w:hAnsi="Arial" w:cs="Arial"/>
        <w:b/>
        <w:noProof/>
        <w:sz w:val="20"/>
        <w:szCs w:val="20"/>
      </w:rPr>
      <w:t>1</w:t>
    </w:r>
    <w:r w:rsidRPr="006640D3">
      <w:rPr>
        <w:rFonts w:ascii="Arial" w:hAnsi="Arial" w:cs="Arial"/>
        <w:b/>
        <w:sz w:val="20"/>
        <w:szCs w:val="20"/>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10467" w14:textId="77777777" w:rsidR="009C4097" w:rsidRDefault="009C4097" w:rsidP="00ED5597">
    <w:pPr>
      <w:pStyle w:val="Footer"/>
      <w:rPr>
        <w:rFonts w:ascii="Arial" w:hAnsi="Arial" w:cs="Arial"/>
        <w:b/>
        <w:sz w:val="20"/>
        <w:szCs w:val="20"/>
      </w:rPr>
    </w:pPr>
  </w:p>
  <w:p w14:paraId="05A2E007" w14:textId="77777777" w:rsidR="009C4097" w:rsidRDefault="009C4097" w:rsidP="00ED5597">
    <w:pPr>
      <w:pStyle w:val="Footer"/>
      <w:rPr>
        <w:rFonts w:ascii="Arial" w:hAnsi="Arial" w:cs="Arial"/>
        <w:b/>
        <w:sz w:val="20"/>
        <w:szCs w:val="20"/>
      </w:rPr>
    </w:pPr>
  </w:p>
  <w:p w14:paraId="547922B7" w14:textId="33C1DFA2" w:rsidR="009C4097" w:rsidRPr="006640D3" w:rsidRDefault="009C4097" w:rsidP="00ED5597">
    <w:pPr>
      <w:pStyle w:val="Footer"/>
      <w:tabs>
        <w:tab w:val="clear" w:pos="4680"/>
        <w:tab w:val="clear" w:pos="9360"/>
        <w:tab w:val="right" w:pos="7920"/>
      </w:tabs>
      <w:rPr>
        <w:rFonts w:ascii="Arial" w:hAnsi="Arial" w:cs="Arial"/>
        <w:b/>
        <w:sz w:val="20"/>
        <w:szCs w:val="20"/>
      </w:rPr>
    </w:pPr>
    <w:r w:rsidRPr="006640D3">
      <w:rPr>
        <w:rFonts w:ascii="Arial" w:hAnsi="Arial" w:cs="Arial"/>
        <w:b/>
        <w:sz w:val="20"/>
        <w:szCs w:val="20"/>
      </w:rPr>
      <w:fldChar w:fldCharType="begin"/>
    </w:r>
    <w:r w:rsidRPr="006640D3">
      <w:rPr>
        <w:rFonts w:ascii="Arial" w:hAnsi="Arial" w:cs="Arial"/>
        <w:b/>
        <w:sz w:val="20"/>
        <w:szCs w:val="20"/>
      </w:rPr>
      <w:instrText xml:space="preserve"> PAGE   \* MERGEFORMAT </w:instrText>
    </w:r>
    <w:r w:rsidRPr="006640D3">
      <w:rPr>
        <w:rFonts w:ascii="Arial" w:hAnsi="Arial" w:cs="Arial"/>
        <w:b/>
        <w:sz w:val="20"/>
        <w:szCs w:val="20"/>
      </w:rPr>
      <w:fldChar w:fldCharType="separate"/>
    </w:r>
    <w:r w:rsidR="00BF2BF5">
      <w:rPr>
        <w:rFonts w:ascii="Arial" w:hAnsi="Arial" w:cs="Arial"/>
        <w:b/>
        <w:noProof/>
        <w:sz w:val="20"/>
        <w:szCs w:val="20"/>
      </w:rPr>
      <w:t>28</w:t>
    </w:r>
    <w:r w:rsidRPr="006640D3">
      <w:rPr>
        <w:rFonts w:ascii="Arial" w:hAnsi="Arial" w:cs="Arial"/>
        <w:b/>
        <w:sz w:val="20"/>
        <w:szCs w:val="20"/>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2C6F5" w14:textId="77777777" w:rsidR="009C4097" w:rsidRDefault="009C4097" w:rsidP="0066701B">
    <w:pPr>
      <w:pStyle w:val="Footer"/>
      <w:jc w:val="right"/>
      <w:rPr>
        <w:rFonts w:ascii="Arial" w:hAnsi="Arial" w:cs="Arial"/>
        <w:b/>
        <w:sz w:val="20"/>
        <w:szCs w:val="20"/>
      </w:rPr>
    </w:pPr>
  </w:p>
  <w:p w14:paraId="67079E50" w14:textId="77777777" w:rsidR="009C4097" w:rsidRDefault="009C4097" w:rsidP="0066701B">
    <w:pPr>
      <w:pStyle w:val="Footer"/>
      <w:jc w:val="right"/>
      <w:rPr>
        <w:rFonts w:ascii="Arial" w:hAnsi="Arial" w:cs="Arial"/>
        <w:b/>
        <w:sz w:val="20"/>
        <w:szCs w:val="20"/>
      </w:rPr>
    </w:pPr>
  </w:p>
  <w:p w14:paraId="2A513FE6" w14:textId="76D37333" w:rsidR="009C4097" w:rsidRPr="006640D3" w:rsidRDefault="009C4097" w:rsidP="0066701B">
    <w:pPr>
      <w:pStyle w:val="Footer"/>
      <w:tabs>
        <w:tab w:val="clear" w:pos="4680"/>
        <w:tab w:val="clear" w:pos="9360"/>
        <w:tab w:val="right" w:pos="7920"/>
      </w:tabs>
      <w:jc w:val="right"/>
      <w:rPr>
        <w:rFonts w:ascii="Arial" w:hAnsi="Arial" w:cs="Arial"/>
        <w:b/>
        <w:sz w:val="20"/>
        <w:szCs w:val="20"/>
      </w:rPr>
    </w:pPr>
    <w:r w:rsidRPr="006640D3">
      <w:rPr>
        <w:rFonts w:ascii="Arial" w:hAnsi="Arial" w:cs="Arial"/>
        <w:b/>
        <w:sz w:val="20"/>
        <w:szCs w:val="20"/>
      </w:rPr>
      <w:fldChar w:fldCharType="begin"/>
    </w:r>
    <w:r w:rsidRPr="006640D3">
      <w:rPr>
        <w:rFonts w:ascii="Arial" w:hAnsi="Arial" w:cs="Arial"/>
        <w:b/>
        <w:sz w:val="20"/>
        <w:szCs w:val="20"/>
      </w:rPr>
      <w:instrText xml:space="preserve"> PAGE   \* MERGEFORMAT </w:instrText>
    </w:r>
    <w:r w:rsidRPr="006640D3">
      <w:rPr>
        <w:rFonts w:ascii="Arial" w:hAnsi="Arial" w:cs="Arial"/>
        <w:b/>
        <w:sz w:val="20"/>
        <w:szCs w:val="20"/>
      </w:rPr>
      <w:fldChar w:fldCharType="separate"/>
    </w:r>
    <w:r w:rsidR="00BF2BF5">
      <w:rPr>
        <w:rFonts w:ascii="Arial" w:hAnsi="Arial" w:cs="Arial"/>
        <w:b/>
        <w:noProof/>
        <w:sz w:val="20"/>
        <w:szCs w:val="20"/>
      </w:rPr>
      <w:t>29</w:t>
    </w:r>
    <w:r w:rsidRPr="006640D3">
      <w:rPr>
        <w:rFonts w:ascii="Arial" w:hAnsi="Arial" w:cs="Arial"/>
        <w:b/>
        <w:sz w:val="20"/>
        <w:szCs w:val="20"/>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66445" w14:textId="77777777" w:rsidR="009C4097" w:rsidRDefault="009C4097" w:rsidP="0066701B">
    <w:pPr>
      <w:pStyle w:val="Footer"/>
      <w:rPr>
        <w:rFonts w:ascii="Arial" w:hAnsi="Arial" w:cs="Arial"/>
        <w:b/>
        <w:sz w:val="20"/>
        <w:szCs w:val="20"/>
      </w:rPr>
    </w:pPr>
  </w:p>
  <w:p w14:paraId="6771995C" w14:textId="77777777" w:rsidR="009C4097" w:rsidRDefault="009C4097" w:rsidP="0066701B">
    <w:pPr>
      <w:pStyle w:val="Footer"/>
      <w:rPr>
        <w:rFonts w:ascii="Arial" w:hAnsi="Arial" w:cs="Arial"/>
        <w:b/>
        <w:sz w:val="20"/>
        <w:szCs w:val="20"/>
      </w:rPr>
    </w:pPr>
  </w:p>
  <w:p w14:paraId="0C1546A7" w14:textId="20A045DC" w:rsidR="009C4097" w:rsidRPr="006640D3" w:rsidRDefault="009C4097" w:rsidP="0066701B">
    <w:pPr>
      <w:pStyle w:val="Footer"/>
      <w:tabs>
        <w:tab w:val="clear" w:pos="4680"/>
        <w:tab w:val="clear" w:pos="9360"/>
        <w:tab w:val="right" w:pos="7920"/>
      </w:tabs>
      <w:rPr>
        <w:rFonts w:ascii="Arial" w:hAnsi="Arial" w:cs="Arial"/>
        <w:b/>
        <w:sz w:val="20"/>
        <w:szCs w:val="20"/>
      </w:rPr>
    </w:pPr>
    <w:r w:rsidRPr="006640D3">
      <w:rPr>
        <w:rFonts w:ascii="Arial" w:hAnsi="Arial" w:cs="Arial"/>
        <w:b/>
        <w:sz w:val="20"/>
        <w:szCs w:val="20"/>
      </w:rPr>
      <w:fldChar w:fldCharType="begin"/>
    </w:r>
    <w:r w:rsidRPr="006640D3">
      <w:rPr>
        <w:rFonts w:ascii="Arial" w:hAnsi="Arial" w:cs="Arial"/>
        <w:b/>
        <w:sz w:val="20"/>
        <w:szCs w:val="20"/>
      </w:rPr>
      <w:instrText xml:space="preserve"> PAGE   \* MERGEFORMAT </w:instrText>
    </w:r>
    <w:r w:rsidRPr="006640D3">
      <w:rPr>
        <w:rFonts w:ascii="Arial" w:hAnsi="Arial" w:cs="Arial"/>
        <w:b/>
        <w:sz w:val="20"/>
        <w:szCs w:val="20"/>
      </w:rPr>
      <w:fldChar w:fldCharType="separate"/>
    </w:r>
    <w:r w:rsidR="00BF2BF5">
      <w:rPr>
        <w:rFonts w:ascii="Arial" w:hAnsi="Arial" w:cs="Arial"/>
        <w:b/>
        <w:noProof/>
        <w:sz w:val="20"/>
        <w:szCs w:val="20"/>
      </w:rPr>
      <w:t>34</w:t>
    </w:r>
    <w:r w:rsidRPr="006640D3">
      <w:rPr>
        <w:rFonts w:ascii="Arial" w:hAnsi="Arial" w:cs="Arial"/>
        <w:b/>
        <w:sz w:val="20"/>
        <w:szCs w:val="20"/>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E6D12" w14:textId="77777777" w:rsidR="009C4097" w:rsidRDefault="009C4097" w:rsidP="0066701B">
    <w:pPr>
      <w:pStyle w:val="Footer"/>
      <w:jc w:val="right"/>
      <w:rPr>
        <w:rFonts w:ascii="Arial" w:hAnsi="Arial" w:cs="Arial"/>
        <w:b/>
        <w:sz w:val="20"/>
        <w:szCs w:val="20"/>
      </w:rPr>
    </w:pPr>
  </w:p>
  <w:p w14:paraId="05FB1473" w14:textId="77777777" w:rsidR="009C4097" w:rsidRDefault="009C4097" w:rsidP="0066701B">
    <w:pPr>
      <w:pStyle w:val="Footer"/>
      <w:jc w:val="right"/>
      <w:rPr>
        <w:rFonts w:ascii="Arial" w:hAnsi="Arial" w:cs="Arial"/>
        <w:b/>
        <w:sz w:val="20"/>
        <w:szCs w:val="20"/>
      </w:rPr>
    </w:pPr>
  </w:p>
  <w:p w14:paraId="0C4C2924" w14:textId="33819F56" w:rsidR="009C4097" w:rsidRPr="006640D3" w:rsidRDefault="009C4097" w:rsidP="0066701B">
    <w:pPr>
      <w:pStyle w:val="Footer"/>
      <w:tabs>
        <w:tab w:val="clear" w:pos="4680"/>
        <w:tab w:val="clear" w:pos="9360"/>
        <w:tab w:val="right" w:pos="7920"/>
      </w:tabs>
      <w:jc w:val="right"/>
      <w:rPr>
        <w:rFonts w:ascii="Arial" w:hAnsi="Arial" w:cs="Arial"/>
        <w:b/>
        <w:sz w:val="20"/>
        <w:szCs w:val="20"/>
      </w:rPr>
    </w:pPr>
    <w:r w:rsidRPr="006640D3">
      <w:rPr>
        <w:rFonts w:ascii="Arial" w:hAnsi="Arial" w:cs="Arial"/>
        <w:b/>
        <w:sz w:val="20"/>
        <w:szCs w:val="20"/>
      </w:rPr>
      <w:fldChar w:fldCharType="begin"/>
    </w:r>
    <w:r w:rsidRPr="006640D3">
      <w:rPr>
        <w:rFonts w:ascii="Arial" w:hAnsi="Arial" w:cs="Arial"/>
        <w:b/>
        <w:sz w:val="20"/>
        <w:szCs w:val="20"/>
      </w:rPr>
      <w:instrText xml:space="preserve"> PAGE   \* MERGEFORMAT </w:instrText>
    </w:r>
    <w:r w:rsidRPr="006640D3">
      <w:rPr>
        <w:rFonts w:ascii="Arial" w:hAnsi="Arial" w:cs="Arial"/>
        <w:b/>
        <w:sz w:val="20"/>
        <w:szCs w:val="20"/>
      </w:rPr>
      <w:fldChar w:fldCharType="separate"/>
    </w:r>
    <w:r w:rsidR="00BF2BF5">
      <w:rPr>
        <w:rFonts w:ascii="Arial" w:hAnsi="Arial" w:cs="Arial"/>
        <w:b/>
        <w:noProof/>
        <w:sz w:val="20"/>
        <w:szCs w:val="20"/>
      </w:rPr>
      <w:t>35</w:t>
    </w:r>
    <w:r w:rsidRPr="006640D3">
      <w:rPr>
        <w:rFonts w:ascii="Arial" w:hAnsi="Arial" w:cs="Arial"/>
        <w:b/>
        <w:sz w:val="20"/>
        <w:szCs w:val="20"/>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849EA" w14:textId="77777777" w:rsidR="009C4097" w:rsidRDefault="009C4097" w:rsidP="00291FD3">
    <w:pPr>
      <w:pStyle w:val="Footer"/>
      <w:rPr>
        <w:rFonts w:ascii="Arial" w:hAnsi="Arial" w:cs="Arial"/>
        <w:b/>
        <w:sz w:val="20"/>
        <w:szCs w:val="20"/>
      </w:rPr>
    </w:pPr>
  </w:p>
  <w:p w14:paraId="6E989B14" w14:textId="77777777" w:rsidR="009C4097" w:rsidRDefault="009C4097" w:rsidP="00291FD3">
    <w:pPr>
      <w:pStyle w:val="Footer"/>
      <w:rPr>
        <w:rFonts w:ascii="Arial" w:hAnsi="Arial" w:cs="Arial"/>
        <w:b/>
        <w:sz w:val="20"/>
        <w:szCs w:val="20"/>
      </w:rPr>
    </w:pPr>
  </w:p>
  <w:p w14:paraId="6F823EE1" w14:textId="62D781ED" w:rsidR="009C4097" w:rsidRPr="006640D3" w:rsidRDefault="009C4097" w:rsidP="00291FD3">
    <w:pPr>
      <w:pStyle w:val="Footer"/>
      <w:tabs>
        <w:tab w:val="clear" w:pos="4680"/>
        <w:tab w:val="clear" w:pos="9360"/>
        <w:tab w:val="right" w:pos="7920"/>
      </w:tabs>
      <w:rPr>
        <w:rFonts w:ascii="Arial" w:hAnsi="Arial" w:cs="Arial"/>
        <w:b/>
        <w:sz w:val="20"/>
        <w:szCs w:val="20"/>
      </w:rPr>
    </w:pPr>
    <w:r w:rsidRPr="006640D3">
      <w:rPr>
        <w:rFonts w:ascii="Arial" w:hAnsi="Arial" w:cs="Arial"/>
        <w:b/>
        <w:sz w:val="20"/>
        <w:szCs w:val="20"/>
      </w:rPr>
      <w:fldChar w:fldCharType="begin"/>
    </w:r>
    <w:r w:rsidRPr="006640D3">
      <w:rPr>
        <w:rFonts w:ascii="Arial" w:hAnsi="Arial" w:cs="Arial"/>
        <w:b/>
        <w:sz w:val="20"/>
        <w:szCs w:val="20"/>
      </w:rPr>
      <w:instrText xml:space="preserve"> PAGE   \* MERGEFORMAT </w:instrText>
    </w:r>
    <w:r w:rsidRPr="006640D3">
      <w:rPr>
        <w:rFonts w:ascii="Arial" w:hAnsi="Arial" w:cs="Arial"/>
        <w:b/>
        <w:sz w:val="20"/>
        <w:szCs w:val="20"/>
      </w:rPr>
      <w:fldChar w:fldCharType="separate"/>
    </w:r>
    <w:r w:rsidR="00BF2BF5">
      <w:rPr>
        <w:rFonts w:ascii="Arial" w:hAnsi="Arial" w:cs="Arial"/>
        <w:b/>
        <w:noProof/>
        <w:sz w:val="20"/>
        <w:szCs w:val="20"/>
      </w:rPr>
      <w:t>38</w:t>
    </w:r>
    <w:r w:rsidRPr="006640D3">
      <w:rPr>
        <w:rFonts w:ascii="Arial" w:hAnsi="Arial" w:cs="Arial"/>
        <w:b/>
        <w:sz w:val="20"/>
        <w:szCs w:val="20"/>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710E1" w14:textId="77777777" w:rsidR="009C4097" w:rsidRDefault="009C4097" w:rsidP="000E4F65">
    <w:pPr>
      <w:pStyle w:val="Footer"/>
      <w:jc w:val="right"/>
      <w:rPr>
        <w:rFonts w:ascii="Arial" w:hAnsi="Arial" w:cs="Arial"/>
        <w:b/>
        <w:sz w:val="20"/>
        <w:szCs w:val="20"/>
      </w:rPr>
    </w:pPr>
  </w:p>
  <w:p w14:paraId="360F3B11" w14:textId="77777777" w:rsidR="009C4097" w:rsidRDefault="009C4097" w:rsidP="000E4F65">
    <w:pPr>
      <w:pStyle w:val="Footer"/>
      <w:jc w:val="right"/>
      <w:rPr>
        <w:rFonts w:ascii="Arial" w:hAnsi="Arial" w:cs="Arial"/>
        <w:b/>
        <w:sz w:val="20"/>
        <w:szCs w:val="20"/>
      </w:rPr>
    </w:pPr>
  </w:p>
  <w:p w14:paraId="0159BEEA" w14:textId="1AA405AC" w:rsidR="009C4097" w:rsidRPr="006640D3" w:rsidRDefault="009C4097" w:rsidP="000E4F65">
    <w:pPr>
      <w:pStyle w:val="Footer"/>
      <w:tabs>
        <w:tab w:val="clear" w:pos="4680"/>
        <w:tab w:val="clear" w:pos="9360"/>
        <w:tab w:val="right" w:pos="7920"/>
      </w:tabs>
      <w:jc w:val="right"/>
      <w:rPr>
        <w:rFonts w:ascii="Arial" w:hAnsi="Arial" w:cs="Arial"/>
        <w:b/>
        <w:sz w:val="20"/>
        <w:szCs w:val="20"/>
      </w:rPr>
    </w:pPr>
    <w:r w:rsidRPr="006640D3">
      <w:rPr>
        <w:rFonts w:ascii="Arial" w:hAnsi="Arial" w:cs="Arial"/>
        <w:b/>
        <w:sz w:val="20"/>
        <w:szCs w:val="20"/>
      </w:rPr>
      <w:fldChar w:fldCharType="begin"/>
    </w:r>
    <w:r w:rsidRPr="006640D3">
      <w:rPr>
        <w:rFonts w:ascii="Arial" w:hAnsi="Arial" w:cs="Arial"/>
        <w:b/>
        <w:sz w:val="20"/>
        <w:szCs w:val="20"/>
      </w:rPr>
      <w:instrText xml:space="preserve"> PAGE   \* MERGEFORMAT </w:instrText>
    </w:r>
    <w:r w:rsidRPr="006640D3">
      <w:rPr>
        <w:rFonts w:ascii="Arial" w:hAnsi="Arial" w:cs="Arial"/>
        <w:b/>
        <w:sz w:val="20"/>
        <w:szCs w:val="20"/>
      </w:rPr>
      <w:fldChar w:fldCharType="separate"/>
    </w:r>
    <w:r w:rsidR="00BF2BF5">
      <w:rPr>
        <w:rFonts w:ascii="Arial" w:hAnsi="Arial" w:cs="Arial"/>
        <w:b/>
        <w:noProof/>
        <w:sz w:val="20"/>
        <w:szCs w:val="20"/>
      </w:rPr>
      <w:t>39</w:t>
    </w:r>
    <w:r w:rsidRPr="006640D3">
      <w:rPr>
        <w:rFonts w:ascii="Arial" w:hAnsi="Arial" w:cs="Arial"/>
        <w:b/>
        <w:sz w:val="20"/>
        <w:szCs w:val="20"/>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4BBFD" w14:textId="77777777" w:rsidR="009C4097" w:rsidRDefault="009C4097">
    <w:pPr>
      <w:pStyle w:val="Footer"/>
      <w:jc w:val="right"/>
      <w:rPr>
        <w:rFonts w:ascii="Arial" w:hAnsi="Arial" w:cs="Arial"/>
        <w:b/>
        <w:sz w:val="20"/>
        <w:szCs w:val="20"/>
      </w:rPr>
    </w:pPr>
  </w:p>
  <w:p w14:paraId="317CB48C" w14:textId="77777777" w:rsidR="009C4097" w:rsidRDefault="009C4097">
    <w:pPr>
      <w:pStyle w:val="Footer"/>
      <w:jc w:val="right"/>
      <w:rPr>
        <w:rFonts w:ascii="Arial" w:hAnsi="Arial" w:cs="Arial"/>
        <w:b/>
        <w:sz w:val="20"/>
        <w:szCs w:val="20"/>
      </w:rPr>
    </w:pPr>
  </w:p>
  <w:p w14:paraId="18273E52" w14:textId="41389916" w:rsidR="009C4097" w:rsidRPr="006640D3" w:rsidRDefault="009C4097" w:rsidP="00FF0188">
    <w:pPr>
      <w:pStyle w:val="Footer"/>
      <w:tabs>
        <w:tab w:val="clear" w:pos="4680"/>
        <w:tab w:val="clear" w:pos="9360"/>
        <w:tab w:val="right" w:pos="7920"/>
      </w:tabs>
      <w:jc w:val="right"/>
      <w:rPr>
        <w:rFonts w:ascii="Arial" w:hAnsi="Arial" w:cs="Arial"/>
        <w:b/>
        <w:sz w:val="20"/>
        <w:szCs w:val="20"/>
      </w:rPr>
    </w:pPr>
    <w:r w:rsidRPr="006640D3">
      <w:rPr>
        <w:rFonts w:ascii="Arial" w:hAnsi="Arial" w:cs="Arial"/>
        <w:b/>
        <w:sz w:val="20"/>
        <w:szCs w:val="20"/>
      </w:rPr>
      <w:fldChar w:fldCharType="begin"/>
    </w:r>
    <w:r w:rsidRPr="006640D3">
      <w:rPr>
        <w:rFonts w:ascii="Arial" w:hAnsi="Arial" w:cs="Arial"/>
        <w:b/>
        <w:sz w:val="20"/>
        <w:szCs w:val="20"/>
      </w:rPr>
      <w:instrText xml:space="preserve"> PAGE   \* MERGEFORMAT </w:instrText>
    </w:r>
    <w:r w:rsidRPr="006640D3">
      <w:rPr>
        <w:rFonts w:ascii="Arial" w:hAnsi="Arial" w:cs="Arial"/>
        <w:b/>
        <w:sz w:val="20"/>
        <w:szCs w:val="20"/>
      </w:rPr>
      <w:fldChar w:fldCharType="separate"/>
    </w:r>
    <w:r w:rsidR="00BF2BF5">
      <w:rPr>
        <w:rFonts w:ascii="Arial" w:hAnsi="Arial" w:cs="Arial"/>
        <w:b/>
        <w:noProof/>
        <w:sz w:val="20"/>
        <w:szCs w:val="20"/>
      </w:rPr>
      <w:t>77</w:t>
    </w:r>
    <w:r w:rsidRPr="006640D3">
      <w:rPr>
        <w:rFonts w:ascii="Arial" w:hAnsi="Arial" w:cs="Arial"/>
        <w:b/>
        <w:sz w:val="20"/>
        <w:szCs w:val="20"/>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0CE95" w14:textId="77777777" w:rsidR="009C4097" w:rsidRDefault="009C4097" w:rsidP="00C90A1A">
    <w:pPr>
      <w:pStyle w:val="Footer"/>
      <w:rPr>
        <w:rFonts w:ascii="Arial" w:hAnsi="Arial" w:cs="Arial"/>
        <w:b/>
        <w:sz w:val="20"/>
        <w:szCs w:val="20"/>
      </w:rPr>
    </w:pPr>
  </w:p>
  <w:p w14:paraId="2E41CFE5" w14:textId="77777777" w:rsidR="009C4097" w:rsidRDefault="009C4097" w:rsidP="00C90A1A">
    <w:pPr>
      <w:pStyle w:val="Footer"/>
      <w:rPr>
        <w:rFonts w:ascii="Arial" w:hAnsi="Arial" w:cs="Arial"/>
        <w:b/>
        <w:sz w:val="20"/>
        <w:szCs w:val="20"/>
      </w:rPr>
    </w:pPr>
  </w:p>
  <w:p w14:paraId="2DD14CA6" w14:textId="095FB90B" w:rsidR="009C4097" w:rsidRPr="006640D3" w:rsidRDefault="009C4097" w:rsidP="00C90A1A">
    <w:pPr>
      <w:pStyle w:val="Footer"/>
      <w:tabs>
        <w:tab w:val="clear" w:pos="4680"/>
        <w:tab w:val="clear" w:pos="9360"/>
        <w:tab w:val="right" w:pos="7920"/>
      </w:tabs>
      <w:rPr>
        <w:rFonts w:ascii="Arial" w:hAnsi="Arial" w:cs="Arial"/>
        <w:b/>
        <w:sz w:val="20"/>
        <w:szCs w:val="20"/>
      </w:rPr>
    </w:pPr>
    <w:r w:rsidRPr="006640D3">
      <w:rPr>
        <w:rFonts w:ascii="Arial" w:hAnsi="Arial" w:cs="Arial"/>
        <w:b/>
        <w:sz w:val="20"/>
        <w:szCs w:val="20"/>
      </w:rPr>
      <w:fldChar w:fldCharType="begin"/>
    </w:r>
    <w:r w:rsidRPr="006640D3">
      <w:rPr>
        <w:rFonts w:ascii="Arial" w:hAnsi="Arial" w:cs="Arial"/>
        <w:b/>
        <w:sz w:val="20"/>
        <w:szCs w:val="20"/>
      </w:rPr>
      <w:instrText xml:space="preserve"> PAGE   \* MERGEFORMAT </w:instrText>
    </w:r>
    <w:r w:rsidRPr="006640D3">
      <w:rPr>
        <w:rFonts w:ascii="Arial" w:hAnsi="Arial" w:cs="Arial"/>
        <w:b/>
        <w:sz w:val="20"/>
        <w:szCs w:val="20"/>
      </w:rPr>
      <w:fldChar w:fldCharType="separate"/>
    </w:r>
    <w:r w:rsidR="00BF2BF5">
      <w:rPr>
        <w:rFonts w:ascii="Arial" w:hAnsi="Arial" w:cs="Arial"/>
        <w:b/>
        <w:noProof/>
        <w:sz w:val="20"/>
        <w:szCs w:val="20"/>
      </w:rPr>
      <w:t>45</w:t>
    </w:r>
    <w:r w:rsidRPr="006640D3">
      <w:rPr>
        <w:rFonts w:ascii="Arial" w:hAnsi="Arial" w:cs="Arial"/>
        <w:b/>
        <w:sz w:val="20"/>
        <w:szCs w:val="20"/>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26B9D" w14:textId="77777777" w:rsidR="009C4097" w:rsidRDefault="009C4097" w:rsidP="00C90A1A">
    <w:pPr>
      <w:pStyle w:val="Footer"/>
      <w:rPr>
        <w:rFonts w:ascii="Arial" w:hAnsi="Arial" w:cs="Arial"/>
        <w:b/>
        <w:sz w:val="20"/>
        <w:szCs w:val="20"/>
      </w:rPr>
    </w:pPr>
  </w:p>
  <w:p w14:paraId="770742CB" w14:textId="77777777" w:rsidR="009C4097" w:rsidRDefault="009C4097" w:rsidP="00C90A1A">
    <w:pPr>
      <w:pStyle w:val="Footer"/>
      <w:rPr>
        <w:rFonts w:ascii="Arial" w:hAnsi="Arial" w:cs="Arial"/>
        <w:b/>
        <w:sz w:val="20"/>
        <w:szCs w:val="20"/>
      </w:rPr>
    </w:pPr>
  </w:p>
  <w:p w14:paraId="6C9A6100" w14:textId="130F3D14" w:rsidR="009C4097" w:rsidRPr="006640D3" w:rsidRDefault="009C4097" w:rsidP="00C90A1A">
    <w:pPr>
      <w:pStyle w:val="Footer"/>
      <w:tabs>
        <w:tab w:val="clear" w:pos="4680"/>
        <w:tab w:val="clear" w:pos="9360"/>
        <w:tab w:val="right" w:pos="7920"/>
      </w:tabs>
      <w:rPr>
        <w:rFonts w:ascii="Arial" w:hAnsi="Arial" w:cs="Arial"/>
        <w:b/>
        <w:sz w:val="20"/>
        <w:szCs w:val="20"/>
      </w:rPr>
    </w:pPr>
    <w:r w:rsidRPr="006640D3">
      <w:rPr>
        <w:rFonts w:ascii="Arial" w:hAnsi="Arial" w:cs="Arial"/>
        <w:b/>
        <w:sz w:val="20"/>
        <w:szCs w:val="20"/>
      </w:rPr>
      <w:fldChar w:fldCharType="begin"/>
    </w:r>
    <w:r w:rsidRPr="006640D3">
      <w:rPr>
        <w:rFonts w:ascii="Arial" w:hAnsi="Arial" w:cs="Arial"/>
        <w:b/>
        <w:sz w:val="20"/>
        <w:szCs w:val="20"/>
      </w:rPr>
      <w:instrText xml:space="preserve"> PAGE   \* MERGEFORMAT </w:instrText>
    </w:r>
    <w:r w:rsidRPr="006640D3">
      <w:rPr>
        <w:rFonts w:ascii="Arial" w:hAnsi="Arial" w:cs="Arial"/>
        <w:b/>
        <w:sz w:val="20"/>
        <w:szCs w:val="20"/>
      </w:rPr>
      <w:fldChar w:fldCharType="separate"/>
    </w:r>
    <w:r w:rsidR="00BF2BF5">
      <w:rPr>
        <w:rFonts w:ascii="Arial" w:hAnsi="Arial" w:cs="Arial"/>
        <w:b/>
        <w:noProof/>
        <w:sz w:val="20"/>
        <w:szCs w:val="20"/>
      </w:rPr>
      <w:t>47</w:t>
    </w:r>
    <w:r w:rsidRPr="006640D3">
      <w:rPr>
        <w:rFonts w:ascii="Arial" w:hAnsi="Arial" w:cs="Arial"/>
        <w:b/>
        <w:sz w:val="20"/>
        <w:szCs w:val="20"/>
      </w:rP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B94BF" w14:textId="77777777" w:rsidR="009C4097" w:rsidRDefault="009C4097" w:rsidP="00FF0188">
    <w:pPr>
      <w:pStyle w:val="Footer"/>
      <w:tabs>
        <w:tab w:val="clear" w:pos="4680"/>
        <w:tab w:val="clear" w:pos="9360"/>
        <w:tab w:val="right" w:pos="7920"/>
      </w:tabs>
      <w:rPr>
        <w:rFonts w:ascii="Arial" w:hAnsi="Arial" w:cs="Arial"/>
        <w:b/>
        <w:sz w:val="20"/>
        <w:szCs w:val="20"/>
      </w:rPr>
    </w:pPr>
  </w:p>
  <w:p w14:paraId="4EE64312" w14:textId="77777777" w:rsidR="009C4097" w:rsidRDefault="009C4097" w:rsidP="00FF0188">
    <w:pPr>
      <w:pStyle w:val="Footer"/>
      <w:rPr>
        <w:rFonts w:ascii="Arial" w:hAnsi="Arial" w:cs="Arial"/>
        <w:b/>
        <w:sz w:val="20"/>
        <w:szCs w:val="20"/>
      </w:rPr>
    </w:pPr>
  </w:p>
  <w:p w14:paraId="72A7E1A7" w14:textId="3810D503" w:rsidR="009C4097" w:rsidRPr="006640D3" w:rsidRDefault="009C4097" w:rsidP="00FF0188">
    <w:pPr>
      <w:pStyle w:val="Footer"/>
      <w:tabs>
        <w:tab w:val="clear" w:pos="4680"/>
      </w:tabs>
    </w:pPr>
    <w:r w:rsidRPr="006640D3">
      <w:rPr>
        <w:rFonts w:ascii="Arial" w:hAnsi="Arial" w:cs="Arial"/>
        <w:b/>
        <w:sz w:val="20"/>
        <w:szCs w:val="20"/>
      </w:rPr>
      <w:fldChar w:fldCharType="begin"/>
    </w:r>
    <w:r w:rsidRPr="006640D3">
      <w:rPr>
        <w:rFonts w:ascii="Arial" w:hAnsi="Arial" w:cs="Arial"/>
        <w:b/>
        <w:sz w:val="20"/>
        <w:szCs w:val="20"/>
      </w:rPr>
      <w:instrText xml:space="preserve"> PAGE   \* MERGEFORMAT </w:instrText>
    </w:r>
    <w:r w:rsidRPr="006640D3">
      <w:rPr>
        <w:rFonts w:ascii="Arial" w:hAnsi="Arial" w:cs="Arial"/>
        <w:b/>
        <w:sz w:val="20"/>
        <w:szCs w:val="20"/>
      </w:rPr>
      <w:fldChar w:fldCharType="separate"/>
    </w:r>
    <w:r w:rsidR="00BF2BF5">
      <w:rPr>
        <w:rFonts w:ascii="Arial" w:hAnsi="Arial" w:cs="Arial"/>
        <w:b/>
        <w:noProof/>
        <w:sz w:val="20"/>
        <w:szCs w:val="20"/>
      </w:rPr>
      <w:t>86</w:t>
    </w:r>
    <w:r w:rsidRPr="006640D3">
      <w:rPr>
        <w:rFonts w:ascii="Arial" w:hAnsi="Arial" w:cs="Arial"/>
        <w:b/>
        <w:sz w:val="20"/>
        <w:szCs w:val="20"/>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02D9F" w14:textId="77777777" w:rsidR="009C4097" w:rsidRDefault="009C4097" w:rsidP="00FF0188">
    <w:pPr>
      <w:pStyle w:val="Footer"/>
      <w:tabs>
        <w:tab w:val="clear" w:pos="4680"/>
        <w:tab w:val="clear" w:pos="9360"/>
        <w:tab w:val="right" w:pos="7920"/>
      </w:tabs>
      <w:jc w:val="right"/>
      <w:rPr>
        <w:rFonts w:ascii="Arial" w:hAnsi="Arial" w:cs="Arial"/>
        <w:b/>
        <w:sz w:val="20"/>
        <w:szCs w:val="20"/>
      </w:rPr>
    </w:pPr>
  </w:p>
  <w:p w14:paraId="66331FB3" w14:textId="77777777" w:rsidR="009C4097" w:rsidRDefault="009C4097">
    <w:pPr>
      <w:pStyle w:val="Footer"/>
      <w:jc w:val="right"/>
      <w:rPr>
        <w:rFonts w:ascii="Arial" w:hAnsi="Arial" w:cs="Arial"/>
        <w:b/>
        <w:sz w:val="20"/>
        <w:szCs w:val="20"/>
      </w:rPr>
    </w:pPr>
  </w:p>
  <w:p w14:paraId="5254084B" w14:textId="060961BE" w:rsidR="009C4097" w:rsidRPr="006640D3" w:rsidRDefault="009C4097" w:rsidP="00FF0188">
    <w:pPr>
      <w:pStyle w:val="Footer"/>
      <w:tabs>
        <w:tab w:val="clear" w:pos="4680"/>
        <w:tab w:val="clear" w:pos="9360"/>
        <w:tab w:val="right" w:pos="7920"/>
      </w:tabs>
      <w:jc w:val="right"/>
      <w:rPr>
        <w:rFonts w:ascii="Arial" w:hAnsi="Arial" w:cs="Arial"/>
        <w:b/>
        <w:sz w:val="20"/>
        <w:szCs w:val="20"/>
      </w:rPr>
    </w:pPr>
    <w:r w:rsidRPr="006640D3">
      <w:rPr>
        <w:rFonts w:ascii="Arial" w:hAnsi="Arial" w:cs="Arial"/>
        <w:b/>
        <w:sz w:val="20"/>
        <w:szCs w:val="20"/>
      </w:rPr>
      <w:fldChar w:fldCharType="begin"/>
    </w:r>
    <w:r w:rsidRPr="006640D3">
      <w:rPr>
        <w:rFonts w:ascii="Arial" w:hAnsi="Arial" w:cs="Arial"/>
        <w:b/>
        <w:sz w:val="20"/>
        <w:szCs w:val="20"/>
      </w:rPr>
      <w:instrText xml:space="preserve"> PAGE   \* MERGEFORMAT </w:instrText>
    </w:r>
    <w:r w:rsidRPr="006640D3">
      <w:rPr>
        <w:rFonts w:ascii="Arial" w:hAnsi="Arial" w:cs="Arial"/>
        <w:b/>
        <w:sz w:val="20"/>
        <w:szCs w:val="20"/>
      </w:rPr>
      <w:fldChar w:fldCharType="separate"/>
    </w:r>
    <w:r w:rsidR="00BF2BF5">
      <w:rPr>
        <w:rFonts w:ascii="Arial" w:hAnsi="Arial" w:cs="Arial"/>
        <w:b/>
        <w:noProof/>
        <w:sz w:val="20"/>
        <w:szCs w:val="20"/>
      </w:rPr>
      <w:t>87</w:t>
    </w:r>
    <w:r w:rsidRPr="006640D3">
      <w:rPr>
        <w:rFonts w:ascii="Arial" w:hAnsi="Arial" w:cs="Arial"/>
        <w:b/>
        <w:sz w:val="20"/>
        <w:szCs w:val="20"/>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FA089" w14:textId="77777777" w:rsidR="009C4097" w:rsidRDefault="009C4097" w:rsidP="00FF0188">
    <w:pPr>
      <w:pStyle w:val="Footer"/>
      <w:tabs>
        <w:tab w:val="clear" w:pos="4680"/>
        <w:tab w:val="clear" w:pos="9360"/>
        <w:tab w:val="right" w:pos="7920"/>
      </w:tabs>
      <w:jc w:val="right"/>
      <w:rPr>
        <w:rFonts w:ascii="Arial" w:hAnsi="Arial" w:cs="Arial"/>
        <w:b/>
        <w:sz w:val="20"/>
        <w:szCs w:val="20"/>
      </w:rPr>
    </w:pPr>
  </w:p>
  <w:p w14:paraId="545E7D1D" w14:textId="77777777" w:rsidR="009C4097" w:rsidRDefault="009C4097" w:rsidP="00FF0188">
    <w:pPr>
      <w:pStyle w:val="Footer"/>
      <w:jc w:val="right"/>
      <w:rPr>
        <w:rFonts w:ascii="Arial" w:hAnsi="Arial" w:cs="Arial"/>
        <w:b/>
        <w:sz w:val="20"/>
        <w:szCs w:val="20"/>
      </w:rPr>
    </w:pPr>
  </w:p>
  <w:p w14:paraId="47F2971A" w14:textId="1E080037" w:rsidR="009C4097" w:rsidRPr="006010B1" w:rsidRDefault="009C4097" w:rsidP="00FF0188">
    <w:pPr>
      <w:pStyle w:val="Footer"/>
      <w:tabs>
        <w:tab w:val="clear" w:pos="4680"/>
        <w:tab w:val="clear" w:pos="9360"/>
        <w:tab w:val="right" w:pos="7920"/>
      </w:tabs>
      <w:jc w:val="right"/>
      <w:rPr>
        <w:rFonts w:ascii="Arial" w:hAnsi="Arial" w:cs="Arial"/>
        <w:b/>
        <w:sz w:val="20"/>
        <w:szCs w:val="20"/>
      </w:rPr>
    </w:pPr>
    <w:r w:rsidRPr="006010B1">
      <w:rPr>
        <w:rFonts w:ascii="Arial" w:hAnsi="Arial" w:cs="Arial"/>
        <w:b/>
        <w:sz w:val="20"/>
        <w:szCs w:val="20"/>
      </w:rPr>
      <w:fldChar w:fldCharType="begin"/>
    </w:r>
    <w:r w:rsidRPr="006010B1">
      <w:rPr>
        <w:rFonts w:ascii="Arial" w:hAnsi="Arial" w:cs="Arial"/>
        <w:b/>
        <w:sz w:val="20"/>
        <w:szCs w:val="20"/>
      </w:rPr>
      <w:instrText xml:space="preserve"> PAGE   \* MERGEFORMAT </w:instrText>
    </w:r>
    <w:r w:rsidRPr="006010B1">
      <w:rPr>
        <w:rFonts w:ascii="Arial" w:hAnsi="Arial" w:cs="Arial"/>
        <w:b/>
        <w:sz w:val="20"/>
        <w:szCs w:val="20"/>
      </w:rPr>
      <w:fldChar w:fldCharType="separate"/>
    </w:r>
    <w:r w:rsidR="00BF2BF5">
      <w:rPr>
        <w:rFonts w:ascii="Arial" w:hAnsi="Arial" w:cs="Arial"/>
        <w:b/>
        <w:noProof/>
        <w:sz w:val="20"/>
        <w:szCs w:val="20"/>
      </w:rPr>
      <w:t>89</w:t>
    </w:r>
    <w:r w:rsidRPr="006010B1">
      <w:rPr>
        <w:rFonts w:ascii="Arial" w:hAnsi="Arial" w:cs="Arial"/>
        <w:b/>
        <w:sz w:val="20"/>
        <w:szCs w:val="20"/>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38FDD" w14:textId="1692F697" w:rsidR="009C4097" w:rsidRPr="00F95509" w:rsidRDefault="009C4097" w:rsidP="00F95509">
    <w:pPr>
      <w:pStyle w:val="Footer"/>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FF1D6" w14:textId="77777777" w:rsidR="009C4097" w:rsidRDefault="009C4097" w:rsidP="00FF0188">
    <w:pPr>
      <w:pStyle w:val="Footer"/>
      <w:tabs>
        <w:tab w:val="clear" w:pos="4680"/>
        <w:tab w:val="clear" w:pos="9360"/>
        <w:tab w:val="right" w:pos="7920"/>
      </w:tabs>
      <w:rPr>
        <w:rFonts w:ascii="Arial" w:hAnsi="Arial" w:cs="Arial"/>
        <w:b/>
        <w:sz w:val="20"/>
        <w:szCs w:val="20"/>
      </w:rPr>
    </w:pPr>
  </w:p>
  <w:p w14:paraId="5BBD4A20" w14:textId="77777777" w:rsidR="009C4097" w:rsidRDefault="009C4097" w:rsidP="00FF0188">
    <w:pPr>
      <w:pStyle w:val="Footer"/>
      <w:rPr>
        <w:rFonts w:ascii="Arial" w:hAnsi="Arial" w:cs="Arial"/>
        <w:b/>
        <w:sz w:val="20"/>
        <w:szCs w:val="20"/>
      </w:rPr>
    </w:pPr>
  </w:p>
  <w:p w14:paraId="07D18DFD" w14:textId="103A259B" w:rsidR="009C4097" w:rsidRPr="006640D3" w:rsidRDefault="009C4097" w:rsidP="00FF0188">
    <w:pPr>
      <w:pStyle w:val="Footer"/>
      <w:tabs>
        <w:tab w:val="clear" w:pos="4680"/>
      </w:tabs>
    </w:pPr>
    <w:r>
      <w:rPr>
        <w:rFonts w:ascii="Arial" w:hAnsi="Arial" w:cs="Arial"/>
        <w:b/>
        <w:sz w:val="20"/>
        <w:szCs w:val="20"/>
      </w:rPr>
      <w:t>1-</w:t>
    </w:r>
    <w:r w:rsidRPr="006640D3">
      <w:rPr>
        <w:rFonts w:ascii="Arial" w:hAnsi="Arial" w:cs="Arial"/>
        <w:b/>
        <w:sz w:val="20"/>
        <w:szCs w:val="20"/>
      </w:rPr>
      <w:fldChar w:fldCharType="begin"/>
    </w:r>
    <w:r w:rsidRPr="006640D3">
      <w:rPr>
        <w:rFonts w:ascii="Arial" w:hAnsi="Arial" w:cs="Arial"/>
        <w:b/>
        <w:sz w:val="20"/>
        <w:szCs w:val="20"/>
      </w:rPr>
      <w:instrText xml:space="preserve"> PAGE   \* MERGEFORMAT </w:instrText>
    </w:r>
    <w:r w:rsidRPr="006640D3">
      <w:rPr>
        <w:rFonts w:ascii="Arial" w:hAnsi="Arial" w:cs="Arial"/>
        <w:b/>
        <w:sz w:val="20"/>
        <w:szCs w:val="20"/>
      </w:rPr>
      <w:fldChar w:fldCharType="separate"/>
    </w:r>
    <w:r w:rsidR="00BF2BF5">
      <w:rPr>
        <w:rFonts w:ascii="Arial" w:hAnsi="Arial" w:cs="Arial"/>
        <w:b/>
        <w:noProof/>
        <w:sz w:val="20"/>
        <w:szCs w:val="20"/>
      </w:rPr>
      <w:t>16</w:t>
    </w:r>
    <w:r w:rsidRPr="006640D3">
      <w:rPr>
        <w:rFonts w:ascii="Arial" w:hAnsi="Arial" w:cs="Arial"/>
        <w:b/>
        <w:sz w:val="20"/>
        <w:szCs w:val="20"/>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B1CDB" w14:textId="77777777" w:rsidR="009C4097" w:rsidRDefault="009C4097" w:rsidP="00FF0188">
    <w:pPr>
      <w:pStyle w:val="Footer"/>
      <w:tabs>
        <w:tab w:val="clear" w:pos="4680"/>
        <w:tab w:val="clear" w:pos="9360"/>
        <w:tab w:val="right" w:pos="7920"/>
      </w:tabs>
      <w:jc w:val="right"/>
      <w:rPr>
        <w:rFonts w:ascii="Arial" w:hAnsi="Arial" w:cs="Arial"/>
        <w:b/>
        <w:sz w:val="20"/>
        <w:szCs w:val="20"/>
      </w:rPr>
    </w:pPr>
  </w:p>
  <w:p w14:paraId="716F08FF" w14:textId="77777777" w:rsidR="009C4097" w:rsidRDefault="009C4097">
    <w:pPr>
      <w:pStyle w:val="Footer"/>
      <w:jc w:val="right"/>
      <w:rPr>
        <w:rFonts w:ascii="Arial" w:hAnsi="Arial" w:cs="Arial"/>
        <w:b/>
        <w:sz w:val="20"/>
        <w:szCs w:val="20"/>
      </w:rPr>
    </w:pPr>
  </w:p>
  <w:p w14:paraId="4BB92030" w14:textId="6925F6E3" w:rsidR="009C4097" w:rsidRPr="006640D3" w:rsidRDefault="009C4097" w:rsidP="00FF0188">
    <w:pPr>
      <w:pStyle w:val="Footer"/>
      <w:tabs>
        <w:tab w:val="clear" w:pos="4680"/>
        <w:tab w:val="clear" w:pos="9360"/>
        <w:tab w:val="right" w:pos="7920"/>
      </w:tabs>
      <w:jc w:val="right"/>
      <w:rPr>
        <w:rFonts w:ascii="Arial" w:hAnsi="Arial" w:cs="Arial"/>
        <w:b/>
        <w:sz w:val="20"/>
        <w:szCs w:val="20"/>
      </w:rPr>
    </w:pPr>
    <w:r>
      <w:rPr>
        <w:rFonts w:ascii="Arial" w:hAnsi="Arial" w:cs="Arial"/>
        <w:b/>
        <w:sz w:val="20"/>
        <w:szCs w:val="20"/>
      </w:rPr>
      <w:t>1-</w:t>
    </w:r>
    <w:r w:rsidRPr="006640D3">
      <w:rPr>
        <w:rFonts w:ascii="Arial" w:hAnsi="Arial" w:cs="Arial"/>
        <w:b/>
        <w:sz w:val="20"/>
        <w:szCs w:val="20"/>
      </w:rPr>
      <w:fldChar w:fldCharType="begin"/>
    </w:r>
    <w:r w:rsidRPr="006640D3">
      <w:rPr>
        <w:rFonts w:ascii="Arial" w:hAnsi="Arial" w:cs="Arial"/>
        <w:b/>
        <w:sz w:val="20"/>
        <w:szCs w:val="20"/>
      </w:rPr>
      <w:instrText xml:space="preserve"> PAGE   \* MERGEFORMAT </w:instrText>
    </w:r>
    <w:r w:rsidRPr="006640D3">
      <w:rPr>
        <w:rFonts w:ascii="Arial" w:hAnsi="Arial" w:cs="Arial"/>
        <w:b/>
        <w:sz w:val="20"/>
        <w:szCs w:val="20"/>
      </w:rPr>
      <w:fldChar w:fldCharType="separate"/>
    </w:r>
    <w:r w:rsidR="00BF2BF5">
      <w:rPr>
        <w:rFonts w:ascii="Arial" w:hAnsi="Arial" w:cs="Arial"/>
        <w:b/>
        <w:noProof/>
        <w:sz w:val="20"/>
        <w:szCs w:val="20"/>
      </w:rPr>
      <w:t>15</w:t>
    </w:r>
    <w:r w:rsidRPr="006640D3">
      <w:rPr>
        <w:rFonts w:ascii="Arial" w:hAnsi="Arial" w:cs="Arial"/>
        <w:b/>
        <w:sz w:val="20"/>
        <w:szCs w:val="20"/>
      </w:rP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65DEC" w14:textId="77777777" w:rsidR="009C4097" w:rsidRDefault="009C4097" w:rsidP="00F95509">
    <w:pPr>
      <w:pStyle w:val="Footer"/>
      <w:tabs>
        <w:tab w:val="clear" w:pos="4680"/>
        <w:tab w:val="clear" w:pos="9360"/>
        <w:tab w:val="right" w:pos="7920"/>
      </w:tabs>
      <w:jc w:val="right"/>
      <w:rPr>
        <w:rFonts w:ascii="Arial" w:hAnsi="Arial" w:cs="Arial"/>
        <w:b/>
        <w:sz w:val="20"/>
        <w:szCs w:val="20"/>
      </w:rPr>
    </w:pPr>
  </w:p>
  <w:p w14:paraId="7E8E01B2" w14:textId="77777777" w:rsidR="009C4097" w:rsidRDefault="009C4097" w:rsidP="00F95509">
    <w:pPr>
      <w:pStyle w:val="Footer"/>
      <w:jc w:val="right"/>
      <w:rPr>
        <w:rFonts w:ascii="Arial" w:hAnsi="Arial" w:cs="Arial"/>
        <w:b/>
        <w:sz w:val="20"/>
        <w:szCs w:val="20"/>
      </w:rPr>
    </w:pPr>
  </w:p>
  <w:p w14:paraId="28E3F723" w14:textId="3753FB32" w:rsidR="009C4097" w:rsidRPr="006010B1" w:rsidRDefault="009C4097" w:rsidP="00F95509">
    <w:pPr>
      <w:pStyle w:val="Footer"/>
      <w:tabs>
        <w:tab w:val="clear" w:pos="4680"/>
        <w:tab w:val="clear" w:pos="9360"/>
        <w:tab w:val="right" w:pos="7920"/>
      </w:tabs>
      <w:jc w:val="right"/>
      <w:rPr>
        <w:rFonts w:ascii="Arial" w:hAnsi="Arial" w:cs="Arial"/>
        <w:b/>
        <w:sz w:val="20"/>
        <w:szCs w:val="20"/>
      </w:rPr>
    </w:pPr>
    <w:r>
      <w:rPr>
        <w:rFonts w:ascii="Arial" w:hAnsi="Arial" w:cs="Arial"/>
        <w:b/>
        <w:sz w:val="20"/>
        <w:szCs w:val="20"/>
      </w:rPr>
      <w:t>1-</w:t>
    </w:r>
    <w:r w:rsidRPr="006010B1">
      <w:rPr>
        <w:rFonts w:ascii="Arial" w:hAnsi="Arial" w:cs="Arial"/>
        <w:b/>
        <w:sz w:val="20"/>
        <w:szCs w:val="20"/>
      </w:rPr>
      <w:fldChar w:fldCharType="begin"/>
    </w:r>
    <w:r w:rsidRPr="006010B1">
      <w:rPr>
        <w:rFonts w:ascii="Arial" w:hAnsi="Arial" w:cs="Arial"/>
        <w:b/>
        <w:sz w:val="20"/>
        <w:szCs w:val="20"/>
      </w:rPr>
      <w:instrText xml:space="preserve"> PAGE   \* MERGEFORMAT </w:instrText>
    </w:r>
    <w:r w:rsidRPr="006010B1">
      <w:rPr>
        <w:rFonts w:ascii="Arial" w:hAnsi="Arial" w:cs="Arial"/>
        <w:b/>
        <w:sz w:val="20"/>
        <w:szCs w:val="20"/>
      </w:rPr>
      <w:fldChar w:fldCharType="separate"/>
    </w:r>
    <w:r w:rsidR="00BF2BF5">
      <w:rPr>
        <w:rFonts w:ascii="Arial" w:hAnsi="Arial" w:cs="Arial"/>
        <w:b/>
        <w:noProof/>
        <w:sz w:val="20"/>
        <w:szCs w:val="20"/>
      </w:rPr>
      <w:t>1</w:t>
    </w:r>
    <w:r w:rsidRPr="006010B1">
      <w:rPr>
        <w:rFonts w:ascii="Arial" w:hAnsi="Arial" w:cs="Arial"/>
        <w:b/>
        <w:sz w:val="20"/>
        <w:szCs w:val="20"/>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E382F" w14:textId="499E3306" w:rsidR="009C4097" w:rsidRPr="00F95509" w:rsidRDefault="009C4097" w:rsidP="00F95509">
    <w:pPr>
      <w:pStyle w:val="Footer"/>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4F550" w14:textId="77777777" w:rsidR="009C4097" w:rsidRDefault="009C4097" w:rsidP="00FF0188">
    <w:pPr>
      <w:pStyle w:val="Footer"/>
      <w:tabs>
        <w:tab w:val="clear" w:pos="4680"/>
        <w:tab w:val="clear" w:pos="9360"/>
        <w:tab w:val="right" w:pos="7920"/>
      </w:tabs>
      <w:rPr>
        <w:rFonts w:ascii="Arial" w:hAnsi="Arial" w:cs="Arial"/>
        <w:b/>
        <w:sz w:val="20"/>
        <w:szCs w:val="20"/>
      </w:rPr>
    </w:pPr>
  </w:p>
  <w:p w14:paraId="41A3D8A7" w14:textId="77777777" w:rsidR="009C4097" w:rsidRDefault="009C4097" w:rsidP="00FF0188">
    <w:pPr>
      <w:pStyle w:val="Footer"/>
      <w:rPr>
        <w:rFonts w:ascii="Arial" w:hAnsi="Arial" w:cs="Arial"/>
        <w:b/>
        <w:sz w:val="20"/>
        <w:szCs w:val="20"/>
      </w:rPr>
    </w:pPr>
  </w:p>
  <w:p w14:paraId="45BB494C" w14:textId="17B9BB36" w:rsidR="009C4097" w:rsidRPr="006640D3" w:rsidRDefault="009C4097" w:rsidP="00FF0188">
    <w:pPr>
      <w:pStyle w:val="Footer"/>
      <w:tabs>
        <w:tab w:val="clear" w:pos="4680"/>
      </w:tabs>
    </w:pPr>
    <w:r>
      <w:rPr>
        <w:rFonts w:ascii="Arial" w:hAnsi="Arial" w:cs="Arial"/>
        <w:b/>
        <w:sz w:val="20"/>
        <w:szCs w:val="20"/>
      </w:rPr>
      <w:t>2-</w:t>
    </w:r>
    <w:r w:rsidRPr="006640D3">
      <w:rPr>
        <w:rFonts w:ascii="Arial" w:hAnsi="Arial" w:cs="Arial"/>
        <w:b/>
        <w:sz w:val="20"/>
        <w:szCs w:val="20"/>
      </w:rPr>
      <w:fldChar w:fldCharType="begin"/>
    </w:r>
    <w:r w:rsidRPr="006640D3">
      <w:rPr>
        <w:rFonts w:ascii="Arial" w:hAnsi="Arial" w:cs="Arial"/>
        <w:b/>
        <w:sz w:val="20"/>
        <w:szCs w:val="20"/>
      </w:rPr>
      <w:instrText xml:space="preserve"> PAGE   \* MERGEFORMAT </w:instrText>
    </w:r>
    <w:r w:rsidRPr="006640D3">
      <w:rPr>
        <w:rFonts w:ascii="Arial" w:hAnsi="Arial" w:cs="Arial"/>
        <w:b/>
        <w:sz w:val="20"/>
        <w:szCs w:val="20"/>
      </w:rPr>
      <w:fldChar w:fldCharType="separate"/>
    </w:r>
    <w:r w:rsidR="00BF2BF5">
      <w:rPr>
        <w:rFonts w:ascii="Arial" w:hAnsi="Arial" w:cs="Arial"/>
        <w:b/>
        <w:noProof/>
        <w:sz w:val="20"/>
        <w:szCs w:val="20"/>
      </w:rPr>
      <w:t>12</w:t>
    </w:r>
    <w:r w:rsidRPr="006640D3">
      <w:rPr>
        <w:rFonts w:ascii="Arial" w:hAnsi="Arial" w:cs="Arial"/>
        <w:b/>
        <w:sz w:val="20"/>
        <w:szCs w:val="20"/>
      </w:rP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06EAD" w14:textId="77777777" w:rsidR="009C4097" w:rsidRDefault="009C4097" w:rsidP="00FF0188">
    <w:pPr>
      <w:pStyle w:val="Footer"/>
      <w:tabs>
        <w:tab w:val="clear" w:pos="4680"/>
        <w:tab w:val="clear" w:pos="9360"/>
        <w:tab w:val="right" w:pos="7920"/>
      </w:tabs>
      <w:jc w:val="right"/>
      <w:rPr>
        <w:rFonts w:ascii="Arial" w:hAnsi="Arial" w:cs="Arial"/>
        <w:b/>
        <w:sz w:val="20"/>
        <w:szCs w:val="20"/>
      </w:rPr>
    </w:pPr>
  </w:p>
  <w:p w14:paraId="0D12E53A" w14:textId="77777777" w:rsidR="009C4097" w:rsidRDefault="009C4097">
    <w:pPr>
      <w:pStyle w:val="Footer"/>
      <w:jc w:val="right"/>
      <w:rPr>
        <w:rFonts w:ascii="Arial" w:hAnsi="Arial" w:cs="Arial"/>
        <w:b/>
        <w:sz w:val="20"/>
        <w:szCs w:val="20"/>
      </w:rPr>
    </w:pPr>
  </w:p>
  <w:p w14:paraId="28F097A5" w14:textId="56C2D689" w:rsidR="009C4097" w:rsidRPr="006640D3" w:rsidRDefault="009C4097" w:rsidP="00FF0188">
    <w:pPr>
      <w:pStyle w:val="Footer"/>
      <w:tabs>
        <w:tab w:val="clear" w:pos="4680"/>
        <w:tab w:val="clear" w:pos="9360"/>
        <w:tab w:val="right" w:pos="7920"/>
      </w:tabs>
      <w:jc w:val="right"/>
      <w:rPr>
        <w:rFonts w:ascii="Arial" w:hAnsi="Arial" w:cs="Arial"/>
        <w:b/>
        <w:sz w:val="20"/>
        <w:szCs w:val="20"/>
      </w:rPr>
    </w:pPr>
    <w:r>
      <w:rPr>
        <w:rFonts w:ascii="Arial" w:hAnsi="Arial" w:cs="Arial"/>
        <w:b/>
        <w:sz w:val="20"/>
        <w:szCs w:val="20"/>
      </w:rPr>
      <w:t>2-</w:t>
    </w:r>
    <w:r w:rsidRPr="006640D3">
      <w:rPr>
        <w:rFonts w:ascii="Arial" w:hAnsi="Arial" w:cs="Arial"/>
        <w:b/>
        <w:sz w:val="20"/>
        <w:szCs w:val="20"/>
      </w:rPr>
      <w:fldChar w:fldCharType="begin"/>
    </w:r>
    <w:r w:rsidRPr="006640D3">
      <w:rPr>
        <w:rFonts w:ascii="Arial" w:hAnsi="Arial" w:cs="Arial"/>
        <w:b/>
        <w:sz w:val="20"/>
        <w:szCs w:val="20"/>
      </w:rPr>
      <w:instrText xml:space="preserve"> PAGE   \* MERGEFORMAT </w:instrText>
    </w:r>
    <w:r w:rsidRPr="006640D3">
      <w:rPr>
        <w:rFonts w:ascii="Arial" w:hAnsi="Arial" w:cs="Arial"/>
        <w:b/>
        <w:sz w:val="20"/>
        <w:szCs w:val="20"/>
      </w:rPr>
      <w:fldChar w:fldCharType="separate"/>
    </w:r>
    <w:r w:rsidR="00BF2BF5">
      <w:rPr>
        <w:rFonts w:ascii="Arial" w:hAnsi="Arial" w:cs="Arial"/>
        <w:b/>
        <w:noProof/>
        <w:sz w:val="20"/>
        <w:szCs w:val="20"/>
      </w:rPr>
      <w:t>13</w:t>
    </w:r>
    <w:r w:rsidRPr="006640D3">
      <w:rPr>
        <w:rFonts w:ascii="Arial" w:hAnsi="Arial" w:cs="Arial"/>
        <w:b/>
        <w:sz w:val="20"/>
        <w:szCs w:val="20"/>
      </w:rP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BDB2F" w14:textId="77777777" w:rsidR="009C4097" w:rsidRDefault="009C4097" w:rsidP="00F95509">
    <w:pPr>
      <w:pStyle w:val="Footer"/>
      <w:tabs>
        <w:tab w:val="clear" w:pos="4680"/>
        <w:tab w:val="clear" w:pos="9360"/>
        <w:tab w:val="right" w:pos="7920"/>
      </w:tabs>
      <w:jc w:val="right"/>
      <w:rPr>
        <w:rFonts w:ascii="Arial" w:hAnsi="Arial" w:cs="Arial"/>
        <w:b/>
        <w:sz w:val="20"/>
        <w:szCs w:val="20"/>
      </w:rPr>
    </w:pPr>
  </w:p>
  <w:p w14:paraId="47A46693" w14:textId="77777777" w:rsidR="009C4097" w:rsidRDefault="009C4097" w:rsidP="00F95509">
    <w:pPr>
      <w:pStyle w:val="Footer"/>
      <w:jc w:val="right"/>
      <w:rPr>
        <w:rFonts w:ascii="Arial" w:hAnsi="Arial" w:cs="Arial"/>
        <w:b/>
        <w:sz w:val="20"/>
        <w:szCs w:val="20"/>
      </w:rPr>
    </w:pPr>
  </w:p>
  <w:p w14:paraId="090000B4" w14:textId="2F987185" w:rsidR="009C4097" w:rsidRPr="006640D3" w:rsidRDefault="009C4097" w:rsidP="00F95509">
    <w:pPr>
      <w:pStyle w:val="Footer"/>
      <w:tabs>
        <w:tab w:val="clear" w:pos="4680"/>
      </w:tabs>
      <w:jc w:val="right"/>
    </w:pPr>
    <w:r>
      <w:rPr>
        <w:rFonts w:ascii="Arial" w:hAnsi="Arial" w:cs="Arial"/>
        <w:b/>
        <w:sz w:val="20"/>
        <w:szCs w:val="20"/>
      </w:rPr>
      <w:t>2-</w:t>
    </w:r>
    <w:r w:rsidRPr="006640D3">
      <w:rPr>
        <w:rFonts w:ascii="Arial" w:hAnsi="Arial" w:cs="Arial"/>
        <w:b/>
        <w:sz w:val="20"/>
        <w:szCs w:val="20"/>
      </w:rPr>
      <w:fldChar w:fldCharType="begin"/>
    </w:r>
    <w:r w:rsidRPr="006640D3">
      <w:rPr>
        <w:rFonts w:ascii="Arial" w:hAnsi="Arial" w:cs="Arial"/>
        <w:b/>
        <w:sz w:val="20"/>
        <w:szCs w:val="20"/>
      </w:rPr>
      <w:instrText xml:space="preserve"> PAGE   \* MERGEFORMAT </w:instrText>
    </w:r>
    <w:r w:rsidRPr="006640D3">
      <w:rPr>
        <w:rFonts w:ascii="Arial" w:hAnsi="Arial" w:cs="Arial"/>
        <w:b/>
        <w:sz w:val="20"/>
        <w:szCs w:val="20"/>
      </w:rPr>
      <w:fldChar w:fldCharType="separate"/>
    </w:r>
    <w:r w:rsidR="00BF2BF5">
      <w:rPr>
        <w:rFonts w:ascii="Arial" w:hAnsi="Arial" w:cs="Arial"/>
        <w:b/>
        <w:noProof/>
        <w:sz w:val="20"/>
        <w:szCs w:val="20"/>
      </w:rPr>
      <w:t>1</w:t>
    </w:r>
    <w:r w:rsidRPr="006640D3">
      <w:rPr>
        <w:rFonts w:ascii="Arial" w:hAnsi="Arial" w:cs="Arial"/>
        <w:b/>
        <w:sz w:val="20"/>
        <w:szCs w:val="20"/>
      </w:rPr>
      <w:fldChar w:fldCharType="end"/>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962CC" w14:textId="4DF5A9BF" w:rsidR="009C4097" w:rsidRPr="006640D3" w:rsidRDefault="009C4097" w:rsidP="00AB76CA">
    <w:pPr>
      <w:pStyle w:val="Footer"/>
      <w:tabs>
        <w:tab w:val="clear" w:pos="4680"/>
        <w:tab w:val="clear" w:pos="9360"/>
        <w:tab w:val="right" w:pos="7920"/>
      </w:tabs>
      <w:jc w:val="right"/>
      <w:rPr>
        <w:rFonts w:ascii="Arial" w:hAnsi="Arial" w:cs="Arial"/>
        <w:b/>
        <w:sz w:val="20"/>
        <w:szCs w:val="20"/>
      </w:rPr>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AEEE9" w14:textId="77777777" w:rsidR="009C4097" w:rsidRDefault="009C4097" w:rsidP="00FF0188">
    <w:pPr>
      <w:pStyle w:val="Footer"/>
      <w:tabs>
        <w:tab w:val="clear" w:pos="4680"/>
        <w:tab w:val="clear" w:pos="9360"/>
        <w:tab w:val="right" w:pos="7920"/>
      </w:tabs>
      <w:rPr>
        <w:rFonts w:ascii="Arial" w:hAnsi="Arial" w:cs="Arial"/>
        <w:b/>
        <w:sz w:val="20"/>
        <w:szCs w:val="20"/>
      </w:rPr>
    </w:pPr>
  </w:p>
  <w:p w14:paraId="7CFC492B" w14:textId="77777777" w:rsidR="009C4097" w:rsidRDefault="009C4097" w:rsidP="00FF0188">
    <w:pPr>
      <w:pStyle w:val="Footer"/>
      <w:rPr>
        <w:rFonts w:ascii="Arial" w:hAnsi="Arial" w:cs="Arial"/>
        <w:b/>
        <w:sz w:val="20"/>
        <w:szCs w:val="20"/>
      </w:rPr>
    </w:pPr>
  </w:p>
  <w:p w14:paraId="758FDF5E" w14:textId="3F307CCA" w:rsidR="009C4097" w:rsidRPr="006640D3" w:rsidRDefault="009C4097" w:rsidP="00FF0188">
    <w:pPr>
      <w:pStyle w:val="Footer"/>
      <w:tabs>
        <w:tab w:val="clear" w:pos="4680"/>
      </w:tabs>
    </w:pPr>
    <w:r>
      <w:rPr>
        <w:rFonts w:ascii="Arial" w:hAnsi="Arial" w:cs="Arial"/>
        <w:b/>
        <w:sz w:val="20"/>
        <w:szCs w:val="20"/>
      </w:rPr>
      <w:t>3-</w:t>
    </w:r>
    <w:r w:rsidRPr="006640D3">
      <w:rPr>
        <w:rFonts w:ascii="Arial" w:hAnsi="Arial" w:cs="Arial"/>
        <w:b/>
        <w:sz w:val="20"/>
        <w:szCs w:val="20"/>
      </w:rPr>
      <w:fldChar w:fldCharType="begin"/>
    </w:r>
    <w:r w:rsidRPr="006640D3">
      <w:rPr>
        <w:rFonts w:ascii="Arial" w:hAnsi="Arial" w:cs="Arial"/>
        <w:b/>
        <w:sz w:val="20"/>
        <w:szCs w:val="20"/>
      </w:rPr>
      <w:instrText xml:space="preserve"> PAGE   \* MERGEFORMAT </w:instrText>
    </w:r>
    <w:r w:rsidRPr="006640D3">
      <w:rPr>
        <w:rFonts w:ascii="Arial" w:hAnsi="Arial" w:cs="Arial"/>
        <w:b/>
        <w:sz w:val="20"/>
        <w:szCs w:val="20"/>
      </w:rPr>
      <w:fldChar w:fldCharType="separate"/>
    </w:r>
    <w:r w:rsidR="00BF2BF5">
      <w:rPr>
        <w:rFonts w:ascii="Arial" w:hAnsi="Arial" w:cs="Arial"/>
        <w:b/>
        <w:noProof/>
        <w:sz w:val="20"/>
        <w:szCs w:val="20"/>
      </w:rPr>
      <w:t>18</w:t>
    </w:r>
    <w:r w:rsidRPr="006640D3">
      <w:rPr>
        <w:rFonts w:ascii="Arial" w:hAnsi="Arial" w:cs="Arial"/>
        <w:b/>
        <w:sz w:val="20"/>
        <w:szCs w:val="20"/>
      </w:rPr>
      <w:fldChar w:fldCharType="end"/>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65FB1" w14:textId="77777777" w:rsidR="009C4097" w:rsidRDefault="009C4097" w:rsidP="00FF0188">
    <w:pPr>
      <w:pStyle w:val="Footer"/>
      <w:tabs>
        <w:tab w:val="clear" w:pos="4680"/>
        <w:tab w:val="clear" w:pos="9360"/>
        <w:tab w:val="right" w:pos="7920"/>
      </w:tabs>
      <w:jc w:val="right"/>
      <w:rPr>
        <w:rFonts w:ascii="Arial" w:hAnsi="Arial" w:cs="Arial"/>
        <w:b/>
        <w:sz w:val="20"/>
        <w:szCs w:val="20"/>
      </w:rPr>
    </w:pPr>
  </w:p>
  <w:p w14:paraId="63B1D08E" w14:textId="77777777" w:rsidR="009C4097" w:rsidRDefault="009C4097">
    <w:pPr>
      <w:pStyle w:val="Footer"/>
      <w:jc w:val="right"/>
      <w:rPr>
        <w:rFonts w:ascii="Arial" w:hAnsi="Arial" w:cs="Arial"/>
        <w:b/>
        <w:sz w:val="20"/>
        <w:szCs w:val="20"/>
      </w:rPr>
    </w:pPr>
  </w:p>
  <w:p w14:paraId="379ACDD3" w14:textId="5A48E7EF" w:rsidR="009C4097" w:rsidRPr="006640D3" w:rsidRDefault="009C4097" w:rsidP="00FF0188">
    <w:pPr>
      <w:pStyle w:val="Footer"/>
      <w:tabs>
        <w:tab w:val="clear" w:pos="4680"/>
        <w:tab w:val="clear" w:pos="9360"/>
        <w:tab w:val="right" w:pos="7920"/>
      </w:tabs>
      <w:jc w:val="right"/>
      <w:rPr>
        <w:rFonts w:ascii="Arial" w:hAnsi="Arial" w:cs="Arial"/>
        <w:b/>
        <w:sz w:val="20"/>
        <w:szCs w:val="20"/>
      </w:rPr>
    </w:pPr>
    <w:r>
      <w:rPr>
        <w:rFonts w:ascii="Arial" w:hAnsi="Arial" w:cs="Arial"/>
        <w:b/>
        <w:sz w:val="20"/>
        <w:szCs w:val="20"/>
      </w:rPr>
      <w:t>3-</w:t>
    </w:r>
    <w:r w:rsidRPr="006640D3">
      <w:rPr>
        <w:rFonts w:ascii="Arial" w:hAnsi="Arial" w:cs="Arial"/>
        <w:b/>
        <w:sz w:val="20"/>
        <w:szCs w:val="20"/>
      </w:rPr>
      <w:fldChar w:fldCharType="begin"/>
    </w:r>
    <w:r w:rsidRPr="006640D3">
      <w:rPr>
        <w:rFonts w:ascii="Arial" w:hAnsi="Arial" w:cs="Arial"/>
        <w:b/>
        <w:sz w:val="20"/>
        <w:szCs w:val="20"/>
      </w:rPr>
      <w:instrText xml:space="preserve"> PAGE   \* MERGEFORMAT </w:instrText>
    </w:r>
    <w:r w:rsidRPr="006640D3">
      <w:rPr>
        <w:rFonts w:ascii="Arial" w:hAnsi="Arial" w:cs="Arial"/>
        <w:b/>
        <w:sz w:val="20"/>
        <w:szCs w:val="20"/>
      </w:rPr>
      <w:fldChar w:fldCharType="separate"/>
    </w:r>
    <w:r w:rsidR="00BF2BF5">
      <w:rPr>
        <w:rFonts w:ascii="Arial" w:hAnsi="Arial" w:cs="Arial"/>
        <w:b/>
        <w:noProof/>
        <w:sz w:val="20"/>
        <w:szCs w:val="20"/>
      </w:rPr>
      <w:t>19</w:t>
    </w:r>
    <w:r w:rsidRPr="006640D3">
      <w:rPr>
        <w:rFonts w:ascii="Arial" w:hAnsi="Arial" w:cs="Arial"/>
        <w:b/>
        <w:sz w:val="20"/>
        <w:szCs w:val="20"/>
      </w:rPr>
      <w:fldChar w:fldCharType="end"/>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4D022" w14:textId="77777777" w:rsidR="009C4097" w:rsidRDefault="009C4097" w:rsidP="00AB550E">
    <w:pPr>
      <w:pStyle w:val="Footer"/>
      <w:tabs>
        <w:tab w:val="clear" w:pos="4680"/>
        <w:tab w:val="clear" w:pos="9360"/>
        <w:tab w:val="right" w:pos="7920"/>
      </w:tabs>
      <w:jc w:val="right"/>
      <w:rPr>
        <w:rFonts w:ascii="Arial" w:hAnsi="Arial" w:cs="Arial"/>
        <w:b/>
        <w:sz w:val="20"/>
        <w:szCs w:val="20"/>
      </w:rPr>
    </w:pPr>
  </w:p>
  <w:p w14:paraId="7E317107" w14:textId="77777777" w:rsidR="009C4097" w:rsidRDefault="009C4097" w:rsidP="00AB550E">
    <w:pPr>
      <w:pStyle w:val="Footer"/>
      <w:jc w:val="right"/>
      <w:rPr>
        <w:rFonts w:ascii="Arial" w:hAnsi="Arial" w:cs="Arial"/>
        <w:b/>
        <w:sz w:val="20"/>
        <w:szCs w:val="20"/>
      </w:rPr>
    </w:pPr>
  </w:p>
  <w:p w14:paraId="2F2D6475" w14:textId="0529B9E1" w:rsidR="009C4097" w:rsidRPr="006640D3" w:rsidRDefault="009C4097" w:rsidP="00AB550E">
    <w:pPr>
      <w:pStyle w:val="Footer"/>
      <w:tabs>
        <w:tab w:val="clear" w:pos="4680"/>
        <w:tab w:val="clear" w:pos="9360"/>
        <w:tab w:val="right" w:pos="7920"/>
      </w:tabs>
      <w:jc w:val="right"/>
      <w:rPr>
        <w:rFonts w:ascii="Arial" w:hAnsi="Arial" w:cs="Arial"/>
        <w:b/>
        <w:sz w:val="20"/>
        <w:szCs w:val="20"/>
      </w:rPr>
    </w:pPr>
    <w:r>
      <w:rPr>
        <w:rFonts w:ascii="Arial" w:hAnsi="Arial" w:cs="Arial"/>
        <w:b/>
        <w:sz w:val="20"/>
        <w:szCs w:val="20"/>
      </w:rPr>
      <w:t>3-</w:t>
    </w:r>
    <w:r w:rsidRPr="006640D3">
      <w:rPr>
        <w:rFonts w:ascii="Arial" w:hAnsi="Arial" w:cs="Arial"/>
        <w:b/>
        <w:sz w:val="20"/>
        <w:szCs w:val="20"/>
      </w:rPr>
      <w:fldChar w:fldCharType="begin"/>
    </w:r>
    <w:r w:rsidRPr="006640D3">
      <w:rPr>
        <w:rFonts w:ascii="Arial" w:hAnsi="Arial" w:cs="Arial"/>
        <w:b/>
        <w:sz w:val="20"/>
        <w:szCs w:val="20"/>
      </w:rPr>
      <w:instrText xml:space="preserve"> PAGE   \* MERGEFORMAT </w:instrText>
    </w:r>
    <w:r w:rsidRPr="006640D3">
      <w:rPr>
        <w:rFonts w:ascii="Arial" w:hAnsi="Arial" w:cs="Arial"/>
        <w:b/>
        <w:sz w:val="20"/>
        <w:szCs w:val="20"/>
      </w:rPr>
      <w:fldChar w:fldCharType="separate"/>
    </w:r>
    <w:r w:rsidR="00BF2BF5">
      <w:rPr>
        <w:rFonts w:ascii="Arial" w:hAnsi="Arial" w:cs="Arial"/>
        <w:b/>
        <w:noProof/>
        <w:sz w:val="20"/>
        <w:szCs w:val="20"/>
      </w:rPr>
      <w:t>1</w:t>
    </w:r>
    <w:r w:rsidRPr="006640D3">
      <w:rPr>
        <w:rFonts w:ascii="Arial" w:hAnsi="Arial" w:cs="Arial"/>
        <w:b/>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4DF517" w14:textId="77777777" w:rsidR="00246845" w:rsidRDefault="00246845" w:rsidP="00A05C77">
      <w:r>
        <w:separator/>
      </w:r>
    </w:p>
  </w:footnote>
  <w:footnote w:type="continuationSeparator" w:id="0">
    <w:p w14:paraId="51FBB3D5" w14:textId="77777777" w:rsidR="00246845" w:rsidRDefault="00246845" w:rsidP="00A05C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CF821" w14:textId="77777777" w:rsidR="009C4097" w:rsidRDefault="009C4097" w:rsidP="001B3851">
    <w:pPr>
      <w:pStyle w:val="Header"/>
      <w:jc w:val="both"/>
    </w:pPr>
    <w:r w:rsidRPr="001B3851">
      <w:rPr>
        <w:noProof/>
      </w:rPr>
      <w:drawing>
        <wp:inline distT="0" distB="0" distL="0" distR="0" wp14:anchorId="1B6F68EC" wp14:editId="1C18D40B">
          <wp:extent cx="1595120" cy="712470"/>
          <wp:effectExtent l="19050" t="0" r="5080" b="0"/>
          <wp:docPr id="10" name="Picture 1" descr="MSCP log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006 mscp logo finall"/>
                  <pic:cNvPicPr>
                    <a:picLocks noChangeAspect="1" noChangeArrowheads="1"/>
                  </pic:cNvPicPr>
                </pic:nvPicPr>
                <pic:blipFill>
                  <a:blip r:embed="rId1" cstate="print"/>
                  <a:srcRect/>
                  <a:stretch>
                    <a:fillRect/>
                  </a:stretch>
                </pic:blipFill>
                <pic:spPr bwMode="auto">
                  <a:xfrm>
                    <a:off x="0" y="0"/>
                    <a:ext cx="1595120" cy="712470"/>
                  </a:xfrm>
                  <a:prstGeom prst="rect">
                    <a:avLst/>
                  </a:prstGeom>
                  <a:noFill/>
                  <a:ln w="9525">
                    <a:noFill/>
                    <a:miter lim="800000"/>
                    <a:headEnd/>
                    <a:tailEnd/>
                  </a:ln>
                </pic:spPr>
              </pic:pic>
            </a:graphicData>
          </a:graphic>
        </wp:inline>
      </w:drawing>
    </w:r>
    <w:r w:rsidRPr="001B3851">
      <w:rPr>
        <w:noProof/>
      </w:rPr>
      <w:drawing>
        <wp:anchor distT="0" distB="0" distL="114300" distR="114300" simplePos="0" relativeHeight="251663360" behindDoc="0" locked="0" layoutInCell="0" allowOverlap="0" wp14:anchorId="7F8B6735" wp14:editId="22036BD2">
          <wp:simplePos x="2709087" y="914400"/>
          <wp:positionH relativeFrom="margin">
            <wp:align>right</wp:align>
          </wp:positionH>
          <wp:positionV relativeFrom="paragraph">
            <wp:posOffset>0</wp:posOffset>
          </wp:positionV>
          <wp:extent cx="1533304" cy="701749"/>
          <wp:effectExtent l="19050" t="0" r="0" b="0"/>
          <wp:wrapSquare wrapText="bothSides"/>
          <wp:docPr id="11" name="Picture 2" descr="Reclamation s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eclamation seal - blk-wht"/>
                  <pic:cNvPicPr>
                    <a:picLocks noChangeAspect="1" noChangeArrowheads="1"/>
                  </pic:cNvPicPr>
                </pic:nvPicPr>
                <pic:blipFill>
                  <a:blip r:embed="rId2" cstate="print"/>
                  <a:srcRect/>
                  <a:stretch>
                    <a:fillRect/>
                  </a:stretch>
                </pic:blipFill>
                <pic:spPr bwMode="auto">
                  <a:xfrm>
                    <a:off x="0" y="0"/>
                    <a:ext cx="1533304" cy="701749"/>
                  </a:xfrm>
                  <a:prstGeom prst="rect">
                    <a:avLst/>
                  </a:prstGeom>
                  <a:noFill/>
                  <a:ln w="9525">
                    <a:noFill/>
                    <a:miter lim="800000"/>
                    <a:headEnd/>
                    <a:tailEnd/>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7103A" w14:textId="77777777" w:rsidR="009C4097" w:rsidRDefault="009C4097" w:rsidP="001B3851">
    <w:pPr>
      <w:pStyle w:val="Header"/>
      <w:jc w:val="both"/>
    </w:pPr>
    <w:r w:rsidRPr="001B3851">
      <w:rPr>
        <w:noProof/>
      </w:rPr>
      <w:drawing>
        <wp:inline distT="0" distB="0" distL="0" distR="0" wp14:anchorId="4F3253DC" wp14:editId="58C80D24">
          <wp:extent cx="1595120" cy="712470"/>
          <wp:effectExtent l="19050" t="0" r="5080" b="0"/>
          <wp:docPr id="1" name="Picture 1" descr="MSCP log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006 mscp logo finall"/>
                  <pic:cNvPicPr>
                    <a:picLocks noChangeAspect="1" noChangeArrowheads="1"/>
                  </pic:cNvPicPr>
                </pic:nvPicPr>
                <pic:blipFill>
                  <a:blip r:embed="rId1" cstate="print"/>
                  <a:srcRect/>
                  <a:stretch>
                    <a:fillRect/>
                  </a:stretch>
                </pic:blipFill>
                <pic:spPr bwMode="auto">
                  <a:xfrm>
                    <a:off x="0" y="0"/>
                    <a:ext cx="1595120" cy="712470"/>
                  </a:xfrm>
                  <a:prstGeom prst="rect">
                    <a:avLst/>
                  </a:prstGeom>
                  <a:noFill/>
                  <a:ln w="9525">
                    <a:noFill/>
                    <a:miter lim="800000"/>
                    <a:headEnd/>
                    <a:tailEnd/>
                  </a:ln>
                </pic:spPr>
              </pic:pic>
            </a:graphicData>
          </a:graphic>
        </wp:inline>
      </w:drawing>
    </w:r>
    <w:r w:rsidRPr="001B3851">
      <w:rPr>
        <w:noProof/>
      </w:rPr>
      <w:drawing>
        <wp:anchor distT="0" distB="0" distL="114300" distR="114300" simplePos="0" relativeHeight="251665408" behindDoc="0" locked="0" layoutInCell="0" allowOverlap="0" wp14:anchorId="0DACFF57" wp14:editId="40CC573D">
          <wp:simplePos x="2709087" y="914400"/>
          <wp:positionH relativeFrom="margin">
            <wp:align>right</wp:align>
          </wp:positionH>
          <wp:positionV relativeFrom="paragraph">
            <wp:posOffset>0</wp:posOffset>
          </wp:positionV>
          <wp:extent cx="1533304" cy="701749"/>
          <wp:effectExtent l="19050" t="0" r="0" b="0"/>
          <wp:wrapSquare wrapText="bothSides"/>
          <wp:docPr id="2" name="Picture 2" descr="Reclamation s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eclamation seal - blk-wht"/>
                  <pic:cNvPicPr>
                    <a:picLocks noChangeAspect="1" noChangeArrowheads="1"/>
                  </pic:cNvPicPr>
                </pic:nvPicPr>
                <pic:blipFill>
                  <a:blip r:embed="rId2" cstate="print"/>
                  <a:srcRect/>
                  <a:stretch>
                    <a:fillRect/>
                  </a:stretch>
                </pic:blipFill>
                <pic:spPr bwMode="auto">
                  <a:xfrm>
                    <a:off x="0" y="0"/>
                    <a:ext cx="1533304" cy="701749"/>
                  </a:xfrm>
                  <a:prstGeom prst="rect">
                    <a:avLst/>
                  </a:prstGeom>
                  <a:noFill/>
                  <a:ln w="9525">
                    <a:noFill/>
                    <a:miter lim="800000"/>
                    <a:headEnd/>
                    <a:tailEnd/>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7ABCC" w14:textId="77777777" w:rsidR="009C4097" w:rsidRDefault="009C4097" w:rsidP="00FF2E56">
    <w:pPr>
      <w:pStyle w:val="Header"/>
      <w:jc w:val="both"/>
    </w:pPr>
    <w:r w:rsidRPr="001B3851">
      <w:rPr>
        <w:noProof/>
      </w:rPr>
      <w:drawing>
        <wp:inline distT="0" distB="0" distL="0" distR="0" wp14:anchorId="7A3BA68F" wp14:editId="5D71AF43">
          <wp:extent cx="1595120" cy="712470"/>
          <wp:effectExtent l="19050" t="0" r="5080" b="0"/>
          <wp:docPr id="316" name="Picture 316" descr="MSCP log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006 mscp logo finall"/>
                  <pic:cNvPicPr>
                    <a:picLocks noChangeAspect="1" noChangeArrowheads="1"/>
                  </pic:cNvPicPr>
                </pic:nvPicPr>
                <pic:blipFill>
                  <a:blip r:embed="rId1" cstate="print"/>
                  <a:srcRect/>
                  <a:stretch>
                    <a:fillRect/>
                  </a:stretch>
                </pic:blipFill>
                <pic:spPr bwMode="auto">
                  <a:xfrm>
                    <a:off x="0" y="0"/>
                    <a:ext cx="1595120" cy="712470"/>
                  </a:xfrm>
                  <a:prstGeom prst="rect">
                    <a:avLst/>
                  </a:prstGeom>
                  <a:noFill/>
                  <a:ln w="9525">
                    <a:noFill/>
                    <a:miter lim="800000"/>
                    <a:headEnd/>
                    <a:tailEnd/>
                  </a:ln>
                </pic:spPr>
              </pic:pic>
            </a:graphicData>
          </a:graphic>
        </wp:inline>
      </w:drawing>
    </w:r>
    <w:r w:rsidRPr="001B3851">
      <w:rPr>
        <w:noProof/>
      </w:rPr>
      <w:drawing>
        <wp:anchor distT="0" distB="0" distL="114300" distR="114300" simplePos="0" relativeHeight="251667456" behindDoc="0" locked="0" layoutInCell="0" allowOverlap="0" wp14:anchorId="6D5D8C28" wp14:editId="38D6CD2C">
          <wp:simplePos x="2709087" y="914400"/>
          <wp:positionH relativeFrom="margin">
            <wp:align>right</wp:align>
          </wp:positionH>
          <wp:positionV relativeFrom="paragraph">
            <wp:posOffset>0</wp:posOffset>
          </wp:positionV>
          <wp:extent cx="1533304" cy="701749"/>
          <wp:effectExtent l="19050" t="0" r="0" b="0"/>
          <wp:wrapSquare wrapText="bothSides"/>
          <wp:docPr id="317" name="Picture 317" descr="Reclamation s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eclamation seal - blk-wht"/>
                  <pic:cNvPicPr>
                    <a:picLocks noChangeAspect="1" noChangeArrowheads="1"/>
                  </pic:cNvPicPr>
                </pic:nvPicPr>
                <pic:blipFill>
                  <a:blip r:embed="rId2" cstate="print"/>
                  <a:srcRect/>
                  <a:stretch>
                    <a:fillRect/>
                  </a:stretch>
                </pic:blipFill>
                <pic:spPr bwMode="auto">
                  <a:xfrm>
                    <a:off x="0" y="0"/>
                    <a:ext cx="1533304" cy="701749"/>
                  </a:xfrm>
                  <a:prstGeom prst="rect">
                    <a:avLst/>
                  </a:prstGeom>
                  <a:noFill/>
                  <a:ln w="9525">
                    <a:noFill/>
                    <a:miter lim="800000"/>
                    <a:headEnd/>
                    <a:tailEnd/>
                  </a:ln>
                </pic:spPr>
              </pic:pic>
            </a:graphicData>
          </a:graphic>
        </wp:anchor>
      </w:drawing>
    </w:r>
  </w:p>
  <w:p w14:paraId="2D6672D3" w14:textId="77777777" w:rsidR="009C4097" w:rsidRDefault="009C409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7245A" w14:textId="77777777" w:rsidR="009C4097" w:rsidRPr="00FF2E56" w:rsidRDefault="009C4097" w:rsidP="00FF2E5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62089" w14:textId="77777777" w:rsidR="009C4097" w:rsidRDefault="009C4097" w:rsidP="00FF0188">
    <w:pPr>
      <w:pStyle w:val="Header"/>
      <w:tabs>
        <w:tab w:val="clear" w:pos="4680"/>
        <w:tab w:val="clear" w:pos="9360"/>
        <w:tab w:val="right" w:pos="7920"/>
      </w:tabs>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748D9" w14:textId="77777777" w:rsidR="009C4097" w:rsidRDefault="009C4097" w:rsidP="00FF0188">
    <w:pPr>
      <w:pStyle w:val="Header"/>
      <w:tabs>
        <w:tab w:val="clear" w:pos="4680"/>
        <w:tab w:val="clear" w:pos="9360"/>
        <w:tab w:val="right" w:pos="7920"/>
      </w:tabs>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9190E" w14:textId="763D3035" w:rsidR="009C4097" w:rsidRDefault="009C4097" w:rsidP="00FF0188">
    <w:pPr>
      <w:pStyle w:val="Header"/>
      <w:tabs>
        <w:tab w:val="clear" w:pos="4680"/>
        <w:tab w:val="clear" w:pos="9360"/>
        <w:tab w:val="right" w:pos="7920"/>
      </w:tabs>
      <w:rPr>
        <w:rFonts w:ascii="Arial" w:hAnsi="Arial" w:cs="Arial"/>
        <w:b/>
        <w:sz w:val="20"/>
        <w:szCs w:val="20"/>
      </w:rPr>
    </w:pPr>
    <w:r w:rsidRPr="00D83324">
      <w:rPr>
        <w:rFonts w:ascii="Arial" w:hAnsi="Arial" w:cs="Arial"/>
        <w:b/>
        <w:sz w:val="20"/>
        <w:szCs w:val="20"/>
      </w:rPr>
      <w:t>Distributio</w:t>
    </w:r>
    <w:r>
      <w:rPr>
        <w:rFonts w:ascii="Arial" w:hAnsi="Arial" w:cs="Arial"/>
        <w:b/>
        <w:sz w:val="20"/>
        <w:szCs w:val="20"/>
      </w:rPr>
      <w:t>n and Post-Stocking Survival</w:t>
    </w:r>
    <w:r>
      <w:rPr>
        <w:rFonts w:ascii="Arial" w:hAnsi="Arial" w:cs="Arial"/>
        <w:b/>
        <w:sz w:val="20"/>
        <w:szCs w:val="20"/>
      </w:rPr>
      <w:br/>
      <w:t xml:space="preserve">of </w:t>
    </w:r>
    <w:r w:rsidRPr="00D83324">
      <w:rPr>
        <w:rFonts w:ascii="Arial" w:hAnsi="Arial" w:cs="Arial"/>
        <w:b/>
        <w:sz w:val="20"/>
        <w:szCs w:val="20"/>
      </w:rPr>
      <w:t>Bonytail</w:t>
    </w:r>
    <w:r>
      <w:rPr>
        <w:rFonts w:ascii="Arial" w:hAnsi="Arial" w:cs="Arial"/>
        <w:b/>
        <w:sz w:val="20"/>
        <w:szCs w:val="20"/>
      </w:rPr>
      <w:t xml:space="preserve"> </w:t>
    </w:r>
    <w:r w:rsidRPr="00D83324">
      <w:rPr>
        <w:rFonts w:ascii="Arial" w:hAnsi="Arial" w:cs="Arial"/>
        <w:b/>
        <w:sz w:val="20"/>
        <w:szCs w:val="20"/>
      </w:rPr>
      <w:t>in Lake Havasu</w:t>
    </w:r>
    <w:r>
      <w:rPr>
        <w:rFonts w:ascii="Arial" w:hAnsi="Arial" w:cs="Arial"/>
        <w:b/>
        <w:sz w:val="20"/>
        <w:szCs w:val="20"/>
      </w:rPr>
      <w:t>, 2013 – 2016</w:t>
    </w:r>
  </w:p>
  <w:p w14:paraId="57A2FB09" w14:textId="77777777" w:rsidR="009C4097" w:rsidRDefault="009C4097" w:rsidP="00FF0188">
    <w:pPr>
      <w:pStyle w:val="Header"/>
      <w:tabs>
        <w:tab w:val="clear" w:pos="4680"/>
        <w:tab w:val="clear" w:pos="9360"/>
        <w:tab w:val="right" w:pos="7920"/>
      </w:tabs>
      <w:rPr>
        <w:rFonts w:ascii="Arial" w:hAnsi="Arial" w:cs="Arial"/>
        <w:b/>
        <w:sz w:val="20"/>
        <w:szCs w:val="20"/>
      </w:rPr>
    </w:pPr>
  </w:p>
  <w:p w14:paraId="22857704" w14:textId="77777777" w:rsidR="009C4097" w:rsidRPr="006010B1" w:rsidRDefault="009C4097" w:rsidP="00FF0188">
    <w:pPr>
      <w:pStyle w:val="Header"/>
      <w:tabs>
        <w:tab w:val="clear" w:pos="4680"/>
        <w:tab w:val="clear" w:pos="9360"/>
        <w:tab w:val="right" w:pos="7920"/>
      </w:tabs>
      <w:rPr>
        <w:rFonts w:ascii="Arial" w:hAnsi="Arial" w:cs="Arial"/>
        <w:b/>
        <w:sz w:val="20"/>
        <w:szCs w:val="2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EA85A" w14:textId="77777777" w:rsidR="009C4097" w:rsidRDefault="009C4097" w:rsidP="00FF0188">
    <w:pPr>
      <w:pStyle w:val="Header"/>
      <w:tabs>
        <w:tab w:val="clear" w:pos="4680"/>
        <w:tab w:val="clear" w:pos="9360"/>
        <w:tab w:val="right" w:pos="7920"/>
      </w:tabs>
      <w:jc w:val="right"/>
      <w:rPr>
        <w:rFonts w:ascii="Arial" w:hAnsi="Arial" w:cs="Arial"/>
        <w:b/>
        <w:sz w:val="20"/>
        <w:szCs w:val="20"/>
      </w:rPr>
    </w:pPr>
    <w:r w:rsidRPr="00C30EC8">
      <w:rPr>
        <w:rFonts w:ascii="Arial" w:hAnsi="Arial" w:cs="Arial"/>
        <w:b/>
        <w:sz w:val="20"/>
        <w:szCs w:val="20"/>
        <w:highlight w:val="yellow"/>
      </w:rPr>
      <w:t>Title of Report</w:t>
    </w:r>
  </w:p>
  <w:p w14:paraId="7CAD6EB7" w14:textId="77777777" w:rsidR="009C4097" w:rsidRDefault="009C4097" w:rsidP="00FF0188">
    <w:pPr>
      <w:pStyle w:val="Header"/>
      <w:tabs>
        <w:tab w:val="clear" w:pos="4680"/>
        <w:tab w:val="clear" w:pos="9360"/>
        <w:tab w:val="right" w:pos="7920"/>
      </w:tabs>
      <w:jc w:val="right"/>
      <w:rPr>
        <w:rFonts w:ascii="Arial" w:hAnsi="Arial" w:cs="Arial"/>
        <w:b/>
        <w:sz w:val="20"/>
        <w:szCs w:val="20"/>
      </w:rPr>
    </w:pPr>
  </w:p>
  <w:p w14:paraId="247D6382" w14:textId="77777777" w:rsidR="009C4097" w:rsidRPr="006010B1" w:rsidRDefault="009C4097" w:rsidP="00FF0188">
    <w:pPr>
      <w:pStyle w:val="Header"/>
      <w:tabs>
        <w:tab w:val="clear" w:pos="4680"/>
        <w:tab w:val="clear" w:pos="9360"/>
        <w:tab w:val="right" w:pos="7920"/>
      </w:tabs>
      <w:jc w:val="right"/>
      <w:rPr>
        <w:rFonts w:ascii="Arial" w:hAnsi="Arial" w:cs="Arial"/>
        <w:b/>
        <w:sz w:val="20"/>
        <w:szCs w:val="20"/>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9FB21" w14:textId="7C4A0B1E" w:rsidR="009C4097" w:rsidRDefault="009C4097" w:rsidP="00FF0188">
    <w:pPr>
      <w:pStyle w:val="Header"/>
      <w:tabs>
        <w:tab w:val="clear" w:pos="4680"/>
        <w:tab w:val="clear" w:pos="9360"/>
        <w:tab w:val="right" w:pos="7920"/>
      </w:tabs>
      <w:rPr>
        <w:rFonts w:ascii="Arial" w:hAnsi="Arial" w:cs="Arial"/>
        <w:b/>
        <w:sz w:val="20"/>
        <w:szCs w:val="20"/>
      </w:rPr>
    </w:pPr>
    <w:r w:rsidRPr="00D83324">
      <w:rPr>
        <w:rFonts w:ascii="Arial" w:hAnsi="Arial" w:cs="Arial"/>
        <w:b/>
        <w:sz w:val="20"/>
        <w:szCs w:val="20"/>
      </w:rPr>
      <w:t>Distributio</w:t>
    </w:r>
    <w:r>
      <w:rPr>
        <w:rFonts w:ascii="Arial" w:hAnsi="Arial" w:cs="Arial"/>
        <w:b/>
        <w:sz w:val="20"/>
        <w:szCs w:val="20"/>
      </w:rPr>
      <w:t>n and Post-Stocking Survival</w:t>
    </w:r>
    <w:r>
      <w:rPr>
        <w:rFonts w:ascii="Arial" w:hAnsi="Arial" w:cs="Arial"/>
        <w:b/>
        <w:sz w:val="20"/>
        <w:szCs w:val="20"/>
      </w:rPr>
      <w:br/>
      <w:t xml:space="preserve">of </w:t>
    </w:r>
    <w:r w:rsidRPr="00D83324">
      <w:rPr>
        <w:rFonts w:ascii="Arial" w:hAnsi="Arial" w:cs="Arial"/>
        <w:b/>
        <w:sz w:val="20"/>
        <w:szCs w:val="20"/>
      </w:rPr>
      <w:t>Bonytail</w:t>
    </w:r>
    <w:r>
      <w:rPr>
        <w:rFonts w:ascii="Arial" w:hAnsi="Arial" w:cs="Arial"/>
        <w:b/>
        <w:sz w:val="20"/>
        <w:szCs w:val="20"/>
      </w:rPr>
      <w:t xml:space="preserve"> </w:t>
    </w:r>
    <w:r w:rsidRPr="00D83324">
      <w:rPr>
        <w:rFonts w:ascii="Arial" w:hAnsi="Arial" w:cs="Arial"/>
        <w:b/>
        <w:sz w:val="20"/>
        <w:szCs w:val="20"/>
      </w:rPr>
      <w:t>in Lake Havasu</w:t>
    </w:r>
    <w:r>
      <w:rPr>
        <w:rFonts w:ascii="Arial" w:hAnsi="Arial" w:cs="Arial"/>
        <w:b/>
        <w:sz w:val="20"/>
        <w:szCs w:val="20"/>
      </w:rPr>
      <w:t>, 2013 – 2016</w:t>
    </w:r>
  </w:p>
  <w:p w14:paraId="1993EEC4" w14:textId="77777777" w:rsidR="009C4097" w:rsidRDefault="009C4097" w:rsidP="00FF0188">
    <w:pPr>
      <w:pStyle w:val="Header"/>
      <w:tabs>
        <w:tab w:val="clear" w:pos="4680"/>
        <w:tab w:val="clear" w:pos="9360"/>
        <w:tab w:val="right" w:pos="7920"/>
      </w:tabs>
      <w:rPr>
        <w:rFonts w:ascii="Arial" w:hAnsi="Arial" w:cs="Arial"/>
        <w:b/>
        <w:sz w:val="20"/>
        <w:szCs w:val="20"/>
      </w:rPr>
    </w:pPr>
  </w:p>
  <w:p w14:paraId="5B3B9D82" w14:textId="77777777" w:rsidR="009C4097" w:rsidRPr="006010B1" w:rsidRDefault="009C4097" w:rsidP="00FF0188">
    <w:pPr>
      <w:pStyle w:val="Header"/>
      <w:tabs>
        <w:tab w:val="clear" w:pos="4680"/>
        <w:tab w:val="clear" w:pos="9360"/>
        <w:tab w:val="right" w:pos="7920"/>
      </w:tabs>
      <w:rPr>
        <w:rFonts w:ascii="Arial" w:hAnsi="Arial" w:cs="Arial"/>
        <w:b/>
        <w:sz w:val="20"/>
        <w:szCs w:val="20"/>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A046F" w14:textId="7F13467A" w:rsidR="009C4097" w:rsidRDefault="009C4097" w:rsidP="00BE44BD">
    <w:pPr>
      <w:pStyle w:val="Header"/>
      <w:tabs>
        <w:tab w:val="clear" w:pos="4680"/>
        <w:tab w:val="clear" w:pos="9360"/>
        <w:tab w:val="right" w:pos="7920"/>
      </w:tabs>
      <w:jc w:val="right"/>
      <w:rPr>
        <w:rFonts w:ascii="Arial" w:hAnsi="Arial" w:cs="Arial"/>
        <w:b/>
        <w:sz w:val="20"/>
        <w:szCs w:val="20"/>
      </w:rPr>
    </w:pPr>
    <w:r w:rsidRPr="00D83324">
      <w:rPr>
        <w:rFonts w:ascii="Arial" w:hAnsi="Arial" w:cs="Arial"/>
        <w:b/>
        <w:sz w:val="20"/>
        <w:szCs w:val="20"/>
      </w:rPr>
      <w:t>Distributio</w:t>
    </w:r>
    <w:r>
      <w:rPr>
        <w:rFonts w:ascii="Arial" w:hAnsi="Arial" w:cs="Arial"/>
        <w:b/>
        <w:sz w:val="20"/>
        <w:szCs w:val="20"/>
      </w:rPr>
      <w:t>n and Post-Stocking Survival</w:t>
    </w:r>
    <w:r>
      <w:rPr>
        <w:rFonts w:ascii="Arial" w:hAnsi="Arial" w:cs="Arial"/>
        <w:b/>
        <w:sz w:val="20"/>
        <w:szCs w:val="20"/>
      </w:rPr>
      <w:br/>
      <w:t xml:space="preserve">of </w:t>
    </w:r>
    <w:r w:rsidRPr="00D83324">
      <w:rPr>
        <w:rFonts w:ascii="Arial" w:hAnsi="Arial" w:cs="Arial"/>
        <w:b/>
        <w:sz w:val="20"/>
        <w:szCs w:val="20"/>
      </w:rPr>
      <w:t>Bonytail</w:t>
    </w:r>
    <w:r>
      <w:rPr>
        <w:rFonts w:ascii="Arial" w:hAnsi="Arial" w:cs="Arial"/>
        <w:b/>
        <w:sz w:val="20"/>
        <w:szCs w:val="20"/>
      </w:rPr>
      <w:t xml:space="preserve"> </w:t>
    </w:r>
    <w:r w:rsidRPr="00D83324">
      <w:rPr>
        <w:rFonts w:ascii="Arial" w:hAnsi="Arial" w:cs="Arial"/>
        <w:b/>
        <w:sz w:val="20"/>
        <w:szCs w:val="20"/>
      </w:rPr>
      <w:t>in Lake Havasu</w:t>
    </w:r>
    <w:r>
      <w:rPr>
        <w:rFonts w:ascii="Arial" w:hAnsi="Arial" w:cs="Arial"/>
        <w:b/>
        <w:sz w:val="20"/>
        <w:szCs w:val="20"/>
      </w:rPr>
      <w:t>, 2013 – 2016</w:t>
    </w:r>
  </w:p>
  <w:p w14:paraId="5628F362" w14:textId="77777777" w:rsidR="009C4097" w:rsidRDefault="009C4097" w:rsidP="00BE44BD">
    <w:pPr>
      <w:pStyle w:val="Header"/>
      <w:tabs>
        <w:tab w:val="clear" w:pos="4680"/>
        <w:tab w:val="clear" w:pos="9360"/>
        <w:tab w:val="right" w:pos="7920"/>
      </w:tabs>
      <w:jc w:val="right"/>
      <w:rPr>
        <w:rFonts w:ascii="Arial" w:hAnsi="Arial" w:cs="Arial"/>
        <w:b/>
        <w:sz w:val="20"/>
        <w:szCs w:val="20"/>
      </w:rPr>
    </w:pPr>
  </w:p>
  <w:p w14:paraId="7C0DE75E" w14:textId="77777777" w:rsidR="009C4097" w:rsidRPr="006010B1" w:rsidRDefault="009C4097" w:rsidP="00BE44BD">
    <w:pPr>
      <w:pStyle w:val="Header"/>
      <w:tabs>
        <w:tab w:val="clear" w:pos="4680"/>
        <w:tab w:val="clear" w:pos="9360"/>
        <w:tab w:val="right" w:pos="7920"/>
      </w:tabs>
      <w:jc w:val="right"/>
      <w:rPr>
        <w:rFonts w:ascii="Arial" w:hAnsi="Arial" w:cs="Arial"/>
        <w:b/>
        <w:sz w:val="20"/>
        <w:szCs w:val="20"/>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D1041" w14:textId="77777777" w:rsidR="009C4097" w:rsidRPr="0087272C" w:rsidRDefault="009C4097" w:rsidP="0087272C">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D2B39" w14:textId="699977F0" w:rsidR="009C4097" w:rsidRDefault="009C4097" w:rsidP="00ED5597">
    <w:pPr>
      <w:pStyle w:val="Header"/>
      <w:tabs>
        <w:tab w:val="clear" w:pos="4680"/>
        <w:tab w:val="clear" w:pos="9360"/>
        <w:tab w:val="right" w:pos="7920"/>
      </w:tabs>
      <w:rPr>
        <w:rFonts w:ascii="Arial" w:hAnsi="Arial" w:cs="Arial"/>
        <w:b/>
        <w:sz w:val="20"/>
        <w:szCs w:val="20"/>
      </w:rPr>
    </w:pPr>
    <w:r w:rsidRPr="00D83324">
      <w:rPr>
        <w:rFonts w:ascii="Arial" w:hAnsi="Arial" w:cs="Arial"/>
        <w:b/>
        <w:sz w:val="20"/>
        <w:szCs w:val="20"/>
      </w:rPr>
      <w:t>Distributio</w:t>
    </w:r>
    <w:r>
      <w:rPr>
        <w:rFonts w:ascii="Arial" w:hAnsi="Arial" w:cs="Arial"/>
        <w:b/>
        <w:sz w:val="20"/>
        <w:szCs w:val="20"/>
      </w:rPr>
      <w:t>n and Post-Stocking Survival</w:t>
    </w:r>
    <w:r>
      <w:rPr>
        <w:rFonts w:ascii="Arial" w:hAnsi="Arial" w:cs="Arial"/>
        <w:b/>
        <w:sz w:val="20"/>
        <w:szCs w:val="20"/>
      </w:rPr>
      <w:br/>
      <w:t xml:space="preserve">of </w:t>
    </w:r>
    <w:r w:rsidRPr="00D83324">
      <w:rPr>
        <w:rFonts w:ascii="Arial" w:hAnsi="Arial" w:cs="Arial"/>
        <w:b/>
        <w:sz w:val="20"/>
        <w:szCs w:val="20"/>
      </w:rPr>
      <w:t>Bonytail</w:t>
    </w:r>
    <w:r>
      <w:rPr>
        <w:rFonts w:ascii="Arial" w:hAnsi="Arial" w:cs="Arial"/>
        <w:b/>
        <w:sz w:val="20"/>
        <w:szCs w:val="20"/>
      </w:rPr>
      <w:t xml:space="preserve"> </w:t>
    </w:r>
    <w:r w:rsidRPr="00D83324">
      <w:rPr>
        <w:rFonts w:ascii="Arial" w:hAnsi="Arial" w:cs="Arial"/>
        <w:b/>
        <w:sz w:val="20"/>
        <w:szCs w:val="20"/>
      </w:rPr>
      <w:t>in Lake Havasu</w:t>
    </w:r>
    <w:r>
      <w:rPr>
        <w:rFonts w:ascii="Arial" w:hAnsi="Arial" w:cs="Arial"/>
        <w:b/>
        <w:sz w:val="20"/>
        <w:szCs w:val="20"/>
      </w:rPr>
      <w:t>, 2013 – 2016</w:t>
    </w:r>
  </w:p>
  <w:p w14:paraId="3A8FFCBA" w14:textId="77777777" w:rsidR="009C4097" w:rsidRDefault="009C4097" w:rsidP="00ED5597">
    <w:pPr>
      <w:pStyle w:val="Header"/>
      <w:tabs>
        <w:tab w:val="clear" w:pos="4680"/>
        <w:tab w:val="clear" w:pos="9360"/>
        <w:tab w:val="right" w:pos="7920"/>
      </w:tabs>
      <w:rPr>
        <w:rFonts w:ascii="Arial" w:hAnsi="Arial" w:cs="Arial"/>
        <w:b/>
        <w:sz w:val="20"/>
        <w:szCs w:val="20"/>
      </w:rPr>
    </w:pPr>
  </w:p>
  <w:p w14:paraId="40DF4F4D" w14:textId="77777777" w:rsidR="009C4097" w:rsidRPr="006010B1" w:rsidRDefault="009C4097" w:rsidP="00ED5597">
    <w:pPr>
      <w:pStyle w:val="Header"/>
      <w:tabs>
        <w:tab w:val="clear" w:pos="4680"/>
        <w:tab w:val="clear" w:pos="9360"/>
        <w:tab w:val="right" w:pos="7920"/>
      </w:tabs>
      <w:rPr>
        <w:rFonts w:ascii="Arial" w:hAnsi="Arial" w:cs="Arial"/>
        <w:b/>
        <w:sz w:val="20"/>
        <w:szCs w:val="20"/>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96852" w14:textId="13C50D75" w:rsidR="009C4097" w:rsidRDefault="009C4097" w:rsidP="0066701B">
    <w:pPr>
      <w:pStyle w:val="Header"/>
      <w:tabs>
        <w:tab w:val="clear" w:pos="4680"/>
        <w:tab w:val="clear" w:pos="9360"/>
        <w:tab w:val="right" w:pos="7920"/>
      </w:tabs>
      <w:jc w:val="right"/>
      <w:rPr>
        <w:rFonts w:ascii="Arial" w:hAnsi="Arial" w:cs="Arial"/>
        <w:b/>
        <w:sz w:val="20"/>
        <w:szCs w:val="20"/>
      </w:rPr>
    </w:pPr>
    <w:r w:rsidRPr="00D83324">
      <w:rPr>
        <w:rFonts w:ascii="Arial" w:hAnsi="Arial" w:cs="Arial"/>
        <w:b/>
        <w:sz w:val="20"/>
        <w:szCs w:val="20"/>
      </w:rPr>
      <w:t>Distributio</w:t>
    </w:r>
    <w:r>
      <w:rPr>
        <w:rFonts w:ascii="Arial" w:hAnsi="Arial" w:cs="Arial"/>
        <w:b/>
        <w:sz w:val="20"/>
        <w:szCs w:val="20"/>
      </w:rPr>
      <w:t>n and Post-Stocking Survival</w:t>
    </w:r>
    <w:r>
      <w:rPr>
        <w:rFonts w:ascii="Arial" w:hAnsi="Arial" w:cs="Arial"/>
        <w:b/>
        <w:sz w:val="20"/>
        <w:szCs w:val="20"/>
      </w:rPr>
      <w:br/>
      <w:t xml:space="preserve">of </w:t>
    </w:r>
    <w:r w:rsidRPr="00D83324">
      <w:rPr>
        <w:rFonts w:ascii="Arial" w:hAnsi="Arial" w:cs="Arial"/>
        <w:b/>
        <w:sz w:val="20"/>
        <w:szCs w:val="20"/>
      </w:rPr>
      <w:t>Bonytail</w:t>
    </w:r>
    <w:r>
      <w:rPr>
        <w:rFonts w:ascii="Arial" w:hAnsi="Arial" w:cs="Arial"/>
        <w:b/>
        <w:sz w:val="20"/>
        <w:szCs w:val="20"/>
      </w:rPr>
      <w:t xml:space="preserve"> </w:t>
    </w:r>
    <w:r w:rsidRPr="00D83324">
      <w:rPr>
        <w:rFonts w:ascii="Arial" w:hAnsi="Arial" w:cs="Arial"/>
        <w:b/>
        <w:sz w:val="20"/>
        <w:szCs w:val="20"/>
      </w:rPr>
      <w:t>in Lake Havasu</w:t>
    </w:r>
    <w:r>
      <w:rPr>
        <w:rFonts w:ascii="Arial" w:hAnsi="Arial" w:cs="Arial"/>
        <w:b/>
        <w:sz w:val="20"/>
        <w:szCs w:val="20"/>
      </w:rPr>
      <w:t>, 2013 – 2016</w:t>
    </w:r>
  </w:p>
  <w:p w14:paraId="3F73FF8F" w14:textId="77777777" w:rsidR="009C4097" w:rsidRDefault="009C4097" w:rsidP="0066701B">
    <w:pPr>
      <w:pStyle w:val="Header"/>
      <w:tabs>
        <w:tab w:val="clear" w:pos="4680"/>
        <w:tab w:val="clear" w:pos="9360"/>
        <w:tab w:val="right" w:pos="7920"/>
      </w:tabs>
      <w:jc w:val="right"/>
      <w:rPr>
        <w:rFonts w:ascii="Arial" w:hAnsi="Arial" w:cs="Arial"/>
        <w:b/>
        <w:sz w:val="20"/>
        <w:szCs w:val="20"/>
      </w:rPr>
    </w:pPr>
  </w:p>
  <w:p w14:paraId="601FEED5" w14:textId="77777777" w:rsidR="009C4097" w:rsidRPr="006010B1" w:rsidRDefault="009C4097" w:rsidP="0066701B">
    <w:pPr>
      <w:pStyle w:val="Header"/>
      <w:tabs>
        <w:tab w:val="clear" w:pos="4680"/>
        <w:tab w:val="clear" w:pos="9360"/>
        <w:tab w:val="right" w:pos="7920"/>
      </w:tabs>
      <w:jc w:val="right"/>
      <w:rPr>
        <w:rFonts w:ascii="Arial" w:hAnsi="Arial" w:cs="Arial"/>
        <w:b/>
        <w:sz w:val="20"/>
        <w:szCs w:val="20"/>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53015" w14:textId="7152A1C3" w:rsidR="009C4097" w:rsidRDefault="009C4097" w:rsidP="0066701B">
    <w:pPr>
      <w:pStyle w:val="Header"/>
      <w:tabs>
        <w:tab w:val="clear" w:pos="4680"/>
        <w:tab w:val="clear" w:pos="9360"/>
        <w:tab w:val="right" w:pos="7920"/>
      </w:tabs>
      <w:rPr>
        <w:rFonts w:ascii="Arial" w:hAnsi="Arial" w:cs="Arial"/>
        <w:b/>
        <w:sz w:val="20"/>
        <w:szCs w:val="20"/>
      </w:rPr>
    </w:pPr>
    <w:r w:rsidRPr="00D83324">
      <w:rPr>
        <w:rFonts w:ascii="Arial" w:hAnsi="Arial" w:cs="Arial"/>
        <w:b/>
        <w:sz w:val="20"/>
        <w:szCs w:val="20"/>
      </w:rPr>
      <w:t>Distributio</w:t>
    </w:r>
    <w:r>
      <w:rPr>
        <w:rFonts w:ascii="Arial" w:hAnsi="Arial" w:cs="Arial"/>
        <w:b/>
        <w:sz w:val="20"/>
        <w:szCs w:val="20"/>
      </w:rPr>
      <w:t>n and Post-Stocking Survival</w:t>
    </w:r>
    <w:r>
      <w:rPr>
        <w:rFonts w:ascii="Arial" w:hAnsi="Arial" w:cs="Arial"/>
        <w:b/>
        <w:sz w:val="20"/>
        <w:szCs w:val="20"/>
      </w:rPr>
      <w:br/>
      <w:t xml:space="preserve">of </w:t>
    </w:r>
    <w:r w:rsidRPr="00D83324">
      <w:rPr>
        <w:rFonts w:ascii="Arial" w:hAnsi="Arial" w:cs="Arial"/>
        <w:b/>
        <w:sz w:val="20"/>
        <w:szCs w:val="20"/>
      </w:rPr>
      <w:t>Bonytail</w:t>
    </w:r>
    <w:r>
      <w:rPr>
        <w:rFonts w:ascii="Arial" w:hAnsi="Arial" w:cs="Arial"/>
        <w:b/>
        <w:sz w:val="20"/>
        <w:szCs w:val="20"/>
      </w:rPr>
      <w:t xml:space="preserve"> </w:t>
    </w:r>
    <w:r w:rsidRPr="00D83324">
      <w:rPr>
        <w:rFonts w:ascii="Arial" w:hAnsi="Arial" w:cs="Arial"/>
        <w:b/>
        <w:sz w:val="20"/>
        <w:szCs w:val="20"/>
      </w:rPr>
      <w:t>in Lake Havasu</w:t>
    </w:r>
    <w:r>
      <w:rPr>
        <w:rFonts w:ascii="Arial" w:hAnsi="Arial" w:cs="Arial"/>
        <w:b/>
        <w:sz w:val="20"/>
        <w:szCs w:val="20"/>
      </w:rPr>
      <w:t>, 2013 – 2016</w:t>
    </w:r>
  </w:p>
  <w:p w14:paraId="7C42A231" w14:textId="77777777" w:rsidR="009C4097" w:rsidRDefault="009C4097" w:rsidP="0066701B">
    <w:pPr>
      <w:pStyle w:val="Header"/>
      <w:tabs>
        <w:tab w:val="clear" w:pos="4680"/>
        <w:tab w:val="clear" w:pos="9360"/>
        <w:tab w:val="right" w:pos="7920"/>
      </w:tabs>
      <w:rPr>
        <w:rFonts w:ascii="Arial" w:hAnsi="Arial" w:cs="Arial"/>
        <w:b/>
        <w:sz w:val="20"/>
        <w:szCs w:val="20"/>
      </w:rPr>
    </w:pPr>
  </w:p>
  <w:p w14:paraId="23553FA4" w14:textId="77777777" w:rsidR="009C4097" w:rsidRPr="006010B1" w:rsidRDefault="009C4097" w:rsidP="0066701B">
    <w:pPr>
      <w:pStyle w:val="Header"/>
      <w:tabs>
        <w:tab w:val="clear" w:pos="4680"/>
        <w:tab w:val="clear" w:pos="9360"/>
        <w:tab w:val="right" w:pos="7920"/>
      </w:tabs>
      <w:rPr>
        <w:rFonts w:ascii="Arial" w:hAnsi="Arial" w:cs="Arial"/>
        <w:b/>
        <w:sz w:val="20"/>
        <w:szCs w:val="20"/>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A4B44" w14:textId="2E78D973" w:rsidR="009C4097" w:rsidRDefault="009C4097" w:rsidP="0066701B">
    <w:pPr>
      <w:pStyle w:val="Header"/>
      <w:tabs>
        <w:tab w:val="clear" w:pos="4680"/>
        <w:tab w:val="clear" w:pos="9360"/>
        <w:tab w:val="right" w:pos="7920"/>
      </w:tabs>
      <w:jc w:val="right"/>
      <w:rPr>
        <w:rFonts w:ascii="Arial" w:hAnsi="Arial" w:cs="Arial"/>
        <w:b/>
        <w:sz w:val="20"/>
        <w:szCs w:val="20"/>
      </w:rPr>
    </w:pPr>
    <w:r w:rsidRPr="00D83324">
      <w:rPr>
        <w:rFonts w:ascii="Arial" w:hAnsi="Arial" w:cs="Arial"/>
        <w:b/>
        <w:sz w:val="20"/>
        <w:szCs w:val="20"/>
      </w:rPr>
      <w:t>Distributio</w:t>
    </w:r>
    <w:r>
      <w:rPr>
        <w:rFonts w:ascii="Arial" w:hAnsi="Arial" w:cs="Arial"/>
        <w:b/>
        <w:sz w:val="20"/>
        <w:szCs w:val="20"/>
      </w:rPr>
      <w:t>n and Post-Stocking Survival</w:t>
    </w:r>
    <w:r>
      <w:rPr>
        <w:rFonts w:ascii="Arial" w:hAnsi="Arial" w:cs="Arial"/>
        <w:b/>
        <w:sz w:val="20"/>
        <w:szCs w:val="20"/>
      </w:rPr>
      <w:br/>
      <w:t xml:space="preserve">of </w:t>
    </w:r>
    <w:r w:rsidRPr="00D83324">
      <w:rPr>
        <w:rFonts w:ascii="Arial" w:hAnsi="Arial" w:cs="Arial"/>
        <w:b/>
        <w:sz w:val="20"/>
        <w:szCs w:val="20"/>
      </w:rPr>
      <w:t>Bonytail</w:t>
    </w:r>
    <w:r>
      <w:rPr>
        <w:rFonts w:ascii="Arial" w:hAnsi="Arial" w:cs="Arial"/>
        <w:b/>
        <w:sz w:val="20"/>
        <w:szCs w:val="20"/>
      </w:rPr>
      <w:t xml:space="preserve"> </w:t>
    </w:r>
    <w:r w:rsidRPr="00D83324">
      <w:rPr>
        <w:rFonts w:ascii="Arial" w:hAnsi="Arial" w:cs="Arial"/>
        <w:b/>
        <w:sz w:val="20"/>
        <w:szCs w:val="20"/>
      </w:rPr>
      <w:t>in Lake Havasu</w:t>
    </w:r>
    <w:r>
      <w:rPr>
        <w:rFonts w:ascii="Arial" w:hAnsi="Arial" w:cs="Arial"/>
        <w:b/>
        <w:sz w:val="20"/>
        <w:szCs w:val="20"/>
      </w:rPr>
      <w:t>, 2013 – 2016</w:t>
    </w:r>
  </w:p>
  <w:p w14:paraId="09364E0B" w14:textId="77777777" w:rsidR="009C4097" w:rsidRDefault="009C4097" w:rsidP="0066701B">
    <w:pPr>
      <w:pStyle w:val="Header"/>
      <w:tabs>
        <w:tab w:val="clear" w:pos="4680"/>
        <w:tab w:val="clear" w:pos="9360"/>
        <w:tab w:val="right" w:pos="7920"/>
      </w:tabs>
      <w:jc w:val="right"/>
      <w:rPr>
        <w:rFonts w:ascii="Arial" w:hAnsi="Arial" w:cs="Arial"/>
        <w:b/>
        <w:sz w:val="20"/>
        <w:szCs w:val="20"/>
      </w:rPr>
    </w:pPr>
  </w:p>
  <w:p w14:paraId="035CA36A" w14:textId="77777777" w:rsidR="009C4097" w:rsidRPr="006010B1" w:rsidRDefault="009C4097" w:rsidP="0066701B">
    <w:pPr>
      <w:pStyle w:val="Header"/>
      <w:tabs>
        <w:tab w:val="clear" w:pos="4680"/>
        <w:tab w:val="clear" w:pos="9360"/>
        <w:tab w:val="right" w:pos="7920"/>
      </w:tabs>
      <w:jc w:val="right"/>
      <w:rPr>
        <w:rFonts w:ascii="Arial" w:hAnsi="Arial" w:cs="Arial"/>
        <w:b/>
        <w:sz w:val="20"/>
        <w:szCs w:val="20"/>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BADD3" w14:textId="0839554E" w:rsidR="009C4097" w:rsidRDefault="009C4097" w:rsidP="00291FD3">
    <w:pPr>
      <w:pStyle w:val="Header"/>
      <w:tabs>
        <w:tab w:val="clear" w:pos="4680"/>
        <w:tab w:val="clear" w:pos="9360"/>
        <w:tab w:val="right" w:pos="7920"/>
      </w:tabs>
      <w:rPr>
        <w:rFonts w:ascii="Arial" w:hAnsi="Arial" w:cs="Arial"/>
        <w:b/>
        <w:sz w:val="20"/>
        <w:szCs w:val="20"/>
      </w:rPr>
    </w:pPr>
    <w:r w:rsidRPr="00D83324">
      <w:rPr>
        <w:rFonts w:ascii="Arial" w:hAnsi="Arial" w:cs="Arial"/>
        <w:b/>
        <w:sz w:val="20"/>
        <w:szCs w:val="20"/>
      </w:rPr>
      <w:t>Distributio</w:t>
    </w:r>
    <w:r>
      <w:rPr>
        <w:rFonts w:ascii="Arial" w:hAnsi="Arial" w:cs="Arial"/>
        <w:b/>
        <w:sz w:val="20"/>
        <w:szCs w:val="20"/>
      </w:rPr>
      <w:t>n and Post-Stocking Survival</w:t>
    </w:r>
    <w:r>
      <w:rPr>
        <w:rFonts w:ascii="Arial" w:hAnsi="Arial" w:cs="Arial"/>
        <w:b/>
        <w:sz w:val="20"/>
        <w:szCs w:val="20"/>
      </w:rPr>
      <w:br/>
      <w:t xml:space="preserve">of </w:t>
    </w:r>
    <w:r w:rsidRPr="00D83324">
      <w:rPr>
        <w:rFonts w:ascii="Arial" w:hAnsi="Arial" w:cs="Arial"/>
        <w:b/>
        <w:sz w:val="20"/>
        <w:szCs w:val="20"/>
      </w:rPr>
      <w:t>Bonytail</w:t>
    </w:r>
    <w:r>
      <w:rPr>
        <w:rFonts w:ascii="Arial" w:hAnsi="Arial" w:cs="Arial"/>
        <w:b/>
        <w:sz w:val="20"/>
        <w:szCs w:val="20"/>
      </w:rPr>
      <w:t xml:space="preserve"> </w:t>
    </w:r>
    <w:r w:rsidRPr="00D83324">
      <w:rPr>
        <w:rFonts w:ascii="Arial" w:hAnsi="Arial" w:cs="Arial"/>
        <w:b/>
        <w:sz w:val="20"/>
        <w:szCs w:val="20"/>
      </w:rPr>
      <w:t>in Lake Havasu</w:t>
    </w:r>
    <w:r>
      <w:rPr>
        <w:rFonts w:ascii="Arial" w:hAnsi="Arial" w:cs="Arial"/>
        <w:b/>
        <w:sz w:val="20"/>
        <w:szCs w:val="20"/>
      </w:rPr>
      <w:t>, 2013 – 2016</w:t>
    </w:r>
  </w:p>
  <w:p w14:paraId="424849C7" w14:textId="77777777" w:rsidR="009C4097" w:rsidRDefault="009C4097" w:rsidP="00291FD3">
    <w:pPr>
      <w:pStyle w:val="Header"/>
      <w:tabs>
        <w:tab w:val="clear" w:pos="4680"/>
        <w:tab w:val="clear" w:pos="9360"/>
        <w:tab w:val="right" w:pos="7920"/>
      </w:tabs>
      <w:rPr>
        <w:rFonts w:ascii="Arial" w:hAnsi="Arial" w:cs="Arial"/>
        <w:b/>
        <w:sz w:val="20"/>
        <w:szCs w:val="20"/>
      </w:rPr>
    </w:pPr>
  </w:p>
  <w:p w14:paraId="6A4324C4" w14:textId="77777777" w:rsidR="009C4097" w:rsidRPr="006010B1" w:rsidRDefault="009C4097" w:rsidP="00291FD3">
    <w:pPr>
      <w:pStyle w:val="Header"/>
      <w:tabs>
        <w:tab w:val="clear" w:pos="4680"/>
        <w:tab w:val="clear" w:pos="9360"/>
        <w:tab w:val="right" w:pos="7920"/>
      </w:tabs>
      <w:rPr>
        <w:rFonts w:ascii="Arial" w:hAnsi="Arial" w:cs="Arial"/>
        <w:b/>
        <w:sz w:val="20"/>
        <w:szCs w:val="20"/>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3F7F6" w14:textId="7EBFD76E" w:rsidR="009C4097" w:rsidRDefault="009C4097" w:rsidP="000E4F65">
    <w:pPr>
      <w:pStyle w:val="Header"/>
      <w:tabs>
        <w:tab w:val="clear" w:pos="4680"/>
        <w:tab w:val="clear" w:pos="9360"/>
        <w:tab w:val="right" w:pos="7920"/>
      </w:tabs>
      <w:jc w:val="right"/>
      <w:rPr>
        <w:rFonts w:ascii="Arial" w:hAnsi="Arial" w:cs="Arial"/>
        <w:b/>
        <w:sz w:val="20"/>
        <w:szCs w:val="20"/>
      </w:rPr>
    </w:pPr>
    <w:r w:rsidRPr="00D83324">
      <w:rPr>
        <w:rFonts w:ascii="Arial" w:hAnsi="Arial" w:cs="Arial"/>
        <w:b/>
        <w:sz w:val="20"/>
        <w:szCs w:val="20"/>
      </w:rPr>
      <w:t>Distributio</w:t>
    </w:r>
    <w:r>
      <w:rPr>
        <w:rFonts w:ascii="Arial" w:hAnsi="Arial" w:cs="Arial"/>
        <w:b/>
        <w:sz w:val="20"/>
        <w:szCs w:val="20"/>
      </w:rPr>
      <w:t>n and Post-Stocking Survival</w:t>
    </w:r>
    <w:r>
      <w:rPr>
        <w:rFonts w:ascii="Arial" w:hAnsi="Arial" w:cs="Arial"/>
        <w:b/>
        <w:sz w:val="20"/>
        <w:szCs w:val="20"/>
      </w:rPr>
      <w:br/>
      <w:t xml:space="preserve">of </w:t>
    </w:r>
    <w:r w:rsidRPr="00D83324">
      <w:rPr>
        <w:rFonts w:ascii="Arial" w:hAnsi="Arial" w:cs="Arial"/>
        <w:b/>
        <w:sz w:val="20"/>
        <w:szCs w:val="20"/>
      </w:rPr>
      <w:t>Bonytail</w:t>
    </w:r>
    <w:r>
      <w:rPr>
        <w:rFonts w:ascii="Arial" w:hAnsi="Arial" w:cs="Arial"/>
        <w:b/>
        <w:sz w:val="20"/>
        <w:szCs w:val="20"/>
      </w:rPr>
      <w:t xml:space="preserve"> </w:t>
    </w:r>
    <w:r w:rsidRPr="00D83324">
      <w:rPr>
        <w:rFonts w:ascii="Arial" w:hAnsi="Arial" w:cs="Arial"/>
        <w:b/>
        <w:sz w:val="20"/>
        <w:szCs w:val="20"/>
      </w:rPr>
      <w:t>in Lake Havasu</w:t>
    </w:r>
    <w:r>
      <w:rPr>
        <w:rFonts w:ascii="Arial" w:hAnsi="Arial" w:cs="Arial"/>
        <w:b/>
        <w:sz w:val="20"/>
        <w:szCs w:val="20"/>
      </w:rPr>
      <w:t>, 2013 – 2016</w:t>
    </w:r>
  </w:p>
  <w:p w14:paraId="3CBC7AAC" w14:textId="77777777" w:rsidR="009C4097" w:rsidRDefault="009C4097" w:rsidP="000E4F65">
    <w:pPr>
      <w:pStyle w:val="Header"/>
      <w:tabs>
        <w:tab w:val="clear" w:pos="4680"/>
        <w:tab w:val="clear" w:pos="9360"/>
        <w:tab w:val="right" w:pos="7920"/>
      </w:tabs>
      <w:jc w:val="right"/>
      <w:rPr>
        <w:rFonts w:ascii="Arial" w:hAnsi="Arial" w:cs="Arial"/>
        <w:b/>
        <w:sz w:val="20"/>
        <w:szCs w:val="20"/>
      </w:rPr>
    </w:pPr>
  </w:p>
  <w:p w14:paraId="25BAFE50" w14:textId="77777777" w:rsidR="009C4097" w:rsidRPr="006010B1" w:rsidRDefault="009C4097" w:rsidP="000E4F65">
    <w:pPr>
      <w:pStyle w:val="Header"/>
      <w:tabs>
        <w:tab w:val="clear" w:pos="4680"/>
        <w:tab w:val="clear" w:pos="9360"/>
        <w:tab w:val="right" w:pos="7920"/>
      </w:tabs>
      <w:jc w:val="right"/>
      <w:rPr>
        <w:rFonts w:ascii="Arial" w:hAnsi="Arial" w:cs="Arial"/>
        <w:b/>
        <w:sz w:val="20"/>
        <w:szCs w:val="20"/>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59835" w14:textId="2E2255EB" w:rsidR="009C4097" w:rsidRDefault="009C4097" w:rsidP="00BE44BD">
    <w:pPr>
      <w:pStyle w:val="Header"/>
      <w:tabs>
        <w:tab w:val="clear" w:pos="4680"/>
        <w:tab w:val="clear" w:pos="9360"/>
        <w:tab w:val="right" w:pos="7920"/>
      </w:tabs>
      <w:jc w:val="right"/>
      <w:rPr>
        <w:rFonts w:ascii="Arial" w:hAnsi="Arial" w:cs="Arial"/>
        <w:b/>
        <w:sz w:val="20"/>
        <w:szCs w:val="20"/>
      </w:rPr>
    </w:pPr>
    <w:r w:rsidRPr="00D83324">
      <w:rPr>
        <w:rFonts w:ascii="Arial" w:hAnsi="Arial" w:cs="Arial"/>
        <w:b/>
        <w:sz w:val="20"/>
        <w:szCs w:val="20"/>
      </w:rPr>
      <w:t>Distributio</w:t>
    </w:r>
    <w:r>
      <w:rPr>
        <w:rFonts w:ascii="Arial" w:hAnsi="Arial" w:cs="Arial"/>
        <w:b/>
        <w:sz w:val="20"/>
        <w:szCs w:val="20"/>
      </w:rPr>
      <w:t>n and Post-Stocking Survival</w:t>
    </w:r>
    <w:r>
      <w:rPr>
        <w:rFonts w:ascii="Arial" w:hAnsi="Arial" w:cs="Arial"/>
        <w:b/>
        <w:sz w:val="20"/>
        <w:szCs w:val="20"/>
      </w:rPr>
      <w:br/>
      <w:t xml:space="preserve">of </w:t>
    </w:r>
    <w:r w:rsidRPr="00D83324">
      <w:rPr>
        <w:rFonts w:ascii="Arial" w:hAnsi="Arial" w:cs="Arial"/>
        <w:b/>
        <w:sz w:val="20"/>
        <w:szCs w:val="20"/>
      </w:rPr>
      <w:t>Bonytail</w:t>
    </w:r>
    <w:r>
      <w:rPr>
        <w:rFonts w:ascii="Arial" w:hAnsi="Arial" w:cs="Arial"/>
        <w:b/>
        <w:sz w:val="20"/>
        <w:szCs w:val="20"/>
      </w:rPr>
      <w:t xml:space="preserve"> </w:t>
    </w:r>
    <w:r w:rsidRPr="00D83324">
      <w:rPr>
        <w:rFonts w:ascii="Arial" w:hAnsi="Arial" w:cs="Arial"/>
        <w:b/>
        <w:sz w:val="20"/>
        <w:szCs w:val="20"/>
      </w:rPr>
      <w:t>in Lake Havasu</w:t>
    </w:r>
    <w:r>
      <w:rPr>
        <w:rFonts w:ascii="Arial" w:hAnsi="Arial" w:cs="Arial"/>
        <w:b/>
        <w:sz w:val="20"/>
        <w:szCs w:val="20"/>
      </w:rPr>
      <w:t>, 2013 – 2016</w:t>
    </w:r>
  </w:p>
  <w:p w14:paraId="1BFCD970" w14:textId="77777777" w:rsidR="009C4097" w:rsidRDefault="009C4097" w:rsidP="00BE44BD">
    <w:pPr>
      <w:pStyle w:val="Header"/>
      <w:tabs>
        <w:tab w:val="clear" w:pos="4680"/>
        <w:tab w:val="clear" w:pos="9360"/>
        <w:tab w:val="right" w:pos="7920"/>
      </w:tabs>
      <w:jc w:val="right"/>
      <w:rPr>
        <w:rFonts w:ascii="Arial" w:hAnsi="Arial" w:cs="Arial"/>
        <w:b/>
        <w:sz w:val="20"/>
        <w:szCs w:val="20"/>
      </w:rPr>
    </w:pPr>
  </w:p>
  <w:p w14:paraId="4E2E604C" w14:textId="77777777" w:rsidR="009C4097" w:rsidRPr="006010B1" w:rsidRDefault="009C4097" w:rsidP="00BE44BD">
    <w:pPr>
      <w:pStyle w:val="Header"/>
      <w:tabs>
        <w:tab w:val="clear" w:pos="4680"/>
        <w:tab w:val="clear" w:pos="9360"/>
        <w:tab w:val="right" w:pos="7920"/>
      </w:tabs>
      <w:jc w:val="right"/>
      <w:rPr>
        <w:rFonts w:ascii="Arial" w:hAnsi="Arial" w:cs="Arial"/>
        <w:b/>
        <w:sz w:val="20"/>
        <w:szCs w:val="20"/>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6C6B0" w14:textId="4C5512F4" w:rsidR="009C4097" w:rsidRDefault="009C4097" w:rsidP="00C90A1A">
    <w:pPr>
      <w:pStyle w:val="Header"/>
      <w:tabs>
        <w:tab w:val="clear" w:pos="4680"/>
        <w:tab w:val="clear" w:pos="9360"/>
        <w:tab w:val="right" w:pos="7920"/>
      </w:tabs>
      <w:rPr>
        <w:rFonts w:ascii="Arial" w:hAnsi="Arial" w:cs="Arial"/>
        <w:b/>
        <w:sz w:val="20"/>
        <w:szCs w:val="20"/>
      </w:rPr>
    </w:pPr>
    <w:r w:rsidRPr="00D83324">
      <w:rPr>
        <w:rFonts w:ascii="Arial" w:hAnsi="Arial" w:cs="Arial"/>
        <w:b/>
        <w:sz w:val="20"/>
        <w:szCs w:val="20"/>
      </w:rPr>
      <w:t>Distributio</w:t>
    </w:r>
    <w:r>
      <w:rPr>
        <w:rFonts w:ascii="Arial" w:hAnsi="Arial" w:cs="Arial"/>
        <w:b/>
        <w:sz w:val="20"/>
        <w:szCs w:val="20"/>
      </w:rPr>
      <w:t>n and Post-Stocking Survival</w:t>
    </w:r>
    <w:r>
      <w:rPr>
        <w:rFonts w:ascii="Arial" w:hAnsi="Arial" w:cs="Arial"/>
        <w:b/>
        <w:sz w:val="20"/>
        <w:szCs w:val="20"/>
      </w:rPr>
      <w:br/>
      <w:t xml:space="preserve">of </w:t>
    </w:r>
    <w:r w:rsidRPr="00D83324">
      <w:rPr>
        <w:rFonts w:ascii="Arial" w:hAnsi="Arial" w:cs="Arial"/>
        <w:b/>
        <w:sz w:val="20"/>
        <w:szCs w:val="20"/>
      </w:rPr>
      <w:t>Bonytail</w:t>
    </w:r>
    <w:r>
      <w:rPr>
        <w:rFonts w:ascii="Arial" w:hAnsi="Arial" w:cs="Arial"/>
        <w:b/>
        <w:sz w:val="20"/>
        <w:szCs w:val="20"/>
      </w:rPr>
      <w:t xml:space="preserve"> </w:t>
    </w:r>
    <w:r w:rsidRPr="00D83324">
      <w:rPr>
        <w:rFonts w:ascii="Arial" w:hAnsi="Arial" w:cs="Arial"/>
        <w:b/>
        <w:sz w:val="20"/>
        <w:szCs w:val="20"/>
      </w:rPr>
      <w:t>in Lake Havasu</w:t>
    </w:r>
    <w:r>
      <w:rPr>
        <w:rFonts w:ascii="Arial" w:hAnsi="Arial" w:cs="Arial"/>
        <w:b/>
        <w:sz w:val="20"/>
        <w:szCs w:val="20"/>
      </w:rPr>
      <w:t>, 2013 – 2016</w:t>
    </w:r>
  </w:p>
  <w:p w14:paraId="626140F3" w14:textId="77777777" w:rsidR="009C4097" w:rsidRDefault="009C4097" w:rsidP="00C90A1A">
    <w:pPr>
      <w:pStyle w:val="Header"/>
      <w:tabs>
        <w:tab w:val="clear" w:pos="4680"/>
        <w:tab w:val="clear" w:pos="9360"/>
        <w:tab w:val="right" w:pos="7920"/>
      </w:tabs>
      <w:rPr>
        <w:rFonts w:ascii="Arial" w:hAnsi="Arial" w:cs="Arial"/>
        <w:b/>
        <w:sz w:val="20"/>
        <w:szCs w:val="20"/>
      </w:rPr>
    </w:pPr>
  </w:p>
  <w:p w14:paraId="4805A383" w14:textId="77777777" w:rsidR="009C4097" w:rsidRPr="006010B1" w:rsidRDefault="009C4097" w:rsidP="00C90A1A">
    <w:pPr>
      <w:pStyle w:val="Header"/>
      <w:tabs>
        <w:tab w:val="clear" w:pos="4680"/>
        <w:tab w:val="clear" w:pos="9360"/>
        <w:tab w:val="right" w:pos="7920"/>
      </w:tabs>
      <w:rPr>
        <w:rFonts w:ascii="Arial" w:hAnsi="Arial" w:cs="Arial"/>
        <w:b/>
        <w:sz w:val="20"/>
        <w:szCs w:val="20"/>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1D2E9" w14:textId="762E0568" w:rsidR="009C4097" w:rsidRDefault="009C4097" w:rsidP="00C90A1A">
    <w:pPr>
      <w:pStyle w:val="Header"/>
      <w:tabs>
        <w:tab w:val="clear" w:pos="4680"/>
        <w:tab w:val="clear" w:pos="9360"/>
        <w:tab w:val="right" w:pos="7920"/>
      </w:tabs>
      <w:rPr>
        <w:rFonts w:ascii="Arial" w:hAnsi="Arial" w:cs="Arial"/>
        <w:b/>
        <w:sz w:val="20"/>
        <w:szCs w:val="20"/>
      </w:rPr>
    </w:pPr>
    <w:r w:rsidRPr="00D83324">
      <w:rPr>
        <w:rFonts w:ascii="Arial" w:hAnsi="Arial" w:cs="Arial"/>
        <w:b/>
        <w:sz w:val="20"/>
        <w:szCs w:val="20"/>
      </w:rPr>
      <w:t>Distributio</w:t>
    </w:r>
    <w:r>
      <w:rPr>
        <w:rFonts w:ascii="Arial" w:hAnsi="Arial" w:cs="Arial"/>
        <w:b/>
        <w:sz w:val="20"/>
        <w:szCs w:val="20"/>
      </w:rPr>
      <w:t>n and Post-Stocking Survival</w:t>
    </w:r>
    <w:r>
      <w:rPr>
        <w:rFonts w:ascii="Arial" w:hAnsi="Arial" w:cs="Arial"/>
        <w:b/>
        <w:sz w:val="20"/>
        <w:szCs w:val="20"/>
      </w:rPr>
      <w:br/>
      <w:t xml:space="preserve">of </w:t>
    </w:r>
    <w:r w:rsidRPr="00D83324">
      <w:rPr>
        <w:rFonts w:ascii="Arial" w:hAnsi="Arial" w:cs="Arial"/>
        <w:b/>
        <w:sz w:val="20"/>
        <w:szCs w:val="20"/>
      </w:rPr>
      <w:t>Bonytail</w:t>
    </w:r>
    <w:r>
      <w:rPr>
        <w:rFonts w:ascii="Arial" w:hAnsi="Arial" w:cs="Arial"/>
        <w:b/>
        <w:sz w:val="20"/>
        <w:szCs w:val="20"/>
      </w:rPr>
      <w:t xml:space="preserve"> </w:t>
    </w:r>
    <w:r w:rsidRPr="00D83324">
      <w:rPr>
        <w:rFonts w:ascii="Arial" w:hAnsi="Arial" w:cs="Arial"/>
        <w:b/>
        <w:sz w:val="20"/>
        <w:szCs w:val="20"/>
      </w:rPr>
      <w:t>in Lake Havasu</w:t>
    </w:r>
    <w:r>
      <w:rPr>
        <w:rFonts w:ascii="Arial" w:hAnsi="Arial" w:cs="Arial"/>
        <w:b/>
        <w:sz w:val="20"/>
        <w:szCs w:val="20"/>
      </w:rPr>
      <w:t>, 2013 – 2016</w:t>
    </w:r>
  </w:p>
  <w:p w14:paraId="1844EC2B" w14:textId="77777777" w:rsidR="009C4097" w:rsidRDefault="009C4097" w:rsidP="00C90A1A">
    <w:pPr>
      <w:pStyle w:val="Header"/>
      <w:tabs>
        <w:tab w:val="clear" w:pos="4680"/>
        <w:tab w:val="clear" w:pos="9360"/>
        <w:tab w:val="right" w:pos="7920"/>
      </w:tabs>
      <w:rPr>
        <w:rFonts w:ascii="Arial" w:hAnsi="Arial" w:cs="Arial"/>
        <w:b/>
        <w:sz w:val="20"/>
        <w:szCs w:val="20"/>
      </w:rPr>
    </w:pPr>
  </w:p>
  <w:p w14:paraId="2724F7F4" w14:textId="77777777" w:rsidR="009C4097" w:rsidRPr="006010B1" w:rsidRDefault="009C4097" w:rsidP="00C90A1A">
    <w:pPr>
      <w:pStyle w:val="Header"/>
      <w:tabs>
        <w:tab w:val="clear" w:pos="4680"/>
        <w:tab w:val="clear" w:pos="9360"/>
        <w:tab w:val="right" w:pos="7920"/>
      </w:tabs>
      <w:rPr>
        <w:rFonts w:ascii="Arial" w:hAnsi="Arial" w:cs="Arial"/>
        <w:b/>
        <w:sz w:val="20"/>
        <w:szCs w:val="20"/>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4BF5B" w14:textId="0247804E" w:rsidR="009C4097" w:rsidRDefault="009C4097" w:rsidP="00DF03D4">
    <w:pPr>
      <w:pStyle w:val="Header"/>
      <w:tabs>
        <w:tab w:val="clear" w:pos="4680"/>
        <w:tab w:val="clear" w:pos="9360"/>
        <w:tab w:val="right" w:pos="7920"/>
      </w:tabs>
      <w:jc w:val="right"/>
      <w:rPr>
        <w:rFonts w:ascii="Arial" w:hAnsi="Arial" w:cs="Arial"/>
        <w:b/>
        <w:sz w:val="20"/>
        <w:szCs w:val="20"/>
      </w:rPr>
    </w:pPr>
    <w:r w:rsidRPr="00D83324">
      <w:rPr>
        <w:rFonts w:ascii="Arial" w:hAnsi="Arial" w:cs="Arial"/>
        <w:b/>
        <w:sz w:val="20"/>
        <w:szCs w:val="20"/>
      </w:rPr>
      <w:t>Distributio</w:t>
    </w:r>
    <w:r>
      <w:rPr>
        <w:rFonts w:ascii="Arial" w:hAnsi="Arial" w:cs="Arial"/>
        <w:b/>
        <w:sz w:val="20"/>
        <w:szCs w:val="20"/>
      </w:rPr>
      <w:t>n and Post-Stocking Survival</w:t>
    </w:r>
    <w:r>
      <w:rPr>
        <w:rFonts w:ascii="Arial" w:hAnsi="Arial" w:cs="Arial"/>
        <w:b/>
        <w:sz w:val="20"/>
        <w:szCs w:val="20"/>
      </w:rPr>
      <w:br/>
      <w:t xml:space="preserve">of </w:t>
    </w:r>
    <w:r w:rsidRPr="00D83324">
      <w:rPr>
        <w:rFonts w:ascii="Arial" w:hAnsi="Arial" w:cs="Arial"/>
        <w:b/>
        <w:sz w:val="20"/>
        <w:szCs w:val="20"/>
      </w:rPr>
      <w:t>Bonytail</w:t>
    </w:r>
    <w:r>
      <w:rPr>
        <w:rFonts w:ascii="Arial" w:hAnsi="Arial" w:cs="Arial"/>
        <w:b/>
        <w:sz w:val="20"/>
        <w:szCs w:val="20"/>
      </w:rPr>
      <w:t xml:space="preserve"> </w:t>
    </w:r>
    <w:r w:rsidRPr="00D83324">
      <w:rPr>
        <w:rFonts w:ascii="Arial" w:hAnsi="Arial" w:cs="Arial"/>
        <w:b/>
        <w:sz w:val="20"/>
        <w:szCs w:val="20"/>
      </w:rPr>
      <w:t>in Lake Havasu</w:t>
    </w:r>
    <w:r>
      <w:rPr>
        <w:rFonts w:ascii="Arial" w:hAnsi="Arial" w:cs="Arial"/>
        <w:b/>
        <w:sz w:val="20"/>
        <w:szCs w:val="20"/>
      </w:rPr>
      <w:t>, 2013 – 2016</w:t>
    </w:r>
  </w:p>
  <w:p w14:paraId="7C5DE810" w14:textId="77777777" w:rsidR="009C4097" w:rsidRDefault="009C4097" w:rsidP="00DF03D4">
    <w:pPr>
      <w:pStyle w:val="Header"/>
      <w:tabs>
        <w:tab w:val="clear" w:pos="4680"/>
        <w:tab w:val="clear" w:pos="9360"/>
        <w:tab w:val="right" w:pos="7920"/>
      </w:tabs>
      <w:jc w:val="right"/>
      <w:rPr>
        <w:rFonts w:ascii="Arial" w:hAnsi="Arial" w:cs="Arial"/>
        <w:b/>
        <w:sz w:val="20"/>
        <w:szCs w:val="20"/>
      </w:rPr>
    </w:pPr>
  </w:p>
  <w:p w14:paraId="399C9E21" w14:textId="77777777" w:rsidR="009C4097" w:rsidRPr="006010B1" w:rsidRDefault="009C4097" w:rsidP="00DF03D4">
    <w:pPr>
      <w:pStyle w:val="Header"/>
      <w:tabs>
        <w:tab w:val="clear" w:pos="4680"/>
        <w:tab w:val="clear" w:pos="9360"/>
        <w:tab w:val="right" w:pos="7920"/>
      </w:tabs>
      <w:jc w:val="right"/>
      <w:rPr>
        <w:rFonts w:ascii="Arial" w:hAnsi="Arial" w:cs="Arial"/>
        <w:b/>
        <w:sz w:val="20"/>
        <w:szCs w:val="20"/>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7BC53" w14:textId="77777777" w:rsidR="009C4097" w:rsidRPr="00A757C6" w:rsidRDefault="009C4097" w:rsidP="00A757C6">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2D4AC" w14:textId="77777777" w:rsidR="009C4097" w:rsidRPr="00F95509" w:rsidRDefault="009C4097" w:rsidP="00F95509">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25485" w14:textId="77777777" w:rsidR="009C4097" w:rsidRPr="00F95509" w:rsidRDefault="009C4097" w:rsidP="00F955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AF0070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7A9A0CD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01C6C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FB6AC0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828DE5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C52233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706D18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C7ED8D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8ABC5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F40041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534E32"/>
    <w:multiLevelType w:val="multilevel"/>
    <w:tmpl w:val="AC2A4FDC"/>
    <w:lvl w:ilvl="0">
      <w:start w:val="1"/>
      <w:numFmt w:val="decimal"/>
      <w:lvlText w:val="Attachment %1"/>
      <w:lvlJc w:val="left"/>
      <w:pPr>
        <w:ind w:left="360" w:hanging="360"/>
      </w:pPr>
      <w:rPr>
        <w:rFonts w:ascii="Arial" w:hAnsi="Arial" w:hint="default"/>
        <w:b/>
        <w:i w:val="0"/>
        <w:caps/>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5844811"/>
    <w:multiLevelType w:val="hybridMultilevel"/>
    <w:tmpl w:val="46CEDB7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8696084"/>
    <w:multiLevelType w:val="hybridMultilevel"/>
    <w:tmpl w:val="99EA3992"/>
    <w:lvl w:ilvl="0" w:tplc="B79C8C0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F715B0"/>
    <w:multiLevelType w:val="multilevel"/>
    <w:tmpl w:val="B0542BBC"/>
    <w:lvl w:ilvl="0">
      <w:start w:val="1"/>
      <w:numFmt w:val="decimal"/>
      <w:lvlText w:val="Attachment %1"/>
      <w:lvlJc w:val="left"/>
      <w:pPr>
        <w:ind w:left="360" w:hanging="360"/>
      </w:pPr>
      <w:rPr>
        <w:rFonts w:ascii="Arial" w:hAnsi="Arial" w:hint="default"/>
        <w:b/>
        <w:i w:val="0"/>
        <w:caps/>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1835653F"/>
    <w:multiLevelType w:val="hybridMultilevel"/>
    <w:tmpl w:val="C72EE6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F32693C"/>
    <w:multiLevelType w:val="hybridMultilevel"/>
    <w:tmpl w:val="C57495BE"/>
    <w:lvl w:ilvl="0" w:tplc="BB982724">
      <w:start w:val="1"/>
      <w:numFmt w:val="bullet"/>
      <w:pStyle w:val="bullet"/>
      <w:lvlText w:val=""/>
      <w:lvlJc w:val="left"/>
      <w:pPr>
        <w:tabs>
          <w:tab w:val="num" w:pos="0"/>
        </w:tabs>
        <w:ind w:left="720" w:hanging="360"/>
      </w:pPr>
      <w:rPr>
        <w:rFonts w:ascii="Symbol" w:hAnsi="Symbol" w:hint="default"/>
      </w:rPr>
    </w:lvl>
    <w:lvl w:ilvl="1" w:tplc="034AAC46">
      <w:start w:val="1"/>
      <w:numFmt w:val="bullet"/>
      <w:pStyle w:val="Bullet2"/>
      <w:lvlText w:val="o"/>
      <w:lvlJc w:val="left"/>
      <w:pPr>
        <w:tabs>
          <w:tab w:val="num" w:pos="1440"/>
        </w:tabs>
        <w:ind w:left="1440" w:hanging="360"/>
      </w:pPr>
      <w:rPr>
        <w:rFonts w:ascii="Courier New" w:hAnsi="Courier New" w:cs="Courier New" w:hint="default"/>
      </w:rPr>
    </w:lvl>
    <w:lvl w:ilvl="2" w:tplc="04090005">
      <w:start w:val="1"/>
      <w:numFmt w:val="bullet"/>
      <w:pStyle w:val="Bullet3"/>
      <w:lvlText w:val=""/>
      <w:lvlJc w:val="left"/>
      <w:pPr>
        <w:tabs>
          <w:tab w:val="num" w:pos="2160"/>
        </w:tabs>
        <w:ind w:left="2160" w:hanging="360"/>
      </w:pPr>
      <w:rPr>
        <w:rFonts w:ascii="Wingdings" w:hAnsi="Wingdings" w:hint="default"/>
      </w:rPr>
    </w:lvl>
    <w:lvl w:ilvl="3" w:tplc="2194B442">
      <w:start w:val="1"/>
      <w:numFmt w:val="bullet"/>
      <w:pStyle w:val="Bullet2"/>
      <w:lvlText w:val="◘"/>
      <w:lvlJc w:val="left"/>
      <w:pPr>
        <w:tabs>
          <w:tab w:val="num" w:pos="2880"/>
        </w:tabs>
        <w:ind w:left="2880" w:hanging="360"/>
      </w:pPr>
      <w:rPr>
        <w:rFonts w:ascii="Times New Roman" w:hAnsi="Times New Roman" w:cs="Times New Roman"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94E4896"/>
    <w:multiLevelType w:val="hybridMultilevel"/>
    <w:tmpl w:val="D5C464E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A1F0FE1"/>
    <w:multiLevelType w:val="hybridMultilevel"/>
    <w:tmpl w:val="B4E2C8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EE23808"/>
    <w:multiLevelType w:val="hybridMultilevel"/>
    <w:tmpl w:val="EC9E0BE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2CE2476"/>
    <w:multiLevelType w:val="hybridMultilevel"/>
    <w:tmpl w:val="64BE53FC"/>
    <w:lvl w:ilvl="0" w:tplc="9AFC511E">
      <w:start w:val="1"/>
      <w:numFmt w:val="decimal"/>
      <w:lvlText w:val="%1)"/>
      <w:lvlJc w:val="left"/>
      <w:pPr>
        <w:ind w:left="1005" w:hanging="360"/>
      </w:pPr>
      <w:rPr>
        <w:rFonts w:hint="default"/>
      </w:rPr>
    </w:lvl>
    <w:lvl w:ilvl="1" w:tplc="04090019" w:tentative="1">
      <w:start w:val="1"/>
      <w:numFmt w:val="lowerLetter"/>
      <w:lvlText w:val="%2."/>
      <w:lvlJc w:val="left"/>
      <w:pPr>
        <w:ind w:left="1725" w:hanging="360"/>
      </w:pPr>
    </w:lvl>
    <w:lvl w:ilvl="2" w:tplc="0409001B" w:tentative="1">
      <w:start w:val="1"/>
      <w:numFmt w:val="lowerRoman"/>
      <w:lvlText w:val="%3."/>
      <w:lvlJc w:val="right"/>
      <w:pPr>
        <w:ind w:left="2445" w:hanging="180"/>
      </w:pPr>
    </w:lvl>
    <w:lvl w:ilvl="3" w:tplc="0409000F" w:tentative="1">
      <w:start w:val="1"/>
      <w:numFmt w:val="decimal"/>
      <w:lvlText w:val="%4."/>
      <w:lvlJc w:val="left"/>
      <w:pPr>
        <w:ind w:left="3165" w:hanging="360"/>
      </w:pPr>
    </w:lvl>
    <w:lvl w:ilvl="4" w:tplc="04090019" w:tentative="1">
      <w:start w:val="1"/>
      <w:numFmt w:val="lowerLetter"/>
      <w:lvlText w:val="%5."/>
      <w:lvlJc w:val="left"/>
      <w:pPr>
        <w:ind w:left="3885" w:hanging="360"/>
      </w:pPr>
    </w:lvl>
    <w:lvl w:ilvl="5" w:tplc="0409001B" w:tentative="1">
      <w:start w:val="1"/>
      <w:numFmt w:val="lowerRoman"/>
      <w:lvlText w:val="%6."/>
      <w:lvlJc w:val="right"/>
      <w:pPr>
        <w:ind w:left="4605" w:hanging="180"/>
      </w:pPr>
    </w:lvl>
    <w:lvl w:ilvl="6" w:tplc="0409000F" w:tentative="1">
      <w:start w:val="1"/>
      <w:numFmt w:val="decimal"/>
      <w:lvlText w:val="%7."/>
      <w:lvlJc w:val="left"/>
      <w:pPr>
        <w:ind w:left="5325" w:hanging="360"/>
      </w:pPr>
    </w:lvl>
    <w:lvl w:ilvl="7" w:tplc="04090019" w:tentative="1">
      <w:start w:val="1"/>
      <w:numFmt w:val="lowerLetter"/>
      <w:lvlText w:val="%8."/>
      <w:lvlJc w:val="left"/>
      <w:pPr>
        <w:ind w:left="6045" w:hanging="360"/>
      </w:pPr>
    </w:lvl>
    <w:lvl w:ilvl="8" w:tplc="0409001B" w:tentative="1">
      <w:start w:val="1"/>
      <w:numFmt w:val="lowerRoman"/>
      <w:lvlText w:val="%9."/>
      <w:lvlJc w:val="right"/>
      <w:pPr>
        <w:ind w:left="6765" w:hanging="180"/>
      </w:pPr>
    </w:lvl>
  </w:abstractNum>
  <w:abstractNum w:abstractNumId="20" w15:restartNumberingAfterBreak="0">
    <w:nsid w:val="47013660"/>
    <w:multiLevelType w:val="hybridMultilevel"/>
    <w:tmpl w:val="D0C007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C1B6006"/>
    <w:multiLevelType w:val="hybridMultilevel"/>
    <w:tmpl w:val="0BAE5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64E32B1"/>
    <w:multiLevelType w:val="hybridMultilevel"/>
    <w:tmpl w:val="F68271C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D18322B"/>
    <w:multiLevelType w:val="hybridMultilevel"/>
    <w:tmpl w:val="C72EE6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D1E7093"/>
    <w:multiLevelType w:val="hybridMultilevel"/>
    <w:tmpl w:val="D3560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2D774E3"/>
    <w:multiLevelType w:val="hybridMultilevel"/>
    <w:tmpl w:val="D5C464E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7DD2B3A"/>
    <w:multiLevelType w:val="hybridMultilevel"/>
    <w:tmpl w:val="D806E040"/>
    <w:lvl w:ilvl="0" w:tplc="0409000F">
      <w:start w:val="1"/>
      <w:numFmt w:val="decimal"/>
      <w:lvlText w:val="%1."/>
      <w:lvlJc w:val="left"/>
      <w:pPr>
        <w:ind w:left="720" w:hanging="360"/>
      </w:pPr>
    </w:lvl>
    <w:lvl w:ilvl="1" w:tplc="B21A45E6">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93C48E2"/>
    <w:multiLevelType w:val="hybridMultilevel"/>
    <w:tmpl w:val="3B6C27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9B85F35"/>
    <w:multiLevelType w:val="hybridMultilevel"/>
    <w:tmpl w:val="844001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F7331B2"/>
    <w:multiLevelType w:val="hybridMultilevel"/>
    <w:tmpl w:val="875EC5B0"/>
    <w:lvl w:ilvl="0" w:tplc="0409000F">
      <w:start w:val="1"/>
      <w:numFmt w:val="decimal"/>
      <w:lvlText w:val="%1."/>
      <w:lvlJc w:val="left"/>
      <w:pPr>
        <w:ind w:left="1451" w:hanging="360"/>
      </w:pPr>
    </w:lvl>
    <w:lvl w:ilvl="1" w:tplc="04090019" w:tentative="1">
      <w:start w:val="1"/>
      <w:numFmt w:val="lowerLetter"/>
      <w:lvlText w:val="%2."/>
      <w:lvlJc w:val="left"/>
      <w:pPr>
        <w:ind w:left="2171" w:hanging="360"/>
      </w:pPr>
    </w:lvl>
    <w:lvl w:ilvl="2" w:tplc="0409001B" w:tentative="1">
      <w:start w:val="1"/>
      <w:numFmt w:val="lowerRoman"/>
      <w:lvlText w:val="%3."/>
      <w:lvlJc w:val="right"/>
      <w:pPr>
        <w:ind w:left="2891" w:hanging="180"/>
      </w:pPr>
    </w:lvl>
    <w:lvl w:ilvl="3" w:tplc="0409000F" w:tentative="1">
      <w:start w:val="1"/>
      <w:numFmt w:val="decimal"/>
      <w:lvlText w:val="%4."/>
      <w:lvlJc w:val="left"/>
      <w:pPr>
        <w:ind w:left="3611" w:hanging="360"/>
      </w:pPr>
    </w:lvl>
    <w:lvl w:ilvl="4" w:tplc="04090019" w:tentative="1">
      <w:start w:val="1"/>
      <w:numFmt w:val="lowerLetter"/>
      <w:lvlText w:val="%5."/>
      <w:lvlJc w:val="left"/>
      <w:pPr>
        <w:ind w:left="4331" w:hanging="360"/>
      </w:pPr>
    </w:lvl>
    <w:lvl w:ilvl="5" w:tplc="0409001B" w:tentative="1">
      <w:start w:val="1"/>
      <w:numFmt w:val="lowerRoman"/>
      <w:lvlText w:val="%6."/>
      <w:lvlJc w:val="right"/>
      <w:pPr>
        <w:ind w:left="5051" w:hanging="180"/>
      </w:pPr>
    </w:lvl>
    <w:lvl w:ilvl="6" w:tplc="0409000F" w:tentative="1">
      <w:start w:val="1"/>
      <w:numFmt w:val="decimal"/>
      <w:lvlText w:val="%7."/>
      <w:lvlJc w:val="left"/>
      <w:pPr>
        <w:ind w:left="5771" w:hanging="360"/>
      </w:pPr>
    </w:lvl>
    <w:lvl w:ilvl="7" w:tplc="04090019" w:tentative="1">
      <w:start w:val="1"/>
      <w:numFmt w:val="lowerLetter"/>
      <w:lvlText w:val="%8."/>
      <w:lvlJc w:val="left"/>
      <w:pPr>
        <w:ind w:left="6491" w:hanging="360"/>
      </w:pPr>
    </w:lvl>
    <w:lvl w:ilvl="8" w:tplc="0409001B" w:tentative="1">
      <w:start w:val="1"/>
      <w:numFmt w:val="lowerRoman"/>
      <w:lvlText w:val="%9."/>
      <w:lvlJc w:val="right"/>
      <w:pPr>
        <w:ind w:left="7211" w:hanging="180"/>
      </w:pPr>
    </w:lvl>
  </w:abstractNum>
  <w:num w:numId="1" w16cid:durableId="449862431">
    <w:abstractNumId w:val="9"/>
  </w:num>
  <w:num w:numId="2" w16cid:durableId="1431318917">
    <w:abstractNumId w:val="7"/>
  </w:num>
  <w:num w:numId="3" w16cid:durableId="731544315">
    <w:abstractNumId w:val="6"/>
  </w:num>
  <w:num w:numId="4" w16cid:durableId="1283875937">
    <w:abstractNumId w:val="5"/>
  </w:num>
  <w:num w:numId="5" w16cid:durableId="508957232">
    <w:abstractNumId w:val="4"/>
  </w:num>
  <w:num w:numId="6" w16cid:durableId="134493355">
    <w:abstractNumId w:val="8"/>
  </w:num>
  <w:num w:numId="7" w16cid:durableId="947856465">
    <w:abstractNumId w:val="3"/>
  </w:num>
  <w:num w:numId="8" w16cid:durableId="683871813">
    <w:abstractNumId w:val="2"/>
  </w:num>
  <w:num w:numId="9" w16cid:durableId="1719627310">
    <w:abstractNumId w:val="1"/>
  </w:num>
  <w:num w:numId="10" w16cid:durableId="755368533">
    <w:abstractNumId w:val="0"/>
  </w:num>
  <w:num w:numId="11" w16cid:durableId="422607426">
    <w:abstractNumId w:val="15"/>
  </w:num>
  <w:num w:numId="12" w16cid:durableId="1402102067">
    <w:abstractNumId w:val="25"/>
  </w:num>
  <w:num w:numId="13" w16cid:durableId="1701784866">
    <w:abstractNumId w:val="16"/>
  </w:num>
  <w:num w:numId="14" w16cid:durableId="537548655">
    <w:abstractNumId w:val="19"/>
  </w:num>
  <w:num w:numId="15" w16cid:durableId="1039016446">
    <w:abstractNumId w:val="26"/>
  </w:num>
  <w:num w:numId="16" w16cid:durableId="1961646420">
    <w:abstractNumId w:val="17"/>
  </w:num>
  <w:num w:numId="17" w16cid:durableId="669482342">
    <w:abstractNumId w:val="21"/>
  </w:num>
  <w:num w:numId="18" w16cid:durableId="221987613">
    <w:abstractNumId w:val="14"/>
  </w:num>
  <w:num w:numId="19" w16cid:durableId="169567616">
    <w:abstractNumId w:val="11"/>
  </w:num>
  <w:num w:numId="20" w16cid:durableId="2043283841">
    <w:abstractNumId w:val="22"/>
  </w:num>
  <w:num w:numId="21" w16cid:durableId="1756393456">
    <w:abstractNumId w:val="28"/>
  </w:num>
  <w:num w:numId="22" w16cid:durableId="361370941">
    <w:abstractNumId w:val="29"/>
  </w:num>
  <w:num w:numId="23" w16cid:durableId="1701710476">
    <w:abstractNumId w:val="24"/>
  </w:num>
  <w:num w:numId="24" w16cid:durableId="1058699688">
    <w:abstractNumId w:val="20"/>
  </w:num>
  <w:num w:numId="25" w16cid:durableId="581331221">
    <w:abstractNumId w:val="18"/>
  </w:num>
  <w:num w:numId="26" w16cid:durableId="1532457566">
    <w:abstractNumId w:val="12"/>
  </w:num>
  <w:num w:numId="27" w16cid:durableId="1758088190">
    <w:abstractNumId w:val="13"/>
  </w:num>
  <w:num w:numId="28" w16cid:durableId="2054042520">
    <w:abstractNumId w:val="10"/>
  </w:num>
  <w:num w:numId="29" w16cid:durableId="1058017670">
    <w:abstractNumId w:val="10"/>
    <w:lvlOverride w:ilvl="0">
      <w:lvl w:ilvl="0">
        <w:start w:val="1"/>
        <w:numFmt w:val="decimal"/>
        <w:lvlText w:val="Attachment %1"/>
        <w:lvlJc w:val="left"/>
        <w:pPr>
          <w:ind w:left="360" w:hanging="360"/>
        </w:pPr>
        <w:rPr>
          <w:rFonts w:ascii="Arial" w:hAnsi="Arial" w:hint="default"/>
          <w:b/>
          <w:i w:val="0"/>
          <w:caps/>
        </w:rPr>
      </w:lvl>
    </w:lvlOverride>
    <w:lvlOverride w:ilvl="1">
      <w:lvl w:ilvl="1">
        <w:start w:val="1"/>
        <w:numFmt w:val="lowerLetter"/>
        <w:lvlText w:val="%2)"/>
        <w:lvlJc w:val="left"/>
        <w:pPr>
          <w:ind w:left="720" w:hanging="360"/>
        </w:pPr>
        <w:rPr>
          <w:rFonts w:hint="default"/>
        </w:rPr>
      </w:lvl>
    </w:lvlOverride>
    <w:lvlOverride w:ilvl="2">
      <w:lvl w:ilvl="2">
        <w:start w:val="1"/>
        <w:numFmt w:val="lowerRoman"/>
        <w:lvlText w:val="%3)"/>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0" w16cid:durableId="1588224378">
    <w:abstractNumId w:val="10"/>
    <w:lvlOverride w:ilvl="0">
      <w:lvl w:ilvl="0">
        <w:start w:val="1"/>
        <w:numFmt w:val="decimal"/>
        <w:lvlText w:val="Attachment %1"/>
        <w:lvlJc w:val="left"/>
        <w:pPr>
          <w:ind w:left="360" w:hanging="360"/>
        </w:pPr>
        <w:rPr>
          <w:rFonts w:ascii="Arial" w:hAnsi="Arial" w:hint="default"/>
          <w:b/>
          <w:i w:val="0"/>
          <w:caps/>
        </w:rPr>
      </w:lvl>
    </w:lvlOverride>
    <w:lvlOverride w:ilvl="1">
      <w:lvl w:ilvl="1">
        <w:start w:val="1"/>
        <w:numFmt w:val="lowerLetter"/>
        <w:lvlText w:val="%2)"/>
        <w:lvlJc w:val="left"/>
        <w:pPr>
          <w:ind w:left="720" w:hanging="360"/>
        </w:pPr>
        <w:rPr>
          <w:rFonts w:hint="default"/>
        </w:rPr>
      </w:lvl>
    </w:lvlOverride>
    <w:lvlOverride w:ilvl="2">
      <w:lvl w:ilvl="2">
        <w:start w:val="1"/>
        <w:numFmt w:val="lowerRoman"/>
        <w:lvlText w:val="%3)"/>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1" w16cid:durableId="720328405">
    <w:abstractNumId w:val="10"/>
    <w:lvlOverride w:ilvl="0">
      <w:lvl w:ilvl="0">
        <w:start w:val="1"/>
        <w:numFmt w:val="decimal"/>
        <w:lvlText w:val="Attachment %1"/>
        <w:lvlJc w:val="left"/>
        <w:pPr>
          <w:ind w:left="360" w:hanging="360"/>
        </w:pPr>
        <w:rPr>
          <w:rFonts w:ascii="Arial" w:hAnsi="Arial" w:hint="default"/>
          <w:b/>
          <w:i w:val="0"/>
          <w:caps/>
        </w:rPr>
      </w:lvl>
    </w:lvlOverride>
    <w:lvlOverride w:ilvl="1">
      <w:lvl w:ilvl="1">
        <w:start w:val="1"/>
        <w:numFmt w:val="lowerLetter"/>
        <w:lvlText w:val="%2)"/>
        <w:lvlJc w:val="left"/>
        <w:pPr>
          <w:ind w:left="720" w:hanging="360"/>
        </w:pPr>
        <w:rPr>
          <w:rFonts w:hint="default"/>
        </w:rPr>
      </w:lvl>
    </w:lvlOverride>
    <w:lvlOverride w:ilvl="2">
      <w:lvl w:ilvl="2">
        <w:start w:val="1"/>
        <w:numFmt w:val="lowerRoman"/>
        <w:lvlText w:val="%3)"/>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2" w16cid:durableId="145049443">
    <w:abstractNumId w:val="10"/>
    <w:lvlOverride w:ilvl="0">
      <w:lvl w:ilvl="0">
        <w:start w:val="1"/>
        <w:numFmt w:val="decimal"/>
        <w:lvlText w:val="Attachment %1"/>
        <w:lvlJc w:val="left"/>
        <w:pPr>
          <w:ind w:left="360" w:hanging="360"/>
        </w:pPr>
        <w:rPr>
          <w:rFonts w:ascii="Arial" w:hAnsi="Arial" w:hint="default"/>
          <w:b/>
          <w:i w:val="0"/>
          <w:caps/>
        </w:rPr>
      </w:lvl>
    </w:lvlOverride>
    <w:lvlOverride w:ilvl="1">
      <w:lvl w:ilvl="1">
        <w:start w:val="1"/>
        <w:numFmt w:val="lowerLetter"/>
        <w:lvlText w:val="%2)"/>
        <w:lvlJc w:val="left"/>
        <w:pPr>
          <w:ind w:left="720" w:hanging="360"/>
        </w:pPr>
        <w:rPr>
          <w:rFonts w:hint="default"/>
        </w:rPr>
      </w:lvl>
    </w:lvlOverride>
    <w:lvlOverride w:ilvl="2">
      <w:lvl w:ilvl="2">
        <w:start w:val="1"/>
        <w:numFmt w:val="lowerRoman"/>
        <w:lvlText w:val="%3)"/>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3" w16cid:durableId="50932560">
    <w:abstractNumId w:val="27"/>
  </w:num>
  <w:num w:numId="34" w16cid:durableId="685323632">
    <w:abstractNumId w:val="2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ul C Marsh">
    <w15:presenceInfo w15:providerId="Windows Live" w15:userId="c14206bcbe552416"/>
  </w15:person>
  <w15:person w15:author="Lantow, Jeffrey C">
    <w15:presenceInfo w15:providerId="AD" w15:userId="S-1-5-21-2111342016-1906211764-3376078148-24763"/>
  </w15:person>
  <w15:person w15:author="Brian Kesner">
    <w15:presenceInfo w15:providerId="Windows Live" w15:userId="41ae688284164d6a"/>
  </w15:person>
  <w15:person w15:author="Kristen Humphrey">
    <w15:presenceInfo w15:providerId="Windows Live" w15:userId="f3e3d415a3b3dd8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trackRevisions/>
  <w:documentProtection w:edit="trackedChanges" w:enforcement="1" w:cryptProviderType="rsaAES" w:cryptAlgorithmClass="hash" w:cryptAlgorithmType="typeAny" w:cryptAlgorithmSid="14" w:cryptSpinCount="100000" w:hash="Yxgy0wG0nMfYI13HI+bimf2Cbsx9TtaLR8NVL+Ac0+CqA7TvM0+Imncf89VUgGW7FQelDWg1eGZrRb9yor3Hug==" w:salt="jOYQsjBo0ls6BQYR405Msw=="/>
  <w:defaultTabStop w:val="720"/>
  <w:evenAndOddHeaders/>
  <w:drawingGridHorizontalSpacing w:val="120"/>
  <w:displayHorizontalDrawingGridEvery w:val="2"/>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7C9"/>
    <w:rsid w:val="00000574"/>
    <w:rsid w:val="00000F36"/>
    <w:rsid w:val="00001B3E"/>
    <w:rsid w:val="00003D0B"/>
    <w:rsid w:val="000041BA"/>
    <w:rsid w:val="0000540E"/>
    <w:rsid w:val="0000782A"/>
    <w:rsid w:val="000078D1"/>
    <w:rsid w:val="0001106C"/>
    <w:rsid w:val="000118C2"/>
    <w:rsid w:val="00012E0B"/>
    <w:rsid w:val="00020D5B"/>
    <w:rsid w:val="0002109D"/>
    <w:rsid w:val="00021463"/>
    <w:rsid w:val="00021B81"/>
    <w:rsid w:val="00021C6D"/>
    <w:rsid w:val="00024BDB"/>
    <w:rsid w:val="000251F4"/>
    <w:rsid w:val="00025AF0"/>
    <w:rsid w:val="00027FA8"/>
    <w:rsid w:val="00031F1F"/>
    <w:rsid w:val="00033E27"/>
    <w:rsid w:val="00035A19"/>
    <w:rsid w:val="00035A4B"/>
    <w:rsid w:val="00037239"/>
    <w:rsid w:val="00041196"/>
    <w:rsid w:val="00041E83"/>
    <w:rsid w:val="000441AD"/>
    <w:rsid w:val="000468FE"/>
    <w:rsid w:val="00046923"/>
    <w:rsid w:val="0005182D"/>
    <w:rsid w:val="000603EC"/>
    <w:rsid w:val="00061908"/>
    <w:rsid w:val="00061AF0"/>
    <w:rsid w:val="0006348F"/>
    <w:rsid w:val="000634DC"/>
    <w:rsid w:val="000637A8"/>
    <w:rsid w:val="00064787"/>
    <w:rsid w:val="00064D3D"/>
    <w:rsid w:val="00065BFD"/>
    <w:rsid w:val="00070B51"/>
    <w:rsid w:val="000710F2"/>
    <w:rsid w:val="00077716"/>
    <w:rsid w:val="000817CF"/>
    <w:rsid w:val="00081C3E"/>
    <w:rsid w:val="000825B8"/>
    <w:rsid w:val="00082D14"/>
    <w:rsid w:val="0008343C"/>
    <w:rsid w:val="00083E4C"/>
    <w:rsid w:val="0008414A"/>
    <w:rsid w:val="000858A3"/>
    <w:rsid w:val="0009319B"/>
    <w:rsid w:val="0009483A"/>
    <w:rsid w:val="000953E1"/>
    <w:rsid w:val="000959A6"/>
    <w:rsid w:val="000A096F"/>
    <w:rsid w:val="000A0A7B"/>
    <w:rsid w:val="000A6340"/>
    <w:rsid w:val="000A7910"/>
    <w:rsid w:val="000B11C7"/>
    <w:rsid w:val="000B4748"/>
    <w:rsid w:val="000B4BA2"/>
    <w:rsid w:val="000B6EE3"/>
    <w:rsid w:val="000C1546"/>
    <w:rsid w:val="000C23B5"/>
    <w:rsid w:val="000C344E"/>
    <w:rsid w:val="000C4AAA"/>
    <w:rsid w:val="000C5C81"/>
    <w:rsid w:val="000C5D1D"/>
    <w:rsid w:val="000C61F2"/>
    <w:rsid w:val="000C6812"/>
    <w:rsid w:val="000C7AB7"/>
    <w:rsid w:val="000D10FB"/>
    <w:rsid w:val="000D4180"/>
    <w:rsid w:val="000D50BE"/>
    <w:rsid w:val="000E3121"/>
    <w:rsid w:val="000E4513"/>
    <w:rsid w:val="000E4F65"/>
    <w:rsid w:val="000E5CBD"/>
    <w:rsid w:val="000F2ABC"/>
    <w:rsid w:val="000F3917"/>
    <w:rsid w:val="000F703F"/>
    <w:rsid w:val="000F7C30"/>
    <w:rsid w:val="00104F59"/>
    <w:rsid w:val="0010722C"/>
    <w:rsid w:val="001164FC"/>
    <w:rsid w:val="001214F4"/>
    <w:rsid w:val="00123C6E"/>
    <w:rsid w:val="00124CDA"/>
    <w:rsid w:val="00125294"/>
    <w:rsid w:val="001278FD"/>
    <w:rsid w:val="00127E75"/>
    <w:rsid w:val="001317B2"/>
    <w:rsid w:val="001337A6"/>
    <w:rsid w:val="0013570E"/>
    <w:rsid w:val="00136A9E"/>
    <w:rsid w:val="00136EEE"/>
    <w:rsid w:val="001375A6"/>
    <w:rsid w:val="001379D6"/>
    <w:rsid w:val="00145C0C"/>
    <w:rsid w:val="00146457"/>
    <w:rsid w:val="00151B59"/>
    <w:rsid w:val="0015215E"/>
    <w:rsid w:val="00153025"/>
    <w:rsid w:val="00153951"/>
    <w:rsid w:val="00155217"/>
    <w:rsid w:val="001563D7"/>
    <w:rsid w:val="0015707A"/>
    <w:rsid w:val="00161644"/>
    <w:rsid w:val="00161856"/>
    <w:rsid w:val="00161CBC"/>
    <w:rsid w:val="001641B2"/>
    <w:rsid w:val="00164A90"/>
    <w:rsid w:val="00165BC2"/>
    <w:rsid w:val="0016632E"/>
    <w:rsid w:val="00166B50"/>
    <w:rsid w:val="00166E56"/>
    <w:rsid w:val="00171E84"/>
    <w:rsid w:val="001727C9"/>
    <w:rsid w:val="00173D2F"/>
    <w:rsid w:val="00175945"/>
    <w:rsid w:val="00176AA0"/>
    <w:rsid w:val="00182BC6"/>
    <w:rsid w:val="001848DC"/>
    <w:rsid w:val="001848E2"/>
    <w:rsid w:val="0018606E"/>
    <w:rsid w:val="00187107"/>
    <w:rsid w:val="0019108B"/>
    <w:rsid w:val="001913C4"/>
    <w:rsid w:val="00191625"/>
    <w:rsid w:val="001919BE"/>
    <w:rsid w:val="00191C12"/>
    <w:rsid w:val="00193D82"/>
    <w:rsid w:val="00194FA8"/>
    <w:rsid w:val="00197BCB"/>
    <w:rsid w:val="001A0550"/>
    <w:rsid w:val="001A1FED"/>
    <w:rsid w:val="001A3E4E"/>
    <w:rsid w:val="001A4A96"/>
    <w:rsid w:val="001A5476"/>
    <w:rsid w:val="001A6E9F"/>
    <w:rsid w:val="001B0CC0"/>
    <w:rsid w:val="001B2EC5"/>
    <w:rsid w:val="001B318F"/>
    <w:rsid w:val="001B3851"/>
    <w:rsid w:val="001B3F3C"/>
    <w:rsid w:val="001B702D"/>
    <w:rsid w:val="001C36FD"/>
    <w:rsid w:val="001C3A81"/>
    <w:rsid w:val="001C4B35"/>
    <w:rsid w:val="001C7AB5"/>
    <w:rsid w:val="001D0653"/>
    <w:rsid w:val="001D4881"/>
    <w:rsid w:val="001D56D7"/>
    <w:rsid w:val="001D7A65"/>
    <w:rsid w:val="001E4A64"/>
    <w:rsid w:val="001E6C8E"/>
    <w:rsid w:val="001E6F30"/>
    <w:rsid w:val="001F0C74"/>
    <w:rsid w:val="001F0D1F"/>
    <w:rsid w:val="001F1C7F"/>
    <w:rsid w:val="002024BA"/>
    <w:rsid w:val="0020494B"/>
    <w:rsid w:val="002078D5"/>
    <w:rsid w:val="002124DB"/>
    <w:rsid w:val="00212ED3"/>
    <w:rsid w:val="00214D73"/>
    <w:rsid w:val="00214FAF"/>
    <w:rsid w:val="00215F22"/>
    <w:rsid w:val="00216366"/>
    <w:rsid w:val="0021748B"/>
    <w:rsid w:val="00217E12"/>
    <w:rsid w:val="00220A96"/>
    <w:rsid w:val="00221978"/>
    <w:rsid w:val="00224820"/>
    <w:rsid w:val="00225F1E"/>
    <w:rsid w:val="00226104"/>
    <w:rsid w:val="002279F0"/>
    <w:rsid w:val="00230A88"/>
    <w:rsid w:val="0023143D"/>
    <w:rsid w:val="00233A0A"/>
    <w:rsid w:val="00234F17"/>
    <w:rsid w:val="00242983"/>
    <w:rsid w:val="00242F5B"/>
    <w:rsid w:val="00243F7B"/>
    <w:rsid w:val="002451D7"/>
    <w:rsid w:val="00245B1D"/>
    <w:rsid w:val="00245C2E"/>
    <w:rsid w:val="00246845"/>
    <w:rsid w:val="00247C67"/>
    <w:rsid w:val="00250E54"/>
    <w:rsid w:val="002516F7"/>
    <w:rsid w:val="0025524B"/>
    <w:rsid w:val="00256C13"/>
    <w:rsid w:val="00260590"/>
    <w:rsid w:val="002614BB"/>
    <w:rsid w:val="00262FAE"/>
    <w:rsid w:val="00263082"/>
    <w:rsid w:val="00266A87"/>
    <w:rsid w:val="00272552"/>
    <w:rsid w:val="00274176"/>
    <w:rsid w:val="00274E66"/>
    <w:rsid w:val="00275883"/>
    <w:rsid w:val="00277D04"/>
    <w:rsid w:val="002804A0"/>
    <w:rsid w:val="00280EB7"/>
    <w:rsid w:val="00283F5D"/>
    <w:rsid w:val="00285B57"/>
    <w:rsid w:val="00291FD3"/>
    <w:rsid w:val="00295333"/>
    <w:rsid w:val="00297819"/>
    <w:rsid w:val="002A0B8D"/>
    <w:rsid w:val="002A459F"/>
    <w:rsid w:val="002A586F"/>
    <w:rsid w:val="002B5D36"/>
    <w:rsid w:val="002B78D6"/>
    <w:rsid w:val="002C01E2"/>
    <w:rsid w:val="002C04DE"/>
    <w:rsid w:val="002C17AD"/>
    <w:rsid w:val="002C303D"/>
    <w:rsid w:val="002C4531"/>
    <w:rsid w:val="002C55F9"/>
    <w:rsid w:val="002C58C0"/>
    <w:rsid w:val="002C7063"/>
    <w:rsid w:val="002C7D40"/>
    <w:rsid w:val="002D2262"/>
    <w:rsid w:val="002D5FE2"/>
    <w:rsid w:val="002D69AC"/>
    <w:rsid w:val="002E183E"/>
    <w:rsid w:val="002E221A"/>
    <w:rsid w:val="002E3FCE"/>
    <w:rsid w:val="002E5905"/>
    <w:rsid w:val="002E65FB"/>
    <w:rsid w:val="002E7A4C"/>
    <w:rsid w:val="002F0FBB"/>
    <w:rsid w:val="002F481D"/>
    <w:rsid w:val="002F7405"/>
    <w:rsid w:val="0030328D"/>
    <w:rsid w:val="00304B28"/>
    <w:rsid w:val="003054A5"/>
    <w:rsid w:val="003109A3"/>
    <w:rsid w:val="003114CB"/>
    <w:rsid w:val="00314B91"/>
    <w:rsid w:val="00316D02"/>
    <w:rsid w:val="0032533F"/>
    <w:rsid w:val="00325CB0"/>
    <w:rsid w:val="00331682"/>
    <w:rsid w:val="00333666"/>
    <w:rsid w:val="0033526E"/>
    <w:rsid w:val="0033587A"/>
    <w:rsid w:val="00335B04"/>
    <w:rsid w:val="00340644"/>
    <w:rsid w:val="00340D04"/>
    <w:rsid w:val="00341B4C"/>
    <w:rsid w:val="003421A9"/>
    <w:rsid w:val="003441B8"/>
    <w:rsid w:val="00344877"/>
    <w:rsid w:val="00347489"/>
    <w:rsid w:val="003535C9"/>
    <w:rsid w:val="00354C69"/>
    <w:rsid w:val="0035590C"/>
    <w:rsid w:val="00356D27"/>
    <w:rsid w:val="00357651"/>
    <w:rsid w:val="00357A6B"/>
    <w:rsid w:val="00360996"/>
    <w:rsid w:val="00360D76"/>
    <w:rsid w:val="00363DA5"/>
    <w:rsid w:val="00364F99"/>
    <w:rsid w:val="003664BE"/>
    <w:rsid w:val="0036705A"/>
    <w:rsid w:val="003731BA"/>
    <w:rsid w:val="003752E0"/>
    <w:rsid w:val="00375469"/>
    <w:rsid w:val="00375CE9"/>
    <w:rsid w:val="00376A3E"/>
    <w:rsid w:val="003775C6"/>
    <w:rsid w:val="003802D2"/>
    <w:rsid w:val="003812FF"/>
    <w:rsid w:val="00384C82"/>
    <w:rsid w:val="00384D72"/>
    <w:rsid w:val="00385D43"/>
    <w:rsid w:val="003866D2"/>
    <w:rsid w:val="00394F8F"/>
    <w:rsid w:val="00396E99"/>
    <w:rsid w:val="003A3C5D"/>
    <w:rsid w:val="003A587B"/>
    <w:rsid w:val="003A6432"/>
    <w:rsid w:val="003B03EB"/>
    <w:rsid w:val="003B087B"/>
    <w:rsid w:val="003B0F88"/>
    <w:rsid w:val="003B190D"/>
    <w:rsid w:val="003B1E80"/>
    <w:rsid w:val="003B2571"/>
    <w:rsid w:val="003B5691"/>
    <w:rsid w:val="003B7117"/>
    <w:rsid w:val="003B765B"/>
    <w:rsid w:val="003C1755"/>
    <w:rsid w:val="003C3D44"/>
    <w:rsid w:val="003C5014"/>
    <w:rsid w:val="003D08C7"/>
    <w:rsid w:val="003D2033"/>
    <w:rsid w:val="003D33BA"/>
    <w:rsid w:val="003E3B61"/>
    <w:rsid w:val="003E7468"/>
    <w:rsid w:val="003E7E26"/>
    <w:rsid w:val="003F270D"/>
    <w:rsid w:val="003F2CE4"/>
    <w:rsid w:val="003F3DAC"/>
    <w:rsid w:val="003F3E57"/>
    <w:rsid w:val="003F4499"/>
    <w:rsid w:val="003F4DCB"/>
    <w:rsid w:val="003F55FE"/>
    <w:rsid w:val="003F5BDF"/>
    <w:rsid w:val="003F72BA"/>
    <w:rsid w:val="00402DE6"/>
    <w:rsid w:val="004037BD"/>
    <w:rsid w:val="0040453B"/>
    <w:rsid w:val="00405B13"/>
    <w:rsid w:val="004113C5"/>
    <w:rsid w:val="00412E1C"/>
    <w:rsid w:val="00414361"/>
    <w:rsid w:val="00414A6D"/>
    <w:rsid w:val="00415026"/>
    <w:rsid w:val="00415934"/>
    <w:rsid w:val="004160FD"/>
    <w:rsid w:val="00417112"/>
    <w:rsid w:val="00420576"/>
    <w:rsid w:val="00423B3B"/>
    <w:rsid w:val="004245B1"/>
    <w:rsid w:val="00430873"/>
    <w:rsid w:val="00430CFC"/>
    <w:rsid w:val="00431231"/>
    <w:rsid w:val="00431E36"/>
    <w:rsid w:val="0043332B"/>
    <w:rsid w:val="0043711D"/>
    <w:rsid w:val="0044294B"/>
    <w:rsid w:val="00442F80"/>
    <w:rsid w:val="00443656"/>
    <w:rsid w:val="00444626"/>
    <w:rsid w:val="00444C99"/>
    <w:rsid w:val="00445165"/>
    <w:rsid w:val="00447088"/>
    <w:rsid w:val="00447CC6"/>
    <w:rsid w:val="00450012"/>
    <w:rsid w:val="00451251"/>
    <w:rsid w:val="00453CE5"/>
    <w:rsid w:val="0045417F"/>
    <w:rsid w:val="0045602D"/>
    <w:rsid w:val="00456677"/>
    <w:rsid w:val="004572AE"/>
    <w:rsid w:val="00457645"/>
    <w:rsid w:val="0046007B"/>
    <w:rsid w:val="0046009A"/>
    <w:rsid w:val="004612BA"/>
    <w:rsid w:val="00462FAE"/>
    <w:rsid w:val="00464D0D"/>
    <w:rsid w:val="00464D49"/>
    <w:rsid w:val="00465FD9"/>
    <w:rsid w:val="00471FEC"/>
    <w:rsid w:val="00472AA5"/>
    <w:rsid w:val="00473427"/>
    <w:rsid w:val="00473A85"/>
    <w:rsid w:val="00477B7E"/>
    <w:rsid w:val="00486A12"/>
    <w:rsid w:val="00487D53"/>
    <w:rsid w:val="004906E2"/>
    <w:rsid w:val="004923B6"/>
    <w:rsid w:val="004954B8"/>
    <w:rsid w:val="00497547"/>
    <w:rsid w:val="004A0955"/>
    <w:rsid w:val="004A129B"/>
    <w:rsid w:val="004A708F"/>
    <w:rsid w:val="004A7849"/>
    <w:rsid w:val="004B119F"/>
    <w:rsid w:val="004B2A91"/>
    <w:rsid w:val="004B468B"/>
    <w:rsid w:val="004B4DAC"/>
    <w:rsid w:val="004B611E"/>
    <w:rsid w:val="004B6197"/>
    <w:rsid w:val="004B75CE"/>
    <w:rsid w:val="004C1976"/>
    <w:rsid w:val="004C3764"/>
    <w:rsid w:val="004C3FE1"/>
    <w:rsid w:val="004C4DC5"/>
    <w:rsid w:val="004C7233"/>
    <w:rsid w:val="004C7FD8"/>
    <w:rsid w:val="004D125C"/>
    <w:rsid w:val="004D157B"/>
    <w:rsid w:val="004D260C"/>
    <w:rsid w:val="004D27BA"/>
    <w:rsid w:val="004D3CDE"/>
    <w:rsid w:val="004D5D5E"/>
    <w:rsid w:val="004D696B"/>
    <w:rsid w:val="004D7BFB"/>
    <w:rsid w:val="004E1A74"/>
    <w:rsid w:val="004E2B74"/>
    <w:rsid w:val="004E3843"/>
    <w:rsid w:val="004E6217"/>
    <w:rsid w:val="004F2534"/>
    <w:rsid w:val="004F345F"/>
    <w:rsid w:val="004F368A"/>
    <w:rsid w:val="004F5970"/>
    <w:rsid w:val="004F7525"/>
    <w:rsid w:val="00500388"/>
    <w:rsid w:val="00503655"/>
    <w:rsid w:val="00504F47"/>
    <w:rsid w:val="00506D2B"/>
    <w:rsid w:val="00510612"/>
    <w:rsid w:val="005126BB"/>
    <w:rsid w:val="00512ACB"/>
    <w:rsid w:val="0051354A"/>
    <w:rsid w:val="005145CA"/>
    <w:rsid w:val="005203CB"/>
    <w:rsid w:val="00520C09"/>
    <w:rsid w:val="005243D2"/>
    <w:rsid w:val="00527D9F"/>
    <w:rsid w:val="0053341D"/>
    <w:rsid w:val="00534E2C"/>
    <w:rsid w:val="00535694"/>
    <w:rsid w:val="005357E0"/>
    <w:rsid w:val="00536FC5"/>
    <w:rsid w:val="005460D6"/>
    <w:rsid w:val="00546880"/>
    <w:rsid w:val="005531C0"/>
    <w:rsid w:val="00555544"/>
    <w:rsid w:val="00555D2A"/>
    <w:rsid w:val="00555D49"/>
    <w:rsid w:val="00555DE1"/>
    <w:rsid w:val="00556FFF"/>
    <w:rsid w:val="0055756C"/>
    <w:rsid w:val="005641FE"/>
    <w:rsid w:val="00564962"/>
    <w:rsid w:val="00564BB7"/>
    <w:rsid w:val="00564FA6"/>
    <w:rsid w:val="005659F1"/>
    <w:rsid w:val="00571A43"/>
    <w:rsid w:val="00574C8B"/>
    <w:rsid w:val="005755DF"/>
    <w:rsid w:val="0057783A"/>
    <w:rsid w:val="00585736"/>
    <w:rsid w:val="00585DFB"/>
    <w:rsid w:val="005900F8"/>
    <w:rsid w:val="00594F05"/>
    <w:rsid w:val="00597B7A"/>
    <w:rsid w:val="005A092E"/>
    <w:rsid w:val="005A3B51"/>
    <w:rsid w:val="005A3D90"/>
    <w:rsid w:val="005A5A07"/>
    <w:rsid w:val="005A5B3B"/>
    <w:rsid w:val="005A63B2"/>
    <w:rsid w:val="005B0BA0"/>
    <w:rsid w:val="005B2BF8"/>
    <w:rsid w:val="005B4C6F"/>
    <w:rsid w:val="005B52A2"/>
    <w:rsid w:val="005C08FF"/>
    <w:rsid w:val="005C1F2A"/>
    <w:rsid w:val="005C44D5"/>
    <w:rsid w:val="005C7DB7"/>
    <w:rsid w:val="005D5178"/>
    <w:rsid w:val="005D5BFE"/>
    <w:rsid w:val="005D686A"/>
    <w:rsid w:val="005D6E8C"/>
    <w:rsid w:val="005E3F62"/>
    <w:rsid w:val="005E4D7A"/>
    <w:rsid w:val="005E59A2"/>
    <w:rsid w:val="005F019E"/>
    <w:rsid w:val="005F074B"/>
    <w:rsid w:val="005F0C40"/>
    <w:rsid w:val="005F6A01"/>
    <w:rsid w:val="005F741A"/>
    <w:rsid w:val="00600287"/>
    <w:rsid w:val="00600BC3"/>
    <w:rsid w:val="00602C0F"/>
    <w:rsid w:val="0060551C"/>
    <w:rsid w:val="00611645"/>
    <w:rsid w:val="006130BB"/>
    <w:rsid w:val="006177F6"/>
    <w:rsid w:val="006216A2"/>
    <w:rsid w:val="00623D51"/>
    <w:rsid w:val="0063013D"/>
    <w:rsid w:val="00630CE3"/>
    <w:rsid w:val="00631B94"/>
    <w:rsid w:val="0063448A"/>
    <w:rsid w:val="0063476D"/>
    <w:rsid w:val="00634FB3"/>
    <w:rsid w:val="006378E0"/>
    <w:rsid w:val="00642D51"/>
    <w:rsid w:val="006431BF"/>
    <w:rsid w:val="006458D5"/>
    <w:rsid w:val="00645974"/>
    <w:rsid w:val="00646878"/>
    <w:rsid w:val="00646CA2"/>
    <w:rsid w:val="00650694"/>
    <w:rsid w:val="00652C3E"/>
    <w:rsid w:val="006530E6"/>
    <w:rsid w:val="00653E48"/>
    <w:rsid w:val="00661CC7"/>
    <w:rsid w:val="006621D6"/>
    <w:rsid w:val="00664C5A"/>
    <w:rsid w:val="0066701B"/>
    <w:rsid w:val="0066741D"/>
    <w:rsid w:val="006677FE"/>
    <w:rsid w:val="0067581A"/>
    <w:rsid w:val="00687B88"/>
    <w:rsid w:val="006905AD"/>
    <w:rsid w:val="006918B9"/>
    <w:rsid w:val="00692651"/>
    <w:rsid w:val="00694529"/>
    <w:rsid w:val="00694EA4"/>
    <w:rsid w:val="00696BA1"/>
    <w:rsid w:val="006A0A33"/>
    <w:rsid w:val="006A1D85"/>
    <w:rsid w:val="006A2FF1"/>
    <w:rsid w:val="006A5D69"/>
    <w:rsid w:val="006A7328"/>
    <w:rsid w:val="006B2B53"/>
    <w:rsid w:val="006B357B"/>
    <w:rsid w:val="006B5745"/>
    <w:rsid w:val="006C484C"/>
    <w:rsid w:val="006C67C1"/>
    <w:rsid w:val="006D1893"/>
    <w:rsid w:val="006D4BEB"/>
    <w:rsid w:val="006D4E33"/>
    <w:rsid w:val="006D55F1"/>
    <w:rsid w:val="006D6B3C"/>
    <w:rsid w:val="006D6CE5"/>
    <w:rsid w:val="006D7EDD"/>
    <w:rsid w:val="006E23DD"/>
    <w:rsid w:val="006E61E6"/>
    <w:rsid w:val="006E6402"/>
    <w:rsid w:val="006E7FBD"/>
    <w:rsid w:val="006F0BB0"/>
    <w:rsid w:val="006F10DD"/>
    <w:rsid w:val="006F1119"/>
    <w:rsid w:val="006F11D8"/>
    <w:rsid w:val="006F21A9"/>
    <w:rsid w:val="006F234D"/>
    <w:rsid w:val="006F685A"/>
    <w:rsid w:val="006F6AB0"/>
    <w:rsid w:val="006F7E08"/>
    <w:rsid w:val="0070102C"/>
    <w:rsid w:val="007026B2"/>
    <w:rsid w:val="00702D32"/>
    <w:rsid w:val="00703A61"/>
    <w:rsid w:val="00706C19"/>
    <w:rsid w:val="00706C5A"/>
    <w:rsid w:val="00707DA1"/>
    <w:rsid w:val="007120A4"/>
    <w:rsid w:val="00713AC6"/>
    <w:rsid w:val="00714546"/>
    <w:rsid w:val="00715BF5"/>
    <w:rsid w:val="00715E70"/>
    <w:rsid w:val="00720B0D"/>
    <w:rsid w:val="007218F4"/>
    <w:rsid w:val="00722DA0"/>
    <w:rsid w:val="00722E45"/>
    <w:rsid w:val="00723B40"/>
    <w:rsid w:val="00724422"/>
    <w:rsid w:val="0072495C"/>
    <w:rsid w:val="00725366"/>
    <w:rsid w:val="00730841"/>
    <w:rsid w:val="00732923"/>
    <w:rsid w:val="00734F57"/>
    <w:rsid w:val="00736E6F"/>
    <w:rsid w:val="00737C0C"/>
    <w:rsid w:val="007404A1"/>
    <w:rsid w:val="00740FF7"/>
    <w:rsid w:val="007451F3"/>
    <w:rsid w:val="00746E95"/>
    <w:rsid w:val="00747F6D"/>
    <w:rsid w:val="00750D34"/>
    <w:rsid w:val="00752283"/>
    <w:rsid w:val="0075706F"/>
    <w:rsid w:val="00760C29"/>
    <w:rsid w:val="00760DF0"/>
    <w:rsid w:val="007611D3"/>
    <w:rsid w:val="00761550"/>
    <w:rsid w:val="007617E6"/>
    <w:rsid w:val="00761947"/>
    <w:rsid w:val="00761DBA"/>
    <w:rsid w:val="00767228"/>
    <w:rsid w:val="00770A72"/>
    <w:rsid w:val="00770B6D"/>
    <w:rsid w:val="00771DFD"/>
    <w:rsid w:val="00772145"/>
    <w:rsid w:val="00777FA7"/>
    <w:rsid w:val="00784A19"/>
    <w:rsid w:val="0078524F"/>
    <w:rsid w:val="00785D2E"/>
    <w:rsid w:val="007866D4"/>
    <w:rsid w:val="007872B3"/>
    <w:rsid w:val="00791BDF"/>
    <w:rsid w:val="007A016C"/>
    <w:rsid w:val="007B03E3"/>
    <w:rsid w:val="007B7DAD"/>
    <w:rsid w:val="007C0FD8"/>
    <w:rsid w:val="007C26A5"/>
    <w:rsid w:val="007C2E02"/>
    <w:rsid w:val="007C448C"/>
    <w:rsid w:val="007C60E6"/>
    <w:rsid w:val="007D0038"/>
    <w:rsid w:val="007D120C"/>
    <w:rsid w:val="007D5C37"/>
    <w:rsid w:val="007E015B"/>
    <w:rsid w:val="007E02E9"/>
    <w:rsid w:val="007E0D7F"/>
    <w:rsid w:val="007E1AF4"/>
    <w:rsid w:val="007E250C"/>
    <w:rsid w:val="007F2A61"/>
    <w:rsid w:val="007F4B43"/>
    <w:rsid w:val="007F7D2F"/>
    <w:rsid w:val="00801AA6"/>
    <w:rsid w:val="00801D10"/>
    <w:rsid w:val="0080287B"/>
    <w:rsid w:val="00805AF9"/>
    <w:rsid w:val="00810BB8"/>
    <w:rsid w:val="00810EA3"/>
    <w:rsid w:val="0081177C"/>
    <w:rsid w:val="00811B95"/>
    <w:rsid w:val="0081335E"/>
    <w:rsid w:val="00813DC7"/>
    <w:rsid w:val="00816EEC"/>
    <w:rsid w:val="00817CD8"/>
    <w:rsid w:val="008206C0"/>
    <w:rsid w:val="00820BB0"/>
    <w:rsid w:val="00821A22"/>
    <w:rsid w:val="00822986"/>
    <w:rsid w:val="008250D5"/>
    <w:rsid w:val="00825BFE"/>
    <w:rsid w:val="00830CB1"/>
    <w:rsid w:val="008314F1"/>
    <w:rsid w:val="00831B30"/>
    <w:rsid w:val="0083224B"/>
    <w:rsid w:val="00833536"/>
    <w:rsid w:val="00837182"/>
    <w:rsid w:val="00841E9E"/>
    <w:rsid w:val="008428E6"/>
    <w:rsid w:val="00843CB0"/>
    <w:rsid w:val="00844D6F"/>
    <w:rsid w:val="008469A8"/>
    <w:rsid w:val="00847E9D"/>
    <w:rsid w:val="00847FE4"/>
    <w:rsid w:val="00851672"/>
    <w:rsid w:val="00851D7F"/>
    <w:rsid w:val="00851E2D"/>
    <w:rsid w:val="0085271B"/>
    <w:rsid w:val="00854338"/>
    <w:rsid w:val="008604FB"/>
    <w:rsid w:val="00860AE4"/>
    <w:rsid w:val="008622FA"/>
    <w:rsid w:val="00862483"/>
    <w:rsid w:val="00863207"/>
    <w:rsid w:val="00867AE2"/>
    <w:rsid w:val="008715B2"/>
    <w:rsid w:val="0087272C"/>
    <w:rsid w:val="00873F9A"/>
    <w:rsid w:val="008743E3"/>
    <w:rsid w:val="0087732E"/>
    <w:rsid w:val="00881A04"/>
    <w:rsid w:val="008825F1"/>
    <w:rsid w:val="00885209"/>
    <w:rsid w:val="008855B7"/>
    <w:rsid w:val="00885EEB"/>
    <w:rsid w:val="008861AB"/>
    <w:rsid w:val="00887F65"/>
    <w:rsid w:val="00890E19"/>
    <w:rsid w:val="00891642"/>
    <w:rsid w:val="00891B24"/>
    <w:rsid w:val="00892A20"/>
    <w:rsid w:val="00893213"/>
    <w:rsid w:val="00893BEB"/>
    <w:rsid w:val="0089682B"/>
    <w:rsid w:val="00897973"/>
    <w:rsid w:val="008A1126"/>
    <w:rsid w:val="008A1E13"/>
    <w:rsid w:val="008A2137"/>
    <w:rsid w:val="008A41D1"/>
    <w:rsid w:val="008A45F9"/>
    <w:rsid w:val="008B13FC"/>
    <w:rsid w:val="008B15DE"/>
    <w:rsid w:val="008B525A"/>
    <w:rsid w:val="008B7047"/>
    <w:rsid w:val="008C0942"/>
    <w:rsid w:val="008C261B"/>
    <w:rsid w:val="008C30BB"/>
    <w:rsid w:val="008C3819"/>
    <w:rsid w:val="008C3EA5"/>
    <w:rsid w:val="008C425C"/>
    <w:rsid w:val="008C721D"/>
    <w:rsid w:val="008D025B"/>
    <w:rsid w:val="008D0D90"/>
    <w:rsid w:val="008D282F"/>
    <w:rsid w:val="008D302E"/>
    <w:rsid w:val="008D4A80"/>
    <w:rsid w:val="008D7B85"/>
    <w:rsid w:val="008E0E62"/>
    <w:rsid w:val="008E2CFC"/>
    <w:rsid w:val="008E3EDB"/>
    <w:rsid w:val="008E62EF"/>
    <w:rsid w:val="008F0CCC"/>
    <w:rsid w:val="008F0F99"/>
    <w:rsid w:val="008F181A"/>
    <w:rsid w:val="008F30A4"/>
    <w:rsid w:val="008F4230"/>
    <w:rsid w:val="008F5510"/>
    <w:rsid w:val="008F592B"/>
    <w:rsid w:val="008F67DA"/>
    <w:rsid w:val="008F77E7"/>
    <w:rsid w:val="00901391"/>
    <w:rsid w:val="00902155"/>
    <w:rsid w:val="0090439B"/>
    <w:rsid w:val="0090581B"/>
    <w:rsid w:val="00906219"/>
    <w:rsid w:val="009067BC"/>
    <w:rsid w:val="00910510"/>
    <w:rsid w:val="0091055F"/>
    <w:rsid w:val="0091091A"/>
    <w:rsid w:val="009118F4"/>
    <w:rsid w:val="00912997"/>
    <w:rsid w:val="009131E4"/>
    <w:rsid w:val="00915704"/>
    <w:rsid w:val="009164FC"/>
    <w:rsid w:val="00917373"/>
    <w:rsid w:val="00920165"/>
    <w:rsid w:val="009226F7"/>
    <w:rsid w:val="00922D0E"/>
    <w:rsid w:val="0092497C"/>
    <w:rsid w:val="00924998"/>
    <w:rsid w:val="00924CA6"/>
    <w:rsid w:val="00926AFF"/>
    <w:rsid w:val="00927704"/>
    <w:rsid w:val="00930339"/>
    <w:rsid w:val="00933C25"/>
    <w:rsid w:val="0093736C"/>
    <w:rsid w:val="0093792B"/>
    <w:rsid w:val="00942B62"/>
    <w:rsid w:val="009460D7"/>
    <w:rsid w:val="00947B45"/>
    <w:rsid w:val="00950DF1"/>
    <w:rsid w:val="00955F40"/>
    <w:rsid w:val="009615C4"/>
    <w:rsid w:val="00962304"/>
    <w:rsid w:val="0098077E"/>
    <w:rsid w:val="00983B0D"/>
    <w:rsid w:val="00984E68"/>
    <w:rsid w:val="0098528E"/>
    <w:rsid w:val="009853A4"/>
    <w:rsid w:val="00986B0F"/>
    <w:rsid w:val="00987C35"/>
    <w:rsid w:val="00992362"/>
    <w:rsid w:val="009930A1"/>
    <w:rsid w:val="009959F0"/>
    <w:rsid w:val="009A3704"/>
    <w:rsid w:val="009A4344"/>
    <w:rsid w:val="009A7810"/>
    <w:rsid w:val="009B1FFB"/>
    <w:rsid w:val="009B3567"/>
    <w:rsid w:val="009B3C37"/>
    <w:rsid w:val="009B472C"/>
    <w:rsid w:val="009C241F"/>
    <w:rsid w:val="009C4097"/>
    <w:rsid w:val="009C60D6"/>
    <w:rsid w:val="009C66E2"/>
    <w:rsid w:val="009C6B5D"/>
    <w:rsid w:val="009D0165"/>
    <w:rsid w:val="009D091C"/>
    <w:rsid w:val="009D1A76"/>
    <w:rsid w:val="009D34D7"/>
    <w:rsid w:val="009D3543"/>
    <w:rsid w:val="009D5529"/>
    <w:rsid w:val="009D5A0F"/>
    <w:rsid w:val="009D5BB4"/>
    <w:rsid w:val="009D63CA"/>
    <w:rsid w:val="009E1F1D"/>
    <w:rsid w:val="009E4049"/>
    <w:rsid w:val="009E60B7"/>
    <w:rsid w:val="009E6AAB"/>
    <w:rsid w:val="009E6DE4"/>
    <w:rsid w:val="009F08B8"/>
    <w:rsid w:val="009F3261"/>
    <w:rsid w:val="009F3D42"/>
    <w:rsid w:val="009F471F"/>
    <w:rsid w:val="009F626D"/>
    <w:rsid w:val="00A0119E"/>
    <w:rsid w:val="00A01CC2"/>
    <w:rsid w:val="00A05C77"/>
    <w:rsid w:val="00A06006"/>
    <w:rsid w:val="00A06F92"/>
    <w:rsid w:val="00A11B54"/>
    <w:rsid w:val="00A12989"/>
    <w:rsid w:val="00A13805"/>
    <w:rsid w:val="00A17AF1"/>
    <w:rsid w:val="00A20186"/>
    <w:rsid w:val="00A20984"/>
    <w:rsid w:val="00A20CF4"/>
    <w:rsid w:val="00A2181E"/>
    <w:rsid w:val="00A220E8"/>
    <w:rsid w:val="00A224E0"/>
    <w:rsid w:val="00A22893"/>
    <w:rsid w:val="00A22D35"/>
    <w:rsid w:val="00A24665"/>
    <w:rsid w:val="00A27723"/>
    <w:rsid w:val="00A32C6C"/>
    <w:rsid w:val="00A33461"/>
    <w:rsid w:val="00A3520A"/>
    <w:rsid w:val="00A36BA9"/>
    <w:rsid w:val="00A410ED"/>
    <w:rsid w:val="00A43D02"/>
    <w:rsid w:val="00A47A52"/>
    <w:rsid w:val="00A47F91"/>
    <w:rsid w:val="00A51479"/>
    <w:rsid w:val="00A52186"/>
    <w:rsid w:val="00A53E88"/>
    <w:rsid w:val="00A5458B"/>
    <w:rsid w:val="00A54821"/>
    <w:rsid w:val="00A56D76"/>
    <w:rsid w:val="00A56F07"/>
    <w:rsid w:val="00A60BDC"/>
    <w:rsid w:val="00A60F96"/>
    <w:rsid w:val="00A61641"/>
    <w:rsid w:val="00A62D90"/>
    <w:rsid w:val="00A66A43"/>
    <w:rsid w:val="00A7057C"/>
    <w:rsid w:val="00A71188"/>
    <w:rsid w:val="00A71221"/>
    <w:rsid w:val="00A71FBC"/>
    <w:rsid w:val="00A728DE"/>
    <w:rsid w:val="00A757C6"/>
    <w:rsid w:val="00A81216"/>
    <w:rsid w:val="00A81946"/>
    <w:rsid w:val="00A81DB1"/>
    <w:rsid w:val="00A8445A"/>
    <w:rsid w:val="00A852FB"/>
    <w:rsid w:val="00A86ADA"/>
    <w:rsid w:val="00A86FBD"/>
    <w:rsid w:val="00A8763C"/>
    <w:rsid w:val="00A87B73"/>
    <w:rsid w:val="00A93B04"/>
    <w:rsid w:val="00A96E71"/>
    <w:rsid w:val="00AA0766"/>
    <w:rsid w:val="00AA0DB3"/>
    <w:rsid w:val="00AA1253"/>
    <w:rsid w:val="00AA2807"/>
    <w:rsid w:val="00AA3C6E"/>
    <w:rsid w:val="00AA3FE2"/>
    <w:rsid w:val="00AA4039"/>
    <w:rsid w:val="00AA56A3"/>
    <w:rsid w:val="00AA5978"/>
    <w:rsid w:val="00AA7D72"/>
    <w:rsid w:val="00AB1F7C"/>
    <w:rsid w:val="00AB2701"/>
    <w:rsid w:val="00AB550E"/>
    <w:rsid w:val="00AB6B7D"/>
    <w:rsid w:val="00AB76CA"/>
    <w:rsid w:val="00AC0F18"/>
    <w:rsid w:val="00AC3978"/>
    <w:rsid w:val="00AC5DE2"/>
    <w:rsid w:val="00AC6346"/>
    <w:rsid w:val="00AD09CC"/>
    <w:rsid w:val="00AD1EC1"/>
    <w:rsid w:val="00AD275C"/>
    <w:rsid w:val="00AD44E5"/>
    <w:rsid w:val="00AD5199"/>
    <w:rsid w:val="00AE071C"/>
    <w:rsid w:val="00AE1BF6"/>
    <w:rsid w:val="00AE1C2A"/>
    <w:rsid w:val="00AE2F08"/>
    <w:rsid w:val="00AE352B"/>
    <w:rsid w:val="00AF0792"/>
    <w:rsid w:val="00AF0E61"/>
    <w:rsid w:val="00AF1D69"/>
    <w:rsid w:val="00AF2573"/>
    <w:rsid w:val="00AF4CFC"/>
    <w:rsid w:val="00AF57BD"/>
    <w:rsid w:val="00AF76CC"/>
    <w:rsid w:val="00B0022B"/>
    <w:rsid w:val="00B00547"/>
    <w:rsid w:val="00B00C57"/>
    <w:rsid w:val="00B10D62"/>
    <w:rsid w:val="00B124F3"/>
    <w:rsid w:val="00B12565"/>
    <w:rsid w:val="00B12E36"/>
    <w:rsid w:val="00B12FB8"/>
    <w:rsid w:val="00B14C38"/>
    <w:rsid w:val="00B15245"/>
    <w:rsid w:val="00B16B3E"/>
    <w:rsid w:val="00B21A26"/>
    <w:rsid w:val="00B21C39"/>
    <w:rsid w:val="00B21ED3"/>
    <w:rsid w:val="00B2412E"/>
    <w:rsid w:val="00B24794"/>
    <w:rsid w:val="00B259E8"/>
    <w:rsid w:val="00B26074"/>
    <w:rsid w:val="00B302F6"/>
    <w:rsid w:val="00B30DF2"/>
    <w:rsid w:val="00B31DCE"/>
    <w:rsid w:val="00B3776E"/>
    <w:rsid w:val="00B404A4"/>
    <w:rsid w:val="00B459FB"/>
    <w:rsid w:val="00B460E3"/>
    <w:rsid w:val="00B46538"/>
    <w:rsid w:val="00B46F11"/>
    <w:rsid w:val="00B473D6"/>
    <w:rsid w:val="00B47618"/>
    <w:rsid w:val="00B51557"/>
    <w:rsid w:val="00B515B2"/>
    <w:rsid w:val="00B5362A"/>
    <w:rsid w:val="00B55684"/>
    <w:rsid w:val="00B5631E"/>
    <w:rsid w:val="00B57E76"/>
    <w:rsid w:val="00B60084"/>
    <w:rsid w:val="00B61850"/>
    <w:rsid w:val="00B62B8F"/>
    <w:rsid w:val="00B64D72"/>
    <w:rsid w:val="00B65B65"/>
    <w:rsid w:val="00B65DA4"/>
    <w:rsid w:val="00B65E56"/>
    <w:rsid w:val="00B66559"/>
    <w:rsid w:val="00B670FD"/>
    <w:rsid w:val="00B707AA"/>
    <w:rsid w:val="00B75B42"/>
    <w:rsid w:val="00B76207"/>
    <w:rsid w:val="00B77421"/>
    <w:rsid w:val="00B926A4"/>
    <w:rsid w:val="00B93A98"/>
    <w:rsid w:val="00B93BC1"/>
    <w:rsid w:val="00BA55FD"/>
    <w:rsid w:val="00BA669F"/>
    <w:rsid w:val="00BB149E"/>
    <w:rsid w:val="00BB1506"/>
    <w:rsid w:val="00BB4447"/>
    <w:rsid w:val="00BB52E2"/>
    <w:rsid w:val="00BB6C79"/>
    <w:rsid w:val="00BB71A9"/>
    <w:rsid w:val="00BB7C88"/>
    <w:rsid w:val="00BC08DC"/>
    <w:rsid w:val="00BC1304"/>
    <w:rsid w:val="00BC2DF5"/>
    <w:rsid w:val="00BC6874"/>
    <w:rsid w:val="00BD20AE"/>
    <w:rsid w:val="00BD2109"/>
    <w:rsid w:val="00BD2273"/>
    <w:rsid w:val="00BD38FB"/>
    <w:rsid w:val="00BD419B"/>
    <w:rsid w:val="00BD7465"/>
    <w:rsid w:val="00BD7BB7"/>
    <w:rsid w:val="00BE2A6D"/>
    <w:rsid w:val="00BE2CBE"/>
    <w:rsid w:val="00BE2D25"/>
    <w:rsid w:val="00BE44BD"/>
    <w:rsid w:val="00BF106A"/>
    <w:rsid w:val="00BF2BF5"/>
    <w:rsid w:val="00BF396D"/>
    <w:rsid w:val="00C0110F"/>
    <w:rsid w:val="00C04541"/>
    <w:rsid w:val="00C046D2"/>
    <w:rsid w:val="00C048B3"/>
    <w:rsid w:val="00C05F20"/>
    <w:rsid w:val="00C07209"/>
    <w:rsid w:val="00C10A20"/>
    <w:rsid w:val="00C168C6"/>
    <w:rsid w:val="00C1739B"/>
    <w:rsid w:val="00C20B26"/>
    <w:rsid w:val="00C20D95"/>
    <w:rsid w:val="00C21630"/>
    <w:rsid w:val="00C220E2"/>
    <w:rsid w:val="00C23407"/>
    <w:rsid w:val="00C23491"/>
    <w:rsid w:val="00C2539F"/>
    <w:rsid w:val="00C2743F"/>
    <w:rsid w:val="00C328B2"/>
    <w:rsid w:val="00C32B11"/>
    <w:rsid w:val="00C33403"/>
    <w:rsid w:val="00C33F3B"/>
    <w:rsid w:val="00C3502A"/>
    <w:rsid w:val="00C401EB"/>
    <w:rsid w:val="00C40980"/>
    <w:rsid w:val="00C40E5C"/>
    <w:rsid w:val="00C44C15"/>
    <w:rsid w:val="00C45028"/>
    <w:rsid w:val="00C45136"/>
    <w:rsid w:val="00C45457"/>
    <w:rsid w:val="00C47CD9"/>
    <w:rsid w:val="00C50A69"/>
    <w:rsid w:val="00C5133C"/>
    <w:rsid w:val="00C51AE9"/>
    <w:rsid w:val="00C568E9"/>
    <w:rsid w:val="00C600B9"/>
    <w:rsid w:val="00C63AED"/>
    <w:rsid w:val="00C6424F"/>
    <w:rsid w:val="00C65702"/>
    <w:rsid w:val="00C6615C"/>
    <w:rsid w:val="00C74822"/>
    <w:rsid w:val="00C7537E"/>
    <w:rsid w:val="00C76D11"/>
    <w:rsid w:val="00C80153"/>
    <w:rsid w:val="00C85127"/>
    <w:rsid w:val="00C90A1A"/>
    <w:rsid w:val="00C93A45"/>
    <w:rsid w:val="00C951DB"/>
    <w:rsid w:val="00CA206C"/>
    <w:rsid w:val="00CA272E"/>
    <w:rsid w:val="00CA3148"/>
    <w:rsid w:val="00CA3E62"/>
    <w:rsid w:val="00CA3FF1"/>
    <w:rsid w:val="00CB20E6"/>
    <w:rsid w:val="00CB2F6A"/>
    <w:rsid w:val="00CB4077"/>
    <w:rsid w:val="00CB5AAC"/>
    <w:rsid w:val="00CC2A2C"/>
    <w:rsid w:val="00CC38DF"/>
    <w:rsid w:val="00CC39B2"/>
    <w:rsid w:val="00CC4B57"/>
    <w:rsid w:val="00CC5C73"/>
    <w:rsid w:val="00CD0D9A"/>
    <w:rsid w:val="00CD0DE9"/>
    <w:rsid w:val="00CD18C6"/>
    <w:rsid w:val="00CD3B4C"/>
    <w:rsid w:val="00CD3CF3"/>
    <w:rsid w:val="00CD3E65"/>
    <w:rsid w:val="00CD4391"/>
    <w:rsid w:val="00CD6547"/>
    <w:rsid w:val="00CD66A9"/>
    <w:rsid w:val="00CE1A9B"/>
    <w:rsid w:val="00CE3F41"/>
    <w:rsid w:val="00CE43E9"/>
    <w:rsid w:val="00CE4D1B"/>
    <w:rsid w:val="00CF0648"/>
    <w:rsid w:val="00CF0ADF"/>
    <w:rsid w:val="00CF16F0"/>
    <w:rsid w:val="00CF3527"/>
    <w:rsid w:val="00CF6BA0"/>
    <w:rsid w:val="00D02193"/>
    <w:rsid w:val="00D040C2"/>
    <w:rsid w:val="00D11B44"/>
    <w:rsid w:val="00D134B2"/>
    <w:rsid w:val="00D13F59"/>
    <w:rsid w:val="00D15667"/>
    <w:rsid w:val="00D16FD7"/>
    <w:rsid w:val="00D20A37"/>
    <w:rsid w:val="00D20C54"/>
    <w:rsid w:val="00D2325B"/>
    <w:rsid w:val="00D27B18"/>
    <w:rsid w:val="00D3194E"/>
    <w:rsid w:val="00D333C4"/>
    <w:rsid w:val="00D33C7C"/>
    <w:rsid w:val="00D35268"/>
    <w:rsid w:val="00D359D1"/>
    <w:rsid w:val="00D36AED"/>
    <w:rsid w:val="00D41984"/>
    <w:rsid w:val="00D41D82"/>
    <w:rsid w:val="00D4250E"/>
    <w:rsid w:val="00D42DDB"/>
    <w:rsid w:val="00D438CD"/>
    <w:rsid w:val="00D44308"/>
    <w:rsid w:val="00D4434C"/>
    <w:rsid w:val="00D46C7F"/>
    <w:rsid w:val="00D47C2B"/>
    <w:rsid w:val="00D51F63"/>
    <w:rsid w:val="00D55A92"/>
    <w:rsid w:val="00D60A69"/>
    <w:rsid w:val="00D60BE7"/>
    <w:rsid w:val="00D61E37"/>
    <w:rsid w:val="00D629A5"/>
    <w:rsid w:val="00D63102"/>
    <w:rsid w:val="00D66035"/>
    <w:rsid w:val="00D67919"/>
    <w:rsid w:val="00D706DC"/>
    <w:rsid w:val="00D71496"/>
    <w:rsid w:val="00D71D2F"/>
    <w:rsid w:val="00D72880"/>
    <w:rsid w:val="00D7613E"/>
    <w:rsid w:val="00D77606"/>
    <w:rsid w:val="00D80AD5"/>
    <w:rsid w:val="00D80B60"/>
    <w:rsid w:val="00D812BF"/>
    <w:rsid w:val="00D8299D"/>
    <w:rsid w:val="00D83234"/>
    <w:rsid w:val="00D83324"/>
    <w:rsid w:val="00D85397"/>
    <w:rsid w:val="00D864C5"/>
    <w:rsid w:val="00D902F6"/>
    <w:rsid w:val="00D92136"/>
    <w:rsid w:val="00D92AA3"/>
    <w:rsid w:val="00D93A7E"/>
    <w:rsid w:val="00D9531B"/>
    <w:rsid w:val="00D97E38"/>
    <w:rsid w:val="00DA397E"/>
    <w:rsid w:val="00DA3CF6"/>
    <w:rsid w:val="00DA5562"/>
    <w:rsid w:val="00DA5689"/>
    <w:rsid w:val="00DB1CBE"/>
    <w:rsid w:val="00DB24BA"/>
    <w:rsid w:val="00DB6D72"/>
    <w:rsid w:val="00DB72CB"/>
    <w:rsid w:val="00DC0146"/>
    <w:rsid w:val="00DC07BE"/>
    <w:rsid w:val="00DC0A98"/>
    <w:rsid w:val="00DC2037"/>
    <w:rsid w:val="00DC414B"/>
    <w:rsid w:val="00DD29DF"/>
    <w:rsid w:val="00DD56C6"/>
    <w:rsid w:val="00DD70B4"/>
    <w:rsid w:val="00DE1B86"/>
    <w:rsid w:val="00DE363B"/>
    <w:rsid w:val="00DE50EA"/>
    <w:rsid w:val="00DE5598"/>
    <w:rsid w:val="00DE7C31"/>
    <w:rsid w:val="00DF01FF"/>
    <w:rsid w:val="00DF03D4"/>
    <w:rsid w:val="00DF1433"/>
    <w:rsid w:val="00DF68C0"/>
    <w:rsid w:val="00DF6D3F"/>
    <w:rsid w:val="00DF7595"/>
    <w:rsid w:val="00E0132A"/>
    <w:rsid w:val="00E01C87"/>
    <w:rsid w:val="00E02BD6"/>
    <w:rsid w:val="00E02EEC"/>
    <w:rsid w:val="00E1069E"/>
    <w:rsid w:val="00E11EE7"/>
    <w:rsid w:val="00E12291"/>
    <w:rsid w:val="00E13D23"/>
    <w:rsid w:val="00E15653"/>
    <w:rsid w:val="00E17775"/>
    <w:rsid w:val="00E203FB"/>
    <w:rsid w:val="00E20410"/>
    <w:rsid w:val="00E218D8"/>
    <w:rsid w:val="00E2665A"/>
    <w:rsid w:val="00E31E6D"/>
    <w:rsid w:val="00E35C83"/>
    <w:rsid w:val="00E35D10"/>
    <w:rsid w:val="00E369A0"/>
    <w:rsid w:val="00E37AD2"/>
    <w:rsid w:val="00E37D9B"/>
    <w:rsid w:val="00E43449"/>
    <w:rsid w:val="00E5275B"/>
    <w:rsid w:val="00E530EF"/>
    <w:rsid w:val="00E53135"/>
    <w:rsid w:val="00E53C90"/>
    <w:rsid w:val="00E548C0"/>
    <w:rsid w:val="00E54990"/>
    <w:rsid w:val="00E55259"/>
    <w:rsid w:val="00E55D24"/>
    <w:rsid w:val="00E57764"/>
    <w:rsid w:val="00E63549"/>
    <w:rsid w:val="00E64FC1"/>
    <w:rsid w:val="00E65429"/>
    <w:rsid w:val="00E65523"/>
    <w:rsid w:val="00E65AB5"/>
    <w:rsid w:val="00E67FB8"/>
    <w:rsid w:val="00E72372"/>
    <w:rsid w:val="00E72974"/>
    <w:rsid w:val="00E7398F"/>
    <w:rsid w:val="00E74FBD"/>
    <w:rsid w:val="00E7563E"/>
    <w:rsid w:val="00E81547"/>
    <w:rsid w:val="00E8426F"/>
    <w:rsid w:val="00E84E26"/>
    <w:rsid w:val="00E85CDC"/>
    <w:rsid w:val="00E87ED2"/>
    <w:rsid w:val="00E904A1"/>
    <w:rsid w:val="00E93D91"/>
    <w:rsid w:val="00E94721"/>
    <w:rsid w:val="00E94974"/>
    <w:rsid w:val="00EA0B82"/>
    <w:rsid w:val="00EA0F0F"/>
    <w:rsid w:val="00EA10E6"/>
    <w:rsid w:val="00EA1772"/>
    <w:rsid w:val="00EA2F89"/>
    <w:rsid w:val="00EA3BE4"/>
    <w:rsid w:val="00EB108F"/>
    <w:rsid w:val="00EB1BB5"/>
    <w:rsid w:val="00EB2283"/>
    <w:rsid w:val="00EB2446"/>
    <w:rsid w:val="00EB33E7"/>
    <w:rsid w:val="00EB5D95"/>
    <w:rsid w:val="00EB648A"/>
    <w:rsid w:val="00EB6DAC"/>
    <w:rsid w:val="00EC2A59"/>
    <w:rsid w:val="00EC5EC4"/>
    <w:rsid w:val="00EC6892"/>
    <w:rsid w:val="00EC6BB2"/>
    <w:rsid w:val="00ED179E"/>
    <w:rsid w:val="00ED282E"/>
    <w:rsid w:val="00ED438B"/>
    <w:rsid w:val="00ED5597"/>
    <w:rsid w:val="00ED5C5F"/>
    <w:rsid w:val="00ED5C9F"/>
    <w:rsid w:val="00ED6D4A"/>
    <w:rsid w:val="00EE3273"/>
    <w:rsid w:val="00EE6C63"/>
    <w:rsid w:val="00EE7C0E"/>
    <w:rsid w:val="00EF3473"/>
    <w:rsid w:val="00EF34D2"/>
    <w:rsid w:val="00EF5849"/>
    <w:rsid w:val="00F03559"/>
    <w:rsid w:val="00F05519"/>
    <w:rsid w:val="00F05759"/>
    <w:rsid w:val="00F06BE6"/>
    <w:rsid w:val="00F06C03"/>
    <w:rsid w:val="00F20E76"/>
    <w:rsid w:val="00F225B3"/>
    <w:rsid w:val="00F2361D"/>
    <w:rsid w:val="00F249F8"/>
    <w:rsid w:val="00F2621E"/>
    <w:rsid w:val="00F27764"/>
    <w:rsid w:val="00F30BF8"/>
    <w:rsid w:val="00F33FF2"/>
    <w:rsid w:val="00F34136"/>
    <w:rsid w:val="00F3579D"/>
    <w:rsid w:val="00F35D4C"/>
    <w:rsid w:val="00F36746"/>
    <w:rsid w:val="00F37D53"/>
    <w:rsid w:val="00F41E68"/>
    <w:rsid w:val="00F43D8E"/>
    <w:rsid w:val="00F5464E"/>
    <w:rsid w:val="00F6013A"/>
    <w:rsid w:val="00F669B1"/>
    <w:rsid w:val="00F67B12"/>
    <w:rsid w:val="00F67CEA"/>
    <w:rsid w:val="00F7124C"/>
    <w:rsid w:val="00F718A4"/>
    <w:rsid w:val="00F72F4D"/>
    <w:rsid w:val="00F740B1"/>
    <w:rsid w:val="00F74A40"/>
    <w:rsid w:val="00F84313"/>
    <w:rsid w:val="00F906C4"/>
    <w:rsid w:val="00F9206E"/>
    <w:rsid w:val="00F929B3"/>
    <w:rsid w:val="00F92A7D"/>
    <w:rsid w:val="00F94081"/>
    <w:rsid w:val="00F95509"/>
    <w:rsid w:val="00F97B6F"/>
    <w:rsid w:val="00F97D13"/>
    <w:rsid w:val="00FA1715"/>
    <w:rsid w:val="00FA2BAB"/>
    <w:rsid w:val="00FA43B7"/>
    <w:rsid w:val="00FA48DD"/>
    <w:rsid w:val="00FA5786"/>
    <w:rsid w:val="00FA581B"/>
    <w:rsid w:val="00FB0AB7"/>
    <w:rsid w:val="00FB4772"/>
    <w:rsid w:val="00FB5293"/>
    <w:rsid w:val="00FB64B6"/>
    <w:rsid w:val="00FC0E9E"/>
    <w:rsid w:val="00FC389A"/>
    <w:rsid w:val="00FC6E9E"/>
    <w:rsid w:val="00FC781A"/>
    <w:rsid w:val="00FC7B57"/>
    <w:rsid w:val="00FD0E69"/>
    <w:rsid w:val="00FD298E"/>
    <w:rsid w:val="00FD58B3"/>
    <w:rsid w:val="00FE3BAB"/>
    <w:rsid w:val="00FE65E9"/>
    <w:rsid w:val="00FF0188"/>
    <w:rsid w:val="00FF076A"/>
    <w:rsid w:val="00FF26B1"/>
    <w:rsid w:val="00FF2710"/>
    <w:rsid w:val="00FF2E56"/>
    <w:rsid w:val="00FF5696"/>
    <w:rsid w:val="00FF7B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Name"/>
  <w:smartTagType w:namespaceuri="urn:schemas-microsoft-com:office:smarttags" w:name="PlaceType"/>
  <w:smartTagType w:namespaceuri="urn:schemas-microsoft-com:office:smarttags" w:name="State"/>
  <w:smartTagType w:namespaceuri="urn:schemas-microsoft-com:office:smarttags" w:name="City"/>
  <w:smartTagType w:namespaceuri="urn:schemas-microsoft-com:office:smarttags" w:name="place"/>
  <w:shapeDefaults>
    <o:shapedefaults v:ext="edit" spidmax="6145"/>
    <o:shapelayout v:ext="edit">
      <o:idmap v:ext="edit" data="1"/>
    </o:shapelayout>
  </w:shapeDefaults>
  <w:decimalSymbol w:val="."/>
  <w:listSeparator w:val=","/>
  <w14:docId w14:val="29169831"/>
  <w15:docId w15:val="{034105D1-B898-41E3-B9AC-F015BF0C9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iPriority="9"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83324"/>
    <w:rPr>
      <w:sz w:val="24"/>
      <w:szCs w:val="24"/>
    </w:rPr>
  </w:style>
  <w:style w:type="paragraph" w:styleId="Heading1">
    <w:name w:val="heading 1"/>
    <w:basedOn w:val="Normal"/>
    <w:next w:val="Normal"/>
    <w:link w:val="Heading1Char"/>
    <w:uiPriority w:val="9"/>
    <w:qFormat/>
    <w:rsid w:val="00713AC6"/>
    <w:pPr>
      <w:widowControl w:val="0"/>
      <w:outlineLvl w:val="0"/>
    </w:pPr>
    <w:rPr>
      <w:rFonts w:ascii="Arial" w:eastAsia="Calibri" w:hAnsi="Arial" w:cs="Arial"/>
      <w:b/>
      <w:bCs/>
      <w:smallCaps/>
      <w:kern w:val="32"/>
      <w:sz w:val="40"/>
      <w:szCs w:val="42"/>
    </w:rPr>
  </w:style>
  <w:style w:type="paragraph" w:styleId="Heading2">
    <w:name w:val="heading 2"/>
    <w:basedOn w:val="Normal"/>
    <w:next w:val="Normal"/>
    <w:link w:val="Heading2Char"/>
    <w:uiPriority w:val="9"/>
    <w:unhideWhenUsed/>
    <w:qFormat/>
    <w:rsid w:val="00713AC6"/>
    <w:pPr>
      <w:widowControl w:val="0"/>
      <w:tabs>
        <w:tab w:val="left" w:pos="840"/>
      </w:tabs>
      <w:outlineLvl w:val="1"/>
    </w:pPr>
    <w:rPr>
      <w:rFonts w:ascii="Arial" w:eastAsia="Calibri" w:hAnsi="Arial" w:cs="Arial"/>
      <w:b/>
      <w:bCs/>
      <w:iCs/>
      <w:sz w:val="32"/>
      <w:szCs w:val="30"/>
    </w:rPr>
  </w:style>
  <w:style w:type="paragraph" w:styleId="Heading3">
    <w:name w:val="heading 3"/>
    <w:basedOn w:val="Normal"/>
    <w:next w:val="Normal"/>
    <w:link w:val="Heading3Char"/>
    <w:uiPriority w:val="9"/>
    <w:unhideWhenUsed/>
    <w:qFormat/>
    <w:rsid w:val="004B4DAC"/>
    <w:pPr>
      <w:widowControl w:val="0"/>
      <w:tabs>
        <w:tab w:val="left" w:pos="840"/>
      </w:tabs>
      <w:spacing w:after="40"/>
      <w:outlineLvl w:val="2"/>
    </w:pPr>
    <w:rPr>
      <w:rFonts w:ascii="Arial" w:eastAsia="Calibri" w:hAnsi="Arial" w:cs="Arial"/>
      <w:b/>
      <w:bCs/>
      <w:sz w:val="26"/>
      <w:szCs w:val="20"/>
    </w:rPr>
  </w:style>
  <w:style w:type="paragraph" w:styleId="Heading4">
    <w:name w:val="heading 4"/>
    <w:basedOn w:val="Normal"/>
    <w:next w:val="Normal"/>
    <w:link w:val="Heading4Char"/>
    <w:unhideWhenUsed/>
    <w:qFormat/>
    <w:rsid w:val="00CF0ADF"/>
    <w:pPr>
      <w:widowControl w:val="0"/>
      <w:tabs>
        <w:tab w:val="left" w:pos="840"/>
      </w:tabs>
      <w:spacing w:after="40"/>
      <w:ind w:left="840" w:hanging="840"/>
      <w:outlineLvl w:val="3"/>
    </w:pPr>
    <w:rPr>
      <w:rFonts w:ascii="Arial" w:eastAsia="Calibri" w:hAnsi="Arial" w:cs="Arial"/>
      <w:b/>
      <w:bCs/>
      <w:i/>
      <w:szCs w:val="22"/>
    </w:rPr>
  </w:style>
  <w:style w:type="paragraph" w:styleId="Heading5">
    <w:name w:val="heading 5"/>
    <w:basedOn w:val="Normal"/>
    <w:next w:val="Normal"/>
    <w:link w:val="Heading5Char"/>
    <w:unhideWhenUsed/>
    <w:qFormat/>
    <w:rsid w:val="00F43D8E"/>
    <w:pPr>
      <w:widowControl w:val="0"/>
      <w:spacing w:after="40"/>
      <w:outlineLvl w:val="4"/>
    </w:pPr>
    <w:rPr>
      <w:rFonts w:eastAsia="Calibri" w:cs="Arial"/>
      <w:b/>
    </w:rPr>
  </w:style>
  <w:style w:type="paragraph" w:styleId="Heading6">
    <w:name w:val="heading 6"/>
    <w:basedOn w:val="Normal"/>
    <w:next w:val="Normal"/>
    <w:link w:val="Heading6Char"/>
    <w:unhideWhenUsed/>
    <w:qFormat/>
    <w:rsid w:val="00F43D8E"/>
    <w:pPr>
      <w:widowControl w:val="0"/>
      <w:spacing w:after="40"/>
      <w:outlineLvl w:val="5"/>
    </w:pPr>
    <w:rPr>
      <w:rFonts w:eastAsia="Calibri" w:cs="Arial"/>
      <w:b/>
      <w:i/>
      <w:szCs w:val="26"/>
    </w:rPr>
  </w:style>
  <w:style w:type="paragraph" w:styleId="Heading7">
    <w:name w:val="heading 7"/>
    <w:basedOn w:val="Normal"/>
    <w:next w:val="Normal"/>
    <w:link w:val="Heading7Char"/>
    <w:unhideWhenUsed/>
    <w:qFormat/>
    <w:rsid w:val="006D6CE5"/>
    <w:pPr>
      <w:widowControl w:val="0"/>
      <w:ind w:left="540"/>
      <w:outlineLvl w:val="6"/>
    </w:pPr>
    <w:rPr>
      <w:rFonts w:eastAsiaTheme="majorEastAsia" w:cstheme="majorBidi"/>
      <w:i/>
      <w:iCs/>
      <w:color w:val="404040" w:themeColor="text1" w:themeTint="BF"/>
    </w:rPr>
  </w:style>
  <w:style w:type="paragraph" w:styleId="Heading8">
    <w:name w:val="heading 8"/>
    <w:basedOn w:val="Normal"/>
    <w:next w:val="Normal"/>
    <w:link w:val="Heading8Char"/>
    <w:uiPriority w:val="9"/>
    <w:unhideWhenUsed/>
    <w:qFormat/>
    <w:rsid w:val="00A757C6"/>
    <w:pPr>
      <w:keepNext/>
      <w:keepLines/>
      <w:spacing w:before="200"/>
      <w:outlineLvl w:val="7"/>
    </w:pPr>
    <w:rPr>
      <w:rFonts w:asciiTheme="majorHAnsi" w:eastAsiaTheme="majorEastAsia" w:hAnsiTheme="majorHAnsi" w:cstheme="majorBidi"/>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3AC6"/>
    <w:rPr>
      <w:rFonts w:ascii="Arial" w:eastAsia="Calibri" w:hAnsi="Arial" w:cs="Arial"/>
      <w:b/>
      <w:bCs/>
      <w:smallCaps/>
      <w:kern w:val="32"/>
      <w:sz w:val="40"/>
      <w:szCs w:val="42"/>
    </w:rPr>
  </w:style>
  <w:style w:type="character" w:customStyle="1" w:styleId="Heading2Char">
    <w:name w:val="Heading 2 Char"/>
    <w:basedOn w:val="DefaultParagraphFont"/>
    <w:link w:val="Heading2"/>
    <w:uiPriority w:val="9"/>
    <w:rsid w:val="00713AC6"/>
    <w:rPr>
      <w:rFonts w:ascii="Arial" w:eastAsia="Calibri" w:hAnsi="Arial" w:cs="Arial"/>
      <w:b/>
      <w:bCs/>
      <w:iCs/>
      <w:sz w:val="32"/>
      <w:szCs w:val="30"/>
    </w:rPr>
  </w:style>
  <w:style w:type="character" w:customStyle="1" w:styleId="Heading3Char">
    <w:name w:val="Heading 3 Char"/>
    <w:basedOn w:val="DefaultParagraphFont"/>
    <w:link w:val="Heading3"/>
    <w:uiPriority w:val="9"/>
    <w:rsid w:val="004B4DAC"/>
    <w:rPr>
      <w:rFonts w:ascii="Arial" w:eastAsia="Calibri" w:hAnsi="Arial" w:cs="Arial"/>
      <w:b/>
      <w:bCs/>
      <w:sz w:val="26"/>
    </w:rPr>
  </w:style>
  <w:style w:type="character" w:customStyle="1" w:styleId="Heading4Char">
    <w:name w:val="Heading 4 Char"/>
    <w:basedOn w:val="DefaultParagraphFont"/>
    <w:link w:val="Heading4"/>
    <w:rsid w:val="00CF0ADF"/>
    <w:rPr>
      <w:rFonts w:ascii="Arial" w:eastAsia="Calibri" w:hAnsi="Arial" w:cs="Arial"/>
      <w:b/>
      <w:bCs/>
      <w:i/>
      <w:sz w:val="24"/>
      <w:szCs w:val="22"/>
    </w:rPr>
  </w:style>
  <w:style w:type="character" w:customStyle="1" w:styleId="Heading5Char">
    <w:name w:val="Heading 5 Char"/>
    <w:basedOn w:val="DefaultParagraphFont"/>
    <w:link w:val="Heading5"/>
    <w:rsid w:val="00F43D8E"/>
    <w:rPr>
      <w:rFonts w:eastAsia="Calibri" w:cs="Arial"/>
      <w:b/>
      <w:sz w:val="24"/>
      <w:szCs w:val="24"/>
    </w:rPr>
  </w:style>
  <w:style w:type="character" w:customStyle="1" w:styleId="Heading6Char">
    <w:name w:val="Heading 6 Char"/>
    <w:basedOn w:val="DefaultParagraphFont"/>
    <w:link w:val="Heading6"/>
    <w:rsid w:val="00F43D8E"/>
    <w:rPr>
      <w:rFonts w:eastAsia="Calibri" w:cs="Arial"/>
      <w:b/>
      <w:i/>
      <w:sz w:val="24"/>
      <w:szCs w:val="26"/>
    </w:rPr>
  </w:style>
  <w:style w:type="character" w:customStyle="1" w:styleId="Heading7Char">
    <w:name w:val="Heading 7 Char"/>
    <w:basedOn w:val="DefaultParagraphFont"/>
    <w:link w:val="Heading7"/>
    <w:rsid w:val="006D6CE5"/>
    <w:rPr>
      <w:rFonts w:eastAsiaTheme="majorEastAsia" w:cstheme="majorBidi"/>
      <w:i/>
      <w:iCs/>
      <w:color w:val="404040" w:themeColor="text1" w:themeTint="BF"/>
      <w:sz w:val="24"/>
      <w:szCs w:val="24"/>
    </w:rPr>
  </w:style>
  <w:style w:type="paragraph" w:customStyle="1" w:styleId="Title2AuxText">
    <w:name w:val="Title2AuxText"/>
    <w:basedOn w:val="Normal"/>
    <w:semiHidden/>
    <w:rsid w:val="006E6402"/>
    <w:pPr>
      <w:spacing w:before="120" w:after="120"/>
    </w:pPr>
    <w:rPr>
      <w:rFonts w:ascii="Arial" w:hAnsi="Arial"/>
      <w:b/>
      <w:sz w:val="32"/>
      <w:szCs w:val="32"/>
    </w:rPr>
  </w:style>
  <w:style w:type="paragraph" w:styleId="BalloonText">
    <w:name w:val="Balloon Text"/>
    <w:basedOn w:val="Normal"/>
    <w:link w:val="BalloonTextChar"/>
    <w:uiPriority w:val="99"/>
    <w:rsid w:val="00A05C77"/>
    <w:rPr>
      <w:rFonts w:ascii="Tahoma" w:hAnsi="Tahoma" w:cs="Tahoma"/>
      <w:sz w:val="16"/>
      <w:szCs w:val="16"/>
    </w:rPr>
  </w:style>
  <w:style w:type="character" w:customStyle="1" w:styleId="BalloonTextChar">
    <w:name w:val="Balloon Text Char"/>
    <w:basedOn w:val="DefaultParagraphFont"/>
    <w:link w:val="BalloonText"/>
    <w:uiPriority w:val="99"/>
    <w:rsid w:val="00A05C77"/>
    <w:rPr>
      <w:rFonts w:ascii="Tahoma" w:hAnsi="Tahoma" w:cs="Tahoma"/>
      <w:sz w:val="16"/>
      <w:szCs w:val="16"/>
    </w:rPr>
  </w:style>
  <w:style w:type="paragraph" w:styleId="Header">
    <w:name w:val="header"/>
    <w:basedOn w:val="Normal"/>
    <w:link w:val="HeaderChar"/>
    <w:uiPriority w:val="99"/>
    <w:rsid w:val="00A05C77"/>
    <w:pPr>
      <w:tabs>
        <w:tab w:val="center" w:pos="4680"/>
        <w:tab w:val="right" w:pos="9360"/>
      </w:tabs>
    </w:pPr>
  </w:style>
  <w:style w:type="character" w:customStyle="1" w:styleId="HeaderChar">
    <w:name w:val="Header Char"/>
    <w:basedOn w:val="DefaultParagraphFont"/>
    <w:link w:val="Header"/>
    <w:uiPriority w:val="99"/>
    <w:rsid w:val="00A05C77"/>
    <w:rPr>
      <w:sz w:val="24"/>
      <w:szCs w:val="24"/>
    </w:rPr>
  </w:style>
  <w:style w:type="paragraph" w:styleId="Footer">
    <w:name w:val="footer"/>
    <w:basedOn w:val="Normal"/>
    <w:link w:val="FooterChar"/>
    <w:uiPriority w:val="99"/>
    <w:rsid w:val="00A05C77"/>
    <w:pPr>
      <w:tabs>
        <w:tab w:val="center" w:pos="4680"/>
        <w:tab w:val="right" w:pos="9360"/>
      </w:tabs>
    </w:pPr>
  </w:style>
  <w:style w:type="character" w:customStyle="1" w:styleId="FooterChar">
    <w:name w:val="Footer Char"/>
    <w:basedOn w:val="DefaultParagraphFont"/>
    <w:link w:val="Footer"/>
    <w:uiPriority w:val="99"/>
    <w:rsid w:val="00A05C77"/>
    <w:rPr>
      <w:sz w:val="24"/>
      <w:szCs w:val="24"/>
    </w:rPr>
  </w:style>
  <w:style w:type="paragraph" w:customStyle="1" w:styleId="bullet">
    <w:name w:val="bullet"/>
    <w:basedOn w:val="BodyText"/>
    <w:rsid w:val="00CF0ADF"/>
    <w:pPr>
      <w:numPr>
        <w:numId w:val="11"/>
      </w:numPr>
      <w:suppressAutoHyphens/>
      <w:autoSpaceDE w:val="0"/>
      <w:autoSpaceDN w:val="0"/>
      <w:adjustRightInd w:val="0"/>
      <w:spacing w:after="0"/>
    </w:pPr>
    <w:rPr>
      <w:szCs w:val="20"/>
    </w:rPr>
  </w:style>
  <w:style w:type="paragraph" w:styleId="BodyText">
    <w:name w:val="Body Text"/>
    <w:basedOn w:val="Normal"/>
    <w:link w:val="BodyTextChar"/>
    <w:rsid w:val="00713AC6"/>
    <w:pPr>
      <w:spacing w:after="120"/>
    </w:pPr>
  </w:style>
  <w:style w:type="character" w:customStyle="1" w:styleId="BodyTextChar">
    <w:name w:val="Body Text Char"/>
    <w:basedOn w:val="DefaultParagraphFont"/>
    <w:link w:val="BodyText"/>
    <w:rsid w:val="00713AC6"/>
    <w:rPr>
      <w:sz w:val="24"/>
      <w:szCs w:val="24"/>
    </w:rPr>
  </w:style>
  <w:style w:type="paragraph" w:customStyle="1" w:styleId="Bullet2">
    <w:name w:val="Bullet 2"/>
    <w:basedOn w:val="bullet"/>
    <w:qFormat/>
    <w:rsid w:val="00CF0ADF"/>
    <w:pPr>
      <w:numPr>
        <w:ilvl w:val="1"/>
      </w:numPr>
    </w:pPr>
  </w:style>
  <w:style w:type="paragraph" w:customStyle="1" w:styleId="Bullet3">
    <w:name w:val="Bullet 3"/>
    <w:basedOn w:val="Bullet2"/>
    <w:qFormat/>
    <w:rsid w:val="00713AC6"/>
    <w:pPr>
      <w:numPr>
        <w:ilvl w:val="2"/>
      </w:numPr>
    </w:pPr>
  </w:style>
  <w:style w:type="paragraph" w:customStyle="1" w:styleId="Bullet4">
    <w:name w:val="Bullet 4"/>
    <w:basedOn w:val="Bullet3"/>
    <w:qFormat/>
    <w:rsid w:val="00713AC6"/>
    <w:pPr>
      <w:numPr>
        <w:ilvl w:val="3"/>
      </w:numPr>
    </w:pPr>
  </w:style>
  <w:style w:type="paragraph" w:customStyle="1" w:styleId="ReportTitle-Cover">
    <w:name w:val="Report Title-Cover"/>
    <w:basedOn w:val="Normal"/>
    <w:qFormat/>
    <w:rsid w:val="00AA0DB3"/>
    <w:pPr>
      <w:ind w:left="-720" w:right="317"/>
    </w:pPr>
    <w:rPr>
      <w:rFonts w:ascii="Arial" w:hAnsi="Arial" w:cs="Arial"/>
      <w:b/>
      <w:color w:val="296DBB"/>
      <w:sz w:val="42"/>
      <w:szCs w:val="42"/>
    </w:rPr>
  </w:style>
  <w:style w:type="paragraph" w:customStyle="1" w:styleId="LCMSCPTitle-TitlePage">
    <w:name w:val="LC MSCP Title-Title Page"/>
    <w:basedOn w:val="Normal"/>
    <w:qFormat/>
    <w:rsid w:val="002D5FE2"/>
    <w:pPr>
      <w:suppressLineNumbers/>
      <w:tabs>
        <w:tab w:val="right" w:pos="9000"/>
      </w:tabs>
      <w:spacing w:before="720" w:after="720"/>
    </w:pPr>
    <w:rPr>
      <w:rFonts w:ascii="Arial" w:hAnsi="Arial"/>
      <w:b/>
      <w:sz w:val="48"/>
      <w:szCs w:val="48"/>
    </w:rPr>
  </w:style>
  <w:style w:type="paragraph" w:customStyle="1" w:styleId="ReportTitle-TitlePage">
    <w:name w:val="Report Title-Title Page"/>
    <w:basedOn w:val="Normal"/>
    <w:qFormat/>
    <w:rsid w:val="00AA0DB3"/>
    <w:pPr>
      <w:suppressLineNumbers/>
      <w:tabs>
        <w:tab w:val="right" w:pos="9000"/>
      </w:tabs>
    </w:pPr>
    <w:rPr>
      <w:rFonts w:ascii="Arial" w:hAnsi="Arial"/>
      <w:b/>
      <w:sz w:val="42"/>
      <w:szCs w:val="42"/>
    </w:rPr>
  </w:style>
  <w:style w:type="paragraph" w:customStyle="1" w:styleId="Prepared">
    <w:name w:val="Prepared"/>
    <w:basedOn w:val="Normal"/>
    <w:qFormat/>
    <w:rsid w:val="00AA0DB3"/>
    <w:pPr>
      <w:suppressLineNumbers/>
      <w:tabs>
        <w:tab w:val="right" w:pos="9000"/>
      </w:tabs>
      <w:spacing w:before="960"/>
    </w:pPr>
    <w:rPr>
      <w:rFonts w:ascii="Arial" w:hAnsi="Arial"/>
      <w:i/>
      <w:sz w:val="30"/>
      <w:szCs w:val="30"/>
    </w:rPr>
  </w:style>
  <w:style w:type="paragraph" w:customStyle="1" w:styleId="AuthorandGroup">
    <w:name w:val="Author and Group"/>
    <w:basedOn w:val="Normal"/>
    <w:qFormat/>
    <w:rsid w:val="002D5FE2"/>
    <w:pPr>
      <w:suppressLineNumbers/>
      <w:tabs>
        <w:tab w:val="right" w:pos="9000"/>
      </w:tabs>
      <w:spacing w:before="120"/>
    </w:pPr>
    <w:rPr>
      <w:rFonts w:ascii="Arial" w:hAnsi="Arial"/>
      <w:sz w:val="30"/>
      <w:szCs w:val="30"/>
    </w:rPr>
  </w:style>
  <w:style w:type="paragraph" w:customStyle="1" w:styleId="Table-heading">
    <w:name w:val="Table-heading"/>
    <w:basedOn w:val="Normal"/>
    <w:qFormat/>
    <w:rsid w:val="00AA0DB3"/>
    <w:pPr>
      <w:spacing w:after="40"/>
    </w:pPr>
    <w:rPr>
      <w:rFonts w:ascii="Arial" w:hAnsi="Arial" w:cs="Arial"/>
      <w:sz w:val="20"/>
      <w:szCs w:val="20"/>
    </w:rPr>
  </w:style>
  <w:style w:type="paragraph" w:customStyle="1" w:styleId="Heading2-space">
    <w:name w:val="Heading 2-space"/>
    <w:basedOn w:val="Heading2"/>
    <w:qFormat/>
    <w:rsid w:val="00B24794"/>
    <w:pPr>
      <w:spacing w:before="120"/>
    </w:pPr>
  </w:style>
  <w:style w:type="paragraph" w:customStyle="1" w:styleId="Heading3-space">
    <w:name w:val="Heading 3-space"/>
    <w:basedOn w:val="Heading3"/>
    <w:qFormat/>
    <w:rsid w:val="00B24794"/>
    <w:pPr>
      <w:spacing w:before="120"/>
    </w:pPr>
  </w:style>
  <w:style w:type="paragraph" w:customStyle="1" w:styleId="Heading5-space">
    <w:name w:val="Heading 5-space"/>
    <w:basedOn w:val="Heading5"/>
    <w:qFormat/>
    <w:rsid w:val="00F43D8E"/>
    <w:pPr>
      <w:spacing w:before="120"/>
    </w:pPr>
  </w:style>
  <w:style w:type="paragraph" w:customStyle="1" w:styleId="Heading6-space">
    <w:name w:val="Heading 6-space"/>
    <w:basedOn w:val="Heading6"/>
    <w:qFormat/>
    <w:rsid w:val="00F43D8E"/>
    <w:pPr>
      <w:spacing w:before="120"/>
    </w:pPr>
  </w:style>
  <w:style w:type="paragraph" w:customStyle="1" w:styleId="Heading4-space">
    <w:name w:val="Heading 4-space"/>
    <w:basedOn w:val="Heading4"/>
    <w:qFormat/>
    <w:rsid w:val="00C07209"/>
    <w:pPr>
      <w:spacing w:before="120"/>
    </w:pPr>
  </w:style>
  <w:style w:type="paragraph" w:styleId="Caption">
    <w:name w:val="caption"/>
    <w:basedOn w:val="Normal"/>
    <w:next w:val="Normal"/>
    <w:uiPriority w:val="35"/>
    <w:unhideWhenUsed/>
    <w:qFormat/>
    <w:rsid w:val="004A129B"/>
    <w:pPr>
      <w:spacing w:before="60"/>
    </w:pPr>
    <w:rPr>
      <w:rFonts w:ascii="Arial" w:hAnsi="Arial"/>
      <w:b/>
      <w:bCs/>
      <w:sz w:val="20"/>
      <w:szCs w:val="18"/>
    </w:rPr>
  </w:style>
  <w:style w:type="table" w:styleId="TableGrid">
    <w:name w:val="Table Grid"/>
    <w:basedOn w:val="TableNormal"/>
    <w:rsid w:val="009C24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ences">
    <w:name w:val="References"/>
    <w:basedOn w:val="Normal"/>
    <w:qFormat/>
    <w:rsid w:val="00EE3273"/>
    <w:pPr>
      <w:ind w:left="480" w:hanging="480"/>
    </w:pPr>
  </w:style>
  <w:style w:type="character" w:styleId="CommentReference">
    <w:name w:val="annotation reference"/>
    <w:basedOn w:val="DefaultParagraphFont"/>
    <w:uiPriority w:val="99"/>
    <w:rsid w:val="00B16B3E"/>
    <w:rPr>
      <w:sz w:val="16"/>
      <w:szCs w:val="16"/>
    </w:rPr>
  </w:style>
  <w:style w:type="paragraph" w:styleId="CommentText">
    <w:name w:val="annotation text"/>
    <w:basedOn w:val="Normal"/>
    <w:link w:val="CommentTextChar"/>
    <w:uiPriority w:val="99"/>
    <w:rsid w:val="00B16B3E"/>
    <w:rPr>
      <w:sz w:val="20"/>
      <w:szCs w:val="20"/>
    </w:rPr>
  </w:style>
  <w:style w:type="character" w:customStyle="1" w:styleId="CommentTextChar">
    <w:name w:val="Comment Text Char"/>
    <w:basedOn w:val="DefaultParagraphFont"/>
    <w:link w:val="CommentText"/>
    <w:uiPriority w:val="99"/>
    <w:rsid w:val="00B16B3E"/>
  </w:style>
  <w:style w:type="paragraph" w:styleId="CommentSubject">
    <w:name w:val="annotation subject"/>
    <w:basedOn w:val="CommentText"/>
    <w:next w:val="CommentText"/>
    <w:link w:val="CommentSubjectChar"/>
    <w:uiPriority w:val="99"/>
    <w:rsid w:val="00B16B3E"/>
    <w:rPr>
      <w:b/>
      <w:bCs/>
    </w:rPr>
  </w:style>
  <w:style w:type="character" w:customStyle="1" w:styleId="CommentSubjectChar">
    <w:name w:val="Comment Subject Char"/>
    <w:basedOn w:val="CommentTextChar"/>
    <w:link w:val="CommentSubject"/>
    <w:uiPriority w:val="99"/>
    <w:rsid w:val="00B16B3E"/>
    <w:rPr>
      <w:b/>
      <w:bCs/>
    </w:rPr>
  </w:style>
  <w:style w:type="paragraph" w:styleId="ListParagraph">
    <w:name w:val="List Paragraph"/>
    <w:basedOn w:val="Normal"/>
    <w:uiPriority w:val="34"/>
    <w:qFormat/>
    <w:rsid w:val="00D83324"/>
    <w:pPr>
      <w:ind w:left="720"/>
      <w:contextualSpacing/>
    </w:pPr>
    <w:rPr>
      <w:rFonts w:eastAsiaTheme="minorEastAsia" w:cstheme="minorBidi"/>
      <w:szCs w:val="22"/>
    </w:rPr>
  </w:style>
  <w:style w:type="character" w:styleId="Hyperlink">
    <w:name w:val="Hyperlink"/>
    <w:basedOn w:val="DefaultParagraphFont"/>
    <w:uiPriority w:val="99"/>
    <w:unhideWhenUsed/>
    <w:rsid w:val="00D83324"/>
    <w:rPr>
      <w:color w:val="0000FF"/>
      <w:u w:val="single"/>
    </w:rPr>
  </w:style>
  <w:style w:type="character" w:customStyle="1" w:styleId="apple-converted-space">
    <w:name w:val="apple-converted-space"/>
    <w:basedOn w:val="DefaultParagraphFont"/>
    <w:rsid w:val="00D83324"/>
  </w:style>
  <w:style w:type="paragraph" w:styleId="NormalWeb">
    <w:name w:val="Normal (Web)"/>
    <w:basedOn w:val="Normal"/>
    <w:uiPriority w:val="99"/>
    <w:unhideWhenUsed/>
    <w:rsid w:val="00D83324"/>
    <w:pPr>
      <w:spacing w:before="100" w:beforeAutospacing="1" w:after="100" w:afterAutospacing="1"/>
    </w:pPr>
  </w:style>
  <w:style w:type="paragraph" w:styleId="TOCHeading">
    <w:name w:val="TOC Heading"/>
    <w:basedOn w:val="Heading1"/>
    <w:next w:val="Normal"/>
    <w:uiPriority w:val="39"/>
    <w:semiHidden/>
    <w:unhideWhenUsed/>
    <w:qFormat/>
    <w:rsid w:val="00D83324"/>
    <w:pPr>
      <w:keepNext/>
      <w:keepLines/>
      <w:widowControl/>
      <w:spacing w:before="480"/>
      <w:outlineLvl w:val="9"/>
    </w:pPr>
    <w:rPr>
      <w:rFonts w:asciiTheme="majorHAnsi" w:eastAsiaTheme="majorEastAsia" w:hAnsiTheme="majorHAnsi" w:cstheme="majorBidi"/>
      <w:smallCaps w:val="0"/>
      <w:color w:val="365F91" w:themeColor="accent1" w:themeShade="BF"/>
      <w:kern w:val="0"/>
      <w:sz w:val="28"/>
      <w:szCs w:val="28"/>
      <w:lang w:eastAsia="ja-JP"/>
    </w:rPr>
  </w:style>
  <w:style w:type="paragraph" w:styleId="TOC1">
    <w:name w:val="toc 1"/>
    <w:basedOn w:val="Normal"/>
    <w:next w:val="Normal"/>
    <w:autoRedefine/>
    <w:uiPriority w:val="39"/>
    <w:unhideWhenUsed/>
    <w:rsid w:val="008D7B85"/>
    <w:pPr>
      <w:tabs>
        <w:tab w:val="right" w:leader="dot" w:pos="7910"/>
      </w:tabs>
    </w:pPr>
    <w:rPr>
      <w:rFonts w:eastAsiaTheme="minorEastAsia" w:cstheme="minorBidi"/>
      <w:noProof/>
      <w:szCs w:val="22"/>
    </w:rPr>
  </w:style>
  <w:style w:type="paragraph" w:styleId="TOC2">
    <w:name w:val="toc 2"/>
    <w:basedOn w:val="Normal"/>
    <w:next w:val="Normal"/>
    <w:autoRedefine/>
    <w:uiPriority w:val="39"/>
    <w:unhideWhenUsed/>
    <w:rsid w:val="00D2325B"/>
    <w:pPr>
      <w:tabs>
        <w:tab w:val="right" w:leader="dot" w:pos="7910"/>
      </w:tabs>
      <w:ind w:left="360"/>
    </w:pPr>
    <w:rPr>
      <w:rFonts w:eastAsiaTheme="minorEastAsia" w:cstheme="minorBidi"/>
      <w:szCs w:val="22"/>
    </w:rPr>
  </w:style>
  <w:style w:type="paragraph" w:styleId="TableofFigures">
    <w:name w:val="table of figures"/>
    <w:basedOn w:val="Normal"/>
    <w:next w:val="Normal"/>
    <w:link w:val="TableofFiguresChar"/>
    <w:uiPriority w:val="99"/>
    <w:unhideWhenUsed/>
    <w:rsid w:val="00D83324"/>
    <w:rPr>
      <w:rFonts w:eastAsiaTheme="minorEastAsia" w:cstheme="minorBidi"/>
      <w:szCs w:val="22"/>
    </w:rPr>
  </w:style>
  <w:style w:type="paragraph" w:styleId="TOC3">
    <w:name w:val="toc 3"/>
    <w:basedOn w:val="Normal"/>
    <w:next w:val="Normal"/>
    <w:autoRedefine/>
    <w:uiPriority w:val="39"/>
    <w:unhideWhenUsed/>
    <w:rsid w:val="00D2325B"/>
    <w:pPr>
      <w:tabs>
        <w:tab w:val="right" w:leader="dot" w:pos="7910"/>
      </w:tabs>
      <w:ind w:left="720"/>
    </w:pPr>
    <w:rPr>
      <w:rFonts w:eastAsiaTheme="minorEastAsia" w:cstheme="minorBidi"/>
      <w:szCs w:val="22"/>
    </w:rPr>
  </w:style>
  <w:style w:type="paragraph" w:styleId="FootnoteText">
    <w:name w:val="footnote text"/>
    <w:basedOn w:val="Normal"/>
    <w:link w:val="FootnoteTextChar"/>
    <w:uiPriority w:val="99"/>
    <w:unhideWhenUsed/>
    <w:rsid w:val="00D83324"/>
    <w:rPr>
      <w:rFonts w:eastAsiaTheme="minorEastAsia" w:cstheme="minorBidi"/>
      <w:sz w:val="20"/>
      <w:szCs w:val="20"/>
    </w:rPr>
  </w:style>
  <w:style w:type="character" w:customStyle="1" w:styleId="FootnoteTextChar">
    <w:name w:val="Footnote Text Char"/>
    <w:basedOn w:val="DefaultParagraphFont"/>
    <w:link w:val="FootnoteText"/>
    <w:uiPriority w:val="99"/>
    <w:rsid w:val="00D83324"/>
    <w:rPr>
      <w:rFonts w:eastAsiaTheme="minorEastAsia" w:cstheme="minorBidi"/>
    </w:rPr>
  </w:style>
  <w:style w:type="character" w:styleId="FootnoteReference">
    <w:name w:val="footnote reference"/>
    <w:basedOn w:val="DefaultParagraphFont"/>
    <w:uiPriority w:val="99"/>
    <w:unhideWhenUsed/>
    <w:rsid w:val="00D83324"/>
    <w:rPr>
      <w:vertAlign w:val="superscript"/>
    </w:rPr>
  </w:style>
  <w:style w:type="paragraph" w:styleId="NoSpacing">
    <w:name w:val="No Spacing"/>
    <w:uiPriority w:val="1"/>
    <w:qFormat/>
    <w:rsid w:val="00D83324"/>
    <w:rPr>
      <w:rFonts w:asciiTheme="minorHAnsi" w:eastAsiaTheme="minorEastAsia" w:hAnsiTheme="minorHAnsi" w:cstheme="minorBidi"/>
      <w:sz w:val="22"/>
      <w:szCs w:val="22"/>
    </w:rPr>
  </w:style>
  <w:style w:type="character" w:styleId="Emphasis">
    <w:name w:val="Emphasis"/>
    <w:basedOn w:val="DefaultParagraphFont"/>
    <w:uiPriority w:val="20"/>
    <w:qFormat/>
    <w:rsid w:val="00D83324"/>
    <w:rPr>
      <w:i/>
      <w:iCs/>
    </w:rPr>
  </w:style>
  <w:style w:type="paragraph" w:styleId="Revision">
    <w:name w:val="Revision"/>
    <w:hidden/>
    <w:uiPriority w:val="99"/>
    <w:semiHidden/>
    <w:rsid w:val="00D72880"/>
    <w:rPr>
      <w:sz w:val="24"/>
      <w:szCs w:val="24"/>
    </w:rPr>
  </w:style>
  <w:style w:type="character" w:styleId="FollowedHyperlink">
    <w:name w:val="FollowedHyperlink"/>
    <w:basedOn w:val="DefaultParagraphFont"/>
    <w:rsid w:val="00CA272E"/>
    <w:rPr>
      <w:color w:val="800080" w:themeColor="followedHyperlink"/>
      <w:u w:val="single"/>
    </w:rPr>
  </w:style>
  <w:style w:type="paragraph" w:customStyle="1" w:styleId="Attachment-heading1">
    <w:name w:val="Attachment - heading 1"/>
    <w:basedOn w:val="Heading1"/>
    <w:qFormat/>
    <w:rsid w:val="00CC5C73"/>
  </w:style>
  <w:style w:type="character" w:styleId="Strong">
    <w:name w:val="Strong"/>
    <w:basedOn w:val="DefaultParagraphFont"/>
    <w:uiPriority w:val="22"/>
    <w:qFormat/>
    <w:rsid w:val="00C2539F"/>
    <w:rPr>
      <w:b/>
      <w:bCs/>
    </w:rPr>
  </w:style>
  <w:style w:type="paragraph" w:customStyle="1" w:styleId="TOC">
    <w:name w:val="TOC"/>
    <w:basedOn w:val="TableofFigures"/>
    <w:link w:val="TOCChar"/>
    <w:qFormat/>
    <w:rsid w:val="00CB2F6A"/>
    <w:pPr>
      <w:tabs>
        <w:tab w:val="right" w:leader="dot" w:pos="7910"/>
      </w:tabs>
    </w:pPr>
    <w:rPr>
      <w:noProof/>
    </w:rPr>
  </w:style>
  <w:style w:type="character" w:customStyle="1" w:styleId="TableofFiguresChar">
    <w:name w:val="Table of Figures Char"/>
    <w:basedOn w:val="DefaultParagraphFont"/>
    <w:link w:val="TableofFigures"/>
    <w:uiPriority w:val="99"/>
    <w:rsid w:val="00CB2F6A"/>
    <w:rPr>
      <w:rFonts w:eastAsiaTheme="minorEastAsia" w:cstheme="minorBidi"/>
      <w:sz w:val="24"/>
      <w:szCs w:val="22"/>
    </w:rPr>
  </w:style>
  <w:style w:type="character" w:customStyle="1" w:styleId="TOCChar">
    <w:name w:val="TOC Char"/>
    <w:basedOn w:val="TableofFiguresChar"/>
    <w:link w:val="TOC"/>
    <w:rsid w:val="00CB2F6A"/>
    <w:rPr>
      <w:rFonts w:eastAsiaTheme="minorEastAsia" w:cstheme="minorBidi"/>
      <w:noProof/>
      <w:sz w:val="24"/>
      <w:szCs w:val="22"/>
    </w:rPr>
  </w:style>
  <w:style w:type="character" w:customStyle="1" w:styleId="CharacterStyle3">
    <w:name w:val="Character Style 3"/>
    <w:uiPriority w:val="99"/>
    <w:rsid w:val="008A45F9"/>
    <w:rPr>
      <w:sz w:val="22"/>
    </w:rPr>
  </w:style>
  <w:style w:type="character" w:customStyle="1" w:styleId="Heading8Char">
    <w:name w:val="Heading 8 Char"/>
    <w:basedOn w:val="DefaultParagraphFont"/>
    <w:link w:val="Heading8"/>
    <w:uiPriority w:val="9"/>
    <w:rsid w:val="00A757C6"/>
    <w:rPr>
      <w:rFonts w:asciiTheme="majorHAnsi" w:eastAsiaTheme="majorEastAsia" w:hAnsiTheme="majorHAnsi" w:cstheme="majorBidi"/>
      <w:color w:val="404040" w:themeColor="text1" w:themeTint="BF"/>
    </w:rPr>
  </w:style>
  <w:style w:type="paragraph" w:styleId="EndnoteText">
    <w:name w:val="endnote text"/>
    <w:basedOn w:val="Normal"/>
    <w:link w:val="EndnoteTextChar"/>
    <w:uiPriority w:val="99"/>
    <w:unhideWhenUsed/>
    <w:rsid w:val="00A757C6"/>
    <w:rPr>
      <w:sz w:val="20"/>
      <w:szCs w:val="20"/>
    </w:rPr>
  </w:style>
  <w:style w:type="character" w:customStyle="1" w:styleId="EndnoteTextChar">
    <w:name w:val="Endnote Text Char"/>
    <w:basedOn w:val="DefaultParagraphFont"/>
    <w:link w:val="EndnoteText"/>
    <w:uiPriority w:val="99"/>
    <w:rsid w:val="00A757C6"/>
  </w:style>
  <w:style w:type="character" w:styleId="EndnoteReference">
    <w:name w:val="endnote reference"/>
    <w:basedOn w:val="DefaultParagraphFont"/>
    <w:uiPriority w:val="99"/>
    <w:unhideWhenUsed/>
    <w:rsid w:val="00A757C6"/>
    <w:rPr>
      <w:vertAlign w:val="superscript"/>
    </w:rPr>
  </w:style>
  <w:style w:type="paragraph" w:customStyle="1" w:styleId="Attachment-title">
    <w:name w:val="Attachment-title"/>
    <w:basedOn w:val="Normal"/>
    <w:qFormat/>
    <w:rsid w:val="00A757C6"/>
    <w:rPr>
      <w:rFonts w:ascii="Arial" w:hAnsi="Arial" w:cs="Arial"/>
      <w:sz w:val="30"/>
      <w:szCs w:val="30"/>
    </w:rPr>
  </w:style>
  <w:style w:type="paragraph" w:customStyle="1" w:styleId="Attachment-heading2">
    <w:name w:val="Attachment-heading 2"/>
    <w:basedOn w:val="Heading4"/>
    <w:qFormat/>
    <w:rsid w:val="000A096F"/>
    <w:pPr>
      <w:spacing w:after="0"/>
    </w:pPr>
    <w:rPr>
      <w:i w:val="0"/>
      <w:sz w:val="32"/>
      <w:szCs w:val="32"/>
    </w:rPr>
  </w:style>
  <w:style w:type="paragraph" w:customStyle="1" w:styleId="StyleAttachment-heading2-space">
    <w:name w:val="Style Attachment-heading 2-space"/>
    <w:basedOn w:val="Attachment-heading2"/>
    <w:rsid w:val="000A096F"/>
    <w:pPr>
      <w:spacing w:before="120"/>
    </w:pPr>
    <w:rPr>
      <w:rFonts w:eastAsia="Times New Roman"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407085">
      <w:bodyDiv w:val="1"/>
      <w:marLeft w:val="0"/>
      <w:marRight w:val="0"/>
      <w:marTop w:val="0"/>
      <w:marBottom w:val="0"/>
      <w:divBdr>
        <w:top w:val="none" w:sz="0" w:space="0" w:color="auto"/>
        <w:left w:val="none" w:sz="0" w:space="0" w:color="auto"/>
        <w:bottom w:val="none" w:sz="0" w:space="0" w:color="auto"/>
        <w:right w:val="none" w:sz="0" w:space="0" w:color="auto"/>
      </w:divBdr>
    </w:div>
    <w:div w:id="849098052">
      <w:bodyDiv w:val="1"/>
      <w:marLeft w:val="0"/>
      <w:marRight w:val="0"/>
      <w:marTop w:val="0"/>
      <w:marBottom w:val="0"/>
      <w:divBdr>
        <w:top w:val="none" w:sz="0" w:space="0" w:color="auto"/>
        <w:left w:val="none" w:sz="0" w:space="0" w:color="auto"/>
        <w:bottom w:val="none" w:sz="0" w:space="0" w:color="auto"/>
        <w:right w:val="none" w:sz="0" w:space="0" w:color="auto"/>
      </w:divBdr>
    </w:div>
    <w:div w:id="1081174757">
      <w:bodyDiv w:val="1"/>
      <w:marLeft w:val="0"/>
      <w:marRight w:val="0"/>
      <w:marTop w:val="0"/>
      <w:marBottom w:val="0"/>
      <w:divBdr>
        <w:top w:val="none" w:sz="0" w:space="0" w:color="auto"/>
        <w:left w:val="none" w:sz="0" w:space="0" w:color="auto"/>
        <w:bottom w:val="none" w:sz="0" w:space="0" w:color="auto"/>
        <w:right w:val="none" w:sz="0" w:space="0" w:color="auto"/>
      </w:divBdr>
      <w:divsChild>
        <w:div w:id="1045716621">
          <w:marLeft w:val="0"/>
          <w:marRight w:val="0"/>
          <w:marTop w:val="0"/>
          <w:marBottom w:val="0"/>
          <w:divBdr>
            <w:top w:val="none" w:sz="0" w:space="0" w:color="auto"/>
            <w:left w:val="none" w:sz="0" w:space="0" w:color="auto"/>
            <w:bottom w:val="none" w:sz="0" w:space="0" w:color="auto"/>
            <w:right w:val="none" w:sz="0" w:space="0" w:color="auto"/>
          </w:divBdr>
        </w:div>
        <w:div w:id="1777209176">
          <w:marLeft w:val="0"/>
          <w:marRight w:val="0"/>
          <w:marTop w:val="0"/>
          <w:marBottom w:val="0"/>
          <w:divBdr>
            <w:top w:val="none" w:sz="0" w:space="0" w:color="auto"/>
            <w:left w:val="none" w:sz="0" w:space="0" w:color="auto"/>
            <w:bottom w:val="none" w:sz="0" w:space="0" w:color="auto"/>
            <w:right w:val="none" w:sz="0" w:space="0" w:color="auto"/>
          </w:divBdr>
        </w:div>
        <w:div w:id="561059087">
          <w:marLeft w:val="0"/>
          <w:marRight w:val="0"/>
          <w:marTop w:val="0"/>
          <w:marBottom w:val="0"/>
          <w:divBdr>
            <w:top w:val="none" w:sz="0" w:space="0" w:color="auto"/>
            <w:left w:val="none" w:sz="0" w:space="0" w:color="auto"/>
            <w:bottom w:val="none" w:sz="0" w:space="0" w:color="auto"/>
            <w:right w:val="none" w:sz="0" w:space="0" w:color="auto"/>
          </w:divBdr>
        </w:div>
        <w:div w:id="1664356535">
          <w:marLeft w:val="0"/>
          <w:marRight w:val="0"/>
          <w:marTop w:val="0"/>
          <w:marBottom w:val="0"/>
          <w:divBdr>
            <w:top w:val="none" w:sz="0" w:space="0" w:color="auto"/>
            <w:left w:val="none" w:sz="0" w:space="0" w:color="auto"/>
            <w:bottom w:val="none" w:sz="0" w:space="0" w:color="auto"/>
            <w:right w:val="none" w:sz="0" w:space="0" w:color="auto"/>
          </w:divBdr>
        </w:div>
        <w:div w:id="129113115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http://www.lcrmscp.gov/reports/2014/c39_annrep_14.pdf" TargetMode="External"/><Relationship Id="rId1" Type="http://schemas.openxmlformats.org/officeDocument/2006/relationships/hyperlink" Target="http://www.lcrmscp.gov/reports/2013/c39_annrep_2013.pdf" TargetMode="External"/></Relationships>
</file>

<file path=word/_rels/document.xml.rels><?xml version="1.0" encoding="UTF-8" standalone="yes"?>
<Relationships xmlns="http://schemas.openxmlformats.org/package/2006/relationships"><Relationship Id="rId26" Type="http://schemas.openxmlformats.org/officeDocument/2006/relationships/footer" Target="footer7.xml"/><Relationship Id="rId117" Type="http://schemas.openxmlformats.org/officeDocument/2006/relationships/footer" Target="footer32.xml"/><Relationship Id="rId21" Type="http://schemas.openxmlformats.org/officeDocument/2006/relationships/footer" Target="footer5.xml"/><Relationship Id="rId42" Type="http://schemas.openxmlformats.org/officeDocument/2006/relationships/image" Target="media/image10.jpeg"/><Relationship Id="rId47" Type="http://schemas.openxmlformats.org/officeDocument/2006/relationships/image" Target="media/image15.jpg"/><Relationship Id="rId63" Type="http://schemas.openxmlformats.org/officeDocument/2006/relationships/image" Target="media/image22.jpeg"/><Relationship Id="rId68" Type="http://schemas.openxmlformats.org/officeDocument/2006/relationships/footer" Target="footer17.xml"/><Relationship Id="rId84" Type="http://schemas.openxmlformats.org/officeDocument/2006/relationships/header" Target="header18.xml"/><Relationship Id="rId89" Type="http://schemas.openxmlformats.org/officeDocument/2006/relationships/image" Target="media/image34.jpeg"/><Relationship Id="rId112" Type="http://schemas.openxmlformats.org/officeDocument/2006/relationships/header" Target="header23.xml"/><Relationship Id="rId16" Type="http://schemas.openxmlformats.org/officeDocument/2006/relationships/footer" Target="footer1.xml"/><Relationship Id="rId107" Type="http://schemas.openxmlformats.org/officeDocument/2006/relationships/footer" Target="footer26.xml"/><Relationship Id="rId11" Type="http://schemas.openxmlformats.org/officeDocument/2006/relationships/footnotes" Target="footnotes.xml"/><Relationship Id="rId32" Type="http://schemas.openxmlformats.org/officeDocument/2006/relationships/header" Target="header6.xml"/><Relationship Id="rId37" Type="http://schemas.openxmlformats.org/officeDocument/2006/relationships/footer" Target="footer11.xml"/><Relationship Id="rId53" Type="http://schemas.openxmlformats.org/officeDocument/2006/relationships/image" Target="media/image20.jpg"/><Relationship Id="rId58" Type="http://schemas.openxmlformats.org/officeDocument/2006/relationships/header" Target="header11.xml"/><Relationship Id="rId74" Type="http://schemas.openxmlformats.org/officeDocument/2006/relationships/footer" Target="footer19.xml"/><Relationship Id="rId79" Type="http://schemas.openxmlformats.org/officeDocument/2006/relationships/image" Target="media/image30.jpg"/><Relationship Id="rId102" Type="http://schemas.openxmlformats.org/officeDocument/2006/relationships/footer" Target="footer24.xml"/><Relationship Id="rId123" Type="http://schemas.openxmlformats.org/officeDocument/2006/relationships/footer" Target="footer38.xml"/><Relationship Id="rId5" Type="http://schemas.openxmlformats.org/officeDocument/2006/relationships/customXml" Target="../customXml/item5.xml"/><Relationship Id="rId90" Type="http://schemas.openxmlformats.org/officeDocument/2006/relationships/image" Target="media/image35.jpeg"/><Relationship Id="rId95" Type="http://schemas.openxmlformats.org/officeDocument/2006/relationships/image" Target="media/image40.jpg"/><Relationship Id="rId22" Type="http://schemas.openxmlformats.org/officeDocument/2006/relationships/image" Target="media/image6.png"/><Relationship Id="rId27" Type="http://schemas.openxmlformats.org/officeDocument/2006/relationships/comments" Target="comments.xml"/><Relationship Id="rId43" Type="http://schemas.openxmlformats.org/officeDocument/2006/relationships/image" Target="media/image11.jpeg"/><Relationship Id="rId48" Type="http://schemas.openxmlformats.org/officeDocument/2006/relationships/hyperlink" Target="http://www.nativefishlab.net/?page_id=479" TargetMode="External"/><Relationship Id="rId64" Type="http://schemas.openxmlformats.org/officeDocument/2006/relationships/image" Target="media/image23.jpg"/><Relationship Id="rId69" Type="http://schemas.openxmlformats.org/officeDocument/2006/relationships/header" Target="header14.xml"/><Relationship Id="rId113" Type="http://schemas.openxmlformats.org/officeDocument/2006/relationships/header" Target="header24.xml"/><Relationship Id="rId118" Type="http://schemas.openxmlformats.org/officeDocument/2006/relationships/footer" Target="footer33.xml"/><Relationship Id="rId80" Type="http://schemas.openxmlformats.org/officeDocument/2006/relationships/image" Target="media/image31.jpg"/><Relationship Id="rId85" Type="http://schemas.openxmlformats.org/officeDocument/2006/relationships/footer" Target="footer22.xml"/><Relationship Id="rId12" Type="http://schemas.openxmlformats.org/officeDocument/2006/relationships/endnotes" Target="endnotes.xml"/><Relationship Id="rId17" Type="http://schemas.openxmlformats.org/officeDocument/2006/relationships/footer" Target="footer2.xml"/><Relationship Id="rId33" Type="http://schemas.openxmlformats.org/officeDocument/2006/relationships/footer" Target="footer9.xml"/><Relationship Id="rId38" Type="http://schemas.openxmlformats.org/officeDocument/2006/relationships/footer" Target="footer12.xml"/><Relationship Id="rId59" Type="http://schemas.openxmlformats.org/officeDocument/2006/relationships/footer" Target="footer15.xml"/><Relationship Id="rId103" Type="http://schemas.openxmlformats.org/officeDocument/2006/relationships/hyperlink" Target="http://www.slideshare.net/htisonar/efficacy-of-a-new-acoustic-tag-designed-to-indicate-occurrence-of-a-predation-event" TargetMode="External"/><Relationship Id="rId108" Type="http://schemas.openxmlformats.org/officeDocument/2006/relationships/header" Target="header21.xml"/><Relationship Id="rId124" Type="http://schemas.openxmlformats.org/officeDocument/2006/relationships/footer" Target="footer39.xml"/><Relationship Id="rId54" Type="http://schemas.openxmlformats.org/officeDocument/2006/relationships/header" Target="header9.xml"/><Relationship Id="rId70" Type="http://schemas.openxmlformats.org/officeDocument/2006/relationships/footer" Target="footer18.xml"/><Relationship Id="rId75" Type="http://schemas.openxmlformats.org/officeDocument/2006/relationships/header" Target="header16.xml"/><Relationship Id="rId91" Type="http://schemas.openxmlformats.org/officeDocument/2006/relationships/image" Target="media/image36.jpeg"/><Relationship Id="rId96" Type="http://schemas.openxmlformats.org/officeDocument/2006/relationships/image" Target="media/image41.png"/><Relationship Id="rId1" Type="http://schemas.openxmlformats.org/officeDocument/2006/relationships/customXml" Target="../customXml/item1.xml"/><Relationship Id="rId6" Type="http://schemas.openxmlformats.org/officeDocument/2006/relationships/customXml" Target="../customXml/item6.xml"/><Relationship Id="rId23" Type="http://schemas.openxmlformats.org/officeDocument/2006/relationships/header" Target="header3.xml"/><Relationship Id="rId28" Type="http://schemas.microsoft.com/office/2011/relationships/commentsExtended" Target="commentsExtended.xml"/><Relationship Id="rId49" Type="http://schemas.openxmlformats.org/officeDocument/2006/relationships/image" Target="media/image16.jpg"/><Relationship Id="rId114" Type="http://schemas.openxmlformats.org/officeDocument/2006/relationships/footer" Target="footer29.xml"/><Relationship Id="rId119" Type="http://schemas.openxmlformats.org/officeDocument/2006/relationships/footer" Target="footer34.xml"/><Relationship Id="rId44" Type="http://schemas.openxmlformats.org/officeDocument/2006/relationships/image" Target="media/image12.jpg"/><Relationship Id="rId60" Type="http://schemas.openxmlformats.org/officeDocument/2006/relationships/image" Target="media/image21.jpg"/><Relationship Id="rId65" Type="http://schemas.openxmlformats.org/officeDocument/2006/relationships/image" Target="media/image24.jpg"/><Relationship Id="rId81" Type="http://schemas.openxmlformats.org/officeDocument/2006/relationships/header" Target="header17.xml"/><Relationship Id="rId86" Type="http://schemas.openxmlformats.org/officeDocument/2006/relationships/header" Target="header19.xml"/><Relationship Id="rId13" Type="http://schemas.openxmlformats.org/officeDocument/2006/relationships/image" Target="media/image1.jpeg"/><Relationship Id="rId18" Type="http://schemas.openxmlformats.org/officeDocument/2006/relationships/footer" Target="footer3.xml"/><Relationship Id="rId39" Type="http://schemas.openxmlformats.org/officeDocument/2006/relationships/image" Target="media/image7.jpg"/><Relationship Id="rId109" Type="http://schemas.openxmlformats.org/officeDocument/2006/relationships/footer" Target="footer27.xml"/><Relationship Id="rId34" Type="http://schemas.openxmlformats.org/officeDocument/2006/relationships/footer" Target="footer10.xml"/><Relationship Id="rId50" Type="http://schemas.openxmlformats.org/officeDocument/2006/relationships/image" Target="media/image17.jpeg"/><Relationship Id="rId55" Type="http://schemas.openxmlformats.org/officeDocument/2006/relationships/header" Target="header10.xml"/><Relationship Id="rId76" Type="http://schemas.openxmlformats.org/officeDocument/2006/relationships/footer" Target="footer20.xml"/><Relationship Id="rId97" Type="http://schemas.openxmlformats.org/officeDocument/2006/relationships/image" Target="media/image42.jpg"/><Relationship Id="rId104" Type="http://schemas.openxmlformats.org/officeDocument/2006/relationships/hyperlink" Target="http://pubs.usgs.gov/sir/2009/5195/" TargetMode="External"/><Relationship Id="rId120" Type="http://schemas.openxmlformats.org/officeDocument/2006/relationships/footer" Target="footer35.xml"/><Relationship Id="rId125" Type="http://schemas.openxmlformats.org/officeDocument/2006/relationships/fontTable" Target="fontTable.xml"/><Relationship Id="rId7" Type="http://schemas.openxmlformats.org/officeDocument/2006/relationships/numbering" Target="numbering.xml"/><Relationship Id="rId71" Type="http://schemas.openxmlformats.org/officeDocument/2006/relationships/image" Target="media/image26.jpeg"/><Relationship Id="rId92" Type="http://schemas.openxmlformats.org/officeDocument/2006/relationships/image" Target="media/image37.jpg"/><Relationship Id="rId2" Type="http://schemas.openxmlformats.org/officeDocument/2006/relationships/customXml" Target="../customXml/item2.xml"/><Relationship Id="rId29" Type="http://schemas.microsoft.com/office/2016/09/relationships/commentsIds" Target="commentsIds.xml"/><Relationship Id="rId24" Type="http://schemas.openxmlformats.org/officeDocument/2006/relationships/footer" Target="footer6.xml"/><Relationship Id="rId40" Type="http://schemas.openxmlformats.org/officeDocument/2006/relationships/image" Target="media/image8.jpg"/><Relationship Id="rId45" Type="http://schemas.openxmlformats.org/officeDocument/2006/relationships/image" Target="media/image13.jpg"/><Relationship Id="rId66" Type="http://schemas.openxmlformats.org/officeDocument/2006/relationships/image" Target="media/image25.jpg"/><Relationship Id="rId87" Type="http://schemas.openxmlformats.org/officeDocument/2006/relationships/footer" Target="footer23.xml"/><Relationship Id="rId110" Type="http://schemas.openxmlformats.org/officeDocument/2006/relationships/header" Target="header22.xml"/><Relationship Id="rId115" Type="http://schemas.openxmlformats.org/officeDocument/2006/relationships/footer" Target="footer30.xml"/><Relationship Id="rId61" Type="http://schemas.openxmlformats.org/officeDocument/2006/relationships/header" Target="header12.xml"/><Relationship Id="rId82" Type="http://schemas.openxmlformats.org/officeDocument/2006/relationships/footer" Target="footer21.xml"/><Relationship Id="rId19" Type="http://schemas.openxmlformats.org/officeDocument/2006/relationships/header" Target="header2.xml"/><Relationship Id="rId14" Type="http://schemas.openxmlformats.org/officeDocument/2006/relationships/image" Target="media/image2.jpg"/><Relationship Id="rId30" Type="http://schemas.openxmlformats.org/officeDocument/2006/relationships/header" Target="header5.xml"/><Relationship Id="rId35" Type="http://schemas.openxmlformats.org/officeDocument/2006/relationships/header" Target="header7.xml"/><Relationship Id="rId56" Type="http://schemas.openxmlformats.org/officeDocument/2006/relationships/footer" Target="footer13.xml"/><Relationship Id="rId77" Type="http://schemas.openxmlformats.org/officeDocument/2006/relationships/image" Target="media/image28.jpeg"/><Relationship Id="rId100" Type="http://schemas.openxmlformats.org/officeDocument/2006/relationships/image" Target="media/image45.jpg"/><Relationship Id="rId105" Type="http://schemas.openxmlformats.org/officeDocument/2006/relationships/hyperlink" Target="http://pubs.usgs.gov/of/2011/1129/" TargetMode="External"/><Relationship Id="rId126" Type="http://schemas.microsoft.com/office/2011/relationships/people" Target="people.xml"/><Relationship Id="rId8" Type="http://schemas.openxmlformats.org/officeDocument/2006/relationships/styles" Target="styles.xml"/><Relationship Id="rId51" Type="http://schemas.openxmlformats.org/officeDocument/2006/relationships/image" Target="media/image18.jpeg"/><Relationship Id="rId72" Type="http://schemas.openxmlformats.org/officeDocument/2006/relationships/image" Target="media/image27.jpg"/><Relationship Id="rId93" Type="http://schemas.openxmlformats.org/officeDocument/2006/relationships/image" Target="media/image38.jpeg"/><Relationship Id="rId98" Type="http://schemas.openxmlformats.org/officeDocument/2006/relationships/image" Target="media/image43.jpg"/><Relationship Id="rId121" Type="http://schemas.openxmlformats.org/officeDocument/2006/relationships/footer" Target="footer36.xml"/><Relationship Id="rId3" Type="http://schemas.openxmlformats.org/officeDocument/2006/relationships/customXml" Target="../customXml/item3.xml"/><Relationship Id="rId25" Type="http://schemas.openxmlformats.org/officeDocument/2006/relationships/header" Target="header4.xml"/><Relationship Id="rId46" Type="http://schemas.openxmlformats.org/officeDocument/2006/relationships/image" Target="media/image14.jpeg"/><Relationship Id="rId67" Type="http://schemas.openxmlformats.org/officeDocument/2006/relationships/header" Target="header13.xml"/><Relationship Id="rId116" Type="http://schemas.openxmlformats.org/officeDocument/2006/relationships/footer" Target="footer31.xml"/><Relationship Id="rId20" Type="http://schemas.openxmlformats.org/officeDocument/2006/relationships/footer" Target="footer4.xml"/><Relationship Id="rId41" Type="http://schemas.openxmlformats.org/officeDocument/2006/relationships/image" Target="media/image9.jpeg"/><Relationship Id="rId62" Type="http://schemas.openxmlformats.org/officeDocument/2006/relationships/footer" Target="footer16.xml"/><Relationship Id="rId83" Type="http://schemas.openxmlformats.org/officeDocument/2006/relationships/image" Target="media/image32.jpg"/><Relationship Id="rId88" Type="http://schemas.openxmlformats.org/officeDocument/2006/relationships/image" Target="media/image33.jpg"/><Relationship Id="rId111" Type="http://schemas.openxmlformats.org/officeDocument/2006/relationships/footer" Target="footer28.xml"/><Relationship Id="rId15" Type="http://schemas.openxmlformats.org/officeDocument/2006/relationships/header" Target="header1.xml"/><Relationship Id="rId36" Type="http://schemas.openxmlformats.org/officeDocument/2006/relationships/header" Target="header8.xml"/><Relationship Id="rId57" Type="http://schemas.openxmlformats.org/officeDocument/2006/relationships/footer" Target="footer14.xml"/><Relationship Id="rId106" Type="http://schemas.openxmlformats.org/officeDocument/2006/relationships/footer" Target="footer25.xml"/><Relationship Id="rId127" Type="http://schemas.openxmlformats.org/officeDocument/2006/relationships/theme" Target="theme/theme1.xml"/><Relationship Id="rId10" Type="http://schemas.openxmlformats.org/officeDocument/2006/relationships/webSettings" Target="webSettings.xml"/><Relationship Id="rId31" Type="http://schemas.openxmlformats.org/officeDocument/2006/relationships/footer" Target="footer8.xml"/><Relationship Id="rId52" Type="http://schemas.openxmlformats.org/officeDocument/2006/relationships/image" Target="media/image19.jpg"/><Relationship Id="rId73" Type="http://schemas.openxmlformats.org/officeDocument/2006/relationships/header" Target="header15.xml"/><Relationship Id="rId78" Type="http://schemas.openxmlformats.org/officeDocument/2006/relationships/image" Target="media/image29.jpg"/><Relationship Id="rId94" Type="http://schemas.openxmlformats.org/officeDocument/2006/relationships/image" Target="media/image39.jpg"/><Relationship Id="rId99" Type="http://schemas.openxmlformats.org/officeDocument/2006/relationships/image" Target="media/image44.jpg"/><Relationship Id="rId101" Type="http://schemas.openxmlformats.org/officeDocument/2006/relationships/header" Target="header20.xml"/><Relationship Id="rId122" Type="http://schemas.openxmlformats.org/officeDocument/2006/relationships/footer" Target="footer37.xml"/><Relationship Id="rId4" Type="http://schemas.openxmlformats.org/officeDocument/2006/relationships/customXml" Target="../customXml/item4.xml"/><Relationship Id="rId9" Type="http://schemas.openxmlformats.org/officeDocument/2006/relationships/settings" Target="settings.xml"/></Relationships>
</file>

<file path=word/_rels/footer2.xml.rels><?xml version="1.0" encoding="UTF-8" standalone="yes"?>
<Relationships xmlns="http://schemas.openxmlformats.org/package/2006/relationships"><Relationship Id="rId1" Type="http://schemas.openxmlformats.org/officeDocument/2006/relationships/hyperlink" Target="http://www.lcrmscp.gov" TargetMode="External"/></Relationships>
</file>

<file path=word/_rels/footer3.xml.rels><?xml version="1.0" encoding="UTF-8" standalone="yes"?>
<Relationships xmlns="http://schemas.openxmlformats.org/package/2006/relationships"><Relationship Id="rId1" Type="http://schemas.openxmlformats.org/officeDocument/2006/relationships/image" Target="media/image5.jpeg"/></Relationships>
</file>

<file path=word/_rels/footer4.xml.rels><?xml version="1.0" encoding="UTF-8" standalone="yes"?>
<Relationships xmlns="http://schemas.openxmlformats.org/package/2006/relationships"><Relationship Id="rId1" Type="http://schemas.openxmlformats.org/officeDocument/2006/relationships/hyperlink" Target="http://www.lcrmscp.gov" TargetMode="External"/></Relationships>
</file>

<file path=word/_rels/footer6.xml.rels><?xml version="1.0" encoding="UTF-8" standalone="yes"?>
<Relationships xmlns="http://schemas.openxmlformats.org/package/2006/relationships"><Relationship Id="rId1" Type="http://schemas.openxmlformats.org/officeDocument/2006/relationships/hyperlink" Target="http://www.lcrmscp.gov"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4.wmf"/><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2" Type="http://schemas.openxmlformats.org/officeDocument/2006/relationships/image" Target="media/image4.wmf"/><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2" Type="http://schemas.openxmlformats.org/officeDocument/2006/relationships/image" Target="media/image4.wmf"/><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documentManagement>
    <_dlc_DocId xmlns="254482a8-ae60-4aa3-b492-040841cf8d08">27TVXV2ZCAHU-243-557</_dlc_DocId>
    <_dlc_DocIdUrl xmlns="254482a8-ae60-4aa3-b492-040841cf8d08">
      <Url>http://lcrmscpsp/sites/MSCP/8300/c39/_layouts/DocIdRedir.aspx?ID=27TVXV2ZCAHU-243-557</Url>
      <Description>27TVXV2ZCAHU-243-557</Description>
    </_dlc_DocIdUrl>
  </documentManagement>
</p:properties>
</file>

<file path=customXml/item2.xml><?xml version="1.0" encoding="utf-8"?>
<LongProperties xmlns="http://schemas.microsoft.com/office/2006/metadata/longProperties"/>
</file>

<file path=customXml/item3.xml><?xml version="1.0" encoding="utf-8"?>
<b:Sources xmlns:b="http://schemas.openxmlformats.org/officeDocument/2006/bibliography" xmlns="http://schemas.openxmlformats.org/officeDocument/2006/bibliography" SelectedStyle="\CHICAGO.XSL" StyleName="Chicago"/>
</file>

<file path=customXml/item4.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Document" ma:contentTypeID="0x0101005BF9102F5A334D40BC199CA959028D6C" ma:contentTypeVersion="2" ma:contentTypeDescription="Create a new document." ma:contentTypeScope="" ma:versionID="2fa87ec3dc1b1b84f3377c8126fc3ba3">
  <xsd:schema xmlns:xsd="http://www.w3.org/2001/XMLSchema" xmlns:xs="http://www.w3.org/2001/XMLSchema" xmlns:p="http://schemas.microsoft.com/office/2006/metadata/properties" xmlns:ns2="254482a8-ae60-4aa3-b492-040841cf8d08" targetNamespace="http://schemas.microsoft.com/office/2006/metadata/properties" ma:root="true" ma:fieldsID="c8cc7efacac49f53d1f9198cb6a70e1b" ns2:_="">
    <xsd:import namespace="254482a8-ae60-4aa3-b492-040841cf8d08"/>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4482a8-ae60-4aa3-b492-040841cf8d08"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CFB5A4F-C3CC-4DD4-B61D-6996459BADD6}">
  <ds:schemaRefs>
    <ds:schemaRef ds:uri="http://purl.org/dc/elements/1.1/"/>
    <ds:schemaRef ds:uri="http://schemas.microsoft.com/office/2006/metadata/properties"/>
    <ds:schemaRef ds:uri="http://schemas.microsoft.com/office/2006/documentManagement/types"/>
    <ds:schemaRef ds:uri="254482a8-ae60-4aa3-b492-040841cf8d08"/>
    <ds:schemaRef ds:uri="http://purl.org/dc/dcmitype/"/>
    <ds:schemaRef ds:uri="http://schemas.microsoft.com/office/infopath/2007/PartnerControls"/>
    <ds:schemaRef ds:uri="http://schemas.openxmlformats.org/package/2006/metadata/core-properties"/>
    <ds:schemaRef ds:uri="http://www.w3.org/XML/1998/namespace"/>
    <ds:schemaRef ds:uri="http://purl.org/dc/terms/"/>
  </ds:schemaRefs>
</ds:datastoreItem>
</file>

<file path=customXml/itemProps2.xml><?xml version="1.0" encoding="utf-8"?>
<ds:datastoreItem xmlns:ds="http://schemas.openxmlformats.org/officeDocument/2006/customXml" ds:itemID="{84045F22-52F6-4952-8971-96AA167E9946}">
  <ds:schemaRefs>
    <ds:schemaRef ds:uri="http://schemas.microsoft.com/office/2006/metadata/longProperties"/>
  </ds:schemaRefs>
</ds:datastoreItem>
</file>

<file path=customXml/itemProps3.xml><?xml version="1.0" encoding="utf-8"?>
<ds:datastoreItem xmlns:ds="http://schemas.openxmlformats.org/officeDocument/2006/customXml" ds:itemID="{32BE7FEF-AE6F-4E70-BE61-5B09D38EA755}">
  <ds:schemaRefs>
    <ds:schemaRef ds:uri="http://schemas.openxmlformats.org/officeDocument/2006/bibliography"/>
  </ds:schemaRefs>
</ds:datastoreItem>
</file>

<file path=customXml/itemProps4.xml><?xml version="1.0" encoding="utf-8"?>
<ds:datastoreItem xmlns:ds="http://schemas.openxmlformats.org/officeDocument/2006/customXml" ds:itemID="{555AADF9-95F3-40D4-8303-63162565DD04}">
  <ds:schemaRefs>
    <ds:schemaRef ds:uri="http://schemas.microsoft.com/sharepoint/events"/>
  </ds:schemaRefs>
</ds:datastoreItem>
</file>

<file path=customXml/itemProps5.xml><?xml version="1.0" encoding="utf-8"?>
<ds:datastoreItem xmlns:ds="http://schemas.openxmlformats.org/officeDocument/2006/customXml" ds:itemID="{D2F5DB6D-B1AB-4509-A7EA-D1FAE0AFAB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4482a8-ae60-4aa3-b492-040841cf8d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A769578A-E807-4E23-BD3D-9B7FDCE8D23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167</Pages>
  <Words>47962</Words>
  <Characters>273385</Characters>
  <Application>Microsoft Office Word</Application>
  <DocSecurity>0</DocSecurity>
  <Lines>2278</Lines>
  <Paragraphs>641</Paragraphs>
  <ScaleCrop>false</ScaleCrop>
  <HeadingPairs>
    <vt:vector size="2" baseType="variant">
      <vt:variant>
        <vt:lpstr>Title</vt:lpstr>
      </vt:variant>
      <vt:variant>
        <vt:i4>1</vt:i4>
      </vt:variant>
    </vt:vector>
  </HeadingPairs>
  <TitlesOfParts>
    <vt:vector size="1" baseType="lpstr">
      <vt:lpstr>Lower Colorado River Multi-Species Conservation Program</vt:lpstr>
    </vt:vector>
  </TitlesOfParts>
  <Company>USBR</Company>
  <LinksUpToDate>false</LinksUpToDate>
  <CharactersWithSpaces>320706</CharactersWithSpaces>
  <SharedDoc>false</SharedDoc>
  <HLinks>
    <vt:vector size="6" baseType="variant">
      <vt:variant>
        <vt:i4>2556028</vt:i4>
      </vt:variant>
      <vt:variant>
        <vt:i4>0</vt:i4>
      </vt:variant>
      <vt:variant>
        <vt:i4>0</vt:i4>
      </vt:variant>
      <vt:variant>
        <vt:i4>5</vt:i4>
      </vt:variant>
      <vt:variant>
        <vt:lpwstr>http://www.lcrmscp.gov/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Lower Colorado River Multi-Species Conservation Program</dc:title>
  <dc:creator>JSEWARD</dc:creator>
  <cp:lastModifiedBy>Brian R Kesner</cp:lastModifiedBy>
  <cp:revision>2</cp:revision>
  <cp:lastPrinted>2016-07-21T13:09:00Z</cp:lastPrinted>
  <dcterms:created xsi:type="dcterms:W3CDTF">2025-07-09T20:49:00Z</dcterms:created>
  <dcterms:modified xsi:type="dcterms:W3CDTF">2025-07-09T20:49:00Z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
    <vt:lpwstr>27TVXV2ZCAHU-410-19</vt:lpwstr>
  </property>
  <property fmtid="{D5CDD505-2E9C-101B-9397-08002B2CF9AE}" pid="3" name="_dlc_DocIdItemGuid">
    <vt:lpwstr>2773138a-2d4b-4f4b-8b86-757074ea467e</vt:lpwstr>
  </property>
  <property fmtid="{D5CDD505-2E9C-101B-9397-08002B2CF9AE}" pid="4" name="_dlc_DocIdUrl">
    <vt:lpwstr>http://lcrmscpsp/sites/MSCP/pub/_layouts/DocIdRedir.aspx?ID=27TVXV2ZCAHU-410-19, 27TVXV2ZCAHU-410-19</vt:lpwstr>
  </property>
  <property fmtid="{D5CDD505-2E9C-101B-9397-08002B2CF9AE}" pid="5" name="ContentTypeId">
    <vt:lpwstr>0x0101005BF9102F5A334D40BC199CA959028D6C</vt:lpwstr>
  </property>
</Properties>
</file>